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0E361" w14:textId="2A5C4778" w:rsidR="00F70CD4" w:rsidRDefault="00F70CD4" w:rsidP="007F5B20">
      <w:pPr>
        <w:pStyle w:val="1"/>
        <w:adjustRightInd w:val="0"/>
        <w:snapToGrid w:val="0"/>
        <w:spacing w:before="0" w:after="0"/>
        <w:rPr>
          <w:rFonts w:ascii="Times New Roman" w:eastAsiaTheme="minorEastAsia" w:hAnsi="Times New Roman" w:cs="Times New Roman"/>
          <w:b/>
          <w:bCs/>
          <w:color w:val="auto"/>
          <w:kern w:val="2"/>
          <w:sz w:val="24"/>
          <w:szCs w:val="24"/>
        </w:rPr>
      </w:pPr>
      <w:r>
        <w:rPr>
          <w:rFonts w:ascii="Times New Roman" w:eastAsiaTheme="minorEastAsia" w:hAnsi="Times New Roman" w:cs="Times New Roman"/>
          <w:b/>
          <w:bCs/>
          <w:color w:val="auto"/>
          <w:kern w:val="2"/>
          <w:sz w:val="24"/>
          <w:szCs w:val="24"/>
        </w:rPr>
        <w:t xml:space="preserve">5 </w:t>
      </w:r>
      <w:r w:rsidR="001563F0" w:rsidRPr="001563F0">
        <w:rPr>
          <w:rFonts w:ascii="Times New Roman" w:eastAsiaTheme="minorEastAsia" w:hAnsi="Times New Roman" w:cs="Times New Roman"/>
          <w:b/>
          <w:bCs/>
          <w:color w:val="auto"/>
          <w:kern w:val="2"/>
          <w:sz w:val="24"/>
          <w:szCs w:val="24"/>
        </w:rPr>
        <w:t>Numerical experiments</w:t>
      </w:r>
    </w:p>
    <w:p w14:paraId="312E9425" w14:textId="0CD77598" w:rsidR="00972353" w:rsidRPr="00D11F73" w:rsidRDefault="00BA5B31" w:rsidP="007F5B20">
      <w:pPr>
        <w:autoSpaceDE w:val="0"/>
        <w:autoSpaceDN w:val="0"/>
        <w:adjustRightInd w:val="0"/>
        <w:snapToGrid w:val="0"/>
        <w:rPr>
          <w:rFonts w:ascii="Times New Roman" w:hAnsi="Times New Roman" w:cs="Times New Roman"/>
          <w:sz w:val="24"/>
          <w:szCs w:val="24"/>
        </w:rPr>
      </w:pPr>
      <w:r>
        <w:rPr>
          <w:rFonts w:ascii="Times New Roman" w:hAnsi="Times New Roman" w:cs="Times New Roman"/>
          <w:sz w:val="24"/>
          <w:szCs w:val="24"/>
        </w:rPr>
        <w:t xml:space="preserve">This section aims </w:t>
      </w:r>
      <w:r w:rsidR="00E204C0">
        <w:rPr>
          <w:rFonts w:ascii="Times New Roman" w:hAnsi="Times New Roman" w:cs="Times New Roman"/>
          <w:sz w:val="24"/>
          <w:szCs w:val="24"/>
        </w:rPr>
        <w:t>t</w:t>
      </w:r>
      <w:r w:rsidR="00D45542" w:rsidRPr="00D45542">
        <w:rPr>
          <w:rFonts w:ascii="Times New Roman" w:hAnsi="Times New Roman" w:cs="Times New Roman"/>
          <w:sz w:val="24"/>
          <w:szCs w:val="24"/>
        </w:rPr>
        <w:t xml:space="preserve">o validate the </w:t>
      </w:r>
      <w:r w:rsidR="0030199B">
        <w:rPr>
          <w:rFonts w:ascii="Times New Roman" w:hAnsi="Times New Roman" w:cs="Times New Roman"/>
          <w:sz w:val="24"/>
          <w:szCs w:val="24"/>
        </w:rPr>
        <w:t>performance</w:t>
      </w:r>
      <w:r w:rsidR="00D45542" w:rsidRPr="00D45542">
        <w:rPr>
          <w:rFonts w:ascii="Times New Roman" w:hAnsi="Times New Roman" w:cs="Times New Roman"/>
          <w:sz w:val="24"/>
          <w:szCs w:val="24"/>
        </w:rPr>
        <w:t xml:space="preserve"> of </w:t>
      </w:r>
      <w:commentRangeStart w:id="0"/>
      <w:r w:rsidR="00E4609C" w:rsidRPr="0053285C">
        <w:rPr>
          <w:rFonts w:ascii="Times New Roman" w:hAnsi="Times New Roman" w:cs="Times New Roman"/>
          <w:sz w:val="24"/>
          <w:szCs w:val="24"/>
          <w:highlight w:val="magenta"/>
          <w:rPrChange w:id="1" w:author="Zhen Tan" w:date="2022-09-02T11:34:00Z">
            <w:rPr>
              <w:rFonts w:ascii="Times New Roman" w:hAnsi="Times New Roman" w:cs="Times New Roman"/>
              <w:sz w:val="24"/>
              <w:szCs w:val="24"/>
            </w:rPr>
          </w:rPrChange>
        </w:rPr>
        <w:t>GPR-KG</w:t>
      </w:r>
      <w:commentRangeEnd w:id="0"/>
      <w:r w:rsidR="00EF1625">
        <w:rPr>
          <w:rStyle w:val="afd"/>
        </w:rPr>
        <w:commentReference w:id="0"/>
      </w:r>
      <w:r w:rsidR="006C5126">
        <w:rPr>
          <w:rFonts w:ascii="Times New Roman" w:hAnsi="Times New Roman" w:cs="Times New Roman"/>
          <w:sz w:val="24"/>
          <w:szCs w:val="24"/>
        </w:rPr>
        <w:t xml:space="preserve"> </w:t>
      </w:r>
      <w:ins w:id="2" w:author="Zhen Tan" w:date="2022-09-02T11:34:00Z">
        <w:r w:rsidR="00395146">
          <w:rPr>
            <w:rFonts w:ascii="Times New Roman" w:hAnsi="Times New Roman" w:cs="Times New Roman" w:hint="eastAsia"/>
            <w:sz w:val="24"/>
            <w:szCs w:val="24"/>
          </w:rPr>
          <w:t>proposed</w:t>
        </w:r>
        <w:r w:rsidR="00395146">
          <w:rPr>
            <w:rFonts w:ascii="Times New Roman" w:hAnsi="Times New Roman" w:cs="Times New Roman"/>
            <w:sz w:val="24"/>
            <w:szCs w:val="24"/>
          </w:rPr>
          <w:t xml:space="preserve"> in the last section </w:t>
        </w:r>
      </w:ins>
      <w:r w:rsidR="006C5126">
        <w:rPr>
          <w:rFonts w:ascii="Times New Roman" w:hAnsi="Times New Roman" w:cs="Times New Roman"/>
          <w:sz w:val="24"/>
          <w:szCs w:val="24"/>
        </w:rPr>
        <w:t xml:space="preserve">in </w:t>
      </w:r>
      <w:r w:rsidR="00223A7E">
        <w:rPr>
          <w:rFonts w:ascii="Times New Roman" w:hAnsi="Times New Roman" w:cs="Times New Roman"/>
          <w:sz w:val="24"/>
          <w:szCs w:val="24"/>
        </w:rPr>
        <w:t>add</w:t>
      </w:r>
      <w:r w:rsidR="00A91B4E">
        <w:rPr>
          <w:rFonts w:ascii="Times New Roman" w:hAnsi="Times New Roman" w:cs="Times New Roman"/>
          <w:sz w:val="24"/>
          <w:szCs w:val="24"/>
        </w:rPr>
        <w:t>res</w:t>
      </w:r>
      <w:r w:rsidR="00D4366C">
        <w:rPr>
          <w:rFonts w:ascii="Times New Roman" w:hAnsi="Times New Roman" w:cs="Times New Roman"/>
          <w:sz w:val="24"/>
          <w:szCs w:val="24"/>
        </w:rPr>
        <w:t>sing</w:t>
      </w:r>
      <w:r w:rsidR="006C5126">
        <w:rPr>
          <w:rFonts w:ascii="Times New Roman" w:hAnsi="Times New Roman" w:cs="Times New Roman"/>
          <w:sz w:val="24"/>
          <w:szCs w:val="24"/>
        </w:rPr>
        <w:t xml:space="preserve"> </w:t>
      </w:r>
      <w:r w:rsidR="00043955">
        <w:rPr>
          <w:rFonts w:ascii="Times New Roman" w:hAnsi="Times New Roman" w:cs="Times New Roman"/>
          <w:sz w:val="24"/>
          <w:szCs w:val="24"/>
        </w:rPr>
        <w:t xml:space="preserve">the </w:t>
      </w:r>
      <w:r w:rsidR="00223A7E">
        <w:rPr>
          <w:rFonts w:ascii="Times New Roman" w:hAnsi="Times New Roman" w:cs="Times New Roman"/>
          <w:sz w:val="24"/>
          <w:szCs w:val="24"/>
        </w:rPr>
        <w:t>biobjec</w:t>
      </w:r>
      <w:r w:rsidR="00A91B4E">
        <w:rPr>
          <w:rFonts w:ascii="Times New Roman" w:hAnsi="Times New Roman" w:cs="Times New Roman"/>
          <w:sz w:val="24"/>
          <w:szCs w:val="24"/>
        </w:rPr>
        <w:t>ti</w:t>
      </w:r>
      <w:r w:rsidR="00225229">
        <w:rPr>
          <w:rFonts w:ascii="Times New Roman" w:hAnsi="Times New Roman" w:cs="Times New Roman"/>
          <w:sz w:val="24"/>
          <w:szCs w:val="24"/>
        </w:rPr>
        <w:t xml:space="preserve">ve stochastic </w:t>
      </w:r>
      <w:r w:rsidR="00A91B4E">
        <w:rPr>
          <w:rFonts w:ascii="Times New Roman" w:hAnsi="Times New Roman" w:cs="Times New Roman"/>
          <w:sz w:val="24"/>
          <w:szCs w:val="24"/>
        </w:rPr>
        <w:t>discre</w:t>
      </w:r>
      <w:r w:rsidR="00225229">
        <w:rPr>
          <w:rFonts w:ascii="Times New Roman" w:hAnsi="Times New Roman" w:cs="Times New Roman"/>
          <w:sz w:val="24"/>
          <w:szCs w:val="24"/>
        </w:rPr>
        <w:t xml:space="preserve">te </w:t>
      </w:r>
      <w:r w:rsidR="00223A7E">
        <w:rPr>
          <w:rFonts w:ascii="Times New Roman" w:hAnsi="Times New Roman" w:cs="Times New Roman"/>
          <w:sz w:val="24"/>
          <w:szCs w:val="24"/>
        </w:rPr>
        <w:t>optimization</w:t>
      </w:r>
      <w:r w:rsidR="00225229">
        <w:rPr>
          <w:rFonts w:ascii="Times New Roman" w:hAnsi="Times New Roman" w:cs="Times New Roman"/>
          <w:sz w:val="24"/>
          <w:szCs w:val="24"/>
        </w:rPr>
        <w:t xml:space="preserve"> </w:t>
      </w:r>
      <w:r w:rsidR="00223A7E">
        <w:rPr>
          <w:rFonts w:ascii="Times New Roman" w:hAnsi="Times New Roman" w:cs="Times New Roman"/>
          <w:sz w:val="24"/>
          <w:szCs w:val="24"/>
        </w:rPr>
        <w:t>probl</w:t>
      </w:r>
      <w:r w:rsidR="00225229">
        <w:rPr>
          <w:rFonts w:ascii="Times New Roman" w:hAnsi="Times New Roman" w:cs="Times New Roman"/>
          <w:sz w:val="24"/>
          <w:szCs w:val="24"/>
        </w:rPr>
        <w:t>em with a proba</w:t>
      </w:r>
      <w:r w:rsidR="00225229">
        <w:rPr>
          <w:rFonts w:ascii="Times New Roman" w:hAnsi="Times New Roman" w:cs="Times New Roman" w:hint="eastAsia"/>
          <w:sz w:val="24"/>
          <w:szCs w:val="24"/>
        </w:rPr>
        <w:t>bi</w:t>
      </w:r>
      <w:r w:rsidR="00225229">
        <w:rPr>
          <w:rFonts w:ascii="Times New Roman" w:hAnsi="Times New Roman" w:cs="Times New Roman"/>
          <w:sz w:val="24"/>
          <w:szCs w:val="24"/>
        </w:rPr>
        <w:t>listic constraint</w:t>
      </w:r>
      <w:r>
        <w:rPr>
          <w:rFonts w:ascii="Times New Roman" w:hAnsi="Times New Roman" w:cs="Times New Roman"/>
          <w:sz w:val="24"/>
          <w:szCs w:val="24"/>
        </w:rPr>
        <w:t xml:space="preserve">. First, </w:t>
      </w:r>
      <w:r w:rsidR="001A61DC" w:rsidRPr="001A61DC">
        <w:rPr>
          <w:rFonts w:ascii="Times New Roman" w:hAnsi="Times New Roman" w:cs="Times New Roman"/>
          <w:sz w:val="24"/>
          <w:szCs w:val="24"/>
        </w:rPr>
        <w:t xml:space="preserve">the </w:t>
      </w:r>
      <w:r w:rsidR="00E453AB" w:rsidRPr="00FD00DF">
        <w:rPr>
          <w:rFonts w:ascii="Times New Roman" w:hAnsi="Times New Roman" w:cs="Times New Roman"/>
          <w:sz w:val="24"/>
          <w:szCs w:val="24"/>
          <w:highlight w:val="magenta"/>
        </w:rPr>
        <w:t>GPR-KG</w:t>
      </w:r>
      <w:r w:rsidR="001A61DC" w:rsidRPr="001A61DC">
        <w:rPr>
          <w:rFonts w:ascii="Times New Roman" w:hAnsi="Times New Roman" w:cs="Times New Roman"/>
          <w:sz w:val="24"/>
          <w:szCs w:val="24"/>
        </w:rPr>
        <w:t xml:space="preserve"> algorithm </w:t>
      </w:r>
      <w:r>
        <w:rPr>
          <w:rFonts w:ascii="Times New Roman" w:hAnsi="Times New Roman" w:cs="Times New Roman"/>
          <w:sz w:val="24"/>
          <w:szCs w:val="24"/>
        </w:rPr>
        <w:t xml:space="preserve">is tested </w:t>
      </w:r>
      <w:ins w:id="3" w:author="Zhen Tan" w:date="2022-09-02T13:01:00Z">
        <w:r w:rsidR="00F63891">
          <w:rPr>
            <w:rFonts w:ascii="Times New Roman" w:hAnsi="Times New Roman" w:cs="Times New Roman"/>
            <w:sz w:val="24"/>
            <w:szCs w:val="24"/>
          </w:rPr>
          <w:t xml:space="preserve">for </w:t>
        </w:r>
      </w:ins>
      <w:r w:rsidR="00B8112C">
        <w:rPr>
          <w:rFonts w:ascii="Times New Roman" w:hAnsi="Times New Roman" w:cs="Times New Roman"/>
          <w:sz w:val="24"/>
          <w:szCs w:val="24"/>
        </w:rPr>
        <w:t>th</w:t>
      </w:r>
      <w:r>
        <w:rPr>
          <w:rFonts w:ascii="Times New Roman" w:hAnsi="Times New Roman" w:cs="Times New Roman"/>
          <w:sz w:val="24"/>
          <w:szCs w:val="24"/>
        </w:rPr>
        <w:t>ree</w:t>
      </w:r>
      <w:r w:rsidR="002E6D9A">
        <w:rPr>
          <w:rFonts w:ascii="Times New Roman" w:hAnsi="Times New Roman" w:cs="Times New Roman"/>
          <w:sz w:val="24"/>
          <w:szCs w:val="24"/>
        </w:rPr>
        <w:t xml:space="preserve"> </w:t>
      </w:r>
      <w:r w:rsidR="00937FF0" w:rsidRPr="00937FF0">
        <w:rPr>
          <w:rFonts w:ascii="Times New Roman" w:hAnsi="Times New Roman" w:cs="Times New Roman"/>
          <w:sz w:val="24"/>
          <w:szCs w:val="24"/>
        </w:rPr>
        <w:t xml:space="preserve">synthetic </w:t>
      </w:r>
      <w:r w:rsidR="0079309A">
        <w:rPr>
          <w:rFonts w:ascii="Times New Roman" w:hAnsi="Times New Roman" w:cs="Times New Roman"/>
          <w:sz w:val="24"/>
          <w:szCs w:val="24"/>
        </w:rPr>
        <w:t xml:space="preserve">constrained </w:t>
      </w:r>
      <w:r w:rsidR="0032558D">
        <w:rPr>
          <w:rFonts w:ascii="Times New Roman" w:hAnsi="Times New Roman" w:cs="Times New Roman"/>
          <w:sz w:val="24"/>
          <w:szCs w:val="24"/>
        </w:rPr>
        <w:t xml:space="preserve">biobjective </w:t>
      </w:r>
      <w:r w:rsidR="00B8112C">
        <w:rPr>
          <w:rFonts w:ascii="Times New Roman" w:hAnsi="Times New Roman" w:cs="Times New Roman"/>
          <w:sz w:val="24"/>
          <w:szCs w:val="24"/>
        </w:rPr>
        <w:t>stochastic</w:t>
      </w:r>
      <w:r>
        <w:rPr>
          <w:rFonts w:ascii="Times New Roman" w:hAnsi="Times New Roman" w:cs="Times New Roman"/>
          <w:sz w:val="24"/>
          <w:szCs w:val="24"/>
        </w:rPr>
        <w:t xml:space="preserve"> </w:t>
      </w:r>
      <w:r w:rsidR="00885DD0">
        <w:rPr>
          <w:rFonts w:ascii="Times New Roman" w:hAnsi="Times New Roman" w:cs="Times New Roman"/>
          <w:sz w:val="24"/>
          <w:szCs w:val="24"/>
        </w:rPr>
        <w:t xml:space="preserve">discrete </w:t>
      </w:r>
      <w:r w:rsidR="0032558D" w:rsidRPr="00937FF0">
        <w:rPr>
          <w:rFonts w:ascii="Times New Roman" w:hAnsi="Times New Roman" w:cs="Times New Roman"/>
          <w:sz w:val="24"/>
          <w:szCs w:val="24"/>
        </w:rPr>
        <w:t>optimization</w:t>
      </w:r>
      <w:r w:rsidR="0032558D">
        <w:rPr>
          <w:rFonts w:ascii="Times New Roman" w:hAnsi="Times New Roman" w:cs="Times New Roman"/>
          <w:sz w:val="24"/>
          <w:szCs w:val="24"/>
        </w:rPr>
        <w:t xml:space="preserve"> </w:t>
      </w:r>
      <w:r w:rsidR="00C216FD">
        <w:rPr>
          <w:rFonts w:ascii="Times New Roman" w:hAnsi="Times New Roman" w:cs="Times New Roman"/>
          <w:sz w:val="24"/>
          <w:szCs w:val="24"/>
        </w:rPr>
        <w:t>problems</w:t>
      </w:r>
      <w:r w:rsidR="00B4622E">
        <w:rPr>
          <w:rFonts w:ascii="Times New Roman" w:hAnsi="Times New Roman" w:cs="Times New Roman"/>
          <w:sz w:val="24"/>
          <w:szCs w:val="24"/>
        </w:rPr>
        <w:t>,</w:t>
      </w:r>
      <w:r w:rsidR="000557F5">
        <w:rPr>
          <w:rFonts w:ascii="Times New Roman" w:hAnsi="Times New Roman" w:cs="Times New Roman"/>
          <w:sz w:val="24"/>
          <w:szCs w:val="24"/>
        </w:rPr>
        <w:t xml:space="preserve"> </w:t>
      </w:r>
      <w:r w:rsidR="00B8112C">
        <w:rPr>
          <w:rFonts w:ascii="Times New Roman" w:hAnsi="Times New Roman" w:cs="Times New Roman"/>
          <w:sz w:val="24"/>
          <w:szCs w:val="24"/>
        </w:rPr>
        <w:t>whose theoreti</w:t>
      </w:r>
      <w:r>
        <w:rPr>
          <w:rFonts w:ascii="Times New Roman" w:hAnsi="Times New Roman" w:cs="Times New Roman"/>
          <w:sz w:val="24"/>
          <w:szCs w:val="24"/>
        </w:rPr>
        <w:t xml:space="preserve">cal Pareto </w:t>
      </w:r>
      <w:r w:rsidR="00B8112C">
        <w:rPr>
          <w:rFonts w:ascii="Times New Roman" w:hAnsi="Times New Roman" w:cs="Times New Roman"/>
          <w:sz w:val="24"/>
          <w:szCs w:val="24"/>
        </w:rPr>
        <w:t>optimal solutions are k</w:t>
      </w:r>
      <w:r>
        <w:rPr>
          <w:rFonts w:ascii="Times New Roman" w:hAnsi="Times New Roman" w:cs="Times New Roman"/>
          <w:sz w:val="24"/>
          <w:szCs w:val="24"/>
        </w:rPr>
        <w:t xml:space="preserve">nown. Then, </w:t>
      </w:r>
      <w:r w:rsidR="002B3FE9">
        <w:rPr>
          <w:rFonts w:ascii="Times New Roman" w:hAnsi="Times New Roman" w:cs="Times New Roman"/>
          <w:sz w:val="24"/>
          <w:szCs w:val="24"/>
        </w:rPr>
        <w:t>i</w:t>
      </w:r>
      <w:r>
        <w:rPr>
          <w:rFonts w:ascii="Times New Roman" w:hAnsi="Times New Roman" w:cs="Times New Roman"/>
          <w:sz w:val="24"/>
          <w:szCs w:val="24"/>
        </w:rPr>
        <w:t xml:space="preserve">t </w:t>
      </w:r>
      <w:r w:rsidR="005F46B1" w:rsidRPr="005F46B1">
        <w:rPr>
          <w:rFonts w:ascii="Times New Roman" w:hAnsi="Times New Roman" w:cs="Times New Roman"/>
          <w:sz w:val="24"/>
          <w:szCs w:val="24"/>
        </w:rPr>
        <w:t xml:space="preserve">is </w:t>
      </w:r>
      <w:r w:rsidR="002B3FE9">
        <w:rPr>
          <w:rFonts w:ascii="Times New Roman" w:hAnsi="Times New Roman" w:cs="Times New Roman"/>
          <w:sz w:val="24"/>
          <w:szCs w:val="24"/>
        </w:rPr>
        <w:t>a</w:t>
      </w:r>
      <w:r>
        <w:rPr>
          <w:rFonts w:ascii="Times New Roman" w:hAnsi="Times New Roman" w:cs="Times New Roman"/>
          <w:sz w:val="24"/>
          <w:szCs w:val="24"/>
        </w:rPr>
        <w:t>pplied</w:t>
      </w:r>
      <w:r w:rsidR="005F46B1" w:rsidRPr="005F46B1">
        <w:rPr>
          <w:rFonts w:ascii="Times New Roman" w:hAnsi="Times New Roman" w:cs="Times New Roman"/>
          <w:sz w:val="24"/>
          <w:szCs w:val="24"/>
        </w:rPr>
        <w:t xml:space="preserve"> to</w:t>
      </w:r>
      <w:r w:rsidR="001A61DC" w:rsidRPr="001A61DC">
        <w:rPr>
          <w:rFonts w:ascii="Times New Roman" w:hAnsi="Times New Roman" w:cs="Times New Roman"/>
          <w:sz w:val="24"/>
          <w:szCs w:val="24"/>
        </w:rPr>
        <w:t xml:space="preserve"> </w:t>
      </w:r>
      <w:r>
        <w:rPr>
          <w:rFonts w:ascii="Times New Roman" w:hAnsi="Times New Roman" w:cs="Times New Roman"/>
          <w:sz w:val="24"/>
          <w:szCs w:val="24"/>
        </w:rPr>
        <w:t>add</w:t>
      </w:r>
      <w:r w:rsidR="00E204C0">
        <w:rPr>
          <w:rFonts w:ascii="Times New Roman" w:hAnsi="Times New Roman" w:cs="Times New Roman"/>
          <w:sz w:val="24"/>
          <w:szCs w:val="24"/>
        </w:rPr>
        <w:t>ress</w:t>
      </w:r>
      <w:r w:rsidR="001A61DC" w:rsidRPr="001A61DC">
        <w:rPr>
          <w:rFonts w:ascii="Times New Roman" w:hAnsi="Times New Roman" w:cs="Times New Roman"/>
          <w:sz w:val="24"/>
          <w:szCs w:val="24"/>
        </w:rPr>
        <w:t xml:space="preserve"> </w:t>
      </w:r>
      <w:r w:rsidR="00D52C0E">
        <w:rPr>
          <w:rFonts w:ascii="Times New Roman" w:hAnsi="Times New Roman" w:cs="Times New Roman" w:hint="eastAsia"/>
          <w:sz w:val="24"/>
          <w:szCs w:val="24"/>
        </w:rPr>
        <w:t>a</w:t>
      </w:r>
      <w:r w:rsidR="001A61DC" w:rsidRPr="001A61DC">
        <w:rPr>
          <w:rFonts w:ascii="Times New Roman" w:hAnsi="Times New Roman" w:cs="Times New Roman"/>
          <w:sz w:val="24"/>
          <w:szCs w:val="24"/>
        </w:rPr>
        <w:t xml:space="preserve"> </w:t>
      </w:r>
      <w:r w:rsidR="00D52C0E" w:rsidRPr="00D52C0E">
        <w:rPr>
          <w:rFonts w:ascii="Times New Roman" w:hAnsi="Times New Roman" w:cs="Times New Roman"/>
          <w:sz w:val="24"/>
          <w:szCs w:val="24"/>
        </w:rPr>
        <w:t xml:space="preserve">real-field </w:t>
      </w:r>
      <w:r w:rsidR="00087E08" w:rsidRPr="00087E08">
        <w:rPr>
          <w:rFonts w:ascii="Times New Roman" w:hAnsi="Times New Roman" w:cs="Times New Roman"/>
          <w:sz w:val="24"/>
          <w:szCs w:val="24"/>
        </w:rPr>
        <w:t>NSTPU</w:t>
      </w:r>
      <w:r w:rsidR="001A61DC" w:rsidRPr="001A61DC">
        <w:rPr>
          <w:rFonts w:ascii="Times New Roman" w:hAnsi="Times New Roman" w:cs="Times New Roman"/>
          <w:sz w:val="24"/>
          <w:szCs w:val="24"/>
        </w:rPr>
        <w:t xml:space="preserve"> problem</w:t>
      </w:r>
      <w:r w:rsidR="00E204C0">
        <w:rPr>
          <w:rFonts w:ascii="Times New Roman" w:hAnsi="Times New Roman" w:cs="Times New Roman"/>
          <w:sz w:val="24"/>
          <w:szCs w:val="24"/>
        </w:rPr>
        <w:t xml:space="preserve">, whose objectives and constraint are all evaluated by costly stochastic </w:t>
      </w:r>
      <w:ins w:id="4" w:author="Zhen Tan" w:date="2022-09-02T13:02:00Z">
        <w:r w:rsidR="007F28A4">
          <w:rPr>
            <w:rFonts w:ascii="Times New Roman" w:hAnsi="Times New Roman" w:cs="Times New Roman"/>
            <w:sz w:val="24"/>
            <w:szCs w:val="24"/>
          </w:rPr>
          <w:t xml:space="preserve">traffic </w:t>
        </w:r>
      </w:ins>
      <w:r w:rsidR="00E204C0">
        <w:rPr>
          <w:rFonts w:ascii="Times New Roman" w:hAnsi="Times New Roman" w:cs="Times New Roman"/>
          <w:sz w:val="24"/>
          <w:szCs w:val="24"/>
        </w:rPr>
        <w:t>simulation</w:t>
      </w:r>
      <w:r w:rsidR="001A61DC" w:rsidRPr="001A61DC">
        <w:rPr>
          <w:rFonts w:ascii="Times New Roman" w:hAnsi="Times New Roman" w:cs="Times New Roman"/>
          <w:sz w:val="24"/>
          <w:szCs w:val="24"/>
        </w:rPr>
        <w:t>.</w:t>
      </w:r>
    </w:p>
    <w:p w14:paraId="6DED6958" w14:textId="77777777" w:rsidR="00D11F73" w:rsidRPr="00972353" w:rsidRDefault="00D11F73" w:rsidP="007F5B20">
      <w:pPr>
        <w:autoSpaceDE w:val="0"/>
        <w:autoSpaceDN w:val="0"/>
        <w:adjustRightInd w:val="0"/>
        <w:snapToGrid w:val="0"/>
      </w:pPr>
    </w:p>
    <w:p w14:paraId="3B2E2EA5" w14:textId="3C9A8F87" w:rsidR="000F4C1C" w:rsidRPr="004A79E9" w:rsidRDefault="000F4C1C">
      <w:pPr>
        <w:pStyle w:val="2"/>
        <w:adjustRightInd w:val="0"/>
        <w:snapToGrid w:val="0"/>
        <w:spacing w:before="0"/>
        <w:rPr>
          <w:rFonts w:ascii="Times New Roman" w:hAnsi="Times New Roman" w:cs="Times New Roman"/>
          <w:b/>
          <w:iCs/>
          <w:sz w:val="24"/>
          <w:szCs w:val="24"/>
          <w:rPrChange w:id="5" w:author="Zhen Tan" w:date="2022-10-08T14:36:00Z">
            <w:rPr>
              <w:rFonts w:ascii="Times New Roman" w:hAnsi="Times New Roman" w:cs="Times New Roman"/>
              <w:i/>
              <w:iCs/>
              <w:sz w:val="24"/>
              <w:szCs w:val="24"/>
            </w:rPr>
          </w:rPrChange>
        </w:rPr>
        <w:pPrChange w:id="6" w:author="Zhen Tan" w:date="2022-10-08T14:36:00Z">
          <w:pPr>
            <w:autoSpaceDE w:val="0"/>
            <w:autoSpaceDN w:val="0"/>
            <w:adjustRightInd w:val="0"/>
            <w:snapToGrid w:val="0"/>
          </w:pPr>
        </w:pPrChange>
      </w:pPr>
      <w:r w:rsidRPr="004A79E9">
        <w:rPr>
          <w:rFonts w:ascii="Times New Roman" w:eastAsiaTheme="minorEastAsia" w:hAnsi="Times New Roman" w:cs="Times New Roman"/>
          <w:b/>
          <w:iCs/>
          <w:color w:val="auto"/>
          <w:sz w:val="24"/>
          <w:szCs w:val="24"/>
          <w:rPrChange w:id="7" w:author="Zhen Tan" w:date="2022-10-08T14:36:00Z">
            <w:rPr>
              <w:rFonts w:ascii="Times New Roman" w:hAnsi="Times New Roman" w:cs="Times New Roman"/>
              <w:i/>
              <w:iCs/>
              <w:sz w:val="24"/>
              <w:szCs w:val="24"/>
            </w:rPr>
          </w:rPrChange>
        </w:rPr>
        <w:t xml:space="preserve">5.1 </w:t>
      </w:r>
      <w:r w:rsidR="00504154" w:rsidRPr="004A79E9">
        <w:rPr>
          <w:rFonts w:ascii="Times New Roman" w:eastAsiaTheme="minorEastAsia" w:hAnsi="Times New Roman" w:cs="Times New Roman"/>
          <w:b/>
          <w:iCs/>
          <w:color w:val="auto"/>
          <w:sz w:val="24"/>
          <w:szCs w:val="24"/>
          <w:rPrChange w:id="8" w:author="Zhen Tan" w:date="2022-10-08T14:36:00Z">
            <w:rPr>
              <w:rFonts w:ascii="Times New Roman" w:hAnsi="Times New Roman" w:cs="Times New Roman"/>
              <w:i/>
              <w:iCs/>
              <w:sz w:val="24"/>
              <w:szCs w:val="24"/>
            </w:rPr>
          </w:rPrChange>
        </w:rPr>
        <w:t>Test problem</w:t>
      </w:r>
      <w:r w:rsidR="00E95DB5" w:rsidRPr="004A79E9">
        <w:rPr>
          <w:rFonts w:ascii="Times New Roman" w:eastAsiaTheme="minorEastAsia" w:hAnsi="Times New Roman" w:cs="Times New Roman"/>
          <w:b/>
          <w:iCs/>
          <w:color w:val="auto"/>
          <w:sz w:val="24"/>
          <w:szCs w:val="24"/>
          <w:rPrChange w:id="9" w:author="Zhen Tan" w:date="2022-10-08T14:36:00Z">
            <w:rPr>
              <w:rFonts w:ascii="Times New Roman" w:hAnsi="Times New Roman" w:cs="Times New Roman"/>
              <w:i/>
              <w:iCs/>
              <w:sz w:val="24"/>
              <w:szCs w:val="24"/>
            </w:rPr>
          </w:rPrChange>
        </w:rPr>
        <w:t>s</w:t>
      </w:r>
    </w:p>
    <w:p w14:paraId="40EA45DB" w14:textId="6463EEBD" w:rsidR="00BC3402" w:rsidRDefault="00621169" w:rsidP="007F5B20">
      <w:pPr>
        <w:autoSpaceDE w:val="0"/>
        <w:autoSpaceDN w:val="0"/>
        <w:adjustRightInd w:val="0"/>
        <w:snapToGrid w:val="0"/>
        <w:rPr>
          <w:rFonts w:ascii="Times New Roman" w:hAnsi="Times New Roman" w:cs="Times New Roman"/>
          <w:sz w:val="24"/>
          <w:szCs w:val="24"/>
        </w:rPr>
      </w:pPr>
      <w:r>
        <w:rPr>
          <w:rFonts w:ascii="Times New Roman" w:hAnsi="Times New Roman" w:cs="Times New Roman"/>
          <w:sz w:val="24"/>
          <w:szCs w:val="24"/>
        </w:rPr>
        <w:t>B</w:t>
      </w:r>
      <w:r w:rsidR="003D51D5">
        <w:rPr>
          <w:rFonts w:ascii="Times New Roman" w:hAnsi="Times New Roman" w:cs="Times New Roman"/>
          <w:sz w:val="24"/>
          <w:szCs w:val="24"/>
        </w:rPr>
        <w:t>y</w:t>
      </w:r>
      <w:r w:rsidR="00066052">
        <w:rPr>
          <w:rFonts w:ascii="Times New Roman" w:hAnsi="Times New Roman" w:cs="Times New Roman"/>
          <w:sz w:val="24"/>
          <w:szCs w:val="24"/>
        </w:rPr>
        <w:t xml:space="preserve"> </w:t>
      </w:r>
      <w:r w:rsidR="00FA2791">
        <w:rPr>
          <w:rFonts w:ascii="Times New Roman" w:hAnsi="Times New Roman" w:cs="Times New Roman"/>
          <w:sz w:val="24"/>
          <w:szCs w:val="24"/>
        </w:rPr>
        <w:t xml:space="preserve">introducing </w:t>
      </w:r>
      <w:r w:rsidR="006D6476">
        <w:rPr>
          <w:rFonts w:ascii="Times New Roman" w:hAnsi="Times New Roman" w:cs="Times New Roman"/>
          <w:sz w:val="24"/>
          <w:szCs w:val="24"/>
        </w:rPr>
        <w:t>stochastic noise</w:t>
      </w:r>
      <w:r w:rsidR="00902C26">
        <w:rPr>
          <w:rFonts w:ascii="Times New Roman" w:hAnsi="Times New Roman" w:cs="Times New Roman"/>
          <w:sz w:val="24"/>
          <w:szCs w:val="24"/>
        </w:rPr>
        <w:t>s</w:t>
      </w:r>
      <w:r w:rsidR="00D40EC8">
        <w:rPr>
          <w:rFonts w:ascii="Times New Roman" w:hAnsi="Times New Roman" w:cs="Times New Roman"/>
          <w:sz w:val="24"/>
          <w:szCs w:val="24"/>
        </w:rPr>
        <w:t xml:space="preserve"> </w:t>
      </w:r>
      <w:r w:rsidR="00CD1C82">
        <w:rPr>
          <w:rFonts w:ascii="Times New Roman" w:hAnsi="Times New Roman" w:cs="Times New Roman"/>
          <w:sz w:val="24"/>
          <w:szCs w:val="24"/>
        </w:rPr>
        <w:t xml:space="preserve">and </w:t>
      </w:r>
      <w:r w:rsidR="006A4782">
        <w:rPr>
          <w:rFonts w:ascii="Times New Roman" w:hAnsi="Times New Roman" w:cs="Times New Roman"/>
          <w:sz w:val="24"/>
          <w:szCs w:val="24"/>
        </w:rPr>
        <w:t>proba</w:t>
      </w:r>
      <w:r w:rsidR="006A4782">
        <w:rPr>
          <w:rFonts w:ascii="Times New Roman" w:hAnsi="Times New Roman" w:cs="Times New Roman" w:hint="eastAsia"/>
          <w:sz w:val="24"/>
          <w:szCs w:val="24"/>
        </w:rPr>
        <w:t>bi</w:t>
      </w:r>
      <w:r w:rsidR="006A4782">
        <w:rPr>
          <w:rFonts w:ascii="Times New Roman" w:hAnsi="Times New Roman" w:cs="Times New Roman"/>
          <w:sz w:val="24"/>
          <w:szCs w:val="24"/>
        </w:rPr>
        <w:t>listic constraint</w:t>
      </w:r>
      <w:r w:rsidR="00FA2791">
        <w:rPr>
          <w:rFonts w:ascii="Times New Roman" w:hAnsi="Times New Roman" w:cs="Times New Roman"/>
          <w:sz w:val="24"/>
          <w:szCs w:val="24"/>
        </w:rPr>
        <w:t xml:space="preserve"> expression</w:t>
      </w:r>
      <w:r w:rsidR="006A4782">
        <w:rPr>
          <w:rFonts w:ascii="Times New Roman" w:hAnsi="Times New Roman" w:cs="Times New Roman"/>
          <w:sz w:val="24"/>
          <w:szCs w:val="24"/>
        </w:rPr>
        <w:t>s</w:t>
      </w:r>
      <w:r w:rsidR="004406E3">
        <w:rPr>
          <w:rFonts w:ascii="Times New Roman" w:hAnsi="Times New Roman" w:cs="Times New Roman"/>
          <w:sz w:val="24"/>
          <w:szCs w:val="24"/>
        </w:rPr>
        <w:t xml:space="preserve"> </w:t>
      </w:r>
      <w:r w:rsidR="004406E3" w:rsidRPr="009105DA">
        <w:rPr>
          <w:rFonts w:ascii="Times New Roman" w:hAnsi="Times New Roman" w:cs="Times New Roman"/>
          <w:sz w:val="24"/>
          <w:szCs w:val="24"/>
        </w:rPr>
        <w:t xml:space="preserve">and </w:t>
      </w:r>
      <w:r w:rsidR="00D34C4B" w:rsidRPr="009105DA">
        <w:rPr>
          <w:rFonts w:ascii="Times New Roman" w:hAnsi="Times New Roman" w:cs="Times New Roman"/>
          <w:sz w:val="24"/>
          <w:szCs w:val="24"/>
        </w:rPr>
        <w:t>discretiz</w:t>
      </w:r>
      <w:r w:rsidR="0048474A" w:rsidRPr="009105DA">
        <w:rPr>
          <w:rFonts w:ascii="Times New Roman" w:hAnsi="Times New Roman" w:cs="Times New Roman"/>
          <w:sz w:val="24"/>
          <w:szCs w:val="24"/>
        </w:rPr>
        <w:t>ing</w:t>
      </w:r>
      <w:r w:rsidR="00D34C4B" w:rsidRPr="009105DA">
        <w:rPr>
          <w:rFonts w:ascii="Times New Roman" w:hAnsi="Times New Roman" w:cs="Times New Roman"/>
          <w:sz w:val="24"/>
          <w:szCs w:val="24"/>
        </w:rPr>
        <w:t xml:space="preserve"> </w:t>
      </w:r>
      <w:r w:rsidR="00443D99" w:rsidRPr="009105DA">
        <w:rPr>
          <w:rFonts w:ascii="Times New Roman" w:hAnsi="Times New Roman" w:cs="Times New Roman"/>
          <w:sz w:val="24"/>
          <w:szCs w:val="24"/>
        </w:rPr>
        <w:t>decision variables</w:t>
      </w:r>
      <w:r>
        <w:rPr>
          <w:rFonts w:ascii="Times New Roman" w:hAnsi="Times New Roman" w:cs="Times New Roman"/>
          <w:sz w:val="24"/>
          <w:szCs w:val="24"/>
        </w:rPr>
        <w:t xml:space="preserve">, the revised versions of </w:t>
      </w:r>
      <w:r w:rsidR="00FA2791">
        <w:rPr>
          <w:rFonts w:ascii="Times New Roman" w:hAnsi="Times New Roman" w:cs="Times New Roman"/>
          <w:sz w:val="24"/>
          <w:szCs w:val="24"/>
        </w:rPr>
        <w:t>ZDT</w:t>
      </w:r>
      <w:r>
        <w:rPr>
          <w:rFonts w:ascii="Times New Roman" w:hAnsi="Times New Roman" w:cs="Times New Roman"/>
          <w:sz w:val="24"/>
          <w:szCs w:val="24"/>
        </w:rPr>
        <w:t xml:space="preserve">1, </w:t>
      </w:r>
      <w:r w:rsidR="00FA2791">
        <w:rPr>
          <w:rFonts w:ascii="Times New Roman" w:hAnsi="Times New Roman" w:cs="Times New Roman"/>
          <w:sz w:val="24"/>
          <w:szCs w:val="24"/>
        </w:rPr>
        <w:t>ZDT2 and ZDT5</w:t>
      </w:r>
      <w:r>
        <w:rPr>
          <w:rFonts w:ascii="Times New Roman" w:hAnsi="Times New Roman" w:cs="Times New Roman"/>
          <w:sz w:val="24"/>
          <w:szCs w:val="24"/>
        </w:rPr>
        <w:t xml:space="preserve"> (</w:t>
      </w:r>
      <w:r w:rsidR="00FA2791" w:rsidRPr="00604B7A">
        <w:rPr>
          <w:rFonts w:ascii="Times New Roman" w:hAnsi="Times New Roman" w:cs="Times New Roman"/>
          <w:sz w:val="24"/>
          <w:szCs w:val="24"/>
        </w:rPr>
        <w:t>Zitzler</w:t>
      </w:r>
      <w:r w:rsidR="00FA2791">
        <w:rPr>
          <w:rFonts w:ascii="Times New Roman" w:hAnsi="Times New Roman" w:cs="Times New Roman"/>
          <w:sz w:val="24"/>
          <w:szCs w:val="24"/>
        </w:rPr>
        <w:t xml:space="preserve"> et a</w:t>
      </w:r>
      <w:r>
        <w:rPr>
          <w:rFonts w:ascii="Times New Roman" w:hAnsi="Times New Roman" w:cs="Times New Roman"/>
          <w:sz w:val="24"/>
          <w:szCs w:val="24"/>
        </w:rPr>
        <w:t xml:space="preserve">l. </w:t>
      </w:r>
      <w:r w:rsidR="00FA2791">
        <w:rPr>
          <w:rFonts w:ascii="Times New Roman" w:hAnsi="Times New Roman" w:cs="Times New Roman"/>
          <w:sz w:val="24"/>
          <w:szCs w:val="24"/>
        </w:rPr>
        <w:t>2000</w:t>
      </w:r>
      <w:r w:rsidR="002B231D">
        <w:rPr>
          <w:rFonts w:ascii="Times New Roman" w:hAnsi="Times New Roman" w:cs="Times New Roman"/>
          <w:sz w:val="24"/>
          <w:szCs w:val="24"/>
        </w:rPr>
        <w:t xml:space="preserve">) are </w:t>
      </w:r>
      <w:r>
        <w:rPr>
          <w:rFonts w:ascii="Times New Roman" w:hAnsi="Times New Roman" w:cs="Times New Roman"/>
          <w:sz w:val="24"/>
          <w:szCs w:val="24"/>
        </w:rPr>
        <w:t>trea</w:t>
      </w:r>
      <w:r w:rsidR="002B231D">
        <w:rPr>
          <w:rFonts w:ascii="Times New Roman" w:hAnsi="Times New Roman" w:cs="Times New Roman"/>
          <w:sz w:val="24"/>
          <w:szCs w:val="24"/>
        </w:rPr>
        <w:t xml:space="preserve">ted as the </w:t>
      </w:r>
      <w:r>
        <w:rPr>
          <w:rFonts w:ascii="Times New Roman" w:hAnsi="Times New Roman" w:cs="Times New Roman"/>
          <w:sz w:val="24"/>
          <w:szCs w:val="24"/>
        </w:rPr>
        <w:t>benchmark problems</w:t>
      </w:r>
      <w:r w:rsidR="005A58E3" w:rsidRPr="009105DA">
        <w:rPr>
          <w:rFonts w:ascii="Times New Roman" w:hAnsi="Times New Roman" w:cs="Times New Roman"/>
          <w:sz w:val="24"/>
          <w:szCs w:val="24"/>
        </w:rPr>
        <w:t>.</w:t>
      </w:r>
      <w:r w:rsidR="005A58E3">
        <w:rPr>
          <w:rFonts w:ascii="Times New Roman" w:hAnsi="Times New Roman" w:cs="Times New Roman"/>
          <w:sz w:val="24"/>
          <w:szCs w:val="24"/>
        </w:rPr>
        <w:t xml:space="preserve"> </w:t>
      </w:r>
      <w:r w:rsidR="00926C8A">
        <w:rPr>
          <w:rFonts w:ascii="Times New Roman" w:hAnsi="Times New Roman" w:cs="Times New Roman"/>
          <w:sz w:val="24"/>
          <w:szCs w:val="24"/>
        </w:rPr>
        <w:t>S</w:t>
      </w:r>
      <w:r w:rsidR="00926C8A" w:rsidRPr="00926C8A">
        <w:rPr>
          <w:rFonts w:ascii="Times New Roman" w:hAnsi="Times New Roman" w:cs="Times New Roman"/>
          <w:sz w:val="24"/>
          <w:szCs w:val="24"/>
        </w:rPr>
        <w:t>pecifi</w:t>
      </w:r>
      <w:r w:rsidR="001E36EC">
        <w:rPr>
          <w:rFonts w:ascii="Times New Roman" w:hAnsi="Times New Roman" w:cs="Times New Roman"/>
          <w:sz w:val="24"/>
          <w:szCs w:val="24"/>
        </w:rPr>
        <w:t>cally, t</w:t>
      </w:r>
      <w:r w:rsidR="00796090">
        <w:rPr>
          <w:rFonts w:ascii="Times New Roman" w:hAnsi="Times New Roman" w:cs="Times New Roman"/>
          <w:sz w:val="24"/>
          <w:szCs w:val="24"/>
        </w:rPr>
        <w:t>he white noise</w:t>
      </w:r>
      <w:r w:rsidR="00E121BC">
        <w:rPr>
          <w:rFonts w:ascii="Times New Roman" w:hAnsi="Times New Roman" w:cs="Times New Roman"/>
          <w:sz w:val="24"/>
          <w:szCs w:val="24"/>
        </w:rPr>
        <w:t>s</w:t>
      </w:r>
      <w:r w:rsidR="00796090">
        <w:rPr>
          <w:rFonts w:ascii="Times New Roman" w:hAnsi="Times New Roman" w:cs="Times New Roman"/>
          <w:sz w:val="24"/>
          <w:szCs w:val="24"/>
        </w:rPr>
        <w:t xml:space="preserve"> </w:t>
      </w:r>
      <w:r w:rsidR="00F523DF">
        <w:rPr>
          <w:rFonts w:ascii="Times New Roman" w:hAnsi="Times New Roman" w:cs="Times New Roman"/>
          <w:sz w:val="24"/>
          <w:szCs w:val="24"/>
        </w:rPr>
        <w:t>are</w:t>
      </w:r>
      <w:r w:rsidR="00955A50">
        <w:rPr>
          <w:rFonts w:ascii="Times New Roman" w:hAnsi="Times New Roman" w:cs="Times New Roman"/>
          <w:sz w:val="24"/>
          <w:szCs w:val="24"/>
        </w:rPr>
        <w:t xml:space="preserve"> added </w:t>
      </w:r>
      <w:r w:rsidR="00796090">
        <w:rPr>
          <w:rFonts w:ascii="Times New Roman" w:hAnsi="Times New Roman" w:cs="Times New Roman"/>
          <w:sz w:val="24"/>
          <w:szCs w:val="24"/>
        </w:rPr>
        <w:t>to each objective function and</w:t>
      </w:r>
      <w:r w:rsidR="00721509">
        <w:rPr>
          <w:rFonts w:ascii="Times New Roman" w:hAnsi="Times New Roman" w:cs="Times New Roman"/>
          <w:sz w:val="24"/>
          <w:szCs w:val="24"/>
        </w:rPr>
        <w:t xml:space="preserve"> </w:t>
      </w:r>
      <w:r w:rsidR="00242E19">
        <w:rPr>
          <w:rFonts w:ascii="Times New Roman" w:hAnsi="Times New Roman" w:cs="Times New Roman"/>
          <w:sz w:val="24"/>
          <w:szCs w:val="24"/>
        </w:rPr>
        <w:t>constraint function</w:t>
      </w:r>
      <w:r w:rsidR="001E36EC">
        <w:rPr>
          <w:rFonts w:ascii="Times New Roman" w:hAnsi="Times New Roman" w:cs="Times New Roman"/>
          <w:sz w:val="24"/>
          <w:szCs w:val="24"/>
        </w:rPr>
        <w:t>, respectivel</w:t>
      </w:r>
      <w:r w:rsidR="00A36AC4">
        <w:rPr>
          <w:rFonts w:ascii="Times New Roman" w:hAnsi="Times New Roman" w:cs="Times New Roman"/>
          <w:sz w:val="24"/>
          <w:szCs w:val="24"/>
        </w:rPr>
        <w:t xml:space="preserve">y, and then </w:t>
      </w:r>
      <w:r w:rsidR="001E36EC">
        <w:rPr>
          <w:rFonts w:ascii="Times New Roman" w:hAnsi="Times New Roman" w:cs="Times New Roman"/>
          <w:sz w:val="24"/>
          <w:szCs w:val="24"/>
        </w:rPr>
        <w:t>b</w:t>
      </w:r>
      <w:r w:rsidR="00E14220">
        <w:rPr>
          <w:rFonts w:ascii="Times New Roman" w:hAnsi="Times New Roman" w:cs="Times New Roman"/>
          <w:sz w:val="24"/>
          <w:szCs w:val="24"/>
        </w:rPr>
        <w:t>i</w:t>
      </w:r>
      <w:ins w:id="10" w:author="Zhen Tan" w:date="2022-09-02T15:18:00Z">
        <w:r w:rsidR="0057112A">
          <w:rPr>
            <w:rFonts w:ascii="Times New Roman" w:hAnsi="Times New Roman" w:cs="Times New Roman"/>
            <w:sz w:val="24"/>
            <w:szCs w:val="24"/>
          </w:rPr>
          <w:t>-</w:t>
        </w:r>
      </w:ins>
      <w:r w:rsidR="00E14220">
        <w:rPr>
          <w:rFonts w:ascii="Times New Roman" w:hAnsi="Times New Roman" w:cs="Times New Roman"/>
          <w:sz w:val="24"/>
          <w:szCs w:val="24"/>
        </w:rPr>
        <w:t>objec</w:t>
      </w:r>
      <w:r w:rsidR="00A36AC4">
        <w:rPr>
          <w:rFonts w:ascii="Times New Roman" w:hAnsi="Times New Roman" w:cs="Times New Roman"/>
          <w:sz w:val="24"/>
          <w:szCs w:val="24"/>
        </w:rPr>
        <w:t xml:space="preserve">tives and constraint </w:t>
      </w:r>
      <w:r w:rsidR="00CD43F1">
        <w:rPr>
          <w:rFonts w:ascii="Times New Roman" w:hAnsi="Times New Roman" w:cs="Times New Roman"/>
          <w:sz w:val="24"/>
          <w:szCs w:val="24"/>
        </w:rPr>
        <w:t>are expressed by their expectation</w:t>
      </w:r>
      <w:r w:rsidR="00A36AC4">
        <w:rPr>
          <w:rFonts w:ascii="Times New Roman" w:hAnsi="Times New Roman" w:cs="Times New Roman"/>
          <w:sz w:val="24"/>
          <w:szCs w:val="24"/>
        </w:rPr>
        <w:t xml:space="preserve"> </w:t>
      </w:r>
      <w:r w:rsidR="00CD43F1">
        <w:rPr>
          <w:rFonts w:ascii="Times New Roman" w:hAnsi="Times New Roman" w:cs="Times New Roman"/>
          <w:sz w:val="24"/>
          <w:szCs w:val="24"/>
        </w:rPr>
        <w:t>and proba</w:t>
      </w:r>
      <w:r w:rsidR="00CD43F1">
        <w:rPr>
          <w:rFonts w:ascii="Times New Roman" w:hAnsi="Times New Roman" w:cs="Times New Roman" w:hint="eastAsia"/>
          <w:sz w:val="24"/>
          <w:szCs w:val="24"/>
        </w:rPr>
        <w:t>bi</w:t>
      </w:r>
      <w:r w:rsidR="00CD43F1">
        <w:rPr>
          <w:rFonts w:ascii="Times New Roman" w:hAnsi="Times New Roman" w:cs="Times New Roman"/>
          <w:sz w:val="24"/>
          <w:szCs w:val="24"/>
        </w:rPr>
        <w:t>listic counterpart</w:t>
      </w:r>
      <w:r w:rsidR="00A36AC4">
        <w:rPr>
          <w:rFonts w:ascii="Times New Roman" w:hAnsi="Times New Roman" w:cs="Times New Roman"/>
          <w:sz w:val="24"/>
          <w:szCs w:val="24"/>
        </w:rPr>
        <w:t>s</w:t>
      </w:r>
      <w:r w:rsidR="00CD43F1">
        <w:rPr>
          <w:rFonts w:ascii="Times New Roman" w:hAnsi="Times New Roman" w:cs="Times New Roman"/>
          <w:sz w:val="24"/>
          <w:szCs w:val="24"/>
        </w:rPr>
        <w:t xml:space="preserve">. </w:t>
      </w:r>
      <w:ins w:id="11" w:author="Zhen Tan" w:date="2022-09-02T15:19:00Z">
        <w:r w:rsidR="0057112A">
          <w:rPr>
            <w:rFonts w:ascii="Times New Roman" w:hAnsi="Times New Roman" w:cs="Times New Roman"/>
            <w:sz w:val="24"/>
            <w:szCs w:val="24"/>
          </w:rPr>
          <w:t>The</w:t>
        </w:r>
        <w:r w:rsidR="0057112A">
          <w:rPr>
            <w:rFonts w:ascii="Times New Roman" w:hAnsi="Times New Roman" w:cs="Times New Roman"/>
            <w:sz w:val="24"/>
            <w:szCs w:val="24"/>
          </w:rPr>
          <w:t xml:space="preserve"> formulations </w:t>
        </w:r>
        <w:r w:rsidR="0057112A">
          <w:rPr>
            <w:rFonts w:ascii="Times New Roman" w:hAnsi="Times New Roman" w:cs="Times New Roman"/>
            <w:sz w:val="24"/>
            <w:szCs w:val="24"/>
          </w:rPr>
          <w:t xml:space="preserve">of these three revised problems </w:t>
        </w:r>
      </w:ins>
      <w:ins w:id="12" w:author="Zhen Tan" w:date="2022-09-02T15:27:00Z">
        <w:r w:rsidR="00315237">
          <w:rPr>
            <w:rFonts w:ascii="Times New Roman" w:hAnsi="Times New Roman" w:cs="Times New Roman"/>
            <w:sz w:val="24"/>
            <w:szCs w:val="24"/>
          </w:rPr>
          <w:t>ZDT1, ZDT2 and ZDT5</w:t>
        </w:r>
      </w:ins>
      <w:ins w:id="13" w:author="Zhen Tan" w:date="2022-09-02T16:22:00Z">
        <w:r w:rsidR="00F84B87">
          <w:rPr>
            <w:rFonts w:ascii="Times New Roman" w:hAnsi="Times New Roman" w:cs="Times New Roman"/>
            <w:sz w:val="24"/>
            <w:szCs w:val="24"/>
          </w:rPr>
          <w:t xml:space="preserve"> </w:t>
        </w:r>
      </w:ins>
      <w:ins w:id="14" w:author="Zhen Tan" w:date="2022-09-02T15:19:00Z">
        <w:r w:rsidR="0057112A">
          <w:rPr>
            <w:rFonts w:ascii="Times New Roman" w:hAnsi="Times New Roman" w:cs="Times New Roman"/>
            <w:sz w:val="24"/>
            <w:szCs w:val="24"/>
          </w:rPr>
          <w:t xml:space="preserve">are given </w:t>
        </w:r>
        <w:r w:rsidR="0057112A">
          <w:rPr>
            <w:rFonts w:ascii="Times New Roman" w:hAnsi="Times New Roman" w:cs="Times New Roman"/>
            <w:sz w:val="24"/>
            <w:szCs w:val="24"/>
          </w:rPr>
          <w:t>as (22)</w:t>
        </w:r>
      </w:ins>
      <w:r w:rsidR="00B5485B">
        <w:rPr>
          <w:rFonts w:ascii="Times New Roman" w:hAnsi="Times New Roman" w:cs="Times New Roman"/>
          <w:sz w:val="24"/>
          <w:szCs w:val="24"/>
        </w:rPr>
        <w:t>-</w:t>
      </w:r>
      <w:ins w:id="15" w:author="Zhen Tan" w:date="2022-09-02T15:19:00Z">
        <w:r w:rsidR="0057112A">
          <w:rPr>
            <w:rFonts w:ascii="Times New Roman" w:hAnsi="Times New Roman" w:cs="Times New Roman"/>
            <w:sz w:val="24"/>
            <w:szCs w:val="24"/>
          </w:rPr>
          <w:t>(24), respectively</w:t>
        </w:r>
        <w:r w:rsidR="0057112A">
          <w:rPr>
            <w:rFonts w:ascii="Times New Roman" w:hAnsi="Times New Roman" w:cs="Times New Roman"/>
            <w:sz w:val="24"/>
            <w:szCs w:val="24"/>
          </w:rPr>
          <w:t xml:space="preserve">. </w:t>
        </w:r>
      </w:ins>
      <w:r w:rsidR="00CD43F1">
        <w:rPr>
          <w:rFonts w:ascii="Times New Roman" w:hAnsi="Times New Roman" w:cs="Times New Roman"/>
          <w:sz w:val="24"/>
          <w:szCs w:val="24"/>
        </w:rPr>
        <w:t>O</w:t>
      </w:r>
      <w:r w:rsidR="002F7138">
        <w:rPr>
          <w:rFonts w:ascii="Times New Roman" w:hAnsi="Times New Roman" w:cs="Times New Roman"/>
          <w:sz w:val="24"/>
          <w:szCs w:val="24"/>
        </w:rPr>
        <w:t>bviously</w:t>
      </w:r>
      <w:r w:rsidR="00B030E0">
        <w:rPr>
          <w:rFonts w:ascii="Times New Roman" w:hAnsi="Times New Roman" w:cs="Times New Roman"/>
          <w:sz w:val="24"/>
          <w:szCs w:val="24"/>
        </w:rPr>
        <w:t>,</w:t>
      </w:r>
      <w:r w:rsidR="00B5485B">
        <w:rPr>
          <w:rFonts w:ascii="Times New Roman" w:hAnsi="Times New Roman" w:cs="Times New Roman"/>
          <w:sz w:val="24"/>
          <w:szCs w:val="24"/>
        </w:rPr>
        <w:t xml:space="preserve"> </w:t>
      </w:r>
      <w:ins w:id="16" w:author="Zhen Tan" w:date="2022-09-02T15:40:00Z">
        <w:r w:rsidR="00A37E54" w:rsidRPr="00297BF9">
          <w:rPr>
            <w:rFonts w:ascii="Times New Roman" w:hAnsi="Times New Roman" w:cs="Times New Roman"/>
            <w:sz w:val="24"/>
            <w:szCs w:val="24"/>
            <w:rPrChange w:id="17" w:author="Zhen Tan" w:date="2022-09-04T17:00:00Z">
              <w:rPr>
                <w:rFonts w:ascii="Times New Roman" w:hAnsi="Times New Roman" w:cs="Times New Roman"/>
                <w:sz w:val="24"/>
                <w:szCs w:val="24"/>
                <w:highlight w:val="yellow"/>
              </w:rPr>
            </w:rPrChange>
          </w:rPr>
          <w:t xml:space="preserve">incorporating </w:t>
        </w:r>
      </w:ins>
      <w:r w:rsidR="00616C4C" w:rsidRPr="00DF210F">
        <w:rPr>
          <w:rFonts w:ascii="Times New Roman" w:hAnsi="Times New Roman" w:cs="Times New Roman"/>
          <w:sz w:val="24"/>
          <w:szCs w:val="24"/>
        </w:rPr>
        <w:t>noises</w:t>
      </w:r>
      <w:r w:rsidR="00B5485B">
        <w:rPr>
          <w:rFonts w:ascii="Times New Roman" w:hAnsi="Times New Roman" w:cs="Times New Roman"/>
          <w:sz w:val="24"/>
          <w:szCs w:val="24"/>
        </w:rPr>
        <w:t xml:space="preserve"> </w:t>
      </w:r>
      <w:r w:rsidR="00F543F5" w:rsidRPr="00297BF9">
        <w:rPr>
          <w:rFonts w:ascii="Times New Roman" w:hAnsi="Times New Roman" w:cs="Times New Roman"/>
          <w:sz w:val="24"/>
          <w:szCs w:val="24"/>
        </w:rPr>
        <w:t>veil</w:t>
      </w:r>
      <w:ins w:id="18" w:author="Zhen Tan" w:date="2022-09-04T17:00:00Z">
        <w:r w:rsidR="00297BF9" w:rsidRPr="00297BF9">
          <w:rPr>
            <w:rFonts w:ascii="Times New Roman" w:hAnsi="Times New Roman" w:cs="Times New Roman"/>
            <w:sz w:val="24"/>
            <w:szCs w:val="24"/>
            <w:rPrChange w:id="19" w:author="Zhen Tan" w:date="2022-09-04T17:00:00Z">
              <w:rPr>
                <w:rFonts w:ascii="Times New Roman" w:hAnsi="Times New Roman" w:cs="Times New Roman"/>
                <w:sz w:val="24"/>
                <w:szCs w:val="24"/>
                <w:highlight w:val="yellow"/>
              </w:rPr>
            </w:rPrChange>
          </w:rPr>
          <w:t>s</w:t>
        </w:r>
      </w:ins>
      <w:r w:rsidR="00F543F5" w:rsidRPr="00DF210F">
        <w:rPr>
          <w:rFonts w:ascii="Times New Roman" w:hAnsi="Times New Roman" w:cs="Times New Roman"/>
          <w:sz w:val="24"/>
          <w:szCs w:val="24"/>
        </w:rPr>
        <w:t xml:space="preserve"> the </w:t>
      </w:r>
      <w:ins w:id="20" w:author="Zhen Tan" w:date="2022-09-02T15:41:00Z">
        <w:r w:rsidR="00A37E54" w:rsidRPr="00297BF9">
          <w:rPr>
            <w:rFonts w:ascii="Times New Roman" w:hAnsi="Times New Roman" w:cs="Times New Roman"/>
            <w:sz w:val="24"/>
            <w:szCs w:val="24"/>
          </w:rPr>
          <w:t>true expected values of the</w:t>
        </w:r>
      </w:ins>
      <w:r w:rsidR="00F543F5" w:rsidRPr="00297BF9">
        <w:rPr>
          <w:rFonts w:ascii="Times New Roman" w:hAnsi="Times New Roman" w:cs="Times New Roman"/>
          <w:sz w:val="24"/>
          <w:szCs w:val="24"/>
        </w:rPr>
        <w:t xml:space="preserve"> bi</w:t>
      </w:r>
      <w:ins w:id="21" w:author="Zhen Tan" w:date="2022-09-02T15:41:00Z">
        <w:r w:rsidR="00A37E54" w:rsidRPr="00297BF9">
          <w:rPr>
            <w:rFonts w:ascii="Times New Roman" w:hAnsi="Times New Roman" w:cs="Times New Roman"/>
            <w:sz w:val="24"/>
            <w:szCs w:val="24"/>
          </w:rPr>
          <w:t>-</w:t>
        </w:r>
      </w:ins>
      <w:r w:rsidR="00F543F5" w:rsidRPr="00297BF9">
        <w:rPr>
          <w:rFonts w:ascii="Times New Roman" w:hAnsi="Times New Roman" w:cs="Times New Roman"/>
          <w:sz w:val="24"/>
          <w:szCs w:val="24"/>
        </w:rPr>
        <w:t>objective</w:t>
      </w:r>
      <w:ins w:id="22" w:author="Zhen Tan" w:date="2022-09-02T15:42:00Z">
        <w:r w:rsidR="00A37E54" w:rsidRPr="00297BF9">
          <w:rPr>
            <w:rFonts w:ascii="Times New Roman" w:hAnsi="Times New Roman" w:cs="Times New Roman"/>
            <w:sz w:val="24"/>
            <w:szCs w:val="24"/>
          </w:rPr>
          <w:t>s</w:t>
        </w:r>
      </w:ins>
      <w:ins w:id="23" w:author="Zhen Tan" w:date="2022-09-02T15:41:00Z">
        <w:r w:rsidR="00A37E54" w:rsidRPr="00297BF9">
          <w:rPr>
            <w:rFonts w:ascii="Times New Roman" w:hAnsi="Times New Roman" w:cs="Times New Roman"/>
            <w:sz w:val="24"/>
            <w:szCs w:val="24"/>
          </w:rPr>
          <w:t xml:space="preserve"> as well </w:t>
        </w:r>
        <w:r w:rsidR="00A37E54" w:rsidRPr="00777993">
          <w:rPr>
            <w:rFonts w:ascii="Times New Roman" w:hAnsi="Times New Roman" w:cs="Times New Roman"/>
            <w:sz w:val="24"/>
            <w:szCs w:val="24"/>
          </w:rPr>
          <w:t xml:space="preserve">as </w:t>
        </w:r>
      </w:ins>
      <w:r w:rsidR="000069BF" w:rsidRPr="00777993">
        <w:rPr>
          <w:rFonts w:ascii="Times New Roman" w:hAnsi="Times New Roman" w:cs="Times New Roman"/>
          <w:sz w:val="24"/>
          <w:szCs w:val="24"/>
        </w:rPr>
        <w:t xml:space="preserve">the </w:t>
      </w:r>
      <w:r w:rsidR="0004048B" w:rsidRPr="00777993">
        <w:rPr>
          <w:rFonts w:ascii="Times New Roman" w:hAnsi="Times New Roman" w:cs="Times New Roman"/>
          <w:sz w:val="24"/>
          <w:szCs w:val="24"/>
        </w:rPr>
        <w:t xml:space="preserve">probability of violating the </w:t>
      </w:r>
      <w:r w:rsidR="000069BF" w:rsidRPr="00777993">
        <w:rPr>
          <w:rFonts w:ascii="Times New Roman" w:hAnsi="Times New Roman" w:cs="Times New Roman"/>
          <w:sz w:val="24"/>
          <w:szCs w:val="24"/>
        </w:rPr>
        <w:t>constraint</w:t>
      </w:r>
      <w:r w:rsidR="002F3355" w:rsidRPr="00777993">
        <w:rPr>
          <w:rFonts w:ascii="Times New Roman" w:hAnsi="Times New Roman" w:cs="Times New Roman"/>
          <w:sz w:val="24"/>
          <w:szCs w:val="24"/>
        </w:rPr>
        <w:t>,</w:t>
      </w:r>
      <w:r w:rsidR="00B5485B">
        <w:rPr>
          <w:rFonts w:ascii="Times New Roman" w:hAnsi="Times New Roman" w:cs="Times New Roman"/>
          <w:sz w:val="24"/>
          <w:szCs w:val="24"/>
        </w:rPr>
        <w:t xml:space="preserve"> </w:t>
      </w:r>
      <w:ins w:id="24" w:author="Zhen Tan" w:date="2022-09-02T15:28:00Z">
        <w:r w:rsidR="00E505E6" w:rsidRPr="00297BF9">
          <w:rPr>
            <w:rFonts w:ascii="Times New Roman" w:hAnsi="Times New Roman" w:cs="Times New Roman"/>
            <w:sz w:val="24"/>
            <w:szCs w:val="24"/>
          </w:rPr>
          <w:t>which</w:t>
        </w:r>
        <w:r w:rsidR="00E505E6">
          <w:rPr>
            <w:rFonts w:ascii="Times New Roman" w:hAnsi="Times New Roman" w:cs="Times New Roman"/>
            <w:sz w:val="24"/>
            <w:szCs w:val="24"/>
          </w:rPr>
          <w:t xml:space="preserve"> </w:t>
        </w:r>
      </w:ins>
      <w:r w:rsidR="002C4551">
        <w:rPr>
          <w:rFonts w:ascii="Times New Roman" w:hAnsi="Times New Roman" w:cs="Times New Roman"/>
          <w:sz w:val="24"/>
          <w:szCs w:val="24"/>
        </w:rPr>
        <w:t>makes</w:t>
      </w:r>
      <w:ins w:id="25" w:author="Zhen Tan" w:date="2022-09-02T15:18:00Z">
        <w:r w:rsidR="0057112A">
          <w:rPr>
            <w:rFonts w:ascii="Times New Roman" w:hAnsi="Times New Roman" w:cs="Times New Roman"/>
            <w:sz w:val="24"/>
            <w:szCs w:val="24"/>
          </w:rPr>
          <w:t xml:space="preserve"> it challenging to solve</w:t>
        </w:r>
      </w:ins>
      <w:r w:rsidR="002C4551">
        <w:rPr>
          <w:rFonts w:ascii="Times New Roman" w:hAnsi="Times New Roman" w:cs="Times New Roman"/>
          <w:sz w:val="24"/>
          <w:szCs w:val="24"/>
        </w:rPr>
        <w:t xml:space="preserve"> the</w:t>
      </w:r>
      <w:ins w:id="26" w:author="Zhen Tan" w:date="2022-09-02T15:28:00Z">
        <w:r w:rsidR="00E505E6">
          <w:rPr>
            <w:rFonts w:ascii="Times New Roman" w:hAnsi="Times New Roman" w:cs="Times New Roman"/>
            <w:sz w:val="24"/>
            <w:szCs w:val="24"/>
          </w:rPr>
          <w:t xml:space="preserve">se </w:t>
        </w:r>
      </w:ins>
      <w:ins w:id="27" w:author="Zhen Tan" w:date="2022-09-02T15:42:00Z">
        <w:r w:rsidR="00A37E54">
          <w:rPr>
            <w:rFonts w:ascii="Times New Roman" w:hAnsi="Times New Roman" w:cs="Times New Roman"/>
            <w:sz w:val="24"/>
            <w:szCs w:val="24"/>
          </w:rPr>
          <w:t xml:space="preserve">revised </w:t>
        </w:r>
      </w:ins>
      <w:ins w:id="28" w:author="Zhen Tan" w:date="2022-09-02T15:28:00Z">
        <w:r w:rsidR="00E505E6">
          <w:rPr>
            <w:rFonts w:ascii="Times New Roman" w:hAnsi="Times New Roman" w:cs="Times New Roman"/>
            <w:sz w:val="24"/>
            <w:szCs w:val="24"/>
          </w:rPr>
          <w:t>problems</w:t>
        </w:r>
      </w:ins>
      <w:r w:rsidR="00B5485B">
        <w:rPr>
          <w:rFonts w:ascii="Times New Roman" w:hAnsi="Times New Roman" w:cs="Times New Roman"/>
          <w:sz w:val="24"/>
          <w:szCs w:val="24"/>
        </w:rPr>
        <w:t xml:space="preserve">. </w:t>
      </w:r>
    </w:p>
    <w:p w14:paraId="535F3600" w14:textId="77777777" w:rsidR="007D1425" w:rsidRDefault="007D1425" w:rsidP="007F5B20">
      <w:pPr>
        <w:autoSpaceDE w:val="0"/>
        <w:autoSpaceDN w:val="0"/>
        <w:adjustRightInd w:val="0"/>
        <w:snapToGrid w:val="0"/>
        <w:rPr>
          <w:rFonts w:ascii="Times New Roman" w:hAnsi="Times New Roman" w:cs="Times New Roman"/>
          <w:sz w:val="24"/>
          <w:szCs w:val="24"/>
        </w:rPr>
      </w:pPr>
    </w:p>
    <w:p w14:paraId="69FA877F" w14:textId="6FBCE265" w:rsidR="00C74B96" w:rsidRDefault="00D531AC" w:rsidP="007F5B20">
      <w:pPr>
        <w:adjustRightInd w:val="0"/>
        <w:snapToGrid w:val="0"/>
        <w:rPr>
          <w:rFonts w:ascii="Times New Roman" w:hAnsi="Times New Roman" w:cs="Times New Roman"/>
          <w:sz w:val="24"/>
          <w:szCs w:val="24"/>
        </w:rPr>
      </w:pPr>
      <w:r>
        <w:rPr>
          <w:rFonts w:ascii="Times New Roman" w:hAnsi="Times New Roman" w:cs="Times New Roman"/>
          <w:sz w:val="24"/>
          <w:szCs w:val="24"/>
        </w:rPr>
        <w:t>1)</w:t>
      </w:r>
      <w:r w:rsidR="009655A2">
        <w:rPr>
          <w:rFonts w:ascii="Times New Roman" w:hAnsi="Times New Roman" w:cs="Times New Roman"/>
          <w:sz w:val="24"/>
          <w:szCs w:val="24"/>
        </w:rPr>
        <w:t xml:space="preserve"> </w:t>
      </w:r>
      <w:r w:rsidR="00C74B96" w:rsidRPr="007E2D2E">
        <w:rPr>
          <w:rFonts w:ascii="Times New Roman" w:hAnsi="Times New Roman" w:cs="Times New Roman"/>
          <w:sz w:val="24"/>
          <w:szCs w:val="24"/>
        </w:rPr>
        <w:t>Revised ZDT</w:t>
      </w:r>
      <w:r w:rsidR="00A60FD9" w:rsidRPr="007E2D2E">
        <w:rPr>
          <w:rFonts w:ascii="Times New Roman" w:hAnsi="Times New Roman" w:cs="Times New Roman"/>
          <w:sz w:val="24"/>
          <w:szCs w:val="24"/>
        </w:rPr>
        <w:t>1</w:t>
      </w:r>
      <w:r w:rsidR="00C04122" w:rsidRPr="007E2D2E">
        <w:rPr>
          <w:rFonts w:ascii="Times New Roman" w:hAnsi="Times New Roman" w:cs="Times New Roman"/>
          <w:sz w:val="24"/>
          <w:szCs w:val="24"/>
        </w:rPr>
        <w:t xml:space="preserve"> (RZDT1)</w:t>
      </w:r>
      <w:r w:rsidR="00C74B96" w:rsidRPr="007E2D2E">
        <w:rPr>
          <w:rFonts w:ascii="Times New Roman" w:hAnsi="Times New Roman" w:cs="Times New Roman"/>
          <w:sz w:val="24"/>
          <w:szCs w:val="24"/>
        </w:rPr>
        <w:t>:</w:t>
      </w:r>
    </w:p>
    <w:p w14:paraId="68820745" w14:textId="2B21D99D" w:rsidR="004B063E" w:rsidRPr="004B063E" w:rsidRDefault="00000000" w:rsidP="007F5B20">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func>
              <m:funcPr>
                <m:ctrlPr>
                  <w:rPr>
                    <w:rFonts w:ascii="Cambria Math" w:eastAsia="宋体" w:hAnsi="Times New Roman" w:cs="Times New Roman"/>
                    <w:i/>
                    <w:sz w:val="24"/>
                    <w:szCs w:val="24"/>
                  </w:rPr>
                </m:ctrlPr>
              </m:funcPr>
              <m:fName>
                <m:r>
                  <m:rPr>
                    <m:sty m:val="p"/>
                  </m:rPr>
                  <w:rPr>
                    <w:rFonts w:ascii="Cambria Math" w:eastAsia="宋体" w:hAnsi="Times New Roman" w:cs="Times New Roman"/>
                    <w:sz w:val="24"/>
                    <w:szCs w:val="24"/>
                  </w:rPr>
                  <m:t>min</m:t>
                </m:r>
              </m:fName>
              <m:e>
                <m:r>
                  <w:rPr>
                    <w:rFonts w:ascii="Cambria Math" w:hAnsi="Cambria Math" w:cs="Times New Roman"/>
                    <w:sz w:val="24"/>
                    <w:szCs w:val="24"/>
                  </w:rPr>
                  <m:t>L</m:t>
                </m:r>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r>
                  <w:rPr>
                    <w:rFonts w:ascii="Cambria Math" w:hAnsi="Cambria Math" w:cs="Times New Roman"/>
                    <w:sz w:val="24"/>
                    <w:szCs w:val="24"/>
                  </w:rPr>
                  <m:t>=</m:t>
                </m:r>
              </m:e>
            </m:func>
            <m:d>
              <m:dPr>
                <m:begChr m:val="{"/>
                <m:endChr m:val="}"/>
                <m:ctrlPr>
                  <w:rPr>
                    <w:rFonts w:ascii="Cambria Math" w:hAnsi="Cambria Math"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e>
                </m:d>
                <m:r>
                  <w:rPr>
                    <w:rFonts w:ascii="Cambria Math" w:hAnsi="Cambria Math"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e>
                </m:d>
              </m:e>
            </m:d>
          </m:e>
          <m:e>
            <m:r>
              <m:rPr>
                <m:sty m:val="p"/>
              </m:rPr>
              <w:rPr>
                <w:rFonts w:ascii="Cambria Math" w:eastAsia="宋体" w:hAnsi="Times New Roman" w:cs="Times New Roman"/>
                <w:sz w:val="24"/>
                <w:szCs w:val="24"/>
              </w:rPr>
              <m:t xml:space="preserve">s.t.   </m:t>
            </m:r>
            <m:func>
              <m:funcPr>
                <m:ctrlPr>
                  <w:rPr>
                    <w:rFonts w:ascii="Cambria Math" w:eastAsia="Cambria Math" w:hAnsi="Cambria Math" w:cs="Times New Roman"/>
                    <w:i/>
                    <w:sz w:val="24"/>
                    <w:szCs w:val="24"/>
                  </w:rPr>
                </m:ctrlPr>
              </m:funcPr>
              <m:fName>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ctrlPr>
                  <w:rPr>
                    <w:rFonts w:ascii="Cambria Math" w:eastAsia="宋体" w:hAnsi="Times New Roman" w:cs="Times New Roman"/>
                    <w:i/>
                    <w:sz w:val="24"/>
                    <w:szCs w:val="24"/>
                  </w:rPr>
                </m:ctrlPr>
              </m:fName>
              <m:e>
                <m:d>
                  <m:dPr>
                    <m:begChr m:val="["/>
                    <m:endChr m:val="]"/>
                    <m:ctrlPr>
                      <w:rPr>
                        <w:rFonts w:ascii="Cambria Math" w:eastAsia="Cambria Math" w:hAnsi="Cambria Math" w:cs="Times New Roman"/>
                        <w:i/>
                        <w:sz w:val="24"/>
                        <w:szCs w:val="24"/>
                      </w:rPr>
                    </m:ctrlPr>
                  </m:dPr>
                  <m:e>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宋体" w:hAnsi="Cambria Math" w:cs="Times New Roman"/>
                        <w:sz w:val="24"/>
                        <w:szCs w:val="24"/>
                      </w:rPr>
                      <m:t>≤</m:t>
                    </m:r>
                    <m:r>
                      <w:rPr>
                        <w:rFonts w:ascii="Cambria Math" w:eastAsia="宋体" w:hAnsi="Times New Roman" w:cs="Times New Roman"/>
                        <w:sz w:val="24"/>
                        <w:szCs w:val="24"/>
                      </w:rPr>
                      <m:t>0</m:t>
                    </m: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w:ins w:id="29" w:author="Zhen Tan" w:date="2022-09-02T15:38:00Z">
                <w:rPr>
                  <w:rFonts w:ascii="Cambria Math" w:hAnsi="Cambria Math" w:cs="Times New Roman"/>
                  <w:sz w:val="24"/>
                  <w:szCs w:val="24"/>
                </w:rPr>
                <m:t>ϵ</m:t>
              </w:ins>
            </m:r>
            <m:r>
              <m:rPr>
                <m:sty m:val="p"/>
              </m:rPr>
              <w:rPr>
                <w:rFonts w:ascii="Cambria Math" w:hAnsi="Cambria Math" w:cs="Times New Roman"/>
                <w:sz w:val="24"/>
                <w:szCs w:val="24"/>
              </w:rPr>
              <m:t xml:space="preserve">                  </m:t>
            </m:r>
          </m:e>
        </m:eqArr>
      </m:oMath>
      <w:r w:rsidR="004B063E">
        <w:rPr>
          <w:rFonts w:ascii="Times New Roman" w:hAnsi="Times New Roman" w:cs="Times New Roman" w:hint="eastAsia"/>
          <w:sz w:val="24"/>
          <w:szCs w:val="24"/>
        </w:rPr>
        <w:t xml:space="preserve"> </w:t>
      </w:r>
      <w:r w:rsidR="004B063E">
        <w:rPr>
          <w:rFonts w:ascii="Times New Roman" w:hAnsi="Times New Roman" w:cs="Times New Roman"/>
          <w:sz w:val="24"/>
          <w:szCs w:val="24"/>
        </w:rPr>
        <w:t xml:space="preserve">    </w:t>
      </w:r>
      <w:r w:rsidR="00690EBA">
        <w:rPr>
          <w:rFonts w:ascii="Times New Roman" w:hAnsi="Times New Roman" w:cs="Times New Roman"/>
          <w:sz w:val="24"/>
          <w:szCs w:val="24"/>
        </w:rPr>
        <w:t xml:space="preserve">   </w:t>
      </w:r>
      <w:r w:rsidR="004B063E">
        <w:rPr>
          <w:rFonts w:ascii="Times New Roman" w:hAnsi="Times New Roman" w:cs="Times New Roman"/>
          <w:sz w:val="24"/>
          <w:szCs w:val="24"/>
        </w:rPr>
        <w:t xml:space="preserve">             (22)</w:t>
      </w:r>
    </w:p>
    <w:p w14:paraId="42B258A4" w14:textId="5292E5AD" w:rsidR="006D46F5" w:rsidRPr="004B063E" w:rsidRDefault="006D46F5" w:rsidP="007F5B20">
      <w:pPr>
        <w:adjustRightInd w:val="0"/>
        <w:snapToGrid w:val="0"/>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here</w:t>
      </w:r>
    </w:p>
    <w:p w14:paraId="35363B25" w14:textId="074272D6" w:rsidR="00455DCE" w:rsidRDefault="00000000" w:rsidP="00FD00DF">
      <w:pPr>
        <w:autoSpaceDE w:val="0"/>
        <w:autoSpaceDN w:val="0"/>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d-1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m:t>
                    </m:r>
                    <m:r>
                      <w:rPr>
                        <w:rFonts w:ascii="Cambria Math" w:hAnsi="Cambria Math" w:cs="Times New Roman"/>
                        <w:sz w:val="24"/>
                        <w:szCs w:val="24"/>
                        <w:highlight w:val="yellow"/>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highlight w:val="yellow"/>
                              </w:rPr>
                              <m:t>t=</m:t>
                            </m:r>
                            <m:r>
                              <w:rPr>
                                <w:rFonts w:ascii="Cambria Math" w:hAnsi="Cambria Math" w:cs="Times New Roman"/>
                                <w:sz w:val="24"/>
                                <w:szCs w:val="24"/>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den>
                    </m:f>
                  </m:e>
                </m:rad>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+0.04+</m:t>
            </m:r>
            <m:r>
              <w:rPr>
                <w:rFonts w:ascii="Cambria Math" w:hAnsi="Times New Roman" w:cs="Times New Roman"/>
                <w:sz w:val="24"/>
                <w:szCs w:val="24"/>
              </w:rPr>
              <m:t>ξ</m:t>
            </m:r>
            <m:r>
              <w:rPr>
                <w:rFonts w:ascii="Cambria Math" w:hAnsi="Cambria Math" w:cs="Times New Roman"/>
                <w:sz w:val="24"/>
                <w:szCs w:val="24"/>
              </w:rPr>
              <m:t xml:space="preserve">                                      </m:t>
            </m:r>
          </m:e>
        </m:eqArr>
      </m:oMath>
      <w:r w:rsidR="00FD00DF">
        <w:rPr>
          <w:rFonts w:ascii="Times New Roman" w:hAnsi="Times New Roman" w:cs="Times New Roman"/>
          <w:sz w:val="24"/>
          <w:szCs w:val="24"/>
        </w:rPr>
        <w:t xml:space="preserve"> </w:t>
      </w:r>
    </w:p>
    <w:p w14:paraId="34229723" w14:textId="436161AA" w:rsidR="002F7E63" w:rsidRPr="009F2146" w:rsidRDefault="002F7E63" w:rsidP="007F5B20">
      <w:pPr>
        <w:autoSpaceDE w:val="0"/>
        <w:autoSpaceDN w:val="0"/>
        <w:adjustRightInd w:val="0"/>
        <w:snapToGrid w:val="0"/>
        <w:jc w:val="right"/>
        <w:rPr>
          <w:rFonts w:ascii="Times New Roman" w:hAnsi="Times New Roman" w:cs="Times New Roman"/>
          <w:sz w:val="24"/>
          <w:szCs w:val="24"/>
        </w:rPr>
      </w:pPr>
    </w:p>
    <w:p w14:paraId="3206C8E8" w14:textId="378646A2" w:rsidR="000C2402" w:rsidRDefault="00D66268" w:rsidP="007F5B20">
      <w:pPr>
        <w:adjustRightInd w:val="0"/>
        <w:snapToGrid w:val="0"/>
        <w:rPr>
          <w:rFonts w:ascii="Times New Roman" w:hAnsi="Times New Roman" w:cs="Times New Roman"/>
          <w:sz w:val="24"/>
          <w:szCs w:val="24"/>
        </w:rPr>
      </w:pPr>
      <w:r>
        <w:rPr>
          <w:rFonts w:ascii="Times New Roman" w:hAnsi="Times New Roman" w:cs="Times New Roman"/>
          <w:sz w:val="24"/>
          <w:szCs w:val="24"/>
        </w:rPr>
        <w:t>2)</w:t>
      </w:r>
      <w:r w:rsidR="00C27293">
        <w:rPr>
          <w:rFonts w:ascii="Times New Roman" w:hAnsi="Times New Roman" w:cs="Times New Roman"/>
          <w:sz w:val="24"/>
          <w:szCs w:val="24"/>
        </w:rPr>
        <w:t xml:space="preserve"> </w:t>
      </w:r>
      <w:r w:rsidR="003062FC">
        <w:rPr>
          <w:rFonts w:ascii="Times New Roman" w:hAnsi="Times New Roman" w:cs="Times New Roman"/>
          <w:sz w:val="24"/>
          <w:szCs w:val="24"/>
        </w:rPr>
        <w:t xml:space="preserve">Revised </w:t>
      </w:r>
      <w:r w:rsidR="000C2402" w:rsidRPr="009F2146">
        <w:rPr>
          <w:rFonts w:ascii="Times New Roman" w:hAnsi="Times New Roman" w:cs="Times New Roman"/>
          <w:sz w:val="24"/>
          <w:szCs w:val="24"/>
        </w:rPr>
        <w:t>ZDT2</w:t>
      </w:r>
      <w:r w:rsidR="00117088">
        <w:rPr>
          <w:rFonts w:ascii="Times New Roman" w:hAnsi="Times New Roman" w:cs="Times New Roman"/>
          <w:sz w:val="24"/>
          <w:szCs w:val="24"/>
        </w:rPr>
        <w:t xml:space="preserve"> (RZDT2):</w:t>
      </w:r>
    </w:p>
    <w:p w14:paraId="3A59C67F" w14:textId="0D894DC6" w:rsidR="00646668" w:rsidRPr="004B063E" w:rsidRDefault="00000000" w:rsidP="007F5B20">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func>
              <m:funcPr>
                <m:ctrlPr>
                  <w:rPr>
                    <w:rFonts w:ascii="Cambria Math" w:eastAsia="宋体" w:hAnsi="Times New Roman" w:cs="Times New Roman"/>
                    <w:i/>
                    <w:sz w:val="24"/>
                    <w:szCs w:val="24"/>
                  </w:rPr>
                </m:ctrlPr>
              </m:funcPr>
              <m:fName>
                <m:r>
                  <m:rPr>
                    <m:sty m:val="p"/>
                  </m:rPr>
                  <w:rPr>
                    <w:rFonts w:ascii="Cambria Math" w:eastAsia="宋体" w:hAnsi="Times New Roman" w:cs="Times New Roman"/>
                    <w:sz w:val="24"/>
                    <w:szCs w:val="24"/>
                  </w:rPr>
                  <m:t>min</m:t>
                </m:r>
              </m:fName>
              <m:e>
                <m:r>
                  <w:rPr>
                    <w:rFonts w:ascii="Cambria Math" w:hAnsi="Cambria Math" w:cs="Times New Roman"/>
                    <w:sz w:val="24"/>
                    <w:szCs w:val="24"/>
                  </w:rPr>
                  <m:t>L</m:t>
                </m:r>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r>
                  <w:rPr>
                    <w:rFonts w:ascii="Cambria Math" w:hAnsi="Cambria Math" w:cs="Times New Roman"/>
                    <w:sz w:val="24"/>
                    <w:szCs w:val="24"/>
                  </w:rPr>
                  <m:t>=</m:t>
                </m:r>
              </m:e>
            </m:func>
            <m:d>
              <m:dPr>
                <m:begChr m:val="{"/>
                <m:endChr m:val="}"/>
                <m:ctrlPr>
                  <w:rPr>
                    <w:rFonts w:ascii="Cambria Math" w:hAnsi="Cambria Math"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e>
                </m:d>
                <m:r>
                  <w:rPr>
                    <w:rFonts w:ascii="Cambria Math" w:hAnsi="Cambria Math"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e>
                </m:d>
              </m:e>
            </m:d>
          </m:e>
          <m:e>
            <m:r>
              <m:rPr>
                <m:sty m:val="p"/>
              </m:rPr>
              <w:rPr>
                <w:rFonts w:ascii="Cambria Math" w:eastAsia="宋体" w:hAnsi="Times New Roman" w:cs="Times New Roman"/>
                <w:sz w:val="24"/>
                <w:szCs w:val="24"/>
              </w:rPr>
              <m:t xml:space="preserve">s.t.   </m:t>
            </m:r>
            <m:func>
              <m:funcPr>
                <m:ctrlPr>
                  <w:rPr>
                    <w:rFonts w:ascii="Cambria Math" w:eastAsia="Cambria Math" w:hAnsi="Cambria Math" w:cs="Times New Roman"/>
                    <w:i/>
                    <w:sz w:val="24"/>
                    <w:szCs w:val="24"/>
                  </w:rPr>
                </m:ctrlPr>
              </m:funcPr>
              <m:fName>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ctrlPr>
                  <w:rPr>
                    <w:rFonts w:ascii="Cambria Math" w:eastAsia="宋体" w:hAnsi="Times New Roman" w:cs="Times New Roman"/>
                    <w:i/>
                    <w:sz w:val="24"/>
                    <w:szCs w:val="24"/>
                  </w:rPr>
                </m:ctrlPr>
              </m:fName>
              <m:e>
                <m:d>
                  <m:dPr>
                    <m:begChr m:val="["/>
                    <m:endChr m:val="]"/>
                    <m:ctrlPr>
                      <w:rPr>
                        <w:rFonts w:ascii="Cambria Math" w:eastAsia="Cambria Math" w:hAnsi="Cambria Math" w:cs="Times New Roman"/>
                        <w:i/>
                        <w:sz w:val="24"/>
                        <w:szCs w:val="24"/>
                      </w:rPr>
                    </m:ctrlPr>
                  </m:dPr>
                  <m:e>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宋体" w:hAnsi="Cambria Math" w:cs="Times New Roman"/>
                        <w:sz w:val="24"/>
                        <w:szCs w:val="24"/>
                      </w:rPr>
                      <m:t>≤</m:t>
                    </m:r>
                    <m:r>
                      <w:rPr>
                        <w:rFonts w:ascii="Cambria Math" w:eastAsia="宋体" w:hAnsi="Times New Roman" w:cs="Times New Roman"/>
                        <w:sz w:val="24"/>
                        <w:szCs w:val="24"/>
                      </w:rPr>
                      <m:t>0</m:t>
                    </m: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w:ins w:id="30" w:author="Zhen Tan" w:date="2022-09-02T15:43:00Z">
                <w:rPr>
                  <w:rFonts w:ascii="Cambria Math" w:hAnsi="Cambria Math" w:cs="Times New Roman"/>
                  <w:sz w:val="24"/>
                  <w:szCs w:val="24"/>
                </w:rPr>
                <m:t>ϵ</m:t>
              </w:ins>
            </m:r>
            <m:r>
              <m:rPr>
                <m:sty m:val="p"/>
              </m:rPr>
              <w:rPr>
                <w:rFonts w:ascii="Cambria Math" w:hAnsi="Cambria Math" w:cs="Times New Roman"/>
                <w:sz w:val="24"/>
                <w:szCs w:val="24"/>
              </w:rPr>
              <m:t xml:space="preserve">                  </m:t>
            </m:r>
          </m:e>
        </m:eqArr>
      </m:oMath>
      <w:r w:rsidR="00646668">
        <w:rPr>
          <w:rFonts w:ascii="Times New Roman" w:hAnsi="Times New Roman" w:cs="Times New Roman" w:hint="eastAsia"/>
          <w:sz w:val="24"/>
          <w:szCs w:val="24"/>
        </w:rPr>
        <w:t xml:space="preserve"> </w:t>
      </w:r>
      <w:r w:rsidR="00646668">
        <w:rPr>
          <w:rFonts w:ascii="Times New Roman" w:hAnsi="Times New Roman" w:cs="Times New Roman"/>
          <w:sz w:val="24"/>
          <w:szCs w:val="24"/>
        </w:rPr>
        <w:t xml:space="preserve">      </w:t>
      </w:r>
      <w:r w:rsidR="00E4784F">
        <w:rPr>
          <w:rFonts w:ascii="Times New Roman" w:hAnsi="Times New Roman" w:cs="Times New Roman"/>
          <w:sz w:val="24"/>
          <w:szCs w:val="24"/>
        </w:rPr>
        <w:t xml:space="preserve">   </w:t>
      </w:r>
      <w:r w:rsidR="00646668">
        <w:rPr>
          <w:rFonts w:ascii="Times New Roman" w:hAnsi="Times New Roman" w:cs="Times New Roman"/>
          <w:sz w:val="24"/>
          <w:szCs w:val="24"/>
        </w:rPr>
        <w:t xml:space="preserve">        </w:t>
      </w:r>
      <w:r w:rsidR="00F53476">
        <w:rPr>
          <w:rFonts w:ascii="Times New Roman" w:hAnsi="Times New Roman" w:cs="Times New Roman"/>
          <w:sz w:val="24"/>
          <w:szCs w:val="24"/>
        </w:rPr>
        <w:t xml:space="preserve"> </w:t>
      </w:r>
      <w:r w:rsidR="00646668">
        <w:rPr>
          <w:rFonts w:ascii="Times New Roman" w:hAnsi="Times New Roman" w:cs="Times New Roman"/>
          <w:sz w:val="24"/>
          <w:szCs w:val="24"/>
        </w:rPr>
        <w:t xml:space="preserve">   (2</w:t>
      </w:r>
      <w:r w:rsidR="00F72342">
        <w:rPr>
          <w:rFonts w:ascii="Times New Roman" w:hAnsi="Times New Roman" w:cs="Times New Roman"/>
          <w:sz w:val="24"/>
          <w:szCs w:val="24"/>
        </w:rPr>
        <w:t>3</w:t>
      </w:r>
      <w:r w:rsidR="00646668">
        <w:rPr>
          <w:rFonts w:ascii="Times New Roman" w:hAnsi="Times New Roman" w:cs="Times New Roman"/>
          <w:sz w:val="24"/>
          <w:szCs w:val="24"/>
        </w:rPr>
        <w:t>)</w:t>
      </w:r>
    </w:p>
    <w:p w14:paraId="027A798F" w14:textId="0B9A61E2" w:rsidR="0008348E" w:rsidRPr="00646668" w:rsidRDefault="00966ED2" w:rsidP="007F5B20">
      <w:pPr>
        <w:adjustRightInd w:val="0"/>
        <w:snapToGrid w:val="0"/>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here</w:t>
      </w:r>
    </w:p>
    <w:p w14:paraId="41AAA561" w14:textId="6C48C768" w:rsidR="00E110C8" w:rsidRPr="009F2146" w:rsidRDefault="00000000" w:rsidP="00FD00DF">
      <w:pPr>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m:t>
                    </m:r>
                    <w:commentRangeStart w:id="31"/>
                    <w:commentRangeEnd w:id="31"/>
                    <m:r>
                      <m:rPr>
                        <m:sty m:val="p"/>
                      </m:rPr>
                      <w:rPr>
                        <w:rStyle w:val="afd"/>
                      </w:rPr>
                      <w:commentReference w:id="31"/>
                    </m:r>
                    <w:commentRangeStart w:id="32"/>
                    <w:commentRangeEnd w:id="32"/>
                    <m:r>
                      <m:rPr>
                        <m:sty m:val="p"/>
                      </m:rPr>
                      <w:rPr>
                        <w:rStyle w:val="afd"/>
                      </w:rPr>
                      <w:commentReference w:id="32"/>
                    </m:r>
                    <m:r>
                      <w:rPr>
                        <w:rFonts w:ascii="Cambria Math" w:hAnsi="Cambria Math" w:cs="Times New Roman"/>
                        <w:sz w:val="24"/>
                        <w:szCs w:val="24"/>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highlight w:val="yellow"/>
                                  </w:rPr>
                                  <m:t>t=</m:t>
                                </m:r>
                                <m:r>
                                  <w:rPr>
                                    <w:rFonts w:ascii="Cambria Math" w:hAnsi="Cambria Math" w:cs="Times New Roman"/>
                                    <w:sz w:val="24"/>
                                    <w:szCs w:val="24"/>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den>
                        </m:f>
                      </m:e>
                    </m:d>
                  </m:e>
                  <m:sup>
                    <m:r>
                      <w:rPr>
                        <w:rFonts w:ascii="Cambria Math" w:hAnsi="Cambria Math" w:cs="Times New Roman"/>
                        <w:sz w:val="24"/>
                        <w:szCs w:val="24"/>
                      </w:rPr>
                      <m:t>2</m:t>
                    </m:r>
                  </m:sup>
                </m:sSup>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+0.04+</m:t>
            </m:r>
            <m:r>
              <w:rPr>
                <w:rFonts w:ascii="Cambria Math" w:hAnsi="Times New Roman" w:cs="Times New Roman"/>
                <w:sz w:val="24"/>
                <w:szCs w:val="24"/>
              </w:rPr>
              <m:t>ξ</m:t>
            </m:r>
            <m:r>
              <w:rPr>
                <w:rFonts w:ascii="Cambria Math" w:hAnsi="Cambria Math" w:cs="Times New Roman"/>
                <w:sz w:val="24"/>
                <w:szCs w:val="24"/>
              </w:rPr>
              <m:t xml:space="preserve">                                      </m:t>
            </m:r>
          </m:e>
        </m:eqArr>
      </m:oMath>
      <w:r w:rsidR="00FD00DF">
        <w:rPr>
          <w:rFonts w:ascii="Times New Roman" w:hAnsi="Times New Roman" w:cs="Times New Roman"/>
          <w:sz w:val="24"/>
          <w:szCs w:val="24"/>
        </w:rPr>
        <w:t xml:space="preserve"> </w:t>
      </w:r>
    </w:p>
    <w:p w14:paraId="06422321" w14:textId="324A6C80" w:rsidR="006E7D69" w:rsidRDefault="006E7D69" w:rsidP="007F5B20">
      <w:pPr>
        <w:autoSpaceDE w:val="0"/>
        <w:autoSpaceDN w:val="0"/>
        <w:adjustRightInd w:val="0"/>
        <w:snapToGrid w:val="0"/>
        <w:rPr>
          <w:rFonts w:ascii="Times New Roman" w:hAnsi="Times New Roman" w:cs="Times New Roman"/>
          <w:sz w:val="24"/>
          <w:szCs w:val="24"/>
        </w:rPr>
      </w:pPr>
    </w:p>
    <w:p w14:paraId="36895EDF" w14:textId="009DD062" w:rsidR="00795B19" w:rsidRDefault="002D1E53" w:rsidP="007F5B20">
      <w:pPr>
        <w:autoSpaceDE w:val="0"/>
        <w:autoSpaceDN w:val="0"/>
        <w:adjustRightInd w:val="0"/>
        <w:snapToGrid w:val="0"/>
        <w:rPr>
          <w:rFonts w:ascii="Times New Roman" w:hAnsi="Times New Roman" w:cs="Times New Roman"/>
          <w:sz w:val="24"/>
          <w:szCs w:val="24"/>
        </w:rPr>
      </w:pPr>
      <w:r>
        <w:rPr>
          <w:rFonts w:ascii="Times New Roman" w:hAnsi="Times New Roman" w:cs="Times New Roman"/>
          <w:sz w:val="24"/>
          <w:szCs w:val="24"/>
        </w:rPr>
        <w:t>3)</w:t>
      </w:r>
      <w:r w:rsidR="00B63086">
        <w:rPr>
          <w:rFonts w:ascii="Times New Roman" w:hAnsi="Times New Roman" w:cs="Times New Roman"/>
          <w:sz w:val="24"/>
          <w:szCs w:val="24"/>
        </w:rPr>
        <w:t xml:space="preserve"> </w:t>
      </w:r>
      <w:r w:rsidR="00795B19" w:rsidRPr="009F2146">
        <w:rPr>
          <w:rFonts w:ascii="Times New Roman" w:hAnsi="Times New Roman" w:cs="Times New Roman"/>
          <w:sz w:val="24"/>
          <w:szCs w:val="24"/>
        </w:rPr>
        <w:t>R</w:t>
      </w:r>
      <w:r w:rsidR="00795B19">
        <w:rPr>
          <w:rFonts w:ascii="Times New Roman" w:hAnsi="Times New Roman" w:cs="Times New Roman"/>
          <w:sz w:val="24"/>
          <w:szCs w:val="24"/>
        </w:rPr>
        <w:t xml:space="preserve">evised </w:t>
      </w:r>
      <w:r w:rsidR="00795B19" w:rsidRPr="009F2146">
        <w:rPr>
          <w:rFonts w:ascii="Times New Roman" w:hAnsi="Times New Roman" w:cs="Times New Roman"/>
          <w:sz w:val="24"/>
          <w:szCs w:val="24"/>
        </w:rPr>
        <w:t>ZDT5</w:t>
      </w:r>
      <w:r w:rsidR="00053DB9">
        <w:rPr>
          <w:rFonts w:ascii="Times New Roman" w:hAnsi="Times New Roman" w:cs="Times New Roman"/>
          <w:sz w:val="24"/>
          <w:szCs w:val="24"/>
        </w:rPr>
        <w:t xml:space="preserve"> (RZDT5)</w:t>
      </w:r>
      <w:r w:rsidR="00795B19" w:rsidRPr="009F2146">
        <w:rPr>
          <w:rFonts w:ascii="Times New Roman" w:hAnsi="Times New Roman" w:cs="Times New Roman"/>
          <w:sz w:val="24"/>
          <w:szCs w:val="24"/>
        </w:rPr>
        <w:t>:</w:t>
      </w:r>
    </w:p>
    <w:p w14:paraId="79828834" w14:textId="497624AA" w:rsidR="00DC6E91" w:rsidRDefault="00000000" w:rsidP="007F5B20">
      <w:pPr>
        <w:autoSpaceDE w:val="0"/>
        <w:autoSpaceDN w:val="0"/>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func>
              <m:funcPr>
                <m:ctrlPr>
                  <w:rPr>
                    <w:rFonts w:ascii="Cambria Math" w:eastAsia="宋体" w:hAnsi="Times New Roman" w:cs="Times New Roman"/>
                    <w:i/>
                    <w:sz w:val="24"/>
                    <w:szCs w:val="24"/>
                  </w:rPr>
                </m:ctrlPr>
              </m:funcPr>
              <m:fName>
                <m:r>
                  <m:rPr>
                    <m:sty m:val="p"/>
                  </m:rPr>
                  <w:rPr>
                    <w:rFonts w:ascii="Cambria Math" w:eastAsia="宋体" w:hAnsi="Times New Roman" w:cs="Times New Roman"/>
                    <w:sz w:val="24"/>
                    <w:szCs w:val="24"/>
                  </w:rPr>
                  <m:t>min</m:t>
                </m:r>
              </m:fName>
              <m:e>
                <m:r>
                  <w:rPr>
                    <w:rFonts w:ascii="Cambria Math" w:hAnsi="Cambria Math" w:cs="Times New Roman"/>
                    <w:sz w:val="24"/>
                    <w:szCs w:val="24"/>
                  </w:rPr>
                  <m:t>L</m:t>
                </m:r>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r>
                  <w:rPr>
                    <w:rFonts w:ascii="Cambria Math" w:hAnsi="Cambria Math" w:cs="Times New Roman"/>
                    <w:sz w:val="24"/>
                    <w:szCs w:val="24"/>
                  </w:rPr>
                  <m:t>=</m:t>
                </m:r>
              </m:e>
            </m:func>
            <m:d>
              <m:dPr>
                <m:begChr m:val="{"/>
                <m:endChr m:val="}"/>
                <m:ctrlPr>
                  <w:rPr>
                    <w:rFonts w:ascii="Cambria Math" w:hAnsi="Cambria Math"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e>
                </m:d>
                <m:r>
                  <w:rPr>
                    <w:rFonts w:ascii="Cambria Math" w:hAnsi="Cambria Math"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e>
                </m:d>
              </m:e>
            </m:d>
          </m:e>
          <m:e>
            <m:r>
              <m:rPr>
                <m:sty m:val="p"/>
              </m:rPr>
              <w:rPr>
                <w:rFonts w:ascii="Cambria Math" w:eastAsia="宋体" w:hAnsi="Times New Roman" w:cs="Times New Roman"/>
                <w:sz w:val="24"/>
                <w:szCs w:val="24"/>
              </w:rPr>
              <m:t xml:space="preserve">s.t.   </m:t>
            </m:r>
            <m:func>
              <m:funcPr>
                <m:ctrlPr>
                  <w:rPr>
                    <w:rFonts w:ascii="Cambria Math" w:eastAsia="Cambria Math" w:hAnsi="Cambria Math" w:cs="Times New Roman"/>
                    <w:i/>
                    <w:sz w:val="24"/>
                    <w:szCs w:val="24"/>
                  </w:rPr>
                </m:ctrlPr>
              </m:funcPr>
              <m:fName>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ctrlPr>
                  <w:rPr>
                    <w:rFonts w:ascii="Cambria Math" w:eastAsia="宋体" w:hAnsi="Times New Roman" w:cs="Times New Roman"/>
                    <w:i/>
                    <w:sz w:val="24"/>
                    <w:szCs w:val="24"/>
                  </w:rPr>
                </m:ctrlPr>
              </m:fName>
              <m:e>
                <m:d>
                  <m:dPr>
                    <m:begChr m:val="["/>
                    <m:endChr m:val="]"/>
                    <m:ctrlPr>
                      <w:rPr>
                        <w:rFonts w:ascii="Cambria Math" w:eastAsia="Cambria Math" w:hAnsi="Cambria Math" w:cs="Times New Roman"/>
                        <w:i/>
                        <w:sz w:val="24"/>
                        <w:szCs w:val="24"/>
                      </w:rPr>
                    </m:ctrlPr>
                  </m:dPr>
                  <m:e>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宋体" w:hAnsi="Cambria Math" w:cs="Times New Roman"/>
                        <w:sz w:val="24"/>
                        <w:szCs w:val="24"/>
                      </w:rPr>
                      <m:t>≤</m:t>
                    </m:r>
                    <m:r>
                      <w:rPr>
                        <w:rFonts w:ascii="Cambria Math" w:eastAsia="宋体" w:hAnsi="Times New Roman" w:cs="Times New Roman"/>
                        <w:sz w:val="24"/>
                        <w:szCs w:val="24"/>
                      </w:rPr>
                      <m:t>0</m:t>
                    </m: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w:ins w:id="33" w:author="Zhen Tan" w:date="2022-09-02T15:43:00Z">
                <w:rPr>
                  <w:rFonts w:ascii="Cambria Math" w:hAnsi="Cambria Math" w:cs="Times New Roman"/>
                  <w:sz w:val="24"/>
                  <w:szCs w:val="24"/>
                </w:rPr>
                <m:t>ϵ</m:t>
              </w:ins>
            </m:r>
            <m:r>
              <m:rPr>
                <m:sty m:val="p"/>
              </m:rPr>
              <w:rPr>
                <w:rFonts w:ascii="Cambria Math" w:hAnsi="Cambria Math" w:cs="Times New Roman"/>
                <w:sz w:val="24"/>
                <w:szCs w:val="24"/>
              </w:rPr>
              <m:t xml:space="preserve">                  </m:t>
            </m:r>
          </m:e>
        </m:eqArr>
      </m:oMath>
      <w:r w:rsidR="00B8286B">
        <w:rPr>
          <w:rFonts w:ascii="Times New Roman" w:hAnsi="Times New Roman" w:cs="Times New Roman" w:hint="eastAsia"/>
          <w:sz w:val="24"/>
          <w:szCs w:val="24"/>
        </w:rPr>
        <w:t xml:space="preserve"> </w:t>
      </w:r>
      <w:r w:rsidR="00B8286B">
        <w:rPr>
          <w:rFonts w:ascii="Times New Roman" w:hAnsi="Times New Roman" w:cs="Times New Roman"/>
          <w:sz w:val="24"/>
          <w:szCs w:val="24"/>
        </w:rPr>
        <w:t xml:space="preserve">      </w:t>
      </w:r>
      <w:r w:rsidR="00C96114">
        <w:rPr>
          <w:rFonts w:ascii="Times New Roman" w:hAnsi="Times New Roman" w:cs="Times New Roman"/>
          <w:sz w:val="24"/>
          <w:szCs w:val="24"/>
        </w:rPr>
        <w:t xml:space="preserve">  </w:t>
      </w:r>
      <w:r w:rsidR="00B8286B">
        <w:rPr>
          <w:rFonts w:ascii="Times New Roman" w:hAnsi="Times New Roman" w:cs="Times New Roman"/>
          <w:sz w:val="24"/>
          <w:szCs w:val="24"/>
        </w:rPr>
        <w:t xml:space="preserve">          (24)</w:t>
      </w:r>
    </w:p>
    <w:p w14:paraId="3B019FFE" w14:textId="3F5F948F" w:rsidR="002A0AEB" w:rsidRPr="009F2146" w:rsidRDefault="002A0AEB" w:rsidP="007F5B20">
      <w:pPr>
        <w:autoSpaceDE w:val="0"/>
        <w:autoSpaceDN w:val="0"/>
        <w:adjustRightInd w:val="0"/>
        <w:snapToGrid w:val="0"/>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here</w:t>
      </w:r>
    </w:p>
    <w:p w14:paraId="005CCC05" w14:textId="27E71E95" w:rsidR="008E227A" w:rsidRPr="009F2146" w:rsidRDefault="00000000" w:rsidP="00FD00DF">
      <w:pPr>
        <w:autoSpaceDE w:val="0"/>
        <w:autoSpaceDN w:val="0"/>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30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5</m:t>
                        </m:r>
                      </m:den>
                    </m:f>
                    <m:r>
                      <w:rPr>
                        <w:rFonts w:ascii="Cambria Math" w:hAnsi="Cambria Math" w:cs="Times New Roman"/>
                        <w:sz w:val="24"/>
                        <w:szCs w:val="24"/>
                      </w:rPr>
                      <m:t>+1</m:t>
                    </m:r>
                  </m:e>
                </m:nary>
              </m:e>
            </m:d>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+1</m:t>
                    </m:r>
                  </m:den>
                </m:f>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eastAsia="Cambria Math" w:hAnsi="Cambria Math" w:cs="Times New Roman"/>
                    <w:sz w:val="24"/>
                    <w:szCs w:val="24"/>
                  </w:rPr>
                  <m:t>30</m:t>
                </m:r>
              </m:den>
            </m:f>
            <m:r>
              <w:rPr>
                <w:rFonts w:ascii="Cambria Math" w:eastAsia="Cambria Math" w:hAnsi="Cambria Math" w:cs="Times New Roman"/>
                <w:sz w:val="24"/>
                <w:szCs w:val="24"/>
              </w:rPr>
              <m:t>-0.5+</m:t>
            </m:r>
            <m:r>
              <w:rPr>
                <w:rFonts w:ascii="Cambria Math" w:hAnsi="Times New Roman" w:cs="Times New Roman"/>
                <w:sz w:val="24"/>
                <w:szCs w:val="24"/>
              </w:rPr>
              <m:t xml:space="preserve">ξ                            </m:t>
            </m:r>
          </m:e>
        </m:eqArr>
      </m:oMath>
      <w:r w:rsidR="00FD00DF">
        <w:rPr>
          <w:rFonts w:ascii="Times New Roman" w:hAnsi="Times New Roman" w:cs="Times New Roman"/>
          <w:sz w:val="24"/>
          <w:szCs w:val="24"/>
        </w:rPr>
        <w:t xml:space="preserve"> </w:t>
      </w:r>
    </w:p>
    <w:p w14:paraId="37E55C5A" w14:textId="375C4E4B" w:rsidR="00E54B9C" w:rsidRPr="005B1CE6" w:rsidDel="00300E99" w:rsidRDefault="003A5A03" w:rsidP="007F5B20">
      <w:pPr>
        <w:autoSpaceDE w:val="0"/>
        <w:autoSpaceDN w:val="0"/>
        <w:adjustRightInd w:val="0"/>
        <w:snapToGrid w:val="0"/>
        <w:rPr>
          <w:del w:id="34" w:author="Zhen Tan" w:date="2022-09-02T16:11:00Z"/>
          <w:rFonts w:ascii="Times New Roman" w:hAnsi="Times New Roman" w:cs="Times New Roman"/>
          <w:sz w:val="24"/>
          <w:szCs w:val="24"/>
        </w:rPr>
      </w:pPr>
      <w:ins w:id="35" w:author="Zhen Tan" w:date="2022-09-02T16:11:00Z">
        <w:r>
          <w:rPr>
            <w:rFonts w:ascii="Times New Roman" w:hAnsi="Times New Roman" w:cs="Times New Roman"/>
            <w:sz w:val="24"/>
            <w:szCs w:val="24"/>
          </w:rPr>
          <w:lastRenderedPageBreak/>
          <w:t xml:space="preserve">For all the three problems, </w:t>
        </w:r>
      </w:ins>
      <w:moveToRangeStart w:id="36" w:author="Zhen Tan" w:date="2022-09-02T16:11:00Z" w:name="move113027487"/>
      <w:moveTo w:id="37" w:author="Zhen Tan" w:date="2022-09-02T16:11:00Z">
        <w:r>
          <w:rPr>
            <w:rFonts w:ascii="Times New Roman" w:hAnsi="Times New Roman" w:cs="Times New Roman"/>
            <w:sz w:val="24"/>
            <w:szCs w:val="24"/>
          </w:rPr>
          <w:t xml:space="preserve">the decision vector </w:t>
        </w:r>
        <m:oMath>
          <m:r>
            <m:rPr>
              <m:sty m:val="b"/>
            </m:rPr>
            <w:rPr>
              <w:rFonts w:ascii="Cambria Math" w:hAnsi="Cambria Math" w:cs="Times New Roman"/>
              <w:sz w:val="24"/>
              <w:szCs w:val="24"/>
            </w:rPr>
            <m:t>x=(</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b"/>
            </m:rPr>
            <w:rPr>
              <w:rFonts w:ascii="Cambria Math" w:hAnsi="Cambria Math" w:cs="Times New Roman"/>
              <w:sz w:val="24"/>
              <w:szCs w:val="24"/>
            </w:rPr>
            <m:t>)∈</m:t>
          </m:r>
          <m:sSup>
            <m:sSupPr>
              <m:ctrlPr>
                <w:rPr>
                  <w:rFonts w:ascii="Cambria Math" w:hAnsi="Cambria Math" w:cs="Times New Roman"/>
                  <w:bCs/>
                  <w:sz w:val="24"/>
                  <w:szCs w:val="24"/>
                </w:rPr>
              </m:ctrlPr>
            </m:sSupPr>
            <m:e>
              <m:r>
                <m:rPr>
                  <m:scr m:val="double-struck"/>
                  <m:sty m:val="p"/>
                </m:rPr>
                <w:rPr>
                  <w:rFonts w:ascii="Cambria Math" w:hAnsi="Cambria Math" w:cs="Times New Roman"/>
                  <w:sz w:val="24"/>
                  <w:szCs w:val="24"/>
                </w:rPr>
                <m:t>Z</m:t>
              </m:r>
            </m:e>
            <m:sup>
              <m:r>
                <w:rPr>
                  <w:rFonts w:ascii="Cambria Math" w:hAnsi="Cambria Math" w:cs="Times New Roman"/>
                  <w:sz w:val="24"/>
                  <w:szCs w:val="24"/>
                </w:rPr>
                <m:t>d</m:t>
              </m:r>
            </m:sup>
          </m:sSup>
        </m:oMath>
        <w:moveToRangeEnd w:id="36"/>
        <w:ins w:id="38" w:author="Zhen Tan" w:date="2022-09-02T16:11:00Z">
          <w:r>
            <w:rPr>
              <w:rFonts w:ascii="Times New Roman" w:hAnsi="Times New Roman" w:cs="Times New Roman"/>
              <w:sz w:val="24"/>
              <w:szCs w:val="24"/>
            </w:rPr>
            <w:t>.</w:t>
          </w:r>
        </w:ins>
      </w:moveTo>
    </w:p>
    <w:p w14:paraId="7E808C0F" w14:textId="627EA511" w:rsidR="007B2E21" w:rsidRDefault="00300E99" w:rsidP="007F5B20">
      <w:pPr>
        <w:autoSpaceDE w:val="0"/>
        <w:autoSpaceDN w:val="0"/>
        <w:adjustRightInd w:val="0"/>
        <w:snapToGrid w:val="0"/>
        <w:rPr>
          <w:rFonts w:ascii="Times New Roman" w:hAnsi="Times New Roman" w:cs="Times New Roman"/>
          <w:sz w:val="24"/>
          <w:szCs w:val="24"/>
        </w:rPr>
      </w:pPr>
      <w:ins w:id="39" w:author="Zhen Tan" w:date="2022-09-02T16:11:00Z">
        <w:r>
          <w:rPr>
            <w:rFonts w:ascii="Times New Roman" w:hAnsi="Times New Roman" w:cs="Times New Roman"/>
            <w:sz w:val="24"/>
            <w:szCs w:val="24"/>
          </w:rPr>
          <w:t xml:space="preserve"> </w:t>
        </w:r>
      </w:ins>
      <w:r w:rsidR="008D7BD1">
        <w:rPr>
          <w:rFonts w:ascii="Times New Roman" w:hAnsi="Times New Roman" w:cs="Times New Roman"/>
          <w:sz w:val="24"/>
          <w:szCs w:val="24"/>
        </w:rPr>
        <w:t xml:space="preserve">For </w:t>
      </w:r>
      <w:r w:rsidR="00663C50" w:rsidRPr="007E2D2E">
        <w:rPr>
          <w:rFonts w:ascii="Times New Roman" w:hAnsi="Times New Roman" w:cs="Times New Roman"/>
          <w:sz w:val="24"/>
          <w:szCs w:val="24"/>
        </w:rPr>
        <w:t>RZDT</w:t>
      </w:r>
      <w:r w:rsidR="008D7BD1">
        <w:rPr>
          <w:rFonts w:ascii="Times New Roman" w:hAnsi="Times New Roman" w:cs="Times New Roman"/>
          <w:sz w:val="24"/>
          <w:szCs w:val="24"/>
        </w:rPr>
        <w:t>1</w:t>
      </w:r>
      <w:r w:rsidR="001535FA">
        <w:rPr>
          <w:rFonts w:ascii="Times New Roman" w:hAnsi="Times New Roman" w:cs="Times New Roman"/>
          <w:sz w:val="24"/>
          <w:szCs w:val="24"/>
        </w:rPr>
        <w:t xml:space="preserve"> and</w:t>
      </w:r>
      <w:r w:rsidR="008D7BD1">
        <w:rPr>
          <w:rFonts w:ascii="Times New Roman" w:hAnsi="Times New Roman" w:cs="Times New Roman"/>
          <w:sz w:val="24"/>
          <w:szCs w:val="24"/>
        </w:rPr>
        <w:t xml:space="preserve"> </w:t>
      </w:r>
      <w:r w:rsidR="0053590F" w:rsidRPr="007E2D2E">
        <w:rPr>
          <w:rFonts w:ascii="Times New Roman" w:hAnsi="Times New Roman" w:cs="Times New Roman"/>
          <w:sz w:val="24"/>
          <w:szCs w:val="24"/>
        </w:rPr>
        <w:t>RZDT</w:t>
      </w:r>
      <w:r w:rsidR="008D7BD1">
        <w:rPr>
          <w:rFonts w:ascii="Times New Roman" w:hAnsi="Times New Roman" w:cs="Times New Roman"/>
          <w:sz w:val="24"/>
          <w:szCs w:val="24"/>
        </w:rPr>
        <w:t>2</w:t>
      </w:r>
      <w:r w:rsidR="0053590F">
        <w:rPr>
          <w:rFonts w:ascii="Times New Roman" w:hAnsi="Times New Roman" w:cs="Times New Roman"/>
          <w:sz w:val="24"/>
          <w:szCs w:val="24"/>
        </w:rPr>
        <w:t xml:space="preserve">, </w:t>
      </w:r>
      <w:moveFromRangeStart w:id="40" w:author="Zhen Tan" w:date="2022-09-02T16:11:00Z" w:name="move113027487"/>
      <w:moveFrom w:id="41" w:author="Zhen Tan" w:date="2022-09-02T16:11:00Z">
        <w:r w:rsidR="008D7BD1" w:rsidDel="003A5A03">
          <w:rPr>
            <w:rFonts w:ascii="Times New Roman" w:hAnsi="Times New Roman" w:cs="Times New Roman"/>
            <w:sz w:val="24"/>
            <w:szCs w:val="24"/>
          </w:rPr>
          <w:t>t</w:t>
        </w:r>
        <w:r w:rsidR="007B2E21" w:rsidDel="003A5A03">
          <w:rPr>
            <w:rFonts w:ascii="Times New Roman" w:hAnsi="Times New Roman" w:cs="Times New Roman"/>
            <w:sz w:val="24"/>
            <w:szCs w:val="24"/>
          </w:rPr>
          <w:t xml:space="preserve">he decision vector </w:t>
        </w:r>
        <m:oMath>
          <m:r>
            <m:rPr>
              <m:sty m:val="b"/>
            </m:rPr>
            <w:rPr>
              <w:rFonts w:ascii="Cambria Math" w:hAnsi="Cambria Math" w:cs="Times New Roman"/>
              <w:sz w:val="24"/>
              <w:szCs w:val="24"/>
            </w:rPr>
            <m:t>x=(</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b"/>
            </m:rPr>
            <w:rPr>
              <w:rFonts w:ascii="Cambria Math" w:hAnsi="Cambria Math" w:cs="Times New Roman"/>
              <w:sz w:val="24"/>
              <w:szCs w:val="24"/>
            </w:rPr>
            <m:t>)∈</m:t>
          </m:r>
          <m:sSup>
            <m:sSupPr>
              <m:ctrlPr>
                <w:rPr>
                  <w:rFonts w:ascii="Cambria Math" w:hAnsi="Cambria Math" w:cs="Times New Roman"/>
                  <w:bCs/>
                  <w:sz w:val="24"/>
                  <w:szCs w:val="24"/>
                </w:rPr>
              </m:ctrlPr>
            </m:sSupPr>
            <m:e>
              <m:r>
                <m:rPr>
                  <m:scr m:val="double-struck"/>
                  <m:sty m:val="p"/>
                </m:rPr>
                <w:rPr>
                  <w:rFonts w:ascii="Cambria Math" w:hAnsi="Cambria Math" w:cs="Times New Roman"/>
                  <w:sz w:val="24"/>
                  <w:szCs w:val="24"/>
                </w:rPr>
                <m:t>Z</m:t>
              </m:r>
            </m:e>
            <m:sup>
              <m:r>
                <w:rPr>
                  <w:rFonts w:ascii="Cambria Math" w:hAnsi="Cambria Math" w:cs="Times New Roman"/>
                  <w:sz w:val="24"/>
                  <w:szCs w:val="24"/>
                </w:rPr>
                <m:t>d</m:t>
              </m:r>
            </m:sup>
          </m:sSup>
          <w:moveFromRangeEnd w:id="40"/>
          <m:r>
            <w:del w:id="42" w:author="Zhen Tan" w:date="2022-09-02T16:11:00Z">
              <m:rPr>
                <m:sty m:val="p"/>
              </m:rPr>
              <w:rPr>
                <w:rFonts w:ascii="Cambria Math" w:hAnsi="Cambria Math" w:cs="Times New Roman"/>
                <w:sz w:val="24"/>
                <w:szCs w:val="24"/>
              </w:rPr>
              <m:t xml:space="preserve">, and </m:t>
            </w:del>
          </m:r>
          <m:sSub>
            <m:sSubPr>
              <m:ctrlPr>
                <w:del w:id="43" w:author="Zhen Tan" w:date="2022-09-02T16:11:00Z">
                  <w:rPr>
                    <w:rFonts w:ascii="Cambria Math" w:hAnsi="Cambria Math" w:cs="Times New Roman"/>
                    <w:i/>
                    <w:sz w:val="24"/>
                    <w:szCs w:val="24"/>
                  </w:rPr>
                </w:del>
              </m:ctrlPr>
            </m:sSubPr>
            <m:e>
              <m:r>
                <w:del w:id="44" w:author="Zhen Tan" w:date="2022-09-02T16:11:00Z">
                  <w:rPr>
                    <w:rFonts w:ascii="Cambria Math" w:hAnsi="Cambria Math" w:cs="Times New Roman"/>
                    <w:sz w:val="24"/>
                    <w:szCs w:val="24"/>
                  </w:rPr>
                  <m:t>x</m:t>
                </w:del>
              </m:r>
            </m:e>
            <m:sub>
              <m:r>
                <w:del w:id="45" w:author="Zhen Tan" w:date="2022-09-02T16:11:00Z">
                  <w:rPr>
                    <w:rFonts w:ascii="Cambria Math" w:hAnsi="Cambria Math" w:cs="Times New Roman"/>
                    <w:sz w:val="24"/>
                    <w:szCs w:val="24"/>
                  </w:rPr>
                  <m:t>t</m:t>
                </w:del>
              </m:r>
            </m:sub>
          </m:sSub>
          <m:r>
            <w:del w:id="46" w:author="Zhen Tan" w:date="2022-09-02T16:11:00Z">
              <w:rPr>
                <w:rFonts w:ascii="Cambria Math" w:hAnsi="Cambria Math" w:cs="Times New Roman"/>
                <w:sz w:val="24"/>
                <w:szCs w:val="24"/>
              </w:rPr>
              <m:t>∈</m:t>
            </w:del>
          </m:r>
          <m:d>
            <m:dPr>
              <m:begChr m:val="["/>
              <m:endChr m:val="]"/>
              <m:ctrlPr>
                <w:del w:id="47" w:author="Zhen Tan" w:date="2022-09-02T16:11:00Z">
                  <w:rPr>
                    <w:rFonts w:ascii="Cambria Math" w:hAnsi="Cambria Math" w:cs="Times New Roman"/>
                    <w:i/>
                    <w:sz w:val="24"/>
                    <w:szCs w:val="24"/>
                  </w:rPr>
                </w:del>
              </m:ctrlPr>
            </m:dPr>
            <m:e>
              <m:r>
                <w:del w:id="48" w:author="Zhen Tan" w:date="2022-09-02T16:11:00Z">
                  <w:rPr>
                    <w:rFonts w:ascii="Cambria Math" w:hAnsi="Cambria Math" w:cs="Times New Roman"/>
                    <w:sz w:val="24"/>
                    <w:szCs w:val="24"/>
                  </w:rPr>
                  <m:t>0,100</m:t>
                </w:del>
              </m:r>
            </m:e>
          </m:d>
          <m:r>
            <w:del w:id="49" w:author="Zhen Tan" w:date="2022-09-02T16:11:00Z">
              <w:rPr>
                <w:rFonts w:ascii="Cambria Math" w:hAnsi="Cambria Math" w:cs="Times New Roman"/>
                <w:sz w:val="24"/>
                <w:szCs w:val="24"/>
              </w:rPr>
              <m:t>, t=1,2,3,</m:t>
            </w:del>
          </m:r>
          <m:r>
            <w:del w:id="50" w:author="Zhen Tan" w:date="2022-09-02T16:11:00Z">
              <m:rPr>
                <m:sty m:val="b"/>
              </m:rPr>
              <w:rPr>
                <w:rFonts w:ascii="Cambria Math" w:hAnsi="Cambria Math" w:cs="Times New Roman"/>
                <w:sz w:val="24"/>
                <w:szCs w:val="24"/>
              </w:rPr>
              <m:t>⋯</m:t>
            </w:del>
          </m:r>
          <m:r>
            <w:del w:id="51" w:author="Zhen Tan" w:date="2022-09-02T16:11:00Z">
              <m:rPr>
                <m:sty m:val="p"/>
              </m:rPr>
              <w:rPr>
                <w:rFonts w:ascii="Cambria Math" w:hAnsi="Cambria Math" w:cs="Times New Roman"/>
                <w:sz w:val="24"/>
                <w:szCs w:val="24"/>
              </w:rPr>
              <m:t>,</m:t>
            </w:del>
          </m:r>
          <m:r>
            <w:del w:id="52" w:author="Zhen Tan" w:date="2022-09-02T16:11:00Z">
              <w:rPr>
                <w:rFonts w:ascii="Cambria Math" w:hAnsi="Cambria Math" w:cs="Times New Roman"/>
                <w:sz w:val="24"/>
                <w:szCs w:val="24"/>
              </w:rPr>
              <m:t>d</m:t>
            </w:del>
          </m:r>
        </m:oMath>
        <w:del w:id="53" w:author="Zhen Tan" w:date="2022-09-02T16:11:00Z">
          <w:r w:rsidR="004A7B75">
            <w:rPr>
              <w:rFonts w:ascii="Times New Roman" w:hAnsi="Times New Roman" w:cs="Times New Roman" w:hint="eastAsia"/>
              <w:sz w:val="24"/>
              <w:szCs w:val="24"/>
            </w:rPr>
            <w:delText>.</w:delText>
          </w:r>
          <w:r w:rsidR="004A7B75">
            <w:rPr>
              <w:rFonts w:ascii="Times New Roman" w:hAnsi="Times New Roman" w:cs="Times New Roman"/>
              <w:sz w:val="24"/>
              <w:szCs w:val="24"/>
            </w:rPr>
            <w:delText xml:space="preserve"> For </w:delText>
          </w:r>
          <w:r w:rsidR="004A7B75" w:rsidRPr="007E2D2E">
            <w:rPr>
              <w:rFonts w:ascii="Times New Roman" w:hAnsi="Times New Roman" w:cs="Times New Roman"/>
              <w:sz w:val="24"/>
              <w:szCs w:val="24"/>
            </w:rPr>
            <w:delText>RZDT</w:delText>
          </w:r>
          <w:r w:rsidR="004A7B75">
            <w:rPr>
              <w:rFonts w:ascii="Times New Roman" w:hAnsi="Times New Roman" w:cs="Times New Roman"/>
              <w:sz w:val="24"/>
              <w:szCs w:val="24"/>
            </w:rPr>
            <w:delText>5</w:delText>
          </w:r>
          <w:r w:rsidR="002B69CC">
            <w:rPr>
              <w:rFonts w:ascii="Times New Roman" w:hAnsi="Times New Roman" w:cs="Times New Roman"/>
              <w:sz w:val="24"/>
              <w:szCs w:val="24"/>
            </w:rPr>
            <w:delText>,</w:delText>
          </w:r>
          <w:r w:rsidR="00780BCE">
            <w:rPr>
              <w:rFonts w:ascii="Times New Roman" w:hAnsi="Times New Roman" w:cs="Times New Roman"/>
              <w:sz w:val="24"/>
              <w:szCs w:val="24"/>
            </w:rPr>
            <w:delText xml:space="preserve"> </w:delText>
          </w:r>
          <w:r w:rsidR="00780BCE" w:rsidDel="00300E99">
            <w:rPr>
              <w:rFonts w:ascii="Times New Roman" w:hAnsi="Times New Roman" w:cs="Times New Roman"/>
              <w:sz w:val="24"/>
              <w:szCs w:val="24"/>
            </w:rPr>
            <w:delText xml:space="preserve">the </w:delText>
          </w:r>
          <w:r w:rsidR="00FA64C5" w:rsidDel="00300E99">
            <w:rPr>
              <w:rFonts w:ascii="Times New Roman" w:hAnsi="Times New Roman" w:cs="Times New Roman"/>
              <w:sz w:val="24"/>
              <w:szCs w:val="24"/>
            </w:rPr>
            <w:delText>low and up bound</w:delText>
          </w:r>
          <w:r w:rsidR="00606601" w:rsidDel="00300E99">
            <w:rPr>
              <w:rFonts w:ascii="Times New Roman" w:hAnsi="Times New Roman" w:cs="Times New Roman"/>
              <w:sz w:val="24"/>
              <w:szCs w:val="24"/>
            </w:rPr>
            <w:delText>a</w:delText>
          </w:r>
          <w:r w:rsidR="00FA64C5" w:rsidDel="00300E99">
            <w:rPr>
              <w:rFonts w:ascii="Times New Roman" w:hAnsi="Times New Roman" w:cs="Times New Roman"/>
              <w:sz w:val="24"/>
              <w:szCs w:val="24"/>
            </w:rPr>
            <w:delText>r</w:delText>
          </w:r>
          <w:r w:rsidR="00ED2C7C" w:rsidDel="00300E99">
            <w:rPr>
              <w:rFonts w:ascii="Times New Roman" w:hAnsi="Times New Roman" w:cs="Times New Roman"/>
              <w:sz w:val="24"/>
              <w:szCs w:val="24"/>
            </w:rPr>
            <w:delText>ies</w:delText>
          </w:r>
          <w:r w:rsidR="00FA64C5" w:rsidDel="00300E99">
            <w:rPr>
              <w:rFonts w:ascii="Times New Roman" w:hAnsi="Times New Roman" w:cs="Times New Roman"/>
              <w:sz w:val="24"/>
              <w:szCs w:val="24"/>
            </w:rPr>
            <w:delText xml:space="preserve"> of </w:delText>
          </w:r>
          <w:r w:rsidR="00121189" w:rsidDel="00300E99">
            <w:rPr>
              <w:rFonts w:ascii="Times New Roman" w:hAnsi="Times New Roman" w:cs="Times New Roman"/>
              <w:sz w:val="24"/>
              <w:szCs w:val="24"/>
            </w:rPr>
            <w:delText>all</w:delText>
          </w:r>
          <w:r w:rsidR="00B504D8" w:rsidDel="00300E99">
            <w:rPr>
              <w:rFonts w:ascii="Times New Roman" w:hAnsi="Times New Roman" w:cs="Times New Roman"/>
              <w:sz w:val="24"/>
              <w:szCs w:val="24"/>
            </w:rPr>
            <w:delText xml:space="preserve"> variable in </w:delText>
          </w:r>
        </w:del>
        <m:oMath>
          <m:r>
            <w:del w:id="54" w:author="Zhen Tan" w:date="2022-09-02T16:11:00Z">
              <m:rPr>
                <m:sty m:val="b"/>
              </m:rPr>
              <w:rPr>
                <w:rFonts w:ascii="Cambria Math" w:hAnsi="Cambria Math" w:cs="Times New Roman"/>
                <w:sz w:val="24"/>
                <w:szCs w:val="24"/>
              </w:rPr>
              <m:t>x</m:t>
            </w:del>
          </m:r>
        </m:oMath>
        <w:del w:id="55" w:author="Zhen Tan" w:date="2022-09-02T16:11:00Z">
          <w:r w:rsidR="004B405B" w:rsidDel="00300E99">
            <w:rPr>
              <w:rFonts w:ascii="Times New Roman" w:hAnsi="Times New Roman" w:cs="Times New Roman"/>
              <w:sz w:val="24"/>
              <w:szCs w:val="24"/>
            </w:rPr>
            <w:delText xml:space="preserve"> </w:delText>
          </w:r>
          <w:r w:rsidR="002A1E19" w:rsidDel="00300E99">
            <w:rPr>
              <w:rFonts w:ascii="Times New Roman" w:hAnsi="Times New Roman" w:cs="Times New Roman"/>
              <w:sz w:val="24"/>
              <w:szCs w:val="24"/>
            </w:rPr>
            <w:delText>are</w:delText>
          </w:r>
          <w:r w:rsidR="005B2A92" w:rsidDel="00300E99">
            <w:rPr>
              <w:rFonts w:ascii="Times New Roman" w:hAnsi="Times New Roman" w:cs="Times New Roman"/>
              <w:sz w:val="24"/>
              <w:szCs w:val="24"/>
            </w:rPr>
            <w:delText xml:space="preserve"> </w:delText>
          </w:r>
          <w:r w:rsidR="00DE1DC8" w:rsidDel="00300E99">
            <w:rPr>
              <w:rFonts w:ascii="Times New Roman" w:hAnsi="Times New Roman" w:cs="Times New Roman"/>
              <w:sz w:val="24"/>
              <w:szCs w:val="24"/>
            </w:rPr>
            <w:delText>expressed</w:delText>
          </w:r>
          <w:r w:rsidR="004C1CCD" w:rsidDel="00300E99">
            <w:rPr>
              <w:rFonts w:ascii="Times New Roman" w:hAnsi="Times New Roman" w:cs="Times New Roman"/>
              <w:sz w:val="24"/>
              <w:szCs w:val="24"/>
            </w:rPr>
            <w:delText xml:space="preserve"> as</w:delText>
          </w:r>
          <w:r w:rsidR="00FD5627" w:rsidDel="00300E99">
            <w:rPr>
              <w:rFonts w:ascii="Times New Roman" w:hAnsi="Times New Roman" w:cs="Times New Roman"/>
              <w:sz w:val="24"/>
              <w:szCs w:val="24"/>
            </w:rPr>
            <w:delText xml:space="preserve"> </w:delText>
          </w:r>
        </w:del>
        <m:oMath>
          <m:sSub>
            <m:sSubPr>
              <m:ctrlPr>
                <w:del w:id="56" w:author="Zhen Tan" w:date="2022-09-02T16:11:00Z">
                  <w:rPr>
                    <w:rFonts w:ascii="Cambria Math" w:hAnsi="Cambria Math" w:cs="Times New Roman"/>
                    <w:i/>
                    <w:sz w:val="24"/>
                    <w:szCs w:val="24"/>
                  </w:rPr>
                </w:del>
              </m:ctrlPr>
            </m:sSubPr>
            <m:e>
              <m:r>
                <w:del w:id="57" w:author="Zhen Tan" w:date="2022-09-02T16:11:00Z">
                  <w:rPr>
                    <w:rFonts w:ascii="Cambria Math" w:hAnsi="Cambria Math" w:cs="Times New Roman"/>
                    <w:sz w:val="24"/>
                    <w:szCs w:val="24"/>
                  </w:rPr>
                  <m:t>x</m:t>
                </w:del>
              </m:r>
            </m:e>
            <m:sub>
              <m:r>
                <w:del w:id="58" w:author="Zhen Tan" w:date="2022-09-02T16:11:00Z">
                  <w:rPr>
                    <w:rFonts w:ascii="Cambria Math" w:hAnsi="Cambria Math" w:cs="Times New Roman"/>
                    <w:sz w:val="24"/>
                    <w:szCs w:val="24"/>
                  </w:rPr>
                  <m:t>1</m:t>
                </w:del>
              </m:r>
            </m:sub>
          </m:sSub>
          <m:r>
            <w:del w:id="59" w:author="Zhen Tan" w:date="2022-09-02T16:11:00Z">
              <w:rPr>
                <w:rFonts w:ascii="Cambria Math" w:hAnsi="Cambria Math" w:cs="Times New Roman"/>
                <w:sz w:val="24"/>
                <w:szCs w:val="24"/>
              </w:rPr>
              <m:t>∈</m:t>
            </w:del>
          </m:r>
          <m:d>
            <m:dPr>
              <m:begChr m:val="["/>
              <m:endChr m:val="]"/>
              <m:ctrlPr>
                <w:del w:id="60" w:author="Zhen Tan" w:date="2022-09-02T16:11:00Z">
                  <w:rPr>
                    <w:rFonts w:ascii="Cambria Math" w:hAnsi="Cambria Math" w:cs="Times New Roman"/>
                    <w:i/>
                    <w:sz w:val="24"/>
                    <w:szCs w:val="24"/>
                  </w:rPr>
                </w:del>
              </m:ctrlPr>
            </m:dPr>
            <m:e>
              <m:r>
                <w:del w:id="61" w:author="Zhen Tan" w:date="2022-09-02T16:11:00Z">
                  <w:rPr>
                    <w:rFonts w:ascii="Cambria Math" w:hAnsi="Cambria Math" w:cs="Times New Roman"/>
                    <w:sz w:val="24"/>
                    <w:szCs w:val="24"/>
                  </w:rPr>
                  <m:t>0,30</m:t>
                </w:del>
              </m:r>
            </m:e>
          </m:d>
        </m:oMath>
        <w:del w:id="62" w:author="Zhen Tan" w:date="2022-09-02T16:11:00Z">
          <w:r w:rsidR="00FD5627">
            <w:rPr>
              <w:rFonts w:ascii="Times New Roman" w:hAnsi="Times New Roman" w:cs="Times New Roman" w:hint="eastAsia"/>
              <w:sz w:val="24"/>
              <w:szCs w:val="24"/>
            </w:rPr>
            <w:delText>,</w:delText>
          </w:r>
        </w:del>
        <w:ins w:id="63" w:author="Zhen Tan" w:date="2022-09-02T16:12:00Z">
          <w:del w:id="64" w:author="Zhen Tan" w:date="2022-09-02T16:11:00Z">
            <w:r>
              <w:rPr>
                <w:rFonts w:ascii="Times New Roman" w:hAnsi="Times New Roman" w:cs="Times New Roman"/>
                <w:sz w:val="24"/>
                <w:szCs w:val="24"/>
              </w:rPr>
              <w:delText xml:space="preserve"> and</w:delText>
            </w:r>
          </w:del>
        </w:ins>
        <w:del w:id="65" w:author="Zhen Tan" w:date="2022-09-02T16:11:00Z">
          <w:r w:rsidR="00FD5627">
            <w:rPr>
              <w:rFonts w:ascii="Times New Roman" w:hAnsi="Times New Roman" w:cs="Times New Roman"/>
              <w:sz w:val="24"/>
              <w:szCs w:val="24"/>
            </w:rPr>
            <w:delText xml:space="preserve"> </w:delText>
          </w:r>
        </w:del>
        <m:oMath>
          <m:sSub>
            <m:sSubPr>
              <m:ctrlPr>
                <w:del w:id="66" w:author="Zhen Tan" w:date="2022-09-02T16:11:00Z">
                  <w:rPr>
                    <w:rFonts w:ascii="Cambria Math" w:hAnsi="Cambria Math" w:cs="Times New Roman"/>
                    <w:i/>
                    <w:sz w:val="24"/>
                    <w:szCs w:val="24"/>
                  </w:rPr>
                </w:del>
              </m:ctrlPr>
            </m:sSubPr>
            <m:e>
              <m:r>
                <w:del w:id="67" w:author="Zhen Tan" w:date="2022-09-02T16:11:00Z">
                  <w:rPr>
                    <w:rFonts w:ascii="Cambria Math" w:hAnsi="Cambria Math" w:cs="Times New Roman"/>
                    <w:sz w:val="24"/>
                    <w:szCs w:val="24"/>
                  </w:rPr>
                  <m:t>x</m:t>
                </w:del>
              </m:r>
            </m:e>
            <m:sub>
              <m:r>
                <w:del w:id="68" w:author="Zhen Tan" w:date="2022-09-02T16:11:00Z">
                  <w:rPr>
                    <w:rFonts w:ascii="Cambria Math" w:hAnsi="Cambria Math" w:cs="Times New Roman"/>
                    <w:sz w:val="24"/>
                    <w:szCs w:val="24"/>
                  </w:rPr>
                  <m:t>t</m:t>
                </w:del>
              </m:r>
            </m:sub>
          </m:sSub>
          <m:r>
            <w:del w:id="69" w:author="Zhen Tan" w:date="2022-09-02T16:11:00Z">
              <w:rPr>
                <w:rFonts w:ascii="Cambria Math" w:hAnsi="Cambria Math" w:cs="Times New Roman"/>
                <w:sz w:val="24"/>
                <w:szCs w:val="24"/>
              </w:rPr>
              <m:t>∈</m:t>
            </w:del>
          </m:r>
          <m:d>
            <m:dPr>
              <m:begChr m:val="["/>
              <m:endChr m:val="]"/>
              <m:ctrlPr>
                <w:del w:id="70" w:author="Zhen Tan" w:date="2022-09-02T16:11:00Z">
                  <w:rPr>
                    <w:rFonts w:ascii="Cambria Math" w:hAnsi="Cambria Math" w:cs="Times New Roman"/>
                    <w:i/>
                    <w:sz w:val="24"/>
                    <w:szCs w:val="24"/>
                  </w:rPr>
                </w:del>
              </m:ctrlPr>
            </m:dPr>
            <m:e>
              <m:r>
                <w:del w:id="71" w:author="Zhen Tan" w:date="2022-09-02T16:11:00Z">
                  <w:rPr>
                    <w:rFonts w:ascii="Cambria Math" w:hAnsi="Cambria Math" w:cs="Times New Roman"/>
                    <w:sz w:val="24"/>
                    <w:szCs w:val="24"/>
                  </w:rPr>
                  <m:t>0,5</m:t>
                </w:del>
              </m:r>
            </m:e>
          </m:d>
          <m:r>
            <w:del w:id="72" w:author="Zhen Tan" w:date="2022-09-02T16:11:00Z">
              <w:rPr>
                <w:rFonts w:ascii="Cambria Math" w:hAnsi="Cambria Math" w:cs="Times New Roman"/>
                <w:sz w:val="24"/>
                <w:szCs w:val="24"/>
              </w:rPr>
              <m:t>, t=2,3,</m:t>
            </w:del>
          </m:r>
          <m:r>
            <w:del w:id="73" w:author="Zhen Tan" w:date="2022-09-02T16:11:00Z">
              <m:rPr>
                <m:sty m:val="b"/>
              </m:rPr>
              <w:rPr>
                <w:rFonts w:ascii="Cambria Math" w:hAnsi="Cambria Math" w:cs="Times New Roman"/>
                <w:sz w:val="24"/>
                <w:szCs w:val="24"/>
              </w:rPr>
              <m:t>⋯</m:t>
            </w:del>
          </m:r>
          <m:r>
            <w:del w:id="74" w:author="Zhen Tan" w:date="2022-09-02T16:11:00Z">
              <m:rPr>
                <m:sty m:val="p"/>
              </m:rPr>
              <w:rPr>
                <w:rFonts w:ascii="Cambria Math" w:hAnsi="Cambria Math" w:cs="Times New Roman"/>
                <w:sz w:val="24"/>
                <w:szCs w:val="24"/>
              </w:rPr>
              <m:t>,</m:t>
            </w:del>
          </m:r>
          <m:r>
            <w:del w:id="75" w:author="Zhen Tan" w:date="2022-09-02T16:11:00Z">
              <w:rPr>
                <w:rFonts w:ascii="Cambria Math" w:hAnsi="Cambria Math" w:cs="Times New Roman"/>
                <w:sz w:val="24"/>
                <w:szCs w:val="24"/>
              </w:rPr>
              <m:t>d</m:t>
            </w:del>
          </m:r>
        </m:oMath>
        <w:del w:id="76" w:author="Zhen Tan" w:date="2022-09-02T16:11:00Z">
          <w:r w:rsidR="007B2E21" w:rsidRPr="009F2146">
            <w:rPr>
              <w:rFonts w:ascii="Times New Roman" w:hAnsi="Times New Roman" w:cs="Times New Roman"/>
              <w:sz w:val="24"/>
              <w:szCs w:val="24"/>
            </w:rPr>
            <w:delText>.</w:delText>
          </w:r>
          <w:r w:rsidR="007B2E21">
            <w:rPr>
              <w:rFonts w:ascii="Times New Roman" w:hAnsi="Times New Roman" w:cs="Times New Roman"/>
              <w:sz w:val="24"/>
              <w:szCs w:val="24"/>
            </w:rPr>
            <w:delText xml:space="preserve"> </w:delText>
          </w:r>
          <w:r w:rsidR="002D4799">
            <w:rPr>
              <w:rFonts w:ascii="Times New Roman" w:hAnsi="Times New Roman" w:cs="Times New Roman"/>
              <w:sz w:val="24"/>
              <w:szCs w:val="24"/>
            </w:rPr>
            <w:delText xml:space="preserve">For all </w:delText>
          </w:r>
          <w:r w:rsidR="001D5AD5">
            <w:rPr>
              <w:rFonts w:ascii="Times New Roman" w:hAnsi="Times New Roman" w:cs="Times New Roman"/>
              <w:sz w:val="24"/>
              <w:szCs w:val="24"/>
            </w:rPr>
            <w:delText>benchmark problems</w:delText>
          </w:r>
          <w:r w:rsidR="00F553DA">
            <w:rPr>
              <w:rFonts w:ascii="Times New Roman" w:hAnsi="Times New Roman" w:cs="Times New Roman"/>
              <w:sz w:val="24"/>
              <w:szCs w:val="24"/>
            </w:rPr>
            <w:delText>, t</w:delText>
          </w:r>
          <w:r w:rsidR="007B2E21">
            <w:rPr>
              <w:rFonts w:ascii="Times New Roman" w:hAnsi="Times New Roman" w:cs="Times New Roman"/>
              <w:sz w:val="24"/>
              <w:szCs w:val="24"/>
            </w:rPr>
            <w:delText>he white noise is</w:delText>
          </w:r>
          <w:r w:rsidR="007B2E21" w:rsidRPr="009F2146">
            <w:rPr>
              <w:rFonts w:ascii="Times New Roman" w:hAnsi="Times New Roman" w:cs="Times New Roman"/>
              <w:sz w:val="24"/>
              <w:szCs w:val="24"/>
            </w:rPr>
            <w:delText xml:space="preserve"> </w:delText>
          </w:r>
        </w:del>
        <m:oMath>
          <m:r>
            <w:del w:id="77" w:author="Zhen Tan" w:date="2022-09-02T16:11:00Z">
              <w:rPr>
                <w:rFonts w:ascii="Cambria Math" w:hAnsi="Times New Roman" w:cs="Times New Roman"/>
                <w:sz w:val="24"/>
                <w:szCs w:val="24"/>
              </w:rPr>
              <m:t>ξ</m:t>
            </w:del>
          </m:r>
          <m:r>
            <w:del w:id="78" w:author="Zhen Tan" w:date="2022-09-02T16:11:00Z">
              <w:rPr>
                <w:rFonts w:ascii="Cambria Math" w:hAnsi="Cambria Math" w:cs="Times New Roman"/>
                <w:sz w:val="24"/>
                <w:szCs w:val="24"/>
              </w:rPr>
              <m:t>~</m:t>
            </w:del>
          </m:r>
          <m:r>
            <w:ins w:id="79" w:author="Zhen Tan" w:date="2022-09-02T15:54:00Z">
              <w:del w:id="80" w:author="Zhen Tan" w:date="2022-09-02T16:11:00Z">
                <m:rPr>
                  <m:scr m:val="script"/>
                </m:rPr>
                <w:rPr>
                  <w:rFonts w:ascii="Cambria Math" w:eastAsia="宋体" w:hAnsi="Cambria Math" w:cs="Times New Roman"/>
                  <w:sz w:val="24"/>
                  <w:szCs w:val="24"/>
                </w:rPr>
                <m:t>N</m:t>
              </w:del>
            </w:ins>
          </m:r>
          <m:r>
            <w:del w:id="81" w:author="Zhen Tan" w:date="2022-09-02T16:11:00Z">
              <w:rPr>
                <w:rFonts w:ascii="Cambria Math" w:hAnsi="Cambria Math" w:cs="Times New Roman"/>
                <w:sz w:val="24"/>
                <w:szCs w:val="24"/>
              </w:rPr>
              <m:t>N(0,0.0</m:t>
            </w:del>
          </m:r>
          <m:r>
            <w:ins w:id="82" w:author="Zhen Tan" w:date="2022-09-02T16:12:00Z">
              <w:del w:id="83" w:author="Zhen Tan" w:date="2022-09-02T16:11:00Z">
                <w:rPr>
                  <w:rFonts w:ascii="Cambria Math" w:hAnsi="Cambria Math" w:cs="Times New Roman"/>
                  <w:sz w:val="24"/>
                  <w:szCs w:val="24"/>
                </w:rPr>
                <m:t>2.</m:t>
              </w:del>
            </w:ins>
          </m:r>
          <m:r>
            <w:del w:id="84" w:author="Zhen Tan" w:date="2022-09-02T16:11:00Z">
              <w:rPr>
                <w:rFonts w:ascii="Cambria Math" w:hAnsi="Cambria Math" w:cs="Times New Roman"/>
                <w:sz w:val="24"/>
                <w:szCs w:val="24"/>
              </w:rPr>
              <m:t>5</m:t>
            </w:del>
          </m:r>
          <m:r>
            <w:ins w:id="85" w:author="Zhen Tan" w:date="2022-09-02T16:13:00Z">
              <w:del w:id="86" w:author="Zhen Tan" w:date="2022-09-02T16:11:00Z">
                <w:rPr>
                  <w:rFonts w:ascii="Cambria Math" w:hAnsi="Cambria Math" w:cs="Times New Roman"/>
                  <w:sz w:val="24"/>
                  <w:szCs w:val="24"/>
                </w:rPr>
                <m:t>×</m:t>
              </w:del>
            </w:ins>
          </m:r>
          <m:sSup>
            <m:sSupPr>
              <m:ctrlPr>
                <w:ins w:id="87" w:author="Zhen Tan" w:date="2022-09-02T16:13:00Z">
                  <w:del w:id="88" w:author="Zhen Tan" w:date="2022-09-02T16:11:00Z">
                    <w:rPr>
                      <w:rFonts w:ascii="Cambria Math" w:hAnsi="Cambria Math" w:cs="Times New Roman"/>
                      <w:i/>
                      <w:sz w:val="24"/>
                      <w:szCs w:val="24"/>
                    </w:rPr>
                  </w:del>
                </w:ins>
              </m:ctrlPr>
            </m:sSupPr>
            <m:e>
              <m:r>
                <w:ins w:id="89" w:author="Zhen Tan" w:date="2022-09-02T16:13:00Z">
                  <w:del w:id="90" w:author="Zhen Tan" w:date="2022-09-02T16:11:00Z">
                    <w:rPr>
                      <w:rFonts w:ascii="Cambria Math" w:hAnsi="Cambria Math" w:cs="Times New Roman"/>
                      <w:sz w:val="24"/>
                      <w:szCs w:val="24"/>
                    </w:rPr>
                    <m:t>10</m:t>
                  </w:del>
                </w:ins>
              </m:r>
            </m:e>
            <m:sup>
              <m:r>
                <w:ins w:id="91" w:author="Zhen Tan" w:date="2022-09-02T16:13:00Z">
                  <w:del w:id="92" w:author="Zhen Tan" w:date="2022-09-02T16:11:00Z">
                    <w:rPr>
                      <w:rFonts w:ascii="Cambria Math" w:hAnsi="Cambria Math" w:cs="Times New Roman"/>
                      <w:sz w:val="24"/>
                      <w:szCs w:val="24"/>
                    </w:rPr>
                    <m:t>-3</m:t>
                  </w:del>
                </w:ins>
              </m:r>
            </m:sup>
          </m:sSup>
          <m:r>
            <w:del w:id="93" w:author="Zhen Tan" w:date="2022-09-02T16:11:00Z">
              <w:rPr>
                <w:rFonts w:ascii="Cambria Math" w:hAnsi="Cambria Math" w:cs="Times New Roman"/>
                <w:sz w:val="24"/>
                <w:szCs w:val="24"/>
              </w:rPr>
              <m:t>)</m:t>
            </w:del>
          </m:r>
        </m:oMath>
        <w:del w:id="94" w:author="Zhen Tan" w:date="2022-09-02T16:11:00Z">
          <w:r w:rsidR="007B2E21">
            <w:rPr>
              <w:rFonts w:ascii="Times New Roman" w:hAnsi="Times New Roman" w:cs="Times New Roman" w:hint="eastAsia"/>
              <w:sz w:val="24"/>
              <w:szCs w:val="24"/>
            </w:rPr>
            <w:delText>,</w:delText>
          </w:r>
          <w:r w:rsidR="007B2E21">
            <w:rPr>
              <w:rFonts w:ascii="Times New Roman" w:hAnsi="Times New Roman" w:cs="Times New Roman"/>
              <w:sz w:val="24"/>
              <w:szCs w:val="24"/>
            </w:rPr>
            <w:delText xml:space="preserve"> and </w:delText>
          </w:r>
        </w:del>
        <m:oMath>
          <m:r>
            <w:ins w:id="95" w:author="Zhen Tan" w:date="2022-09-02T16:13:00Z">
              <w:del w:id="96" w:author="Zhen Tan" w:date="2022-09-02T16:11:00Z">
                <w:rPr>
                  <w:rFonts w:ascii="Cambria Math" w:hAnsi="Cambria Math" w:cs="Times New Roman"/>
                  <w:sz w:val="24"/>
                  <w:szCs w:val="24"/>
                </w:rPr>
                <m:t>ϵ</m:t>
              </w:del>
            </w:ins>
          </m:r>
          <m:r>
            <w:del w:id="97" w:author="Zhen Tan" w:date="2022-09-02T16:11:00Z">
              <w:rPr>
                <w:rFonts w:ascii="Cambria Math" w:hAnsi="Cambria Math" w:cs="Times New Roman"/>
                <w:sz w:val="24"/>
                <w:szCs w:val="24"/>
              </w:rPr>
              <m:t>ε=0.05</m:t>
            </w:del>
          </m:r>
        </m:oMath>
        <w:del w:id="98" w:author="Zhen Tan" w:date="2022-09-02T16:11:00Z">
          <w:r w:rsidR="00CB5A36">
            <w:rPr>
              <w:rFonts w:ascii="Times New Roman" w:hAnsi="Times New Roman" w:cs="Times New Roman"/>
              <w:sz w:val="24"/>
              <w:szCs w:val="24"/>
            </w:rPr>
            <w:delText xml:space="preserve">. </w:delText>
          </w:r>
          <w:r w:rsidR="00CB5A36" w:rsidDel="00300E99">
            <w:rPr>
              <w:rFonts w:ascii="Times New Roman" w:hAnsi="Times New Roman" w:cs="Times New Roman"/>
              <w:sz w:val="24"/>
              <w:szCs w:val="24"/>
            </w:rPr>
            <w:delText>Then,</w:delText>
          </w:r>
        </w:del>
        <w:ins w:id="99" w:author="Zhen Tan" w:date="2022-09-02T16:13:00Z">
          <w:del w:id="100" w:author="Zhen Tan" w:date="2022-09-02T16:11:00Z">
            <w:r>
              <w:rPr>
                <w:rFonts w:ascii="Times New Roman" w:hAnsi="Times New Roman" w:cs="Times New Roman"/>
                <w:sz w:val="24"/>
                <w:szCs w:val="24"/>
              </w:rPr>
              <w:delText>It can be v</w:delText>
            </w:r>
          </w:del>
        </w:ins>
        <w:ins w:id="101" w:author="Zhen Tan" w:date="2022-09-02T16:14:00Z">
          <w:del w:id="102" w:author="Zhen Tan" w:date="2022-09-02T16:11:00Z">
            <w:r>
              <w:rPr>
                <w:rFonts w:ascii="Times New Roman" w:hAnsi="Times New Roman" w:cs="Times New Roman"/>
                <w:sz w:val="24"/>
                <w:szCs w:val="24"/>
              </w:rPr>
              <w:delText>erified that</w:delText>
            </w:r>
          </w:del>
        </w:ins>
        <w:del w:id="103" w:author="Zhen Tan" w:date="2022-09-02T16:11:00Z">
          <w:r w:rsidR="00CB5A36">
            <w:rPr>
              <w:rFonts w:ascii="Times New Roman" w:hAnsi="Times New Roman" w:cs="Times New Roman"/>
              <w:sz w:val="24"/>
              <w:szCs w:val="24"/>
            </w:rPr>
            <w:delText xml:space="preserve"> </w:delText>
          </w:r>
          <w:r w:rsidR="007B2E21">
            <w:rPr>
              <w:rFonts w:ascii="Times New Roman" w:hAnsi="Times New Roman" w:cs="Times New Roman"/>
              <w:sz w:val="24"/>
              <w:szCs w:val="24"/>
            </w:rPr>
            <w:delText>the</w:delText>
          </w:r>
          <w:r w:rsidR="007B2E21" w:rsidRPr="00F111A5">
            <w:rPr>
              <w:rFonts w:ascii="Times New Roman" w:hAnsi="Times New Roman" w:cs="Times New Roman"/>
              <w:sz w:val="24"/>
              <w:szCs w:val="24"/>
            </w:rPr>
            <w:delText xml:space="preserve"> theoretical Pareto optimal solutions </w:delText>
          </w:r>
          <w:r w:rsidR="00CB5A36">
            <w:rPr>
              <w:rFonts w:ascii="Times New Roman" w:hAnsi="Times New Roman" w:cs="Times New Roman"/>
              <w:sz w:val="24"/>
              <w:szCs w:val="24"/>
            </w:rPr>
            <w:delText xml:space="preserve">of </w:delText>
          </w:r>
          <w:r w:rsidR="00CB5A36" w:rsidRPr="007E2D2E">
            <w:rPr>
              <w:rFonts w:ascii="Times New Roman" w:hAnsi="Times New Roman" w:cs="Times New Roman"/>
              <w:sz w:val="24"/>
              <w:szCs w:val="24"/>
            </w:rPr>
            <w:delText>RZDT1</w:delText>
          </w:r>
          <w:r w:rsidR="00CB5A36">
            <w:rPr>
              <w:rFonts w:ascii="Times New Roman" w:hAnsi="Times New Roman" w:cs="Times New Roman"/>
              <w:sz w:val="24"/>
              <w:szCs w:val="24"/>
            </w:rPr>
            <w:delText xml:space="preserve"> and RZDT2 </w:delText>
          </w:r>
          <w:r w:rsidR="007B2E21" w:rsidRPr="00F111A5">
            <w:rPr>
              <w:rFonts w:ascii="Times New Roman" w:hAnsi="Times New Roman" w:cs="Times New Roman"/>
              <w:sz w:val="24"/>
              <w:szCs w:val="24"/>
            </w:rPr>
            <w:delText>are</w:delText>
          </w:r>
        </w:del>
        <w:ins w:id="104" w:author="Zhen Tan" w:date="2022-09-02T16:20:00Z">
          <w:del w:id="105" w:author="Zhen Tan" w:date="2022-09-02T16:11:00Z">
            <w:r w:rsidR="00F84B87">
              <w:rPr>
                <w:rFonts w:ascii="Times New Roman" w:hAnsi="Times New Roman" w:cs="Times New Roman"/>
                <w:sz w:val="24"/>
                <w:szCs w:val="24"/>
              </w:rPr>
              <w:delText xml:space="preserve"> those with</w:delText>
            </w:r>
          </w:del>
        </w:ins>
        <w:del w:id="106" w:author="Zhen Tan" w:date="2022-09-02T16:11:00Z">
          <w:r w:rsidR="00CB5A36">
            <w:rPr>
              <w:rFonts w:ascii="Times New Roman" w:hAnsi="Times New Roman" w:cs="Times New Roman"/>
              <w:sz w:val="24"/>
              <w:szCs w:val="24"/>
            </w:rPr>
            <w:delText xml:space="preserve"> </w:delText>
          </w:r>
        </w:del>
        <m:oMath>
          <m:sSub>
            <m:sSubPr>
              <m:ctrlPr>
                <w:del w:id="107" w:author="Zhen Tan" w:date="2022-09-02T16:11:00Z">
                  <w:rPr>
                    <w:rFonts w:ascii="Cambria Math" w:hAnsi="Cambria Math" w:cs="Times New Roman"/>
                    <w:i/>
                    <w:sz w:val="24"/>
                    <w:szCs w:val="24"/>
                  </w:rPr>
                </w:del>
              </m:ctrlPr>
            </m:sSubPr>
            <m:e>
              <m:r>
                <w:del w:id="108" w:author="Zhen Tan" w:date="2022-09-02T16:11:00Z">
                  <w:rPr>
                    <w:rFonts w:ascii="Cambria Math" w:hAnsi="Cambria Math" w:cs="Times New Roman"/>
                    <w:sz w:val="24"/>
                    <w:szCs w:val="24"/>
                  </w:rPr>
                  <m:t>x</m:t>
                </w:del>
              </m:r>
            </m:e>
            <m:sub>
              <m:r>
                <w:del w:id="109" w:author="Zhen Tan" w:date="2022-09-02T16:11:00Z">
                  <w:rPr>
                    <w:rFonts w:ascii="Cambria Math" w:hAnsi="Cambria Math" w:cs="Times New Roman"/>
                    <w:sz w:val="24"/>
                    <w:szCs w:val="24"/>
                  </w:rPr>
                  <m:t>1</m:t>
                </w:del>
              </m:r>
            </m:sub>
          </m:sSub>
          <m:r>
            <w:del w:id="110" w:author="Zhen Tan" w:date="2022-09-02T16:11:00Z">
              <w:rPr>
                <w:rFonts w:ascii="Cambria Math" w:hAnsi="Cambria Math" w:cs="Times New Roman"/>
                <w:sz w:val="24"/>
                <w:szCs w:val="24"/>
              </w:rPr>
              <m:t>∈</m:t>
            </w:del>
          </m:r>
          <m:d>
            <m:dPr>
              <m:begChr m:val="{"/>
              <m:endChr m:val="}"/>
              <m:ctrlPr>
                <w:del w:id="111" w:author="Zhen Tan" w:date="2022-09-02T16:11:00Z">
                  <w:rPr>
                    <w:rFonts w:ascii="Cambria Math" w:hAnsi="Cambria Math" w:cs="Times New Roman"/>
                    <w:i/>
                    <w:sz w:val="24"/>
                    <w:szCs w:val="24"/>
                  </w:rPr>
                </w:del>
              </m:ctrlPr>
            </m:dPr>
            <m:e>
              <m:r>
                <w:del w:id="112" w:author="Zhen Tan" w:date="2022-09-02T16:11:00Z">
                  <w:rPr>
                    <w:rFonts w:ascii="Cambria Math" w:hAnsi="Cambria Math" w:cs="Times New Roman"/>
                    <w:sz w:val="24"/>
                    <w:szCs w:val="24"/>
                  </w:rPr>
                  <m:t>0,1,⋯,15</m:t>
                </w:del>
              </m:r>
            </m:e>
          </m:d>
          <m:r>
            <w:del w:id="113" w:author="Zhen Tan" w:date="2022-09-02T16:11:00Z">
              <w:rPr>
                <w:rFonts w:ascii="Cambria Math" w:hAnsi="Cambria Math" w:cs="Times New Roman"/>
                <w:sz w:val="24"/>
                <w:szCs w:val="24"/>
              </w:rPr>
              <m:t>∪{85,86,⋯,100}</m:t>
            </w:del>
          </m:r>
        </m:oMath>
        <w:del w:id="114" w:author="Zhen Tan" w:date="2022-09-02T16:11:00Z">
          <w:r w:rsidR="007B2E21" w:rsidRPr="009F2146">
            <w:rPr>
              <w:rFonts w:ascii="Times New Roman" w:hAnsi="Times New Roman" w:cs="Times New Roman"/>
              <w:sz w:val="24"/>
              <w:szCs w:val="24"/>
            </w:rPr>
            <w:delText xml:space="preserve">, and </w:delText>
          </w:r>
        </w:del>
        <m:oMath>
          <m:sSub>
            <m:sSubPr>
              <m:ctrlPr>
                <w:del w:id="115" w:author="Zhen Tan" w:date="2022-09-02T16:11:00Z">
                  <w:rPr>
                    <w:rFonts w:ascii="Cambria Math" w:hAnsi="Cambria Math" w:cs="Times New Roman"/>
                    <w:i/>
                    <w:sz w:val="24"/>
                    <w:szCs w:val="24"/>
                  </w:rPr>
                </w:del>
              </m:ctrlPr>
            </m:sSubPr>
            <m:e>
              <m:r>
                <w:del w:id="116" w:author="Zhen Tan" w:date="2022-09-02T16:11:00Z">
                  <w:rPr>
                    <w:rFonts w:ascii="Cambria Math" w:hAnsi="Cambria Math" w:cs="Times New Roman"/>
                    <w:sz w:val="24"/>
                    <w:szCs w:val="24"/>
                  </w:rPr>
                  <m:t>x</m:t>
                </w:del>
              </m:r>
            </m:e>
            <m:sub>
              <m:r>
                <w:del w:id="117" w:author="Zhen Tan" w:date="2022-09-02T16:11:00Z">
                  <w:rPr>
                    <w:rFonts w:ascii="Cambria Math" w:hAnsi="Cambria Math" w:cs="Times New Roman"/>
                    <w:sz w:val="24"/>
                    <w:szCs w:val="24"/>
                  </w:rPr>
                  <m:t>t</m:t>
                </w:del>
              </m:r>
            </m:sub>
          </m:sSub>
          <m:r>
            <w:del w:id="118" w:author="Zhen Tan" w:date="2022-09-02T16:11:00Z">
              <w:rPr>
                <w:rFonts w:ascii="Cambria Math" w:hAnsi="Cambria Math" w:cs="Times New Roman"/>
                <w:sz w:val="24"/>
                <w:szCs w:val="24"/>
              </w:rPr>
              <m:t>=0,t=2,3,</m:t>
            </w:del>
          </m:r>
          <m:r>
            <w:del w:id="119" w:author="Zhen Tan" w:date="2022-09-02T16:11:00Z">
              <m:rPr>
                <m:sty m:val="b"/>
              </m:rPr>
              <w:rPr>
                <w:rFonts w:ascii="Cambria Math" w:hAnsi="Cambria Math" w:cs="Times New Roman"/>
                <w:sz w:val="24"/>
                <w:szCs w:val="24"/>
              </w:rPr>
              <m:t>⋯</m:t>
            </w:del>
          </m:r>
          <m:r>
            <w:del w:id="120" w:author="Zhen Tan" w:date="2022-09-02T16:11:00Z">
              <m:rPr>
                <m:sty m:val="p"/>
              </m:rPr>
              <w:rPr>
                <w:rFonts w:ascii="Cambria Math" w:hAnsi="Cambria Math" w:cs="Times New Roman"/>
                <w:sz w:val="24"/>
                <w:szCs w:val="24"/>
              </w:rPr>
              <m:t>,</m:t>
            </w:del>
          </m:r>
          <m:r>
            <w:del w:id="121" w:author="Zhen Tan" w:date="2022-09-02T16:11:00Z">
              <w:rPr>
                <w:rFonts w:ascii="Cambria Math" w:hAnsi="Cambria Math" w:cs="Times New Roman"/>
                <w:sz w:val="24"/>
                <w:szCs w:val="24"/>
              </w:rPr>
              <m:t>d</m:t>
            </w:del>
          </m:r>
        </m:oMath>
        <w:del w:id="122" w:author="Zhen Tan" w:date="2022-09-02T16:11:00Z">
          <w:r w:rsidR="00663C50">
            <w:rPr>
              <w:rFonts w:ascii="Times New Roman" w:hAnsi="Times New Roman" w:cs="Times New Roman"/>
              <w:sz w:val="24"/>
              <w:szCs w:val="24"/>
            </w:rPr>
            <w:delText>,</w:delText>
          </w:r>
        </w:del>
        <w:ins w:id="123" w:author="Zhen Tan" w:date="2022-09-02T16:19:00Z">
          <w:del w:id="124" w:author="Zhen Tan" w:date="2022-09-02T16:11:00Z">
            <w:r w:rsidR="00687BBD">
              <w:rPr>
                <w:rFonts w:ascii="Times New Roman" w:hAnsi="Times New Roman" w:cs="Times New Roman"/>
                <w:sz w:val="24"/>
                <w:szCs w:val="24"/>
              </w:rPr>
              <w:delText xml:space="preserve"> while</w:delText>
            </w:r>
          </w:del>
        </w:ins>
        <w:del w:id="125" w:author="Zhen Tan" w:date="2022-09-02T16:11:00Z">
          <w:r w:rsidR="00663C50" w:rsidDel="00687BBD">
            <w:rPr>
              <w:rFonts w:ascii="Times New Roman" w:hAnsi="Times New Roman" w:cs="Times New Roman"/>
              <w:sz w:val="24"/>
              <w:szCs w:val="24"/>
            </w:rPr>
            <w:delText xml:space="preserve"> and</w:delText>
          </w:r>
          <w:r w:rsidR="00663C50">
            <w:rPr>
              <w:rFonts w:ascii="Times New Roman" w:hAnsi="Times New Roman" w:cs="Times New Roman"/>
              <w:sz w:val="24"/>
              <w:szCs w:val="24"/>
            </w:rPr>
            <w:delText xml:space="preserve"> </w:delText>
          </w:r>
        </w:del>
        <w:ins w:id="126" w:author="Zhen Tan" w:date="2022-09-02T16:14:00Z">
          <w:del w:id="127" w:author="Zhen Tan" w:date="2022-09-02T16:11:00Z">
            <w:r>
              <w:rPr>
                <w:rFonts w:ascii="Times New Roman" w:hAnsi="Times New Roman" w:cs="Times New Roman"/>
                <w:sz w:val="24"/>
                <w:szCs w:val="24"/>
              </w:rPr>
              <w:delText>the</w:delText>
            </w:r>
            <w:r w:rsidRPr="00F111A5">
              <w:rPr>
                <w:rFonts w:ascii="Times New Roman" w:hAnsi="Times New Roman" w:cs="Times New Roman"/>
                <w:sz w:val="24"/>
                <w:szCs w:val="24"/>
              </w:rPr>
              <w:delText xml:space="preserve"> theoretical Pareto optimal solutions </w:delText>
            </w:r>
          </w:del>
        </w:ins>
        <w:del w:id="128" w:author="Zhen Tan" w:date="2022-09-02T16:11:00Z">
          <w:r w:rsidR="00663C50" w:rsidDel="00300E99">
            <w:rPr>
              <w:rFonts w:ascii="Times New Roman" w:hAnsi="Times New Roman" w:cs="Times New Roman"/>
              <w:sz w:val="24"/>
              <w:szCs w:val="24"/>
            </w:rPr>
            <w:delText xml:space="preserve">those </w:delText>
          </w:r>
          <w:r w:rsidR="00663C50">
            <w:rPr>
              <w:rFonts w:ascii="Times New Roman" w:hAnsi="Times New Roman" w:cs="Times New Roman"/>
              <w:sz w:val="24"/>
              <w:szCs w:val="24"/>
            </w:rPr>
            <w:delText>of RZDT5 are</w:delText>
          </w:r>
        </w:del>
        <w:ins w:id="129" w:author="Zhen Tan" w:date="2022-09-02T16:20:00Z">
          <w:del w:id="130" w:author="Zhen Tan" w:date="2022-09-02T16:11:00Z">
            <w:r w:rsidR="00F84B87">
              <w:rPr>
                <w:rFonts w:ascii="Times New Roman" w:hAnsi="Times New Roman" w:cs="Times New Roman"/>
                <w:sz w:val="24"/>
                <w:szCs w:val="24"/>
              </w:rPr>
              <w:delText xml:space="preserve"> those with</w:delText>
            </w:r>
          </w:del>
        </w:ins>
        <w:del w:id="131" w:author="Zhen Tan" w:date="2022-09-02T16:11:00Z">
          <w:r w:rsidR="00663C50">
            <w:rPr>
              <w:rFonts w:ascii="Times New Roman" w:hAnsi="Times New Roman" w:cs="Times New Roman"/>
              <w:sz w:val="24"/>
              <w:szCs w:val="24"/>
            </w:rPr>
            <w:delText xml:space="preserve"> </w:delText>
          </w:r>
        </w:del>
        <m:oMath>
          <m:sSub>
            <m:sSubPr>
              <m:ctrlPr>
                <w:del w:id="132" w:author="Zhen Tan" w:date="2022-09-02T16:11:00Z">
                  <w:rPr>
                    <w:rFonts w:ascii="Cambria Math" w:hAnsi="Cambria Math" w:cs="Times New Roman"/>
                    <w:i/>
                    <w:sz w:val="24"/>
                    <w:szCs w:val="24"/>
                  </w:rPr>
                </w:del>
              </m:ctrlPr>
            </m:sSubPr>
            <m:e>
              <m:r>
                <w:del w:id="133" w:author="Zhen Tan" w:date="2022-09-02T16:11:00Z">
                  <w:rPr>
                    <w:rFonts w:ascii="Cambria Math" w:hAnsi="Cambria Math" w:cs="Times New Roman"/>
                    <w:sz w:val="24"/>
                    <w:szCs w:val="24"/>
                  </w:rPr>
                  <m:t>x</m:t>
                </w:del>
              </m:r>
            </m:e>
            <m:sub>
              <m:r>
                <w:del w:id="134" w:author="Zhen Tan" w:date="2022-09-02T16:11:00Z">
                  <w:rPr>
                    <w:rFonts w:ascii="Cambria Math" w:hAnsi="Cambria Math" w:cs="Times New Roman"/>
                    <w:sz w:val="24"/>
                    <w:szCs w:val="24"/>
                  </w:rPr>
                  <m:t>1</m:t>
                </w:del>
              </m:r>
            </m:sub>
          </m:sSub>
          <m:r>
            <w:del w:id="135" w:author="Zhen Tan" w:date="2022-09-02T16:11:00Z">
              <w:rPr>
                <w:rFonts w:ascii="Cambria Math" w:hAnsi="Cambria Math" w:cs="Times New Roman"/>
                <w:sz w:val="24"/>
                <w:szCs w:val="24"/>
              </w:rPr>
              <m:t>∈{0,1,⋯,13}</m:t>
            </w:del>
          </m:r>
        </m:oMath>
        <w:del w:id="136" w:author="Zhen Tan" w:date="2022-09-02T16:11:00Z">
          <w:r w:rsidR="00663C50" w:rsidRPr="009F2146">
            <w:rPr>
              <w:rFonts w:ascii="Times New Roman" w:hAnsi="Times New Roman" w:cs="Times New Roman"/>
              <w:sz w:val="24"/>
              <w:szCs w:val="24"/>
            </w:rPr>
            <w:delText xml:space="preserve">, and </w:delText>
          </w:r>
        </w:del>
        <m:oMath>
          <m:sSub>
            <m:sSubPr>
              <m:ctrlPr>
                <w:del w:id="137" w:author="Zhen Tan" w:date="2022-09-02T16:11:00Z">
                  <w:rPr>
                    <w:rFonts w:ascii="Cambria Math" w:hAnsi="Cambria Math" w:cs="Times New Roman"/>
                    <w:i/>
                    <w:sz w:val="24"/>
                    <w:szCs w:val="24"/>
                  </w:rPr>
                </w:del>
              </m:ctrlPr>
            </m:sSubPr>
            <m:e>
              <m:r>
                <w:del w:id="138" w:author="Zhen Tan" w:date="2022-09-02T16:11:00Z">
                  <w:rPr>
                    <w:rFonts w:ascii="Cambria Math" w:hAnsi="Cambria Math" w:cs="Times New Roman"/>
                    <w:sz w:val="24"/>
                    <w:szCs w:val="24"/>
                  </w:rPr>
                  <m:t>x</m:t>
                </w:del>
              </m:r>
            </m:e>
            <m:sub>
              <m:r>
                <w:del w:id="139" w:author="Zhen Tan" w:date="2022-09-02T16:11:00Z">
                  <w:rPr>
                    <w:rFonts w:ascii="Cambria Math" w:hAnsi="Cambria Math" w:cs="Times New Roman"/>
                    <w:sz w:val="24"/>
                    <w:szCs w:val="24"/>
                  </w:rPr>
                  <m:t>t</m:t>
                </w:del>
              </m:r>
            </m:sub>
          </m:sSub>
          <m:r>
            <w:del w:id="140" w:author="Zhen Tan" w:date="2022-09-02T16:11:00Z">
              <w:rPr>
                <w:rFonts w:ascii="Cambria Math" w:hAnsi="Cambria Math" w:cs="Times New Roman"/>
                <w:sz w:val="24"/>
                <w:szCs w:val="24"/>
              </w:rPr>
              <m:t>=0</m:t>
            </w:del>
          </m:r>
          <m:r>
            <w:del w:id="141" w:author="Zhen Tan" w:date="2022-09-02T16:11:00Z">
              <w:rPr>
                <w:rFonts w:ascii="Cambria Math" w:hAnsi="Cambria Math" w:cs="Times New Roman"/>
                <w:sz w:val="24"/>
                <w:szCs w:val="24"/>
                <w:rPrChange w:id="142" w:author="Zhen Tan" w:date="2022-09-04T12:13:00Z">
                  <w:rPr>
                    <w:rFonts w:ascii="Cambria Math" w:hAnsi="Cambria Math" w:cs="Times New Roman"/>
                    <w:sz w:val="24"/>
                    <w:szCs w:val="24"/>
                    <w:highlight w:val="yellow"/>
                  </w:rPr>
                </w:rPrChange>
              </w:rPr>
              <m:t>,</m:t>
            </w:del>
          </m:r>
          <m:r>
            <w:del w:id="143" w:author="Zhen Tan" w:date="2022-09-02T16:11:00Z">
              <w:rPr>
                <w:rFonts w:ascii="Cambria Math" w:hAnsi="Cambria Math" w:cs="Times New Roman"/>
                <w:sz w:val="24"/>
                <w:szCs w:val="24"/>
              </w:rPr>
              <m:t>t=2,3,</m:t>
            </w:del>
          </m:r>
          <m:r>
            <w:del w:id="144" w:author="Zhen Tan" w:date="2022-09-02T16:11:00Z">
              <m:rPr>
                <m:sty m:val="b"/>
              </m:rPr>
              <w:rPr>
                <w:rFonts w:ascii="Cambria Math" w:hAnsi="Cambria Math" w:cs="Times New Roman"/>
                <w:sz w:val="24"/>
                <w:szCs w:val="24"/>
              </w:rPr>
              <m:t>⋯</m:t>
            </w:del>
          </m:r>
          <m:r>
            <w:del w:id="145" w:author="Zhen Tan" w:date="2022-09-02T16:11:00Z">
              <m:rPr>
                <m:sty m:val="p"/>
              </m:rPr>
              <w:rPr>
                <w:rFonts w:ascii="Cambria Math" w:hAnsi="Cambria Math" w:cs="Times New Roman"/>
                <w:sz w:val="24"/>
                <w:szCs w:val="24"/>
              </w:rPr>
              <m:t>,</m:t>
            </w:del>
          </m:r>
          <m:r>
            <w:del w:id="146" w:author="Zhen Tan" w:date="2022-09-02T16:11:00Z">
              <w:rPr>
                <w:rFonts w:ascii="Cambria Math" w:hAnsi="Cambria Math" w:cs="Times New Roman"/>
                <w:sz w:val="24"/>
                <w:szCs w:val="24"/>
              </w:rPr>
              <m:t>d</m:t>
            </w:del>
          </m:r>
        </m:oMath>
        <w:del w:id="147" w:author="Zhen Tan" w:date="2022-09-02T16:11:00Z">
          <w:r w:rsidR="00663C50" w:rsidRPr="009F2146">
            <w:rPr>
              <w:rFonts w:ascii="Times New Roman" w:hAnsi="Times New Roman" w:cs="Times New Roman"/>
              <w:sz w:val="24"/>
              <w:szCs w:val="24"/>
            </w:rPr>
            <w:delText>.</w:delText>
          </w:r>
          <w:r w:rsidR="00663C50">
            <w:rPr>
              <w:rFonts w:ascii="Times New Roman" w:hAnsi="Times New Roman" w:cs="Times New Roman"/>
              <w:sz w:val="24"/>
              <w:szCs w:val="24"/>
            </w:rPr>
            <w:delText xml:space="preserve"> </w:delText>
          </w:r>
          <w:r w:rsidR="007B2E21">
            <w:rPr>
              <w:rFonts w:ascii="Times New Roman" w:hAnsi="Times New Roman" w:cs="Times New Roman"/>
              <w:sz w:val="24"/>
              <w:szCs w:val="24"/>
            </w:rPr>
            <w:delText xml:space="preserve">Here, the dimension </w:delText>
          </w:r>
          <w:r w:rsidR="007B2E21" w:rsidRPr="000F00F0">
            <w:rPr>
              <w:rFonts w:ascii="Times New Roman" w:hAnsi="Times New Roman" w:cs="Times New Roman"/>
              <w:i/>
              <w:iCs/>
              <w:sz w:val="24"/>
              <w:szCs w:val="24"/>
            </w:rPr>
            <w:delText>d</w:delText>
          </w:r>
          <w:r w:rsidR="007B2E21">
            <w:rPr>
              <w:rFonts w:ascii="Times New Roman" w:hAnsi="Times New Roman" w:cs="Times New Roman"/>
              <w:i/>
              <w:iCs/>
              <w:sz w:val="24"/>
              <w:szCs w:val="24"/>
            </w:rPr>
            <w:delText xml:space="preserve"> </w:delText>
          </w:r>
          <w:r w:rsidR="007B2E21">
            <w:rPr>
              <w:rFonts w:ascii="Times New Roman" w:hAnsi="Times New Roman" w:cs="Times New Roman"/>
              <w:sz w:val="24"/>
              <w:szCs w:val="24"/>
            </w:rPr>
            <w:delText xml:space="preserve">is set as </w:delText>
          </w:r>
          <w:r w:rsidR="007B2E21" w:rsidRPr="003308F7">
            <w:rPr>
              <w:rFonts w:ascii="Times New Roman" w:hAnsi="Times New Roman" w:cs="Times New Roman"/>
              <w:sz w:val="24"/>
              <w:szCs w:val="24"/>
            </w:rPr>
            <w:delText>5</w:delText>
          </w:r>
          <w:r w:rsidR="007B2E21">
            <w:rPr>
              <w:rFonts w:ascii="Times New Roman" w:hAnsi="Times New Roman" w:cs="Times New Roman"/>
              <w:sz w:val="24"/>
              <w:szCs w:val="24"/>
            </w:rPr>
            <w:delText xml:space="preserve">. </w:delText>
          </w:r>
        </w:del>
      </w:moveFrom>
    </w:p>
    <w:p w14:paraId="4A7BA48E" w14:textId="77777777" w:rsidR="00EA52C0" w:rsidRPr="004B51B0" w:rsidRDefault="00EA52C0" w:rsidP="007F5B20">
      <w:pPr>
        <w:tabs>
          <w:tab w:val="center" w:pos="4873"/>
        </w:tabs>
        <w:adjustRightInd w:val="0"/>
        <w:snapToGrid w:val="0"/>
        <w:rPr>
          <w:rFonts w:ascii="Times New Roman" w:hAnsi="Times New Roman" w:cs="Times New Roman"/>
          <w:bCs/>
          <w:color w:val="000000" w:themeColor="text1"/>
          <w:sz w:val="24"/>
          <w:szCs w:val="24"/>
          <w:shd w:val="clear" w:color="auto" w:fill="FFFFFF"/>
        </w:rPr>
      </w:pPr>
    </w:p>
    <w:p w14:paraId="06211898" w14:textId="64BD37C0" w:rsidR="00026FC8" w:rsidRPr="00DF210F" w:rsidDel="005B1CE6" w:rsidRDefault="00964D63" w:rsidP="007F5B20">
      <w:pPr>
        <w:tabs>
          <w:tab w:val="center" w:pos="4873"/>
        </w:tabs>
        <w:adjustRightInd w:val="0"/>
        <w:snapToGrid w:val="0"/>
        <w:rPr>
          <w:del w:id="148" w:author="Zhen Tan" w:date="2022-09-04T16:32:00Z"/>
          <w:rFonts w:ascii="Times New Roman" w:hAnsi="Times New Roman" w:cs="Times New Roman"/>
          <w:sz w:val="24"/>
          <w:szCs w:val="24"/>
        </w:rPr>
      </w:pPr>
      <w:r w:rsidRPr="00C17B68">
        <w:rPr>
          <w:rFonts w:ascii="Times New Roman" w:hAnsi="Times New Roman" w:cs="Times New Roman"/>
          <w:bCs/>
          <w:color w:val="000000" w:themeColor="text1"/>
          <w:sz w:val="24"/>
          <w:szCs w:val="24"/>
          <w:shd w:val="clear" w:color="auto" w:fill="FFFFFF"/>
        </w:rPr>
        <w:t xml:space="preserve">To </w:t>
      </w:r>
      <w:r>
        <w:rPr>
          <w:rFonts w:ascii="Times New Roman" w:hAnsi="Times New Roman" w:cs="Times New Roman"/>
          <w:bCs/>
          <w:color w:val="000000" w:themeColor="text1"/>
          <w:sz w:val="24"/>
          <w:szCs w:val="24"/>
          <w:shd w:val="clear" w:color="auto" w:fill="FFFFFF"/>
        </w:rPr>
        <w:t xml:space="preserve">solve </w:t>
      </w:r>
      <w:r w:rsidR="00FA18F1" w:rsidRPr="007E2D2E">
        <w:rPr>
          <w:rFonts w:ascii="Times New Roman" w:hAnsi="Times New Roman" w:cs="Times New Roman"/>
          <w:sz w:val="24"/>
          <w:szCs w:val="24"/>
        </w:rPr>
        <w:t>RZDT</w:t>
      </w:r>
      <w:r w:rsidR="00FA18F1">
        <w:rPr>
          <w:rFonts w:ascii="Times New Roman" w:hAnsi="Times New Roman" w:cs="Times New Roman"/>
          <w:sz w:val="24"/>
          <w:szCs w:val="24"/>
        </w:rPr>
        <w:t xml:space="preserve">1, </w:t>
      </w:r>
      <w:r w:rsidR="00FA18F1" w:rsidRPr="007E2D2E">
        <w:rPr>
          <w:rFonts w:ascii="Times New Roman" w:hAnsi="Times New Roman" w:cs="Times New Roman"/>
          <w:sz w:val="24"/>
          <w:szCs w:val="24"/>
        </w:rPr>
        <w:t>RZDT</w:t>
      </w:r>
      <w:r w:rsidR="00FA18F1">
        <w:rPr>
          <w:rFonts w:ascii="Times New Roman" w:hAnsi="Times New Roman" w:cs="Times New Roman"/>
          <w:sz w:val="24"/>
          <w:szCs w:val="24"/>
        </w:rPr>
        <w:t xml:space="preserve">2 and </w:t>
      </w:r>
      <w:r w:rsidR="00FA18F1" w:rsidRPr="007E2D2E">
        <w:rPr>
          <w:rFonts w:ascii="Times New Roman" w:hAnsi="Times New Roman" w:cs="Times New Roman"/>
          <w:sz w:val="24"/>
          <w:szCs w:val="24"/>
        </w:rPr>
        <w:t>RZDT</w:t>
      </w:r>
      <w:r w:rsidR="00FA18F1">
        <w:rPr>
          <w:rFonts w:ascii="Times New Roman" w:hAnsi="Times New Roman" w:cs="Times New Roman"/>
          <w:sz w:val="24"/>
          <w:szCs w:val="24"/>
        </w:rPr>
        <w:t>5,</w:t>
      </w:r>
      <w:r>
        <w:rPr>
          <w:rFonts w:ascii="Times New Roman" w:hAnsi="Times New Roman" w:cs="Times New Roman"/>
          <w:bCs/>
          <w:color w:val="000000" w:themeColor="text1"/>
          <w:sz w:val="24"/>
          <w:szCs w:val="24"/>
          <w:shd w:val="clear" w:color="auto" w:fill="FFFFFF"/>
        </w:rPr>
        <w:t xml:space="preserve"> </w:t>
      </w:r>
      <w:r w:rsidR="00FA18F1">
        <w:rPr>
          <w:rFonts w:ascii="Times New Roman" w:hAnsi="Times New Roman" w:cs="Times New Roman"/>
          <w:bCs/>
          <w:color w:val="000000" w:themeColor="text1"/>
          <w:sz w:val="24"/>
          <w:szCs w:val="24"/>
          <w:shd w:val="clear" w:color="auto" w:fill="FFFFFF"/>
        </w:rPr>
        <w:t xml:space="preserve">the </w:t>
      </w:r>
      <w:r w:rsidR="00FA18F1">
        <w:rPr>
          <w:rFonts w:ascii="Times New Roman" w:hAnsi="Times New Roman" w:cs="Times New Roman"/>
          <w:sz w:val="24"/>
          <w:szCs w:val="24"/>
        </w:rPr>
        <w:t xml:space="preserve">critical parameters </w:t>
      </w:r>
      <w:r w:rsidR="00FA18F1">
        <w:rPr>
          <w:rFonts w:ascii="Times New Roman" w:hAnsi="Times New Roman" w:cs="Times New Roman"/>
          <w:bCs/>
          <w:color w:val="000000" w:themeColor="text1"/>
          <w:sz w:val="24"/>
          <w:szCs w:val="24"/>
          <w:shd w:val="clear" w:color="auto" w:fill="FFFFFF"/>
        </w:rPr>
        <w:t xml:space="preserve">of the </w:t>
      </w:r>
      <w:r w:rsidRPr="00E039D7">
        <w:rPr>
          <w:rFonts w:ascii="Times New Roman" w:hAnsi="Times New Roman" w:cs="Times New Roman"/>
          <w:sz w:val="24"/>
          <w:szCs w:val="24"/>
          <w:highlight w:val="magenta"/>
          <w:rPrChange w:id="149" w:author="Zhen Tan" w:date="2022-09-04T11:39:00Z">
            <w:rPr>
              <w:rFonts w:ascii="Times New Roman" w:hAnsi="Times New Roman" w:cs="Times New Roman"/>
              <w:sz w:val="24"/>
              <w:szCs w:val="24"/>
            </w:rPr>
          </w:rPrChange>
        </w:rPr>
        <w:t>GPR-KG</w:t>
      </w:r>
      <w:r>
        <w:rPr>
          <w:rFonts w:ascii="Times New Roman" w:hAnsi="Times New Roman" w:cs="Times New Roman"/>
          <w:sz w:val="24"/>
          <w:szCs w:val="24"/>
        </w:rPr>
        <w:t xml:space="preserve"> </w:t>
      </w:r>
      <w:r w:rsidR="00FA18F1">
        <w:rPr>
          <w:rFonts w:ascii="Times New Roman" w:hAnsi="Times New Roman" w:cs="Times New Roman"/>
          <w:sz w:val="24"/>
          <w:szCs w:val="24"/>
        </w:rPr>
        <w:t xml:space="preserve">algorithm </w:t>
      </w:r>
      <w:r w:rsidR="00DD7164">
        <w:rPr>
          <w:rFonts w:ascii="Times New Roman" w:hAnsi="Times New Roman" w:cs="Times New Roman"/>
          <w:sz w:val="24"/>
          <w:szCs w:val="24"/>
        </w:rPr>
        <w:t>are set</w:t>
      </w:r>
      <w:r w:rsidR="004B2D3B">
        <w:rPr>
          <w:rFonts w:ascii="Times New Roman" w:hAnsi="Times New Roman" w:cs="Times New Roman"/>
          <w:sz w:val="24"/>
          <w:szCs w:val="24"/>
        </w:rPr>
        <w:t xml:space="preserve"> </w:t>
      </w:r>
      <w:r w:rsidR="00795BC1">
        <w:rPr>
          <w:rFonts w:ascii="Times New Roman" w:hAnsi="Times New Roman" w:cs="Times New Roman"/>
          <w:sz w:val="24"/>
          <w:szCs w:val="24"/>
        </w:rPr>
        <w:t>as</w:t>
      </w:r>
      <w:r w:rsidR="00DD7164">
        <w:rPr>
          <w:rFonts w:ascii="Times New Roman" w:hAnsi="Times New Roman" w:cs="Times New Roman"/>
          <w:sz w:val="24"/>
          <w:szCs w:val="24"/>
        </w:rPr>
        <w:t xml:space="preserve">: </w:t>
      </w:r>
      <w:r w:rsidR="003516BC">
        <w:rPr>
          <w:rFonts w:ascii="Times New Roman" w:hAnsi="Times New Roman" w:cs="Times New Roman"/>
          <w:sz w:val="24"/>
          <w:szCs w:val="24"/>
        </w:rPr>
        <w:t>the</w:t>
      </w:r>
      <w:r w:rsidR="004B2D3B">
        <w:rPr>
          <w:rFonts w:ascii="Times New Roman" w:hAnsi="Times New Roman" w:cs="Times New Roman"/>
          <w:sz w:val="24"/>
          <w:szCs w:val="24"/>
        </w:rPr>
        <w:t xml:space="preserve"> </w:t>
      </w:r>
      <w:ins w:id="150" w:author="Zhen Tan" w:date="2022-09-04T11:34:00Z">
        <w:r w:rsidR="008C11D6">
          <w:rPr>
            <w:rFonts w:ascii="Times New Roman" w:hAnsi="Times New Roman" w:cs="Times New Roman" w:hint="eastAsia"/>
            <w:sz w:val="24"/>
            <w:szCs w:val="24"/>
          </w:rPr>
          <w:t>simulation</w:t>
        </w:r>
        <w:r w:rsidR="008C11D6">
          <w:rPr>
            <w:rFonts w:ascii="Times New Roman" w:hAnsi="Times New Roman" w:cs="Times New Roman"/>
            <w:sz w:val="24"/>
            <w:szCs w:val="24"/>
          </w:rPr>
          <w:t xml:space="preserve"> budget </w:t>
        </w:r>
      </w:ins>
      <w:r w:rsidR="00DD7164" w:rsidRPr="00AD19DF">
        <w:rPr>
          <w:rFonts w:ascii="Times New Roman" w:hAnsi="Times New Roman" w:cs="Times New Roman"/>
          <w:i/>
          <w:iCs/>
          <w:sz w:val="24"/>
          <w:szCs w:val="24"/>
        </w:rPr>
        <w:t>N</w:t>
      </w:r>
      <w:ins w:id="151" w:author="Zhen Tan" w:date="2022-09-04T11:34:00Z">
        <w:r w:rsidR="008C11D6">
          <w:rPr>
            <w:rFonts w:ascii="Times New Roman" w:hAnsi="Times New Roman" w:cs="Times New Roman"/>
            <w:i/>
            <w:iCs/>
            <w:sz w:val="24"/>
            <w:szCs w:val="24"/>
          </w:rPr>
          <w:t xml:space="preserve"> </w:t>
        </w:r>
      </w:ins>
      <w:r w:rsidR="00DD7164">
        <w:rPr>
          <w:rFonts w:ascii="Times New Roman" w:hAnsi="Times New Roman" w:cs="Times New Roman"/>
          <w:sz w:val="24"/>
          <w:szCs w:val="24"/>
        </w:rPr>
        <w:t>=</w:t>
      </w:r>
      <w:ins w:id="152" w:author="Zhen Tan" w:date="2022-09-04T11:34:00Z">
        <w:r w:rsidR="008C11D6">
          <w:rPr>
            <w:rFonts w:ascii="Times New Roman" w:hAnsi="Times New Roman" w:cs="Times New Roman"/>
            <w:sz w:val="24"/>
            <w:szCs w:val="24"/>
          </w:rPr>
          <w:t xml:space="preserve"> </w:t>
        </w:r>
      </w:ins>
      <w:r w:rsidR="00DD7164">
        <w:rPr>
          <w:rFonts w:ascii="Times New Roman" w:hAnsi="Times New Roman" w:cs="Times New Roman"/>
          <w:sz w:val="24"/>
          <w:szCs w:val="24"/>
        </w:rPr>
        <w:t>100,</w:t>
      </w:r>
      <w:r w:rsidR="004B2D3B">
        <w:rPr>
          <w:rFonts w:ascii="Times New Roman" w:hAnsi="Times New Roman" w:cs="Times New Roman"/>
          <w:sz w:val="24"/>
          <w:szCs w:val="24"/>
        </w:rPr>
        <w:t xml:space="preserve"> the</w:t>
      </w:r>
      <w:r w:rsidR="00586410">
        <w:rPr>
          <w:rFonts w:ascii="Times New Roman" w:hAnsi="Times New Roman" w:cs="Times New Roman"/>
          <w:sz w:val="24"/>
          <w:szCs w:val="24"/>
        </w:rPr>
        <w:t xml:space="preserve"> number of </w:t>
      </w:r>
      <w:r w:rsidR="008851C3">
        <w:rPr>
          <w:rFonts w:ascii="Times New Roman" w:hAnsi="Times New Roman" w:cs="Times New Roman"/>
          <w:sz w:val="24"/>
          <w:szCs w:val="24"/>
        </w:rPr>
        <w:t>pre-samples</w:t>
      </w:r>
      <w:r w:rsidR="00DD716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=11</m:t>
        </m:r>
      </m:oMath>
      <w:r w:rsidR="00A37E7F">
        <w:rPr>
          <w:rFonts w:ascii="Times New Roman" w:hAnsi="Times New Roman" w:cs="Times New Roman" w:hint="eastAsia"/>
          <w:sz w:val="24"/>
          <w:szCs w:val="24"/>
        </w:rPr>
        <w:t>,</w:t>
      </w:r>
      <w:r w:rsidR="00557305">
        <w:rPr>
          <w:rFonts w:ascii="Times New Roman" w:hAnsi="Times New Roman" w:cs="Times New Roman"/>
          <w:sz w:val="24"/>
          <w:szCs w:val="24"/>
        </w:rPr>
        <w:t xml:space="preserve"> the </w:t>
      </w:r>
      <w:r w:rsidR="005574A7" w:rsidRPr="005574A7">
        <w:rPr>
          <w:rFonts w:ascii="Times New Roman" w:hAnsi="Times New Roman" w:cs="Times New Roman"/>
          <w:sz w:val="24"/>
          <w:szCs w:val="24"/>
        </w:rPr>
        <w:t>weight for the initial variance estimate</w:t>
      </w:r>
      <w:r w:rsidR="00A37E7F">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=0.5</m:t>
        </m:r>
      </m:oMath>
      <w:r w:rsidR="00D547D9">
        <w:rPr>
          <w:rFonts w:ascii="Times New Roman" w:hAnsi="Times New Roman" w:cs="Times New Roman" w:hint="eastAsia"/>
          <w:sz w:val="24"/>
          <w:szCs w:val="24"/>
        </w:rPr>
        <w:t>,</w:t>
      </w:r>
      <w:r w:rsidR="00D547D9">
        <w:rPr>
          <w:rFonts w:ascii="Times New Roman" w:hAnsi="Times New Roman" w:cs="Times New Roman"/>
          <w:sz w:val="24"/>
          <w:szCs w:val="24"/>
        </w:rPr>
        <w:t xml:space="preserve"> </w:t>
      </w:r>
      <w:r w:rsidR="00581032">
        <w:rPr>
          <w:rFonts w:ascii="Times New Roman" w:hAnsi="Times New Roman" w:cs="Times New Roman"/>
          <w:sz w:val="24"/>
          <w:szCs w:val="24"/>
        </w:rPr>
        <w:t xml:space="preserve">the </w:t>
      </w:r>
      <w:r w:rsidR="007231F0" w:rsidRPr="007231F0">
        <w:rPr>
          <w:rFonts w:ascii="Times New Roman" w:hAnsi="Times New Roman" w:cs="Times New Roman"/>
          <w:sz w:val="24"/>
          <w:szCs w:val="24"/>
        </w:rPr>
        <w:t>number of random candidate samples</w:t>
      </w:r>
      <w:r w:rsidR="007231F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sidR="00A14191">
        <w:rPr>
          <w:rFonts w:ascii="Times New Roman" w:hAnsi="Times New Roman" w:cs="Times New Roman" w:hint="eastAsia"/>
          <w:sz w:val="24"/>
          <w:szCs w:val="24"/>
        </w:rPr>
        <w:t>,</w:t>
      </w:r>
      <w:r w:rsidR="00A14191">
        <w:rPr>
          <w:rFonts w:ascii="Times New Roman" w:hAnsi="Times New Roman" w:cs="Times New Roman"/>
          <w:sz w:val="24"/>
          <w:szCs w:val="24"/>
        </w:rPr>
        <w:t xml:space="preserve"> </w:t>
      </w:r>
      <w:r w:rsidR="00FA18F1">
        <w:rPr>
          <w:rFonts w:ascii="Times New Roman" w:hAnsi="Times New Roman" w:cs="Times New Roman"/>
          <w:sz w:val="24"/>
          <w:szCs w:val="24"/>
        </w:rPr>
        <w:t xml:space="preserve">and </w:t>
      </w:r>
      <w:r w:rsidR="00E646E7" w:rsidRPr="00CE7EB2">
        <w:rPr>
          <w:rFonts w:ascii="Times New Roman" w:hAnsi="Times New Roman" w:cs="Times New Roman"/>
          <w:sz w:val="24"/>
          <w:szCs w:val="24"/>
        </w:rPr>
        <w:t xml:space="preserve">the number of </w:t>
      </w:r>
      <w:r w:rsidR="001A29FD" w:rsidRPr="00CE7EB2">
        <w:rPr>
          <w:rFonts w:ascii="Times New Roman" w:hAnsi="Times New Roman" w:cs="Times New Roman"/>
          <w:sz w:val="24"/>
          <w:szCs w:val="24"/>
        </w:rPr>
        <w:t xml:space="preserve">candidate samples </w:t>
      </w:r>
      <w:r w:rsidR="006F1652" w:rsidRPr="00CE7EB2">
        <w:rPr>
          <w:rFonts w:ascii="Times New Roman" w:hAnsi="Times New Roman" w:cs="Times New Roman" w:hint="eastAsia"/>
          <w:sz w:val="24"/>
          <w:szCs w:val="24"/>
        </w:rPr>
        <w:t>gene</w:t>
      </w:r>
      <w:r w:rsidR="006F1652" w:rsidRPr="00CE7EB2">
        <w:rPr>
          <w:rFonts w:ascii="Times New Roman" w:hAnsi="Times New Roman" w:cs="Times New Roman"/>
          <w:sz w:val="24"/>
          <w:szCs w:val="24"/>
        </w:rPr>
        <w:t xml:space="preserve">rated by </w:t>
      </w:r>
      <w:r w:rsidR="008A352F" w:rsidRPr="00CE00C4">
        <w:rPr>
          <w:rFonts w:ascii="Times New Roman" w:hAnsi="Times New Roman" w:cs="Times New Roman"/>
          <w:sz w:val="24"/>
          <w:szCs w:val="24"/>
        </w:rPr>
        <w:t xml:space="preserve">solving the </w:t>
      </w:r>
      <w:r w:rsidR="00AF1832">
        <w:rPr>
          <w:rFonts w:ascii="Times New Roman" w:hAnsi="Times New Roman" w:cs="Times New Roman"/>
          <w:sz w:val="24"/>
          <w:szCs w:val="24"/>
        </w:rPr>
        <w:t xml:space="preserve">current </w:t>
      </w:r>
      <w:r w:rsidR="004803DC" w:rsidRPr="00CE00C4">
        <w:rPr>
          <w:rFonts w:ascii="Times New Roman" w:hAnsi="Times New Roman" w:cs="Times New Roman"/>
          <w:sz w:val="24"/>
          <w:szCs w:val="24"/>
        </w:rPr>
        <w:t xml:space="preserve">posterior </w:t>
      </w:r>
      <w:r w:rsidR="00CE7EB2" w:rsidRPr="00CE00C4">
        <w:rPr>
          <w:rFonts w:ascii="Times New Roman" w:hAnsi="Times New Roman" w:cs="Times New Roman"/>
          <w:sz w:val="24"/>
          <w:szCs w:val="24"/>
        </w:rPr>
        <w:t>parametric belief model</w:t>
      </w:r>
      <w:r w:rsidR="003B0B9F">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sidR="00F77BBA">
        <w:rPr>
          <w:rFonts w:ascii="Times New Roman" w:hAnsi="Times New Roman" w:cs="Times New Roman" w:hint="eastAsia"/>
          <w:sz w:val="24"/>
          <w:szCs w:val="24"/>
        </w:rPr>
        <w:t>.</w:t>
      </w:r>
      <w:r w:rsidR="00794C62">
        <w:rPr>
          <w:rFonts w:ascii="Times New Roman" w:hAnsi="Times New Roman" w:cs="Times New Roman"/>
          <w:sz w:val="24"/>
          <w:szCs w:val="24"/>
        </w:rPr>
        <w:t xml:space="preserve"> </w:t>
      </w:r>
      <w:r w:rsidR="00D05C97">
        <w:rPr>
          <w:rFonts w:ascii="Times New Roman" w:hAnsi="Times New Roman" w:cs="Times New Roman"/>
          <w:sz w:val="24"/>
          <w:szCs w:val="24"/>
        </w:rPr>
        <w:t>M</w:t>
      </w:r>
      <w:r w:rsidR="003B7CAA">
        <w:rPr>
          <w:rFonts w:ascii="Times New Roman" w:hAnsi="Times New Roman" w:cs="Times New Roman"/>
          <w:sz w:val="24"/>
          <w:szCs w:val="24"/>
        </w:rPr>
        <w:t xml:space="preserve">oreover, </w:t>
      </w:r>
      <w:r w:rsidR="003B7CAA">
        <w:rPr>
          <w:rFonts w:ascii="Times New Roman" w:hAnsi="Times New Roman" w:cs="Times New Roman"/>
          <w:bCs/>
          <w:sz w:val="24"/>
          <w:szCs w:val="24"/>
        </w:rPr>
        <w:t xml:space="preserve">three priori </w:t>
      </w:r>
      <w:r w:rsidR="003B7CAA" w:rsidRPr="00CE2D8D">
        <w:rPr>
          <w:rFonts w:ascii="Times New Roman" w:hAnsi="Times New Roman" w:cs="Times New Roman"/>
          <w:sz w:val="24"/>
          <w:szCs w:val="28"/>
        </w:rPr>
        <w:t>parametric belief m</w:t>
      </w:r>
      <w:r w:rsidR="003B7CAA">
        <w:rPr>
          <w:rFonts w:ascii="Times New Roman" w:hAnsi="Times New Roman" w:cs="Times New Roman"/>
          <w:sz w:val="24"/>
          <w:szCs w:val="28"/>
        </w:rPr>
        <w:t>odels a</w:t>
      </w:r>
      <w:r w:rsidR="002709B8">
        <w:rPr>
          <w:rFonts w:ascii="Times New Roman" w:hAnsi="Times New Roman" w:cs="Times New Roman"/>
          <w:sz w:val="24"/>
          <w:szCs w:val="28"/>
        </w:rPr>
        <w:t xml:space="preserve">re </w:t>
      </w:r>
      <w:r w:rsidR="003B7CAA">
        <w:rPr>
          <w:rFonts w:ascii="Times New Roman" w:hAnsi="Times New Roman" w:cs="Times New Roman"/>
          <w:sz w:val="24"/>
          <w:szCs w:val="28"/>
        </w:rPr>
        <w:t>buil</w:t>
      </w:r>
      <w:r w:rsidR="002709B8">
        <w:rPr>
          <w:rFonts w:ascii="Times New Roman" w:hAnsi="Times New Roman" w:cs="Times New Roman"/>
          <w:sz w:val="24"/>
          <w:szCs w:val="28"/>
        </w:rPr>
        <w:t xml:space="preserve">t </w:t>
      </w:r>
      <w:r w:rsidR="00396AE6">
        <w:rPr>
          <w:rFonts w:ascii="Times New Roman" w:hAnsi="Times New Roman" w:cs="Times New Roman"/>
          <w:sz w:val="24"/>
          <w:szCs w:val="24"/>
        </w:rPr>
        <w:t>t</w:t>
      </w:r>
      <w:r w:rsidR="00F54F33">
        <w:rPr>
          <w:rFonts w:ascii="Times New Roman" w:hAnsi="Times New Roman" w:cs="Times New Roman"/>
          <w:sz w:val="24"/>
          <w:szCs w:val="24"/>
        </w:rPr>
        <w:t xml:space="preserve">o </w:t>
      </w:r>
      <w:r w:rsidR="00BA7D2A">
        <w:rPr>
          <w:rFonts w:ascii="Times New Roman" w:hAnsi="Times New Roman" w:cs="Times New Roman"/>
          <w:sz w:val="24"/>
          <w:szCs w:val="24"/>
        </w:rPr>
        <w:t xml:space="preserve">estimate </w:t>
      </w:r>
      <w:r w:rsidR="00BA7D2A">
        <w:rPr>
          <w:rFonts w:ascii="Times New Roman" w:hAnsi="Times New Roman" w:cs="Times New Roman" w:hint="eastAsia"/>
          <w:bCs/>
          <w:sz w:val="24"/>
          <w:szCs w:val="24"/>
        </w:rPr>
        <w:t>the</w:t>
      </w:r>
      <w:r w:rsidR="00BA7D2A">
        <w:rPr>
          <w:rFonts w:ascii="Times New Roman" w:hAnsi="Times New Roman" w:cs="Times New Roman"/>
          <w:bCs/>
          <w:sz w:val="24"/>
          <w:szCs w:val="24"/>
        </w:rPr>
        <w:t xml:space="preserve"> underlying mean </w:t>
      </w:r>
      <w:r w:rsidR="00D05C97">
        <w:rPr>
          <w:rFonts w:ascii="Times New Roman" w:hAnsi="Times New Roman" w:cs="Times New Roman"/>
          <w:bCs/>
          <w:sz w:val="24"/>
          <w:szCs w:val="24"/>
        </w:rPr>
        <w:t xml:space="preserve">values </w:t>
      </w:r>
      <w:r w:rsidR="00BA7D2A">
        <w:rPr>
          <w:rFonts w:ascii="Times New Roman" w:hAnsi="Times New Roman" w:cs="Times New Roman"/>
          <w:bCs/>
          <w:sz w:val="24"/>
          <w:szCs w:val="24"/>
        </w:rPr>
        <w:t xml:space="preserve">of </w:t>
      </w:r>
      <w:r w:rsidR="00D05C97">
        <w:rPr>
          <w:rFonts w:ascii="Times New Roman" w:hAnsi="Times New Roman" w:cs="Times New Roman"/>
          <w:bCs/>
          <w:sz w:val="24"/>
          <w:szCs w:val="24"/>
        </w:rPr>
        <w:t>bi</w:t>
      </w:r>
      <w:r w:rsidR="00027C00">
        <w:rPr>
          <w:rFonts w:ascii="Times New Roman" w:hAnsi="Times New Roman" w:cs="Times New Roman"/>
          <w:bCs/>
          <w:sz w:val="24"/>
          <w:szCs w:val="24"/>
        </w:rPr>
        <w:t>objective</w:t>
      </w:r>
      <w:r w:rsidR="00633611">
        <w:rPr>
          <w:rFonts w:ascii="Times New Roman" w:hAnsi="Times New Roman" w:cs="Times New Roman"/>
          <w:bCs/>
          <w:sz w:val="24"/>
          <w:szCs w:val="24"/>
        </w:rPr>
        <w:t>s</w:t>
      </w:r>
      <w:r w:rsidR="00027C00">
        <w:rPr>
          <w:rFonts w:ascii="Times New Roman" w:hAnsi="Times New Roman" w:cs="Times New Roman"/>
          <w:bCs/>
          <w:sz w:val="24"/>
          <w:szCs w:val="24"/>
        </w:rPr>
        <w:t xml:space="preserve"> and </w:t>
      </w:r>
      <w:commentRangeStart w:id="153"/>
      <w:commentRangeStart w:id="154"/>
      <w:commentRangeStart w:id="155"/>
      <w:r w:rsidR="00253A30" w:rsidRPr="005B1CE6">
        <w:rPr>
          <w:rFonts w:ascii="Times New Roman" w:hAnsi="Times New Roman" w:cs="Times New Roman"/>
          <w:bCs/>
          <w:sz w:val="24"/>
          <w:szCs w:val="24"/>
        </w:rPr>
        <w:t xml:space="preserve">the </w:t>
      </w:r>
      <w:r w:rsidR="00027C00" w:rsidRPr="00D06BFA">
        <w:rPr>
          <w:rFonts w:ascii="Times New Roman" w:hAnsi="Times New Roman" w:cs="Times New Roman"/>
          <w:bCs/>
          <w:sz w:val="24"/>
          <w:szCs w:val="24"/>
          <w:rPrChange w:id="156" w:author="Zhen Tan" w:date="2022-09-04T12:13:00Z">
            <w:rPr>
              <w:rFonts w:ascii="Times New Roman" w:hAnsi="Times New Roman" w:cs="Times New Roman"/>
              <w:bCs/>
              <w:sz w:val="24"/>
              <w:szCs w:val="24"/>
              <w:highlight w:val="yellow"/>
            </w:rPr>
          </w:rPrChange>
        </w:rPr>
        <w:t>constraint</w:t>
      </w:r>
      <w:commentRangeEnd w:id="153"/>
      <w:r w:rsidR="00D05C97" w:rsidRPr="005B1CE6">
        <w:rPr>
          <w:rStyle w:val="afd"/>
        </w:rPr>
        <w:commentReference w:id="153"/>
      </w:r>
      <w:commentRangeEnd w:id="154"/>
      <w:r w:rsidR="00536706" w:rsidRPr="005B1CE6">
        <w:rPr>
          <w:rStyle w:val="afd"/>
        </w:rPr>
        <w:commentReference w:id="154"/>
      </w:r>
      <w:commentRangeEnd w:id="155"/>
      <w:r w:rsidR="00E039D7" w:rsidRPr="005B1CE6">
        <w:rPr>
          <w:rStyle w:val="afd"/>
        </w:rPr>
        <w:commentReference w:id="155"/>
      </w:r>
      <w:r w:rsidR="00E41647" w:rsidRPr="005B1CE6">
        <w:rPr>
          <w:rFonts w:ascii="Times New Roman" w:hAnsi="Times New Roman" w:cs="Times New Roman"/>
          <w:bCs/>
          <w:sz w:val="24"/>
          <w:szCs w:val="24"/>
        </w:rPr>
        <w:t xml:space="preserve"> </w:t>
      </w:r>
      <w:ins w:id="157" w:author="Zhen Tan" w:date="2022-09-04T11:40:00Z">
        <w:r w:rsidR="00E039D7" w:rsidRPr="005B1CE6">
          <w:rPr>
            <w:rFonts w:ascii="Times New Roman" w:hAnsi="Times New Roman" w:cs="Times New Roman"/>
            <w:bCs/>
            <w:sz w:val="24"/>
            <w:szCs w:val="24"/>
          </w:rPr>
          <w:t>function</w:t>
        </w:r>
        <w:r w:rsidR="00E039D7">
          <w:rPr>
            <w:rFonts w:ascii="Times New Roman" w:hAnsi="Times New Roman" w:cs="Times New Roman"/>
            <w:bCs/>
            <w:sz w:val="24"/>
            <w:szCs w:val="24"/>
          </w:rPr>
          <w:t xml:space="preserve"> </w:t>
        </w:r>
      </w:ins>
      <w:r w:rsidR="00E41647">
        <w:rPr>
          <w:rFonts w:ascii="Times New Roman" w:hAnsi="Times New Roman" w:cs="Times New Roman"/>
          <w:bCs/>
          <w:sz w:val="24"/>
          <w:szCs w:val="24"/>
        </w:rPr>
        <w:t xml:space="preserve">of </w:t>
      </w:r>
      <w:r w:rsidR="00BA7D2A">
        <w:rPr>
          <w:rFonts w:ascii="Times New Roman" w:hAnsi="Times New Roman" w:cs="Times New Roman"/>
          <w:bCs/>
          <w:sz w:val="24"/>
          <w:szCs w:val="24"/>
        </w:rPr>
        <w:t xml:space="preserve">any </w:t>
      </w:r>
      <w:r w:rsidR="00D05C97">
        <w:rPr>
          <w:rFonts w:ascii="Times New Roman" w:hAnsi="Times New Roman" w:cs="Times New Roman"/>
          <w:bCs/>
          <w:sz w:val="24"/>
          <w:szCs w:val="24"/>
        </w:rPr>
        <w:t>decision</w:t>
      </w:r>
      <w:r w:rsidR="00BA7D2A">
        <w:rPr>
          <w:rFonts w:ascii="Times New Roman" w:hAnsi="Times New Roman" w:cs="Times New Roman"/>
          <w:bCs/>
          <w:sz w:val="24"/>
          <w:szCs w:val="24"/>
        </w:rPr>
        <w:t xml:space="preserve"> </w:t>
      </w:r>
      <w:r w:rsidR="00BA7D2A">
        <w:rPr>
          <w:rFonts w:ascii="Times New Roman" w:hAnsi="Times New Roman" w:cs="Times New Roman"/>
          <w:b/>
          <w:sz w:val="24"/>
          <w:szCs w:val="24"/>
        </w:rPr>
        <w:t>x</w:t>
      </w:r>
      <w:del w:id="158" w:author="Zhen Tan" w:date="2022-09-04T16:38:00Z">
        <w:r w:rsidR="00396AE6" w:rsidDel="006E2C04">
          <w:rPr>
            <w:rFonts w:ascii="Times New Roman" w:hAnsi="Times New Roman" w:cs="Times New Roman"/>
            <w:bCs/>
            <w:sz w:val="24"/>
            <w:szCs w:val="24"/>
          </w:rPr>
          <w:delText xml:space="preserve"> </w:delText>
        </w:r>
        <w:r w:rsidR="00396AE6" w:rsidDel="006E2C04">
          <w:rPr>
            <w:rFonts w:ascii="Times New Roman" w:hAnsi="Times New Roman" w:cs="Times New Roman"/>
            <w:sz w:val="24"/>
            <w:szCs w:val="28"/>
          </w:rPr>
          <w:delText>a</w:delText>
        </w:r>
        <w:r w:rsidR="002709B8" w:rsidDel="006E2C04">
          <w:rPr>
            <w:rFonts w:ascii="Times New Roman" w:hAnsi="Times New Roman" w:cs="Times New Roman"/>
            <w:sz w:val="24"/>
            <w:szCs w:val="28"/>
          </w:rPr>
          <w:delText>nd</w:delText>
        </w:r>
      </w:del>
      <w:ins w:id="159" w:author="Zhen Tan" w:date="2022-09-04T16:38:00Z">
        <w:r w:rsidR="006E2C04">
          <w:rPr>
            <w:rFonts w:ascii="Times New Roman" w:hAnsi="Times New Roman" w:cs="Times New Roman"/>
            <w:sz w:val="24"/>
            <w:szCs w:val="28"/>
          </w:rPr>
          <w:t>. Specifically,</w:t>
        </w:r>
      </w:ins>
      <w:r w:rsidR="002709B8">
        <w:rPr>
          <w:rFonts w:ascii="Times New Roman" w:hAnsi="Times New Roman" w:cs="Times New Roman"/>
          <w:sz w:val="24"/>
          <w:szCs w:val="28"/>
        </w:rPr>
        <w:t xml:space="preserve"> </w:t>
      </w:r>
      <w:del w:id="160" w:author="Zhen Tan" w:date="2022-09-04T16:38:00Z">
        <w:r w:rsidR="002709B8" w:rsidDel="00021266">
          <w:rPr>
            <w:rFonts w:ascii="Times New Roman" w:hAnsi="Times New Roman" w:cs="Times New Roman"/>
            <w:sz w:val="24"/>
            <w:szCs w:val="28"/>
          </w:rPr>
          <w:delText xml:space="preserve">each </w:delText>
        </w:r>
      </w:del>
      <w:ins w:id="161" w:author="Zhen Tan" w:date="2022-09-04T16:38:00Z">
        <w:r w:rsidR="00021266">
          <w:rPr>
            <w:rFonts w:ascii="Times New Roman" w:hAnsi="Times New Roman" w:cs="Times New Roman"/>
            <w:sz w:val="24"/>
            <w:szCs w:val="28"/>
          </w:rPr>
          <w:t xml:space="preserve">for each of the </w:t>
        </w:r>
        <w:r w:rsidR="00021266" w:rsidRPr="00DF210F">
          <w:rPr>
            <w:rFonts w:ascii="Times New Roman" w:hAnsi="Times New Roman" w:cs="Times New Roman"/>
            <w:sz w:val="24"/>
            <w:szCs w:val="24"/>
          </w:rPr>
          <w:t xml:space="preserve">functions </w:t>
        </w:r>
      </w:ins>
      <w:commentRangeStart w:id="162"/>
      <w:commentRangeStart w:id="163"/>
      <m:oMath>
        <m:r>
          <w:ins w:id="164" w:author="Zhen Tan" w:date="2022-09-04T16:39:00Z">
            <w:rPr>
              <w:rFonts w:ascii="Cambria Math" w:eastAsia="宋体" w:hAnsi="Cambria Math" w:cs="Times New Roman"/>
              <w:sz w:val="24"/>
              <w:szCs w:val="24"/>
              <w:rPrChange w:id="165" w:author="Zhen Tan" w:date="2022-09-04T17:00:00Z">
                <w:rPr>
                  <w:rFonts w:ascii="Cambria Math" w:eastAsia="宋体" w:hAnsi="Cambria Math" w:cs="Times New Roman"/>
                  <w:szCs w:val="21"/>
                </w:rPr>
              </w:rPrChange>
            </w:rPr>
            <m:t>i</m:t>
          </w:ins>
        </m:r>
        <w:commentRangeEnd w:id="162"/>
        <m:r>
          <w:ins w:id="166" w:author="Zhen Tan" w:date="2022-09-04T16:39:00Z">
            <m:rPr>
              <m:sty m:val="p"/>
            </m:rPr>
            <w:rPr>
              <w:rStyle w:val="afd"/>
              <w:rFonts w:ascii="Cambria Math" w:hAnsi="Cambria Math" w:cs="Times New Roman"/>
              <w:sz w:val="24"/>
              <w:szCs w:val="24"/>
              <w:rPrChange w:id="167" w:author="Zhen Tan" w:date="2022-09-04T17:00:00Z">
                <w:rPr>
                  <w:rStyle w:val="afd"/>
                </w:rPr>
              </w:rPrChange>
            </w:rPr>
            <w:commentReference w:id="162"/>
          </w:ins>
        </m:r>
        <w:commentRangeEnd w:id="163"/>
        <m:r>
          <w:ins w:id="168" w:author="Zhen Tan" w:date="2022-09-04T16:39:00Z">
            <m:rPr>
              <m:sty m:val="p"/>
            </m:rPr>
            <w:rPr>
              <w:rStyle w:val="afd"/>
              <w:rFonts w:ascii="Cambria Math" w:hAnsi="Cambria Math" w:cs="Times New Roman"/>
              <w:sz w:val="24"/>
              <w:szCs w:val="24"/>
              <w:rPrChange w:id="169" w:author="Zhen Tan" w:date="2022-09-04T17:00:00Z">
                <w:rPr>
                  <w:rStyle w:val="afd"/>
                </w:rPr>
              </w:rPrChange>
            </w:rPr>
            <w:commentReference w:id="163"/>
          </w:ins>
        </m:r>
        <m:r>
          <w:ins w:id="170" w:author="Zhen Tan" w:date="2022-09-04T16:39:00Z">
            <m:rPr>
              <m:sty m:val="b"/>
            </m:rPr>
            <w:rPr>
              <w:rFonts w:ascii="Cambria Math" w:eastAsia="宋体" w:hAnsi="Cambria Math" w:cs="Times New Roman" w:hint="eastAsia"/>
              <w:sz w:val="24"/>
              <w:szCs w:val="24"/>
              <w:rPrChange w:id="171" w:author="Zhen Tan" w:date="2022-09-04T17:00:00Z">
                <w:rPr>
                  <w:rFonts w:ascii="Cambria Math" w:eastAsia="宋体" w:hAnsi="Cambria Math" w:cs="Times New Roman" w:hint="eastAsia"/>
                  <w:szCs w:val="21"/>
                </w:rPr>
              </w:rPrChange>
            </w:rPr>
            <m:t>∈</m:t>
          </w:ins>
        </m:r>
        <m:r>
          <w:ins w:id="172" w:author="Zhen Tan" w:date="2022-09-04T16:39:00Z">
            <m:rPr>
              <m:sty m:val="b"/>
            </m:rPr>
            <w:rPr>
              <w:rFonts w:ascii="Cambria Math" w:eastAsia="宋体" w:hAnsi="Cambria Math" w:cs="Times New Roman"/>
              <w:sz w:val="24"/>
              <w:szCs w:val="24"/>
              <w:rPrChange w:id="173" w:author="Zhen Tan" w:date="2022-09-04T17:00:00Z">
                <w:rPr>
                  <w:rFonts w:ascii="Cambria Math" w:eastAsia="宋体" w:hAnsi="Cambria Math" w:cs="Times New Roman"/>
                  <w:szCs w:val="21"/>
                </w:rPr>
              </w:rPrChange>
            </w:rPr>
            <m:t>{</m:t>
          </w:ins>
        </m:r>
        <m:sSub>
          <m:sSubPr>
            <m:ctrlPr>
              <w:ins w:id="174" w:author="Zhen Tan" w:date="2022-09-04T16:39:00Z">
                <w:rPr>
                  <w:rFonts w:ascii="Cambria Math" w:hAnsi="Cambria Math" w:cs="Times New Roman"/>
                  <w:i/>
                  <w:sz w:val="24"/>
                  <w:szCs w:val="24"/>
                </w:rPr>
              </w:ins>
            </m:ctrlPr>
          </m:sSubPr>
          <m:e>
            <m:r>
              <w:ins w:id="175" w:author="Zhen Tan" w:date="2022-09-04T16:39:00Z">
                <w:rPr>
                  <w:rFonts w:ascii="Cambria Math" w:hAnsi="Cambria Math" w:cs="Times New Roman"/>
                  <w:sz w:val="24"/>
                  <w:szCs w:val="24"/>
                </w:rPr>
                <m:t>l</m:t>
              </w:ins>
            </m:r>
          </m:e>
          <m:sub>
            <m:r>
              <w:ins w:id="176" w:author="Zhen Tan" w:date="2022-09-04T16:39:00Z">
                <w:rPr>
                  <w:rFonts w:ascii="Cambria Math" w:hAnsi="Cambria Math" w:cs="Times New Roman"/>
                  <w:sz w:val="24"/>
                  <w:szCs w:val="24"/>
                </w:rPr>
                <m:t>1</m:t>
              </w:ins>
            </m:r>
          </m:sub>
        </m:sSub>
        <m:r>
          <w:ins w:id="177" w:author="Zhen Tan" w:date="2022-09-04T16:39:00Z">
            <m:rPr>
              <m:sty m:val="p"/>
            </m:rPr>
            <w:rPr>
              <w:rFonts w:ascii="Cambria Math" w:eastAsia="宋体" w:hAnsi="Cambria Math" w:cs="Times New Roman"/>
              <w:sz w:val="24"/>
              <w:szCs w:val="24"/>
              <w:rPrChange w:id="178" w:author="Zhen Tan" w:date="2022-09-04T17:00:00Z">
                <w:rPr>
                  <w:rFonts w:ascii="Cambria Math" w:eastAsia="宋体" w:hAnsi="Cambria Math" w:cs="Times New Roman"/>
                  <w:szCs w:val="21"/>
                </w:rPr>
              </w:rPrChange>
            </w:rPr>
            <m:t xml:space="preserve">, </m:t>
          </w:ins>
        </m:r>
        <m:sSub>
          <m:sSubPr>
            <m:ctrlPr>
              <w:ins w:id="179" w:author="Zhen Tan" w:date="2022-09-04T16:39:00Z">
                <w:rPr>
                  <w:rFonts w:ascii="Cambria Math" w:hAnsi="Cambria Math" w:cs="Times New Roman"/>
                  <w:i/>
                  <w:sz w:val="24"/>
                  <w:szCs w:val="24"/>
                </w:rPr>
              </w:ins>
            </m:ctrlPr>
          </m:sSubPr>
          <m:e>
            <m:r>
              <w:ins w:id="180" w:author="Zhen Tan" w:date="2022-09-04T16:39:00Z">
                <w:rPr>
                  <w:rFonts w:ascii="Cambria Math" w:hAnsi="Cambria Math" w:cs="Times New Roman"/>
                  <w:sz w:val="24"/>
                  <w:szCs w:val="24"/>
                </w:rPr>
                <m:t>l</m:t>
              </w:ins>
            </m:r>
          </m:e>
          <m:sub>
            <m:r>
              <w:ins w:id="181" w:author="Zhen Tan" w:date="2022-09-04T16:39:00Z">
                <w:rPr>
                  <w:rFonts w:ascii="Cambria Math" w:hAnsi="Cambria Math" w:cs="Times New Roman"/>
                  <w:sz w:val="24"/>
                  <w:szCs w:val="24"/>
                </w:rPr>
                <m:t>2</m:t>
              </w:ins>
            </m:r>
          </m:sub>
        </m:sSub>
        <m:r>
          <w:ins w:id="182" w:author="Zhen Tan" w:date="2022-09-04T16:39:00Z">
            <m:rPr>
              <m:sty m:val="p"/>
            </m:rPr>
            <w:rPr>
              <w:rFonts w:ascii="Cambria Math" w:eastAsia="宋体" w:hAnsi="Cambria Math" w:cs="Times New Roman"/>
              <w:sz w:val="24"/>
              <w:szCs w:val="24"/>
              <w:rPrChange w:id="183" w:author="Zhen Tan" w:date="2022-09-04T17:00:00Z">
                <w:rPr>
                  <w:rFonts w:ascii="Cambria Math" w:eastAsia="宋体" w:hAnsi="Cambria Math" w:cs="Times New Roman"/>
                  <w:szCs w:val="21"/>
                </w:rPr>
              </w:rPrChange>
            </w:rPr>
            <m:t xml:space="preserve">, </m:t>
          </w:ins>
        </m:r>
        <m:r>
          <w:ins w:id="184" w:author="Zhen Tan" w:date="2022-09-04T16:39:00Z">
            <w:rPr>
              <w:rFonts w:ascii="Cambria Math" w:eastAsia="宋体" w:hAnsi="Cambria Math" w:cs="Times New Roman"/>
              <w:sz w:val="24"/>
              <w:szCs w:val="24"/>
              <w:rPrChange w:id="185" w:author="Zhen Tan" w:date="2022-09-04T17:00:00Z">
                <w:rPr>
                  <w:rFonts w:ascii="Cambria Math" w:eastAsia="宋体" w:hAnsi="Cambria Math" w:cs="Times New Roman"/>
                  <w:szCs w:val="21"/>
                </w:rPr>
              </w:rPrChange>
            </w:rPr>
            <m:t>c}</m:t>
          </w:ins>
        </m:r>
      </m:oMath>
      <w:ins w:id="186" w:author="Zhen Tan" w:date="2022-09-04T16:39:00Z">
        <w:r w:rsidR="00021266" w:rsidRPr="001907BF">
          <w:rPr>
            <w:rFonts w:ascii="Times New Roman" w:hAnsi="Times New Roman" w:cs="Times New Roman"/>
            <w:sz w:val="24"/>
            <w:szCs w:val="24"/>
            <w:rPrChange w:id="187" w:author="Zhen Tan" w:date="2022-09-04T17:00:00Z">
              <w:rPr>
                <w:rFonts w:ascii="Times New Roman" w:hAnsi="Times New Roman" w:cs="Times New Roman"/>
                <w:szCs w:val="21"/>
              </w:rPr>
            </w:rPrChange>
          </w:rPr>
          <w:t>, we</w:t>
        </w:r>
        <w:r w:rsidR="00021266" w:rsidRPr="00DF210F">
          <w:rPr>
            <w:rFonts w:ascii="Times New Roman" w:hAnsi="Times New Roman" w:cs="Times New Roman"/>
            <w:szCs w:val="21"/>
          </w:rPr>
          <w:t xml:space="preserve"> </w:t>
        </w:r>
      </w:ins>
      <w:ins w:id="188" w:author="Zhen Tan" w:date="2022-09-04T16:38:00Z">
        <w:r w:rsidR="00021266" w:rsidRPr="00DF210F">
          <w:rPr>
            <w:rFonts w:ascii="Times New Roman" w:hAnsi="Times New Roman" w:cs="Times New Roman"/>
            <w:sz w:val="24"/>
            <w:szCs w:val="28"/>
          </w:rPr>
          <w:t xml:space="preserve"> </w:t>
        </w:r>
      </w:ins>
      <w:ins w:id="189" w:author="Zhen Tan" w:date="2022-09-04T16:39:00Z">
        <w:r w:rsidR="00021266" w:rsidRPr="00DF210F">
          <w:rPr>
            <w:rFonts w:ascii="Times New Roman" w:hAnsi="Times New Roman" w:cs="Times New Roman"/>
            <w:sz w:val="24"/>
            <w:szCs w:val="28"/>
          </w:rPr>
          <w:t xml:space="preserve">choose the </w:t>
        </w:r>
      </w:ins>
      <w:ins w:id="190" w:author="Zhen Tan" w:date="2022-09-04T16:38:00Z">
        <w:r w:rsidR="006E2C04" w:rsidRPr="00DF210F">
          <w:rPr>
            <w:rFonts w:ascii="Times New Roman" w:hAnsi="Times New Roman" w:cs="Times New Roman"/>
            <w:sz w:val="24"/>
            <w:szCs w:val="28"/>
          </w:rPr>
          <w:t>parametric belief model</w:t>
        </w:r>
      </w:ins>
      <w:del w:id="191" w:author="Zhen Tan" w:date="2022-09-04T16:38:00Z">
        <w:r w:rsidR="002709B8" w:rsidRPr="00DF210F" w:rsidDel="006E2C04">
          <w:rPr>
            <w:rFonts w:ascii="Times New Roman" w:hAnsi="Times New Roman" w:cs="Times New Roman"/>
            <w:sz w:val="24"/>
            <w:szCs w:val="28"/>
          </w:rPr>
          <w:delText>one</w:delText>
        </w:r>
      </w:del>
      <w:r w:rsidR="002709B8" w:rsidRPr="00DF210F">
        <w:rPr>
          <w:rFonts w:ascii="Times New Roman" w:hAnsi="Times New Roman" w:cs="Times New Roman"/>
          <w:sz w:val="24"/>
          <w:szCs w:val="28"/>
        </w:rPr>
        <w:t xml:space="preserve"> </w:t>
      </w:r>
      <w:del w:id="192" w:author="Zhen Tan" w:date="2022-09-04T16:39:00Z">
        <w:r w:rsidR="00632BD8" w:rsidRPr="00DF210F" w:rsidDel="00021266">
          <w:rPr>
            <w:rFonts w:ascii="Times New Roman" w:hAnsi="Times New Roman" w:cs="Times New Roman"/>
            <w:sz w:val="24"/>
            <w:szCs w:val="28"/>
          </w:rPr>
          <w:delText>is</w:delText>
        </w:r>
        <w:r w:rsidR="00C25872" w:rsidRPr="00DF210F" w:rsidDel="00021266">
          <w:rPr>
            <w:rFonts w:ascii="Times New Roman" w:hAnsi="Times New Roman" w:cs="Times New Roman"/>
            <w:sz w:val="24"/>
            <w:szCs w:val="28"/>
          </w:rPr>
          <w:delText xml:space="preserve"> </w:delText>
        </w:r>
      </w:del>
      <w:ins w:id="193" w:author="Zhen Tan" w:date="2022-09-04T16:39:00Z">
        <w:r w:rsidR="00021266" w:rsidRPr="00DF210F">
          <w:rPr>
            <w:rFonts w:ascii="Times New Roman" w:hAnsi="Times New Roman" w:cs="Times New Roman"/>
            <w:sz w:val="24"/>
            <w:szCs w:val="28"/>
          </w:rPr>
          <w:t>to be</w:t>
        </w:r>
      </w:ins>
      <w:ins w:id="194" w:author="Zhen Tan" w:date="2022-09-04T16:38:00Z">
        <w:r w:rsidR="00021266" w:rsidRPr="00DF210F">
          <w:rPr>
            <w:rFonts w:ascii="Times New Roman" w:hAnsi="Times New Roman" w:cs="Times New Roman"/>
            <w:sz w:val="24"/>
            <w:szCs w:val="28"/>
          </w:rPr>
          <w:t xml:space="preserve"> </w:t>
        </w:r>
      </w:ins>
      <w:ins w:id="195" w:author="Zhen Tan" w:date="2022-09-04T16:55:00Z">
        <w:r w:rsidR="00364031" w:rsidRPr="00DF210F">
          <w:rPr>
            <w:rFonts w:ascii="Times New Roman" w:hAnsi="Times New Roman" w:cs="Times New Roman"/>
            <w:sz w:val="24"/>
            <w:szCs w:val="28"/>
          </w:rPr>
          <w:t>en</w:t>
        </w:r>
        <w:r w:rsidR="00364031" w:rsidRPr="001907BF">
          <w:rPr>
            <w:rFonts w:ascii="Times New Roman" w:hAnsi="Times New Roman" w:cs="Times New Roman"/>
            <w:sz w:val="24"/>
            <w:szCs w:val="28"/>
          </w:rPr>
          <w:t xml:space="preserve">coded by </w:t>
        </w:r>
      </w:ins>
      <w:r w:rsidR="00041589" w:rsidRPr="001907BF">
        <w:rPr>
          <w:rFonts w:ascii="Times New Roman" w:hAnsi="Times New Roman" w:cs="Times New Roman"/>
          <w:sz w:val="24"/>
          <w:szCs w:val="28"/>
        </w:rPr>
        <w:t>a</w:t>
      </w:r>
      <w:r w:rsidR="00C25872" w:rsidRPr="001907BF">
        <w:rPr>
          <w:rFonts w:ascii="Times New Roman" w:hAnsi="Times New Roman" w:cs="Times New Roman"/>
          <w:sz w:val="24"/>
          <w:szCs w:val="28"/>
        </w:rPr>
        <w:t xml:space="preserve"> </w:t>
      </w:r>
      <w:r w:rsidR="0009676C" w:rsidRPr="001907BF">
        <w:rPr>
          <w:rFonts w:ascii="Times New Roman" w:hAnsi="Times New Roman" w:cs="Times New Roman"/>
          <w:bCs/>
          <w:sz w:val="24"/>
          <w:szCs w:val="24"/>
        </w:rPr>
        <w:t>linear combination of 2</w:t>
      </w:r>
      <w:r w:rsidR="00EF153B" w:rsidRPr="001907BF">
        <w:rPr>
          <w:rFonts w:ascii="Times New Roman" w:hAnsi="Times New Roman" w:cs="Times New Roman" w:hint="eastAsia"/>
          <w:bCs/>
          <w:sz w:val="24"/>
          <w:szCs w:val="24"/>
        </w:rPr>
        <w:t>×</w:t>
      </w:r>
      <w:r w:rsidR="007F546E" w:rsidRPr="00DF210F">
        <w:rPr>
          <w:rFonts w:ascii="Times New Roman" w:hAnsi="Times New Roman" w:cs="Times New Roman"/>
          <w:i/>
          <w:iCs/>
          <w:sz w:val="24"/>
          <w:szCs w:val="24"/>
        </w:rPr>
        <w:t>d</w:t>
      </w:r>
      <w:r w:rsidR="007F546E" w:rsidRPr="00DF210F">
        <w:rPr>
          <w:rFonts w:ascii="Times New Roman" w:hAnsi="Times New Roman" w:cs="Times New Roman"/>
          <w:sz w:val="24"/>
          <w:szCs w:val="24"/>
        </w:rPr>
        <w:t xml:space="preserve"> </w:t>
      </w:r>
      <w:r w:rsidR="007F546E" w:rsidRPr="00DF210F">
        <w:rPr>
          <w:rFonts w:ascii="Times New Roman" w:hAnsi="Times New Roman" w:cs="Times New Roman"/>
          <w:bCs/>
          <w:sz w:val="24"/>
          <w:szCs w:val="24"/>
        </w:rPr>
        <w:t>basis functions</w:t>
      </w:r>
      <w:r w:rsidR="00060C78">
        <w:rPr>
          <w:rFonts w:ascii="Times New Roman" w:hAnsi="Times New Roman" w:cs="Times New Roman"/>
          <w:bCs/>
          <w:sz w:val="24"/>
          <w:szCs w:val="24"/>
        </w:rPr>
        <w:t>:</w:t>
      </w:r>
      <w:r w:rsidR="009526D4">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ins w:id="196" w:author="Zhen Tan" w:date="2022-09-04T16:37:00Z">
                <w:rPr>
                  <w:rFonts w:ascii="Cambria Math" w:eastAsia="宋体" w:hAnsi="Times New Roman" w:cs="Times New Roman"/>
                  <w:sz w:val="24"/>
                  <w:szCs w:val="24"/>
                </w:rPr>
                <m:t>j</m:t>
              </w:ins>
            </m:r>
            <m:r>
              <w:del w:id="197" w:author="Zhen Tan" w:date="2022-09-04T16:37:00Z">
                <w:rPr>
                  <w:rFonts w:ascii="Cambria Math" w:eastAsia="宋体" w:hAnsi="Times New Roman" w:cs="Times New Roman"/>
                  <w:sz w:val="24"/>
                  <w:szCs w:val="24"/>
                </w:rPr>
                <m:t>1</m:t>
              </w:del>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ins w:id="198" w:author="Zhen Tan" w:date="2022-09-04T16:37:00Z">
                <w:rPr>
                  <w:rFonts w:ascii="Cambria Math" w:hAnsi="Cambria Math" w:cs="Times New Roman"/>
                  <w:sz w:val="24"/>
                  <w:szCs w:val="24"/>
                </w:rPr>
                <m:t>j</m:t>
              </w:ins>
            </m:r>
            <m:r>
              <w:del w:id="199" w:author="Zhen Tan" w:date="2022-09-04T16:37:00Z">
                <w:rPr>
                  <w:rFonts w:ascii="Cambria Math" w:hAnsi="Cambria Math" w:cs="Times New Roman"/>
                  <w:sz w:val="24"/>
                  <w:szCs w:val="24"/>
                </w:rPr>
                <m:t>1</m:t>
              </w:del>
            </m:r>
          </m:sub>
        </m:sSub>
        <m:r>
          <w:rPr>
            <w:rFonts w:ascii="Cambria Math" w:hAnsi="Cambria Math" w:cs="Times New Roman"/>
            <w:sz w:val="24"/>
            <w:szCs w:val="24"/>
          </w:rPr>
          <m:t>,</m:t>
        </m:r>
        <m:r>
          <w:ins w:id="200" w:author="Zhen Tan" w:date="2022-09-04T16:39:00Z">
            <w:rPr>
              <w:rFonts w:ascii="Cambria Math" w:hAnsi="Cambria Math" w:cs="Times New Roman"/>
              <w:sz w:val="24"/>
              <w:szCs w:val="24"/>
            </w:rPr>
            <m:t>j</m:t>
          </w:ins>
        </m:r>
        <m:r>
          <w:ins w:id="201" w:author="Zhen Tan" w:date="2022-09-04T16:39:00Z">
            <m:rPr>
              <m:sty m:val="p"/>
            </m:rPr>
            <w:rPr>
              <w:rFonts w:ascii="Cambria Math" w:hAnsi="Cambria Math" w:cs="Times New Roman"/>
              <w:sz w:val="24"/>
              <w:szCs w:val="24"/>
            </w:rPr>
            <m:t>=</m:t>
          </w:ins>
        </m:r>
        <m:r>
          <w:ins w:id="202" w:author="Zhen Tan" w:date="2022-09-04T16:39:00Z">
            <w:rPr>
              <w:rFonts w:ascii="Cambria Math" w:hAnsi="Cambria Math" w:cs="Times New Roman"/>
              <w:sz w:val="24"/>
              <w:szCs w:val="24"/>
            </w:rPr>
            <m:t>1,2,</m:t>
          </w:ins>
        </m:r>
        <m:r>
          <w:rPr>
            <w:rFonts w:ascii="Cambria Math" w:hAnsi="Cambria Math" w:cs="Times New Roman"/>
            <w:sz w:val="24"/>
            <w:szCs w:val="24"/>
          </w:rPr>
          <m:t>⋯</m:t>
        </m:r>
        <m:r>
          <w:ins w:id="203" w:author="Zhen Tan" w:date="2022-09-04T16:39:00Z">
            <w:rPr>
              <w:rFonts w:ascii="Cambria Math" w:hAnsi="Cambria Math" w:cs="Times New Roman"/>
              <w:sz w:val="24"/>
              <w:szCs w:val="24"/>
            </w:rPr>
            <m:t>d</m:t>
          </w:ins>
        </m:r>
        <m:r>
          <w:del w:id="204" w:author="Zhen Tan" w:date="2022-09-04T16:40:00Z">
            <w:rPr>
              <w:rFonts w:ascii="Cambria Math" w:hAnsi="Cambria Math" w:cs="Times New Roman"/>
              <w:sz w:val="24"/>
              <w:szCs w:val="24"/>
            </w:rPr>
            <m:t>,</m:t>
          </w:del>
        </m:r>
        <m:r>
          <w:del w:id="205" w:author="Zhen Tan" w:date="2022-09-04T16:39:00Z">
            <w:rPr>
              <w:rFonts w:ascii="Cambria Math" w:hAnsi="Cambria Math" w:cs="Times New Roman"/>
              <w:sz w:val="24"/>
              <w:szCs w:val="24"/>
            </w:rPr>
            <m:t xml:space="preserve"> </m:t>
          </w:del>
        </m:r>
        <m:sSubSup>
          <m:sSubSupPr>
            <m:ctrlPr>
              <w:del w:id="206" w:author="Zhen Tan" w:date="2022-09-04T16:39:00Z">
                <w:rPr>
                  <w:rFonts w:ascii="Cambria Math" w:eastAsia="宋体" w:hAnsi="Times New Roman" w:cs="Times New Roman"/>
                  <w:bCs/>
                  <w:i/>
                  <w:sz w:val="24"/>
                  <w:szCs w:val="24"/>
                </w:rPr>
              </w:del>
            </m:ctrlPr>
          </m:sSubSupPr>
          <m:e>
            <m:r>
              <w:del w:id="207" w:author="Zhen Tan" w:date="2022-09-04T16:39:00Z">
                <w:rPr>
                  <w:rFonts w:ascii="Cambria Math" w:eastAsia="宋体" w:hAnsi="Cambria Math" w:cs="Times New Roman"/>
                  <w:sz w:val="24"/>
                  <w:szCs w:val="24"/>
                </w:rPr>
                <m:t>f</m:t>
              </w:del>
            </m:r>
          </m:e>
          <m:sub>
            <m:r>
              <w:del w:id="208" w:author="Zhen Tan" w:date="2022-09-04T16:39:00Z">
                <w:rPr>
                  <w:rFonts w:ascii="Cambria Math" w:eastAsia="宋体" w:hAnsi="Times New Roman" w:cs="Times New Roman"/>
                  <w:sz w:val="24"/>
                  <w:szCs w:val="24"/>
                </w:rPr>
                <m:t>d</m:t>
              </w:del>
            </m:r>
          </m:sub>
          <m:sup>
            <m:r>
              <w:del w:id="209" w:author="Zhen Tan" w:date="2022-09-04T16:39:00Z">
                <w:rPr>
                  <w:rFonts w:ascii="Cambria Math" w:eastAsia="宋体" w:hAnsi="Times New Roman" w:cs="Times New Roman"/>
                  <w:sz w:val="24"/>
                  <w:szCs w:val="24"/>
                </w:rPr>
                <m:t>i</m:t>
              </w:del>
            </m:r>
          </m:sup>
        </m:sSubSup>
        <m:d>
          <m:dPr>
            <m:ctrlPr>
              <w:del w:id="210" w:author="Zhen Tan" w:date="2022-09-04T16:39:00Z">
                <w:rPr>
                  <w:rFonts w:ascii="Cambria Math" w:hAnsi="Cambria Math" w:cs="Times New Roman"/>
                  <w:i/>
                  <w:sz w:val="24"/>
                  <w:szCs w:val="24"/>
                </w:rPr>
              </w:del>
            </m:ctrlPr>
          </m:dPr>
          <m:e>
            <m:r>
              <w:del w:id="211" w:author="Zhen Tan" w:date="2022-09-04T16:39:00Z">
                <m:rPr>
                  <m:sty m:val="b"/>
                </m:rPr>
                <w:rPr>
                  <w:rFonts w:ascii="Cambria Math" w:hAnsi="Cambria Math" w:cs="Times New Roman"/>
                  <w:sz w:val="24"/>
                  <w:szCs w:val="24"/>
                </w:rPr>
                <m:t>x</m:t>
              </w:del>
            </m:r>
          </m:e>
        </m:d>
        <m:r>
          <w:del w:id="212" w:author="Zhen Tan" w:date="2022-09-04T16:39:00Z">
            <w:rPr>
              <w:rFonts w:ascii="Cambria Math" w:hAnsi="Cambria Math" w:cs="Times New Roman"/>
              <w:sz w:val="24"/>
              <w:szCs w:val="24"/>
            </w:rPr>
            <m:t>=</m:t>
          </w:del>
        </m:r>
        <w:commentRangeStart w:id="213"/>
        <m:sSub>
          <m:sSubPr>
            <m:ctrlPr>
              <w:del w:id="214" w:author="Zhen Tan" w:date="2022-09-04T16:39:00Z">
                <w:rPr>
                  <w:rFonts w:ascii="Cambria Math" w:hAnsi="Cambria Math" w:cs="Times New Roman"/>
                  <w:i/>
                  <w:sz w:val="24"/>
                  <w:szCs w:val="24"/>
                </w:rPr>
              </w:del>
            </m:ctrlPr>
          </m:sSubPr>
          <m:e>
            <m:r>
              <w:del w:id="215" w:author="Zhen Tan" w:date="2022-09-04T16:39:00Z">
                <w:rPr>
                  <w:rFonts w:ascii="Cambria Math" w:hAnsi="Cambria Math" w:cs="Times New Roman"/>
                  <w:sz w:val="24"/>
                  <w:szCs w:val="24"/>
                </w:rPr>
                <m:t>x</m:t>
              </w:del>
            </m:r>
          </m:e>
          <m:sub>
            <m:r>
              <w:del w:id="216" w:author="Zhen Tan" w:date="2022-09-04T16:39:00Z">
                <w:rPr>
                  <w:rFonts w:ascii="Cambria Math" w:hAnsi="Cambria Math" w:cs="Times New Roman"/>
                  <w:sz w:val="24"/>
                  <w:szCs w:val="24"/>
                </w:rPr>
                <m:t>d</m:t>
              </w:del>
            </m:r>
          </m:sub>
        </m:sSub>
        <w:commentRangeEnd w:id="213"/>
        <m:r>
          <m:rPr>
            <m:sty m:val="p"/>
          </m:rPr>
          <w:rPr>
            <w:rStyle w:val="afd"/>
          </w:rPr>
          <w:commentReference w:id="213"/>
        </m:r>
      </m:oMath>
      <w:r w:rsidR="00A93068">
        <w:rPr>
          <w:rFonts w:ascii="Times New Roman" w:hAnsi="Times New Roman" w:cs="Times New Roman" w:hint="eastAsia"/>
          <w:sz w:val="24"/>
          <w:szCs w:val="24"/>
        </w:rPr>
        <w:t>,</w:t>
      </w:r>
      <w:r w:rsidR="00A93068">
        <w:rPr>
          <w:rFonts w:ascii="Times New Roman" w:hAnsi="Times New Roman" w:cs="Times New Roman"/>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d+</m:t>
            </m:r>
            <m:r>
              <w:ins w:id="217" w:author="Zhen Tan" w:date="2022-09-04T16:40:00Z">
                <w:rPr>
                  <w:rFonts w:ascii="Cambria Math" w:eastAsia="宋体" w:hAnsi="Times New Roman" w:cs="Times New Roman"/>
                  <w:sz w:val="24"/>
                  <w:szCs w:val="24"/>
                </w:rPr>
                <m:t>j</m:t>
              </w:ins>
            </m:r>
            <m:r>
              <w:del w:id="218" w:author="Zhen Tan" w:date="2022-09-04T16:40:00Z">
                <w:rPr>
                  <w:rFonts w:ascii="Cambria Math" w:eastAsia="宋体" w:hAnsi="Times New Roman" w:cs="Times New Roman"/>
                  <w:sz w:val="24"/>
                  <w:szCs w:val="24"/>
                </w:rPr>
                <m:t>1</m:t>
              </w:del>
            </m:r>
          </m:sub>
          <m:sup>
            <m:r>
              <w:rPr>
                <w:rFonts w:ascii="Cambria Math" w:eastAsia="宋体" w:hAnsi="Times New Roman" w:cs="Times New Roman"/>
                <w:sz w:val="24"/>
                <w:szCs w:val="24"/>
              </w:rPr>
              <m:t>i</m:t>
            </m:r>
          </m:sup>
        </m:sSubSup>
        <m:d>
          <m:dPr>
            <m:ctrlPr>
              <w:rPr>
                <w:rFonts w:ascii="Cambria Math" w:hAnsi="Cambria Math" w:cs="Times New Roman"/>
                <w:i/>
                <w:sz w:val="24"/>
                <w:szCs w:val="24"/>
              </w:rPr>
            </m:ctrlPr>
          </m:dPr>
          <m:e>
            <m:r>
              <m:rPr>
                <m:sty m:val="b"/>
              </m:rPr>
              <w:rPr>
                <w:rFonts w:ascii="Cambria Math" w:hAnsi="Cambria Math" w:cs="Times New Roman"/>
                <w:sz w:val="24"/>
                <w:szCs w:val="24"/>
              </w:rPr>
              <m:t>x</m:t>
            </m:r>
          </m:e>
        </m:d>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ins w:id="219" w:author="Zhen Tan" w:date="2022-09-04T16:40:00Z">
                <w:rPr>
                  <w:rFonts w:ascii="Cambria Math" w:hAnsi="Cambria Math" w:cs="Times New Roman"/>
                  <w:sz w:val="24"/>
                  <w:szCs w:val="24"/>
                </w:rPr>
                <m:t>j</m:t>
              </w:ins>
            </m:r>
            <m:r>
              <w:del w:id="220" w:author="Zhen Tan" w:date="2022-09-04T16:40:00Z">
                <w:rPr>
                  <w:rFonts w:ascii="Cambria Math" w:hAnsi="Cambria Math" w:cs="Times New Roman"/>
                  <w:sz w:val="24"/>
                  <w:szCs w:val="24"/>
                </w:rPr>
                <m:t>1</m:t>
              </w:del>
            </m:r>
          </m:sub>
          <m:sup>
            <m:r>
              <w:rPr>
                <w:rFonts w:ascii="Cambria Math" w:hAnsi="Cambria Math" w:cs="Times New Roman"/>
                <w:sz w:val="24"/>
                <w:szCs w:val="24"/>
              </w:rPr>
              <m:t>2</m:t>
            </m:r>
          </m:sup>
        </m:sSubSup>
        <m:r>
          <w:ins w:id="221" w:author="Zhen Tan" w:date="2022-09-04T16:40:00Z">
            <w:rPr>
              <w:rFonts w:ascii="Cambria Math" w:hAnsi="Cambria Math" w:cs="Times New Roman"/>
              <w:sz w:val="24"/>
              <w:szCs w:val="24"/>
            </w:rPr>
            <m:t>,j</m:t>
          </w:ins>
        </m:r>
        <m:r>
          <w:ins w:id="222" w:author="Zhen Tan" w:date="2022-09-04T16:40:00Z">
            <m:rPr>
              <m:sty m:val="p"/>
            </m:rPr>
            <w:rPr>
              <w:rFonts w:ascii="Cambria Math" w:hAnsi="Cambria Math" w:cs="Times New Roman"/>
              <w:sz w:val="24"/>
              <w:szCs w:val="24"/>
            </w:rPr>
            <m:t>=</m:t>
          </w:ins>
        </m:r>
        <m:r>
          <w:ins w:id="223" w:author="Zhen Tan" w:date="2022-09-04T16:40:00Z">
            <w:rPr>
              <w:rFonts w:ascii="Cambria Math" w:hAnsi="Cambria Math" w:cs="Times New Roman"/>
              <w:sz w:val="24"/>
              <w:szCs w:val="24"/>
            </w:rPr>
            <m:t>1,2,⋯d</m:t>
          </w:ins>
        </m:r>
        <w:commentRangeStart w:id="224"/>
        <w:commentRangeEnd w:id="224"/>
        <m:r>
          <w:ins w:id="225" w:author="Zhen Tan" w:date="2022-09-04T16:40:00Z">
            <m:rPr>
              <m:sty m:val="p"/>
            </m:rPr>
            <w:rPr>
              <w:rStyle w:val="afd"/>
              <w:rFonts w:ascii="Cambria Math" w:hAnsi="Cambria Math"/>
            </w:rPr>
            <w:commentReference w:id="224"/>
          </w:ins>
        </m:r>
        <w:commentRangeStart w:id="226"/>
        <w:commentRangeEnd w:id="226"/>
        <m:r>
          <w:ins w:id="227" w:author="Zhen Tan" w:date="2022-09-04T16:40:00Z">
            <m:rPr>
              <m:sty m:val="p"/>
            </m:rPr>
            <w:rPr>
              <w:rStyle w:val="afd"/>
            </w:rPr>
            <w:commentReference w:id="226"/>
          </w:ins>
        </m:r>
        <m:r>
          <w:del w:id="228" w:author="Zhen Tan" w:date="2022-09-04T16:40:00Z">
            <w:rPr>
              <w:rFonts w:ascii="Cambria Math" w:hAnsi="Cambria Math" w:cs="Times New Roman"/>
              <w:sz w:val="24"/>
              <w:szCs w:val="24"/>
            </w:rPr>
            <m:t xml:space="preserve">,⋯, </m:t>
          </w:del>
        </m:r>
        <m:sSubSup>
          <m:sSubSupPr>
            <m:ctrlPr>
              <w:del w:id="229" w:author="Zhen Tan" w:date="2022-09-04T16:40:00Z">
                <w:rPr>
                  <w:rFonts w:ascii="Cambria Math" w:eastAsia="宋体" w:hAnsi="Times New Roman" w:cs="Times New Roman"/>
                  <w:bCs/>
                  <w:i/>
                  <w:sz w:val="24"/>
                  <w:szCs w:val="24"/>
                </w:rPr>
              </w:del>
            </m:ctrlPr>
          </m:sSubSupPr>
          <m:e>
            <m:r>
              <w:del w:id="230" w:author="Zhen Tan" w:date="2022-09-04T16:40:00Z">
                <w:rPr>
                  <w:rFonts w:ascii="Cambria Math" w:eastAsia="宋体" w:hAnsi="Cambria Math" w:cs="Times New Roman"/>
                  <w:sz w:val="24"/>
                  <w:szCs w:val="24"/>
                </w:rPr>
                <m:t>f</m:t>
              </w:del>
            </m:r>
          </m:e>
          <m:sub>
            <m:r>
              <w:del w:id="231" w:author="Zhen Tan" w:date="2022-09-04T16:40:00Z">
                <w:rPr>
                  <w:rFonts w:ascii="Cambria Math" w:eastAsia="宋体" w:hAnsi="Times New Roman" w:cs="Times New Roman"/>
                  <w:sz w:val="24"/>
                  <w:szCs w:val="24"/>
                </w:rPr>
                <m:t>2d</m:t>
              </w:del>
            </m:r>
          </m:sub>
          <m:sup>
            <m:r>
              <w:del w:id="232" w:author="Zhen Tan" w:date="2022-09-04T16:40:00Z">
                <w:rPr>
                  <w:rFonts w:ascii="Cambria Math" w:eastAsia="宋体" w:hAnsi="Times New Roman" w:cs="Times New Roman"/>
                  <w:sz w:val="24"/>
                  <w:szCs w:val="24"/>
                </w:rPr>
                <m:t>i</m:t>
              </w:del>
            </m:r>
          </m:sup>
        </m:sSubSup>
        <m:d>
          <m:dPr>
            <m:ctrlPr>
              <w:del w:id="233" w:author="Zhen Tan" w:date="2022-09-04T16:40:00Z">
                <w:rPr>
                  <w:rFonts w:ascii="Cambria Math" w:hAnsi="Cambria Math" w:cs="Times New Roman"/>
                  <w:i/>
                  <w:sz w:val="24"/>
                  <w:szCs w:val="24"/>
                </w:rPr>
              </w:del>
            </m:ctrlPr>
          </m:dPr>
          <m:e>
            <m:r>
              <w:del w:id="234" w:author="Zhen Tan" w:date="2022-09-04T16:40:00Z">
                <m:rPr>
                  <m:sty m:val="b"/>
                </m:rPr>
                <w:rPr>
                  <w:rFonts w:ascii="Cambria Math" w:hAnsi="Cambria Math" w:cs="Times New Roman"/>
                  <w:sz w:val="24"/>
                  <w:szCs w:val="24"/>
                </w:rPr>
                <m:t>x</m:t>
              </w:del>
            </m:r>
          </m:e>
        </m:d>
        <m:r>
          <w:del w:id="235" w:author="Zhen Tan" w:date="2022-09-04T16:40:00Z">
            <w:rPr>
              <w:rFonts w:ascii="Cambria Math" w:hAnsi="Cambria Math" w:cs="Times New Roman"/>
              <w:sz w:val="24"/>
              <w:szCs w:val="24"/>
            </w:rPr>
            <m:t>=</m:t>
          </w:del>
        </m:r>
        <m:sSub>
          <m:sSubPr>
            <m:ctrlPr>
              <w:del w:id="236" w:author="Zhen Tan" w:date="2022-09-04T12:20:00Z">
                <w:rPr>
                  <w:rFonts w:ascii="Cambria Math" w:hAnsi="Cambria Math" w:cs="Times New Roman"/>
                  <w:i/>
                  <w:sz w:val="24"/>
                  <w:szCs w:val="24"/>
                </w:rPr>
              </w:del>
            </m:ctrlPr>
          </m:sSubPr>
          <m:e>
            <m:r>
              <w:del w:id="237" w:author="Zhen Tan" w:date="2022-09-04T12:20:00Z">
                <w:rPr>
                  <w:rFonts w:ascii="Cambria Math" w:hAnsi="Cambria Math" w:cs="Times New Roman"/>
                  <w:sz w:val="24"/>
                  <w:szCs w:val="24"/>
                </w:rPr>
                <m:t>x</m:t>
              </w:del>
            </m:r>
          </m:e>
          <m:sub>
            <m:r>
              <w:del w:id="238" w:author="Zhen Tan" w:date="2022-09-04T12:20:00Z">
                <w:rPr>
                  <w:rFonts w:ascii="Cambria Math" w:hAnsi="Cambria Math" w:cs="Times New Roman"/>
                  <w:sz w:val="24"/>
                  <w:szCs w:val="24"/>
                </w:rPr>
                <m:t>1</m:t>
              </w:del>
            </m:r>
          </m:sub>
        </m:sSub>
        <m:sSub>
          <m:sSubPr>
            <m:ctrlPr>
              <w:del w:id="239" w:author="Zhen Tan" w:date="2022-09-04T12:20:00Z">
                <w:rPr>
                  <w:rFonts w:ascii="Cambria Math" w:hAnsi="Cambria Math" w:cs="Times New Roman"/>
                  <w:i/>
                  <w:sz w:val="24"/>
                  <w:szCs w:val="24"/>
                </w:rPr>
              </w:del>
            </m:ctrlPr>
          </m:sSubPr>
          <m:e>
            <m:r>
              <w:del w:id="240" w:author="Zhen Tan" w:date="2022-09-04T12:20:00Z">
                <w:rPr>
                  <w:rFonts w:ascii="Cambria Math" w:hAnsi="Cambria Math" w:cs="Times New Roman"/>
                  <w:sz w:val="24"/>
                  <w:szCs w:val="24"/>
                </w:rPr>
                <m:t>x</m:t>
              </w:del>
            </m:r>
          </m:e>
          <m:sub>
            <m:r>
              <w:del w:id="241" w:author="Zhen Tan" w:date="2022-09-04T12:20:00Z">
                <w:rPr>
                  <w:rFonts w:ascii="Cambria Math" w:hAnsi="Cambria Math" w:cs="Times New Roman"/>
                  <w:sz w:val="24"/>
                  <w:szCs w:val="24"/>
                </w:rPr>
                <m:t>d</m:t>
              </w:del>
            </m:r>
          </m:sub>
        </m:sSub>
        <m:r>
          <w:del w:id="242" w:author="Zhen Tan" w:date="2022-09-04T16:40:00Z">
            <m:rPr>
              <m:sty m:val="p"/>
            </m:rPr>
            <w:rPr>
              <w:rFonts w:ascii="Cambria Math" w:hAnsi="Cambria Math" w:cs="Times New Roman" w:hint="eastAsia"/>
              <w:sz w:val="24"/>
              <w:szCs w:val="24"/>
            </w:rPr>
            <m:t>,</m:t>
          </w:del>
        </m:r>
        <m:r>
          <w:del w:id="243" w:author="Zhen Tan" w:date="2022-09-04T16:40:00Z">
            <m:rPr>
              <m:sty m:val="p"/>
            </m:rPr>
            <w:rPr>
              <w:rFonts w:ascii="Cambria Math" w:hAnsi="Cambria Math" w:cs="Times New Roman"/>
              <w:sz w:val="24"/>
              <w:szCs w:val="24"/>
            </w:rPr>
            <m:t xml:space="preserve"> </m:t>
          </w:del>
        </m:r>
        <w:commentRangeStart w:id="244"/>
        <w:commentRangeStart w:id="245"/>
        <m:r>
          <w:del w:id="246" w:author="Zhen Tan" w:date="2022-09-04T16:39:00Z">
            <w:rPr>
              <w:rFonts w:ascii="Cambria Math" w:eastAsia="宋体" w:hAnsi="Cambria Math" w:cs="Times New Roman"/>
              <w:szCs w:val="21"/>
            </w:rPr>
            <m:t>i</m:t>
          </w:del>
        </m:r>
        <w:commentRangeEnd w:id="244"/>
        <m:r>
          <w:del w:id="247" w:author="Zhen Tan" w:date="2022-09-04T16:39:00Z">
            <m:rPr>
              <m:sty m:val="p"/>
            </m:rPr>
            <w:rPr>
              <w:rStyle w:val="afd"/>
            </w:rPr>
            <w:commentReference w:id="244"/>
          </w:del>
        </m:r>
        <w:commentRangeEnd w:id="245"/>
        <m:r>
          <w:del w:id="248" w:author="Zhen Tan" w:date="2022-09-04T16:39:00Z">
            <m:rPr>
              <m:sty m:val="p"/>
            </m:rPr>
            <w:rPr>
              <w:rStyle w:val="afd"/>
            </w:rPr>
            <w:commentReference w:id="245"/>
          </w:del>
        </m:r>
        <m:r>
          <w:del w:id="249" w:author="Zhen Tan" w:date="2022-09-04T16:39:00Z">
            <m:rPr>
              <m:sty m:val="b"/>
            </m:rPr>
            <w:rPr>
              <w:rFonts w:ascii="Cambria Math" w:eastAsia="宋体" w:hAnsi="Cambria Math" w:cs="Times New Roman"/>
              <w:szCs w:val="21"/>
            </w:rPr>
            <m:t>∈{</m:t>
          </w:del>
        </m:r>
        <m:sSub>
          <m:sSubPr>
            <m:ctrlPr>
              <w:del w:id="250" w:author="Zhen Tan" w:date="2022-09-04T16:39:00Z">
                <w:rPr>
                  <w:rFonts w:ascii="Cambria Math" w:hAnsi="Cambria Math" w:cs="Times New Roman"/>
                  <w:i/>
                  <w:sz w:val="24"/>
                  <w:szCs w:val="24"/>
                </w:rPr>
              </w:del>
            </m:ctrlPr>
          </m:sSubPr>
          <m:e>
            <m:r>
              <w:del w:id="251" w:author="Zhen Tan" w:date="2022-09-04T16:39:00Z">
                <w:rPr>
                  <w:rFonts w:ascii="Cambria Math" w:hAnsi="Cambria Math" w:cs="Times New Roman"/>
                  <w:sz w:val="24"/>
                  <w:szCs w:val="24"/>
                </w:rPr>
                <m:t>l</m:t>
              </w:del>
            </m:r>
          </m:e>
          <m:sub>
            <m:r>
              <w:del w:id="252" w:author="Zhen Tan" w:date="2022-09-04T16:39:00Z">
                <w:rPr>
                  <w:rFonts w:ascii="Cambria Math" w:hAnsi="Cambria Math" w:cs="Times New Roman"/>
                  <w:sz w:val="24"/>
                  <w:szCs w:val="24"/>
                </w:rPr>
                <m:t>1</m:t>
              </w:del>
            </m:r>
          </m:sub>
        </m:sSub>
        <m:r>
          <w:del w:id="253" w:author="Zhen Tan" w:date="2022-09-04T16:39:00Z">
            <m:rPr>
              <m:sty m:val="p"/>
            </m:rPr>
            <w:rPr>
              <w:rFonts w:ascii="Cambria Math" w:eastAsia="宋体" w:hAnsi="Cambria Math" w:cs="Times New Roman"/>
              <w:szCs w:val="21"/>
            </w:rPr>
            <m:t xml:space="preserve">, </m:t>
          </w:del>
        </m:r>
        <m:sSub>
          <m:sSubPr>
            <m:ctrlPr>
              <w:del w:id="254" w:author="Zhen Tan" w:date="2022-09-04T16:39:00Z">
                <w:rPr>
                  <w:rFonts w:ascii="Cambria Math" w:hAnsi="Cambria Math" w:cs="Times New Roman"/>
                  <w:i/>
                  <w:sz w:val="24"/>
                  <w:szCs w:val="24"/>
                </w:rPr>
              </w:del>
            </m:ctrlPr>
          </m:sSubPr>
          <m:e>
            <m:r>
              <w:del w:id="255" w:author="Zhen Tan" w:date="2022-09-04T16:39:00Z">
                <w:rPr>
                  <w:rFonts w:ascii="Cambria Math" w:hAnsi="Cambria Math" w:cs="Times New Roman"/>
                  <w:sz w:val="24"/>
                  <w:szCs w:val="24"/>
                </w:rPr>
                <m:t>l</m:t>
              </w:del>
            </m:r>
          </m:e>
          <m:sub>
            <m:r>
              <w:del w:id="256" w:author="Zhen Tan" w:date="2022-09-04T16:39:00Z">
                <w:rPr>
                  <w:rFonts w:ascii="Cambria Math" w:hAnsi="Cambria Math" w:cs="Times New Roman"/>
                  <w:sz w:val="24"/>
                  <w:szCs w:val="24"/>
                </w:rPr>
                <m:t>2</m:t>
              </w:del>
            </m:r>
          </m:sub>
        </m:sSub>
        <m:r>
          <w:del w:id="257" w:author="Zhen Tan" w:date="2022-09-04T16:39:00Z">
            <m:rPr>
              <m:sty m:val="p"/>
            </m:rPr>
            <w:rPr>
              <w:rFonts w:ascii="Cambria Math" w:eastAsia="宋体" w:hAnsi="Cambria Math" w:cs="Times New Roman"/>
              <w:szCs w:val="21"/>
            </w:rPr>
            <m:t xml:space="preserve">, </m:t>
          </w:del>
        </m:r>
        <m:r>
          <w:del w:id="258" w:author="Zhen Tan" w:date="2022-09-04T16:39:00Z">
            <w:rPr>
              <w:rFonts w:ascii="Cambria Math" w:eastAsia="宋体" w:hAnsi="Cambria Math" w:cs="Times New Roman" w:hint="eastAsia"/>
              <w:szCs w:val="21"/>
            </w:rPr>
            <m:t>c</m:t>
          </w:del>
        </m:r>
        <m:r>
          <w:del w:id="259" w:author="Zhen Tan" w:date="2022-09-04T16:39:00Z">
            <w:rPr>
              <w:rFonts w:ascii="Cambria Math" w:eastAsia="宋体" w:hAnsi="Cambria Math" w:cs="Times New Roman"/>
              <w:szCs w:val="21"/>
            </w:rPr>
            <m:t>}</m:t>
          </w:del>
        </m:r>
      </m:oMath>
      <w:r w:rsidR="00DB03C2" w:rsidRPr="0039138E">
        <w:rPr>
          <w:rFonts w:ascii="Times New Roman" w:hAnsi="Times New Roman" w:cs="Times New Roman" w:hint="eastAsia"/>
          <w:sz w:val="24"/>
          <w:szCs w:val="24"/>
        </w:rPr>
        <w:t>.</w:t>
      </w:r>
      <w:r w:rsidR="00DB03C2" w:rsidRPr="0039138E">
        <w:rPr>
          <w:rFonts w:ascii="Times New Roman" w:hAnsi="Times New Roman" w:cs="Times New Roman"/>
          <w:sz w:val="24"/>
          <w:szCs w:val="24"/>
        </w:rPr>
        <w:t xml:space="preserve"> </w:t>
      </w:r>
      <w:r w:rsidR="001C7990">
        <w:rPr>
          <w:rFonts w:ascii="Times New Roman" w:hAnsi="Times New Roman" w:cs="Times New Roman"/>
          <w:sz w:val="24"/>
          <w:szCs w:val="24"/>
        </w:rPr>
        <w:t xml:space="preserve">For each </w:t>
      </w:r>
      <w:r w:rsidR="001C7990">
        <w:rPr>
          <w:rFonts w:ascii="Times New Roman" w:hAnsi="Times New Roman" w:cs="Times New Roman"/>
          <w:bCs/>
          <w:sz w:val="24"/>
          <w:szCs w:val="24"/>
        </w:rPr>
        <w:t>basis function</w:t>
      </w:r>
      <w:r w:rsidR="001C7990">
        <w:rPr>
          <w:rFonts w:ascii="Times New Roman" w:hAnsi="Times New Roman" w:cs="Times New Roman"/>
          <w:sz w:val="24"/>
          <w:szCs w:val="24"/>
        </w:rPr>
        <w:t>, w</w:t>
      </w:r>
      <w:r w:rsidR="000735E8">
        <w:rPr>
          <w:rFonts w:ascii="Times New Roman" w:hAnsi="Times New Roman" w:cs="Times New Roman"/>
          <w:sz w:val="24"/>
          <w:szCs w:val="24"/>
        </w:rPr>
        <w:t xml:space="preserve">e </w:t>
      </w:r>
      <w:r w:rsidR="00977499">
        <w:rPr>
          <w:rFonts w:ascii="Times New Roman" w:hAnsi="Times New Roman" w:cs="Times New Roman"/>
          <w:sz w:val="24"/>
          <w:szCs w:val="24"/>
        </w:rPr>
        <w:t xml:space="preserve">divide </w:t>
      </w:r>
      <w:r w:rsidR="006F3AE1">
        <w:rPr>
          <w:rFonts w:ascii="Times New Roman" w:hAnsi="Times New Roman" w:cs="Times New Roman"/>
          <w:sz w:val="24"/>
          <w:szCs w:val="24"/>
        </w:rPr>
        <w:t>its</w:t>
      </w:r>
      <w:r w:rsidR="000735E8">
        <w:rPr>
          <w:rFonts w:ascii="Times New Roman" w:hAnsi="Times New Roman" w:cs="Times New Roman"/>
          <w:sz w:val="24"/>
          <w:szCs w:val="24"/>
        </w:rPr>
        <w:t xml:space="preserve"> domain </w:t>
      </w:r>
      <w:r w:rsidR="00541681">
        <w:rPr>
          <w:rFonts w:ascii="Times New Roman" w:hAnsi="Times New Roman" w:cs="Times New Roman"/>
          <w:bCs/>
          <w:sz w:val="24"/>
          <w:szCs w:val="24"/>
        </w:rPr>
        <w:t>into two</w:t>
      </w:r>
      <w:r w:rsidR="00541681" w:rsidRPr="00541681">
        <w:rPr>
          <w:rFonts w:ascii="Times New Roman" w:hAnsi="Times New Roman" w:cs="Times New Roman"/>
          <w:bCs/>
          <w:sz w:val="24"/>
          <w:szCs w:val="24"/>
        </w:rPr>
        <w:t xml:space="preserve"> </w:t>
      </w:r>
      <w:r w:rsidR="00A872E7">
        <w:rPr>
          <w:rFonts w:ascii="Times New Roman" w:hAnsi="Times New Roman" w:cs="Times New Roman"/>
          <w:bCs/>
          <w:sz w:val="24"/>
          <w:szCs w:val="24"/>
        </w:rPr>
        <w:t>equal</w:t>
      </w:r>
      <w:ins w:id="260" w:author="Zhen Tan" w:date="2022-09-04T16:58:00Z">
        <w:r w:rsidR="00826D1B">
          <w:rPr>
            <w:rFonts w:ascii="Times New Roman" w:hAnsi="Times New Roman" w:cs="Times New Roman"/>
            <w:bCs/>
            <w:sz w:val="24"/>
            <w:szCs w:val="24"/>
          </w:rPr>
          <w:t>-sized</w:t>
        </w:r>
      </w:ins>
      <w:r w:rsidR="00A872E7">
        <w:rPr>
          <w:rFonts w:ascii="Times New Roman" w:hAnsi="Times New Roman" w:cs="Times New Roman"/>
          <w:bCs/>
          <w:sz w:val="24"/>
          <w:szCs w:val="24"/>
        </w:rPr>
        <w:t xml:space="preserve"> </w:t>
      </w:r>
      <w:r w:rsidR="00541681" w:rsidRPr="00541681">
        <w:rPr>
          <w:rFonts w:ascii="Times New Roman" w:hAnsi="Times New Roman" w:cs="Times New Roman"/>
          <w:bCs/>
          <w:sz w:val="24"/>
          <w:szCs w:val="24"/>
        </w:rPr>
        <w:t>p</w:t>
      </w:r>
      <w:r w:rsidR="00541681" w:rsidRPr="00541681">
        <w:rPr>
          <w:rFonts w:ascii="Times New Roman" w:hAnsi="Times New Roman" w:cs="Times New Roman"/>
          <w:sz w:val="24"/>
          <w:szCs w:val="24"/>
          <w:shd w:val="clear" w:color="auto" w:fill="FFFFFF"/>
        </w:rPr>
        <w:t>artition</w:t>
      </w:r>
      <w:r w:rsidR="00541681">
        <w:rPr>
          <w:rFonts w:ascii="Times New Roman" w:hAnsi="Times New Roman" w:cs="Times New Roman"/>
          <w:sz w:val="24"/>
          <w:szCs w:val="24"/>
          <w:shd w:val="clear" w:color="auto" w:fill="FFFFFF"/>
        </w:rPr>
        <w:t>s</w:t>
      </w:r>
      <w:r w:rsidR="000D5630">
        <w:rPr>
          <w:rFonts w:ascii="Times New Roman" w:hAnsi="Times New Roman" w:cs="Times New Roman"/>
          <w:sz w:val="24"/>
          <w:szCs w:val="24"/>
          <w:shd w:val="clear" w:color="auto" w:fill="FFFFFF"/>
        </w:rPr>
        <w:t xml:space="preserve">, and </w:t>
      </w:r>
      <w:r w:rsidR="00ED3888">
        <w:rPr>
          <w:rFonts w:ascii="Times New Roman" w:hAnsi="Times New Roman" w:cs="Times New Roman"/>
          <w:sz w:val="24"/>
          <w:szCs w:val="24"/>
          <w:shd w:val="clear" w:color="auto" w:fill="FFFFFF"/>
        </w:rPr>
        <w:t>s</w:t>
      </w:r>
      <w:r w:rsidR="00786A53">
        <w:rPr>
          <w:rFonts w:ascii="Times New Roman" w:hAnsi="Times New Roman" w:cs="Times New Roman"/>
          <w:sz w:val="24"/>
          <w:szCs w:val="24"/>
          <w:shd w:val="clear" w:color="auto" w:fill="FFFFFF"/>
        </w:rPr>
        <w:t xml:space="preserve">o </w:t>
      </w:r>
      <w:ins w:id="261" w:author="Zhen Tan" w:date="2022-09-04T12:18:00Z">
        <w:r w:rsidR="00C4182D">
          <w:rPr>
            <w:rFonts w:ascii="Times New Roman" w:hAnsi="Times New Roman" w:cs="Times New Roman"/>
            <w:sz w:val="24"/>
            <w:szCs w:val="24"/>
            <w:shd w:val="clear" w:color="auto" w:fill="FFFFFF"/>
          </w:rPr>
          <w:t>there</w:t>
        </w:r>
      </w:ins>
      <w:ins w:id="262" w:author="Zhen Tan" w:date="2022-09-04T12:19:00Z">
        <w:r w:rsidR="00C4182D">
          <w:rPr>
            <w:rFonts w:ascii="Times New Roman" w:hAnsi="Times New Roman" w:cs="Times New Roman"/>
            <w:sz w:val="24"/>
            <w:szCs w:val="24"/>
            <w:shd w:val="clear" w:color="auto" w:fill="FFFFFF"/>
          </w:rPr>
          <w:t xml:space="preserve"> are a total of </w:t>
        </w:r>
      </w:ins>
      <w:ins w:id="263" w:author="Zhen Tan" w:date="2022-09-04T16:23:00Z">
        <w:r w:rsidR="00291C35">
          <w:rPr>
            <w:rFonts w:ascii="Times New Roman" w:hAnsi="Times New Roman" w:cs="Times New Roman"/>
            <w:sz w:val="24"/>
            <w:szCs w:val="24"/>
            <w:shd w:val="clear" w:color="auto" w:fill="FFFFFF"/>
          </w:rPr>
          <w:t>2</w:t>
        </w:r>
        <w:r w:rsidR="00291C35">
          <w:rPr>
            <w:rFonts w:ascii="Times New Roman" w:hAnsi="Times New Roman" w:cs="Times New Roman"/>
            <w:sz w:val="24"/>
            <w:szCs w:val="24"/>
            <w:shd w:val="clear" w:color="auto" w:fill="FFFFFF"/>
            <w:vertAlign w:val="superscript"/>
          </w:rPr>
          <w:t>2</w:t>
        </w:r>
        <w:r w:rsidR="00291C35" w:rsidRPr="00291C35">
          <w:rPr>
            <w:rFonts w:ascii="Times New Roman" w:hAnsi="Times New Roman" w:cs="Times New Roman"/>
            <w:i/>
            <w:sz w:val="24"/>
            <w:szCs w:val="24"/>
            <w:shd w:val="clear" w:color="auto" w:fill="FFFFFF"/>
            <w:vertAlign w:val="superscript"/>
            <w:rPrChange w:id="264" w:author="Zhen Tan" w:date="2022-09-04T16:23:00Z">
              <w:rPr>
                <w:rFonts w:ascii="Times New Roman" w:hAnsi="Times New Roman" w:cs="Times New Roman"/>
                <w:sz w:val="24"/>
                <w:szCs w:val="24"/>
                <w:shd w:val="clear" w:color="auto" w:fill="FFFFFF"/>
                <w:vertAlign w:val="superscript"/>
              </w:rPr>
            </w:rPrChange>
          </w:rPr>
          <w:t>d</w:t>
        </w:r>
      </w:ins>
      <w:ins w:id="265" w:author="Zhen Tan" w:date="2022-09-04T16:24:00Z">
        <w:r w:rsidR="00291C35" w:rsidRPr="001907BF">
          <w:rPr>
            <w:rFonts w:ascii="Times New Roman" w:hAnsi="Times New Roman" w:cs="Times New Roman"/>
            <w:sz w:val="24"/>
            <w:szCs w:val="24"/>
            <w:shd w:val="clear" w:color="auto" w:fill="FFFFFF"/>
            <w:rPrChange w:id="266" w:author="Zhen Tan" w:date="2022-09-04T16:58:00Z">
              <w:rPr>
                <w:rFonts w:ascii="Times New Roman" w:hAnsi="Times New Roman" w:cs="Times New Roman"/>
                <w:i/>
                <w:sz w:val="24"/>
                <w:szCs w:val="24"/>
                <w:shd w:val="clear" w:color="auto" w:fill="FFFFFF"/>
              </w:rPr>
            </w:rPrChange>
          </w:rPr>
          <w:t xml:space="preserve"> </w:t>
        </w:r>
      </w:ins>
      <w:ins w:id="267" w:author="Zhen Tan" w:date="2022-09-04T16:23:00Z">
        <w:r w:rsidR="00291C35" w:rsidRPr="00DF210F">
          <w:rPr>
            <w:rFonts w:ascii="Times New Roman" w:hAnsi="Times New Roman" w:cs="Times New Roman"/>
            <w:sz w:val="24"/>
            <w:szCs w:val="24"/>
            <w:shd w:val="clear" w:color="auto" w:fill="FFFFFF"/>
          </w:rPr>
          <w:t>=</w:t>
        </w:r>
        <w:r w:rsidR="00291C35">
          <w:rPr>
            <w:rFonts w:ascii="Times New Roman" w:hAnsi="Times New Roman" w:cs="Times New Roman"/>
            <w:sz w:val="24"/>
            <w:szCs w:val="24"/>
            <w:shd w:val="clear" w:color="auto" w:fill="FFFFFF"/>
          </w:rPr>
          <w:t xml:space="preserve"> </w:t>
        </w:r>
      </w:ins>
      <w:r w:rsidR="00FE20C2" w:rsidRPr="005B1CE6">
        <w:rPr>
          <w:rFonts w:ascii="Times New Roman" w:hAnsi="Times New Roman" w:cs="Times New Roman"/>
          <w:sz w:val="24"/>
          <w:szCs w:val="24"/>
          <w:shd w:val="clear" w:color="auto" w:fill="FFFFFF"/>
        </w:rPr>
        <w:t>4</w:t>
      </w:r>
      <w:r w:rsidR="0078030C" w:rsidRPr="00291C35">
        <w:rPr>
          <w:rFonts w:ascii="Times New Roman" w:hAnsi="Times New Roman" w:cs="Times New Roman"/>
          <w:i/>
          <w:iCs/>
          <w:sz w:val="24"/>
          <w:szCs w:val="24"/>
          <w:shd w:val="clear" w:color="auto" w:fill="FFFFFF"/>
          <w:rPrChange w:id="268" w:author="Zhen Tan" w:date="2022-09-04T16:23:00Z">
            <w:rPr>
              <w:rFonts w:ascii="Times New Roman" w:hAnsi="Times New Roman" w:cs="Times New Roman"/>
              <w:i/>
              <w:iCs/>
              <w:sz w:val="24"/>
              <w:szCs w:val="24"/>
              <w:shd w:val="clear" w:color="auto" w:fill="FFFFFF"/>
              <w:vertAlign w:val="superscript"/>
            </w:rPr>
          </w:rPrChange>
        </w:rPr>
        <w:t>d</w:t>
      </w:r>
      <w:r w:rsidR="0078030C">
        <w:rPr>
          <w:rFonts w:ascii="Times New Roman" w:hAnsi="Times New Roman" w:cs="Times New Roman"/>
          <w:sz w:val="24"/>
          <w:szCs w:val="24"/>
          <w:shd w:val="clear" w:color="auto" w:fill="FFFFFF"/>
        </w:rPr>
        <w:t xml:space="preserve"> combinations of the </w:t>
      </w:r>
      <w:r w:rsidR="003D0BA7" w:rsidRPr="00541681">
        <w:rPr>
          <w:rFonts w:ascii="Times New Roman" w:hAnsi="Times New Roman" w:cs="Times New Roman"/>
          <w:bCs/>
          <w:sz w:val="24"/>
          <w:szCs w:val="24"/>
        </w:rPr>
        <w:t>p</w:t>
      </w:r>
      <w:r w:rsidR="003D0BA7" w:rsidRPr="00541681">
        <w:rPr>
          <w:rFonts w:ascii="Times New Roman" w:hAnsi="Times New Roman" w:cs="Times New Roman"/>
          <w:sz w:val="24"/>
          <w:szCs w:val="24"/>
          <w:shd w:val="clear" w:color="auto" w:fill="FFFFFF"/>
        </w:rPr>
        <w:t>artition</w:t>
      </w:r>
      <w:r w:rsidR="003D0BA7">
        <w:rPr>
          <w:rFonts w:ascii="Times New Roman" w:hAnsi="Times New Roman" w:cs="Times New Roman"/>
          <w:sz w:val="24"/>
          <w:szCs w:val="24"/>
          <w:shd w:val="clear" w:color="auto" w:fill="FFFFFF"/>
        </w:rPr>
        <w:t>s</w:t>
      </w:r>
      <w:r w:rsidR="00D21AF7">
        <w:rPr>
          <w:rFonts w:ascii="Times New Roman" w:hAnsi="Times New Roman" w:cs="Times New Roman"/>
          <w:sz w:val="24"/>
          <w:szCs w:val="24"/>
          <w:shd w:val="clear" w:color="auto" w:fill="FFFFFF"/>
        </w:rPr>
        <w:t xml:space="preserve"> </w:t>
      </w:r>
      <w:del w:id="269" w:author="Zhen Tan" w:date="2022-09-04T12:19:00Z">
        <w:r w:rsidR="00786A53" w:rsidDel="00C4182D">
          <w:rPr>
            <w:rFonts w:ascii="Times New Roman" w:hAnsi="Times New Roman" w:cs="Times New Roman"/>
            <w:sz w:val="24"/>
            <w:szCs w:val="24"/>
            <w:shd w:val="clear" w:color="auto" w:fill="FFFFFF"/>
          </w:rPr>
          <w:delText>exist</w:delText>
        </w:r>
        <w:r w:rsidR="001937DD" w:rsidDel="00C4182D">
          <w:rPr>
            <w:rFonts w:ascii="Times New Roman" w:hAnsi="Times New Roman" w:cs="Times New Roman"/>
            <w:sz w:val="24"/>
            <w:szCs w:val="24"/>
            <w:shd w:val="clear" w:color="auto" w:fill="FFFFFF"/>
          </w:rPr>
          <w:delText xml:space="preserve"> </w:delText>
        </w:r>
        <w:r w:rsidR="001E37F0" w:rsidDel="00C4182D">
          <w:rPr>
            <w:rFonts w:ascii="Times New Roman" w:hAnsi="Times New Roman" w:cs="Times New Roman"/>
            <w:sz w:val="24"/>
            <w:szCs w:val="24"/>
            <w:shd w:val="clear" w:color="auto" w:fill="FFFFFF"/>
          </w:rPr>
          <w:delText>with the combination index</w:delText>
        </w:r>
      </w:del>
      <w:ins w:id="270" w:author="Zhen Tan" w:date="2022-09-04T12:19:00Z">
        <w:r w:rsidR="00C4182D">
          <w:rPr>
            <w:rFonts w:ascii="Times New Roman" w:hAnsi="Times New Roman" w:cs="Times New Roman"/>
            <w:sz w:val="24"/>
            <w:szCs w:val="24"/>
            <w:shd w:val="clear" w:color="auto" w:fill="FFFFFF"/>
          </w:rPr>
          <w:t>indexed by</w:t>
        </w:r>
      </w:ins>
      <w:del w:id="271" w:author="Zhen Tan" w:date="2022-09-04T16:33:00Z">
        <w:r w:rsidR="00D21AF7" w:rsidDel="007F1932">
          <w:rPr>
            <w:rFonts w:ascii="Times New Roman" w:hAnsi="Times New Roman" w:cs="Times New Roman"/>
            <w:sz w:val="24"/>
            <w:szCs w:val="24"/>
            <w:shd w:val="clear" w:color="auto" w:fill="FFFFFF"/>
          </w:rPr>
          <w:delText xml:space="preserve"> </w:delText>
        </w:r>
      </w:del>
      <w:ins w:id="272" w:author="Zhen Tan" w:date="2022-09-04T16:33:00Z">
        <w:r w:rsidR="007F1932">
          <w:rPr>
            <w:rFonts w:ascii="Times New Roman" w:hAnsi="Times New Roman" w:cs="Times New Roman"/>
            <w:sz w:val="24"/>
            <w:szCs w:val="24"/>
            <w:shd w:val="clear" w:color="auto" w:fill="FFFFFF"/>
          </w:rPr>
          <w:t xml:space="preserve"> </w:t>
        </w:r>
      </w:ins>
      <w:commentRangeStart w:id="273"/>
      <w:commentRangeStart w:id="274"/>
      <w:commentRangeStart w:id="275"/>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hAnsi="Cambria Math" w:cs="Times New Roman"/>
            <w:sz w:val="24"/>
            <w:szCs w:val="24"/>
            <w:shd w:val="clear" w:color="auto" w:fill="FFFFFF"/>
          </w:rPr>
          <m:t>∈{1,2,</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d</m:t>
            </m:r>
          </m:sup>
        </m:sSup>
        <m:r>
          <w:rPr>
            <w:rFonts w:ascii="Cambria Math" w:hAnsi="Cambria Math" w:cs="Times New Roman"/>
            <w:sz w:val="24"/>
            <w:szCs w:val="24"/>
          </w:rPr>
          <m:t>}</m:t>
        </m:r>
        <w:commentRangeEnd w:id="273"/>
        <m:r>
          <m:rPr>
            <m:sty m:val="p"/>
          </m:rPr>
          <w:rPr>
            <w:rStyle w:val="afd"/>
          </w:rPr>
          <w:commentReference w:id="273"/>
        </m:r>
        <w:commentRangeEnd w:id="274"/>
        <m:r>
          <m:rPr>
            <m:sty m:val="p"/>
          </m:rPr>
          <w:rPr>
            <w:rStyle w:val="afd"/>
          </w:rPr>
          <w:commentReference w:id="274"/>
        </m:r>
        <w:commentRangeEnd w:id="275"/>
        <m:r>
          <m:rPr>
            <m:sty m:val="p"/>
          </m:rPr>
          <w:rPr>
            <w:rStyle w:val="afd"/>
          </w:rPr>
          <w:commentReference w:id="275"/>
        </m:r>
      </m:oMath>
      <w:r w:rsidR="00735000">
        <w:rPr>
          <w:rFonts w:ascii="Times New Roman" w:hAnsi="Times New Roman" w:cs="Times New Roman"/>
          <w:sz w:val="24"/>
          <w:szCs w:val="24"/>
          <w:shd w:val="clear" w:color="auto" w:fill="FFFFFF"/>
        </w:rPr>
        <w:t xml:space="preserve">. </w:t>
      </w:r>
      <w:del w:id="276" w:author="Zhen Tan" w:date="2022-09-04T16:59:00Z">
        <w:r w:rsidR="00F230CD" w:rsidDel="001907BF">
          <w:rPr>
            <w:rFonts w:ascii="Times New Roman" w:hAnsi="Times New Roman" w:cs="Times New Roman"/>
            <w:sz w:val="24"/>
            <w:szCs w:val="24"/>
            <w:shd w:val="clear" w:color="auto" w:fill="FFFFFF"/>
          </w:rPr>
          <w:delText>T</w:delText>
        </w:r>
        <w:r w:rsidR="001B2569" w:rsidDel="001907BF">
          <w:rPr>
            <w:rFonts w:ascii="Times New Roman" w:hAnsi="Times New Roman" w:cs="Times New Roman"/>
            <w:sz w:val="24"/>
            <w:szCs w:val="24"/>
          </w:rPr>
          <w:delText xml:space="preserve">he </w:delText>
        </w:r>
      </w:del>
      <w:ins w:id="277" w:author="Zhen Tan" w:date="2022-09-04T16:59:00Z">
        <w:r w:rsidR="001907BF">
          <w:rPr>
            <w:rFonts w:ascii="Times New Roman" w:hAnsi="Times New Roman" w:cs="Times New Roman"/>
            <w:sz w:val="24"/>
            <w:szCs w:val="24"/>
            <w:shd w:val="clear" w:color="auto" w:fill="FFFFFF"/>
          </w:rPr>
          <w:t>We set the</w:t>
        </w:r>
        <w:r w:rsidR="001907BF">
          <w:rPr>
            <w:rFonts w:ascii="Times New Roman" w:hAnsi="Times New Roman" w:cs="Times New Roman"/>
            <w:sz w:val="24"/>
            <w:szCs w:val="24"/>
          </w:rPr>
          <w:t xml:space="preserve"> </w:t>
        </w:r>
      </w:ins>
      <w:r w:rsidR="001B2569">
        <w:rPr>
          <w:rFonts w:ascii="Times New Roman" w:hAnsi="Times New Roman" w:cs="Times New Roman"/>
          <w:sz w:val="24"/>
          <w:szCs w:val="24"/>
        </w:rPr>
        <w:t>i</w:t>
      </w:r>
      <w:r w:rsidR="001B2569" w:rsidRPr="006E43BF">
        <w:rPr>
          <w:rFonts w:ascii="Times New Roman" w:hAnsi="Times New Roman" w:cs="Times New Roman"/>
          <w:sz w:val="24"/>
          <w:szCs w:val="24"/>
        </w:rPr>
        <w:t xml:space="preserve">nitial estimate </w:t>
      </w:r>
      <w:r w:rsidR="001B2569" w:rsidRPr="00DF210F">
        <w:rPr>
          <w:rFonts w:ascii="Times New Roman" w:hAnsi="Times New Roman" w:cs="Times New Roman"/>
          <w:sz w:val="24"/>
          <w:szCs w:val="24"/>
        </w:rPr>
        <w:t xml:space="preserve">of the variance of </w:t>
      </w:r>
      <w:r w:rsidR="001B2569" w:rsidRPr="005B1CE6">
        <w:rPr>
          <w:rFonts w:ascii="Times New Roman" w:hAnsi="Times New Roman" w:cs="Times New Roman"/>
          <w:sz w:val="24"/>
          <w:szCs w:val="24"/>
          <w:rPrChange w:id="278" w:author="Zhen Tan" w:date="2022-09-04T16:33:00Z">
            <w:rPr>
              <w:rFonts w:ascii="Times New Roman" w:hAnsi="Times New Roman" w:cs="Times New Roman"/>
              <w:sz w:val="24"/>
              <w:szCs w:val="24"/>
              <w:highlight w:val="yellow"/>
            </w:rPr>
          </w:rPrChange>
        </w:rPr>
        <w:t xml:space="preserve">each </w:t>
      </w:r>
      <w:ins w:id="279" w:author="Zhen Tan" w:date="2022-09-04T16:59:00Z">
        <w:r w:rsidR="001907BF">
          <w:rPr>
            <w:rFonts w:ascii="Times New Roman" w:hAnsi="Times New Roman" w:cs="Times New Roman"/>
            <w:sz w:val="24"/>
            <w:szCs w:val="24"/>
          </w:rPr>
          <w:t xml:space="preserve">partition </w:t>
        </w:r>
      </w:ins>
      <w:r w:rsidR="005472F3" w:rsidRPr="005B1CE6">
        <w:rPr>
          <w:rFonts w:ascii="Times New Roman" w:hAnsi="Times New Roman" w:cs="Times New Roman"/>
          <w:sz w:val="24"/>
          <w:szCs w:val="24"/>
          <w:rPrChange w:id="280" w:author="Zhen Tan" w:date="2022-09-04T16:33:00Z">
            <w:rPr>
              <w:rFonts w:ascii="Times New Roman" w:hAnsi="Times New Roman" w:cs="Times New Roman"/>
              <w:sz w:val="24"/>
              <w:szCs w:val="24"/>
              <w:highlight w:val="yellow"/>
            </w:rPr>
          </w:rPrChange>
        </w:rPr>
        <w:t>c</w:t>
      </w:r>
      <w:r w:rsidR="00D37745" w:rsidRPr="005B1CE6">
        <w:rPr>
          <w:rFonts w:ascii="Times New Roman" w:hAnsi="Times New Roman" w:cs="Times New Roman"/>
          <w:sz w:val="24"/>
          <w:szCs w:val="24"/>
          <w:rPrChange w:id="281" w:author="Zhen Tan" w:date="2022-09-04T16:33:00Z">
            <w:rPr>
              <w:rFonts w:ascii="Times New Roman" w:hAnsi="Times New Roman" w:cs="Times New Roman"/>
              <w:sz w:val="24"/>
              <w:szCs w:val="24"/>
              <w:highlight w:val="yellow"/>
            </w:rPr>
          </w:rPrChange>
        </w:rPr>
        <w:t>ombination</w:t>
      </w:r>
      <w:r w:rsidR="00366085" w:rsidRPr="00DF210F">
        <w:rPr>
          <w:rFonts w:ascii="Times New Roman" w:hAnsi="Times New Roman" w:cs="Times New Roman"/>
          <w:bCs/>
          <w:sz w:val="24"/>
          <w:szCs w:val="24"/>
        </w:rPr>
        <w:t xml:space="preserve"> </w:t>
      </w:r>
      <m:oMath>
        <m:r>
          <w:ins w:id="282" w:author="Zhen Tan" w:date="2022-09-04T16:33:00Z">
            <w:rPr>
              <w:rFonts w:ascii="Cambria Math" w:hAnsi="Cambria Math" w:cs="Times New Roman"/>
              <w:sz w:val="24"/>
              <w:szCs w:val="24"/>
              <w:shd w:val="clear" w:color="auto" w:fill="FFFFFF"/>
            </w:rPr>
            <m:t>q</m:t>
          </w:ins>
        </m:r>
        <m:d>
          <m:dPr>
            <m:ctrlPr>
              <w:ins w:id="283" w:author="Zhen Tan" w:date="2022-09-04T16:33:00Z">
                <w:rPr>
                  <w:rFonts w:ascii="Cambria Math" w:hAnsi="Cambria Math" w:cs="Times New Roman"/>
                  <w:i/>
                  <w:sz w:val="24"/>
                  <w:szCs w:val="24"/>
                  <w:shd w:val="clear" w:color="auto" w:fill="FFFFFF"/>
                </w:rPr>
              </w:ins>
            </m:ctrlPr>
          </m:dPr>
          <m:e>
            <m:r>
              <w:ins w:id="284" w:author="Zhen Tan" w:date="2022-09-04T16:33:00Z">
                <m:rPr>
                  <m:sty m:val="b"/>
                </m:rPr>
                <w:rPr>
                  <w:rFonts w:ascii="Cambria Math" w:hAnsi="Cambria Math" w:cs="Times New Roman"/>
                  <w:sz w:val="24"/>
                  <w:szCs w:val="24"/>
                  <w:shd w:val="clear" w:color="auto" w:fill="FFFFFF"/>
                </w:rPr>
                <m:t>x</m:t>
              </w:ins>
            </m:r>
          </m:e>
        </m:d>
        <m:r>
          <w:ins w:id="285" w:author="Zhen Tan" w:date="2022-09-04T16:33:00Z">
            <w:rPr>
              <w:rFonts w:ascii="Cambria Math" w:hAnsi="Cambria Math" w:cs="Times New Roman"/>
              <w:sz w:val="24"/>
              <w:szCs w:val="24"/>
              <w:shd w:val="clear" w:color="auto" w:fill="FFFFFF"/>
            </w:rPr>
            <m:t>∈{1,2,</m:t>
          </w:ins>
        </m:r>
        <m:r>
          <w:ins w:id="286" w:author="Zhen Tan" w:date="2022-09-04T16:33:00Z">
            <w:rPr>
              <w:rFonts w:ascii="Cambria Math" w:hAnsi="Cambria Math" w:cs="Times New Roman"/>
              <w:sz w:val="24"/>
              <w:szCs w:val="24"/>
            </w:rPr>
            <m:t>⋯,</m:t>
          </w:ins>
        </m:r>
        <m:sSup>
          <m:sSupPr>
            <m:ctrlPr>
              <w:ins w:id="287" w:author="Zhen Tan" w:date="2022-09-04T16:33:00Z">
                <w:rPr>
                  <w:rFonts w:ascii="Cambria Math" w:hAnsi="Cambria Math" w:cs="Times New Roman"/>
                  <w:i/>
                  <w:sz w:val="24"/>
                  <w:szCs w:val="24"/>
                </w:rPr>
              </w:ins>
            </m:ctrlPr>
          </m:sSupPr>
          <m:e>
            <m:r>
              <w:ins w:id="288" w:author="Zhen Tan" w:date="2022-09-04T16:33:00Z">
                <w:rPr>
                  <w:rFonts w:ascii="Cambria Math" w:hAnsi="Cambria Math" w:cs="Times New Roman"/>
                  <w:sz w:val="24"/>
                  <w:szCs w:val="24"/>
                </w:rPr>
                <m:t>4</m:t>
              </w:ins>
            </m:r>
          </m:e>
          <m:sup>
            <m:r>
              <w:ins w:id="289" w:author="Zhen Tan" w:date="2022-09-04T16:33:00Z">
                <w:rPr>
                  <w:rFonts w:ascii="Cambria Math" w:hAnsi="Cambria Math" w:cs="Times New Roman"/>
                  <w:sz w:val="24"/>
                  <w:szCs w:val="24"/>
                </w:rPr>
                <m:t>d</m:t>
              </w:ins>
            </m:r>
          </m:sup>
        </m:sSup>
        <m:r>
          <w:ins w:id="290" w:author="Zhen Tan" w:date="2022-09-04T16:33:00Z">
            <w:rPr>
              <w:rFonts w:ascii="Cambria Math" w:hAnsi="Cambria Math" w:cs="Times New Roman"/>
              <w:sz w:val="24"/>
              <w:szCs w:val="24"/>
            </w:rPr>
            <m:t>}</m:t>
          </w:ins>
        </m:r>
        <w:commentRangeStart w:id="291"/>
        <w:commentRangeEnd w:id="291"/>
        <m:r>
          <w:ins w:id="292" w:author="Zhen Tan" w:date="2022-09-04T16:33:00Z">
            <m:rPr>
              <m:sty m:val="p"/>
            </m:rPr>
            <w:rPr>
              <w:rStyle w:val="afd"/>
            </w:rPr>
            <w:commentReference w:id="291"/>
          </w:ins>
        </m:r>
      </m:oMath>
      <w:ins w:id="293" w:author="Zhen Tan" w:date="2022-09-04T16:33:00Z">
        <w:r w:rsidR="007F1932">
          <w:rPr>
            <w:rFonts w:ascii="Times New Roman" w:hAnsi="Times New Roman" w:cs="Times New Roman"/>
            <w:sz w:val="24"/>
            <w:szCs w:val="24"/>
          </w:rPr>
          <w:t xml:space="preserve"> </w:t>
        </w:r>
      </w:ins>
      <w:del w:id="294" w:author="Zhen Tan" w:date="2022-09-04T16:59:00Z">
        <w:r w:rsidR="00366085" w:rsidRPr="00DF210F" w:rsidDel="001907BF">
          <w:rPr>
            <w:rFonts w:ascii="Times New Roman" w:hAnsi="Times New Roman" w:cs="Times New Roman"/>
            <w:bCs/>
            <w:sz w:val="24"/>
            <w:szCs w:val="24"/>
          </w:rPr>
          <w:delText xml:space="preserve">is set </w:delText>
        </w:r>
      </w:del>
      <w:r w:rsidR="00366085" w:rsidRPr="00DF210F">
        <w:rPr>
          <w:rFonts w:ascii="Times New Roman" w:hAnsi="Times New Roman" w:cs="Times New Roman"/>
          <w:bCs/>
          <w:sz w:val="24"/>
          <w:szCs w:val="24"/>
        </w:rPr>
        <w:t>as</w:t>
      </w:r>
      <w:ins w:id="295" w:author="Zhen Tan" w:date="2022-09-04T16:33:00Z">
        <w:r w:rsidR="007F1932">
          <w:rPr>
            <w:rFonts w:ascii="Times New Roman" w:hAnsi="Times New Roman" w:cs="Times New Roman"/>
            <w:bCs/>
            <w:sz w:val="24"/>
            <w:szCs w:val="24"/>
          </w:rPr>
          <w:t xml:space="preserve"> a common value</w:t>
        </w:r>
      </w:ins>
      <w:r w:rsidR="001B2569" w:rsidRPr="00DF210F">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Times New Roman" w:cs="Times New Roman"/>
                <w:sz w:val="24"/>
                <w:szCs w:val="24"/>
              </w:rPr>
              <m:t>i,0</m:t>
            </m:r>
          </m:sup>
        </m:sSubSup>
        <m:r>
          <m:rPr>
            <m:sty m:val="p"/>
          </m:rPr>
          <w:rPr>
            <w:rFonts w:ascii="Cambria Math" w:hAnsi="Cambria Math" w:cs="Times New Roman"/>
            <w:sz w:val="24"/>
            <w:szCs w:val="24"/>
          </w:rPr>
          <m:t>=0.01</m:t>
        </m:r>
      </m:oMath>
      <w:ins w:id="296" w:author="Zhen Tan" w:date="2022-09-04T16:34:00Z">
        <w:r w:rsidR="0071054B" w:rsidRPr="00DF210F">
          <w:rPr>
            <w:rFonts w:ascii="Times New Roman" w:hAnsi="Times New Roman" w:cs="Times New Roman"/>
            <w:sz w:val="24"/>
            <w:szCs w:val="24"/>
          </w:rPr>
          <w:t>,</w:t>
        </w:r>
      </w:ins>
      <w:del w:id="297" w:author="Zhen Tan" w:date="2022-09-04T16:34:00Z">
        <w:r w:rsidR="00893601" w:rsidRPr="00DF210F" w:rsidDel="0071054B">
          <w:rPr>
            <w:rFonts w:ascii="Times New Roman" w:hAnsi="Times New Roman" w:cs="Times New Roman" w:hint="eastAsia"/>
            <w:sz w:val="24"/>
            <w:szCs w:val="24"/>
          </w:rPr>
          <w:delText>,</w:delText>
        </w:r>
      </w:del>
      <w:del w:id="298" w:author="Zhen Tan" w:date="2022-09-04T16:33:00Z">
        <w:r w:rsidR="00893601" w:rsidRPr="00DF210F" w:rsidDel="005B1CE6">
          <w:rPr>
            <w:rFonts w:ascii="Times New Roman" w:hAnsi="Times New Roman" w:cs="Times New Roman"/>
            <w:sz w:val="24"/>
            <w:szCs w:val="24"/>
          </w:rPr>
          <w:delText xml:space="preserve"> </w:delText>
        </w:r>
      </w:del>
      <w:moveFrom w:id="299" w:author="Zhen Tan" w:date="2022-09-04T16:32:00Z">
        <w:del w:id="300" w:author="Zhen Tan" w:date="2022-09-04T16:33:00Z">
          <w:moveFromRangeStart w:id="301" w:author="Zhen Tan" w:date="2022-09-04T16:32:00Z" w:name="move113201593"/>
        </w:del>
        <m:oMath>
          <m:r>
            <w:del w:id="302" w:author="Zhen Tan" w:date="2022-09-04T16:33:00Z">
              <w:rPr>
                <w:rFonts w:ascii="Cambria Math" w:eastAsia="宋体" w:hAnsi="Cambria Math" w:cs="Times New Roman"/>
                <w:sz w:val="24"/>
                <w:szCs w:val="24"/>
                <w:rPrChange w:id="303" w:author="Zhen Tan" w:date="2022-09-04T16:59:00Z">
                  <w:rPr>
                    <w:rFonts w:ascii="Cambria Math" w:eastAsia="宋体" w:hAnsi="Cambria Math" w:cs="Times New Roman"/>
                    <w:szCs w:val="21"/>
                    <w:highlight w:val="yellow"/>
                  </w:rPr>
                </w:rPrChange>
              </w:rPr>
              <m:t>i</m:t>
            </w:del>
          </m:r>
          <w:moveFrom w:id="304" w:author="Zhen Tan" w:date="2022-09-04T16:32:00Z">
            <w:del w:id="305" w:author="Zhen Tan" w:date="2022-09-04T16:33:00Z">
              <m:r>
                <m:rPr>
                  <m:sty m:val="b"/>
                </m:rPr>
                <w:rPr>
                  <w:rFonts w:ascii="Cambria Math" w:eastAsia="宋体" w:hAnsi="Cambria Math" w:cs="Times New Roman" w:hint="eastAsia"/>
                  <w:sz w:val="24"/>
                  <w:szCs w:val="24"/>
                  <w:rPrChange w:id="306" w:author="Zhen Tan" w:date="2022-09-04T16:59:00Z">
                    <w:rPr>
                      <w:rFonts w:ascii="Cambria Math" w:eastAsia="宋体" w:hAnsi="Cambria Math" w:cs="Times New Roman" w:hint="eastAsia"/>
                      <w:szCs w:val="21"/>
                    </w:rPr>
                  </w:rPrChange>
                </w:rPr>
                <m:t>∈</m:t>
              </m:r>
              <m:r>
                <m:rPr>
                  <m:sty m:val="b"/>
                </m:rPr>
                <w:rPr>
                  <w:rFonts w:ascii="Cambria Math" w:eastAsia="宋体" w:hAnsi="Cambria Math" w:cs="Times New Roman"/>
                  <w:sz w:val="24"/>
                  <w:szCs w:val="24"/>
                  <w:rPrChange w:id="307" w:author="Zhen Tan" w:date="2022-09-04T16:59:00Z">
                    <w:rPr>
                      <w:rFonts w:ascii="Cambria Math" w:eastAsia="宋体" w:hAnsi="Cambria Math" w:cs="Times New Roman"/>
                      <w:szCs w:val="21"/>
                    </w:rPr>
                  </w:rPrChange>
                </w:rPr>
                <m:t>{</m:t>
              </m:r>
            </w:del>
          </w:moveFrom>
          <m:sSub>
            <m:sSubPr>
              <m:ctrlPr>
                <w:del w:id="308" w:author="Zhen Tan" w:date="2022-09-04T16:33:00Z">
                  <w:rPr>
                    <w:rFonts w:ascii="Cambria Math" w:hAnsi="Cambria Math" w:cs="Times New Roman"/>
                    <w:i/>
                    <w:sz w:val="24"/>
                    <w:szCs w:val="24"/>
                  </w:rPr>
                </w:del>
              </m:ctrlPr>
            </m:sSubPr>
            <m:e>
              <w:moveFrom w:id="309" w:author="Zhen Tan" w:date="2022-09-04T16:32:00Z">
                <w:del w:id="310" w:author="Zhen Tan" w:date="2022-09-04T16:33:00Z">
                  <m:r>
                    <w:rPr>
                      <w:rFonts w:ascii="Cambria Math" w:hAnsi="Cambria Math" w:cs="Times New Roman"/>
                      <w:sz w:val="24"/>
                      <w:szCs w:val="24"/>
                    </w:rPr>
                    <m:t>l</m:t>
                  </m:r>
                </w:del>
              </w:moveFrom>
            </m:e>
            <m:sub>
              <w:moveFrom w:id="311" w:author="Zhen Tan" w:date="2022-09-04T16:32:00Z">
                <w:del w:id="312" w:author="Zhen Tan" w:date="2022-09-04T16:33:00Z">
                  <m:r>
                    <w:rPr>
                      <w:rFonts w:ascii="Cambria Math" w:hAnsi="Cambria Math" w:cs="Times New Roman"/>
                      <w:sz w:val="24"/>
                      <w:szCs w:val="24"/>
                    </w:rPr>
                    <m:t>1</m:t>
                  </m:r>
                </w:del>
              </w:moveFrom>
            </m:sub>
          </m:sSub>
          <w:moveFrom w:id="313" w:author="Zhen Tan" w:date="2022-09-04T16:32:00Z">
            <w:del w:id="314" w:author="Zhen Tan" w:date="2022-09-04T16:33:00Z">
              <m:r>
                <m:rPr>
                  <m:sty m:val="p"/>
                </m:rPr>
                <w:rPr>
                  <w:rFonts w:ascii="Cambria Math" w:eastAsia="宋体" w:hAnsi="Cambria Math" w:cs="Times New Roman"/>
                  <w:sz w:val="24"/>
                  <w:szCs w:val="24"/>
                  <w:rPrChange w:id="315" w:author="Zhen Tan" w:date="2022-09-04T16:59:00Z">
                    <w:rPr>
                      <w:rFonts w:ascii="Cambria Math" w:eastAsia="宋体" w:hAnsi="Cambria Math" w:cs="Times New Roman"/>
                      <w:szCs w:val="21"/>
                    </w:rPr>
                  </w:rPrChange>
                </w:rPr>
                <m:t xml:space="preserve">, </m:t>
              </m:r>
            </w:del>
          </w:moveFrom>
          <m:sSub>
            <m:sSubPr>
              <m:ctrlPr>
                <w:del w:id="316" w:author="Zhen Tan" w:date="2022-09-04T16:33:00Z">
                  <w:rPr>
                    <w:rFonts w:ascii="Cambria Math" w:hAnsi="Cambria Math" w:cs="Times New Roman"/>
                    <w:i/>
                    <w:sz w:val="24"/>
                    <w:szCs w:val="24"/>
                  </w:rPr>
                </w:del>
              </m:ctrlPr>
            </m:sSubPr>
            <m:e>
              <w:moveFrom w:id="317" w:author="Zhen Tan" w:date="2022-09-04T16:32:00Z">
                <w:del w:id="318" w:author="Zhen Tan" w:date="2022-09-04T16:33:00Z">
                  <m:r>
                    <w:rPr>
                      <w:rFonts w:ascii="Cambria Math" w:hAnsi="Cambria Math" w:cs="Times New Roman"/>
                      <w:sz w:val="24"/>
                      <w:szCs w:val="24"/>
                    </w:rPr>
                    <m:t>l</m:t>
                  </m:r>
                </w:del>
              </w:moveFrom>
            </m:e>
            <m:sub>
              <w:moveFrom w:id="319" w:author="Zhen Tan" w:date="2022-09-04T16:32:00Z">
                <w:del w:id="320" w:author="Zhen Tan" w:date="2022-09-04T16:33:00Z">
                  <m:r>
                    <w:rPr>
                      <w:rFonts w:ascii="Cambria Math" w:hAnsi="Cambria Math" w:cs="Times New Roman"/>
                      <w:sz w:val="24"/>
                      <w:szCs w:val="24"/>
                    </w:rPr>
                    <m:t>2</m:t>
                  </m:r>
                </w:del>
              </w:moveFrom>
            </m:sub>
          </m:sSub>
          <w:moveFrom w:id="321" w:author="Zhen Tan" w:date="2022-09-04T16:32:00Z">
            <w:del w:id="322" w:author="Zhen Tan" w:date="2022-09-04T16:33:00Z">
              <m:r>
                <m:rPr>
                  <m:sty m:val="p"/>
                </m:rPr>
                <w:rPr>
                  <w:rFonts w:ascii="Cambria Math" w:eastAsia="宋体" w:hAnsi="Cambria Math" w:cs="Times New Roman"/>
                  <w:sz w:val="24"/>
                  <w:szCs w:val="24"/>
                  <w:rPrChange w:id="323" w:author="Zhen Tan" w:date="2022-09-04T16:59:00Z">
                    <w:rPr>
                      <w:rFonts w:ascii="Cambria Math" w:eastAsia="宋体" w:hAnsi="Cambria Math" w:cs="Times New Roman"/>
                      <w:szCs w:val="21"/>
                    </w:rPr>
                  </w:rPrChange>
                </w:rPr>
                <m:t xml:space="preserve">, </m:t>
              </m:r>
              <m:r>
                <w:rPr>
                  <w:rFonts w:ascii="Cambria Math" w:eastAsia="宋体" w:hAnsi="Cambria Math" w:cs="Times New Roman"/>
                  <w:sz w:val="24"/>
                  <w:szCs w:val="24"/>
                  <w:rPrChange w:id="324" w:author="Zhen Tan" w:date="2022-09-04T16:59:00Z">
                    <w:rPr>
                      <w:rFonts w:ascii="Cambria Math" w:eastAsia="宋体" w:hAnsi="Cambria Math" w:cs="Times New Roman"/>
                      <w:szCs w:val="21"/>
                    </w:rPr>
                  </w:rPrChange>
                </w:rPr>
                <m:t>c}</m:t>
              </m:r>
            </w:del>
          </w:moveFrom>
        </m:oMath>
        <w:moveFromRangeEnd w:id="301"/>
        <w:del w:id="325" w:author="Zhen Tan" w:date="2022-09-04T16:33:00Z">
          <w:r w:rsidR="00893601" w:rsidRPr="001907BF" w:rsidDel="005B1CE6">
            <w:rPr>
              <w:rFonts w:ascii="Times New Roman" w:hAnsi="Times New Roman" w:cs="Times New Roman"/>
              <w:sz w:val="24"/>
              <w:szCs w:val="24"/>
              <w:rPrChange w:id="326" w:author="Zhen Tan" w:date="2022-09-04T16:59:00Z">
                <w:rPr>
                  <w:rFonts w:ascii="Times New Roman" w:hAnsi="Times New Roman" w:cs="Times New Roman"/>
                  <w:szCs w:val="21"/>
                </w:rPr>
              </w:rPrChange>
            </w:rPr>
            <w:delText>,</w:delText>
          </w:r>
        </w:del>
        <w:r w:rsidR="00893601" w:rsidRPr="001907BF">
          <w:rPr>
            <w:rFonts w:ascii="Times New Roman" w:hAnsi="Times New Roman" w:cs="Times New Roman"/>
            <w:sz w:val="24"/>
            <w:szCs w:val="24"/>
            <w:rPrChange w:id="327" w:author="Zhen Tan" w:date="2022-09-04T16:59:00Z">
              <w:rPr>
                <w:rFonts w:ascii="Times New Roman" w:hAnsi="Times New Roman" w:cs="Times New Roman"/>
                <w:szCs w:val="21"/>
              </w:rPr>
            </w:rPrChange>
          </w:rPr>
          <w:t xml:space="preserve"> </w:t>
        </w:r>
        <m:oMath>
          <m:r>
            <w:ins w:id="328" w:author="Zhen Tan" w:date="2022-09-04T16:32:00Z">
              <m:rPr>
                <m:sty m:val="p"/>
              </m:rPr>
              <w:rPr>
                <w:rFonts w:ascii="Cambria Math" w:hAnsi="Cambria Math" w:cs="Times New Roman"/>
                <w:sz w:val="24"/>
                <w:szCs w:val="24"/>
              </w:rPr>
              <m:t>∀</m:t>
            </w:ins>
          </m:r>
          <m:r>
            <w:del w:id="329" w:author="Zhen Tan" w:date="2022-09-04T16:33:00Z">
              <w:rPr>
                <w:rFonts w:ascii="Cambria Math" w:hAnsi="Cambria Math" w:cs="Times New Roman"/>
                <w:sz w:val="24"/>
                <w:szCs w:val="24"/>
                <w:shd w:val="clear" w:color="auto" w:fill="FFFFFF"/>
              </w:rPr>
              <m:t>q</m:t>
            </w:del>
          </m:r>
          <m:d>
            <m:dPr>
              <m:ctrlPr>
                <w:del w:id="330" w:author="Zhen Tan" w:date="2022-09-04T16:33:00Z">
                  <w:rPr>
                    <w:rFonts w:ascii="Cambria Math" w:hAnsi="Cambria Math" w:cs="Times New Roman"/>
                    <w:i/>
                    <w:sz w:val="24"/>
                    <w:szCs w:val="24"/>
                    <w:shd w:val="clear" w:color="auto" w:fill="FFFFFF"/>
                  </w:rPr>
                </w:del>
              </m:ctrlPr>
            </m:dPr>
            <m:e>
              <m:r>
                <w:del w:id="331" w:author="Zhen Tan" w:date="2022-09-04T16:33:00Z">
                  <m:rPr>
                    <m:sty m:val="b"/>
                  </m:rPr>
                  <w:rPr>
                    <w:rFonts w:ascii="Cambria Math" w:hAnsi="Cambria Math" w:cs="Times New Roman"/>
                    <w:sz w:val="24"/>
                    <w:szCs w:val="24"/>
                    <w:shd w:val="clear" w:color="auto" w:fill="FFFFFF"/>
                  </w:rPr>
                  <m:t>x</m:t>
                </w:del>
              </m:r>
            </m:e>
          </m:d>
          <m:r>
            <w:del w:id="332" w:author="Zhen Tan" w:date="2022-09-04T16:27:00Z">
              <w:rPr>
                <w:rFonts w:ascii="Cambria Math" w:eastAsia="宋体" w:hAnsi="Times New Roman" w:cs="Times New Roman"/>
                <w:sz w:val="24"/>
                <w:szCs w:val="24"/>
              </w:rPr>
              <m:t>=1,2,</m:t>
            </w:del>
          </m:r>
          <m:r>
            <w:del w:id="333" w:author="Zhen Tan" w:date="2022-09-04T16:27:00Z">
              <w:rPr>
                <w:rFonts w:ascii="Cambria Math" w:eastAsia="宋体" w:hAnsi="Times New Roman" w:cs="Times New Roman"/>
                <w:sz w:val="24"/>
                <w:szCs w:val="24"/>
              </w:rPr>
              <m:t>…</m:t>
            </w:del>
          </m:r>
          <m:r>
            <w:del w:id="334" w:author="Zhen Tan" w:date="2022-09-04T16:27:00Z">
              <w:rPr>
                <w:rFonts w:ascii="Cambria Math" w:eastAsia="宋体" w:hAnsi="Times New Roman" w:cs="Times New Roman"/>
                <w:sz w:val="24"/>
                <w:szCs w:val="24"/>
              </w:rPr>
              <m:t>,</m:t>
            </w:del>
          </m:r>
          <m:sSup>
            <m:sSupPr>
              <m:ctrlPr>
                <w:del w:id="335" w:author="Zhen Tan" w:date="2022-09-04T16:27:00Z">
                  <w:rPr>
                    <w:rFonts w:ascii="Cambria Math" w:hAnsi="Cambria Math" w:cs="Times New Roman"/>
                    <w:sz w:val="24"/>
                    <w:szCs w:val="24"/>
                    <w:shd w:val="clear" w:color="auto" w:fill="FFFFFF"/>
                  </w:rPr>
                </w:del>
              </m:ctrlPr>
            </m:sSupPr>
            <m:e>
              <m:r>
                <w:del w:id="336" w:author="Zhen Tan" w:date="2022-09-04T16:27:00Z">
                  <m:rPr>
                    <m:sty m:val="p"/>
                  </m:rPr>
                  <w:rPr>
                    <w:rFonts w:ascii="Cambria Math" w:hAnsi="Cambria Math" w:cs="Times New Roman"/>
                    <w:sz w:val="24"/>
                    <w:szCs w:val="24"/>
                    <w:shd w:val="clear" w:color="auto" w:fill="FFFFFF"/>
                  </w:rPr>
                  <m:t>4</m:t>
                </w:del>
              </m:r>
            </m:e>
            <m:sup>
              <m:r>
                <w:del w:id="337" w:author="Zhen Tan" w:date="2022-09-04T16:27:00Z">
                  <w:rPr>
                    <w:rFonts w:ascii="Cambria Math" w:hAnsi="Cambria Math" w:cs="Times New Roman"/>
                    <w:sz w:val="24"/>
                    <w:szCs w:val="24"/>
                    <w:shd w:val="clear" w:color="auto" w:fill="FFFFFF"/>
                  </w:rPr>
                  <m:t>d</m:t>
                </w:del>
              </m:r>
            </m:sup>
          </m:sSup>
        </m:oMath>
        <w:del w:id="338" w:author="Zhen Tan" w:date="2022-09-04T16:27:00Z">
          <w:r w:rsidR="00366085" w:rsidRPr="00DF210F" w:rsidDel="005B1CE6">
            <w:rPr>
              <w:rFonts w:ascii="Times New Roman" w:hAnsi="Times New Roman" w:cs="Times New Roman" w:hint="eastAsia"/>
              <w:sz w:val="24"/>
              <w:szCs w:val="24"/>
            </w:rPr>
            <w:delText>.</w:delText>
          </w:r>
        </w:del>
      </w:moveFrom>
    </w:p>
    <w:p w14:paraId="6CBB276A" w14:textId="17EB0407" w:rsidR="00617B73" w:rsidRPr="001907BF" w:rsidRDefault="005B1CE6" w:rsidP="007F5B20">
      <w:pPr>
        <w:tabs>
          <w:tab w:val="center" w:pos="4873"/>
        </w:tabs>
        <w:adjustRightInd w:val="0"/>
        <w:snapToGrid w:val="0"/>
        <w:rPr>
          <w:ins w:id="339" w:author="Zhen Tan" w:date="2022-09-04T16:33:00Z"/>
          <w:rFonts w:ascii="Times New Roman" w:hAnsi="Times New Roman" w:cs="Times New Roman"/>
          <w:sz w:val="24"/>
          <w:szCs w:val="24"/>
          <w:rPrChange w:id="340" w:author="Zhen Tan" w:date="2022-09-04T16:59:00Z">
            <w:rPr>
              <w:ins w:id="341" w:author="Zhen Tan" w:date="2022-09-04T16:33:00Z"/>
              <w:rFonts w:ascii="Times New Roman" w:hAnsi="Times New Roman" w:cs="Times New Roman"/>
              <w:szCs w:val="21"/>
            </w:rPr>
          </w:rPrChange>
        </w:rPr>
      </w:pPr>
      <w:moveTo w:id="342" w:author="Zhen Tan" w:date="2022-09-04T16:32:00Z">
        <w:moveToRangeStart w:id="343" w:author="Zhen Tan" w:date="2022-09-04T16:32:00Z" w:name="move113201593"/>
        <m:oMath>
          <m:r>
            <w:rPr>
              <w:rFonts w:ascii="Cambria Math" w:eastAsia="宋体" w:hAnsi="Cambria Math" w:cs="Times New Roman"/>
              <w:sz w:val="24"/>
              <w:szCs w:val="24"/>
              <w:rPrChange w:id="344" w:author="Zhen Tan" w:date="2022-09-04T16:59:00Z">
                <w:rPr>
                  <w:rFonts w:ascii="Cambria Math" w:eastAsia="宋体" w:hAnsi="Cambria Math" w:cs="Times New Roman"/>
                  <w:szCs w:val="21"/>
                  <w:highlight w:val="yellow"/>
                </w:rPr>
              </w:rPrChange>
            </w:rPr>
            <m:t>i</m:t>
          </m:r>
          <w:moveTo w:id="345" w:author="Zhen Tan" w:date="2022-09-04T16:32:00Z">
            <m:r>
              <m:rPr>
                <m:sty m:val="b"/>
              </m:rPr>
              <w:rPr>
                <w:rFonts w:ascii="Cambria Math" w:eastAsia="宋体" w:hAnsi="Cambria Math" w:cs="Times New Roman" w:hint="eastAsia"/>
                <w:sz w:val="24"/>
                <w:szCs w:val="24"/>
                <w:rPrChange w:id="346" w:author="Zhen Tan" w:date="2022-09-04T16:59:00Z">
                  <w:rPr>
                    <w:rFonts w:ascii="Cambria Math" w:eastAsia="宋体" w:hAnsi="Cambria Math" w:cs="Times New Roman" w:hint="eastAsia"/>
                    <w:szCs w:val="21"/>
                  </w:rPr>
                </w:rPrChange>
              </w:rPr>
              <m:t>∈</m:t>
            </m:r>
            <m:r>
              <m:rPr>
                <m:sty m:val="b"/>
              </m:rPr>
              <w:rPr>
                <w:rFonts w:ascii="Cambria Math" w:eastAsia="宋体" w:hAnsi="Cambria Math" w:cs="Times New Roman"/>
                <w:sz w:val="24"/>
                <w:szCs w:val="24"/>
                <w:rPrChange w:id="347" w:author="Zhen Tan" w:date="2022-09-04T16:59:00Z">
                  <w:rPr>
                    <w:rFonts w:ascii="Cambria Math" w:eastAsia="宋体" w:hAnsi="Cambria Math" w:cs="Times New Roman"/>
                    <w:szCs w:val="21"/>
                  </w:rPr>
                </w:rPrChange>
              </w:rPr>
              <m:t>{</m:t>
            </m:r>
          </w:moveTo>
          <m:sSub>
            <m:sSubPr>
              <m:ctrlPr>
                <w:rPr>
                  <w:rFonts w:ascii="Cambria Math" w:hAnsi="Cambria Math" w:cs="Times New Roman"/>
                  <w:i/>
                  <w:sz w:val="24"/>
                  <w:szCs w:val="24"/>
                </w:rPr>
              </m:ctrlPr>
            </m:sSubPr>
            <m:e>
              <w:moveTo w:id="348" w:author="Zhen Tan" w:date="2022-09-04T16:32:00Z">
                <m:r>
                  <w:rPr>
                    <w:rFonts w:ascii="Cambria Math" w:hAnsi="Cambria Math" w:cs="Times New Roman"/>
                    <w:sz w:val="24"/>
                    <w:szCs w:val="24"/>
                  </w:rPr>
                  <m:t>l</m:t>
                </m:r>
              </w:moveTo>
            </m:e>
            <m:sub>
              <w:moveTo w:id="349" w:author="Zhen Tan" w:date="2022-09-04T16:32:00Z">
                <m:r>
                  <w:rPr>
                    <w:rFonts w:ascii="Cambria Math" w:hAnsi="Cambria Math" w:cs="Times New Roman"/>
                    <w:sz w:val="24"/>
                    <w:szCs w:val="24"/>
                  </w:rPr>
                  <m:t>1</m:t>
                </m:r>
              </w:moveTo>
            </m:sub>
          </m:sSub>
          <w:moveTo w:id="350" w:author="Zhen Tan" w:date="2022-09-04T16:32:00Z">
            <m:r>
              <m:rPr>
                <m:sty m:val="p"/>
              </m:rPr>
              <w:rPr>
                <w:rFonts w:ascii="Cambria Math" w:eastAsia="宋体" w:hAnsi="Cambria Math" w:cs="Times New Roman"/>
                <w:sz w:val="24"/>
                <w:szCs w:val="24"/>
                <w:rPrChange w:id="351" w:author="Zhen Tan" w:date="2022-09-04T16:59:00Z">
                  <w:rPr>
                    <w:rFonts w:ascii="Cambria Math" w:eastAsia="宋体" w:hAnsi="Cambria Math" w:cs="Times New Roman"/>
                    <w:szCs w:val="21"/>
                  </w:rPr>
                </w:rPrChange>
              </w:rPr>
              <m:t xml:space="preserve">, </m:t>
            </m:r>
          </w:moveTo>
          <m:sSub>
            <m:sSubPr>
              <m:ctrlPr>
                <w:rPr>
                  <w:rFonts w:ascii="Cambria Math" w:hAnsi="Cambria Math" w:cs="Times New Roman"/>
                  <w:i/>
                  <w:sz w:val="24"/>
                  <w:szCs w:val="24"/>
                </w:rPr>
              </m:ctrlPr>
            </m:sSubPr>
            <m:e>
              <w:moveTo w:id="352" w:author="Zhen Tan" w:date="2022-09-04T16:32:00Z">
                <m:r>
                  <w:rPr>
                    <w:rFonts w:ascii="Cambria Math" w:hAnsi="Cambria Math" w:cs="Times New Roman"/>
                    <w:sz w:val="24"/>
                    <w:szCs w:val="24"/>
                  </w:rPr>
                  <m:t>l</m:t>
                </m:r>
              </w:moveTo>
            </m:e>
            <m:sub>
              <w:moveTo w:id="353" w:author="Zhen Tan" w:date="2022-09-04T16:32:00Z">
                <m:r>
                  <w:rPr>
                    <w:rFonts w:ascii="Cambria Math" w:hAnsi="Cambria Math" w:cs="Times New Roman"/>
                    <w:sz w:val="24"/>
                    <w:szCs w:val="24"/>
                  </w:rPr>
                  <m:t>2</m:t>
                </m:r>
              </w:moveTo>
            </m:sub>
          </m:sSub>
          <w:moveTo w:id="354" w:author="Zhen Tan" w:date="2022-09-04T16:32:00Z">
            <m:r>
              <m:rPr>
                <m:sty m:val="p"/>
              </m:rPr>
              <w:rPr>
                <w:rFonts w:ascii="Cambria Math" w:eastAsia="宋体" w:hAnsi="Cambria Math" w:cs="Times New Roman"/>
                <w:sz w:val="24"/>
                <w:szCs w:val="24"/>
                <w:rPrChange w:id="355" w:author="Zhen Tan" w:date="2022-09-04T16:59:00Z">
                  <w:rPr>
                    <w:rFonts w:ascii="Cambria Math" w:eastAsia="宋体" w:hAnsi="Cambria Math" w:cs="Times New Roman"/>
                    <w:szCs w:val="21"/>
                  </w:rPr>
                </w:rPrChange>
              </w:rPr>
              <m:t xml:space="preserve">, </m:t>
            </m:r>
            <m:r>
              <w:rPr>
                <w:rFonts w:ascii="Cambria Math" w:eastAsia="宋体" w:hAnsi="Cambria Math" w:cs="Times New Roman"/>
                <w:sz w:val="24"/>
                <w:szCs w:val="24"/>
                <w:rPrChange w:id="356" w:author="Zhen Tan" w:date="2022-09-04T16:59:00Z">
                  <w:rPr>
                    <w:rFonts w:ascii="Cambria Math" w:eastAsia="宋体" w:hAnsi="Cambria Math" w:cs="Times New Roman"/>
                    <w:szCs w:val="21"/>
                  </w:rPr>
                </w:rPrChange>
              </w:rPr>
              <m:t>c}</m:t>
            </m:r>
          </w:moveTo>
        </m:oMath>
        <w:moveToRangeEnd w:id="343"/>
        <w:ins w:id="357" w:author="Zhen Tan" w:date="2022-09-04T16:34:00Z">
          <w:r w:rsidR="007F1932" w:rsidRPr="001907BF">
            <w:rPr>
              <w:rFonts w:ascii="Times New Roman" w:hAnsi="Times New Roman" w:cs="Times New Roman"/>
              <w:sz w:val="24"/>
              <w:szCs w:val="24"/>
              <w:rPrChange w:id="358" w:author="Zhen Tan" w:date="2022-09-04T16:59:00Z">
                <w:rPr>
                  <w:rFonts w:ascii="Times New Roman" w:hAnsi="Times New Roman" w:cs="Times New Roman"/>
                  <w:szCs w:val="21"/>
                </w:rPr>
              </w:rPrChange>
            </w:rPr>
            <w:t>.</w:t>
          </w:r>
        </w:ins>
      </w:moveTo>
    </w:p>
    <w:p w14:paraId="602AF893" w14:textId="77777777" w:rsidR="007F1932" w:rsidRPr="00241DDD" w:rsidRDefault="007F1932" w:rsidP="007F5B20">
      <w:pPr>
        <w:tabs>
          <w:tab w:val="center" w:pos="4873"/>
        </w:tabs>
        <w:adjustRightInd w:val="0"/>
        <w:snapToGrid w:val="0"/>
        <w:rPr>
          <w:rFonts w:ascii="Times New Roman" w:hAnsi="Times New Roman" w:cs="Times New Roman"/>
          <w:sz w:val="24"/>
          <w:szCs w:val="24"/>
        </w:rPr>
      </w:pPr>
    </w:p>
    <w:p w14:paraId="6360BE3F" w14:textId="7CC4960D" w:rsidR="00C717EC" w:rsidRDefault="00541E56" w:rsidP="007F5B20">
      <w:pPr>
        <w:tabs>
          <w:tab w:val="center" w:pos="4873"/>
        </w:tabs>
        <w:adjustRightInd w:val="0"/>
        <w:snapToGrid w:val="0"/>
        <w:rPr>
          <w:rFonts w:ascii="Times New Roman" w:hAnsi="Times New Roman" w:cs="Times New Roman"/>
          <w:sz w:val="24"/>
          <w:szCs w:val="24"/>
        </w:rPr>
      </w:pPr>
      <w:r>
        <w:rPr>
          <w:rFonts w:ascii="Times New Roman" w:hAnsi="Times New Roman" w:cs="Times New Roman"/>
          <w:sz w:val="24"/>
          <w:szCs w:val="24"/>
        </w:rPr>
        <w:t>N</w:t>
      </w:r>
      <w:r w:rsidR="00E83C32">
        <w:rPr>
          <w:rFonts w:ascii="Times New Roman" w:hAnsi="Times New Roman" w:cs="Times New Roman"/>
          <w:sz w:val="24"/>
          <w:szCs w:val="24"/>
        </w:rPr>
        <w:t xml:space="preserve">umerical </w:t>
      </w:r>
      <w:r w:rsidR="00794C62" w:rsidRPr="00794C62">
        <w:rPr>
          <w:rFonts w:ascii="Times New Roman" w:hAnsi="Times New Roman" w:cs="Times New Roman"/>
          <w:sz w:val="24"/>
          <w:szCs w:val="24"/>
        </w:rPr>
        <w:t>results in</w:t>
      </w:r>
      <w:r w:rsidR="00794C62">
        <w:rPr>
          <w:rFonts w:ascii="Times New Roman" w:hAnsi="Times New Roman" w:cs="Times New Roman"/>
          <w:sz w:val="24"/>
          <w:szCs w:val="24"/>
        </w:rPr>
        <w:t xml:space="preserve"> Fig. 1 </w:t>
      </w:r>
      <w:r w:rsidR="001A7AAD">
        <w:rPr>
          <w:rFonts w:ascii="Times New Roman" w:hAnsi="Times New Roman" w:cs="Times New Roman"/>
          <w:sz w:val="24"/>
          <w:szCs w:val="24"/>
        </w:rPr>
        <w:t>illustrate that</w:t>
      </w:r>
      <w:ins w:id="359" w:author="Zhen Tan" w:date="2022-09-04T21:30:00Z">
        <w:r w:rsidR="00A5440D">
          <w:rPr>
            <w:rFonts w:ascii="Times New Roman" w:hAnsi="Times New Roman" w:cs="Times New Roman"/>
            <w:sz w:val="24"/>
            <w:szCs w:val="24"/>
          </w:rPr>
          <w:t xml:space="preserve"> </w:t>
        </w:r>
      </w:ins>
      <w:ins w:id="360" w:author="Zhen Tan" w:date="2022-09-05T09:24:00Z">
        <w:r w:rsidR="00B21F18">
          <w:rPr>
            <w:rFonts w:ascii="Times New Roman" w:hAnsi="Times New Roman" w:cs="Times New Roman"/>
            <w:sz w:val="24"/>
            <w:szCs w:val="24"/>
          </w:rPr>
          <w:t xml:space="preserve">the bi-objective values of </w:t>
        </w:r>
      </w:ins>
      <w:ins w:id="361" w:author="Zhen Tan" w:date="2022-09-04T17:27:00Z">
        <w:r w:rsidR="00001A68">
          <w:rPr>
            <w:rFonts w:ascii="Times New Roman" w:hAnsi="Times New Roman" w:cs="Times New Roman"/>
            <w:sz w:val="24"/>
            <w:szCs w:val="24"/>
          </w:rPr>
          <w:t xml:space="preserve">most </w:t>
        </w:r>
      </w:ins>
      <w:del w:id="362" w:author="Zhen Tan" w:date="2022-09-05T09:24:00Z">
        <w:r w:rsidR="00237B6B" w:rsidDel="00B21F18">
          <w:rPr>
            <w:rFonts w:ascii="Times New Roman" w:hAnsi="Times New Roman" w:cs="Times New Roman"/>
            <w:sz w:val="24"/>
            <w:szCs w:val="24"/>
          </w:rPr>
          <w:delText xml:space="preserve"> </w:delText>
        </w:r>
        <w:r w:rsidR="002D6A66" w:rsidDel="00B21F18">
          <w:rPr>
            <w:rFonts w:ascii="Times New Roman" w:hAnsi="Times New Roman" w:cs="Times New Roman" w:hint="eastAsia"/>
            <w:sz w:val="24"/>
            <w:szCs w:val="24"/>
          </w:rPr>
          <w:delText>t</w:delText>
        </w:r>
        <w:r w:rsidR="002D6A66" w:rsidDel="00B21F18">
          <w:rPr>
            <w:rFonts w:ascii="Times New Roman" w:hAnsi="Times New Roman" w:cs="Times New Roman"/>
            <w:sz w:val="24"/>
            <w:szCs w:val="24"/>
          </w:rPr>
          <w:delText xml:space="preserve">he </w:delText>
        </w:r>
      </w:del>
      <w:del w:id="363" w:author="Zhen Tan" w:date="2022-09-04T19:35:00Z">
        <w:r w:rsidR="002D6A66" w:rsidDel="00B0673C">
          <w:rPr>
            <w:rFonts w:ascii="Times New Roman" w:hAnsi="Times New Roman" w:cs="Times New Roman"/>
            <w:sz w:val="24"/>
            <w:szCs w:val="24"/>
          </w:rPr>
          <w:delText xml:space="preserve">biobjective points of </w:delText>
        </w:r>
      </w:del>
      <w:commentRangeStart w:id="364"/>
      <w:r w:rsidR="002D6A66">
        <w:rPr>
          <w:rFonts w:ascii="Times New Roman" w:hAnsi="Times New Roman" w:cs="Times New Roman" w:hint="eastAsia"/>
          <w:sz w:val="24"/>
          <w:szCs w:val="24"/>
        </w:rPr>
        <w:t>learned</w:t>
      </w:r>
      <w:r w:rsidR="002D6A66">
        <w:rPr>
          <w:rFonts w:ascii="Times New Roman" w:hAnsi="Times New Roman" w:cs="Times New Roman"/>
          <w:sz w:val="24"/>
          <w:szCs w:val="24"/>
        </w:rPr>
        <w:t xml:space="preserve"> solutions </w:t>
      </w:r>
      <w:commentRangeEnd w:id="364"/>
      <w:r w:rsidR="00B0673C">
        <w:rPr>
          <w:rStyle w:val="afd"/>
        </w:rPr>
        <w:commentReference w:id="364"/>
      </w:r>
      <w:del w:id="365" w:author="Zhen Tan" w:date="2022-09-04T17:27:00Z">
        <w:r w:rsidR="00A06585" w:rsidDel="00001A68">
          <w:rPr>
            <w:rFonts w:ascii="Times New Roman" w:hAnsi="Times New Roman" w:cs="Times New Roman"/>
            <w:sz w:val="24"/>
            <w:szCs w:val="24"/>
          </w:rPr>
          <w:delText>include</w:delText>
        </w:r>
        <w:r w:rsidR="002D6A66" w:rsidDel="00001A68">
          <w:rPr>
            <w:rFonts w:ascii="Times New Roman" w:hAnsi="Times New Roman" w:cs="Times New Roman"/>
            <w:sz w:val="24"/>
            <w:szCs w:val="24"/>
          </w:rPr>
          <w:delText xml:space="preserve"> two parts</w:delText>
        </w:r>
        <w:r w:rsidR="00A06585" w:rsidDel="00001A68">
          <w:rPr>
            <w:rFonts w:ascii="Times New Roman" w:hAnsi="Times New Roman" w:cs="Times New Roman"/>
            <w:sz w:val="24"/>
            <w:szCs w:val="24"/>
          </w:rPr>
          <w:delText>, th</w:delText>
        </w:r>
        <w:r w:rsidR="00F13C7C" w:rsidDel="00001A68">
          <w:rPr>
            <w:rFonts w:ascii="Times New Roman" w:hAnsi="Times New Roman" w:cs="Times New Roman"/>
            <w:sz w:val="24"/>
            <w:szCs w:val="24"/>
          </w:rPr>
          <w:delText>at is,</w:delText>
        </w:r>
        <w:r w:rsidR="002D6A66" w:rsidDel="00001A68">
          <w:rPr>
            <w:rFonts w:ascii="Times New Roman" w:hAnsi="Times New Roman" w:cs="Times New Roman"/>
            <w:sz w:val="24"/>
            <w:szCs w:val="24"/>
          </w:rPr>
          <w:delText xml:space="preserve"> </w:delText>
        </w:r>
        <w:r w:rsidR="00F13C7C" w:rsidDel="00001A68">
          <w:rPr>
            <w:rFonts w:ascii="Times New Roman" w:hAnsi="Times New Roman" w:cs="Times New Roman"/>
            <w:sz w:val="24"/>
            <w:szCs w:val="24"/>
          </w:rPr>
          <w:delText>m</w:delText>
        </w:r>
        <w:r w:rsidR="00A06585" w:rsidDel="00001A68">
          <w:rPr>
            <w:rFonts w:ascii="Times New Roman" w:hAnsi="Times New Roman" w:cs="Times New Roman"/>
            <w:sz w:val="24"/>
            <w:szCs w:val="24"/>
          </w:rPr>
          <w:delText>ost point</w:delText>
        </w:r>
        <w:r w:rsidR="003238C9" w:rsidRPr="00FD591A" w:rsidDel="00001A68">
          <w:rPr>
            <w:rFonts w:ascii="Times New Roman" w:hAnsi="Times New Roman" w:cs="Times New Roman"/>
            <w:sz w:val="24"/>
            <w:szCs w:val="24"/>
          </w:rPr>
          <w:delText xml:space="preserve">s </w:delText>
        </w:r>
        <w:r w:rsidR="00A06585" w:rsidDel="00001A68">
          <w:rPr>
            <w:rFonts w:ascii="Times New Roman" w:hAnsi="Times New Roman" w:cs="Times New Roman"/>
            <w:sz w:val="24"/>
            <w:szCs w:val="24"/>
          </w:rPr>
          <w:delText>lying</w:delText>
        </w:r>
      </w:del>
      <w:ins w:id="366" w:author="Zhen Tan" w:date="2022-09-04T17:27:00Z">
        <w:r w:rsidR="00001A68">
          <w:rPr>
            <w:rFonts w:ascii="Times New Roman" w:hAnsi="Times New Roman" w:cs="Times New Roman"/>
            <w:sz w:val="24"/>
            <w:szCs w:val="24"/>
          </w:rPr>
          <w:t>lie</w:t>
        </w:r>
      </w:ins>
      <w:r w:rsidR="00A06585">
        <w:rPr>
          <w:rFonts w:ascii="Times New Roman" w:hAnsi="Times New Roman" w:cs="Times New Roman"/>
          <w:sz w:val="24"/>
          <w:szCs w:val="24"/>
        </w:rPr>
        <w:t xml:space="preserve"> on</w:t>
      </w:r>
      <w:ins w:id="367" w:author="Zhen Tan" w:date="2022-09-04T17:30:00Z">
        <w:r w:rsidR="00001A68">
          <w:rPr>
            <w:rFonts w:ascii="Times New Roman" w:hAnsi="Times New Roman" w:cs="Times New Roman" w:hint="eastAsia"/>
            <w:sz w:val="24"/>
            <w:szCs w:val="24"/>
          </w:rPr>
          <w:t xml:space="preserve"> </w:t>
        </w:r>
        <w:r w:rsidR="00001A68">
          <w:rPr>
            <w:rFonts w:ascii="Times New Roman" w:hAnsi="Times New Roman" w:cs="Times New Roman"/>
            <w:sz w:val="24"/>
            <w:szCs w:val="24"/>
          </w:rPr>
          <w:t>o</w:t>
        </w:r>
      </w:ins>
      <w:ins w:id="368" w:author="Zhen Tan" w:date="2022-09-04T17:31:00Z">
        <w:r w:rsidR="00001A68">
          <w:rPr>
            <w:rFonts w:ascii="Times New Roman" w:hAnsi="Times New Roman" w:cs="Times New Roman"/>
            <w:sz w:val="24"/>
            <w:szCs w:val="24"/>
          </w:rPr>
          <w:t xml:space="preserve">r close to </w:t>
        </w:r>
      </w:ins>
      <w:del w:id="369" w:author="Zhen Tan" w:date="2022-09-04T17:30:00Z">
        <w:r w:rsidR="00A06585" w:rsidDel="00001A68">
          <w:rPr>
            <w:rFonts w:ascii="Times New Roman" w:hAnsi="Times New Roman" w:cs="Times New Roman"/>
            <w:sz w:val="24"/>
            <w:szCs w:val="24"/>
          </w:rPr>
          <w:delText xml:space="preserve"> </w:delText>
        </w:r>
      </w:del>
      <w:r w:rsidR="003238C9" w:rsidRPr="00FD591A">
        <w:rPr>
          <w:rFonts w:ascii="Times New Roman" w:hAnsi="Times New Roman" w:cs="Times New Roman"/>
          <w:sz w:val="24"/>
          <w:szCs w:val="24"/>
        </w:rPr>
        <w:t xml:space="preserve">the theoretical Pareto </w:t>
      </w:r>
      <w:r w:rsidR="00A06585">
        <w:rPr>
          <w:rFonts w:ascii="Times New Roman" w:hAnsi="Times New Roman" w:cs="Times New Roman"/>
          <w:sz w:val="24"/>
          <w:szCs w:val="24"/>
        </w:rPr>
        <w:t>front</w:t>
      </w:r>
      <w:r w:rsidR="00950235">
        <w:rPr>
          <w:rFonts w:ascii="Times New Roman" w:hAnsi="Times New Roman" w:cs="Times New Roman"/>
          <w:sz w:val="24"/>
          <w:szCs w:val="24"/>
        </w:rPr>
        <w:t xml:space="preserve"> (c.f., blue </w:t>
      </w:r>
      <w:r w:rsidR="00950235" w:rsidRPr="00DE43FF">
        <w:rPr>
          <w:rFonts w:ascii="Times New Roman" w:hAnsi="Times New Roman" w:cs="Times New Roman"/>
          <w:sz w:val="24"/>
          <w:szCs w:val="24"/>
        </w:rPr>
        <w:t>triangl</w:t>
      </w:r>
      <w:r w:rsidR="00950235">
        <w:rPr>
          <w:rFonts w:ascii="Times New Roman" w:hAnsi="Times New Roman" w:cs="Times New Roman"/>
          <w:sz w:val="24"/>
          <w:szCs w:val="24"/>
        </w:rPr>
        <w:t>es)</w:t>
      </w:r>
      <w:r w:rsidR="003238C9" w:rsidRPr="00FD591A">
        <w:rPr>
          <w:rFonts w:ascii="Times New Roman" w:hAnsi="Times New Roman" w:cs="Times New Roman"/>
          <w:sz w:val="24"/>
          <w:szCs w:val="24"/>
        </w:rPr>
        <w:t xml:space="preserve">, </w:t>
      </w:r>
      <w:del w:id="370" w:author="Zhen Tan" w:date="2022-09-04T17:27:00Z">
        <w:r w:rsidR="003238C9" w:rsidRPr="00FD591A" w:rsidDel="00001A68">
          <w:rPr>
            <w:rFonts w:ascii="Times New Roman" w:hAnsi="Times New Roman" w:cs="Times New Roman"/>
            <w:sz w:val="24"/>
            <w:szCs w:val="24"/>
          </w:rPr>
          <w:delText xml:space="preserve">and </w:delText>
        </w:r>
        <w:r w:rsidR="004938AB" w:rsidDel="00001A68">
          <w:rPr>
            <w:rFonts w:ascii="Times New Roman" w:hAnsi="Times New Roman" w:cs="Times New Roman"/>
            <w:sz w:val="24"/>
            <w:szCs w:val="24"/>
          </w:rPr>
          <w:delText>only</w:delText>
        </w:r>
      </w:del>
      <w:ins w:id="371" w:author="Zhen Tan" w:date="2022-09-04T17:27:00Z">
        <w:r w:rsidR="00001A68">
          <w:rPr>
            <w:rFonts w:ascii="Times New Roman" w:hAnsi="Times New Roman" w:cs="Times New Roman"/>
            <w:sz w:val="24"/>
            <w:szCs w:val="24"/>
          </w:rPr>
          <w:t>but</w:t>
        </w:r>
      </w:ins>
      <w:ins w:id="372" w:author="Zhen Tan" w:date="2022-09-04T19:33:00Z">
        <w:r w:rsidR="00AB22BB">
          <w:rPr>
            <w:rFonts w:ascii="Times New Roman" w:hAnsi="Times New Roman" w:cs="Times New Roman"/>
            <w:sz w:val="24"/>
            <w:szCs w:val="24"/>
          </w:rPr>
          <w:t xml:space="preserve"> </w:t>
        </w:r>
      </w:ins>
      <w:ins w:id="373" w:author="Zhen Tan" w:date="2022-09-05T09:25:00Z">
        <w:r w:rsidR="00B21F18">
          <w:rPr>
            <w:rFonts w:ascii="Times New Roman" w:hAnsi="Times New Roman" w:cs="Times New Roman"/>
            <w:sz w:val="24"/>
            <w:szCs w:val="24"/>
          </w:rPr>
          <w:t xml:space="preserve">those for </w:t>
        </w:r>
      </w:ins>
      <w:del w:id="374" w:author="Zhen Tan" w:date="2022-09-04T19:35:00Z">
        <w:r w:rsidR="004938AB" w:rsidDel="00B0673C">
          <w:rPr>
            <w:rFonts w:ascii="Times New Roman" w:hAnsi="Times New Roman" w:cs="Times New Roman"/>
            <w:sz w:val="24"/>
            <w:szCs w:val="24"/>
          </w:rPr>
          <w:delText xml:space="preserve"> </w:delText>
        </w:r>
      </w:del>
      <w:del w:id="375" w:author="Zhen Tan" w:date="2022-09-04T17:36:00Z">
        <w:r w:rsidR="0037262C" w:rsidDel="00F64C11">
          <w:rPr>
            <w:rFonts w:ascii="Times New Roman" w:hAnsi="Times New Roman" w:cs="Times New Roman"/>
            <w:sz w:val="24"/>
            <w:szCs w:val="24"/>
          </w:rPr>
          <w:delText>s</w:delText>
        </w:r>
        <w:r w:rsidR="00F13C7C" w:rsidDel="00F64C11">
          <w:rPr>
            <w:rFonts w:ascii="Times New Roman" w:hAnsi="Times New Roman" w:cs="Times New Roman"/>
            <w:sz w:val="24"/>
            <w:szCs w:val="24"/>
          </w:rPr>
          <w:delText xml:space="preserve">ome </w:delText>
        </w:r>
      </w:del>
      <w:del w:id="376" w:author="Zhen Tan" w:date="2022-09-04T17:27:00Z">
        <w:r w:rsidR="00F13C7C" w:rsidDel="00001A68">
          <w:rPr>
            <w:rFonts w:ascii="Times New Roman" w:hAnsi="Times New Roman" w:cs="Times New Roman"/>
            <w:sz w:val="24"/>
            <w:szCs w:val="24"/>
          </w:rPr>
          <w:delText>on</w:delText>
        </w:r>
        <w:r w:rsidR="00950235" w:rsidDel="00001A68">
          <w:rPr>
            <w:rFonts w:ascii="Times New Roman" w:hAnsi="Times New Roman" w:cs="Times New Roman"/>
            <w:sz w:val="24"/>
            <w:szCs w:val="24"/>
          </w:rPr>
          <w:delText xml:space="preserve">es </w:delText>
        </w:r>
      </w:del>
      <w:ins w:id="377" w:author="Zhen Tan" w:date="2022-09-04T17:36:00Z">
        <w:r w:rsidR="00F64C11">
          <w:rPr>
            <w:rFonts w:ascii="Times New Roman" w:hAnsi="Times New Roman" w:cs="Times New Roman"/>
            <w:sz w:val="24"/>
            <w:szCs w:val="24"/>
          </w:rPr>
          <w:t>a few other</w:t>
        </w:r>
      </w:ins>
      <w:ins w:id="378" w:author="Zhen Tan" w:date="2022-09-04T19:33:00Z">
        <w:r w:rsidR="00B0673C">
          <w:rPr>
            <w:rFonts w:ascii="Times New Roman" w:hAnsi="Times New Roman" w:cs="Times New Roman"/>
            <w:sz w:val="24"/>
            <w:szCs w:val="24"/>
          </w:rPr>
          <w:t xml:space="preserve"> learned solutions</w:t>
        </w:r>
      </w:ins>
      <w:ins w:id="379" w:author="Zhen Tan" w:date="2022-09-04T19:36:00Z">
        <w:r w:rsidR="00B0673C">
          <w:rPr>
            <w:rFonts w:ascii="Times New Roman" w:hAnsi="Times New Roman" w:cs="Times New Roman"/>
            <w:sz w:val="24"/>
            <w:szCs w:val="24"/>
          </w:rPr>
          <w:t xml:space="preserve"> </w:t>
        </w:r>
      </w:ins>
      <w:del w:id="380" w:author="Zhen Tan" w:date="2022-09-04T17:31:00Z">
        <w:r w:rsidR="003238C9" w:rsidRPr="00FD591A" w:rsidDel="00001A68">
          <w:rPr>
            <w:rFonts w:ascii="Times New Roman" w:hAnsi="Times New Roman" w:cs="Times New Roman"/>
            <w:sz w:val="24"/>
            <w:szCs w:val="24"/>
          </w:rPr>
          <w:delText xml:space="preserve">not </w:delText>
        </w:r>
        <w:r w:rsidR="00F13C7C" w:rsidDel="00001A68">
          <w:rPr>
            <w:rFonts w:ascii="Times New Roman" w:hAnsi="Times New Roman" w:cs="Times New Roman"/>
            <w:sz w:val="24"/>
            <w:szCs w:val="24"/>
          </w:rPr>
          <w:delText>lying on</w:delText>
        </w:r>
        <w:r w:rsidR="003238C9" w:rsidRPr="00FD591A" w:rsidDel="00001A68">
          <w:rPr>
            <w:rFonts w:ascii="Times New Roman" w:hAnsi="Times New Roman" w:cs="Times New Roman"/>
            <w:sz w:val="24"/>
            <w:szCs w:val="24"/>
          </w:rPr>
          <w:delText xml:space="preserve"> the theoretical Pareto </w:delText>
        </w:r>
        <w:r w:rsidR="00F13C7C" w:rsidDel="00001A68">
          <w:rPr>
            <w:rFonts w:ascii="Times New Roman" w:hAnsi="Times New Roman" w:cs="Times New Roman"/>
            <w:sz w:val="24"/>
            <w:szCs w:val="24"/>
          </w:rPr>
          <w:delText>front and u</w:delText>
        </w:r>
        <w:r w:rsidR="009A48C7" w:rsidDel="00001A68">
          <w:rPr>
            <w:rFonts w:ascii="Times New Roman" w:hAnsi="Times New Roman" w:cs="Times New Roman"/>
            <w:sz w:val="24"/>
            <w:szCs w:val="24"/>
          </w:rPr>
          <w:delText>sually on its</w:delText>
        </w:r>
      </w:del>
      <w:del w:id="381" w:author="Zhen Tan" w:date="2022-09-04T21:35:00Z">
        <w:r w:rsidR="009A48C7" w:rsidDel="00A5440D">
          <w:rPr>
            <w:rFonts w:ascii="Times New Roman" w:hAnsi="Times New Roman" w:cs="Times New Roman"/>
            <w:sz w:val="24"/>
            <w:szCs w:val="24"/>
          </w:rPr>
          <w:delText xml:space="preserve"> </w:delText>
        </w:r>
        <w:commentRangeStart w:id="382"/>
        <w:commentRangeStart w:id="383"/>
        <w:r w:rsidR="00F13C7C" w:rsidDel="00A5440D">
          <w:rPr>
            <w:rFonts w:ascii="Times New Roman" w:hAnsi="Times New Roman" w:cs="Times New Roman"/>
            <w:sz w:val="24"/>
            <w:szCs w:val="24"/>
          </w:rPr>
          <w:delText>lef</w:delText>
        </w:r>
      </w:del>
      <w:del w:id="384" w:author="Zhen Tan" w:date="2022-09-04T17:31:00Z">
        <w:r w:rsidR="00F13C7C" w:rsidDel="00001A68">
          <w:rPr>
            <w:rFonts w:ascii="Times New Roman" w:hAnsi="Times New Roman" w:cs="Times New Roman"/>
            <w:sz w:val="24"/>
            <w:szCs w:val="24"/>
          </w:rPr>
          <w:delText>t-side</w:delText>
        </w:r>
      </w:del>
      <w:commentRangeEnd w:id="382"/>
      <w:commentRangeEnd w:id="383"/>
      <w:del w:id="385" w:author="Zhen Tan" w:date="2022-09-04T21:35:00Z">
        <w:r w:rsidR="00950235" w:rsidDel="00A5440D">
          <w:rPr>
            <w:rFonts w:ascii="Times New Roman" w:hAnsi="Times New Roman" w:cs="Times New Roman"/>
            <w:sz w:val="24"/>
            <w:szCs w:val="24"/>
          </w:rPr>
          <w:delText xml:space="preserve"> </w:delText>
        </w:r>
      </w:del>
      <w:r w:rsidR="00950235">
        <w:rPr>
          <w:rFonts w:ascii="Times New Roman" w:hAnsi="Times New Roman" w:cs="Times New Roman"/>
          <w:sz w:val="24"/>
          <w:szCs w:val="24"/>
        </w:rPr>
        <w:t xml:space="preserve">(c.f., </w:t>
      </w:r>
      <w:commentRangeStart w:id="386"/>
      <w:commentRangeStart w:id="387"/>
      <w:r w:rsidR="00950235">
        <w:rPr>
          <w:rFonts w:ascii="Times New Roman" w:hAnsi="Times New Roman" w:cs="Times New Roman"/>
          <w:sz w:val="24"/>
          <w:szCs w:val="24"/>
        </w:rPr>
        <w:t xml:space="preserve">gray </w:t>
      </w:r>
      <w:r w:rsidR="00950235" w:rsidRPr="00DE43FF">
        <w:rPr>
          <w:rFonts w:ascii="Times New Roman" w:hAnsi="Times New Roman" w:cs="Times New Roman"/>
          <w:sz w:val="24"/>
          <w:szCs w:val="24"/>
        </w:rPr>
        <w:t>triangle</w:t>
      </w:r>
      <w:commentRangeEnd w:id="386"/>
      <w:r w:rsidR="00950235">
        <w:rPr>
          <w:rStyle w:val="afd"/>
        </w:rPr>
        <w:commentReference w:id="386"/>
      </w:r>
      <w:commentRangeEnd w:id="387"/>
      <w:r w:rsidR="00FA60C4">
        <w:rPr>
          <w:rStyle w:val="afd"/>
        </w:rPr>
        <w:commentReference w:id="387"/>
      </w:r>
      <w:r w:rsidR="00950235">
        <w:rPr>
          <w:rFonts w:ascii="Times New Roman" w:hAnsi="Times New Roman" w:cs="Times New Roman"/>
          <w:sz w:val="24"/>
          <w:szCs w:val="24"/>
        </w:rPr>
        <w:t>s)</w:t>
      </w:r>
      <w:ins w:id="388" w:author="Zhen Tan" w:date="2022-09-04T21:35:00Z">
        <w:r w:rsidR="00A5440D">
          <w:rPr>
            <w:rFonts w:ascii="Times New Roman" w:hAnsi="Times New Roman" w:cs="Times New Roman"/>
            <w:sz w:val="24"/>
            <w:szCs w:val="24"/>
          </w:rPr>
          <w:t xml:space="preserve"> lie on the left boundary </w:t>
        </w:r>
      </w:ins>
      <w:ins w:id="389" w:author="Zhen Tan" w:date="2022-09-05T09:25:00Z">
        <w:r w:rsidR="00B21F18">
          <w:rPr>
            <w:rFonts w:ascii="Times New Roman" w:hAnsi="Times New Roman" w:cs="Times New Roman"/>
            <w:sz w:val="24"/>
            <w:szCs w:val="24"/>
          </w:rPr>
          <w:t xml:space="preserve">of the </w:t>
        </w:r>
      </w:ins>
      <w:ins w:id="390" w:author="Zhen Tan" w:date="2022-09-04T21:35:00Z">
        <w:r w:rsidR="00A5440D">
          <w:rPr>
            <w:rFonts w:ascii="Times New Roman" w:hAnsi="Times New Roman" w:cs="Times New Roman"/>
            <w:sz w:val="24"/>
            <w:szCs w:val="24"/>
          </w:rPr>
          <w:t>bi-objective domain</w:t>
        </w:r>
      </w:ins>
      <w:ins w:id="391" w:author="Zhen Tan" w:date="2022-09-04T17:32:00Z">
        <w:r w:rsidR="00F64C11">
          <w:rPr>
            <w:rFonts w:ascii="Times New Roman" w:hAnsi="Times New Roman" w:cs="Times New Roman"/>
            <w:sz w:val="24"/>
            <w:szCs w:val="24"/>
          </w:rPr>
          <w:t xml:space="preserve">, </w:t>
        </w:r>
      </w:ins>
      <w:ins w:id="392" w:author="Zhen Tan" w:date="2022-09-04T17:35:00Z">
        <w:r w:rsidR="00F64C11">
          <w:rPr>
            <w:rFonts w:ascii="Times New Roman" w:hAnsi="Times New Roman" w:cs="Times New Roman"/>
            <w:sz w:val="24"/>
            <w:szCs w:val="24"/>
          </w:rPr>
          <w:t xml:space="preserve">which </w:t>
        </w:r>
      </w:ins>
      <w:ins w:id="393" w:author="Zhen Tan" w:date="2022-09-05T09:32:00Z">
        <w:r w:rsidR="00D01E24">
          <w:rPr>
            <w:rFonts w:ascii="Times New Roman" w:hAnsi="Times New Roman" w:cs="Times New Roman"/>
            <w:sz w:val="24"/>
            <w:szCs w:val="24"/>
          </w:rPr>
          <w:t xml:space="preserve">seem to </w:t>
        </w:r>
      </w:ins>
      <w:ins w:id="394" w:author="Zhen Tan" w:date="2022-09-04T17:32:00Z">
        <w:r w:rsidR="00F64C11">
          <w:rPr>
            <w:rFonts w:ascii="Times New Roman" w:hAnsi="Times New Roman" w:cs="Times New Roman"/>
            <w:sz w:val="24"/>
            <w:szCs w:val="24"/>
          </w:rPr>
          <w:t>devia</w:t>
        </w:r>
      </w:ins>
      <w:ins w:id="395" w:author="Zhen Tan" w:date="2022-09-04T17:35:00Z">
        <w:r w:rsidR="00F64C11">
          <w:rPr>
            <w:rFonts w:ascii="Times New Roman" w:hAnsi="Times New Roman" w:cs="Times New Roman"/>
            <w:sz w:val="24"/>
            <w:szCs w:val="24"/>
          </w:rPr>
          <w:t xml:space="preserve">te </w:t>
        </w:r>
      </w:ins>
      <w:ins w:id="396" w:author="Zhen Tan" w:date="2022-09-04T17:32:00Z">
        <w:r w:rsidR="00F64C11">
          <w:rPr>
            <w:rFonts w:ascii="Times New Roman" w:hAnsi="Times New Roman" w:cs="Times New Roman"/>
            <w:sz w:val="24"/>
            <w:szCs w:val="24"/>
          </w:rPr>
          <w:t xml:space="preserve">from the theoretical </w:t>
        </w:r>
      </w:ins>
      <w:ins w:id="397" w:author="Zhen Tan" w:date="2022-09-04T17:33:00Z">
        <w:r w:rsidR="00F64C11">
          <w:rPr>
            <w:rFonts w:ascii="Times New Roman" w:hAnsi="Times New Roman" w:cs="Times New Roman"/>
            <w:sz w:val="24"/>
            <w:szCs w:val="24"/>
          </w:rPr>
          <w:t>Pareto front</w:t>
        </w:r>
      </w:ins>
      <w:r w:rsidR="00887A89">
        <w:rPr>
          <w:rFonts w:ascii="Times New Roman" w:hAnsi="Times New Roman" w:cs="Times New Roman"/>
          <w:sz w:val="24"/>
          <w:szCs w:val="24"/>
        </w:rPr>
        <w:t>.</w:t>
      </w:r>
      <w:r w:rsidR="002D0750">
        <w:rPr>
          <w:rFonts w:ascii="Times New Roman" w:hAnsi="Times New Roman" w:cs="Times New Roman"/>
          <w:sz w:val="24"/>
          <w:szCs w:val="24"/>
        </w:rPr>
        <w:t xml:space="preserve"> </w:t>
      </w:r>
      <w:r w:rsidR="00887A89">
        <w:rPr>
          <w:rFonts w:ascii="Times New Roman" w:hAnsi="Times New Roman" w:cs="Times New Roman"/>
          <w:sz w:val="24"/>
          <w:szCs w:val="24"/>
        </w:rPr>
        <w:t>T</w:t>
      </w:r>
      <w:r w:rsidR="002D0750">
        <w:rPr>
          <w:rFonts w:ascii="Times New Roman" w:hAnsi="Times New Roman" w:cs="Times New Roman"/>
          <w:sz w:val="24"/>
          <w:szCs w:val="24"/>
        </w:rPr>
        <w:t xml:space="preserve">his because </w:t>
      </w:r>
      <w:r w:rsidR="00C0412A">
        <w:rPr>
          <w:rFonts w:ascii="Times New Roman" w:hAnsi="Times New Roman" w:cs="Times New Roman"/>
          <w:sz w:val="24"/>
          <w:szCs w:val="24"/>
        </w:rPr>
        <w:t xml:space="preserve">the </w:t>
      </w:r>
      <w:r w:rsidR="00A801EF">
        <w:rPr>
          <w:rFonts w:ascii="Times New Roman" w:hAnsi="Times New Roman"/>
          <w:sz w:val="24"/>
          <w:szCs w:val="24"/>
        </w:rPr>
        <w:t xml:space="preserve">posterior </w:t>
      </w:r>
      <w:r w:rsidR="00A801EF" w:rsidRPr="00CE00C4">
        <w:rPr>
          <w:rFonts w:ascii="Times New Roman" w:hAnsi="Times New Roman" w:cs="Times New Roman"/>
          <w:sz w:val="24"/>
          <w:szCs w:val="24"/>
        </w:rPr>
        <w:t>parametric belief model</w:t>
      </w:r>
      <w:r w:rsidR="00A801EF">
        <w:rPr>
          <w:rFonts w:ascii="Times New Roman" w:hAnsi="Times New Roman" w:cs="Times New Roman"/>
          <w:sz w:val="24"/>
          <w:szCs w:val="24"/>
        </w:rPr>
        <w:t>s</w:t>
      </w:r>
      <w:r w:rsidR="00E86DA9">
        <w:rPr>
          <w:rFonts w:ascii="Times New Roman" w:hAnsi="Times New Roman" w:cs="Times New Roman"/>
          <w:sz w:val="24"/>
          <w:szCs w:val="24"/>
        </w:rPr>
        <w:t xml:space="preserve"> </w:t>
      </w:r>
      <w:r w:rsidR="0013101B">
        <w:rPr>
          <w:rFonts w:ascii="Times New Roman" w:hAnsi="Times New Roman" w:cs="Times New Roman"/>
          <w:sz w:val="24"/>
          <w:szCs w:val="24"/>
        </w:rPr>
        <w:t>can</w:t>
      </w:r>
      <w:r w:rsidR="00B27B91">
        <w:rPr>
          <w:rFonts w:ascii="Times New Roman" w:hAnsi="Times New Roman" w:cs="Times New Roman"/>
          <w:sz w:val="24"/>
          <w:szCs w:val="24"/>
        </w:rPr>
        <w:t xml:space="preserve"> </w:t>
      </w:r>
      <w:r w:rsidR="006776E8">
        <w:rPr>
          <w:rFonts w:ascii="Times New Roman" w:hAnsi="Times New Roman" w:cs="Times New Roman"/>
          <w:sz w:val="24"/>
          <w:szCs w:val="24"/>
        </w:rPr>
        <w:t xml:space="preserve">accurately </w:t>
      </w:r>
      <w:r w:rsidR="00213DE1">
        <w:rPr>
          <w:rFonts w:ascii="Times New Roman" w:hAnsi="Times New Roman" w:cs="Times New Roman"/>
          <w:sz w:val="24"/>
          <w:szCs w:val="24"/>
        </w:rPr>
        <w:t xml:space="preserve">approximate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oMath>
      <w:r w:rsidR="003D0E6A">
        <w:rPr>
          <w:rFonts w:ascii="Times New Roman" w:hAnsi="Times New Roman" w:cs="Times New Roman"/>
          <w:sz w:val="24"/>
          <w:szCs w:val="24"/>
        </w:rPr>
        <w:t xml:space="preserve"> </w:t>
      </w:r>
      <w:r w:rsidR="00213DE1">
        <w:rPr>
          <w:rFonts w:ascii="Times New Roman" w:hAnsi="Times New Roman" w:cs="Times New Roman"/>
          <w:sz w:val="24"/>
          <w:szCs w:val="24"/>
        </w:rPr>
        <w:t xml:space="preserve">which </w:t>
      </w:r>
      <w:r w:rsidR="00C95A95">
        <w:rPr>
          <w:rFonts w:ascii="Times New Roman" w:hAnsi="Times New Roman" w:cs="Times New Roman"/>
          <w:sz w:val="24"/>
          <w:szCs w:val="24"/>
        </w:rPr>
        <w:t xml:space="preserve">is </w:t>
      </w:r>
      <w:r w:rsidR="00475E82">
        <w:rPr>
          <w:rFonts w:ascii="Times New Roman" w:hAnsi="Times New Roman" w:cs="Times New Roman"/>
          <w:sz w:val="24"/>
          <w:szCs w:val="24"/>
        </w:rPr>
        <w:t xml:space="preserve">composed </w:t>
      </w:r>
      <w:r w:rsidR="009856F2">
        <w:rPr>
          <w:rFonts w:ascii="Times New Roman" w:hAnsi="Times New Roman" w:cs="Times New Roman"/>
          <w:sz w:val="24"/>
          <w:szCs w:val="24"/>
        </w:rPr>
        <w:t xml:space="preserve">of </w:t>
      </w:r>
      <w:r w:rsidR="00C95A95">
        <w:rPr>
          <w:rFonts w:ascii="Times New Roman" w:hAnsi="Times New Roman" w:cs="Times New Roman"/>
          <w:sz w:val="24"/>
          <w:szCs w:val="24"/>
        </w:rPr>
        <w:t>the</w:t>
      </w:r>
      <w:r w:rsidR="009A018B">
        <w:rPr>
          <w:rFonts w:ascii="Times New Roman" w:hAnsi="Times New Roman" w:cs="Times New Roman"/>
          <w:sz w:val="24"/>
          <w:szCs w:val="24"/>
        </w:rPr>
        <w:t xml:space="preserve"> </w:t>
      </w:r>
      <w:r w:rsidR="00BC328F">
        <w:rPr>
          <w:rFonts w:ascii="Times New Roman" w:hAnsi="Times New Roman" w:cs="Times New Roman"/>
          <w:sz w:val="24"/>
          <w:szCs w:val="24"/>
        </w:rPr>
        <w:t xml:space="preserve">linear term related to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00390A7D">
        <w:rPr>
          <w:rFonts w:ascii="Times New Roman" w:hAnsi="Times New Roman" w:cs="Times New Roman" w:hint="eastAsia"/>
          <w:sz w:val="24"/>
          <w:szCs w:val="24"/>
        </w:rPr>
        <w:t>,</w:t>
      </w:r>
      <w:r w:rsidR="00390A7D">
        <w:rPr>
          <w:rFonts w:ascii="Times New Roman" w:hAnsi="Times New Roman" w:cs="Times New Roman"/>
          <w:sz w:val="24"/>
          <w:szCs w:val="24"/>
        </w:rPr>
        <w:t xml:space="preserve"> and </w:t>
      </w:r>
      <w:r w:rsidR="002C01AD">
        <w:rPr>
          <w:rFonts w:ascii="Times New Roman" w:hAnsi="Times New Roman" w:cs="Times New Roman"/>
          <w:sz w:val="24"/>
          <w:szCs w:val="24"/>
        </w:rPr>
        <w:t xml:space="preserve">then </w:t>
      </w:r>
      <w:r w:rsidR="00E37DA9">
        <w:rPr>
          <w:rFonts w:ascii="Times New Roman" w:hAnsi="Times New Roman" w:cs="Times New Roman"/>
          <w:sz w:val="24"/>
          <w:szCs w:val="24"/>
        </w:rPr>
        <w:t xml:space="preserve">guide </w:t>
      </w:r>
      <w:r w:rsidR="006C0840">
        <w:rPr>
          <w:rFonts w:ascii="Times New Roman" w:hAnsi="Times New Roman" w:cs="Times New Roman"/>
          <w:sz w:val="24"/>
          <w:szCs w:val="24"/>
        </w:rPr>
        <w:t>more</w:t>
      </w:r>
      <w:r w:rsidR="00E37DA9">
        <w:rPr>
          <w:rFonts w:ascii="Times New Roman" w:hAnsi="Times New Roman" w:cs="Times New Roman"/>
          <w:sz w:val="24"/>
          <w:szCs w:val="24"/>
        </w:rPr>
        <w:t xml:space="preserve"> search on the left-side region</w:t>
      </w:r>
      <w:r w:rsidR="000F4A91">
        <w:rPr>
          <w:rFonts w:ascii="Times New Roman" w:hAnsi="Times New Roman" w:cs="Times New Roman"/>
          <w:sz w:val="24"/>
          <w:szCs w:val="24"/>
        </w:rPr>
        <w:t xml:space="preserve"> (i.e., </w:t>
      </w:r>
      <w:r w:rsidR="00DA6255">
        <w:rPr>
          <w:rFonts w:ascii="Times New Roman" w:hAnsi="Times New Roman" w:cs="Times New Roman"/>
          <w:sz w:val="24"/>
          <w:szCs w:val="24"/>
        </w:rPr>
        <w:t xml:space="preserve">when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m:t>
        </m:r>
      </m:oMath>
      <w:r w:rsidR="000F4A91">
        <w:rPr>
          <w:rFonts w:ascii="Times New Roman" w:hAnsi="Times New Roman" w:cs="Times New Roman"/>
          <w:sz w:val="24"/>
          <w:szCs w:val="24"/>
        </w:rPr>
        <w:t>)</w:t>
      </w:r>
      <w:r w:rsidR="00E37DA9">
        <w:rPr>
          <w:rFonts w:ascii="Times New Roman"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oMath>
      <w:r w:rsidR="00E37DA9">
        <w:rPr>
          <w:rFonts w:ascii="Times New Roman" w:hAnsi="Times New Roman" w:cs="Times New Roman" w:hint="eastAsia"/>
          <w:sz w:val="24"/>
          <w:szCs w:val="24"/>
        </w:rPr>
        <w:t xml:space="preserve"> </w:t>
      </w:r>
      <w:r w:rsidR="00E37DA9">
        <w:rPr>
          <w:rFonts w:ascii="Times New Roman" w:hAnsi="Times New Roman" w:cs="Times New Roman"/>
          <w:sz w:val="24"/>
          <w:szCs w:val="24"/>
        </w:rPr>
        <w:t xml:space="preserve">for RZDT1, RZDT2 and RZDT5 all </w:t>
      </w:r>
      <w:r w:rsidR="00EB2F6A">
        <w:rPr>
          <w:rFonts w:ascii="Times New Roman" w:hAnsi="Times New Roman" w:cs="Times New Roman"/>
          <w:sz w:val="24"/>
          <w:szCs w:val="24"/>
        </w:rPr>
        <w:t>are close to</w:t>
      </w:r>
      <w:r w:rsidR="00E37DA9">
        <w:rPr>
          <w:rFonts w:ascii="Times New Roman" w:hAnsi="Times New Roman" w:cs="Times New Roman"/>
          <w:sz w:val="24"/>
          <w:szCs w:val="24"/>
        </w:rPr>
        <w:t xml:space="preserve"> its lowest value 0</w:t>
      </w:r>
      <w:r w:rsidR="009A48C7">
        <w:rPr>
          <w:rFonts w:ascii="Times New Roman" w:hAnsi="Times New Roman" w:cs="Times New Roman"/>
          <w:sz w:val="24"/>
          <w:szCs w:val="24"/>
        </w:rPr>
        <w:t>.</w:t>
      </w:r>
      <w:r w:rsidR="005A5E5E">
        <w:rPr>
          <w:rStyle w:val="afd"/>
        </w:rPr>
        <w:commentReference w:id="382"/>
      </w:r>
      <w:r w:rsidR="005A7613">
        <w:rPr>
          <w:rStyle w:val="afd"/>
        </w:rPr>
        <w:commentReference w:id="383"/>
      </w:r>
      <w:r w:rsidR="00950235">
        <w:rPr>
          <w:rFonts w:ascii="Times New Roman" w:hAnsi="Times New Roman" w:cs="Times New Roman"/>
          <w:sz w:val="24"/>
          <w:szCs w:val="24"/>
        </w:rPr>
        <w:t xml:space="preserve"> </w:t>
      </w:r>
      <w:r w:rsidR="009D5D69">
        <w:rPr>
          <w:rFonts w:ascii="Times New Roman" w:hAnsi="Times New Roman" w:cs="Times New Roman"/>
          <w:sz w:val="24"/>
          <w:szCs w:val="24"/>
        </w:rPr>
        <w:t xml:space="preserve">This </w:t>
      </w:r>
      <w:r w:rsidR="0098562E">
        <w:rPr>
          <w:rFonts w:ascii="Times New Roman" w:hAnsi="Times New Roman" w:cs="Times New Roman" w:hint="eastAsia"/>
          <w:sz w:val="24"/>
          <w:szCs w:val="24"/>
        </w:rPr>
        <w:t>indicates</w:t>
      </w:r>
      <w:r w:rsidR="0098562E">
        <w:rPr>
          <w:rFonts w:ascii="Times New Roman" w:hAnsi="Times New Roman" w:cs="Times New Roman"/>
          <w:sz w:val="24"/>
          <w:szCs w:val="24"/>
        </w:rPr>
        <w:t xml:space="preserve"> the good performance of GPR-KG </w:t>
      </w:r>
      <w:r w:rsidR="00A5703F">
        <w:rPr>
          <w:rFonts w:ascii="Times New Roman" w:hAnsi="Times New Roman" w:cs="Times New Roman"/>
          <w:sz w:val="24"/>
          <w:szCs w:val="24"/>
        </w:rPr>
        <w:t>i</w:t>
      </w:r>
      <w:r w:rsidR="00950235">
        <w:rPr>
          <w:rFonts w:ascii="Times New Roman" w:hAnsi="Times New Roman" w:cs="Times New Roman"/>
          <w:sz w:val="24"/>
          <w:szCs w:val="24"/>
        </w:rPr>
        <w:t>n</w:t>
      </w:r>
      <w:r w:rsidR="0098562E">
        <w:rPr>
          <w:rFonts w:ascii="Times New Roman" w:hAnsi="Times New Roman" w:cs="Times New Roman"/>
          <w:sz w:val="24"/>
          <w:szCs w:val="24"/>
        </w:rPr>
        <w:t xml:space="preserve"> </w:t>
      </w:r>
      <w:r w:rsidR="00A5703F">
        <w:rPr>
          <w:rFonts w:ascii="Times New Roman" w:hAnsi="Times New Roman" w:cs="Times New Roman"/>
          <w:sz w:val="24"/>
          <w:szCs w:val="24"/>
        </w:rPr>
        <w:t>addressing</w:t>
      </w:r>
      <w:r w:rsidR="004078F1">
        <w:rPr>
          <w:rFonts w:ascii="Times New Roman" w:hAnsi="Times New Roman" w:cs="Times New Roman"/>
          <w:sz w:val="24"/>
          <w:szCs w:val="24"/>
        </w:rPr>
        <w:t xml:space="preserve"> </w:t>
      </w:r>
      <w:r w:rsidR="0098562E">
        <w:rPr>
          <w:rFonts w:ascii="Times New Roman" w:hAnsi="Times New Roman" w:cs="Times New Roman"/>
          <w:sz w:val="24"/>
          <w:szCs w:val="24"/>
        </w:rPr>
        <w:t xml:space="preserve">the biobjective </w:t>
      </w:r>
      <w:r w:rsidR="00A5703F">
        <w:rPr>
          <w:rFonts w:ascii="Times New Roman" w:hAnsi="Times New Roman" w:cs="Times New Roman"/>
          <w:sz w:val="24"/>
          <w:szCs w:val="24"/>
        </w:rPr>
        <w:t>stochas</w:t>
      </w:r>
      <w:r w:rsidR="00D8172C">
        <w:rPr>
          <w:rFonts w:ascii="Times New Roman" w:hAnsi="Times New Roman" w:cs="Times New Roman"/>
          <w:sz w:val="24"/>
          <w:szCs w:val="24"/>
        </w:rPr>
        <w:t xml:space="preserve">tic </w:t>
      </w:r>
      <w:r w:rsidR="0040198C">
        <w:rPr>
          <w:rFonts w:ascii="Times New Roman" w:hAnsi="Times New Roman" w:cs="Times New Roman"/>
          <w:sz w:val="24"/>
          <w:szCs w:val="24"/>
        </w:rPr>
        <w:t xml:space="preserve">discrete </w:t>
      </w:r>
      <w:r w:rsidR="0098562E">
        <w:rPr>
          <w:rFonts w:ascii="Times New Roman" w:hAnsi="Times New Roman" w:cs="Times New Roman"/>
          <w:sz w:val="24"/>
          <w:szCs w:val="24"/>
        </w:rPr>
        <w:t>optimization problem</w:t>
      </w:r>
      <w:r w:rsidR="004078F1">
        <w:rPr>
          <w:rFonts w:ascii="Times New Roman" w:hAnsi="Times New Roman" w:cs="Times New Roman"/>
          <w:sz w:val="24"/>
          <w:szCs w:val="24"/>
        </w:rPr>
        <w:t xml:space="preserve"> with a </w:t>
      </w:r>
      <w:r w:rsidR="001A6052">
        <w:rPr>
          <w:rFonts w:ascii="Times New Roman" w:hAnsi="Times New Roman" w:cs="Times New Roman"/>
          <w:sz w:val="24"/>
          <w:szCs w:val="24"/>
        </w:rPr>
        <w:t>probabilistic constrain</w:t>
      </w:r>
      <w:r w:rsidR="004078F1">
        <w:rPr>
          <w:rFonts w:ascii="Times New Roman" w:hAnsi="Times New Roman" w:cs="Times New Roman"/>
          <w:sz w:val="24"/>
          <w:szCs w:val="24"/>
        </w:rPr>
        <w:t>t at the cost of limited computational resource</w:t>
      </w:r>
      <w:r w:rsidR="00D8172C">
        <w:rPr>
          <w:rFonts w:ascii="Times New Roman" w:hAnsi="Times New Roman" w:cs="Times New Roman"/>
          <w:sz w:val="24"/>
          <w:szCs w:val="24"/>
        </w:rPr>
        <w:t>s</w:t>
      </w:r>
      <w:r w:rsidR="0098562E">
        <w:rPr>
          <w:rFonts w:ascii="Times New Roman" w:hAnsi="Times New Roman" w:cs="Times New Roman"/>
          <w:sz w:val="24"/>
          <w:szCs w:val="24"/>
        </w:rPr>
        <w:t>.</w:t>
      </w:r>
      <w:r w:rsidR="00E00786">
        <w:rPr>
          <w:rFonts w:ascii="Times New Roman" w:hAnsi="Times New Roman" w:cs="Times New Roman"/>
          <w:sz w:val="24"/>
          <w:szCs w:val="24"/>
        </w:rPr>
        <w:t xml:space="preserve"> </w:t>
      </w:r>
      <w:r w:rsidR="00D8172C">
        <w:rPr>
          <w:rFonts w:ascii="Times New Roman" w:hAnsi="Times New Roman" w:cs="Times New Roman"/>
          <w:sz w:val="24"/>
          <w:szCs w:val="24"/>
        </w:rPr>
        <w:t>Specifi</w:t>
      </w:r>
      <w:r w:rsidR="00261780">
        <w:rPr>
          <w:rFonts w:ascii="Times New Roman" w:hAnsi="Times New Roman" w:cs="Times New Roman"/>
          <w:sz w:val="24"/>
          <w:szCs w:val="24"/>
        </w:rPr>
        <w:t xml:space="preserve">cally, </w:t>
      </w:r>
      <w:r w:rsidR="00E219AE">
        <w:rPr>
          <w:rFonts w:ascii="Times New Roman" w:hAnsi="Times New Roman" w:cs="Times New Roman"/>
          <w:sz w:val="24"/>
          <w:szCs w:val="24"/>
        </w:rPr>
        <w:t xml:space="preserve">in the iterative process, </w:t>
      </w:r>
      <w:r w:rsidR="0056579E">
        <w:rPr>
          <w:rFonts w:ascii="Times New Roman" w:hAnsi="Times New Roman" w:cs="Times New Roman"/>
          <w:sz w:val="24"/>
          <w:szCs w:val="24"/>
        </w:rPr>
        <w:t>the biobjective points of iterative solutions</w:t>
      </w:r>
      <w:r w:rsidR="00D969CE">
        <w:rPr>
          <w:rFonts w:ascii="Times New Roman" w:hAnsi="Times New Roman" w:cs="Times New Roman"/>
          <w:sz w:val="24"/>
          <w:szCs w:val="24"/>
        </w:rPr>
        <w:t xml:space="preserve"> </w:t>
      </w:r>
      <w:r w:rsidR="009A1222">
        <w:rPr>
          <w:rFonts w:ascii="Times New Roman" w:hAnsi="Times New Roman" w:cs="Times New Roman"/>
          <w:sz w:val="24"/>
          <w:szCs w:val="24"/>
        </w:rPr>
        <w:t xml:space="preserve">usually </w:t>
      </w:r>
      <w:r w:rsidR="00E72FE1">
        <w:rPr>
          <w:rFonts w:ascii="Times New Roman" w:hAnsi="Times New Roman" w:cs="Times New Roman"/>
          <w:sz w:val="24"/>
          <w:szCs w:val="24"/>
        </w:rPr>
        <w:t xml:space="preserve">scatter </w:t>
      </w:r>
      <w:r w:rsidR="00261780">
        <w:rPr>
          <w:rFonts w:ascii="Times New Roman" w:hAnsi="Times New Roman" w:cs="Times New Roman"/>
          <w:sz w:val="24"/>
          <w:szCs w:val="24"/>
        </w:rPr>
        <w:t>in</w:t>
      </w:r>
      <w:r w:rsidR="00E72FE1">
        <w:rPr>
          <w:rFonts w:ascii="Times New Roman" w:hAnsi="Times New Roman" w:cs="Times New Roman"/>
          <w:sz w:val="24"/>
          <w:szCs w:val="24"/>
        </w:rPr>
        <w:t xml:space="preserve"> the regions close to the theoretical </w:t>
      </w:r>
      <w:r w:rsidR="00261780">
        <w:rPr>
          <w:rFonts w:ascii="Times New Roman" w:hAnsi="Times New Roman" w:cs="Times New Roman"/>
          <w:sz w:val="24"/>
          <w:szCs w:val="24"/>
        </w:rPr>
        <w:t>P</w:t>
      </w:r>
      <w:r w:rsidR="00E72FE1">
        <w:rPr>
          <w:rFonts w:ascii="Times New Roman" w:hAnsi="Times New Roman" w:cs="Times New Roman"/>
          <w:sz w:val="24"/>
          <w:szCs w:val="24"/>
        </w:rPr>
        <w:t xml:space="preserve">areto front, and </w:t>
      </w:r>
      <w:r w:rsidR="004E2234">
        <w:rPr>
          <w:rFonts w:ascii="Times New Roman" w:hAnsi="Times New Roman" w:cs="Times New Roman"/>
          <w:sz w:val="24"/>
          <w:szCs w:val="24"/>
        </w:rPr>
        <w:t xml:space="preserve">some of them </w:t>
      </w:r>
      <w:r w:rsidR="00811560" w:rsidRPr="0012155C">
        <w:rPr>
          <w:rFonts w:ascii="Times New Roman" w:hAnsi="Times New Roman" w:cs="Times New Roman"/>
          <w:sz w:val="24"/>
          <w:szCs w:val="24"/>
          <w:highlight w:val="yellow"/>
        </w:rPr>
        <w:t>fortunately</w:t>
      </w:r>
      <w:r w:rsidR="00811560">
        <w:rPr>
          <w:rFonts w:ascii="Times New Roman" w:hAnsi="Times New Roman" w:cs="Times New Roman"/>
          <w:sz w:val="24"/>
          <w:szCs w:val="24"/>
        </w:rPr>
        <w:t xml:space="preserve"> </w:t>
      </w:r>
      <w:r w:rsidR="00261780">
        <w:rPr>
          <w:rFonts w:ascii="Times New Roman" w:hAnsi="Times New Roman" w:cs="Times New Roman"/>
          <w:sz w:val="24"/>
          <w:szCs w:val="24"/>
        </w:rPr>
        <w:t>locate</w:t>
      </w:r>
      <w:r w:rsidR="009A1222">
        <w:rPr>
          <w:rFonts w:ascii="Times New Roman" w:hAnsi="Times New Roman" w:cs="Times New Roman"/>
          <w:sz w:val="24"/>
          <w:szCs w:val="24"/>
        </w:rPr>
        <w:t xml:space="preserve"> </w:t>
      </w:r>
      <w:r w:rsidR="0072220C">
        <w:rPr>
          <w:rFonts w:ascii="Times New Roman" w:hAnsi="Times New Roman" w:cs="Times New Roman"/>
          <w:sz w:val="24"/>
          <w:szCs w:val="24"/>
        </w:rPr>
        <w:t>on</w:t>
      </w:r>
      <w:r w:rsidR="004E2234">
        <w:rPr>
          <w:rFonts w:ascii="Times New Roman" w:hAnsi="Times New Roman" w:cs="Times New Roman"/>
          <w:sz w:val="24"/>
          <w:szCs w:val="24"/>
        </w:rPr>
        <w:t xml:space="preserve"> </w:t>
      </w:r>
      <w:r w:rsidR="00261780" w:rsidRPr="0012155C">
        <w:rPr>
          <w:rFonts w:ascii="Times New Roman" w:hAnsi="Times New Roman" w:cs="Times New Roman"/>
          <w:sz w:val="24"/>
          <w:szCs w:val="24"/>
          <w:highlight w:val="yellow"/>
        </w:rPr>
        <w:t>it</w:t>
      </w:r>
      <w:r w:rsidR="004E2234">
        <w:rPr>
          <w:rFonts w:ascii="Times New Roman" w:hAnsi="Times New Roman" w:cs="Times New Roman"/>
          <w:sz w:val="24"/>
          <w:szCs w:val="24"/>
        </w:rPr>
        <w:t xml:space="preserve">, </w:t>
      </w:r>
      <w:r w:rsidR="00895D4B">
        <w:rPr>
          <w:rFonts w:ascii="Times New Roman" w:hAnsi="Times New Roman" w:cs="Times New Roman"/>
          <w:sz w:val="24"/>
          <w:szCs w:val="24"/>
        </w:rPr>
        <w:t xml:space="preserve">which </w:t>
      </w:r>
      <w:r w:rsidR="003C0516">
        <w:rPr>
          <w:rFonts w:ascii="Times New Roman" w:hAnsi="Times New Roman" w:cs="Times New Roman"/>
          <w:sz w:val="24"/>
          <w:szCs w:val="24"/>
        </w:rPr>
        <w:t>help</w:t>
      </w:r>
      <w:r w:rsidR="00261780">
        <w:rPr>
          <w:rFonts w:ascii="Times New Roman" w:hAnsi="Times New Roman" w:cs="Times New Roman"/>
          <w:sz w:val="24"/>
          <w:szCs w:val="24"/>
        </w:rPr>
        <w:t>s</w:t>
      </w:r>
      <w:r w:rsidR="00FA06FC">
        <w:rPr>
          <w:rFonts w:ascii="Times New Roman" w:hAnsi="Times New Roman" w:cs="Times New Roman"/>
          <w:sz w:val="24"/>
          <w:szCs w:val="24"/>
        </w:rPr>
        <w:t xml:space="preserve"> </w:t>
      </w:r>
      <w:r w:rsidR="00FC61F5">
        <w:rPr>
          <w:rFonts w:ascii="Times New Roman" w:hAnsi="Times New Roman" w:cs="Times New Roman"/>
          <w:sz w:val="24"/>
          <w:szCs w:val="24"/>
        </w:rPr>
        <w:t xml:space="preserve">the </w:t>
      </w:r>
      <w:r w:rsidR="004578C0" w:rsidRPr="00CE00C4">
        <w:rPr>
          <w:rFonts w:ascii="Times New Roman" w:hAnsi="Times New Roman" w:cs="Times New Roman"/>
          <w:sz w:val="24"/>
          <w:szCs w:val="24"/>
        </w:rPr>
        <w:t>parametric belief model</w:t>
      </w:r>
      <w:r w:rsidR="009A1222">
        <w:rPr>
          <w:rFonts w:ascii="Times New Roman" w:hAnsi="Times New Roman" w:cs="Times New Roman"/>
          <w:sz w:val="24"/>
          <w:szCs w:val="24"/>
        </w:rPr>
        <w:t>s</w:t>
      </w:r>
      <w:r w:rsidR="004578C0">
        <w:rPr>
          <w:rFonts w:ascii="Times New Roman" w:hAnsi="Times New Roman" w:cs="Times New Roman"/>
          <w:sz w:val="24"/>
          <w:szCs w:val="24"/>
        </w:rPr>
        <w:t xml:space="preserve"> </w:t>
      </w:r>
      <w:r w:rsidR="000140CD">
        <w:rPr>
          <w:rFonts w:ascii="Times New Roman" w:hAnsi="Times New Roman" w:cs="Times New Roman"/>
          <w:sz w:val="24"/>
          <w:szCs w:val="24"/>
        </w:rPr>
        <w:t xml:space="preserve">to </w:t>
      </w:r>
      <w:r w:rsidR="00A55956">
        <w:rPr>
          <w:rFonts w:ascii="Times New Roman" w:hAnsi="Times New Roman" w:cs="Times New Roman"/>
          <w:sz w:val="24"/>
          <w:szCs w:val="24"/>
        </w:rPr>
        <w:t xml:space="preserve">learn the </w:t>
      </w:r>
      <w:r w:rsidR="009A1222">
        <w:rPr>
          <w:rFonts w:ascii="Times New Roman" w:hAnsi="Times New Roman" w:cs="Times New Roman"/>
          <w:sz w:val="24"/>
          <w:szCs w:val="24"/>
        </w:rPr>
        <w:t xml:space="preserve">information about </w:t>
      </w:r>
      <w:r w:rsidR="00FB02E5">
        <w:rPr>
          <w:rFonts w:ascii="Times New Roman" w:hAnsi="Times New Roman" w:cs="Times New Roman"/>
          <w:sz w:val="24"/>
          <w:szCs w:val="24"/>
        </w:rPr>
        <w:t>theoretical pareto front</w:t>
      </w:r>
      <w:r w:rsidR="006F5313">
        <w:rPr>
          <w:rFonts w:ascii="Times New Roman" w:hAnsi="Times New Roman" w:cs="Times New Roman"/>
          <w:sz w:val="24"/>
          <w:szCs w:val="24"/>
        </w:rPr>
        <w:t>.</w:t>
      </w:r>
      <w:r w:rsidR="006A25AB">
        <w:rPr>
          <w:rFonts w:ascii="Times New Roman" w:hAnsi="Times New Roman" w:cs="Times New Roman"/>
          <w:sz w:val="24"/>
          <w:szCs w:val="24"/>
        </w:rPr>
        <w:t xml:space="preserve"> </w:t>
      </w:r>
      <w:r w:rsidR="00753F57">
        <w:rPr>
          <w:rFonts w:ascii="Times New Roman" w:hAnsi="Times New Roman" w:cs="Times New Roman"/>
          <w:sz w:val="24"/>
          <w:szCs w:val="24"/>
        </w:rPr>
        <w:t>However,</w:t>
      </w:r>
      <w:r w:rsidR="00576B84">
        <w:rPr>
          <w:rFonts w:ascii="Times New Roman" w:hAnsi="Times New Roman" w:cs="Times New Roman"/>
          <w:sz w:val="24"/>
          <w:szCs w:val="24"/>
        </w:rPr>
        <w:t xml:space="preserve"> </w:t>
      </w:r>
      <w:r w:rsidR="00811560">
        <w:rPr>
          <w:rFonts w:ascii="Times New Roman" w:hAnsi="Times New Roman" w:cs="Times New Roman"/>
          <w:sz w:val="24"/>
          <w:szCs w:val="24"/>
        </w:rPr>
        <w:t xml:space="preserve">there are also </w:t>
      </w:r>
      <w:r w:rsidR="0082065D">
        <w:rPr>
          <w:rFonts w:ascii="Times New Roman" w:hAnsi="Times New Roman" w:cs="Times New Roman"/>
          <w:sz w:val="24"/>
          <w:szCs w:val="24"/>
        </w:rPr>
        <w:t>some</w:t>
      </w:r>
      <w:r w:rsidR="00AA7509">
        <w:rPr>
          <w:rFonts w:ascii="Times New Roman" w:hAnsi="Times New Roman" w:cs="Times New Roman"/>
          <w:sz w:val="24"/>
          <w:szCs w:val="24"/>
        </w:rPr>
        <w:t xml:space="preserve"> </w:t>
      </w:r>
      <w:r w:rsidR="00BA421B">
        <w:rPr>
          <w:rFonts w:ascii="Times New Roman" w:hAnsi="Times New Roman" w:cs="Times New Roman"/>
          <w:sz w:val="24"/>
          <w:szCs w:val="24"/>
        </w:rPr>
        <w:t xml:space="preserve">biobjective points of </w:t>
      </w:r>
      <w:r w:rsidR="00BB3577">
        <w:rPr>
          <w:rFonts w:ascii="Times New Roman" w:hAnsi="Times New Roman" w:cs="Times New Roman"/>
          <w:sz w:val="24"/>
          <w:szCs w:val="24"/>
        </w:rPr>
        <w:t xml:space="preserve">iterative solutions </w:t>
      </w:r>
      <w:r w:rsidR="00811560">
        <w:rPr>
          <w:rFonts w:ascii="Times New Roman" w:hAnsi="Times New Roman" w:cs="Times New Roman"/>
          <w:sz w:val="24"/>
          <w:szCs w:val="24"/>
        </w:rPr>
        <w:t xml:space="preserve">that </w:t>
      </w:r>
      <w:r w:rsidR="00750E0F">
        <w:rPr>
          <w:rFonts w:ascii="Times New Roman" w:hAnsi="Times New Roman" w:cs="Times New Roman"/>
          <w:sz w:val="24"/>
          <w:szCs w:val="24"/>
        </w:rPr>
        <w:t>are distant from the theoretical pareto front</w:t>
      </w:r>
      <w:r w:rsidR="001D0FC9" w:rsidRPr="001D0FC9">
        <w:rPr>
          <w:rFonts w:ascii="Times New Roman" w:hAnsi="Times New Roman" w:cs="Times New Roman"/>
          <w:sz w:val="24"/>
          <w:szCs w:val="24"/>
        </w:rPr>
        <w:t xml:space="preserve"> </w:t>
      </w:r>
      <w:r w:rsidR="004905A8">
        <w:rPr>
          <w:rFonts w:ascii="Times New Roman" w:hAnsi="Times New Roman" w:cs="Times New Roman"/>
          <w:sz w:val="24"/>
          <w:szCs w:val="24"/>
        </w:rPr>
        <w:t>o</w:t>
      </w:r>
      <w:r w:rsidR="00E219AE">
        <w:rPr>
          <w:rFonts w:ascii="Times New Roman" w:hAnsi="Times New Roman" w:cs="Times New Roman"/>
          <w:sz w:val="24"/>
          <w:szCs w:val="24"/>
        </w:rPr>
        <w:t>r</w:t>
      </w:r>
      <w:r w:rsidR="001D0FC9">
        <w:rPr>
          <w:rFonts w:ascii="Times New Roman" w:hAnsi="Times New Roman" w:cs="Times New Roman"/>
          <w:sz w:val="24"/>
          <w:szCs w:val="24"/>
        </w:rPr>
        <w:t xml:space="preserve"> </w:t>
      </w:r>
      <w:r w:rsidR="004905A8">
        <w:rPr>
          <w:rFonts w:ascii="Times New Roman" w:hAnsi="Times New Roman" w:cs="Times New Roman"/>
          <w:sz w:val="24"/>
          <w:szCs w:val="24"/>
        </w:rPr>
        <w:t>e</w:t>
      </w:r>
      <w:r w:rsidR="00AE1621">
        <w:rPr>
          <w:rFonts w:ascii="Times New Roman" w:hAnsi="Times New Roman" w:cs="Times New Roman"/>
          <w:sz w:val="24"/>
          <w:szCs w:val="24"/>
        </w:rPr>
        <w:t xml:space="preserve">ven </w:t>
      </w:r>
      <w:r w:rsidR="00786559">
        <w:rPr>
          <w:rFonts w:ascii="Times New Roman" w:hAnsi="Times New Roman" w:cs="Times New Roman"/>
          <w:sz w:val="24"/>
          <w:szCs w:val="24"/>
        </w:rPr>
        <w:t>infeasible (</w:t>
      </w:r>
      <w:r w:rsidR="00AE1621">
        <w:rPr>
          <w:rFonts w:ascii="Times New Roman" w:hAnsi="Times New Roman" w:cs="Times New Roman"/>
          <w:sz w:val="24"/>
          <w:szCs w:val="24"/>
        </w:rPr>
        <w:t>c.f.</w:t>
      </w:r>
      <w:r w:rsidR="00E072F4">
        <w:rPr>
          <w:rFonts w:ascii="Times New Roman" w:hAnsi="Times New Roman" w:cs="Times New Roman"/>
          <w:sz w:val="24"/>
          <w:szCs w:val="24"/>
        </w:rPr>
        <w:t xml:space="preserve">, gray </w:t>
      </w:r>
      <w:r w:rsidR="00331460" w:rsidRPr="00331460">
        <w:rPr>
          <w:rFonts w:ascii="Times New Roman" w:hAnsi="Times New Roman" w:cs="Times New Roman"/>
          <w:sz w:val="24"/>
          <w:szCs w:val="24"/>
        </w:rPr>
        <w:t>asterisk</w:t>
      </w:r>
      <w:r w:rsidR="00955789">
        <w:rPr>
          <w:rFonts w:ascii="Times New Roman" w:hAnsi="Times New Roman" w:cs="Times New Roman"/>
          <w:sz w:val="24"/>
          <w:szCs w:val="24"/>
        </w:rPr>
        <w:t>s</w:t>
      </w:r>
      <w:r w:rsidR="00786559">
        <w:rPr>
          <w:rFonts w:ascii="Times New Roman" w:hAnsi="Times New Roman" w:cs="Times New Roman"/>
          <w:sz w:val="24"/>
          <w:szCs w:val="24"/>
        </w:rPr>
        <w:t>)</w:t>
      </w:r>
      <w:r w:rsidR="00131987">
        <w:rPr>
          <w:rFonts w:ascii="Times New Roman" w:hAnsi="Times New Roman" w:cs="Times New Roman"/>
          <w:sz w:val="24"/>
          <w:szCs w:val="24"/>
        </w:rPr>
        <w:t xml:space="preserve">. </w:t>
      </w:r>
      <w:r w:rsidR="009A2256">
        <w:rPr>
          <w:rFonts w:ascii="Times New Roman" w:hAnsi="Times New Roman" w:cs="Times New Roman"/>
          <w:sz w:val="24"/>
          <w:szCs w:val="24"/>
        </w:rPr>
        <w:t xml:space="preserve">This generally results from the following two causes. That is, </w:t>
      </w:r>
      <w:r w:rsidR="00AA54D9">
        <w:rPr>
          <w:rFonts w:ascii="Times New Roman" w:hAnsi="Times New Roman" w:cs="Times New Roman"/>
          <w:sz w:val="24"/>
          <w:szCs w:val="24"/>
        </w:rPr>
        <w:t xml:space="preserve">the </w:t>
      </w:r>
      <w:r w:rsidR="00C45192">
        <w:rPr>
          <w:rFonts w:ascii="Times New Roman" w:hAnsi="Times New Roman" w:cs="Times New Roman"/>
          <w:sz w:val="24"/>
          <w:szCs w:val="24"/>
        </w:rPr>
        <w:t>candidate solution</w:t>
      </w:r>
      <w:r w:rsidR="00965AF4">
        <w:rPr>
          <w:rFonts w:ascii="Times New Roman" w:hAnsi="Times New Roman" w:cs="Times New Roman"/>
          <w:sz w:val="24"/>
          <w:szCs w:val="24"/>
        </w:rPr>
        <w:t>s</w:t>
      </w:r>
      <w:r w:rsidR="00C45192">
        <w:rPr>
          <w:rFonts w:ascii="Times New Roman" w:hAnsi="Times New Roman" w:cs="Times New Roman"/>
          <w:sz w:val="24"/>
          <w:szCs w:val="24"/>
        </w:rPr>
        <w:t xml:space="preserve"> </w:t>
      </w:r>
      <w:r w:rsidR="00A24B82">
        <w:rPr>
          <w:rFonts w:ascii="Times New Roman" w:hAnsi="Times New Roman" w:cs="Times New Roman"/>
          <w:sz w:val="24"/>
          <w:szCs w:val="24"/>
        </w:rPr>
        <w:t>selected by</w:t>
      </w:r>
      <w:r w:rsidR="00694EB7">
        <w:rPr>
          <w:rFonts w:ascii="Times New Roman" w:hAnsi="Times New Roman" w:cs="Times New Roman"/>
          <w:sz w:val="24"/>
          <w:szCs w:val="24"/>
        </w:rPr>
        <w:t xml:space="preserve"> </w:t>
      </w:r>
      <w:r w:rsidR="00CD419A">
        <w:rPr>
          <w:rFonts w:ascii="Times New Roman" w:hAnsi="Times New Roman" w:cs="Times New Roman"/>
          <w:sz w:val="24"/>
          <w:szCs w:val="24"/>
        </w:rPr>
        <w:t>the KG factor</w:t>
      </w:r>
      <w:r w:rsidR="00891AF1">
        <w:rPr>
          <w:rFonts w:ascii="Times New Roman" w:hAnsi="Times New Roman" w:cs="Times New Roman"/>
          <w:sz w:val="24"/>
          <w:szCs w:val="24"/>
        </w:rPr>
        <w:t>s</w:t>
      </w:r>
      <w:r w:rsidR="00CD419A">
        <w:rPr>
          <w:rFonts w:ascii="Times New Roman" w:hAnsi="Times New Roman" w:cs="Times New Roman"/>
          <w:sz w:val="24"/>
          <w:szCs w:val="24"/>
        </w:rPr>
        <w:t xml:space="preserve"> at each iterate </w:t>
      </w:r>
      <w:r w:rsidR="00D53B32">
        <w:rPr>
          <w:rFonts w:ascii="Times New Roman" w:hAnsi="Times New Roman" w:cs="Times New Roman"/>
          <w:sz w:val="24"/>
          <w:szCs w:val="24"/>
        </w:rPr>
        <w:t>m</w:t>
      </w:r>
      <w:r w:rsidR="00A33424">
        <w:rPr>
          <w:rFonts w:ascii="Times New Roman" w:hAnsi="Times New Roman" w:cs="Times New Roman"/>
          <w:sz w:val="24"/>
          <w:szCs w:val="24"/>
        </w:rPr>
        <w:t>ight be from</w:t>
      </w:r>
      <w:r w:rsidR="00B54C37">
        <w:rPr>
          <w:rFonts w:ascii="Times New Roman" w:hAnsi="Times New Roman" w:cs="Times New Roman"/>
          <w:sz w:val="24"/>
          <w:szCs w:val="24"/>
        </w:rPr>
        <w:t xml:space="preserve"> the</w:t>
      </w:r>
      <w:r w:rsidR="009A22EF">
        <w:rPr>
          <w:rFonts w:ascii="Times New Roman" w:hAnsi="Times New Roman" w:cs="Times New Roman"/>
          <w:sz w:val="24"/>
          <w:szCs w:val="24"/>
        </w:rPr>
        <w:t xml:space="preserve"> </w:t>
      </w:r>
      <w:r w:rsidR="00BA5A8F">
        <w:rPr>
          <w:rFonts w:ascii="Times New Roman" w:hAnsi="Times New Roman" w:cs="Times New Roman"/>
          <w:sz w:val="24"/>
          <w:szCs w:val="24"/>
        </w:rPr>
        <w:t>set</w:t>
      </w:r>
      <w:r w:rsidR="00237A4A">
        <w:rPr>
          <w:rFonts w:ascii="Times New Roman" w:hAnsi="Times New Roman" w:cs="Times New Roman"/>
          <w:sz w:val="24"/>
          <w:szCs w:val="24"/>
        </w:rPr>
        <w:t xml:space="preserve"> </w:t>
      </w:r>
      <w:r w:rsidR="00DA2E73">
        <w:rPr>
          <w:rFonts w:ascii="Times New Roman" w:hAnsi="Times New Roman" w:cs="Times New Roman"/>
          <w:sz w:val="24"/>
          <w:szCs w:val="24"/>
        </w:rPr>
        <w:t>generated</w:t>
      </w:r>
      <w:r w:rsidR="00DA0E85">
        <w:rPr>
          <w:rFonts w:ascii="Times New Roman" w:hAnsi="Times New Roman" w:cs="Times New Roman"/>
          <w:sz w:val="24"/>
          <w:szCs w:val="24"/>
        </w:rPr>
        <w:t xml:space="preserve"> by sampling</w:t>
      </w:r>
      <w:r w:rsidR="00237A4A">
        <w:rPr>
          <w:rFonts w:ascii="Times New Roman" w:hAnsi="Times New Roman" w:cs="Times New Roman"/>
          <w:sz w:val="24"/>
          <w:szCs w:val="24"/>
        </w:rPr>
        <w:t xml:space="preserve"> randomly</w:t>
      </w:r>
      <w:r w:rsidR="00A33424">
        <w:rPr>
          <w:rFonts w:ascii="Times New Roman" w:hAnsi="Times New Roman" w:cs="Times New Roman"/>
          <w:sz w:val="24"/>
          <w:szCs w:val="24"/>
        </w:rPr>
        <w:t xml:space="preserve"> </w:t>
      </w:r>
      <w:r w:rsidR="00D50762">
        <w:rPr>
          <w:rFonts w:ascii="Times New Roman" w:hAnsi="Times New Roman" w:cs="Times New Roman" w:hint="eastAsia"/>
          <w:sz w:val="24"/>
          <w:szCs w:val="24"/>
        </w:rPr>
        <w:t>(</w:t>
      </w:r>
      <w:r w:rsidR="00D50762">
        <w:rPr>
          <w:rFonts w:ascii="Times New Roman" w:hAnsi="Times New Roman" w:cs="Times New Roman"/>
          <w:sz w:val="24"/>
          <w:szCs w:val="24"/>
        </w:rPr>
        <w:t xml:space="preserve">i.e., </w:t>
      </w:r>
      <w:commentRangeStart w:id="398"/>
      <w:commentRangeStart w:id="399"/>
      <m:oMath>
        <m:sSubSup>
          <m:sSubSupPr>
            <m:ctrlPr>
              <w:rPr>
                <w:rFonts w:ascii="Cambria Math" w:eastAsia="宋体" w:hAnsi="Times New Roman" w:cs="Times New Roman"/>
                <w:bCs/>
                <w:i/>
                <w:sz w:val="24"/>
                <w:szCs w:val="24"/>
                <w:highlight w:val="yellow"/>
              </w:rPr>
            </m:ctrlPr>
          </m:sSubSupPr>
          <m:e>
            <m:r>
              <w:rPr>
                <w:rFonts w:ascii="Cambria Math" w:eastAsia="宋体" w:hAnsi="Cambria Math" w:cs="Times New Roman"/>
                <w:sz w:val="24"/>
                <w:szCs w:val="24"/>
                <w:highlight w:val="yellow"/>
              </w:rPr>
              <m:t>S</m:t>
            </m:r>
          </m:e>
          <m:sub>
            <m:r>
              <w:rPr>
                <w:rFonts w:ascii="Cambria Math" w:eastAsia="宋体" w:hAnsi="Times New Roman" w:cs="Times New Roman"/>
                <w:sz w:val="24"/>
                <w:szCs w:val="24"/>
                <w:highlight w:val="yellow"/>
              </w:rPr>
              <m:t>1</m:t>
            </m:r>
          </m:sub>
          <m:sup>
            <m:r>
              <w:rPr>
                <w:rFonts w:ascii="Cambria Math" w:eastAsia="宋体" w:hAnsi="Times New Roman" w:cs="Times New Roman"/>
                <w:sz w:val="24"/>
                <w:szCs w:val="24"/>
                <w:highlight w:val="yellow"/>
              </w:rPr>
              <m:t>n</m:t>
            </m:r>
          </m:sup>
        </m:sSubSup>
        <w:commentRangeEnd w:id="398"/>
        <m:r>
          <m:rPr>
            <m:sty m:val="p"/>
          </m:rPr>
          <w:rPr>
            <w:rStyle w:val="afd"/>
          </w:rPr>
          <w:commentReference w:id="398"/>
        </m:r>
        <w:commentRangeEnd w:id="399"/>
        <m:r>
          <m:rPr>
            <m:sty m:val="p"/>
          </m:rPr>
          <w:rPr>
            <w:rStyle w:val="afd"/>
          </w:rPr>
          <w:commentReference w:id="399"/>
        </m:r>
      </m:oMath>
      <w:r w:rsidR="00D50762">
        <w:rPr>
          <w:rFonts w:ascii="Times New Roman" w:hAnsi="Times New Roman" w:cs="Times New Roman" w:hint="eastAsia"/>
          <w:sz w:val="24"/>
          <w:szCs w:val="24"/>
        </w:rPr>
        <w:t xml:space="preserve"> </w:t>
      </w:r>
      <w:r w:rsidR="00D50762">
        <w:rPr>
          <w:rFonts w:ascii="Times New Roman" w:hAnsi="Times New Roman" w:cs="Times New Roman"/>
          <w:sz w:val="24"/>
          <w:szCs w:val="24"/>
        </w:rPr>
        <w:t>in section 4.3)</w:t>
      </w:r>
      <w:r w:rsidR="00A04585">
        <w:rPr>
          <w:rFonts w:ascii="Times New Roman" w:hAnsi="Times New Roman" w:cs="Times New Roman"/>
          <w:sz w:val="24"/>
          <w:szCs w:val="24"/>
        </w:rPr>
        <w:t xml:space="preserve">, </w:t>
      </w:r>
      <w:r w:rsidR="003E23E7">
        <w:rPr>
          <w:rFonts w:ascii="Times New Roman" w:hAnsi="Times New Roman" w:cs="Times New Roman"/>
          <w:sz w:val="24"/>
          <w:szCs w:val="24"/>
        </w:rPr>
        <w:t>and so</w:t>
      </w:r>
      <w:r w:rsidR="008B6D6D">
        <w:rPr>
          <w:rFonts w:ascii="Times New Roman" w:hAnsi="Times New Roman" w:cs="Times New Roman"/>
          <w:sz w:val="24"/>
          <w:szCs w:val="24"/>
        </w:rPr>
        <w:t xml:space="preserve"> </w:t>
      </w:r>
      <w:r w:rsidR="00393660">
        <w:rPr>
          <w:rFonts w:ascii="Times New Roman" w:hAnsi="Times New Roman" w:cs="Times New Roman"/>
          <w:sz w:val="24"/>
          <w:szCs w:val="24"/>
        </w:rPr>
        <w:t>may</w:t>
      </w:r>
      <w:r w:rsidR="008B6D6D">
        <w:rPr>
          <w:rFonts w:ascii="Times New Roman" w:hAnsi="Times New Roman" w:cs="Times New Roman"/>
          <w:sz w:val="24"/>
          <w:szCs w:val="24"/>
        </w:rPr>
        <w:t xml:space="preserve"> contain</w:t>
      </w:r>
      <w:r w:rsidR="00E420D9">
        <w:rPr>
          <w:rFonts w:ascii="Times New Roman" w:hAnsi="Times New Roman" w:cs="Times New Roman"/>
          <w:sz w:val="24"/>
          <w:szCs w:val="24"/>
        </w:rPr>
        <w:t xml:space="preserve"> the</w:t>
      </w:r>
      <w:r w:rsidR="008B6D6D">
        <w:rPr>
          <w:rFonts w:ascii="Times New Roman" w:hAnsi="Times New Roman" w:cs="Times New Roman"/>
          <w:sz w:val="24"/>
          <w:szCs w:val="24"/>
        </w:rPr>
        <w:t xml:space="preserve"> </w:t>
      </w:r>
      <w:r w:rsidR="00863029">
        <w:rPr>
          <w:rFonts w:ascii="Times New Roman" w:hAnsi="Times New Roman" w:cs="Times New Roman"/>
          <w:sz w:val="24"/>
          <w:szCs w:val="24"/>
        </w:rPr>
        <w:t>dominated or infeasible solutions</w:t>
      </w:r>
      <w:r w:rsidR="00393660">
        <w:rPr>
          <w:rFonts w:ascii="Times New Roman" w:hAnsi="Times New Roman" w:cs="Times New Roman"/>
          <w:sz w:val="24"/>
          <w:szCs w:val="24"/>
        </w:rPr>
        <w:t xml:space="preserve">; </w:t>
      </w:r>
      <w:r w:rsidR="000A3E90">
        <w:rPr>
          <w:rFonts w:ascii="Times New Roman" w:hAnsi="Times New Roman" w:cs="Times New Roman"/>
          <w:sz w:val="24"/>
          <w:szCs w:val="24"/>
        </w:rPr>
        <w:t xml:space="preserve">the </w:t>
      </w:r>
      <w:r w:rsidR="00074DC9">
        <w:rPr>
          <w:rFonts w:ascii="Times New Roman" w:hAnsi="Times New Roman" w:cs="Times New Roman"/>
          <w:sz w:val="24"/>
          <w:szCs w:val="24"/>
        </w:rPr>
        <w:t xml:space="preserve">early posterior </w:t>
      </w:r>
      <w:r w:rsidR="00354EB8">
        <w:rPr>
          <w:rFonts w:ascii="Times New Roman" w:hAnsi="Times New Roman" w:cs="Times New Roman"/>
          <w:sz w:val="24"/>
          <w:szCs w:val="24"/>
        </w:rPr>
        <w:t xml:space="preserve">parametric belief models </w:t>
      </w:r>
      <w:r w:rsidR="00747268" w:rsidRPr="0012155C">
        <w:rPr>
          <w:rFonts w:ascii="Times New Roman" w:hAnsi="Times New Roman" w:cs="Times New Roman"/>
          <w:color w:val="FF0000"/>
          <w:sz w:val="24"/>
          <w:szCs w:val="24"/>
          <w:highlight w:val="yellow"/>
        </w:rPr>
        <w:t>fitted</w:t>
      </w:r>
      <w:r w:rsidR="00A04585">
        <w:rPr>
          <w:rFonts w:ascii="Times New Roman" w:hAnsi="Times New Roman" w:cs="Times New Roman"/>
          <w:color w:val="FF0000"/>
          <w:sz w:val="24"/>
          <w:szCs w:val="24"/>
        </w:rPr>
        <w:t xml:space="preserve"> </w:t>
      </w:r>
      <w:r w:rsidR="00570477">
        <w:rPr>
          <w:rFonts w:ascii="Times New Roman" w:hAnsi="Times New Roman" w:cs="Times New Roman"/>
          <w:sz w:val="24"/>
          <w:szCs w:val="24"/>
        </w:rPr>
        <w:t xml:space="preserve">with limited </w:t>
      </w:r>
      <w:r w:rsidR="005A2F57">
        <w:rPr>
          <w:rFonts w:ascii="Times New Roman" w:hAnsi="Times New Roman" w:cs="Times New Roman"/>
          <w:sz w:val="24"/>
          <w:szCs w:val="24"/>
        </w:rPr>
        <w:t>observations</w:t>
      </w:r>
      <w:r w:rsidR="005363A2">
        <w:rPr>
          <w:rFonts w:ascii="Times New Roman" w:hAnsi="Times New Roman" w:cs="Times New Roman"/>
          <w:sz w:val="24"/>
          <w:szCs w:val="24"/>
        </w:rPr>
        <w:t xml:space="preserve"> </w:t>
      </w:r>
      <w:r w:rsidR="002B3E77">
        <w:rPr>
          <w:rFonts w:ascii="Times New Roman" w:hAnsi="Times New Roman" w:cs="Times New Roman"/>
          <w:sz w:val="24"/>
          <w:szCs w:val="24"/>
        </w:rPr>
        <w:t xml:space="preserve">might </w:t>
      </w:r>
      <w:r w:rsidR="0074623C">
        <w:rPr>
          <w:rFonts w:ascii="Times New Roman" w:hAnsi="Times New Roman" w:cs="Times New Roman"/>
          <w:sz w:val="24"/>
          <w:szCs w:val="24"/>
        </w:rPr>
        <w:t>be less accurate</w:t>
      </w:r>
      <w:r w:rsidR="004F0F9D">
        <w:rPr>
          <w:rFonts w:ascii="Times New Roman" w:hAnsi="Times New Roman" w:cs="Times New Roman" w:hint="eastAsia"/>
          <w:sz w:val="24"/>
          <w:szCs w:val="24"/>
        </w:rPr>
        <w:t>,</w:t>
      </w:r>
      <w:r w:rsidR="004F0F9D">
        <w:rPr>
          <w:rFonts w:ascii="Times New Roman" w:hAnsi="Times New Roman" w:cs="Times New Roman"/>
          <w:sz w:val="24"/>
          <w:szCs w:val="24"/>
        </w:rPr>
        <w:t xml:space="preserve"> which </w:t>
      </w:r>
      <w:r w:rsidR="00F34D39">
        <w:rPr>
          <w:rFonts w:ascii="Times New Roman" w:hAnsi="Times New Roman" w:cs="Times New Roman"/>
          <w:sz w:val="24"/>
          <w:szCs w:val="24"/>
        </w:rPr>
        <w:t xml:space="preserve">causes </w:t>
      </w:r>
      <w:r w:rsidR="00A04585">
        <w:rPr>
          <w:rFonts w:ascii="Times New Roman" w:hAnsi="Times New Roman" w:cs="Times New Roman"/>
          <w:sz w:val="24"/>
          <w:szCs w:val="24"/>
        </w:rPr>
        <w:t xml:space="preserve">a high probability of not </w:t>
      </w:r>
      <w:r w:rsidR="00371C33">
        <w:rPr>
          <w:rFonts w:ascii="Times New Roman" w:hAnsi="Times New Roman" w:cs="Times New Roman"/>
          <w:sz w:val="24"/>
          <w:szCs w:val="24"/>
        </w:rPr>
        <w:t xml:space="preserve">finding </w:t>
      </w:r>
      <w:r w:rsidR="005F3212">
        <w:rPr>
          <w:rFonts w:ascii="Times New Roman" w:hAnsi="Times New Roman" w:cs="Times New Roman"/>
          <w:sz w:val="24"/>
          <w:szCs w:val="24"/>
        </w:rPr>
        <w:t xml:space="preserve">the </w:t>
      </w:r>
      <w:r w:rsidR="00DB15C0">
        <w:rPr>
          <w:rFonts w:ascii="Times New Roman" w:hAnsi="Times New Roman" w:cs="Times New Roman"/>
          <w:sz w:val="24"/>
          <w:szCs w:val="24"/>
        </w:rPr>
        <w:t xml:space="preserve">biobjective </w:t>
      </w:r>
      <w:r w:rsidR="005F3212">
        <w:rPr>
          <w:rFonts w:ascii="Times New Roman" w:hAnsi="Times New Roman" w:cs="Times New Roman"/>
          <w:sz w:val="24"/>
          <w:szCs w:val="24"/>
        </w:rPr>
        <w:t>point</w:t>
      </w:r>
      <w:r w:rsidR="00E555A5">
        <w:rPr>
          <w:rFonts w:ascii="Times New Roman" w:hAnsi="Times New Roman" w:cs="Times New Roman"/>
          <w:sz w:val="24"/>
          <w:szCs w:val="24"/>
        </w:rPr>
        <w:t>s</w:t>
      </w:r>
      <w:r w:rsidR="005F3212">
        <w:rPr>
          <w:rFonts w:ascii="Times New Roman" w:hAnsi="Times New Roman" w:cs="Times New Roman"/>
          <w:sz w:val="24"/>
          <w:szCs w:val="24"/>
        </w:rPr>
        <w:t xml:space="preserve"> closed to </w:t>
      </w:r>
      <w:r w:rsidR="00371C33">
        <w:rPr>
          <w:rFonts w:ascii="Times New Roman" w:hAnsi="Times New Roman" w:cs="Times New Roman"/>
          <w:sz w:val="24"/>
          <w:szCs w:val="24"/>
        </w:rPr>
        <w:t xml:space="preserve">the </w:t>
      </w:r>
      <w:r w:rsidR="00E9320F">
        <w:rPr>
          <w:rFonts w:ascii="Times New Roman" w:hAnsi="Times New Roman" w:cs="Times New Roman"/>
          <w:sz w:val="24"/>
          <w:szCs w:val="24"/>
        </w:rPr>
        <w:t>theoretical Pareto front</w:t>
      </w:r>
      <w:r>
        <w:rPr>
          <w:rFonts w:ascii="Times New Roman" w:hAnsi="Times New Roman" w:cs="Times New Roman"/>
          <w:sz w:val="24"/>
          <w:szCs w:val="24"/>
        </w:rPr>
        <w:t xml:space="preserve"> and</w:t>
      </w:r>
      <w:r w:rsidR="003E23E7">
        <w:rPr>
          <w:rFonts w:ascii="Times New Roman" w:hAnsi="Times New Roman" w:cs="Times New Roman"/>
          <w:sz w:val="24"/>
          <w:szCs w:val="24"/>
        </w:rPr>
        <w:t xml:space="preserve"> </w:t>
      </w:r>
      <w:r w:rsidR="00A04585">
        <w:rPr>
          <w:rFonts w:ascii="Times New Roman" w:hAnsi="Times New Roman" w:cs="Times New Roman"/>
          <w:sz w:val="24"/>
          <w:szCs w:val="24"/>
        </w:rPr>
        <w:t xml:space="preserve">not </w:t>
      </w:r>
      <w:r>
        <w:rPr>
          <w:rFonts w:ascii="Times New Roman" w:hAnsi="Times New Roman" w:cs="Times New Roman"/>
          <w:sz w:val="24"/>
          <w:szCs w:val="24"/>
        </w:rPr>
        <w:t>complying with the probabilistic constraint</w:t>
      </w:r>
      <w:r w:rsidR="008E332A">
        <w:rPr>
          <w:rFonts w:ascii="Times New Roman" w:hAnsi="Times New Roman" w:cs="Times New Roman"/>
          <w:sz w:val="24"/>
          <w:szCs w:val="24"/>
        </w:rPr>
        <w:t>.</w:t>
      </w:r>
      <w:r>
        <w:rPr>
          <w:rFonts w:ascii="Times New Roman" w:hAnsi="Times New Roman" w:cs="Times New Roman"/>
          <w:sz w:val="24"/>
          <w:szCs w:val="24"/>
        </w:rPr>
        <w:t xml:space="preserve"> </w:t>
      </w:r>
    </w:p>
    <w:p w14:paraId="5DE4F227" w14:textId="602DED7B" w:rsidR="009D524F" w:rsidRDefault="0003252C" w:rsidP="007F5B20">
      <w:pPr>
        <w:adjustRightInd w:val="0"/>
        <w:snapToGrid w:val="0"/>
        <w:jc w:val="center"/>
      </w:pPr>
      <w:r>
        <w:rPr>
          <w:noProof/>
        </w:rPr>
        <w:lastRenderedPageBreak/>
        <w:drawing>
          <wp:inline distT="0" distB="0" distL="0" distR="0" wp14:anchorId="07F240BA" wp14:editId="354A5EA7">
            <wp:extent cx="1346200" cy="2698388"/>
            <wp:effectExtent l="0" t="0" r="635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6484"/>
                    <a:stretch/>
                  </pic:blipFill>
                  <pic:spPr bwMode="auto">
                    <a:xfrm>
                      <a:off x="0" y="0"/>
                      <a:ext cx="1364930" cy="2735932"/>
                    </a:xfrm>
                    <a:prstGeom prst="rect">
                      <a:avLst/>
                    </a:prstGeom>
                    <a:noFill/>
                    <a:ln>
                      <a:noFill/>
                    </a:ln>
                    <a:extLst>
                      <a:ext uri="{53640926-AAD7-44D8-BBD7-CCE9431645EC}">
                        <a14:shadowObscured xmlns:a14="http://schemas.microsoft.com/office/drawing/2010/main"/>
                      </a:ext>
                    </a:extLst>
                  </pic:spPr>
                </pic:pic>
              </a:graphicData>
            </a:graphic>
          </wp:inline>
        </w:drawing>
      </w:r>
      <w:r w:rsidR="006059CB">
        <w:rPr>
          <w:noProof/>
        </w:rPr>
        <w:t xml:space="preserve"> </w:t>
      </w:r>
      <w:r>
        <w:rPr>
          <w:noProof/>
        </w:rPr>
        <w:drawing>
          <wp:inline distT="0" distB="0" distL="0" distR="0" wp14:anchorId="0E6A071D" wp14:editId="512F9501">
            <wp:extent cx="1346200" cy="2705527"/>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6731"/>
                    <a:stretch/>
                  </pic:blipFill>
                  <pic:spPr bwMode="auto">
                    <a:xfrm>
                      <a:off x="0" y="0"/>
                      <a:ext cx="1356948" cy="2727128"/>
                    </a:xfrm>
                    <a:prstGeom prst="rect">
                      <a:avLst/>
                    </a:prstGeom>
                    <a:noFill/>
                    <a:ln>
                      <a:noFill/>
                    </a:ln>
                    <a:extLst>
                      <a:ext uri="{53640926-AAD7-44D8-BBD7-CCE9431645EC}">
                        <a14:shadowObscured xmlns:a14="http://schemas.microsoft.com/office/drawing/2010/main"/>
                      </a:ext>
                    </a:extLst>
                  </pic:spPr>
                </pic:pic>
              </a:graphicData>
            </a:graphic>
          </wp:inline>
        </w:drawing>
      </w:r>
      <w:r w:rsidR="00CA2B14" w:rsidRPr="00CA2B14">
        <w:t xml:space="preserve"> </w:t>
      </w:r>
      <w:r>
        <w:rPr>
          <w:noProof/>
        </w:rPr>
        <w:drawing>
          <wp:inline distT="0" distB="0" distL="0" distR="0" wp14:anchorId="5EC37980" wp14:editId="3BB5E944">
            <wp:extent cx="1508760" cy="272923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8049"/>
                    <a:stretch/>
                  </pic:blipFill>
                  <pic:spPr bwMode="auto">
                    <a:xfrm>
                      <a:off x="0" y="0"/>
                      <a:ext cx="1517071" cy="2744264"/>
                    </a:xfrm>
                    <a:prstGeom prst="rect">
                      <a:avLst/>
                    </a:prstGeom>
                    <a:noFill/>
                    <a:ln>
                      <a:noFill/>
                    </a:ln>
                    <a:extLst>
                      <a:ext uri="{53640926-AAD7-44D8-BBD7-CCE9431645EC}">
                        <a14:shadowObscured xmlns:a14="http://schemas.microsoft.com/office/drawing/2010/main"/>
                      </a:ext>
                    </a:extLst>
                  </pic:spPr>
                </pic:pic>
              </a:graphicData>
            </a:graphic>
          </wp:inline>
        </w:drawing>
      </w:r>
      <w:r w:rsidR="001166FF" w:rsidRPr="001166FF">
        <w:t xml:space="preserve"> </w:t>
      </w:r>
      <w:commentRangeStart w:id="400"/>
      <w:r>
        <w:rPr>
          <w:noProof/>
        </w:rPr>
        <w:drawing>
          <wp:inline distT="0" distB="0" distL="0" distR="0" wp14:anchorId="6FFD141D" wp14:editId="08C71429">
            <wp:extent cx="1752600" cy="2568139"/>
            <wp:effectExtent l="0" t="0" r="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3">
                      <a:extLst>
                        <a:ext uri="{28A0092B-C50C-407E-A947-70E740481C1C}">
                          <a14:useLocalDpi xmlns:a14="http://schemas.microsoft.com/office/drawing/2010/main" val="0"/>
                        </a:ext>
                      </a:extLst>
                    </a:blip>
                    <a:srcRect l="14482" t="17725" r="7428" b="13479"/>
                    <a:stretch/>
                  </pic:blipFill>
                  <pic:spPr bwMode="auto">
                    <a:xfrm>
                      <a:off x="0" y="0"/>
                      <a:ext cx="1779990" cy="2608275"/>
                    </a:xfrm>
                    <a:prstGeom prst="rect">
                      <a:avLst/>
                    </a:prstGeom>
                    <a:noFill/>
                    <a:ln>
                      <a:noFill/>
                    </a:ln>
                    <a:extLst>
                      <a:ext uri="{53640926-AAD7-44D8-BBD7-CCE9431645EC}">
                        <a14:shadowObscured xmlns:a14="http://schemas.microsoft.com/office/drawing/2010/main"/>
                      </a:ext>
                    </a:extLst>
                  </pic:spPr>
                </pic:pic>
              </a:graphicData>
            </a:graphic>
          </wp:inline>
        </w:drawing>
      </w:r>
      <w:commentRangeEnd w:id="400"/>
      <w:r w:rsidR="00001A68">
        <w:rPr>
          <w:rStyle w:val="afd"/>
        </w:rPr>
        <w:commentReference w:id="400"/>
      </w:r>
    </w:p>
    <w:p w14:paraId="40F310A6" w14:textId="48FEBA44" w:rsidR="00662880" w:rsidRPr="00FF6DAA" w:rsidRDefault="009D524F" w:rsidP="007F5B20">
      <w:pPr>
        <w:adjustRightInd w:val="0"/>
        <w:snapToGrid w:val="0"/>
        <w:ind w:firstLineChars="500" w:firstLine="1200"/>
        <w:rPr>
          <w:rFonts w:ascii="Times New Roman" w:hAnsi="Times New Roman" w:cs="Times New Roman"/>
          <w:sz w:val="24"/>
          <w:szCs w:val="28"/>
        </w:rPr>
      </w:pPr>
      <w:commentRangeStart w:id="401"/>
      <w:r w:rsidRPr="009F629C">
        <w:rPr>
          <w:rFonts w:ascii="Times New Roman" w:hAnsi="Times New Roman" w:cs="Times New Roman"/>
          <w:sz w:val="24"/>
          <w:szCs w:val="28"/>
        </w:rPr>
        <w:t>(a)</w:t>
      </w:r>
      <w:commentRangeEnd w:id="401"/>
      <w:r w:rsidR="009A168D">
        <w:rPr>
          <w:rStyle w:val="afd"/>
        </w:rPr>
        <w:commentReference w:id="401"/>
      </w:r>
      <w:r w:rsidRPr="009F629C">
        <w:rPr>
          <w:rFonts w:ascii="Times New Roman" w:hAnsi="Times New Roman" w:cs="Times New Roman"/>
          <w:sz w:val="24"/>
          <w:szCs w:val="28"/>
        </w:rPr>
        <w:t xml:space="preserve">                (b)                 </w:t>
      </w:r>
      <w:r w:rsidR="00EE5FFF">
        <w:rPr>
          <w:rFonts w:ascii="Times New Roman" w:hAnsi="Times New Roman" w:cs="Times New Roman"/>
          <w:sz w:val="24"/>
          <w:szCs w:val="28"/>
        </w:rPr>
        <w:t xml:space="preserve"> </w:t>
      </w:r>
      <w:r w:rsidRPr="009F629C">
        <w:rPr>
          <w:rFonts w:ascii="Times New Roman" w:hAnsi="Times New Roman" w:cs="Times New Roman"/>
          <w:sz w:val="24"/>
          <w:szCs w:val="28"/>
        </w:rPr>
        <w:t>(c)</w:t>
      </w:r>
    </w:p>
    <w:p w14:paraId="71A8EF05" w14:textId="4980E85B" w:rsidR="00662880" w:rsidRDefault="00662880" w:rsidP="007F5B20">
      <w:pPr>
        <w:adjustRightInd w:val="0"/>
        <w:snapToGrid w:val="0"/>
        <w:rPr>
          <w:rFonts w:ascii="Times New Roman" w:hAnsi="Times New Roman" w:cs="Times New Roman"/>
          <w:sz w:val="24"/>
          <w:szCs w:val="28"/>
        </w:rPr>
      </w:pPr>
      <w:r w:rsidRPr="009F629C">
        <w:rPr>
          <w:rFonts w:ascii="Times New Roman" w:hAnsi="Times New Roman" w:cs="Times New Roman" w:hint="eastAsia"/>
          <w:sz w:val="24"/>
          <w:szCs w:val="28"/>
        </w:rPr>
        <w:t>F</w:t>
      </w:r>
      <w:r w:rsidRPr="009F629C">
        <w:rPr>
          <w:rFonts w:ascii="Times New Roman" w:hAnsi="Times New Roman" w:cs="Times New Roman"/>
          <w:sz w:val="24"/>
          <w:szCs w:val="28"/>
        </w:rPr>
        <w:t xml:space="preserve">ig. </w:t>
      </w:r>
      <w:r>
        <w:rPr>
          <w:rFonts w:ascii="Times New Roman" w:hAnsi="Times New Roman" w:cs="Times New Roman"/>
          <w:sz w:val="24"/>
          <w:szCs w:val="28"/>
        </w:rPr>
        <w:t xml:space="preserve">1 </w:t>
      </w:r>
      <w:r w:rsidR="00397C4B">
        <w:rPr>
          <w:rFonts w:ascii="Times New Roman" w:hAnsi="Times New Roman" w:cs="Times New Roman"/>
          <w:sz w:val="24"/>
          <w:szCs w:val="28"/>
        </w:rPr>
        <w:t>B</w:t>
      </w:r>
      <w:r w:rsidR="00246F40">
        <w:rPr>
          <w:rFonts w:ascii="Times New Roman" w:hAnsi="Times New Roman" w:cs="Times New Roman"/>
          <w:sz w:val="24"/>
          <w:szCs w:val="28"/>
        </w:rPr>
        <w:t xml:space="preserve">iobjective points of </w:t>
      </w:r>
      <w:r w:rsidR="00A47F5D">
        <w:rPr>
          <w:rFonts w:ascii="Times New Roman" w:hAnsi="Times New Roman" w:cs="Times New Roman"/>
          <w:sz w:val="24"/>
          <w:szCs w:val="28"/>
        </w:rPr>
        <w:t xml:space="preserve">iterative solutions and </w:t>
      </w:r>
      <w:r w:rsidR="00397C4B">
        <w:rPr>
          <w:rFonts w:ascii="Times New Roman" w:hAnsi="Times New Roman" w:cs="Times New Roman"/>
          <w:sz w:val="24"/>
          <w:szCs w:val="28"/>
        </w:rPr>
        <w:t xml:space="preserve">finally searched Pareto optimal </w:t>
      </w:r>
      <w:r w:rsidR="00A47F5D">
        <w:rPr>
          <w:rFonts w:ascii="Times New Roman" w:hAnsi="Times New Roman" w:cs="Times New Roman"/>
          <w:sz w:val="24"/>
          <w:szCs w:val="28"/>
        </w:rPr>
        <w:t xml:space="preserve">solutions by </w:t>
      </w:r>
      <w:r w:rsidR="00655ED9">
        <w:rPr>
          <w:rFonts w:ascii="Times New Roman" w:hAnsi="Times New Roman" w:cs="Times New Roman"/>
          <w:sz w:val="24"/>
          <w:szCs w:val="24"/>
        </w:rPr>
        <w:t>GPR-KG</w:t>
      </w:r>
      <w:r>
        <w:rPr>
          <w:rFonts w:ascii="Times New Roman" w:hAnsi="Times New Roman" w:cs="Times New Roman"/>
          <w:sz w:val="24"/>
          <w:szCs w:val="28"/>
        </w:rPr>
        <w:t xml:space="preserve"> </w:t>
      </w:r>
      <w:r w:rsidR="00397C4B">
        <w:rPr>
          <w:rFonts w:ascii="Times New Roman" w:hAnsi="Times New Roman" w:cs="Times New Roman"/>
          <w:sz w:val="24"/>
          <w:szCs w:val="28"/>
        </w:rPr>
        <w:t>for</w:t>
      </w:r>
      <w:r w:rsidR="00655ED9">
        <w:rPr>
          <w:rFonts w:ascii="Times New Roman" w:hAnsi="Times New Roman" w:cs="Times New Roman"/>
          <w:sz w:val="24"/>
          <w:szCs w:val="28"/>
        </w:rPr>
        <w:t xml:space="preserve"> </w:t>
      </w:r>
      <w:r>
        <w:rPr>
          <w:rFonts w:ascii="Times New Roman" w:hAnsi="Times New Roman" w:cs="Times New Roman"/>
          <w:sz w:val="24"/>
          <w:szCs w:val="28"/>
        </w:rPr>
        <w:t>(a) RZDT</w:t>
      </w:r>
      <w:r w:rsidR="003F5C2C">
        <w:rPr>
          <w:rFonts w:ascii="Times New Roman" w:hAnsi="Times New Roman" w:cs="Times New Roman"/>
          <w:sz w:val="24"/>
          <w:szCs w:val="28"/>
        </w:rPr>
        <w:t>1</w:t>
      </w:r>
      <w:r>
        <w:rPr>
          <w:rFonts w:ascii="Times New Roman" w:hAnsi="Times New Roman" w:cs="Times New Roman"/>
          <w:sz w:val="24"/>
          <w:szCs w:val="28"/>
        </w:rPr>
        <w:t>, (b) RZDT</w:t>
      </w:r>
      <w:r w:rsidR="003F5C2C">
        <w:rPr>
          <w:rFonts w:ascii="Times New Roman" w:hAnsi="Times New Roman" w:cs="Times New Roman"/>
          <w:sz w:val="24"/>
          <w:szCs w:val="28"/>
        </w:rPr>
        <w:t>2</w:t>
      </w:r>
      <w:r>
        <w:rPr>
          <w:rFonts w:ascii="Times New Roman" w:hAnsi="Times New Roman" w:cs="Times New Roman"/>
          <w:sz w:val="24"/>
          <w:szCs w:val="28"/>
        </w:rPr>
        <w:t xml:space="preserve"> and (c) </w:t>
      </w:r>
      <w:r w:rsidR="003F5C2C">
        <w:rPr>
          <w:rFonts w:ascii="Times New Roman" w:hAnsi="Times New Roman" w:cs="Times New Roman"/>
          <w:sz w:val="24"/>
          <w:szCs w:val="28"/>
        </w:rPr>
        <w:t>RZDT5</w:t>
      </w:r>
      <w:r>
        <w:rPr>
          <w:rFonts w:ascii="Times New Roman" w:hAnsi="Times New Roman" w:cs="Times New Roman"/>
          <w:sz w:val="24"/>
          <w:szCs w:val="28"/>
        </w:rPr>
        <w:t>.</w:t>
      </w:r>
      <w:r w:rsidR="00ED21FB">
        <w:rPr>
          <w:rFonts w:ascii="Times New Roman" w:hAnsi="Times New Roman" w:cs="Times New Roman"/>
          <w:sz w:val="24"/>
          <w:szCs w:val="28"/>
        </w:rPr>
        <w:t xml:space="preserve"> </w:t>
      </w:r>
      <w:r w:rsidR="00ED21FB" w:rsidRPr="00BE5F67">
        <w:rPr>
          <w:rFonts w:ascii="Times New Roman" w:hAnsi="Times New Roman" w:cs="Times New Roman"/>
          <w:b/>
          <w:bCs/>
          <w:i/>
          <w:iCs/>
          <w:sz w:val="24"/>
          <w:szCs w:val="28"/>
        </w:rPr>
        <w:t>Note:</w:t>
      </w:r>
      <w:r w:rsidR="00ED21FB" w:rsidRPr="00BE5F67">
        <w:rPr>
          <w:rFonts w:ascii="Times New Roman" w:hAnsi="Times New Roman" w:cs="Times New Roman"/>
          <w:i/>
          <w:iCs/>
          <w:sz w:val="24"/>
          <w:szCs w:val="28"/>
        </w:rPr>
        <w:t xml:space="preserve"> </w:t>
      </w:r>
      <w:r w:rsidR="008241DA">
        <w:rPr>
          <w:rFonts w:ascii="Times New Roman" w:hAnsi="Times New Roman" w:cs="Times New Roman"/>
          <w:i/>
          <w:iCs/>
          <w:sz w:val="24"/>
          <w:szCs w:val="28"/>
        </w:rPr>
        <w:t>the iterative solution</w:t>
      </w:r>
      <w:r w:rsidR="00071AEE">
        <w:rPr>
          <w:rFonts w:ascii="Times New Roman" w:hAnsi="Times New Roman" w:cs="Times New Roman"/>
          <w:i/>
          <w:iCs/>
          <w:sz w:val="24"/>
          <w:szCs w:val="28"/>
        </w:rPr>
        <w:t>s</w:t>
      </w:r>
      <w:r w:rsidR="008241DA">
        <w:rPr>
          <w:rFonts w:ascii="Times New Roman" w:hAnsi="Times New Roman" w:cs="Times New Roman"/>
          <w:i/>
          <w:iCs/>
          <w:sz w:val="24"/>
          <w:szCs w:val="28"/>
        </w:rPr>
        <w:t xml:space="preserve"> </w:t>
      </w:r>
      <w:r w:rsidR="00071AEE">
        <w:rPr>
          <w:rFonts w:ascii="Times New Roman" w:hAnsi="Times New Roman" w:cs="Times New Roman"/>
          <w:i/>
          <w:iCs/>
          <w:sz w:val="24"/>
          <w:szCs w:val="28"/>
        </w:rPr>
        <w:t>represent</w:t>
      </w:r>
      <w:r w:rsidR="008241DA">
        <w:rPr>
          <w:rFonts w:ascii="Times New Roman" w:hAnsi="Times New Roman" w:cs="Times New Roman"/>
          <w:i/>
          <w:iCs/>
          <w:sz w:val="24"/>
          <w:szCs w:val="28"/>
        </w:rPr>
        <w:t xml:space="preserve"> the </w:t>
      </w:r>
      <w:r w:rsidR="00E810CA">
        <w:rPr>
          <w:rFonts w:ascii="Times New Roman" w:hAnsi="Times New Roman" w:cs="Times New Roman"/>
          <w:i/>
          <w:iCs/>
          <w:sz w:val="24"/>
          <w:szCs w:val="28"/>
        </w:rPr>
        <w:t>solution</w:t>
      </w:r>
      <w:r w:rsidR="00071AEE">
        <w:rPr>
          <w:rFonts w:ascii="Times New Roman" w:hAnsi="Times New Roman" w:cs="Times New Roman"/>
          <w:i/>
          <w:iCs/>
          <w:sz w:val="24"/>
          <w:szCs w:val="28"/>
        </w:rPr>
        <w:t>s</w:t>
      </w:r>
      <w:r w:rsidR="00E810CA">
        <w:rPr>
          <w:rFonts w:ascii="Times New Roman" w:hAnsi="Times New Roman" w:cs="Times New Roman"/>
          <w:i/>
          <w:iCs/>
          <w:sz w:val="24"/>
          <w:szCs w:val="28"/>
        </w:rPr>
        <w:t xml:space="preserve"> </w:t>
      </w:r>
      <w:r w:rsidR="000E2B87">
        <w:rPr>
          <w:rFonts w:ascii="Times New Roman" w:hAnsi="Times New Roman" w:cs="Times New Roman"/>
          <w:i/>
          <w:iCs/>
          <w:sz w:val="24"/>
          <w:szCs w:val="28"/>
        </w:rPr>
        <w:t>selected</w:t>
      </w:r>
      <w:r w:rsidR="00173653">
        <w:rPr>
          <w:rFonts w:ascii="Times New Roman" w:hAnsi="Times New Roman" w:cs="Times New Roman"/>
          <w:i/>
          <w:iCs/>
          <w:sz w:val="24"/>
          <w:szCs w:val="28"/>
        </w:rPr>
        <w:t xml:space="preserve"> </w:t>
      </w:r>
      <w:r w:rsidR="00590CFD">
        <w:rPr>
          <w:rFonts w:ascii="Times New Roman" w:hAnsi="Times New Roman" w:cs="Times New Roman"/>
          <w:i/>
          <w:iCs/>
          <w:sz w:val="24"/>
          <w:szCs w:val="28"/>
        </w:rPr>
        <w:t>from</w:t>
      </w:r>
      <w:r w:rsidR="00120128">
        <w:rPr>
          <w:rFonts w:ascii="Times New Roman" w:hAnsi="Times New Roman" w:cs="Times New Roman"/>
          <w:i/>
          <w:iCs/>
          <w:sz w:val="24"/>
          <w:szCs w:val="28"/>
        </w:rPr>
        <w:t xml:space="preserve"> the set of candidate </w:t>
      </w:r>
      <w:r w:rsidR="00660210">
        <w:rPr>
          <w:rFonts w:ascii="Times New Roman" w:hAnsi="Times New Roman" w:cs="Times New Roman"/>
          <w:i/>
          <w:iCs/>
          <w:sz w:val="24"/>
          <w:szCs w:val="28"/>
        </w:rPr>
        <w:t>solutions</w:t>
      </w:r>
      <w:r w:rsidR="00DD3FE1">
        <w:rPr>
          <w:rFonts w:ascii="Times New Roman" w:hAnsi="Times New Roman" w:cs="Times New Roman"/>
          <w:i/>
          <w:iCs/>
          <w:sz w:val="24"/>
          <w:szCs w:val="28"/>
        </w:rPr>
        <w:t xml:space="preserve"> (i.e.,</w:t>
      </w:r>
      <w:r w:rsidR="00E01CBA">
        <w:rPr>
          <w:rFonts w:ascii="Times New Roman" w:hAnsi="Times New Roman" w:cs="Times New Roman"/>
          <w:i/>
          <w:iCs/>
          <w:sz w:val="24"/>
          <w:szCs w:val="28"/>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00DD3FE1">
        <w:rPr>
          <w:rFonts w:ascii="Times New Roman" w:hAnsi="Times New Roman" w:cs="Times New Roman" w:hint="eastAsia"/>
          <w:b/>
          <w:i/>
          <w:sz w:val="24"/>
          <w:szCs w:val="24"/>
        </w:rPr>
        <w:t xml:space="preserve"> </w:t>
      </w:r>
      <w:r w:rsidR="00DD3FE1">
        <w:rPr>
          <w:rFonts w:ascii="Times New Roman" w:hAnsi="Times New Roman" w:cs="Times New Roman"/>
          <w:bCs/>
          <w:i/>
          <w:sz w:val="24"/>
          <w:szCs w:val="24"/>
        </w:rPr>
        <w:t>in section 4.3</w:t>
      </w:r>
      <w:r w:rsidR="00DD3FE1">
        <w:rPr>
          <w:rFonts w:ascii="Times New Roman" w:hAnsi="Times New Roman" w:cs="Times New Roman" w:hint="eastAsia"/>
          <w:bCs/>
          <w:i/>
          <w:sz w:val="24"/>
          <w:szCs w:val="24"/>
        </w:rPr>
        <w:t>)</w:t>
      </w:r>
      <w:r w:rsidR="000E2B87" w:rsidRPr="000E2B87">
        <w:rPr>
          <w:rFonts w:ascii="Times New Roman" w:hAnsi="Times New Roman" w:cs="Times New Roman" w:hint="eastAsia"/>
          <w:bCs/>
          <w:i/>
          <w:sz w:val="24"/>
          <w:szCs w:val="24"/>
        </w:rPr>
        <w:t xml:space="preserve"> </w:t>
      </w:r>
      <w:r w:rsidR="000E2B87" w:rsidRPr="000E2B87">
        <w:rPr>
          <w:rFonts w:ascii="Times New Roman" w:hAnsi="Times New Roman" w:cs="Times New Roman"/>
          <w:bCs/>
          <w:i/>
          <w:sz w:val="24"/>
          <w:szCs w:val="24"/>
        </w:rPr>
        <w:t xml:space="preserve">by </w:t>
      </w:r>
      <w:r w:rsidR="00B17132">
        <w:rPr>
          <w:rFonts w:ascii="Times New Roman" w:hAnsi="Times New Roman" w:cs="Times New Roman" w:hint="eastAsia"/>
          <w:i/>
          <w:iCs/>
          <w:sz w:val="24"/>
          <w:szCs w:val="28"/>
        </w:rPr>
        <w:t>the</w:t>
      </w:r>
      <w:r w:rsidR="00B17132">
        <w:rPr>
          <w:rFonts w:ascii="Times New Roman" w:hAnsi="Times New Roman" w:cs="Times New Roman"/>
          <w:i/>
          <w:iCs/>
          <w:sz w:val="24"/>
          <w:szCs w:val="28"/>
        </w:rPr>
        <w:t xml:space="preserve"> </w:t>
      </w:r>
      <w:r w:rsidR="00037953">
        <w:rPr>
          <w:rFonts w:ascii="Times New Roman" w:hAnsi="Times New Roman" w:cs="Times New Roman"/>
          <w:i/>
          <w:iCs/>
          <w:sz w:val="24"/>
          <w:szCs w:val="28"/>
        </w:rPr>
        <w:t>corresponding</w:t>
      </w:r>
      <w:r w:rsidR="003514B4">
        <w:rPr>
          <w:rFonts w:ascii="Times New Roman" w:hAnsi="Times New Roman" w:cs="Times New Roman"/>
          <w:i/>
          <w:iCs/>
          <w:sz w:val="24"/>
          <w:szCs w:val="28"/>
        </w:rPr>
        <w:t xml:space="preserve"> biobjective</w:t>
      </w:r>
      <w:r w:rsidR="00037953">
        <w:rPr>
          <w:rFonts w:ascii="Times New Roman" w:hAnsi="Times New Roman" w:cs="Times New Roman"/>
          <w:i/>
          <w:iCs/>
          <w:sz w:val="24"/>
          <w:szCs w:val="28"/>
        </w:rPr>
        <w:t xml:space="preserve"> </w:t>
      </w:r>
      <w:r w:rsidR="009F5DED" w:rsidRPr="00037953">
        <w:rPr>
          <w:rFonts w:ascii="Times New Roman" w:hAnsi="Times New Roman" w:cs="Times New Roman"/>
          <w:i/>
          <w:iCs/>
          <w:sz w:val="24"/>
          <w:szCs w:val="24"/>
        </w:rPr>
        <w:t>KG factor</w:t>
      </w:r>
      <w:r w:rsidR="009A1514">
        <w:rPr>
          <w:rFonts w:ascii="Times New Roman" w:hAnsi="Times New Roman" w:cs="Times New Roman"/>
          <w:i/>
          <w:iCs/>
          <w:sz w:val="24"/>
          <w:szCs w:val="24"/>
        </w:rPr>
        <w:t>s</w:t>
      </w:r>
      <w:r w:rsidR="00F672E8">
        <w:rPr>
          <w:rFonts w:ascii="Times New Roman" w:hAnsi="Times New Roman" w:cs="Times New Roman"/>
          <w:i/>
          <w:iCs/>
          <w:sz w:val="24"/>
          <w:szCs w:val="28"/>
        </w:rPr>
        <w:t xml:space="preserve">. </w:t>
      </w:r>
      <w:commentRangeStart w:id="402"/>
      <w:commentRangeStart w:id="403"/>
      <w:r w:rsidR="003E3A99">
        <w:rPr>
          <w:rFonts w:ascii="Times New Roman" w:hAnsi="Times New Roman" w:cs="Times New Roman"/>
          <w:i/>
          <w:iCs/>
          <w:sz w:val="24"/>
          <w:szCs w:val="28"/>
        </w:rPr>
        <w:t xml:space="preserve">The learned solutions </w:t>
      </w:r>
      <w:r w:rsidR="00071AEE">
        <w:rPr>
          <w:rFonts w:ascii="Times New Roman" w:hAnsi="Times New Roman" w:cs="Times New Roman"/>
          <w:i/>
          <w:iCs/>
          <w:sz w:val="24"/>
          <w:szCs w:val="28"/>
        </w:rPr>
        <w:t>represent</w:t>
      </w:r>
      <w:r w:rsidR="003E3A99">
        <w:rPr>
          <w:rFonts w:ascii="Times New Roman" w:hAnsi="Times New Roman" w:cs="Times New Roman"/>
          <w:i/>
          <w:iCs/>
          <w:sz w:val="24"/>
          <w:szCs w:val="28"/>
        </w:rPr>
        <w:t xml:space="preserve"> the </w:t>
      </w:r>
      <w:r w:rsidR="00071AEE">
        <w:rPr>
          <w:rFonts w:ascii="Times New Roman" w:hAnsi="Times New Roman" w:cs="Times New Roman"/>
          <w:i/>
          <w:iCs/>
          <w:sz w:val="24"/>
          <w:szCs w:val="28"/>
        </w:rPr>
        <w:t xml:space="preserve">finally </w:t>
      </w:r>
      <w:r w:rsidR="003E3A99">
        <w:rPr>
          <w:rFonts w:ascii="Times New Roman" w:hAnsi="Times New Roman" w:cs="Times New Roman"/>
          <w:i/>
          <w:iCs/>
          <w:sz w:val="24"/>
          <w:szCs w:val="28"/>
        </w:rPr>
        <w:t xml:space="preserve">optimized solutions </w:t>
      </w:r>
      <w:r w:rsidR="008F5847">
        <w:rPr>
          <w:rFonts w:ascii="Times New Roman" w:hAnsi="Times New Roman" w:cs="Times New Roman"/>
          <w:i/>
          <w:iCs/>
          <w:sz w:val="24"/>
          <w:szCs w:val="28"/>
        </w:rPr>
        <w:t xml:space="preserve">generated with the </w:t>
      </w:r>
      <w:r w:rsidR="00895F0E">
        <w:rPr>
          <w:rFonts w:ascii="Times New Roman" w:hAnsi="Times New Roman" w:cs="Times New Roman"/>
          <w:i/>
          <w:iCs/>
          <w:sz w:val="24"/>
          <w:szCs w:val="28"/>
        </w:rPr>
        <w:t>posterior param</w:t>
      </w:r>
      <w:r w:rsidR="00435836">
        <w:rPr>
          <w:rFonts w:ascii="Times New Roman" w:hAnsi="Times New Roman" w:cs="Times New Roman"/>
          <w:i/>
          <w:iCs/>
          <w:sz w:val="24"/>
          <w:szCs w:val="28"/>
        </w:rPr>
        <w:t>e</w:t>
      </w:r>
      <w:r w:rsidR="00895F0E">
        <w:rPr>
          <w:rFonts w:ascii="Times New Roman" w:hAnsi="Times New Roman" w:cs="Times New Roman"/>
          <w:i/>
          <w:iCs/>
          <w:sz w:val="24"/>
          <w:szCs w:val="28"/>
        </w:rPr>
        <w:t>t</w:t>
      </w:r>
      <w:r w:rsidR="00435836">
        <w:rPr>
          <w:rFonts w:ascii="Times New Roman" w:hAnsi="Times New Roman" w:cs="Times New Roman"/>
          <w:i/>
          <w:iCs/>
          <w:sz w:val="24"/>
          <w:szCs w:val="28"/>
        </w:rPr>
        <w:t>r</w:t>
      </w:r>
      <w:r w:rsidR="00895F0E">
        <w:rPr>
          <w:rFonts w:ascii="Times New Roman" w:hAnsi="Times New Roman" w:cs="Times New Roman"/>
          <w:i/>
          <w:iCs/>
          <w:sz w:val="24"/>
          <w:szCs w:val="28"/>
        </w:rPr>
        <w:t>ic b</w:t>
      </w:r>
      <w:r w:rsidR="00435836">
        <w:rPr>
          <w:rFonts w:ascii="Times New Roman" w:hAnsi="Times New Roman" w:cs="Times New Roman"/>
          <w:i/>
          <w:iCs/>
          <w:sz w:val="24"/>
          <w:szCs w:val="28"/>
        </w:rPr>
        <w:t>e</w:t>
      </w:r>
      <w:r w:rsidR="00895F0E">
        <w:rPr>
          <w:rFonts w:ascii="Times New Roman" w:hAnsi="Times New Roman" w:cs="Times New Roman"/>
          <w:i/>
          <w:iCs/>
          <w:sz w:val="24"/>
          <w:szCs w:val="28"/>
        </w:rPr>
        <w:t xml:space="preserve">lief models and </w:t>
      </w:r>
      <w:r w:rsidR="00AC6AE8">
        <w:rPr>
          <w:rFonts w:ascii="Times New Roman" w:hAnsi="Times New Roman" w:cs="Times New Roman"/>
          <w:i/>
          <w:iCs/>
          <w:sz w:val="24"/>
          <w:szCs w:val="28"/>
        </w:rPr>
        <w:t xml:space="preserve">the </w:t>
      </w:r>
      <w:r w:rsidR="00895F0E">
        <w:rPr>
          <w:rFonts w:ascii="Times New Roman" w:hAnsi="Times New Roman" w:cs="Times New Roman"/>
          <w:i/>
          <w:iCs/>
          <w:sz w:val="24"/>
          <w:szCs w:val="28"/>
        </w:rPr>
        <w:t>posterior</w:t>
      </w:r>
      <w:r w:rsidR="00747504">
        <w:rPr>
          <w:rFonts w:ascii="Times New Roman" w:hAnsi="Times New Roman" w:cs="Times New Roman"/>
          <w:i/>
          <w:iCs/>
          <w:sz w:val="24"/>
          <w:szCs w:val="28"/>
        </w:rPr>
        <w:t xml:space="preserve"> variance estimat</w:t>
      </w:r>
      <w:r w:rsidR="00260589">
        <w:rPr>
          <w:rFonts w:ascii="Times New Roman" w:hAnsi="Times New Roman" w:cs="Times New Roman"/>
          <w:i/>
          <w:iCs/>
          <w:sz w:val="24"/>
          <w:szCs w:val="28"/>
        </w:rPr>
        <w:t>ions</w:t>
      </w:r>
      <w:r w:rsidR="00895F0E">
        <w:rPr>
          <w:rFonts w:ascii="Times New Roman" w:hAnsi="Times New Roman" w:cs="Times New Roman"/>
          <w:i/>
          <w:iCs/>
          <w:sz w:val="24"/>
          <w:szCs w:val="28"/>
        </w:rPr>
        <w:t xml:space="preserve"> </w:t>
      </w:r>
      <w:r w:rsidR="00071AEE">
        <w:rPr>
          <w:rFonts w:ascii="Times New Roman" w:hAnsi="Times New Roman" w:cs="Times New Roman"/>
          <w:i/>
          <w:iCs/>
          <w:sz w:val="24"/>
          <w:szCs w:val="28"/>
        </w:rPr>
        <w:t>when</w:t>
      </w:r>
      <w:r w:rsidR="003E3A99" w:rsidRPr="00497DD2">
        <w:rPr>
          <w:rFonts w:ascii="Times New Roman" w:hAnsi="Times New Roman" w:cs="Times New Roman"/>
          <w:i/>
          <w:iCs/>
          <w:sz w:val="24"/>
          <w:szCs w:val="28"/>
        </w:rPr>
        <w:t xml:space="preserve"> </w:t>
      </w:r>
      <w:r w:rsidR="00497DD2" w:rsidRPr="00497DD2">
        <w:rPr>
          <w:rFonts w:ascii="Times New Roman" w:hAnsi="Times New Roman" w:cs="Times New Roman"/>
          <w:i/>
          <w:iCs/>
          <w:sz w:val="24"/>
          <w:szCs w:val="24"/>
        </w:rPr>
        <w:t>GPR-KG</w:t>
      </w:r>
      <w:r w:rsidR="008070FE">
        <w:rPr>
          <w:rFonts w:ascii="Times New Roman" w:hAnsi="Times New Roman" w:cs="Times New Roman"/>
          <w:i/>
          <w:iCs/>
          <w:sz w:val="24"/>
          <w:szCs w:val="24"/>
        </w:rPr>
        <w:t xml:space="preserve"> terminates</w:t>
      </w:r>
      <w:commentRangeEnd w:id="402"/>
      <w:r w:rsidR="00071AEE">
        <w:rPr>
          <w:rStyle w:val="afd"/>
        </w:rPr>
        <w:commentReference w:id="402"/>
      </w:r>
      <w:commentRangeEnd w:id="403"/>
      <w:r w:rsidR="00BB44A0">
        <w:rPr>
          <w:rStyle w:val="afd"/>
        </w:rPr>
        <w:commentReference w:id="403"/>
      </w:r>
      <w:r w:rsidR="003E3A99">
        <w:rPr>
          <w:rFonts w:ascii="Times New Roman" w:hAnsi="Times New Roman" w:cs="Times New Roman"/>
          <w:i/>
          <w:iCs/>
          <w:sz w:val="24"/>
          <w:szCs w:val="28"/>
        </w:rPr>
        <w:t>.</w:t>
      </w:r>
      <w:r w:rsidR="009D11F5">
        <w:rPr>
          <w:rFonts w:ascii="Times New Roman" w:hAnsi="Times New Roman" w:cs="Times New Roman"/>
          <w:i/>
          <w:iCs/>
          <w:sz w:val="24"/>
          <w:szCs w:val="28"/>
        </w:rPr>
        <w:t xml:space="preserve"> </w:t>
      </w:r>
      <w:r w:rsidR="00A95C25">
        <w:rPr>
          <w:rFonts w:ascii="Times New Roman" w:hAnsi="Times New Roman" w:cs="Times New Roman"/>
          <w:i/>
          <w:iCs/>
          <w:sz w:val="24"/>
          <w:szCs w:val="28"/>
        </w:rPr>
        <w:t>T</w:t>
      </w:r>
      <w:r w:rsidR="00C64C3C" w:rsidRPr="00C64C3C">
        <w:rPr>
          <w:rFonts w:ascii="Times New Roman" w:hAnsi="Times New Roman" w:cs="Times New Roman"/>
          <w:i/>
          <w:iCs/>
          <w:sz w:val="24"/>
          <w:szCs w:val="28"/>
        </w:rPr>
        <w:t xml:space="preserve">he </w:t>
      </w:r>
      <w:r w:rsidR="00FD56C9">
        <w:rPr>
          <w:rFonts w:ascii="Times New Roman" w:hAnsi="Times New Roman" w:cs="Times New Roman"/>
          <w:i/>
          <w:iCs/>
          <w:sz w:val="24"/>
          <w:szCs w:val="28"/>
        </w:rPr>
        <w:t xml:space="preserve">biobjective </w:t>
      </w:r>
      <w:r w:rsidR="00C64C3C" w:rsidRPr="00C64C3C">
        <w:rPr>
          <w:rFonts w:ascii="Times New Roman" w:hAnsi="Times New Roman" w:cs="Times New Roman"/>
          <w:i/>
          <w:iCs/>
          <w:sz w:val="24"/>
          <w:szCs w:val="28"/>
        </w:rPr>
        <w:t>points of all solutions in this figure are evaluated by real</w:t>
      </w:r>
      <w:r w:rsidR="007A5CBC">
        <w:rPr>
          <w:rFonts w:ascii="Times New Roman" w:hAnsi="Times New Roman" w:cs="Times New Roman"/>
          <w:i/>
          <w:iCs/>
          <w:sz w:val="24"/>
          <w:szCs w:val="28"/>
        </w:rPr>
        <w:t xml:space="preserve"> (or </w:t>
      </w:r>
      <w:r w:rsidR="007A5CBC" w:rsidRPr="007A5CBC">
        <w:rPr>
          <w:rFonts w:ascii="Times New Roman" w:hAnsi="Times New Roman" w:cs="Times New Roman"/>
          <w:i/>
          <w:iCs/>
          <w:sz w:val="24"/>
          <w:szCs w:val="28"/>
        </w:rPr>
        <w:t>nominal</w:t>
      </w:r>
      <w:r w:rsidR="007A5CBC">
        <w:rPr>
          <w:rFonts w:ascii="Times New Roman" w:hAnsi="Times New Roman" w:cs="Times New Roman"/>
          <w:i/>
          <w:iCs/>
          <w:sz w:val="24"/>
          <w:szCs w:val="28"/>
        </w:rPr>
        <w:t>)</w:t>
      </w:r>
      <w:r w:rsidR="00C64C3C" w:rsidRPr="00C64C3C">
        <w:rPr>
          <w:rFonts w:ascii="Times New Roman" w:hAnsi="Times New Roman" w:cs="Times New Roman"/>
          <w:i/>
          <w:iCs/>
          <w:sz w:val="24"/>
          <w:szCs w:val="28"/>
        </w:rPr>
        <w:t xml:space="preserve"> objective </w:t>
      </w:r>
      <w:r w:rsidR="00295E68">
        <w:rPr>
          <w:rFonts w:ascii="Times New Roman" w:hAnsi="Times New Roman" w:cs="Times New Roman"/>
          <w:i/>
          <w:iCs/>
          <w:sz w:val="24"/>
          <w:szCs w:val="28"/>
        </w:rPr>
        <w:t xml:space="preserve">and constraint </w:t>
      </w:r>
      <w:r w:rsidR="00C64C3C" w:rsidRPr="00C64C3C">
        <w:rPr>
          <w:rFonts w:ascii="Times New Roman" w:hAnsi="Times New Roman" w:cs="Times New Roman"/>
          <w:i/>
          <w:iCs/>
          <w:sz w:val="24"/>
          <w:szCs w:val="28"/>
        </w:rPr>
        <w:t>functions without stochastic noise</w:t>
      </w:r>
      <w:r w:rsidR="007A5CBC">
        <w:rPr>
          <w:rFonts w:ascii="Times New Roman" w:hAnsi="Times New Roman" w:cs="Times New Roman"/>
          <w:i/>
          <w:iCs/>
          <w:sz w:val="24"/>
          <w:szCs w:val="28"/>
        </w:rPr>
        <w:t>s</w:t>
      </w:r>
      <w:r w:rsidR="00C64C3C">
        <w:rPr>
          <w:rFonts w:ascii="Times New Roman" w:hAnsi="Times New Roman" w:cs="Times New Roman"/>
          <w:i/>
          <w:iCs/>
          <w:sz w:val="24"/>
          <w:szCs w:val="28"/>
        </w:rPr>
        <w:t>.</w:t>
      </w:r>
    </w:p>
    <w:p w14:paraId="2E3788C6" w14:textId="77777777" w:rsidR="003E4491" w:rsidRPr="003E4491" w:rsidRDefault="003E4491" w:rsidP="007F5B20">
      <w:pPr>
        <w:adjustRightInd w:val="0"/>
        <w:snapToGrid w:val="0"/>
        <w:rPr>
          <w:rFonts w:ascii="Times New Roman" w:hAnsi="Times New Roman" w:cs="Times New Roman"/>
          <w:bCs/>
          <w:color w:val="000000" w:themeColor="text1"/>
          <w:sz w:val="24"/>
          <w:szCs w:val="24"/>
          <w:shd w:val="clear" w:color="auto" w:fill="FFFFFF"/>
        </w:rPr>
      </w:pPr>
    </w:p>
    <w:p w14:paraId="01570F2F" w14:textId="5322B7AC" w:rsidR="008A520F" w:rsidRDefault="00050654" w:rsidP="007F5B20">
      <w:pPr>
        <w:adjustRightInd w:val="0"/>
        <w:snapToGrid w:val="0"/>
        <w:rPr>
          <w:rFonts w:ascii="Times New Roman" w:hAnsi="Times New Roman"/>
          <w:iCs/>
          <w:sz w:val="24"/>
          <w:szCs w:val="24"/>
        </w:rPr>
      </w:pPr>
      <w:r>
        <w:rPr>
          <w:rFonts w:ascii="Times New Roman" w:hAnsi="Times New Roman" w:cs="Times New Roman"/>
          <w:iCs/>
          <w:sz w:val="24"/>
          <w:szCs w:val="24"/>
        </w:rPr>
        <w:t xml:space="preserve">Meanwhile, </w:t>
      </w:r>
      <w:r w:rsidRPr="00B4024B">
        <w:rPr>
          <w:rFonts w:ascii="Times New Roman" w:hAnsi="Times New Roman" w:cs="Times New Roman"/>
          <w:iCs/>
          <w:sz w:val="24"/>
          <w:szCs w:val="24"/>
        </w:rPr>
        <w:t>a reliable performance indicator</w:t>
      </w:r>
      <w:r>
        <w:rPr>
          <w:rFonts w:ascii="Times New Roman" w:hAnsi="Times New Roman" w:cs="Times New Roman"/>
          <w:iCs/>
          <w:sz w:val="24"/>
          <w:szCs w:val="24"/>
        </w:rPr>
        <w:t xml:space="preserve"> named </w:t>
      </w:r>
      <w:r w:rsidR="00295BC7" w:rsidRPr="00295BC7">
        <w:rPr>
          <w:rFonts w:ascii="Times New Roman" w:hAnsi="Times New Roman" w:cs="Times New Roman"/>
          <w:iCs/>
          <w:sz w:val="24"/>
          <w:szCs w:val="24"/>
        </w:rPr>
        <w:t>inverted generational distance (IGD)</w:t>
      </w:r>
      <w:r w:rsidR="00295BC7">
        <w:rPr>
          <w:rFonts w:ascii="Times New Roman" w:hAnsi="Times New Roman" w:cs="Times New Roman"/>
          <w:iCs/>
          <w:sz w:val="24"/>
          <w:szCs w:val="24"/>
        </w:rPr>
        <w:t xml:space="preserve"> </w:t>
      </w:r>
      <w:r w:rsidR="002D4140" w:rsidRPr="00C72155">
        <w:rPr>
          <w:rFonts w:ascii="Times New Roman" w:hAnsi="Times New Roman"/>
          <w:iCs/>
          <w:sz w:val="24"/>
          <w:szCs w:val="24"/>
        </w:rPr>
        <w:t>(</w:t>
      </w:r>
      <w:r w:rsidR="002D4140" w:rsidRPr="00EA6CE3">
        <w:rPr>
          <w:rFonts w:ascii="Times New Roman" w:hAnsi="Times New Roman"/>
          <w:iCs/>
          <w:sz w:val="24"/>
          <w:szCs w:val="24"/>
        </w:rPr>
        <w:t>Zitzler</w:t>
      </w:r>
      <w:r w:rsidR="002D4140">
        <w:rPr>
          <w:rFonts w:ascii="Times New Roman" w:hAnsi="Times New Roman"/>
          <w:iCs/>
          <w:sz w:val="24"/>
          <w:szCs w:val="24"/>
        </w:rPr>
        <w:t xml:space="preserve"> et al. 2003</w:t>
      </w:r>
      <w:r w:rsidR="002D4140" w:rsidRPr="00C72155">
        <w:rPr>
          <w:rFonts w:ascii="Times New Roman" w:hAnsi="Times New Roman"/>
          <w:iCs/>
          <w:sz w:val="24"/>
          <w:szCs w:val="24"/>
        </w:rPr>
        <w:t>)</w:t>
      </w:r>
      <w:r>
        <w:rPr>
          <w:rFonts w:ascii="Times New Roman" w:hAnsi="Times New Roman"/>
          <w:iCs/>
          <w:sz w:val="24"/>
          <w:szCs w:val="24"/>
        </w:rPr>
        <w:t xml:space="preserve"> is introduced</w:t>
      </w:r>
      <w:r w:rsidR="002B270F">
        <w:rPr>
          <w:rFonts w:ascii="Times New Roman" w:hAnsi="Times New Roman"/>
          <w:iCs/>
          <w:sz w:val="24"/>
          <w:szCs w:val="24"/>
        </w:rPr>
        <w:t xml:space="preserve"> </w:t>
      </w:r>
      <w:r w:rsidR="00F41E4C" w:rsidRPr="00B4024B">
        <w:rPr>
          <w:rFonts w:ascii="Times New Roman" w:hAnsi="Times New Roman" w:cs="Times New Roman"/>
          <w:iCs/>
          <w:sz w:val="24"/>
          <w:szCs w:val="24"/>
        </w:rPr>
        <w:t xml:space="preserve">to </w:t>
      </w:r>
      <w:r w:rsidR="00C31D15" w:rsidRPr="00B4024B">
        <w:rPr>
          <w:rFonts w:ascii="Times New Roman" w:hAnsi="Times New Roman" w:cs="Times New Roman"/>
          <w:iCs/>
          <w:sz w:val="24"/>
          <w:szCs w:val="24"/>
        </w:rPr>
        <w:t>quantify the closeness of the generated non-dominated front to a set of reference points</w:t>
      </w:r>
      <w:r w:rsidR="005004A0">
        <w:rPr>
          <w:rFonts w:ascii="Times New Roman" w:hAnsi="Times New Roman" w:cs="Times New Roman"/>
          <w:iCs/>
          <w:sz w:val="24"/>
          <w:szCs w:val="24"/>
        </w:rPr>
        <w:t xml:space="preserve"> </w:t>
      </w:r>
      <w:commentRangeStart w:id="404"/>
      <w:commentRangeStart w:id="405"/>
      <w:r w:rsidR="005004A0" w:rsidRPr="0012155C">
        <w:rPr>
          <w:rFonts w:ascii="Times New Roman" w:hAnsi="Times New Roman" w:cs="Times New Roman"/>
          <w:iCs/>
          <w:color w:val="FF0000"/>
          <w:sz w:val="24"/>
          <w:szCs w:val="24"/>
          <w:highlight w:val="yellow"/>
        </w:rPr>
        <w:t xml:space="preserve">and its </w:t>
      </w:r>
      <w:r w:rsidR="005004A0" w:rsidRPr="0012155C">
        <w:rPr>
          <w:rFonts w:ascii="Times New Roman" w:hAnsi="Times New Roman"/>
          <w:iCs/>
          <w:color w:val="FF0000"/>
          <w:sz w:val="24"/>
          <w:szCs w:val="24"/>
          <w:highlight w:val="yellow"/>
        </w:rPr>
        <w:t>diversity</w:t>
      </w:r>
      <w:commentRangeEnd w:id="404"/>
      <w:r w:rsidR="005004A0" w:rsidRPr="0012155C">
        <w:rPr>
          <w:rStyle w:val="afd"/>
          <w:color w:val="FF0000"/>
        </w:rPr>
        <w:commentReference w:id="404"/>
      </w:r>
      <w:commentRangeEnd w:id="405"/>
      <w:r w:rsidR="00324DDF">
        <w:rPr>
          <w:rStyle w:val="afd"/>
        </w:rPr>
        <w:commentReference w:id="405"/>
      </w:r>
      <w:r>
        <w:rPr>
          <w:rFonts w:ascii="Times New Roman" w:hAnsi="Times New Roman" w:cs="Times New Roman"/>
          <w:iCs/>
          <w:sz w:val="24"/>
          <w:szCs w:val="24"/>
        </w:rPr>
        <w:t>. It</w:t>
      </w:r>
      <w:r w:rsidR="00C31D15" w:rsidRPr="00B4024B">
        <w:rPr>
          <w:rFonts w:ascii="Times New Roman" w:hAnsi="Times New Roman" w:cs="Times New Roman"/>
          <w:iCs/>
          <w:sz w:val="24"/>
          <w:szCs w:val="24"/>
        </w:rPr>
        <w:t xml:space="preserve"> is formulated as </w:t>
      </w:r>
      <m:oMath>
        <m:r>
          <m:rPr>
            <m:sty m:val="p"/>
          </m:rPr>
          <w:rPr>
            <w:rFonts w:ascii="Cambria Math" w:hAnsi="Cambria Math"/>
            <w:sz w:val="24"/>
            <w:szCs w:val="24"/>
          </w:rPr>
          <m:t>IGD</m:t>
        </m:r>
        <m:r>
          <w:rPr>
            <w:rFonts w:ascii="Cambria Math" w:hAnsi="Cambria Math"/>
            <w:sz w:val="24"/>
            <w:szCs w:val="24"/>
          </w:rPr>
          <m:t>=</m:t>
        </m:r>
        <m:nary>
          <m:naryPr>
            <m:chr m:val="∑"/>
            <m:limLoc m:val="undOvr"/>
            <m:supHide m:val="1"/>
            <m:ctrlPr>
              <w:rPr>
                <w:rFonts w:ascii="Cambria Math" w:hAnsi="Cambria Math"/>
                <w:i/>
                <w:sz w:val="24"/>
                <w:szCs w:val="24"/>
              </w:rPr>
            </m:ctrlPr>
          </m:naryPr>
          <m:sub>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m:rPr>
                <m:sty m:val="bi"/>
              </m:rPr>
              <w:rPr>
                <w:rFonts w:ascii="Cambria Math" w:hAnsi="Cambria Math"/>
                <w:sz w:val="24"/>
                <w:szCs w:val="24"/>
              </w:rPr>
              <m:t>∈</m:t>
            </m:r>
            <m:r>
              <m:rPr>
                <m:scr m:val="script"/>
                <m:sty m:val="p"/>
              </m:rPr>
              <w:rPr>
                <w:rFonts w:ascii="Cambria Math" w:hAnsi="Cambria Math"/>
                <w:sz w:val="24"/>
                <w:szCs w:val="24"/>
              </w:rPr>
              <m:t>P</m:t>
            </m:r>
          </m:sub>
          <m:sup/>
          <m:e>
            <m:func>
              <m:funcPr>
                <m:ctrlPr>
                  <w:rPr>
                    <w:rFonts w:ascii="Cambria Math" w:hAnsi="Cambria Math"/>
                    <w:i/>
                    <w:iCs/>
                    <w:sz w:val="24"/>
                    <w:szCs w:val="24"/>
                  </w:rPr>
                </m:ctrlPr>
              </m:funcPr>
              <m:fName>
                <m:limLow>
                  <m:limLowPr>
                    <m:ctrlPr>
                      <w:rPr>
                        <w:rFonts w:ascii="Cambria Math" w:hAnsi="Cambria Math"/>
                        <w:i/>
                        <w:iCs/>
                        <w:sz w:val="24"/>
                        <w:szCs w:val="24"/>
                      </w:rPr>
                    </m:ctrlPr>
                  </m:limLowPr>
                  <m:e>
                    <m:r>
                      <m:rPr>
                        <m:sty m:val="p"/>
                      </m:rPr>
                      <w:rPr>
                        <w:rFonts w:ascii="Cambria Math" w:hAnsi="Cambria Math"/>
                        <w:sz w:val="24"/>
                        <w:szCs w:val="24"/>
                      </w:rPr>
                      <m:t>min</m:t>
                    </m:r>
                  </m:e>
                  <m:lim>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r>
                      <w:rPr>
                        <w:rFonts w:ascii="Cambria Math" w:hAnsi="Cambria Math"/>
                        <w:sz w:val="24"/>
                        <w:szCs w:val="24"/>
                      </w:rPr>
                      <m:t>∈</m:t>
                    </m:r>
                    <m:r>
                      <m:rPr>
                        <m:scr m:val="script"/>
                        <m:sty m:val="p"/>
                      </m:rPr>
                      <w:rPr>
                        <w:rFonts w:ascii="Cambria Math" w:hAnsi="Cambria Math"/>
                        <w:sz w:val="24"/>
                        <w:szCs w:val="24"/>
                      </w:rPr>
                      <m:t>O</m:t>
                    </m:r>
                  </m:lim>
                </m:limLow>
              </m:fName>
              <m:e>
                <m:sSub>
                  <m:sSubPr>
                    <m:ctrlPr>
                      <w:rPr>
                        <w:rFonts w:ascii="Cambria Math" w:hAnsi="Cambria Math"/>
                        <w:i/>
                        <w:iCs/>
                        <w:sz w:val="24"/>
                        <w:szCs w:val="24"/>
                      </w:rPr>
                    </m:ctrlPr>
                  </m:sSubPr>
                  <m:e>
                    <m:d>
                      <m:dPr>
                        <m:begChr m:val="‖"/>
                        <m:endChr m:val="‖"/>
                        <m:ctrlPr>
                          <w:rPr>
                            <w:rFonts w:ascii="Cambria Math" w:hAnsi="Cambria Math"/>
                            <w:i/>
                            <w:iCs/>
                            <w:sz w:val="24"/>
                            <w:szCs w:val="24"/>
                          </w:rPr>
                        </m:ctrlPr>
                      </m:dPr>
                      <m:e>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e>
                    </m:d>
                  </m:e>
                  <m:sub>
                    <m:r>
                      <w:rPr>
                        <w:rFonts w:ascii="Cambria Math" w:hAnsi="Cambria Math"/>
                        <w:sz w:val="24"/>
                        <w:szCs w:val="24"/>
                      </w:rPr>
                      <m:t>2</m:t>
                    </m:r>
                  </m:sub>
                </m:sSub>
              </m:e>
            </m:func>
          </m:e>
        </m:nary>
        <m:r>
          <w:rPr>
            <w:rFonts w:ascii="Cambria Math" w:hAnsi="Cambria Math"/>
            <w:sz w:val="24"/>
            <w:szCs w:val="24"/>
          </w:rPr>
          <m:t>/|</m:t>
        </m:r>
        <m:r>
          <m:rPr>
            <m:scr m:val="script"/>
            <m:sty m:val="p"/>
          </m:rPr>
          <w:rPr>
            <w:rFonts w:ascii="Cambria Math" w:hAnsi="Cambria Math"/>
            <w:sz w:val="24"/>
            <w:szCs w:val="24"/>
          </w:rPr>
          <m:t>P</m:t>
        </m:r>
        <m:r>
          <w:rPr>
            <w:rFonts w:ascii="Cambria Math" w:hAnsi="Cambria Math"/>
            <w:sz w:val="24"/>
            <w:szCs w:val="24"/>
          </w:rPr>
          <m:t>|</m:t>
        </m:r>
      </m:oMath>
      <w:r w:rsidR="002D4140" w:rsidRPr="00C72155">
        <w:rPr>
          <w:rFonts w:ascii="Times New Roman" w:hAnsi="Times New Roman"/>
          <w:iCs/>
          <w:sz w:val="24"/>
          <w:szCs w:val="24"/>
        </w:rPr>
        <w:t xml:space="preserve">, where </w:t>
      </w:r>
      <m:oMath>
        <m:r>
          <m:rPr>
            <m:scr m:val="script"/>
            <m:sty m:val="p"/>
          </m:rPr>
          <w:rPr>
            <w:rFonts w:ascii="Cambria Math" w:hAnsi="Cambria Math"/>
            <w:sz w:val="24"/>
            <w:szCs w:val="24"/>
          </w:rPr>
          <m:t>P</m:t>
        </m:r>
      </m:oMath>
      <w:r w:rsidR="002D4140">
        <w:rPr>
          <w:rFonts w:ascii="Times New Roman" w:hAnsi="Times New Roman"/>
          <w:iCs/>
          <w:sz w:val="24"/>
          <w:szCs w:val="24"/>
        </w:rPr>
        <w:t xml:space="preserve"> i</w:t>
      </w:r>
      <w:r w:rsidR="002D4140">
        <w:rPr>
          <w:rFonts w:ascii="Times New Roman" w:hAnsi="Times New Roman" w:hint="eastAsia"/>
          <w:iCs/>
          <w:sz w:val="24"/>
          <w:szCs w:val="24"/>
        </w:rPr>
        <w:t>s</w:t>
      </w:r>
      <w:r w:rsidR="002D4140" w:rsidRPr="00C72155">
        <w:rPr>
          <w:rFonts w:ascii="Times New Roman" w:hAnsi="Times New Roman"/>
          <w:iCs/>
          <w:sz w:val="24"/>
          <w:szCs w:val="24"/>
        </w:rPr>
        <w:t xml:space="preserve"> the </w:t>
      </w:r>
      <w:r w:rsidR="002D4140">
        <w:rPr>
          <w:rFonts w:ascii="Times New Roman" w:hAnsi="Times New Roman"/>
          <w:iCs/>
          <w:sz w:val="24"/>
          <w:szCs w:val="24"/>
        </w:rPr>
        <w:t xml:space="preserve">set of reference points </w:t>
      </w:r>
      <w:r w:rsidR="001D288F">
        <w:rPr>
          <w:rFonts w:ascii="Times New Roman" w:hAnsi="Times New Roman"/>
          <w:iCs/>
          <w:sz w:val="24"/>
          <w:szCs w:val="24"/>
        </w:rPr>
        <w:t>i</w:t>
      </w:r>
      <w:r w:rsidR="00E35978">
        <w:rPr>
          <w:rFonts w:ascii="Times New Roman" w:hAnsi="Times New Roman"/>
          <w:iCs/>
          <w:sz w:val="24"/>
          <w:szCs w:val="24"/>
        </w:rPr>
        <w:t>n</w:t>
      </w:r>
      <w:r w:rsidR="001D288F">
        <w:rPr>
          <w:rFonts w:ascii="Times New Roman" w:hAnsi="Times New Roman"/>
          <w:iCs/>
          <w:sz w:val="24"/>
          <w:szCs w:val="24"/>
        </w:rPr>
        <w:t xml:space="preserve"> </w:t>
      </w:r>
      <w:r w:rsidR="002D4140">
        <w:rPr>
          <w:rFonts w:ascii="Times New Roman" w:hAnsi="Times New Roman"/>
          <w:iCs/>
          <w:sz w:val="24"/>
          <w:szCs w:val="24"/>
        </w:rPr>
        <w:t xml:space="preserve">the </w:t>
      </w:r>
      <w:r w:rsidR="00C80B40">
        <w:rPr>
          <w:rFonts w:ascii="Times New Roman" w:hAnsi="Times New Roman" w:hint="eastAsia"/>
          <w:iCs/>
          <w:sz w:val="24"/>
          <w:szCs w:val="24"/>
        </w:rPr>
        <w:t>the</w:t>
      </w:r>
      <w:r w:rsidR="00C80B40">
        <w:rPr>
          <w:rFonts w:ascii="Times New Roman" w:hAnsi="Times New Roman"/>
          <w:iCs/>
          <w:sz w:val="24"/>
          <w:szCs w:val="24"/>
        </w:rPr>
        <w:t xml:space="preserve">oretical </w:t>
      </w:r>
      <w:r w:rsidR="00E35978">
        <w:rPr>
          <w:rFonts w:ascii="Times New Roman" w:hAnsi="Times New Roman"/>
          <w:iCs/>
          <w:sz w:val="24"/>
          <w:szCs w:val="24"/>
        </w:rPr>
        <w:t>Pare</w:t>
      </w:r>
      <w:r w:rsidR="001D288F">
        <w:rPr>
          <w:rFonts w:ascii="Times New Roman" w:hAnsi="Times New Roman"/>
          <w:iCs/>
          <w:sz w:val="24"/>
          <w:szCs w:val="24"/>
        </w:rPr>
        <w:t xml:space="preserve">to </w:t>
      </w:r>
      <w:r w:rsidR="00E35978">
        <w:rPr>
          <w:rFonts w:ascii="Times New Roman" w:hAnsi="Times New Roman"/>
          <w:iCs/>
          <w:sz w:val="24"/>
          <w:szCs w:val="24"/>
        </w:rPr>
        <w:t>fron</w:t>
      </w:r>
      <w:r w:rsidR="001D288F">
        <w:rPr>
          <w:rFonts w:ascii="Times New Roman" w:hAnsi="Times New Roman"/>
          <w:iCs/>
          <w:sz w:val="24"/>
          <w:szCs w:val="24"/>
        </w:rPr>
        <w:t xml:space="preserve">t, </w:t>
      </w:r>
      <m:oMath>
        <m:r>
          <m:rPr>
            <m:scr m:val="script"/>
            <m:sty m:val="p"/>
          </m:rPr>
          <w:rPr>
            <w:rFonts w:ascii="Cambria Math" w:hAnsi="Cambria Math"/>
            <w:sz w:val="24"/>
            <w:szCs w:val="24"/>
          </w:rPr>
          <m:t>O</m:t>
        </m:r>
      </m:oMath>
      <w:r w:rsidR="002D4140">
        <w:rPr>
          <w:rFonts w:ascii="Times New Roman" w:hAnsi="Times New Roman" w:hint="eastAsia"/>
          <w:sz w:val="24"/>
          <w:szCs w:val="24"/>
        </w:rPr>
        <w:t xml:space="preserve"> </w:t>
      </w:r>
      <w:r w:rsidR="002D4140" w:rsidRPr="00C72155">
        <w:rPr>
          <w:rFonts w:ascii="Times New Roman" w:hAnsi="Times New Roman"/>
          <w:iCs/>
          <w:sz w:val="24"/>
          <w:szCs w:val="24"/>
        </w:rPr>
        <w:t xml:space="preserve">is the </w:t>
      </w:r>
      <w:r w:rsidR="002D4140">
        <w:rPr>
          <w:rFonts w:ascii="Times New Roman" w:hAnsi="Times New Roman" w:hint="eastAsia"/>
          <w:iCs/>
          <w:sz w:val="24"/>
          <w:szCs w:val="24"/>
        </w:rPr>
        <w:t>set</w:t>
      </w:r>
      <w:r w:rsidR="002D4140">
        <w:rPr>
          <w:rFonts w:ascii="Times New Roman" w:hAnsi="Times New Roman"/>
          <w:iCs/>
          <w:sz w:val="24"/>
          <w:szCs w:val="24"/>
        </w:rPr>
        <w:t xml:space="preserve"> of biobjective </w:t>
      </w:r>
      <w:r w:rsidR="001D288F">
        <w:rPr>
          <w:rFonts w:ascii="Times New Roman" w:hAnsi="Times New Roman"/>
          <w:iCs/>
          <w:sz w:val="24"/>
          <w:szCs w:val="24"/>
        </w:rPr>
        <w:t>points</w:t>
      </w:r>
      <w:r w:rsidR="002D4140">
        <w:rPr>
          <w:rFonts w:ascii="Times New Roman" w:hAnsi="Times New Roman"/>
          <w:iCs/>
          <w:sz w:val="24"/>
          <w:szCs w:val="24"/>
        </w:rPr>
        <w:t xml:space="preserve"> of </w:t>
      </w:r>
      <w:r w:rsidR="002D4140" w:rsidRPr="00C72155">
        <w:rPr>
          <w:rFonts w:ascii="Times New Roman" w:hAnsi="Times New Roman"/>
          <w:iCs/>
          <w:sz w:val="24"/>
          <w:szCs w:val="24"/>
        </w:rPr>
        <w:t>optimized</w:t>
      </w:r>
      <w:r w:rsidR="001D288F">
        <w:rPr>
          <w:rFonts w:ascii="Times New Roman" w:hAnsi="Times New Roman"/>
          <w:iCs/>
          <w:sz w:val="24"/>
          <w:szCs w:val="24"/>
        </w:rPr>
        <w:t xml:space="preserve"> (or iterative)</w:t>
      </w:r>
      <w:r w:rsidR="002D4140" w:rsidRPr="00C72155">
        <w:rPr>
          <w:rFonts w:ascii="Times New Roman" w:hAnsi="Times New Roman"/>
          <w:iCs/>
          <w:sz w:val="24"/>
          <w:szCs w:val="24"/>
        </w:rPr>
        <w:t xml:space="preserve"> </w:t>
      </w:r>
      <w:r w:rsidR="00CF7020">
        <w:rPr>
          <w:rFonts w:ascii="Times New Roman" w:hAnsi="Times New Roman"/>
          <w:iCs/>
          <w:sz w:val="24"/>
          <w:szCs w:val="24"/>
        </w:rPr>
        <w:t>solutions</w:t>
      </w:r>
      <w:r w:rsidR="002D4140" w:rsidRPr="003568CC">
        <w:rPr>
          <w:rFonts w:ascii="Times New Roman" w:hAnsi="Times New Roman"/>
          <w:iCs/>
          <w:sz w:val="24"/>
          <w:szCs w:val="24"/>
        </w:rPr>
        <w:t xml:space="preserve"> </w:t>
      </w:r>
      <w:r w:rsidR="002D4140" w:rsidRPr="00C72155">
        <w:rPr>
          <w:rFonts w:ascii="Times New Roman" w:hAnsi="Times New Roman"/>
          <w:iCs/>
          <w:sz w:val="24"/>
          <w:szCs w:val="24"/>
        </w:rPr>
        <w:t xml:space="preserve">generated by </w:t>
      </w:r>
      <w:r w:rsidR="008B74E4">
        <w:rPr>
          <w:rFonts w:ascii="Times New Roman" w:hAnsi="Times New Roman" w:cs="Times New Roman"/>
          <w:sz w:val="24"/>
          <w:szCs w:val="24"/>
        </w:rPr>
        <w:t>GPR-KG</w:t>
      </w:r>
      <w:r w:rsidR="001D288F">
        <w:rPr>
          <w:rFonts w:ascii="Times New Roman" w:hAnsi="Times New Roman" w:cs="Times New Roman"/>
          <w:sz w:val="24"/>
          <w:szCs w:val="24"/>
        </w:rPr>
        <w:t xml:space="preserve"> and </w:t>
      </w:r>
      <m:oMath>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oMath>
      <w:r w:rsidR="001D288F">
        <w:rPr>
          <w:rFonts w:ascii="Times New Roman" w:hAnsi="Times New Roman" w:hint="eastAsia"/>
          <w:sz w:val="24"/>
          <w:szCs w:val="24"/>
        </w:rPr>
        <w:t xml:space="preserve"> </w:t>
      </w:r>
      <w:r w:rsidR="001D288F">
        <w:rPr>
          <w:rFonts w:ascii="Times New Roman" w:hAnsi="Times New Roman"/>
          <w:sz w:val="24"/>
          <w:szCs w:val="24"/>
        </w:rPr>
        <w:t xml:space="preserve">denotes the </w:t>
      </w:r>
      <w:r w:rsidR="001D288F">
        <w:rPr>
          <w:rFonts w:ascii="Times New Roman" w:hAnsi="Times New Roman" w:hint="eastAsia"/>
          <w:sz w:val="24"/>
          <w:szCs w:val="24"/>
        </w:rPr>
        <w:t>cardi</w:t>
      </w:r>
      <w:r w:rsidR="001D288F">
        <w:rPr>
          <w:rFonts w:ascii="Times New Roman" w:hAnsi="Times New Roman"/>
          <w:sz w:val="24"/>
          <w:szCs w:val="24"/>
        </w:rPr>
        <w:t>nality of a set</w:t>
      </w:r>
      <w:r w:rsidR="002D4140" w:rsidRPr="00C72155">
        <w:rPr>
          <w:rFonts w:ascii="Times New Roman" w:hAnsi="Times New Roman" w:hint="eastAsia"/>
          <w:sz w:val="24"/>
          <w:szCs w:val="24"/>
        </w:rPr>
        <w:t>.</w:t>
      </w:r>
      <w:r w:rsidR="002D4140">
        <w:rPr>
          <w:rFonts w:ascii="Times New Roman" w:hAnsi="Times New Roman"/>
          <w:iCs/>
          <w:sz w:val="24"/>
          <w:szCs w:val="24"/>
        </w:rPr>
        <w:t xml:space="preserve"> </w:t>
      </w:r>
      <w:r w:rsidR="00CC4D7E">
        <w:rPr>
          <w:rFonts w:ascii="Times New Roman" w:hAnsi="Times New Roman"/>
          <w:iCs/>
          <w:sz w:val="24"/>
          <w:szCs w:val="24"/>
        </w:rPr>
        <w:t>Obviously</w:t>
      </w:r>
      <w:r w:rsidR="002D4140">
        <w:rPr>
          <w:rFonts w:ascii="Times New Roman" w:hAnsi="Times New Roman"/>
          <w:iCs/>
          <w:sz w:val="24"/>
          <w:szCs w:val="24"/>
        </w:rPr>
        <w:t xml:space="preserve">, </w:t>
      </w:r>
      <w:r w:rsidR="002D4140" w:rsidRPr="00B4024B">
        <w:rPr>
          <w:rFonts w:ascii="Times New Roman" w:hAnsi="Times New Roman"/>
          <w:iCs/>
          <w:sz w:val="24"/>
          <w:szCs w:val="24"/>
        </w:rPr>
        <w:t xml:space="preserve">the smaller </w:t>
      </w:r>
      <w:r w:rsidR="002D4140">
        <w:rPr>
          <w:rFonts w:ascii="Times New Roman" w:hAnsi="Times New Roman"/>
          <w:iCs/>
          <w:sz w:val="24"/>
          <w:szCs w:val="24"/>
        </w:rPr>
        <w:t xml:space="preserve">IGD </w:t>
      </w:r>
      <w:r w:rsidR="00253D7B">
        <w:rPr>
          <w:rFonts w:ascii="Times New Roman" w:hAnsi="Times New Roman"/>
          <w:iCs/>
          <w:sz w:val="24"/>
          <w:szCs w:val="24"/>
        </w:rPr>
        <w:t>m</w:t>
      </w:r>
      <w:r w:rsidR="00900E7F">
        <w:rPr>
          <w:rFonts w:ascii="Times New Roman" w:hAnsi="Times New Roman"/>
          <w:iCs/>
          <w:sz w:val="24"/>
          <w:szCs w:val="24"/>
        </w:rPr>
        <w:t>ean</w:t>
      </w:r>
      <w:r w:rsidR="002D4140" w:rsidRPr="00B4024B">
        <w:rPr>
          <w:rFonts w:ascii="Times New Roman" w:hAnsi="Times New Roman"/>
          <w:iCs/>
          <w:sz w:val="24"/>
          <w:szCs w:val="24"/>
        </w:rPr>
        <w:t>s the better convergence</w:t>
      </w:r>
      <w:r w:rsidR="002D4140">
        <w:rPr>
          <w:rFonts w:ascii="Times New Roman" w:hAnsi="Times New Roman"/>
          <w:iCs/>
          <w:sz w:val="24"/>
          <w:szCs w:val="24"/>
        </w:rPr>
        <w:t xml:space="preserve"> and </w:t>
      </w:r>
      <w:r w:rsidR="002D4140" w:rsidRPr="0012155C">
        <w:rPr>
          <w:rFonts w:ascii="Times New Roman" w:hAnsi="Times New Roman"/>
          <w:iCs/>
          <w:color w:val="FF0000"/>
          <w:sz w:val="24"/>
          <w:szCs w:val="24"/>
          <w:highlight w:val="yellow"/>
        </w:rPr>
        <w:t xml:space="preserve">diversity </w:t>
      </w:r>
      <w:r w:rsidR="002D4140" w:rsidRPr="0012155C">
        <w:rPr>
          <w:rFonts w:ascii="Times New Roman" w:hAnsi="Times New Roman"/>
          <w:iCs/>
          <w:sz w:val="24"/>
          <w:szCs w:val="24"/>
          <w:highlight w:val="yellow"/>
        </w:rPr>
        <w:t>o</w:t>
      </w:r>
      <w:r w:rsidR="002D4140" w:rsidRPr="00B4024B">
        <w:rPr>
          <w:rFonts w:ascii="Times New Roman" w:hAnsi="Times New Roman"/>
          <w:iCs/>
          <w:sz w:val="24"/>
          <w:szCs w:val="24"/>
        </w:rPr>
        <w:t xml:space="preserve">f the </w:t>
      </w:r>
      <w:r w:rsidR="002D4140">
        <w:rPr>
          <w:rFonts w:ascii="Times New Roman" w:hAnsi="Times New Roman"/>
          <w:iCs/>
          <w:sz w:val="24"/>
          <w:szCs w:val="24"/>
        </w:rPr>
        <w:t>optimized</w:t>
      </w:r>
      <w:r w:rsidR="00253D7B">
        <w:rPr>
          <w:rFonts w:ascii="Times New Roman" w:hAnsi="Times New Roman"/>
          <w:iCs/>
          <w:sz w:val="24"/>
          <w:szCs w:val="24"/>
        </w:rPr>
        <w:t xml:space="preserve"> (or iterative)</w:t>
      </w:r>
      <w:r w:rsidR="002D4140" w:rsidRPr="00B4024B">
        <w:rPr>
          <w:rFonts w:ascii="Times New Roman" w:hAnsi="Times New Roman"/>
          <w:iCs/>
          <w:sz w:val="24"/>
          <w:szCs w:val="24"/>
        </w:rPr>
        <w:t xml:space="preserve"> </w:t>
      </w:r>
      <w:r w:rsidR="002D4140">
        <w:rPr>
          <w:rFonts w:ascii="Times New Roman" w:hAnsi="Times New Roman"/>
          <w:iCs/>
          <w:sz w:val="24"/>
          <w:szCs w:val="24"/>
        </w:rPr>
        <w:t>s</w:t>
      </w:r>
      <w:r w:rsidR="005004A0">
        <w:rPr>
          <w:rFonts w:ascii="Times New Roman" w:hAnsi="Times New Roman"/>
          <w:iCs/>
          <w:sz w:val="24"/>
          <w:szCs w:val="24"/>
        </w:rPr>
        <w:t>olutions</w:t>
      </w:r>
      <w:r w:rsidR="002D4140">
        <w:rPr>
          <w:rFonts w:ascii="Times New Roman" w:hAnsi="Times New Roman"/>
          <w:iCs/>
          <w:sz w:val="24"/>
          <w:szCs w:val="24"/>
        </w:rPr>
        <w:t>.</w:t>
      </w:r>
      <w:r w:rsidR="008D35D0">
        <w:rPr>
          <w:rFonts w:ascii="Times New Roman" w:hAnsi="Times New Roman"/>
          <w:iCs/>
          <w:sz w:val="24"/>
          <w:szCs w:val="24"/>
        </w:rPr>
        <w:t xml:space="preserve"> </w:t>
      </w:r>
      <w:r w:rsidR="008E308E">
        <w:rPr>
          <w:rFonts w:ascii="Times New Roman" w:hAnsi="Times New Roman"/>
          <w:iCs/>
          <w:sz w:val="24"/>
          <w:szCs w:val="24"/>
        </w:rPr>
        <w:t xml:space="preserve">During </w:t>
      </w:r>
      <w:r w:rsidR="00F66630" w:rsidRPr="00F66630">
        <w:rPr>
          <w:rFonts w:ascii="Times New Roman" w:hAnsi="Times New Roman"/>
          <w:iCs/>
          <w:sz w:val="24"/>
          <w:szCs w:val="24"/>
        </w:rPr>
        <w:t>the iteration proces</w:t>
      </w:r>
      <w:r w:rsidR="00102596">
        <w:rPr>
          <w:rFonts w:ascii="Times New Roman" w:hAnsi="Times New Roman"/>
          <w:iCs/>
          <w:sz w:val="24"/>
          <w:szCs w:val="24"/>
        </w:rPr>
        <w:t>s</w:t>
      </w:r>
      <w:r w:rsidR="008E308E">
        <w:rPr>
          <w:rFonts w:ascii="Times New Roman" w:hAnsi="Times New Roman"/>
          <w:iCs/>
          <w:sz w:val="24"/>
          <w:szCs w:val="24"/>
        </w:rPr>
        <w:t xml:space="preserve"> of </w:t>
      </w:r>
      <w:r w:rsidR="008E308E">
        <w:rPr>
          <w:rFonts w:ascii="Times New Roman" w:hAnsi="Times New Roman" w:cs="Times New Roman"/>
          <w:sz w:val="24"/>
          <w:szCs w:val="24"/>
        </w:rPr>
        <w:t>GPR-KG</w:t>
      </w:r>
      <w:r w:rsidR="00102596">
        <w:rPr>
          <w:rFonts w:ascii="Times New Roman" w:hAnsi="Times New Roman"/>
          <w:iCs/>
          <w:sz w:val="24"/>
          <w:szCs w:val="24"/>
        </w:rPr>
        <w:t>, w</w:t>
      </w:r>
      <w:r w:rsidR="000B4648">
        <w:rPr>
          <w:rFonts w:ascii="Times New Roman" w:hAnsi="Times New Roman"/>
          <w:iCs/>
          <w:sz w:val="24"/>
          <w:szCs w:val="24"/>
        </w:rPr>
        <w:t xml:space="preserve">e obtain </w:t>
      </w:r>
      <w:r w:rsidR="00102596">
        <w:rPr>
          <w:rFonts w:ascii="Times New Roman" w:hAnsi="Times New Roman"/>
          <w:iCs/>
          <w:sz w:val="24"/>
          <w:szCs w:val="24"/>
        </w:rPr>
        <w:t xml:space="preserve">the </w:t>
      </w:r>
      <w:commentRangeStart w:id="406"/>
      <w:commentRangeStart w:id="407"/>
      <w:r w:rsidR="00F66630" w:rsidRPr="0012155C">
        <w:rPr>
          <w:rFonts w:ascii="Times New Roman" w:hAnsi="Times New Roman"/>
          <w:iCs/>
          <w:color w:val="FF0000"/>
          <w:sz w:val="24"/>
          <w:szCs w:val="24"/>
          <w:highlight w:val="yellow"/>
        </w:rPr>
        <w:t>iterative non-dominated</w:t>
      </w:r>
      <w:r w:rsidR="00F66630">
        <w:rPr>
          <w:rFonts w:ascii="Times New Roman" w:hAnsi="Times New Roman"/>
          <w:iCs/>
          <w:sz w:val="24"/>
          <w:szCs w:val="24"/>
        </w:rPr>
        <w:t xml:space="preserve"> solution</w:t>
      </w:r>
      <w:r w:rsidR="00102596">
        <w:rPr>
          <w:rFonts w:ascii="Times New Roman" w:hAnsi="Times New Roman"/>
          <w:iCs/>
          <w:sz w:val="24"/>
          <w:szCs w:val="24"/>
        </w:rPr>
        <w:t>s</w:t>
      </w:r>
      <w:commentRangeEnd w:id="406"/>
      <w:r w:rsidR="004D1361">
        <w:rPr>
          <w:rStyle w:val="afd"/>
        </w:rPr>
        <w:commentReference w:id="406"/>
      </w:r>
      <w:commentRangeEnd w:id="407"/>
      <w:r w:rsidR="00322507">
        <w:rPr>
          <w:rStyle w:val="afd"/>
        </w:rPr>
        <w:commentReference w:id="407"/>
      </w:r>
      <w:r w:rsidR="00102596">
        <w:rPr>
          <w:rFonts w:ascii="Times New Roman" w:hAnsi="Times New Roman"/>
          <w:iCs/>
          <w:sz w:val="24"/>
          <w:szCs w:val="24"/>
        </w:rPr>
        <w:t xml:space="preserve"> by the </w:t>
      </w:r>
      <w:r w:rsidR="00102596" w:rsidRPr="00CE2D8D">
        <w:rPr>
          <w:rFonts w:ascii="Times New Roman" w:hAnsi="Times New Roman" w:cs="Times New Roman"/>
          <w:sz w:val="24"/>
          <w:szCs w:val="28"/>
        </w:rPr>
        <w:t>posterior parametric belief models</w:t>
      </w:r>
      <w:r w:rsidR="00102596">
        <w:rPr>
          <w:rFonts w:ascii="Times New Roman" w:hAnsi="Times New Roman" w:cs="Times New Roman"/>
          <w:sz w:val="24"/>
          <w:szCs w:val="28"/>
        </w:rPr>
        <w:t xml:space="preserve"> and </w:t>
      </w:r>
      <w:r w:rsidR="00102596" w:rsidRPr="0012155C">
        <w:rPr>
          <w:rFonts w:ascii="Times New Roman" w:hAnsi="Times New Roman" w:cs="Times New Roman"/>
          <w:color w:val="FF0000"/>
          <w:sz w:val="24"/>
          <w:szCs w:val="28"/>
          <w:highlight w:val="yellow"/>
        </w:rPr>
        <w:t>their</w:t>
      </w:r>
      <w:r w:rsidR="00102596" w:rsidRPr="0012155C">
        <w:rPr>
          <w:rFonts w:ascii="Times New Roman" w:hAnsi="Times New Roman" w:cs="Times New Roman"/>
          <w:color w:val="FF0000"/>
          <w:sz w:val="24"/>
          <w:szCs w:val="28"/>
        </w:rPr>
        <w:t xml:space="preserve"> </w:t>
      </w:r>
      <w:r w:rsidR="00102596" w:rsidRPr="00CE2D8D">
        <w:rPr>
          <w:rFonts w:ascii="Times New Roman" w:hAnsi="Times New Roman" w:cs="Times New Roman"/>
          <w:sz w:val="24"/>
          <w:szCs w:val="28"/>
        </w:rPr>
        <w:t>posterior</w:t>
      </w:r>
      <w:r w:rsidR="00102596">
        <w:rPr>
          <w:rFonts w:ascii="Times New Roman" w:hAnsi="Times New Roman" w:cs="Times New Roman"/>
          <w:sz w:val="24"/>
          <w:szCs w:val="28"/>
        </w:rPr>
        <w:t xml:space="preserve"> variance estimates </w:t>
      </w:r>
      <w:r w:rsidR="00102596">
        <w:rPr>
          <w:rFonts w:ascii="Times New Roman" w:hAnsi="Times New Roman"/>
          <w:iCs/>
          <w:sz w:val="24"/>
          <w:szCs w:val="24"/>
        </w:rPr>
        <w:t>at each iteration and then compu</w:t>
      </w:r>
      <w:r w:rsidR="000B4648">
        <w:rPr>
          <w:rFonts w:ascii="Times New Roman" w:hAnsi="Times New Roman"/>
          <w:iCs/>
          <w:sz w:val="24"/>
          <w:szCs w:val="24"/>
        </w:rPr>
        <w:t>te the corresponding IG</w:t>
      </w:r>
      <w:r w:rsidR="008E308E">
        <w:rPr>
          <w:rFonts w:ascii="Times New Roman" w:hAnsi="Times New Roman"/>
          <w:iCs/>
          <w:sz w:val="24"/>
          <w:szCs w:val="24"/>
        </w:rPr>
        <w:t>D value</w:t>
      </w:r>
      <w:r w:rsidR="000B4648">
        <w:rPr>
          <w:rFonts w:ascii="Times New Roman" w:hAnsi="Times New Roman"/>
          <w:iCs/>
          <w:sz w:val="24"/>
          <w:szCs w:val="24"/>
        </w:rPr>
        <w:t xml:space="preserve">. Moreover, to mitigate the impact of </w:t>
      </w:r>
      <w:r w:rsidR="000B4648" w:rsidRPr="00BB5492">
        <w:rPr>
          <w:rFonts w:ascii="Times New Roman" w:hAnsi="Times New Roman"/>
          <w:iCs/>
          <w:sz w:val="24"/>
          <w:szCs w:val="24"/>
        </w:rPr>
        <w:t>randomness</w:t>
      </w:r>
      <w:r w:rsidR="008E308E">
        <w:rPr>
          <w:rFonts w:ascii="Times New Roman" w:hAnsi="Times New Roman"/>
          <w:iCs/>
          <w:sz w:val="24"/>
          <w:szCs w:val="24"/>
        </w:rPr>
        <w:t xml:space="preserve">, </w:t>
      </w:r>
      <w:r w:rsidR="000B4648">
        <w:rPr>
          <w:rFonts w:ascii="Times New Roman" w:hAnsi="Times New Roman"/>
          <w:iCs/>
          <w:sz w:val="24"/>
          <w:szCs w:val="24"/>
        </w:rPr>
        <w:t xml:space="preserve">we carry out 10 independent runs of </w:t>
      </w:r>
      <w:r w:rsidR="000B4648">
        <w:rPr>
          <w:rFonts w:ascii="Times New Roman" w:hAnsi="Times New Roman" w:cs="Times New Roman"/>
          <w:sz w:val="24"/>
          <w:szCs w:val="24"/>
        </w:rPr>
        <w:t xml:space="preserve">GPR-KG for </w:t>
      </w:r>
      <w:r w:rsidR="000B4648">
        <w:rPr>
          <w:rFonts w:ascii="Times New Roman" w:hAnsi="Times New Roman" w:cs="Times New Roman"/>
          <w:sz w:val="24"/>
          <w:szCs w:val="28"/>
        </w:rPr>
        <w:t>RZDT1, RZDT2 and RZDT5, respectively, so as to calcu</w:t>
      </w:r>
      <w:r w:rsidR="00EF1E6B">
        <w:rPr>
          <w:rFonts w:ascii="Times New Roman" w:hAnsi="Times New Roman" w:cs="Times New Roman"/>
          <w:sz w:val="24"/>
          <w:szCs w:val="28"/>
        </w:rPr>
        <w:t xml:space="preserve">late the </w:t>
      </w:r>
      <w:r w:rsidR="00855DDD">
        <w:rPr>
          <w:rFonts w:ascii="Times New Roman" w:hAnsi="Times New Roman"/>
          <w:iCs/>
          <w:sz w:val="24"/>
          <w:szCs w:val="24"/>
        </w:rPr>
        <w:t xml:space="preserve">corresponding </w:t>
      </w:r>
      <w:r w:rsidR="000B4648">
        <w:rPr>
          <w:rFonts w:ascii="Times New Roman" w:hAnsi="Times New Roman" w:cs="Times New Roman" w:hint="eastAsia"/>
          <w:bCs/>
          <w:color w:val="000000" w:themeColor="text1"/>
          <w:sz w:val="24"/>
          <w:szCs w:val="24"/>
          <w:shd w:val="clear" w:color="auto" w:fill="FFFFFF"/>
        </w:rPr>
        <w:t>ave</w:t>
      </w:r>
      <w:r w:rsidR="000B4648">
        <w:rPr>
          <w:rFonts w:ascii="Times New Roman" w:hAnsi="Times New Roman" w:cs="Times New Roman"/>
          <w:bCs/>
          <w:color w:val="000000" w:themeColor="text1"/>
          <w:sz w:val="24"/>
          <w:szCs w:val="24"/>
          <w:shd w:val="clear" w:color="auto" w:fill="FFFFFF"/>
        </w:rPr>
        <w:t>rage IGD values.</w:t>
      </w:r>
    </w:p>
    <w:p w14:paraId="30D5DBB0" w14:textId="4639D095" w:rsidR="008A520F" w:rsidRDefault="008A520F" w:rsidP="007F5B20">
      <w:pPr>
        <w:adjustRightInd w:val="0"/>
        <w:snapToGrid w:val="0"/>
        <w:rPr>
          <w:rFonts w:ascii="Times New Roman" w:hAnsi="Times New Roman"/>
          <w:iCs/>
          <w:sz w:val="24"/>
          <w:szCs w:val="24"/>
        </w:rPr>
      </w:pPr>
    </w:p>
    <w:p w14:paraId="54405912" w14:textId="63A8F150" w:rsidR="0017191A" w:rsidRDefault="006155FC" w:rsidP="007F5B20">
      <w:pPr>
        <w:adjustRightInd w:val="0"/>
        <w:snapToGrid w:val="0"/>
        <w:rPr>
          <w:rFonts w:ascii="Times New Roman" w:hAnsi="Times New Roman" w:cs="Times New Roman"/>
          <w:sz w:val="24"/>
          <w:szCs w:val="24"/>
        </w:rPr>
      </w:pPr>
      <w:r>
        <w:rPr>
          <w:rFonts w:ascii="Times New Roman" w:hAnsi="Times New Roman" w:cs="Times New Roman"/>
          <w:bCs/>
          <w:color w:val="000000" w:themeColor="text1"/>
          <w:sz w:val="24"/>
          <w:szCs w:val="24"/>
          <w:shd w:val="clear" w:color="auto" w:fill="FFFFFF"/>
        </w:rPr>
        <w:t xml:space="preserve">Numerical results in </w:t>
      </w:r>
      <w:r w:rsidR="00811D48">
        <w:rPr>
          <w:rFonts w:ascii="Times New Roman" w:hAnsi="Times New Roman" w:cs="Times New Roman" w:hint="eastAsia"/>
          <w:bCs/>
          <w:color w:val="000000" w:themeColor="text1"/>
          <w:sz w:val="24"/>
          <w:szCs w:val="24"/>
          <w:shd w:val="clear" w:color="auto" w:fill="FFFFFF"/>
        </w:rPr>
        <w:t>Fig</w:t>
      </w:r>
      <w:r w:rsidR="00811D48">
        <w:rPr>
          <w:rFonts w:ascii="Times New Roman" w:hAnsi="Times New Roman" w:cs="Times New Roman"/>
          <w:bCs/>
          <w:color w:val="000000" w:themeColor="text1"/>
          <w:sz w:val="24"/>
          <w:szCs w:val="24"/>
          <w:shd w:val="clear" w:color="auto" w:fill="FFFFFF"/>
        </w:rPr>
        <w:t xml:space="preserve">. </w:t>
      </w:r>
      <w:r w:rsidR="00214442">
        <w:rPr>
          <w:rFonts w:ascii="Times New Roman" w:hAnsi="Times New Roman" w:cs="Times New Roman"/>
          <w:bCs/>
          <w:color w:val="000000" w:themeColor="text1"/>
          <w:sz w:val="24"/>
          <w:szCs w:val="24"/>
          <w:shd w:val="clear" w:color="auto" w:fill="FFFFFF"/>
        </w:rPr>
        <w:t xml:space="preserve">2 </w:t>
      </w:r>
      <w:r w:rsidR="002300FE">
        <w:rPr>
          <w:rFonts w:ascii="Times New Roman" w:hAnsi="Times New Roman" w:cs="Times New Roman"/>
          <w:bCs/>
          <w:color w:val="000000" w:themeColor="text1"/>
          <w:sz w:val="24"/>
          <w:szCs w:val="24"/>
          <w:shd w:val="clear" w:color="auto" w:fill="FFFFFF"/>
        </w:rPr>
        <w:t>show</w:t>
      </w:r>
      <w:r w:rsidR="007A114F">
        <w:rPr>
          <w:rFonts w:ascii="Times New Roman" w:hAnsi="Times New Roman" w:cs="Times New Roman"/>
          <w:bCs/>
          <w:color w:val="000000" w:themeColor="text1"/>
          <w:sz w:val="24"/>
          <w:szCs w:val="24"/>
          <w:shd w:val="clear" w:color="auto" w:fill="FFFFFF"/>
        </w:rPr>
        <w:t xml:space="preserve"> </w:t>
      </w:r>
      <w:r w:rsidR="00FA0F53">
        <w:rPr>
          <w:rFonts w:ascii="Times New Roman" w:hAnsi="Times New Roman" w:cs="Times New Roman"/>
          <w:bCs/>
          <w:color w:val="000000" w:themeColor="text1"/>
          <w:sz w:val="24"/>
          <w:szCs w:val="24"/>
          <w:shd w:val="clear" w:color="auto" w:fill="FFFFFF"/>
        </w:rPr>
        <w:t xml:space="preserve">that </w:t>
      </w:r>
      <w:r w:rsidR="00774DD3">
        <w:rPr>
          <w:rFonts w:ascii="Times New Roman" w:hAnsi="Times New Roman" w:cs="Times New Roman"/>
          <w:bCs/>
          <w:color w:val="000000" w:themeColor="text1"/>
          <w:sz w:val="24"/>
          <w:szCs w:val="24"/>
          <w:shd w:val="clear" w:color="auto" w:fill="FFFFFF"/>
        </w:rPr>
        <w:t xml:space="preserve">the </w:t>
      </w:r>
      <w:r w:rsidR="00694178">
        <w:rPr>
          <w:rFonts w:ascii="Times New Roman" w:hAnsi="Times New Roman" w:cs="Times New Roman" w:hint="eastAsia"/>
          <w:bCs/>
          <w:color w:val="000000" w:themeColor="text1"/>
          <w:sz w:val="24"/>
          <w:szCs w:val="24"/>
          <w:shd w:val="clear" w:color="auto" w:fill="FFFFFF"/>
        </w:rPr>
        <w:t>ave</w:t>
      </w:r>
      <w:r w:rsidR="00694178">
        <w:rPr>
          <w:rFonts w:ascii="Times New Roman" w:hAnsi="Times New Roman" w:cs="Times New Roman"/>
          <w:bCs/>
          <w:color w:val="000000" w:themeColor="text1"/>
          <w:sz w:val="24"/>
          <w:szCs w:val="24"/>
          <w:shd w:val="clear" w:color="auto" w:fill="FFFFFF"/>
        </w:rPr>
        <w:t xml:space="preserve">rage </w:t>
      </w:r>
      <w:r w:rsidR="004B4265">
        <w:rPr>
          <w:rFonts w:ascii="Times New Roman" w:hAnsi="Times New Roman" w:cs="Times New Roman"/>
          <w:bCs/>
          <w:color w:val="000000" w:themeColor="text1"/>
          <w:sz w:val="24"/>
          <w:szCs w:val="24"/>
          <w:shd w:val="clear" w:color="auto" w:fill="FFFFFF"/>
        </w:rPr>
        <w:t xml:space="preserve">IGD values </w:t>
      </w:r>
      <w:r w:rsidR="00A72CAA">
        <w:rPr>
          <w:rFonts w:ascii="Times New Roman" w:hAnsi="Times New Roman" w:cs="Times New Roman"/>
          <w:bCs/>
          <w:color w:val="000000" w:themeColor="text1"/>
          <w:sz w:val="24"/>
          <w:szCs w:val="24"/>
          <w:shd w:val="clear" w:color="auto" w:fill="FFFFFF"/>
        </w:rPr>
        <w:t xml:space="preserve">decrease rapidly </w:t>
      </w:r>
      <w:r w:rsidR="00A811A3">
        <w:rPr>
          <w:rFonts w:ascii="Times New Roman" w:hAnsi="Times New Roman" w:cs="Times New Roman"/>
          <w:bCs/>
          <w:color w:val="000000" w:themeColor="text1"/>
          <w:sz w:val="24"/>
          <w:szCs w:val="24"/>
          <w:shd w:val="clear" w:color="auto" w:fill="FFFFFF"/>
        </w:rPr>
        <w:t xml:space="preserve">in the early </w:t>
      </w:r>
      <w:r w:rsidR="003043C5">
        <w:rPr>
          <w:rFonts w:ascii="Times New Roman" w:hAnsi="Times New Roman" w:cs="Times New Roman"/>
          <w:bCs/>
          <w:color w:val="000000" w:themeColor="text1"/>
          <w:sz w:val="24"/>
          <w:szCs w:val="24"/>
          <w:shd w:val="clear" w:color="auto" w:fill="FFFFFF"/>
        </w:rPr>
        <w:t xml:space="preserve">few </w:t>
      </w:r>
      <w:r w:rsidR="0058075A">
        <w:rPr>
          <w:rFonts w:ascii="Times New Roman" w:hAnsi="Times New Roman" w:cs="Times New Roman"/>
          <w:bCs/>
          <w:color w:val="000000" w:themeColor="text1"/>
          <w:sz w:val="24"/>
          <w:szCs w:val="24"/>
          <w:shd w:val="clear" w:color="auto" w:fill="FFFFFF"/>
        </w:rPr>
        <w:t>iteration</w:t>
      </w:r>
      <w:r w:rsidR="00D4154C">
        <w:rPr>
          <w:rFonts w:ascii="Times New Roman" w:hAnsi="Times New Roman" w:cs="Times New Roman"/>
          <w:bCs/>
          <w:color w:val="000000" w:themeColor="text1"/>
          <w:sz w:val="24"/>
          <w:szCs w:val="24"/>
          <w:shd w:val="clear" w:color="auto" w:fill="FFFFFF"/>
        </w:rPr>
        <w:t>s</w:t>
      </w:r>
      <w:r w:rsidR="00E22CBE">
        <w:rPr>
          <w:rFonts w:ascii="Times New Roman" w:hAnsi="Times New Roman" w:cs="Times New Roman"/>
          <w:bCs/>
          <w:color w:val="000000" w:themeColor="text1"/>
          <w:sz w:val="24"/>
          <w:szCs w:val="24"/>
          <w:shd w:val="clear" w:color="auto" w:fill="FFFFFF"/>
        </w:rPr>
        <w:t>, the</w:t>
      </w:r>
      <w:r w:rsidR="002B78D4">
        <w:rPr>
          <w:rFonts w:ascii="Times New Roman" w:hAnsi="Times New Roman" w:cs="Times New Roman"/>
          <w:bCs/>
          <w:color w:val="000000" w:themeColor="text1"/>
          <w:sz w:val="24"/>
          <w:szCs w:val="24"/>
          <w:shd w:val="clear" w:color="auto" w:fill="FFFFFF"/>
        </w:rPr>
        <w:t>n</w:t>
      </w:r>
      <w:r w:rsidR="00D36257">
        <w:rPr>
          <w:rFonts w:ascii="Times New Roman" w:hAnsi="Times New Roman" w:cs="Times New Roman"/>
          <w:bCs/>
          <w:color w:val="000000" w:themeColor="text1"/>
          <w:sz w:val="24"/>
          <w:szCs w:val="24"/>
          <w:shd w:val="clear" w:color="auto" w:fill="FFFFFF"/>
        </w:rPr>
        <w:t xml:space="preserve"> </w:t>
      </w:r>
      <w:r w:rsidR="00EC36A1">
        <w:rPr>
          <w:rFonts w:ascii="Times New Roman" w:hAnsi="Times New Roman" w:cs="Times New Roman"/>
          <w:bCs/>
          <w:color w:val="000000" w:themeColor="text1"/>
          <w:sz w:val="24"/>
          <w:szCs w:val="24"/>
          <w:shd w:val="clear" w:color="auto" w:fill="FFFFFF"/>
        </w:rPr>
        <w:t xml:space="preserve">the </w:t>
      </w:r>
      <w:r w:rsidR="00E23F6D">
        <w:rPr>
          <w:rFonts w:ascii="Times New Roman" w:hAnsi="Times New Roman" w:cs="Times New Roman"/>
          <w:bCs/>
          <w:color w:val="000000" w:themeColor="text1"/>
          <w:sz w:val="24"/>
          <w:szCs w:val="24"/>
          <w:shd w:val="clear" w:color="auto" w:fill="FFFFFF"/>
        </w:rPr>
        <w:t xml:space="preserve">decline </w:t>
      </w:r>
      <w:r w:rsidR="00CA3405">
        <w:rPr>
          <w:rFonts w:ascii="Times New Roman" w:hAnsi="Times New Roman" w:cs="Times New Roman"/>
          <w:bCs/>
          <w:color w:val="000000" w:themeColor="text1"/>
          <w:sz w:val="24"/>
          <w:szCs w:val="24"/>
          <w:shd w:val="clear" w:color="auto" w:fill="FFFFFF"/>
        </w:rPr>
        <w:t>decelerate</w:t>
      </w:r>
      <w:r w:rsidR="00B82907">
        <w:rPr>
          <w:rFonts w:ascii="Times New Roman" w:hAnsi="Times New Roman" w:cs="Times New Roman"/>
          <w:bCs/>
          <w:color w:val="000000" w:themeColor="text1"/>
          <w:sz w:val="24"/>
          <w:szCs w:val="24"/>
          <w:shd w:val="clear" w:color="auto" w:fill="FFFFFF"/>
        </w:rPr>
        <w:t>s</w:t>
      </w:r>
      <w:r w:rsidR="00CA3405">
        <w:rPr>
          <w:rFonts w:ascii="Times New Roman" w:hAnsi="Times New Roman" w:cs="Times New Roman"/>
          <w:bCs/>
          <w:color w:val="000000" w:themeColor="text1"/>
          <w:sz w:val="24"/>
          <w:szCs w:val="24"/>
          <w:shd w:val="clear" w:color="auto" w:fill="FFFFFF"/>
        </w:rPr>
        <w:t xml:space="preserve"> </w:t>
      </w:r>
      <w:r w:rsidR="006A1226">
        <w:rPr>
          <w:rFonts w:ascii="Times New Roman" w:hAnsi="Times New Roman" w:cs="Times New Roman"/>
          <w:bCs/>
          <w:color w:val="000000" w:themeColor="text1"/>
          <w:sz w:val="24"/>
          <w:szCs w:val="24"/>
          <w:shd w:val="clear" w:color="auto" w:fill="FFFFFF"/>
        </w:rPr>
        <w:t xml:space="preserve">and </w:t>
      </w:r>
      <w:r w:rsidR="00EF6C62">
        <w:rPr>
          <w:rFonts w:ascii="Times New Roman" w:hAnsi="Times New Roman" w:cs="Times New Roman"/>
          <w:bCs/>
          <w:color w:val="000000" w:themeColor="text1"/>
          <w:sz w:val="24"/>
          <w:szCs w:val="24"/>
          <w:shd w:val="clear" w:color="auto" w:fill="FFFFFF"/>
        </w:rPr>
        <w:t xml:space="preserve">finally </w:t>
      </w:r>
      <w:r w:rsidR="00E1040E">
        <w:rPr>
          <w:rFonts w:ascii="Times New Roman" w:hAnsi="Times New Roman" w:cs="Times New Roman"/>
          <w:sz w:val="24"/>
          <w:szCs w:val="24"/>
        </w:rPr>
        <w:t>reach</w:t>
      </w:r>
      <w:r w:rsidR="00BD7CC2">
        <w:rPr>
          <w:rFonts w:ascii="Times New Roman" w:hAnsi="Times New Roman" w:cs="Times New Roman"/>
          <w:sz w:val="24"/>
          <w:szCs w:val="24"/>
        </w:rPr>
        <w:t>e</w:t>
      </w:r>
      <w:r w:rsidR="0079332B">
        <w:rPr>
          <w:rFonts w:ascii="Times New Roman" w:hAnsi="Times New Roman" w:cs="Times New Roman"/>
          <w:sz w:val="24"/>
          <w:szCs w:val="24"/>
        </w:rPr>
        <w:t>s</w:t>
      </w:r>
      <w:r w:rsidR="00E1040E">
        <w:rPr>
          <w:rFonts w:ascii="Times New Roman" w:hAnsi="Times New Roman" w:cs="Times New Roman"/>
          <w:sz w:val="24"/>
          <w:szCs w:val="24"/>
        </w:rPr>
        <w:t xml:space="preserve"> a </w:t>
      </w:r>
      <w:r w:rsidR="00DC5F28">
        <w:rPr>
          <w:rFonts w:ascii="Times New Roman" w:hAnsi="Times New Roman" w:cs="Times New Roman"/>
          <w:sz w:val="24"/>
          <w:szCs w:val="24"/>
        </w:rPr>
        <w:t>very small</w:t>
      </w:r>
      <w:r w:rsidR="00D35245">
        <w:rPr>
          <w:rFonts w:ascii="Times New Roman" w:hAnsi="Times New Roman" w:cs="Times New Roman"/>
          <w:sz w:val="24"/>
          <w:szCs w:val="24"/>
        </w:rPr>
        <w:t xml:space="preserve"> level</w:t>
      </w:r>
      <w:r w:rsidR="003B6124">
        <w:rPr>
          <w:rFonts w:ascii="Times New Roman" w:hAnsi="Times New Roman" w:cs="Times New Roman"/>
          <w:sz w:val="24"/>
          <w:szCs w:val="24"/>
        </w:rPr>
        <w:t>.</w:t>
      </w:r>
      <w:r w:rsidR="005F18C9">
        <w:rPr>
          <w:rFonts w:ascii="Times New Roman" w:hAnsi="Times New Roman" w:cs="Times New Roman"/>
          <w:sz w:val="24"/>
          <w:szCs w:val="24"/>
        </w:rPr>
        <w:t xml:space="preserve"> </w:t>
      </w:r>
      <w:r w:rsidR="00EA4299">
        <w:rPr>
          <w:rFonts w:ascii="Times New Roman" w:hAnsi="Times New Roman" w:cs="Times New Roman"/>
          <w:sz w:val="24"/>
          <w:szCs w:val="24"/>
        </w:rPr>
        <w:t xml:space="preserve">This </w:t>
      </w:r>
      <w:r w:rsidR="00412388">
        <w:rPr>
          <w:rFonts w:ascii="Times New Roman" w:hAnsi="Times New Roman" w:cs="Times New Roman"/>
          <w:sz w:val="24"/>
          <w:szCs w:val="24"/>
        </w:rPr>
        <w:t>indicates</w:t>
      </w:r>
      <w:r w:rsidR="007B25E8">
        <w:rPr>
          <w:rFonts w:ascii="Times New Roman" w:hAnsi="Times New Roman" w:cs="Times New Roman"/>
          <w:sz w:val="24"/>
          <w:szCs w:val="24"/>
        </w:rPr>
        <w:t xml:space="preserve"> the good convergenc</w:t>
      </w:r>
      <w:r w:rsidR="00DE478D">
        <w:rPr>
          <w:rFonts w:ascii="Times New Roman" w:hAnsi="Times New Roman" w:cs="Times New Roman"/>
          <w:sz w:val="24"/>
          <w:szCs w:val="24"/>
        </w:rPr>
        <w:t>e</w:t>
      </w:r>
      <w:r w:rsidR="007B25E8">
        <w:rPr>
          <w:rFonts w:ascii="Times New Roman" w:hAnsi="Times New Roman" w:cs="Times New Roman"/>
          <w:sz w:val="24"/>
          <w:szCs w:val="24"/>
        </w:rPr>
        <w:t xml:space="preserve"> </w:t>
      </w:r>
      <w:r w:rsidR="00EF6C62">
        <w:rPr>
          <w:rFonts w:ascii="Times New Roman" w:hAnsi="Times New Roman" w:cs="Times New Roman"/>
          <w:sz w:val="24"/>
          <w:szCs w:val="24"/>
        </w:rPr>
        <w:t xml:space="preserve">performance </w:t>
      </w:r>
      <w:r w:rsidR="00FE02D7">
        <w:rPr>
          <w:rFonts w:ascii="Times New Roman" w:hAnsi="Times New Roman" w:cs="Times New Roman"/>
          <w:sz w:val="24"/>
          <w:szCs w:val="24"/>
        </w:rPr>
        <w:t xml:space="preserve">of the GPR-KG algorithm. </w:t>
      </w:r>
      <w:r w:rsidR="00C81AC2">
        <w:rPr>
          <w:rFonts w:ascii="Times New Roman" w:hAnsi="Times New Roman" w:cs="Times New Roman"/>
          <w:sz w:val="24"/>
          <w:szCs w:val="24"/>
        </w:rPr>
        <w:t>M</w:t>
      </w:r>
      <w:r w:rsidR="00CE70C8">
        <w:rPr>
          <w:rFonts w:ascii="Times New Roman" w:hAnsi="Times New Roman" w:cs="Times New Roman"/>
          <w:sz w:val="24"/>
          <w:szCs w:val="24"/>
        </w:rPr>
        <w:t xml:space="preserve">eanwhile, </w:t>
      </w:r>
      <w:r w:rsidR="009E782B">
        <w:rPr>
          <w:rFonts w:ascii="Times New Roman" w:hAnsi="Times New Roman" w:cs="Times New Roman"/>
          <w:sz w:val="24"/>
          <w:szCs w:val="24"/>
        </w:rPr>
        <w:t>detailed results in Table 1</w:t>
      </w:r>
      <w:r w:rsidR="00CE70C8">
        <w:rPr>
          <w:rFonts w:ascii="Times New Roman" w:hAnsi="Times New Roman" w:cs="Times New Roman"/>
          <w:sz w:val="24"/>
          <w:szCs w:val="24"/>
        </w:rPr>
        <w:t xml:space="preserve"> tell us th</w:t>
      </w:r>
      <w:r w:rsidR="003F4A5B">
        <w:rPr>
          <w:rFonts w:ascii="Times New Roman" w:hAnsi="Times New Roman" w:cs="Times New Roman"/>
          <w:sz w:val="24"/>
          <w:szCs w:val="24"/>
        </w:rPr>
        <w:t xml:space="preserve">at the </w:t>
      </w:r>
      <w:r w:rsidR="00CD65F6" w:rsidRPr="0012155C">
        <w:rPr>
          <w:rFonts w:ascii="Times New Roman" w:hAnsi="Times New Roman" w:cs="Times New Roman"/>
          <w:color w:val="FF0000"/>
          <w:sz w:val="24"/>
          <w:szCs w:val="24"/>
        </w:rPr>
        <w:t xml:space="preserve">learned </w:t>
      </w:r>
      <w:r w:rsidR="00FC3D2F" w:rsidRPr="0012155C">
        <w:rPr>
          <w:rFonts w:ascii="Times New Roman" w:hAnsi="Times New Roman" w:cs="Times New Roman"/>
          <w:color w:val="FF0000"/>
          <w:sz w:val="24"/>
          <w:szCs w:val="24"/>
        </w:rPr>
        <w:t>Pareto optimal solution</w:t>
      </w:r>
      <w:r w:rsidR="00B64CAD" w:rsidRPr="0012155C">
        <w:rPr>
          <w:rFonts w:ascii="Times New Roman" w:hAnsi="Times New Roman" w:cs="Times New Roman"/>
          <w:color w:val="FF0000"/>
          <w:sz w:val="24"/>
          <w:szCs w:val="24"/>
        </w:rPr>
        <w:t>s</w:t>
      </w:r>
      <w:r w:rsidR="00FC3D2F">
        <w:rPr>
          <w:rFonts w:ascii="Times New Roman" w:hAnsi="Times New Roman" w:cs="Times New Roman"/>
          <w:sz w:val="24"/>
          <w:szCs w:val="24"/>
        </w:rPr>
        <w:t xml:space="preserve"> by GPR-KG </w:t>
      </w:r>
      <w:r w:rsidR="00CE70C8">
        <w:rPr>
          <w:rFonts w:ascii="Times New Roman" w:hAnsi="Times New Roman" w:cs="Times New Roman"/>
          <w:sz w:val="24"/>
          <w:szCs w:val="24"/>
        </w:rPr>
        <w:t>at the cost o</w:t>
      </w:r>
      <w:r w:rsidR="00C53E45">
        <w:rPr>
          <w:rFonts w:ascii="Times New Roman" w:hAnsi="Times New Roman" w:cs="Times New Roman"/>
          <w:sz w:val="24"/>
          <w:szCs w:val="24"/>
        </w:rPr>
        <w:t xml:space="preserve">f 111 </w:t>
      </w:r>
      <w:r w:rsidR="00CE70C8">
        <w:rPr>
          <w:rFonts w:ascii="Times New Roman" w:hAnsi="Times New Roman" w:cs="Times New Roman"/>
          <w:sz w:val="24"/>
          <w:szCs w:val="24"/>
        </w:rPr>
        <w:t xml:space="preserve">function evaluations </w:t>
      </w:r>
      <w:r w:rsidR="003F4A5B">
        <w:rPr>
          <w:rFonts w:ascii="Times New Roman" w:hAnsi="Times New Roman" w:cs="Times New Roman"/>
          <w:sz w:val="24"/>
          <w:szCs w:val="24"/>
        </w:rPr>
        <w:t xml:space="preserve">cover most or almost all </w:t>
      </w:r>
      <w:r w:rsidR="001B7694">
        <w:rPr>
          <w:rFonts w:ascii="Times New Roman" w:hAnsi="Times New Roman" w:cs="Times New Roman"/>
          <w:sz w:val="24"/>
          <w:szCs w:val="24"/>
        </w:rPr>
        <w:t xml:space="preserve">theoretical Pareto optimal solutions, and </w:t>
      </w:r>
      <w:r w:rsidR="000516FC">
        <w:rPr>
          <w:rFonts w:ascii="Times New Roman" w:hAnsi="Times New Roman" w:cs="Times New Roman"/>
          <w:sz w:val="24"/>
          <w:szCs w:val="24"/>
        </w:rPr>
        <w:t>the</w:t>
      </w:r>
      <w:r w:rsidR="00C53E45">
        <w:rPr>
          <w:rFonts w:ascii="Times New Roman" w:hAnsi="Times New Roman" w:cs="Times New Roman"/>
          <w:sz w:val="24"/>
          <w:szCs w:val="24"/>
        </w:rPr>
        <w:t>ir</w:t>
      </w:r>
      <w:r w:rsidR="000516FC">
        <w:rPr>
          <w:rFonts w:ascii="Times New Roman" w:hAnsi="Times New Roman" w:cs="Times New Roman"/>
          <w:sz w:val="24"/>
          <w:szCs w:val="24"/>
        </w:rPr>
        <w:t xml:space="preserve"> final IGD </w:t>
      </w:r>
      <w:r w:rsidR="00C53E45">
        <w:rPr>
          <w:rFonts w:ascii="Times New Roman" w:hAnsi="Times New Roman" w:cs="Times New Roman"/>
          <w:sz w:val="24"/>
          <w:szCs w:val="24"/>
        </w:rPr>
        <w:t xml:space="preserve">values </w:t>
      </w:r>
      <w:r w:rsidR="000516FC">
        <w:rPr>
          <w:rFonts w:ascii="Times New Roman" w:hAnsi="Times New Roman" w:cs="Times New Roman"/>
          <w:sz w:val="24"/>
          <w:szCs w:val="24"/>
        </w:rPr>
        <w:t xml:space="preserve">are </w:t>
      </w:r>
      <w:r w:rsidR="0042379B" w:rsidRPr="00A63230">
        <w:rPr>
          <w:rFonts w:ascii="Times New Roman" w:hAnsi="Times New Roman" w:cs="Times New Roman"/>
          <w:sz w:val="24"/>
          <w:szCs w:val="24"/>
        </w:rPr>
        <w:t>0.0</w:t>
      </w:r>
      <w:r w:rsidR="00A63230" w:rsidRPr="00A63230">
        <w:rPr>
          <w:rFonts w:ascii="Times New Roman" w:hAnsi="Times New Roman" w:cs="Times New Roman"/>
          <w:sz w:val="24"/>
          <w:szCs w:val="24"/>
        </w:rPr>
        <w:t>55</w:t>
      </w:r>
      <w:r w:rsidR="0042379B" w:rsidRPr="00A63230">
        <w:rPr>
          <w:rFonts w:ascii="Times New Roman" w:hAnsi="Times New Roman" w:cs="Times New Roman"/>
          <w:sz w:val="24"/>
          <w:szCs w:val="24"/>
        </w:rPr>
        <w:t>, 0.0</w:t>
      </w:r>
      <w:r w:rsidR="00A63230" w:rsidRPr="00A63230">
        <w:rPr>
          <w:rFonts w:ascii="Times New Roman" w:hAnsi="Times New Roman" w:cs="Times New Roman"/>
          <w:sz w:val="24"/>
          <w:szCs w:val="24"/>
        </w:rPr>
        <w:t>22</w:t>
      </w:r>
      <w:r w:rsidR="0042379B" w:rsidRPr="00A63230">
        <w:rPr>
          <w:rFonts w:ascii="Times New Roman" w:hAnsi="Times New Roman" w:cs="Times New Roman"/>
          <w:sz w:val="24"/>
          <w:szCs w:val="24"/>
        </w:rPr>
        <w:t xml:space="preserve"> and 0.</w:t>
      </w:r>
      <w:r w:rsidR="00FB7A35">
        <w:rPr>
          <w:rFonts w:ascii="Times New Roman" w:hAnsi="Times New Roman" w:cs="Times New Roman"/>
          <w:sz w:val="24"/>
          <w:szCs w:val="24"/>
        </w:rPr>
        <w:t>005</w:t>
      </w:r>
      <w:r w:rsidR="0042379B" w:rsidRPr="00A63230">
        <w:rPr>
          <w:rFonts w:ascii="Times New Roman" w:hAnsi="Times New Roman" w:cs="Times New Roman"/>
          <w:sz w:val="24"/>
          <w:szCs w:val="24"/>
        </w:rPr>
        <w:t xml:space="preserve"> for</w:t>
      </w:r>
      <w:r w:rsidR="0042379B">
        <w:rPr>
          <w:rFonts w:ascii="Times New Roman" w:hAnsi="Times New Roman" w:cs="Times New Roman"/>
          <w:sz w:val="24"/>
          <w:szCs w:val="24"/>
        </w:rPr>
        <w:t xml:space="preserve"> </w:t>
      </w:r>
      <w:r w:rsidR="00C55CB5">
        <w:rPr>
          <w:rFonts w:ascii="Times New Roman" w:hAnsi="Times New Roman" w:cs="Times New Roman"/>
          <w:sz w:val="24"/>
          <w:szCs w:val="24"/>
        </w:rPr>
        <w:t>RZDT1, RZDT2 and RZDT5, respectively.</w:t>
      </w:r>
      <w:r w:rsidR="00E1040E">
        <w:rPr>
          <w:rFonts w:ascii="Times New Roman" w:hAnsi="Times New Roman" w:cs="Times New Roman"/>
          <w:sz w:val="24"/>
          <w:szCs w:val="24"/>
        </w:rPr>
        <w:t xml:space="preserve"> </w:t>
      </w:r>
      <w:r w:rsidR="00FD1180">
        <w:rPr>
          <w:rFonts w:ascii="Times New Roman" w:hAnsi="Times New Roman" w:cs="Times New Roman"/>
          <w:sz w:val="24"/>
          <w:szCs w:val="24"/>
        </w:rPr>
        <w:t>Th</w:t>
      </w:r>
      <w:r w:rsidR="00086066">
        <w:rPr>
          <w:rFonts w:ascii="Times New Roman" w:hAnsi="Times New Roman" w:cs="Times New Roman"/>
          <w:sz w:val="24"/>
          <w:szCs w:val="24"/>
        </w:rPr>
        <w:t>ese results</w:t>
      </w:r>
      <w:r w:rsidR="00FD1180">
        <w:rPr>
          <w:rFonts w:ascii="Times New Roman" w:hAnsi="Times New Roman" w:cs="Times New Roman"/>
          <w:sz w:val="24"/>
          <w:szCs w:val="24"/>
        </w:rPr>
        <w:t xml:space="preserve"> </w:t>
      </w:r>
      <w:r w:rsidR="00D95655">
        <w:rPr>
          <w:rFonts w:ascii="Times New Roman" w:hAnsi="Times New Roman" w:cs="Times New Roman"/>
          <w:sz w:val="24"/>
          <w:szCs w:val="24"/>
        </w:rPr>
        <w:t>fu</w:t>
      </w:r>
      <w:r w:rsidR="00A61660">
        <w:rPr>
          <w:rFonts w:ascii="Times New Roman" w:hAnsi="Times New Roman" w:cs="Times New Roman"/>
          <w:sz w:val="24"/>
          <w:szCs w:val="24"/>
        </w:rPr>
        <w:t>r</w:t>
      </w:r>
      <w:r w:rsidR="00D95655">
        <w:rPr>
          <w:rFonts w:ascii="Times New Roman" w:hAnsi="Times New Roman" w:cs="Times New Roman"/>
          <w:sz w:val="24"/>
          <w:szCs w:val="24"/>
        </w:rPr>
        <w:t>ther validate</w:t>
      </w:r>
      <w:r w:rsidR="00FD1180">
        <w:rPr>
          <w:rFonts w:ascii="Times New Roman" w:hAnsi="Times New Roman" w:cs="Times New Roman"/>
          <w:sz w:val="24"/>
          <w:szCs w:val="24"/>
        </w:rPr>
        <w:t xml:space="preserve"> the </w:t>
      </w:r>
      <w:r w:rsidR="00FB3425">
        <w:rPr>
          <w:rFonts w:ascii="Times New Roman" w:hAnsi="Times New Roman" w:cs="Times New Roman"/>
          <w:sz w:val="24"/>
          <w:szCs w:val="24"/>
        </w:rPr>
        <w:t>good</w:t>
      </w:r>
      <w:r w:rsidR="000C7B9C">
        <w:rPr>
          <w:rFonts w:ascii="Times New Roman" w:hAnsi="Times New Roman" w:cs="Times New Roman"/>
          <w:sz w:val="24"/>
          <w:szCs w:val="24"/>
        </w:rPr>
        <w:t xml:space="preserve"> convergenc</w:t>
      </w:r>
      <w:r w:rsidR="003F6C02">
        <w:rPr>
          <w:rFonts w:ascii="Times New Roman" w:hAnsi="Times New Roman" w:cs="Times New Roman"/>
          <w:sz w:val="24"/>
          <w:szCs w:val="24"/>
        </w:rPr>
        <w:t>e</w:t>
      </w:r>
      <w:r w:rsidR="00EE6B39">
        <w:rPr>
          <w:rFonts w:ascii="Times New Roman" w:hAnsi="Times New Roman" w:cs="Times New Roman"/>
          <w:sz w:val="24"/>
          <w:szCs w:val="24"/>
        </w:rPr>
        <w:t>,</w:t>
      </w:r>
      <w:r w:rsidR="00EE6B39" w:rsidRPr="00EE6B39">
        <w:rPr>
          <w:rFonts w:ascii="Times New Roman" w:hAnsi="Times New Roman"/>
          <w:iCs/>
          <w:sz w:val="24"/>
          <w:szCs w:val="24"/>
        </w:rPr>
        <w:t xml:space="preserve"> </w:t>
      </w:r>
      <w:r w:rsidR="00EE6B39">
        <w:rPr>
          <w:rFonts w:ascii="Times New Roman" w:hAnsi="Times New Roman"/>
          <w:iCs/>
          <w:sz w:val="24"/>
          <w:szCs w:val="24"/>
        </w:rPr>
        <w:t>diversity</w:t>
      </w:r>
      <w:r w:rsidR="009D703A">
        <w:rPr>
          <w:rFonts w:ascii="Times New Roman" w:hAnsi="Times New Roman" w:cs="Times New Roman"/>
          <w:sz w:val="24"/>
          <w:szCs w:val="24"/>
        </w:rPr>
        <w:t xml:space="preserve"> and </w:t>
      </w:r>
      <w:r w:rsidR="00FB3425">
        <w:rPr>
          <w:rFonts w:ascii="Times New Roman" w:hAnsi="Times New Roman" w:cs="Times New Roman"/>
          <w:sz w:val="24"/>
          <w:szCs w:val="24"/>
        </w:rPr>
        <w:t>efficiency</w:t>
      </w:r>
      <w:r w:rsidR="00C14EED">
        <w:rPr>
          <w:rFonts w:ascii="Times New Roman" w:hAnsi="Times New Roman" w:cs="Times New Roman"/>
          <w:sz w:val="24"/>
          <w:szCs w:val="24"/>
        </w:rPr>
        <w:t xml:space="preserve"> </w:t>
      </w:r>
      <w:r w:rsidR="000C7B9C">
        <w:rPr>
          <w:rFonts w:ascii="Times New Roman" w:hAnsi="Times New Roman" w:cs="Times New Roman"/>
          <w:sz w:val="24"/>
          <w:szCs w:val="24"/>
        </w:rPr>
        <w:t xml:space="preserve">of </w:t>
      </w:r>
      <w:r w:rsidR="00E76852">
        <w:rPr>
          <w:rFonts w:ascii="Times New Roman" w:hAnsi="Times New Roman" w:cs="Times New Roman"/>
          <w:sz w:val="24"/>
          <w:szCs w:val="24"/>
        </w:rPr>
        <w:t>GPR-KG</w:t>
      </w:r>
      <w:r w:rsidR="009A731C">
        <w:rPr>
          <w:rFonts w:ascii="Times New Roman" w:hAnsi="Times New Roman" w:cs="Times New Roman"/>
          <w:sz w:val="24"/>
          <w:szCs w:val="24"/>
        </w:rPr>
        <w:t xml:space="preserve"> </w:t>
      </w:r>
      <w:r w:rsidR="00C53E45">
        <w:rPr>
          <w:rFonts w:ascii="Times New Roman" w:hAnsi="Times New Roman" w:cs="Times New Roman"/>
          <w:sz w:val="24"/>
          <w:szCs w:val="24"/>
        </w:rPr>
        <w:t>in</w:t>
      </w:r>
      <w:r w:rsidR="009A731C">
        <w:rPr>
          <w:rFonts w:ascii="Times New Roman" w:hAnsi="Times New Roman" w:cs="Times New Roman"/>
          <w:sz w:val="24"/>
          <w:szCs w:val="24"/>
        </w:rPr>
        <w:t xml:space="preserve"> deal</w:t>
      </w:r>
      <w:r w:rsidR="00C53E45">
        <w:rPr>
          <w:rFonts w:ascii="Times New Roman" w:hAnsi="Times New Roman" w:cs="Times New Roman"/>
          <w:sz w:val="24"/>
          <w:szCs w:val="24"/>
        </w:rPr>
        <w:t>ing</w:t>
      </w:r>
      <w:r w:rsidR="009A731C">
        <w:rPr>
          <w:rFonts w:ascii="Times New Roman" w:hAnsi="Times New Roman" w:cs="Times New Roman"/>
          <w:sz w:val="24"/>
          <w:szCs w:val="24"/>
        </w:rPr>
        <w:t xml:space="preserve"> with the biobjective </w:t>
      </w:r>
      <w:r w:rsidR="001173C7">
        <w:rPr>
          <w:rFonts w:ascii="Times New Roman" w:hAnsi="Times New Roman" w:cs="Times New Roman"/>
          <w:sz w:val="24"/>
          <w:szCs w:val="24"/>
        </w:rPr>
        <w:t xml:space="preserve">stochastic </w:t>
      </w:r>
      <w:r w:rsidR="009A731C">
        <w:rPr>
          <w:rFonts w:ascii="Times New Roman" w:hAnsi="Times New Roman" w:cs="Times New Roman"/>
          <w:sz w:val="24"/>
          <w:szCs w:val="24"/>
        </w:rPr>
        <w:t>discrete optimization problems</w:t>
      </w:r>
      <w:r w:rsidR="001173C7">
        <w:rPr>
          <w:rFonts w:ascii="Times New Roman" w:hAnsi="Times New Roman" w:cs="Times New Roman"/>
          <w:sz w:val="24"/>
          <w:szCs w:val="24"/>
        </w:rPr>
        <w:t xml:space="preserve"> with probabilistic constraints</w:t>
      </w:r>
      <w:r w:rsidR="00651BD9">
        <w:rPr>
          <w:rFonts w:ascii="Times New Roman" w:hAnsi="Times New Roman" w:cs="Times New Roman"/>
          <w:sz w:val="24"/>
          <w:szCs w:val="24"/>
        </w:rPr>
        <w:t>.</w:t>
      </w:r>
    </w:p>
    <w:p w14:paraId="682FEB82" w14:textId="0ADBA7AB" w:rsidR="00625A74" w:rsidRDefault="007A2DB8" w:rsidP="007F5B20">
      <w:pPr>
        <w:tabs>
          <w:tab w:val="center" w:pos="4873"/>
          <w:tab w:val="right" w:pos="9746"/>
        </w:tabs>
        <w:adjustRightInd w:val="0"/>
        <w:snapToGrid w:val="0"/>
        <w:jc w:val="center"/>
      </w:pPr>
      <w:r>
        <w:rPr>
          <w:noProof/>
        </w:rPr>
        <w:lastRenderedPageBreak/>
        <w:drawing>
          <wp:inline distT="0" distB="0" distL="0" distR="0" wp14:anchorId="177E907D" wp14:editId="68D141DE">
            <wp:extent cx="1985682" cy="2977683"/>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7147" cy="2994875"/>
                    </a:xfrm>
                    <a:prstGeom prst="rect">
                      <a:avLst/>
                    </a:prstGeom>
                    <a:noFill/>
                    <a:ln>
                      <a:noFill/>
                    </a:ln>
                  </pic:spPr>
                </pic:pic>
              </a:graphicData>
            </a:graphic>
          </wp:inline>
        </w:drawing>
      </w:r>
      <w:r w:rsidR="00903476" w:rsidRPr="00903476">
        <w:t xml:space="preserve"> </w:t>
      </w:r>
      <w:r>
        <w:rPr>
          <w:noProof/>
        </w:rPr>
        <w:drawing>
          <wp:inline distT="0" distB="0" distL="0" distR="0" wp14:anchorId="3C624520" wp14:editId="1F2378EC">
            <wp:extent cx="1994647" cy="2991126"/>
            <wp:effectExtent l="0" t="0" r="571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2107" cy="3002313"/>
                    </a:xfrm>
                    <a:prstGeom prst="rect">
                      <a:avLst/>
                    </a:prstGeom>
                    <a:noFill/>
                    <a:ln>
                      <a:noFill/>
                    </a:ln>
                  </pic:spPr>
                </pic:pic>
              </a:graphicData>
            </a:graphic>
          </wp:inline>
        </w:drawing>
      </w:r>
      <w:r w:rsidR="00903476" w:rsidRPr="00903476">
        <w:t xml:space="preserve"> </w:t>
      </w:r>
      <w:r>
        <w:rPr>
          <w:noProof/>
        </w:rPr>
        <w:drawing>
          <wp:inline distT="0" distB="0" distL="0" distR="0" wp14:anchorId="34C569F3" wp14:editId="0EAC5147">
            <wp:extent cx="2009658" cy="301363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0253" cy="3044520"/>
                    </a:xfrm>
                    <a:prstGeom prst="rect">
                      <a:avLst/>
                    </a:prstGeom>
                    <a:noFill/>
                    <a:ln>
                      <a:noFill/>
                    </a:ln>
                  </pic:spPr>
                </pic:pic>
              </a:graphicData>
            </a:graphic>
          </wp:inline>
        </w:drawing>
      </w:r>
    </w:p>
    <w:p w14:paraId="116AC0A8" w14:textId="77777777" w:rsidR="00625A74" w:rsidRPr="008C4A12" w:rsidRDefault="00625A74" w:rsidP="007F5B20">
      <w:pPr>
        <w:adjustRightInd w:val="0"/>
        <w:snapToGrid w:val="0"/>
        <w:ind w:firstLineChars="700" w:firstLine="1680"/>
        <w:rPr>
          <w:rFonts w:ascii="Times New Roman" w:hAnsi="Times New Roman" w:cs="Times New Roman"/>
          <w:sz w:val="24"/>
          <w:szCs w:val="28"/>
        </w:rPr>
      </w:pPr>
      <w:r w:rsidRPr="008C4A12">
        <w:rPr>
          <w:rFonts w:ascii="Times New Roman" w:hAnsi="Times New Roman" w:cs="Times New Roman"/>
          <w:sz w:val="24"/>
          <w:szCs w:val="28"/>
        </w:rPr>
        <w:t xml:space="preserve">(a)                     </w:t>
      </w:r>
      <w:r>
        <w:rPr>
          <w:rFonts w:ascii="Times New Roman" w:hAnsi="Times New Roman" w:cs="Times New Roman"/>
          <w:sz w:val="24"/>
          <w:szCs w:val="28"/>
        </w:rPr>
        <w:t xml:space="preserve"> </w:t>
      </w:r>
      <w:r w:rsidRPr="008C4A12">
        <w:rPr>
          <w:rFonts w:ascii="Times New Roman" w:hAnsi="Times New Roman" w:cs="Times New Roman"/>
          <w:sz w:val="24"/>
          <w:szCs w:val="28"/>
        </w:rPr>
        <w:t xml:space="preserve">  (b)                        (c)</w:t>
      </w:r>
    </w:p>
    <w:p w14:paraId="476DAC1F" w14:textId="5B569EAD" w:rsidR="00625A74" w:rsidRPr="008C4A12" w:rsidRDefault="00625A74" w:rsidP="007F5B20">
      <w:pPr>
        <w:adjustRightInd w:val="0"/>
        <w:snapToGrid w:val="0"/>
        <w:rPr>
          <w:rFonts w:ascii="Times New Roman" w:hAnsi="Times New Roman" w:cs="Times New Roman"/>
          <w:sz w:val="24"/>
          <w:szCs w:val="28"/>
        </w:rPr>
      </w:pPr>
      <w:r w:rsidRPr="008C4A12">
        <w:rPr>
          <w:rFonts w:ascii="Times New Roman" w:hAnsi="Times New Roman" w:cs="Times New Roman" w:hint="eastAsia"/>
          <w:sz w:val="24"/>
          <w:szCs w:val="28"/>
        </w:rPr>
        <w:t>F</w:t>
      </w:r>
      <w:r w:rsidRPr="008C4A12">
        <w:rPr>
          <w:rFonts w:ascii="Times New Roman" w:hAnsi="Times New Roman" w:cs="Times New Roman"/>
          <w:sz w:val="24"/>
          <w:szCs w:val="28"/>
        </w:rPr>
        <w:t xml:space="preserve">ig. </w:t>
      </w:r>
      <w:r w:rsidR="00662880">
        <w:rPr>
          <w:rFonts w:ascii="Times New Roman" w:hAnsi="Times New Roman" w:cs="Times New Roman"/>
          <w:sz w:val="24"/>
          <w:szCs w:val="28"/>
        </w:rPr>
        <w:t>2</w:t>
      </w:r>
      <w:r>
        <w:rPr>
          <w:rFonts w:ascii="Times New Roman" w:hAnsi="Times New Roman" w:cs="Times New Roman"/>
          <w:sz w:val="24"/>
          <w:szCs w:val="28"/>
        </w:rPr>
        <w:t xml:space="preserve"> </w:t>
      </w:r>
      <w:r w:rsidR="00B27873">
        <w:rPr>
          <w:rFonts w:ascii="Times New Roman" w:hAnsi="Times New Roman" w:cs="Times New Roman"/>
          <w:sz w:val="24"/>
          <w:szCs w:val="28"/>
        </w:rPr>
        <w:t>A</w:t>
      </w:r>
      <w:r w:rsidR="00E0145F">
        <w:rPr>
          <w:rFonts w:ascii="Times New Roman" w:hAnsi="Times New Roman" w:cs="Times New Roman"/>
          <w:sz w:val="24"/>
          <w:szCs w:val="28"/>
        </w:rPr>
        <w:t xml:space="preserve">verage </w:t>
      </w:r>
      <w:r>
        <w:rPr>
          <w:rFonts w:ascii="Times New Roman" w:hAnsi="Times New Roman" w:cs="Times New Roman"/>
          <w:sz w:val="24"/>
          <w:szCs w:val="28"/>
        </w:rPr>
        <w:t xml:space="preserve">IGD </w:t>
      </w:r>
      <w:r w:rsidR="007A366B">
        <w:rPr>
          <w:rFonts w:ascii="Times New Roman" w:hAnsi="Times New Roman" w:cs="Times New Roman"/>
          <w:sz w:val="24"/>
          <w:szCs w:val="28"/>
        </w:rPr>
        <w:t>values</w:t>
      </w:r>
      <w:r w:rsidR="00D70AB4" w:rsidRPr="00D70AB4">
        <w:rPr>
          <w:rFonts w:ascii="Times New Roman" w:hAnsi="Times New Roman"/>
          <w:sz w:val="24"/>
          <w:szCs w:val="24"/>
        </w:rPr>
        <w:t xml:space="preserve"> </w:t>
      </w:r>
      <w:r w:rsidR="00C741F9">
        <w:rPr>
          <w:rFonts w:ascii="Times New Roman" w:hAnsi="Times New Roman"/>
          <w:sz w:val="24"/>
          <w:szCs w:val="24"/>
        </w:rPr>
        <w:t xml:space="preserve">over 10 </w:t>
      </w:r>
      <w:r w:rsidR="0009188A">
        <w:rPr>
          <w:rFonts w:ascii="Times New Roman" w:hAnsi="Times New Roman"/>
          <w:sz w:val="24"/>
          <w:szCs w:val="24"/>
        </w:rPr>
        <w:t xml:space="preserve">independent </w:t>
      </w:r>
      <w:r w:rsidR="00C741F9">
        <w:rPr>
          <w:rFonts w:ascii="Times New Roman" w:hAnsi="Times New Roman"/>
          <w:sz w:val="24"/>
          <w:szCs w:val="24"/>
        </w:rPr>
        <w:t xml:space="preserve">runs </w:t>
      </w:r>
      <w:r w:rsidR="0009188A">
        <w:rPr>
          <w:rFonts w:ascii="Times New Roman" w:hAnsi="Times New Roman"/>
          <w:sz w:val="24"/>
          <w:szCs w:val="24"/>
        </w:rPr>
        <w:t xml:space="preserve">of </w:t>
      </w:r>
      <w:r w:rsidR="00D70AB4">
        <w:rPr>
          <w:rFonts w:ascii="Times New Roman" w:hAnsi="Times New Roman" w:cs="Times New Roman"/>
          <w:sz w:val="24"/>
          <w:szCs w:val="24"/>
        </w:rPr>
        <w:t>GPR-KG</w:t>
      </w:r>
      <w:r w:rsidR="00D70AB4">
        <w:rPr>
          <w:rFonts w:ascii="Times New Roman" w:hAnsi="Times New Roman"/>
          <w:sz w:val="24"/>
          <w:szCs w:val="24"/>
        </w:rPr>
        <w:t xml:space="preserve"> </w:t>
      </w:r>
      <w:r w:rsidR="00E50198">
        <w:rPr>
          <w:rFonts w:ascii="Times New Roman" w:hAnsi="Times New Roman" w:cs="Times New Roman"/>
          <w:sz w:val="24"/>
          <w:szCs w:val="28"/>
        </w:rPr>
        <w:t>for</w:t>
      </w:r>
      <w:r w:rsidR="003144E2">
        <w:rPr>
          <w:rFonts w:ascii="Times New Roman" w:hAnsi="Times New Roman" w:cs="Times New Roman"/>
          <w:sz w:val="24"/>
          <w:szCs w:val="28"/>
        </w:rPr>
        <w:t xml:space="preserve"> solving</w:t>
      </w:r>
      <w:r>
        <w:rPr>
          <w:rFonts w:ascii="Times New Roman" w:hAnsi="Times New Roman" w:cs="Times New Roman"/>
          <w:sz w:val="24"/>
          <w:szCs w:val="28"/>
        </w:rPr>
        <w:t xml:space="preserve"> (a) RZDT</w:t>
      </w:r>
      <w:r w:rsidR="005634BC">
        <w:rPr>
          <w:rFonts w:ascii="Times New Roman" w:hAnsi="Times New Roman" w:cs="Times New Roman"/>
          <w:sz w:val="24"/>
          <w:szCs w:val="28"/>
        </w:rPr>
        <w:t>1</w:t>
      </w:r>
      <w:r>
        <w:rPr>
          <w:rFonts w:ascii="Times New Roman" w:hAnsi="Times New Roman" w:cs="Times New Roman"/>
          <w:sz w:val="24"/>
          <w:szCs w:val="28"/>
        </w:rPr>
        <w:t>, (b) RZDT</w:t>
      </w:r>
      <w:r w:rsidR="005634BC">
        <w:rPr>
          <w:rFonts w:ascii="Times New Roman" w:hAnsi="Times New Roman" w:cs="Times New Roman"/>
          <w:sz w:val="24"/>
          <w:szCs w:val="28"/>
        </w:rPr>
        <w:t>2</w:t>
      </w:r>
      <w:r>
        <w:rPr>
          <w:rFonts w:ascii="Times New Roman" w:hAnsi="Times New Roman" w:cs="Times New Roman"/>
          <w:sz w:val="24"/>
          <w:szCs w:val="28"/>
        </w:rPr>
        <w:t xml:space="preserve"> and (c) R</w:t>
      </w:r>
      <w:r w:rsidR="00CE6502">
        <w:rPr>
          <w:rFonts w:ascii="Times New Roman" w:hAnsi="Times New Roman" w:cs="Times New Roman"/>
          <w:sz w:val="24"/>
          <w:szCs w:val="28"/>
        </w:rPr>
        <w:t>ZDT5</w:t>
      </w:r>
      <w:r>
        <w:rPr>
          <w:rFonts w:ascii="Times New Roman" w:hAnsi="Times New Roman" w:cs="Times New Roman"/>
          <w:sz w:val="24"/>
          <w:szCs w:val="28"/>
        </w:rPr>
        <w:t>.</w:t>
      </w:r>
    </w:p>
    <w:p w14:paraId="20E6859E" w14:textId="03F6D0BC" w:rsidR="005C7416" w:rsidRDefault="005C7416" w:rsidP="007F5B20">
      <w:pPr>
        <w:adjustRightInd w:val="0"/>
        <w:snapToGrid w:val="0"/>
        <w:rPr>
          <w:rFonts w:ascii="Times New Roman" w:hAnsi="Times New Roman" w:cs="Times New Roman"/>
          <w:sz w:val="24"/>
          <w:szCs w:val="28"/>
        </w:rPr>
      </w:pPr>
    </w:p>
    <w:p w14:paraId="0E4312EF" w14:textId="214CBE19" w:rsidR="00210312" w:rsidRDefault="00210312" w:rsidP="00CD3D3F">
      <w:pPr>
        <w:adjustRightInd w:val="0"/>
        <w:snapToGrid w:val="0"/>
        <w:jc w:val="center"/>
        <w:rPr>
          <w:rFonts w:ascii="Times New Roman" w:hAnsi="Times New Roman" w:cs="Times New Roman" w:hint="eastAsia"/>
          <w:sz w:val="24"/>
          <w:szCs w:val="28"/>
        </w:rPr>
      </w:pPr>
      <w:r w:rsidRPr="00646E5B">
        <w:rPr>
          <w:rFonts w:ascii="Times New Roman" w:hAnsi="Times New Roman" w:cs="Times New Roman" w:hint="eastAsia"/>
          <w:sz w:val="24"/>
          <w:szCs w:val="28"/>
          <w:highlight w:val="yellow"/>
        </w:rPr>
        <w:t>Table</w:t>
      </w:r>
      <w:r w:rsidRPr="00646E5B">
        <w:rPr>
          <w:rFonts w:ascii="Times New Roman" w:hAnsi="Times New Roman" w:cs="Times New Roman"/>
          <w:sz w:val="24"/>
          <w:szCs w:val="28"/>
          <w:highlight w:val="yellow"/>
        </w:rPr>
        <w:t xml:space="preserve"> 1</w:t>
      </w:r>
      <w:r>
        <w:rPr>
          <w:rFonts w:ascii="Times New Roman" w:hAnsi="Times New Roman" w:cs="Times New Roman"/>
          <w:sz w:val="24"/>
          <w:szCs w:val="28"/>
        </w:rPr>
        <w:t xml:space="preserve"> Detailed </w:t>
      </w:r>
      <w:r w:rsidR="005B05A2">
        <w:rPr>
          <w:rFonts w:ascii="Times New Roman" w:hAnsi="Times New Roman" w:cs="Times New Roman"/>
          <w:sz w:val="24"/>
          <w:szCs w:val="28"/>
        </w:rPr>
        <w:t>average r</w:t>
      </w:r>
      <w:r w:rsidR="0061399D">
        <w:rPr>
          <w:rFonts w:ascii="Times New Roman" w:hAnsi="Times New Roman" w:cs="Times New Roman"/>
          <w:sz w:val="24"/>
          <w:szCs w:val="28"/>
        </w:rPr>
        <w:t xml:space="preserve">esults </w:t>
      </w:r>
      <w:r w:rsidR="0061399D" w:rsidRPr="0012155C">
        <w:rPr>
          <w:rFonts w:ascii="Times New Roman" w:hAnsi="Times New Roman" w:cs="Times New Roman"/>
          <w:sz w:val="24"/>
          <w:szCs w:val="28"/>
        </w:rPr>
        <w:t>over 10 independent runs of</w:t>
      </w:r>
      <w:r w:rsidR="0061399D" w:rsidRPr="0012155C">
        <w:rPr>
          <w:rFonts w:ascii="Times New Roman" w:hAnsi="Times New Roman" w:cs="Times New Roman"/>
          <w:sz w:val="24"/>
          <w:szCs w:val="24"/>
        </w:rPr>
        <w:t xml:space="preserve"> GPR-KG</w:t>
      </w:r>
      <w:r w:rsidR="005025DC">
        <w:rPr>
          <w:rFonts w:ascii="Times New Roman" w:hAnsi="Times New Roman" w:cs="Times New Roman"/>
          <w:sz w:val="24"/>
          <w:szCs w:val="24"/>
        </w:rPr>
        <w:t>.</w:t>
      </w:r>
    </w:p>
    <w:tbl>
      <w:tblPr>
        <w:tblStyle w:val="ab"/>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0"/>
        <w:gridCol w:w="1323"/>
        <w:gridCol w:w="1537"/>
        <w:gridCol w:w="1830"/>
        <w:gridCol w:w="222"/>
        <w:gridCol w:w="936"/>
        <w:gridCol w:w="1643"/>
      </w:tblGrid>
      <w:tr w:rsidR="00210312" w14:paraId="202A17CD" w14:textId="77777777" w:rsidTr="00691F38">
        <w:trPr>
          <w:trHeight w:hRule="exact" w:val="397"/>
          <w:jc w:val="center"/>
        </w:trPr>
        <w:tc>
          <w:tcPr>
            <w:tcW w:w="0" w:type="auto"/>
            <w:tcBorders>
              <w:top w:val="single" w:sz="8" w:space="0" w:color="auto"/>
              <w:bottom w:val="single" w:sz="8" w:space="0" w:color="auto"/>
            </w:tcBorders>
            <w:vAlign w:val="center"/>
          </w:tcPr>
          <w:p w14:paraId="3E3A0B4E" w14:textId="77777777"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T</w:t>
            </w:r>
            <w:r>
              <w:rPr>
                <w:rFonts w:ascii="Times New Roman" w:hAnsi="Times New Roman" w:cs="Times New Roman"/>
                <w:sz w:val="24"/>
                <w:szCs w:val="28"/>
              </w:rPr>
              <w:t>est problem</w:t>
            </w:r>
          </w:p>
        </w:tc>
        <w:tc>
          <w:tcPr>
            <w:tcW w:w="0" w:type="auto"/>
            <w:tcBorders>
              <w:top w:val="single" w:sz="8" w:space="0" w:color="auto"/>
              <w:bottom w:val="single" w:sz="8" w:space="0" w:color="auto"/>
            </w:tcBorders>
            <w:vAlign w:val="center"/>
          </w:tcPr>
          <w:p w14:paraId="53D076D1" w14:textId="664DA631"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N</w:t>
            </w:r>
            <w:r>
              <w:rPr>
                <w:rFonts w:ascii="Times New Roman" w:hAnsi="Times New Roman" w:cs="Times New Roman"/>
                <w:sz w:val="24"/>
                <w:szCs w:val="28"/>
              </w:rPr>
              <w:t>o. of FEs.</w:t>
            </w:r>
          </w:p>
        </w:tc>
        <w:tc>
          <w:tcPr>
            <w:tcW w:w="0" w:type="auto"/>
            <w:tcBorders>
              <w:top w:val="single" w:sz="8" w:space="0" w:color="auto"/>
              <w:bottom w:val="single" w:sz="8" w:space="0" w:color="auto"/>
            </w:tcBorders>
            <w:vAlign w:val="center"/>
          </w:tcPr>
          <w:p w14:paraId="7F6B14B3" w14:textId="4CB7EA46"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N</w:t>
            </w:r>
            <w:r>
              <w:rPr>
                <w:rFonts w:ascii="Times New Roman" w:hAnsi="Times New Roman" w:cs="Times New Roman"/>
                <w:sz w:val="24"/>
                <w:szCs w:val="28"/>
              </w:rPr>
              <w:t>o. of TPOS.</w:t>
            </w:r>
          </w:p>
        </w:tc>
        <w:tc>
          <w:tcPr>
            <w:tcW w:w="0" w:type="auto"/>
            <w:tcBorders>
              <w:top w:val="single" w:sz="8" w:space="0" w:color="auto"/>
              <w:bottom w:val="single" w:sz="8" w:space="0" w:color="auto"/>
            </w:tcBorders>
          </w:tcPr>
          <w:p w14:paraId="4A0622FE" w14:textId="775DBA2C" w:rsidR="00210312" w:rsidRDefault="001B4A42"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 xml:space="preserve">A. </w:t>
            </w:r>
            <w:r w:rsidR="00210312">
              <w:rPr>
                <w:rFonts w:ascii="Times New Roman" w:hAnsi="Times New Roman" w:cs="Times New Roman" w:hint="eastAsia"/>
                <w:sz w:val="24"/>
                <w:szCs w:val="28"/>
              </w:rPr>
              <w:t>N</w:t>
            </w:r>
            <w:r w:rsidR="00210312">
              <w:rPr>
                <w:rFonts w:ascii="Times New Roman" w:hAnsi="Times New Roman" w:cs="Times New Roman"/>
                <w:sz w:val="24"/>
                <w:szCs w:val="28"/>
              </w:rPr>
              <w:t xml:space="preserve">o. of </w:t>
            </w:r>
            <w:r w:rsidR="003F300F">
              <w:rPr>
                <w:rFonts w:ascii="Times New Roman" w:hAnsi="Times New Roman" w:cs="Times New Roman"/>
                <w:sz w:val="24"/>
                <w:szCs w:val="28"/>
              </w:rPr>
              <w:t>L</w:t>
            </w:r>
            <w:r w:rsidR="00210312">
              <w:rPr>
                <w:rFonts w:ascii="Times New Roman" w:hAnsi="Times New Roman" w:cs="Times New Roman"/>
                <w:sz w:val="24"/>
                <w:szCs w:val="28"/>
              </w:rPr>
              <w:t>POS.</w:t>
            </w:r>
          </w:p>
        </w:tc>
        <w:tc>
          <w:tcPr>
            <w:tcW w:w="0" w:type="auto"/>
            <w:tcBorders>
              <w:top w:val="single" w:sz="8" w:space="0" w:color="auto"/>
              <w:bottom w:val="single" w:sz="8" w:space="0" w:color="auto"/>
            </w:tcBorders>
            <w:vAlign w:val="center"/>
          </w:tcPr>
          <w:p w14:paraId="68794FCD" w14:textId="77777777" w:rsidR="00210312" w:rsidRDefault="00210312" w:rsidP="007F5B20">
            <w:pPr>
              <w:adjustRightInd w:val="0"/>
              <w:snapToGrid w:val="0"/>
              <w:jc w:val="center"/>
              <w:rPr>
                <w:rFonts w:ascii="Times New Roman" w:hAnsi="Times New Roman" w:cs="Times New Roman"/>
                <w:sz w:val="24"/>
                <w:szCs w:val="28"/>
              </w:rPr>
            </w:pPr>
          </w:p>
        </w:tc>
        <w:tc>
          <w:tcPr>
            <w:tcW w:w="0" w:type="auto"/>
            <w:tcBorders>
              <w:top w:val="single" w:sz="8" w:space="0" w:color="auto"/>
              <w:bottom w:val="single" w:sz="8" w:space="0" w:color="auto"/>
            </w:tcBorders>
            <w:vAlign w:val="center"/>
          </w:tcPr>
          <w:p w14:paraId="10F74A09" w14:textId="241EC27C" w:rsidR="00210312" w:rsidRDefault="002034AA"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A</w:t>
            </w:r>
            <w:r w:rsidR="00614F58">
              <w:rPr>
                <w:rFonts w:ascii="Times New Roman" w:hAnsi="Times New Roman" w:cs="Times New Roman"/>
                <w:sz w:val="24"/>
                <w:szCs w:val="28"/>
              </w:rPr>
              <w:t xml:space="preserve">. </w:t>
            </w:r>
            <w:r w:rsidR="00210312">
              <w:rPr>
                <w:rFonts w:ascii="Times New Roman" w:hAnsi="Times New Roman" w:cs="Times New Roman" w:hint="eastAsia"/>
                <w:sz w:val="24"/>
                <w:szCs w:val="28"/>
              </w:rPr>
              <w:t>I</w:t>
            </w:r>
            <w:r w:rsidR="00210312">
              <w:rPr>
                <w:rFonts w:ascii="Times New Roman" w:hAnsi="Times New Roman" w:cs="Times New Roman"/>
                <w:sz w:val="24"/>
                <w:szCs w:val="28"/>
              </w:rPr>
              <w:t>GD</w:t>
            </w:r>
          </w:p>
        </w:tc>
        <w:tc>
          <w:tcPr>
            <w:tcW w:w="0" w:type="auto"/>
            <w:tcBorders>
              <w:top w:val="single" w:sz="8" w:space="0" w:color="auto"/>
              <w:bottom w:val="single" w:sz="8" w:space="0" w:color="auto"/>
            </w:tcBorders>
            <w:vAlign w:val="center"/>
          </w:tcPr>
          <w:p w14:paraId="79DFF795" w14:textId="1A5F4BF1" w:rsidR="00210312" w:rsidRDefault="00614F58"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 xml:space="preserve">A. </w:t>
            </w:r>
            <w:r w:rsidR="00210312">
              <w:rPr>
                <w:rFonts w:ascii="Times New Roman" w:hAnsi="Times New Roman" w:cs="Times New Roman" w:hint="eastAsia"/>
                <w:sz w:val="24"/>
                <w:szCs w:val="28"/>
              </w:rPr>
              <w:t>C</w:t>
            </w:r>
            <w:r w:rsidR="00210312">
              <w:rPr>
                <w:rFonts w:ascii="Times New Roman" w:hAnsi="Times New Roman" w:cs="Times New Roman"/>
                <w:sz w:val="24"/>
                <w:szCs w:val="28"/>
              </w:rPr>
              <w:t>omp. time</w:t>
            </w:r>
          </w:p>
        </w:tc>
      </w:tr>
      <w:tr w:rsidR="00210312" w14:paraId="06024FC8" w14:textId="77777777" w:rsidTr="00691F38">
        <w:trPr>
          <w:trHeight w:hRule="exact" w:val="397"/>
          <w:jc w:val="center"/>
        </w:trPr>
        <w:tc>
          <w:tcPr>
            <w:tcW w:w="0" w:type="auto"/>
            <w:tcBorders>
              <w:top w:val="single" w:sz="8" w:space="0" w:color="auto"/>
            </w:tcBorders>
            <w:vAlign w:val="center"/>
          </w:tcPr>
          <w:p w14:paraId="09DFD2F1" w14:textId="77777777"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RZDT1</w:t>
            </w:r>
          </w:p>
        </w:tc>
        <w:tc>
          <w:tcPr>
            <w:tcW w:w="0" w:type="auto"/>
            <w:tcBorders>
              <w:top w:val="single" w:sz="8" w:space="0" w:color="auto"/>
            </w:tcBorders>
            <w:vAlign w:val="center"/>
          </w:tcPr>
          <w:p w14:paraId="6AAC1541" w14:textId="77777777"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111</w:t>
            </w:r>
          </w:p>
        </w:tc>
        <w:tc>
          <w:tcPr>
            <w:tcW w:w="0" w:type="auto"/>
            <w:tcBorders>
              <w:top w:val="single" w:sz="8" w:space="0" w:color="auto"/>
            </w:tcBorders>
            <w:vAlign w:val="center"/>
          </w:tcPr>
          <w:p w14:paraId="66B8572C" w14:textId="77777777"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32</w:t>
            </w:r>
          </w:p>
        </w:tc>
        <w:tc>
          <w:tcPr>
            <w:tcW w:w="0" w:type="auto"/>
            <w:tcBorders>
              <w:top w:val="single" w:sz="8" w:space="0" w:color="auto"/>
            </w:tcBorders>
          </w:tcPr>
          <w:p w14:paraId="48F516CA" w14:textId="2487CF80" w:rsidR="00210312" w:rsidRDefault="00202964"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18</w:t>
            </w:r>
            <w:r w:rsidR="00F91393">
              <w:rPr>
                <w:rFonts w:ascii="Times New Roman" w:hAnsi="Times New Roman" w:cs="Times New Roman"/>
                <w:sz w:val="24"/>
                <w:szCs w:val="28"/>
              </w:rPr>
              <w:t>.5</w:t>
            </w:r>
          </w:p>
        </w:tc>
        <w:tc>
          <w:tcPr>
            <w:tcW w:w="0" w:type="auto"/>
            <w:tcBorders>
              <w:top w:val="single" w:sz="8" w:space="0" w:color="auto"/>
            </w:tcBorders>
            <w:vAlign w:val="center"/>
          </w:tcPr>
          <w:p w14:paraId="7D781B1F" w14:textId="77777777" w:rsidR="00210312" w:rsidRDefault="00210312" w:rsidP="007F5B20">
            <w:pPr>
              <w:adjustRightInd w:val="0"/>
              <w:snapToGrid w:val="0"/>
              <w:jc w:val="center"/>
              <w:rPr>
                <w:rFonts w:ascii="Times New Roman" w:hAnsi="Times New Roman" w:cs="Times New Roman"/>
                <w:sz w:val="24"/>
                <w:szCs w:val="28"/>
              </w:rPr>
            </w:pPr>
          </w:p>
        </w:tc>
        <w:tc>
          <w:tcPr>
            <w:tcW w:w="0" w:type="auto"/>
            <w:tcBorders>
              <w:top w:val="single" w:sz="8" w:space="0" w:color="auto"/>
            </w:tcBorders>
            <w:vAlign w:val="center"/>
          </w:tcPr>
          <w:p w14:paraId="03B56901" w14:textId="6DFBD55C"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0</w:t>
            </w:r>
            <w:r>
              <w:rPr>
                <w:rFonts w:ascii="Times New Roman" w:hAnsi="Times New Roman" w:cs="Times New Roman"/>
                <w:sz w:val="24"/>
                <w:szCs w:val="28"/>
              </w:rPr>
              <w:t>.0</w:t>
            </w:r>
            <w:r w:rsidR="00F91393">
              <w:rPr>
                <w:rFonts w:ascii="Times New Roman" w:hAnsi="Times New Roman" w:cs="Times New Roman"/>
                <w:sz w:val="24"/>
                <w:szCs w:val="28"/>
              </w:rPr>
              <w:t>55</w:t>
            </w:r>
          </w:p>
        </w:tc>
        <w:tc>
          <w:tcPr>
            <w:tcW w:w="0" w:type="auto"/>
            <w:tcBorders>
              <w:top w:val="single" w:sz="8" w:space="0" w:color="auto"/>
            </w:tcBorders>
            <w:vAlign w:val="center"/>
          </w:tcPr>
          <w:p w14:paraId="6189FED6" w14:textId="394C5BE8"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A</w:t>
            </w:r>
            <w:r>
              <w:rPr>
                <w:rFonts w:ascii="Times New Roman" w:hAnsi="Times New Roman" w:cs="Times New Roman"/>
                <w:sz w:val="24"/>
                <w:szCs w:val="28"/>
              </w:rPr>
              <w:t>bout 5</w:t>
            </w:r>
            <w:r w:rsidR="00A054F0">
              <w:rPr>
                <w:rFonts w:ascii="Times New Roman" w:hAnsi="Times New Roman" w:cs="Times New Roman"/>
                <w:sz w:val="24"/>
                <w:szCs w:val="28"/>
              </w:rPr>
              <w:t>0</w:t>
            </w:r>
            <w:r>
              <w:rPr>
                <w:rFonts w:ascii="Times New Roman" w:hAnsi="Times New Roman" w:cs="Times New Roman"/>
                <w:sz w:val="24"/>
                <w:szCs w:val="28"/>
              </w:rPr>
              <w:t xml:space="preserve"> min</w:t>
            </w:r>
          </w:p>
        </w:tc>
      </w:tr>
      <w:tr w:rsidR="00210312" w14:paraId="314C6BA8" w14:textId="77777777" w:rsidTr="00691F38">
        <w:trPr>
          <w:trHeight w:hRule="exact" w:val="397"/>
          <w:jc w:val="center"/>
        </w:trPr>
        <w:tc>
          <w:tcPr>
            <w:tcW w:w="0" w:type="auto"/>
            <w:vAlign w:val="center"/>
          </w:tcPr>
          <w:p w14:paraId="21BB5EAF" w14:textId="77777777"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RZDT2</w:t>
            </w:r>
          </w:p>
        </w:tc>
        <w:tc>
          <w:tcPr>
            <w:tcW w:w="0" w:type="auto"/>
            <w:vAlign w:val="center"/>
          </w:tcPr>
          <w:p w14:paraId="2C2C2DCD" w14:textId="77777777"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111</w:t>
            </w:r>
          </w:p>
        </w:tc>
        <w:tc>
          <w:tcPr>
            <w:tcW w:w="0" w:type="auto"/>
            <w:vAlign w:val="center"/>
          </w:tcPr>
          <w:p w14:paraId="35E5DD3A" w14:textId="77777777"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32</w:t>
            </w:r>
          </w:p>
        </w:tc>
        <w:tc>
          <w:tcPr>
            <w:tcW w:w="0" w:type="auto"/>
          </w:tcPr>
          <w:p w14:paraId="4E64C60C" w14:textId="79B04635" w:rsidR="00210312" w:rsidRDefault="001B5874"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1</w:t>
            </w:r>
            <w:r w:rsidR="009C419B">
              <w:rPr>
                <w:rFonts w:ascii="Times New Roman" w:hAnsi="Times New Roman" w:cs="Times New Roman"/>
                <w:sz w:val="24"/>
                <w:szCs w:val="28"/>
              </w:rPr>
              <w:t>6</w:t>
            </w:r>
            <w:r w:rsidR="00BC476D">
              <w:rPr>
                <w:rFonts w:ascii="Times New Roman" w:hAnsi="Times New Roman" w:cs="Times New Roman"/>
                <w:sz w:val="24"/>
                <w:szCs w:val="28"/>
              </w:rPr>
              <w:t>.</w:t>
            </w:r>
            <w:r w:rsidR="00F91393">
              <w:rPr>
                <w:rFonts w:ascii="Times New Roman" w:hAnsi="Times New Roman" w:cs="Times New Roman"/>
                <w:sz w:val="24"/>
                <w:szCs w:val="28"/>
              </w:rPr>
              <w:t>3</w:t>
            </w:r>
          </w:p>
        </w:tc>
        <w:tc>
          <w:tcPr>
            <w:tcW w:w="0" w:type="auto"/>
            <w:vAlign w:val="center"/>
          </w:tcPr>
          <w:p w14:paraId="0B0E9B3F" w14:textId="77777777" w:rsidR="00210312" w:rsidRDefault="00210312" w:rsidP="007F5B20">
            <w:pPr>
              <w:adjustRightInd w:val="0"/>
              <w:snapToGrid w:val="0"/>
              <w:jc w:val="center"/>
              <w:rPr>
                <w:rFonts w:ascii="Times New Roman" w:hAnsi="Times New Roman" w:cs="Times New Roman"/>
                <w:sz w:val="24"/>
                <w:szCs w:val="28"/>
              </w:rPr>
            </w:pPr>
          </w:p>
        </w:tc>
        <w:tc>
          <w:tcPr>
            <w:tcW w:w="0" w:type="auto"/>
            <w:vAlign w:val="center"/>
          </w:tcPr>
          <w:p w14:paraId="4A666E0B" w14:textId="3895E6DB"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0</w:t>
            </w:r>
            <w:r>
              <w:rPr>
                <w:rFonts w:ascii="Times New Roman" w:hAnsi="Times New Roman" w:cs="Times New Roman"/>
                <w:sz w:val="24"/>
                <w:szCs w:val="28"/>
              </w:rPr>
              <w:t>.</w:t>
            </w:r>
            <w:r w:rsidR="00016321">
              <w:rPr>
                <w:rFonts w:ascii="Times New Roman" w:hAnsi="Times New Roman" w:cs="Times New Roman"/>
                <w:sz w:val="24"/>
                <w:szCs w:val="28"/>
              </w:rPr>
              <w:t>103</w:t>
            </w:r>
          </w:p>
        </w:tc>
        <w:tc>
          <w:tcPr>
            <w:tcW w:w="0" w:type="auto"/>
            <w:vAlign w:val="center"/>
          </w:tcPr>
          <w:p w14:paraId="569871A3" w14:textId="77777777"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A</w:t>
            </w:r>
            <w:r>
              <w:rPr>
                <w:rFonts w:ascii="Times New Roman" w:hAnsi="Times New Roman" w:cs="Times New Roman"/>
                <w:sz w:val="24"/>
                <w:szCs w:val="28"/>
              </w:rPr>
              <w:t>bout 50 min</w:t>
            </w:r>
          </w:p>
        </w:tc>
      </w:tr>
      <w:tr w:rsidR="00210312" w14:paraId="41BCD3F3" w14:textId="77777777" w:rsidTr="00691F38">
        <w:trPr>
          <w:trHeight w:hRule="exact" w:val="397"/>
          <w:jc w:val="center"/>
        </w:trPr>
        <w:tc>
          <w:tcPr>
            <w:tcW w:w="0" w:type="auto"/>
            <w:tcBorders>
              <w:bottom w:val="single" w:sz="8" w:space="0" w:color="auto"/>
            </w:tcBorders>
            <w:vAlign w:val="center"/>
          </w:tcPr>
          <w:p w14:paraId="5BCAE605" w14:textId="77777777"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RZDT5</w:t>
            </w:r>
          </w:p>
        </w:tc>
        <w:tc>
          <w:tcPr>
            <w:tcW w:w="0" w:type="auto"/>
            <w:tcBorders>
              <w:bottom w:val="single" w:sz="8" w:space="0" w:color="auto"/>
            </w:tcBorders>
            <w:vAlign w:val="center"/>
          </w:tcPr>
          <w:p w14:paraId="11E72D6E" w14:textId="77777777"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111</w:t>
            </w:r>
          </w:p>
        </w:tc>
        <w:tc>
          <w:tcPr>
            <w:tcW w:w="0" w:type="auto"/>
            <w:tcBorders>
              <w:bottom w:val="single" w:sz="8" w:space="0" w:color="auto"/>
            </w:tcBorders>
            <w:vAlign w:val="center"/>
          </w:tcPr>
          <w:p w14:paraId="6CC67FBE" w14:textId="77777777"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1</w:t>
            </w:r>
            <w:r>
              <w:rPr>
                <w:rFonts w:ascii="Times New Roman" w:hAnsi="Times New Roman" w:cs="Times New Roman"/>
                <w:sz w:val="24"/>
                <w:szCs w:val="28"/>
              </w:rPr>
              <w:t>2</w:t>
            </w:r>
          </w:p>
        </w:tc>
        <w:tc>
          <w:tcPr>
            <w:tcW w:w="0" w:type="auto"/>
            <w:tcBorders>
              <w:bottom w:val="single" w:sz="8" w:space="0" w:color="auto"/>
            </w:tcBorders>
          </w:tcPr>
          <w:p w14:paraId="161F915D" w14:textId="39AE5C42"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1</w:t>
            </w:r>
            <w:r w:rsidR="00E71424">
              <w:rPr>
                <w:rFonts w:ascii="Times New Roman" w:hAnsi="Times New Roman" w:cs="Times New Roman"/>
                <w:sz w:val="24"/>
                <w:szCs w:val="28"/>
              </w:rPr>
              <w:t>1.1</w:t>
            </w:r>
          </w:p>
        </w:tc>
        <w:tc>
          <w:tcPr>
            <w:tcW w:w="0" w:type="auto"/>
            <w:tcBorders>
              <w:bottom w:val="single" w:sz="8" w:space="0" w:color="auto"/>
            </w:tcBorders>
            <w:vAlign w:val="center"/>
          </w:tcPr>
          <w:p w14:paraId="541861A5" w14:textId="77777777" w:rsidR="00210312" w:rsidRDefault="00210312" w:rsidP="007F5B20">
            <w:pPr>
              <w:adjustRightInd w:val="0"/>
              <w:snapToGrid w:val="0"/>
              <w:jc w:val="center"/>
              <w:rPr>
                <w:rFonts w:ascii="Times New Roman" w:hAnsi="Times New Roman" w:cs="Times New Roman"/>
                <w:sz w:val="24"/>
                <w:szCs w:val="28"/>
              </w:rPr>
            </w:pPr>
          </w:p>
        </w:tc>
        <w:tc>
          <w:tcPr>
            <w:tcW w:w="0" w:type="auto"/>
            <w:tcBorders>
              <w:bottom w:val="single" w:sz="8" w:space="0" w:color="auto"/>
            </w:tcBorders>
            <w:vAlign w:val="center"/>
          </w:tcPr>
          <w:p w14:paraId="4666CE02" w14:textId="640557DE"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0</w:t>
            </w:r>
            <w:r w:rsidR="00D172B5">
              <w:rPr>
                <w:rFonts w:ascii="Times New Roman" w:hAnsi="Times New Roman" w:cs="Times New Roman"/>
                <w:sz w:val="24"/>
                <w:szCs w:val="28"/>
              </w:rPr>
              <w:t>.005</w:t>
            </w:r>
          </w:p>
        </w:tc>
        <w:tc>
          <w:tcPr>
            <w:tcW w:w="0" w:type="auto"/>
            <w:tcBorders>
              <w:bottom w:val="single" w:sz="8" w:space="0" w:color="auto"/>
            </w:tcBorders>
            <w:vAlign w:val="center"/>
          </w:tcPr>
          <w:p w14:paraId="70F9FF1C" w14:textId="4E4D6BED" w:rsidR="00210312" w:rsidRDefault="00210312" w:rsidP="007F5B20">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A</w:t>
            </w:r>
            <w:r>
              <w:rPr>
                <w:rFonts w:ascii="Times New Roman" w:hAnsi="Times New Roman" w:cs="Times New Roman"/>
                <w:sz w:val="24"/>
                <w:szCs w:val="28"/>
              </w:rPr>
              <w:t>bout 5</w:t>
            </w:r>
            <w:r w:rsidR="00A054F0">
              <w:rPr>
                <w:rFonts w:ascii="Times New Roman" w:hAnsi="Times New Roman" w:cs="Times New Roman"/>
                <w:sz w:val="24"/>
                <w:szCs w:val="28"/>
              </w:rPr>
              <w:t>0</w:t>
            </w:r>
            <w:r>
              <w:rPr>
                <w:rFonts w:ascii="Times New Roman" w:hAnsi="Times New Roman" w:cs="Times New Roman"/>
                <w:sz w:val="24"/>
                <w:szCs w:val="28"/>
              </w:rPr>
              <w:t xml:space="preserve"> min</w:t>
            </w:r>
          </w:p>
        </w:tc>
      </w:tr>
    </w:tbl>
    <w:p w14:paraId="041BF802" w14:textId="480766E9" w:rsidR="00210312" w:rsidRPr="00F06668" w:rsidRDefault="00210312" w:rsidP="007F5B20">
      <w:pPr>
        <w:adjustRightInd w:val="0"/>
        <w:snapToGrid w:val="0"/>
        <w:rPr>
          <w:rFonts w:ascii="Times New Roman" w:hAnsi="Times New Roman" w:cs="Times New Roman"/>
          <w:i/>
          <w:iCs/>
          <w:sz w:val="24"/>
          <w:szCs w:val="28"/>
        </w:rPr>
      </w:pPr>
      <w:r w:rsidRPr="00F06668">
        <w:rPr>
          <w:rFonts w:ascii="Times New Roman" w:hAnsi="Times New Roman" w:cs="Times New Roman" w:hint="eastAsia"/>
          <w:b/>
          <w:bCs/>
          <w:i/>
          <w:iCs/>
          <w:sz w:val="24"/>
          <w:szCs w:val="28"/>
        </w:rPr>
        <w:t>N</w:t>
      </w:r>
      <w:r w:rsidRPr="00F06668">
        <w:rPr>
          <w:rFonts w:ascii="Times New Roman" w:hAnsi="Times New Roman" w:cs="Times New Roman"/>
          <w:b/>
          <w:bCs/>
          <w:i/>
          <w:iCs/>
          <w:sz w:val="24"/>
          <w:szCs w:val="28"/>
        </w:rPr>
        <w:t>ote:</w:t>
      </w:r>
      <w:r w:rsidRPr="00F06668">
        <w:rPr>
          <w:rFonts w:ascii="Times New Roman" w:hAnsi="Times New Roman" w:cs="Times New Roman"/>
          <w:i/>
          <w:iCs/>
          <w:sz w:val="24"/>
          <w:szCs w:val="28"/>
        </w:rPr>
        <w:t xml:space="preserve"> </w:t>
      </w:r>
      <w:r w:rsidRPr="00F06668">
        <w:rPr>
          <w:rFonts w:ascii="Times New Roman" w:hAnsi="Times New Roman" w:cs="Times New Roman" w:hint="eastAsia"/>
          <w:i/>
          <w:iCs/>
          <w:sz w:val="24"/>
          <w:szCs w:val="28"/>
        </w:rPr>
        <w:t>N</w:t>
      </w:r>
      <w:r w:rsidRPr="00F06668">
        <w:rPr>
          <w:rFonts w:ascii="Times New Roman" w:hAnsi="Times New Roman" w:cs="Times New Roman"/>
          <w:i/>
          <w:iCs/>
          <w:sz w:val="24"/>
          <w:szCs w:val="28"/>
        </w:rPr>
        <w:t>o. of FEs. denote</w:t>
      </w:r>
      <w:r w:rsidR="00D8252D">
        <w:rPr>
          <w:rFonts w:ascii="Times New Roman" w:hAnsi="Times New Roman" w:cs="Times New Roman"/>
          <w:i/>
          <w:iCs/>
          <w:sz w:val="24"/>
          <w:szCs w:val="28"/>
        </w:rPr>
        <w:t>s</w:t>
      </w:r>
      <w:r w:rsidRPr="00F06668">
        <w:rPr>
          <w:rFonts w:ascii="Times New Roman" w:hAnsi="Times New Roman" w:cs="Times New Roman"/>
          <w:i/>
          <w:iCs/>
          <w:sz w:val="24"/>
          <w:szCs w:val="28"/>
        </w:rPr>
        <w:t xml:space="preserve"> the </w:t>
      </w:r>
      <w:r w:rsidRPr="009D3340">
        <w:rPr>
          <w:rFonts w:ascii="Times New Roman" w:hAnsi="Times New Roman" w:cs="Times New Roman"/>
          <w:i/>
          <w:iCs/>
          <w:sz w:val="24"/>
          <w:szCs w:val="28"/>
        </w:rPr>
        <w:t xml:space="preserve">number of </w:t>
      </w:r>
      <w:r w:rsidR="002E0DBF">
        <w:rPr>
          <w:rFonts w:ascii="Times New Roman" w:hAnsi="Times New Roman" w:cs="Times New Roman"/>
          <w:i/>
          <w:iCs/>
          <w:sz w:val="24"/>
          <w:szCs w:val="28"/>
        </w:rPr>
        <w:t>function evaluatio</w:t>
      </w:r>
      <w:r w:rsidR="002E0DBF" w:rsidRPr="009D3340">
        <w:rPr>
          <w:rFonts w:ascii="Times New Roman" w:hAnsi="Times New Roman" w:cs="Times New Roman"/>
          <w:i/>
          <w:iCs/>
          <w:sz w:val="24"/>
          <w:szCs w:val="28"/>
        </w:rPr>
        <w:t>ns</w:t>
      </w:r>
      <w:r>
        <w:rPr>
          <w:rFonts w:ascii="Times New Roman" w:hAnsi="Times New Roman" w:cs="Times New Roman"/>
          <w:i/>
          <w:iCs/>
          <w:sz w:val="24"/>
          <w:szCs w:val="28"/>
        </w:rPr>
        <w:t xml:space="preserve"> </w:t>
      </w:r>
      <w:r w:rsidR="003840D8">
        <w:rPr>
          <w:rFonts w:ascii="Times New Roman" w:hAnsi="Times New Roman" w:cs="Times New Roman"/>
          <w:i/>
          <w:iCs/>
          <w:sz w:val="24"/>
          <w:szCs w:val="28"/>
        </w:rPr>
        <w:t xml:space="preserve">for each run of </w:t>
      </w:r>
      <w:r w:rsidR="003840D8" w:rsidRPr="00C76DDC">
        <w:rPr>
          <w:rFonts w:ascii="Times New Roman" w:hAnsi="Times New Roman" w:cs="Times New Roman"/>
          <w:i/>
          <w:iCs/>
          <w:sz w:val="24"/>
          <w:szCs w:val="24"/>
        </w:rPr>
        <w:t>GPR-KG</w:t>
      </w:r>
      <w:r w:rsidR="00DB1134">
        <w:rPr>
          <w:rFonts w:ascii="Times New Roman" w:hAnsi="Times New Roman" w:cs="Times New Roman"/>
          <w:i/>
          <w:iCs/>
          <w:sz w:val="24"/>
          <w:szCs w:val="28"/>
        </w:rPr>
        <w:t xml:space="preserve">, </w:t>
      </w:r>
      <w:r>
        <w:rPr>
          <w:rFonts w:ascii="Times New Roman" w:hAnsi="Times New Roman" w:cs="Times New Roman"/>
          <w:i/>
          <w:iCs/>
          <w:sz w:val="24"/>
          <w:szCs w:val="28"/>
        </w:rPr>
        <w:t xml:space="preserve">and </w:t>
      </w:r>
      <w:r w:rsidR="00D8252D" w:rsidRPr="00A53563">
        <w:rPr>
          <w:rFonts w:ascii="Times New Roman" w:hAnsi="Times New Roman" w:cs="Times New Roman" w:hint="eastAsia"/>
          <w:i/>
          <w:iCs/>
          <w:sz w:val="24"/>
          <w:szCs w:val="28"/>
        </w:rPr>
        <w:t>N</w:t>
      </w:r>
      <w:r w:rsidR="00D8252D" w:rsidRPr="00A53563">
        <w:rPr>
          <w:rFonts w:ascii="Times New Roman" w:hAnsi="Times New Roman" w:cs="Times New Roman"/>
          <w:i/>
          <w:iCs/>
          <w:sz w:val="24"/>
          <w:szCs w:val="28"/>
        </w:rPr>
        <w:t>o. of T</w:t>
      </w:r>
      <w:r w:rsidR="00D8252D">
        <w:rPr>
          <w:rFonts w:ascii="Times New Roman" w:hAnsi="Times New Roman" w:cs="Times New Roman"/>
          <w:i/>
          <w:iCs/>
          <w:sz w:val="24"/>
          <w:szCs w:val="28"/>
        </w:rPr>
        <w:t>P</w:t>
      </w:r>
      <w:r w:rsidR="00D8252D" w:rsidRPr="00A53563">
        <w:rPr>
          <w:rFonts w:ascii="Times New Roman" w:hAnsi="Times New Roman" w:cs="Times New Roman"/>
          <w:i/>
          <w:iCs/>
          <w:sz w:val="24"/>
          <w:szCs w:val="28"/>
        </w:rPr>
        <w:t>OS.</w:t>
      </w:r>
      <w:r w:rsidR="00D8252D">
        <w:rPr>
          <w:rFonts w:ascii="Times New Roman" w:hAnsi="Times New Roman" w:cs="Times New Roman"/>
          <w:sz w:val="24"/>
          <w:szCs w:val="28"/>
        </w:rPr>
        <w:t xml:space="preserve"> is </w:t>
      </w:r>
      <w:r>
        <w:rPr>
          <w:rFonts w:ascii="Times New Roman" w:hAnsi="Times New Roman" w:cs="Times New Roman"/>
          <w:i/>
          <w:iCs/>
          <w:sz w:val="24"/>
          <w:szCs w:val="28"/>
        </w:rPr>
        <w:t>the number of theoretical Pareto optimal solutions</w:t>
      </w:r>
      <w:r w:rsidRPr="00F06668">
        <w:rPr>
          <w:rFonts w:ascii="Times New Roman" w:hAnsi="Times New Roman" w:cs="Times New Roman"/>
          <w:i/>
          <w:iCs/>
          <w:sz w:val="24"/>
          <w:szCs w:val="28"/>
        </w:rPr>
        <w:t xml:space="preserve">. </w:t>
      </w:r>
      <w:r w:rsidR="008167C1">
        <w:rPr>
          <w:rFonts w:ascii="Times New Roman" w:hAnsi="Times New Roman" w:cs="Times New Roman"/>
          <w:i/>
          <w:iCs/>
          <w:sz w:val="24"/>
          <w:szCs w:val="28"/>
        </w:rPr>
        <w:t xml:space="preserve">A. </w:t>
      </w:r>
      <w:r w:rsidRPr="00F06668">
        <w:rPr>
          <w:rFonts w:ascii="Times New Roman" w:hAnsi="Times New Roman" w:cs="Times New Roman" w:hint="eastAsia"/>
          <w:i/>
          <w:iCs/>
          <w:sz w:val="24"/>
          <w:szCs w:val="28"/>
        </w:rPr>
        <w:t>N</w:t>
      </w:r>
      <w:r w:rsidRPr="00F06668">
        <w:rPr>
          <w:rFonts w:ascii="Times New Roman" w:hAnsi="Times New Roman" w:cs="Times New Roman"/>
          <w:i/>
          <w:iCs/>
          <w:sz w:val="24"/>
          <w:szCs w:val="28"/>
        </w:rPr>
        <w:t xml:space="preserve">o. of </w:t>
      </w:r>
      <w:r w:rsidR="00544FA0">
        <w:rPr>
          <w:rFonts w:ascii="Times New Roman" w:hAnsi="Times New Roman" w:cs="Times New Roman"/>
          <w:i/>
          <w:iCs/>
          <w:sz w:val="24"/>
          <w:szCs w:val="28"/>
        </w:rPr>
        <w:t>L</w:t>
      </w:r>
      <w:r>
        <w:rPr>
          <w:rFonts w:ascii="Times New Roman" w:hAnsi="Times New Roman" w:cs="Times New Roman"/>
          <w:i/>
          <w:iCs/>
          <w:sz w:val="24"/>
          <w:szCs w:val="28"/>
        </w:rPr>
        <w:t>PO</w:t>
      </w:r>
      <w:r w:rsidRPr="00F06668">
        <w:rPr>
          <w:rFonts w:ascii="Times New Roman" w:hAnsi="Times New Roman" w:cs="Times New Roman"/>
          <w:i/>
          <w:iCs/>
          <w:sz w:val="24"/>
          <w:szCs w:val="28"/>
        </w:rPr>
        <w:t>S.</w:t>
      </w:r>
      <w:r w:rsidR="00B40AAD">
        <w:rPr>
          <w:rFonts w:ascii="Times New Roman" w:hAnsi="Times New Roman" w:cs="Times New Roman"/>
          <w:i/>
          <w:iCs/>
          <w:sz w:val="24"/>
          <w:szCs w:val="28"/>
        </w:rPr>
        <w:t xml:space="preserve">, A. IGD and A. </w:t>
      </w:r>
      <w:r w:rsidR="00B40AAD" w:rsidRPr="00F06668">
        <w:rPr>
          <w:rFonts w:ascii="Times New Roman" w:hAnsi="Times New Roman" w:cs="Times New Roman" w:hint="eastAsia"/>
          <w:i/>
          <w:iCs/>
          <w:sz w:val="24"/>
          <w:szCs w:val="28"/>
        </w:rPr>
        <w:t>C</w:t>
      </w:r>
      <w:r w:rsidR="00B40AAD" w:rsidRPr="00F06668">
        <w:rPr>
          <w:rFonts w:ascii="Times New Roman" w:hAnsi="Times New Roman" w:cs="Times New Roman"/>
          <w:i/>
          <w:iCs/>
          <w:sz w:val="24"/>
          <w:szCs w:val="28"/>
        </w:rPr>
        <w:t>omp. time</w:t>
      </w:r>
      <w:r w:rsidRPr="00F06668">
        <w:rPr>
          <w:rFonts w:ascii="Times New Roman" w:hAnsi="Times New Roman" w:cs="Times New Roman"/>
          <w:i/>
          <w:iCs/>
          <w:sz w:val="24"/>
          <w:szCs w:val="28"/>
        </w:rPr>
        <w:t xml:space="preserve"> represent the </w:t>
      </w:r>
      <w:r w:rsidR="00FC5035">
        <w:rPr>
          <w:rFonts w:ascii="Times New Roman" w:hAnsi="Times New Roman" w:cs="Times New Roman"/>
          <w:i/>
          <w:iCs/>
          <w:sz w:val="24"/>
          <w:szCs w:val="28"/>
        </w:rPr>
        <w:t xml:space="preserve">average </w:t>
      </w:r>
      <w:r>
        <w:rPr>
          <w:rFonts w:ascii="Times New Roman" w:hAnsi="Times New Roman" w:cs="Times New Roman"/>
          <w:i/>
          <w:iCs/>
          <w:sz w:val="24"/>
          <w:szCs w:val="28"/>
        </w:rPr>
        <w:t xml:space="preserve">number of </w:t>
      </w:r>
      <w:r w:rsidR="00A813F3">
        <w:rPr>
          <w:rFonts w:ascii="Times New Roman" w:hAnsi="Times New Roman" w:cs="Times New Roman"/>
          <w:i/>
          <w:iCs/>
          <w:sz w:val="24"/>
          <w:szCs w:val="28"/>
        </w:rPr>
        <w:t xml:space="preserve">learned </w:t>
      </w:r>
      <w:r>
        <w:rPr>
          <w:rFonts w:ascii="Times New Roman" w:hAnsi="Times New Roman" w:cs="Times New Roman"/>
          <w:i/>
          <w:iCs/>
          <w:sz w:val="24"/>
          <w:szCs w:val="28"/>
        </w:rPr>
        <w:t>Pareto optimal solutions</w:t>
      </w:r>
      <w:r w:rsidR="00B83542">
        <w:rPr>
          <w:rFonts w:ascii="Times New Roman" w:hAnsi="Times New Roman" w:cs="Times New Roman"/>
          <w:i/>
          <w:iCs/>
          <w:sz w:val="24"/>
          <w:szCs w:val="28"/>
        </w:rPr>
        <w:t>, the average IGD value and the average running</w:t>
      </w:r>
      <w:r w:rsidR="00B83542" w:rsidRPr="00F06668">
        <w:rPr>
          <w:rFonts w:ascii="Times New Roman" w:hAnsi="Times New Roman" w:cs="Times New Roman"/>
          <w:i/>
          <w:iCs/>
          <w:sz w:val="24"/>
          <w:szCs w:val="28"/>
        </w:rPr>
        <w:t xml:space="preserve"> time </w:t>
      </w:r>
      <w:r w:rsidR="00826B75">
        <w:rPr>
          <w:rFonts w:ascii="Times New Roman" w:hAnsi="Times New Roman" w:cs="Times New Roman"/>
          <w:i/>
          <w:iCs/>
          <w:sz w:val="24"/>
          <w:szCs w:val="28"/>
        </w:rPr>
        <w:t xml:space="preserve">over 10 </w:t>
      </w:r>
      <w:r w:rsidR="00FD2F83">
        <w:rPr>
          <w:rFonts w:ascii="Times New Roman" w:hAnsi="Times New Roman" w:cs="Times New Roman"/>
          <w:i/>
          <w:iCs/>
          <w:sz w:val="24"/>
          <w:szCs w:val="28"/>
        </w:rPr>
        <w:t xml:space="preserve">independent </w:t>
      </w:r>
      <w:r w:rsidR="00826B75">
        <w:rPr>
          <w:rFonts w:ascii="Times New Roman" w:hAnsi="Times New Roman" w:cs="Times New Roman"/>
          <w:i/>
          <w:iCs/>
          <w:sz w:val="24"/>
          <w:szCs w:val="28"/>
        </w:rPr>
        <w:t>runs</w:t>
      </w:r>
      <w:r w:rsidR="0023526E">
        <w:rPr>
          <w:rFonts w:ascii="Times New Roman" w:hAnsi="Times New Roman" w:cs="Times New Roman"/>
          <w:i/>
          <w:iCs/>
          <w:sz w:val="24"/>
          <w:szCs w:val="28"/>
        </w:rPr>
        <w:t xml:space="preserve"> </w:t>
      </w:r>
      <w:r w:rsidR="00FD2F83">
        <w:rPr>
          <w:rFonts w:ascii="Times New Roman" w:hAnsi="Times New Roman" w:cs="Times New Roman"/>
          <w:i/>
          <w:iCs/>
          <w:sz w:val="24"/>
          <w:szCs w:val="28"/>
        </w:rPr>
        <w:t>of</w:t>
      </w:r>
      <w:r w:rsidR="00FD2F83" w:rsidRPr="0023526E">
        <w:rPr>
          <w:rFonts w:ascii="Times New Roman" w:hAnsi="Times New Roman" w:cs="Times New Roman"/>
          <w:i/>
          <w:iCs/>
          <w:sz w:val="24"/>
          <w:szCs w:val="24"/>
        </w:rPr>
        <w:t xml:space="preserve"> </w:t>
      </w:r>
      <w:r w:rsidR="0023526E" w:rsidRPr="00C76DDC">
        <w:rPr>
          <w:rFonts w:ascii="Times New Roman" w:hAnsi="Times New Roman" w:cs="Times New Roman"/>
          <w:i/>
          <w:iCs/>
          <w:sz w:val="24"/>
          <w:szCs w:val="24"/>
        </w:rPr>
        <w:t>GPR-KG</w:t>
      </w:r>
      <w:r w:rsidR="00DC229E">
        <w:rPr>
          <w:rFonts w:ascii="Times New Roman" w:hAnsi="Times New Roman" w:cs="Times New Roman"/>
          <w:i/>
          <w:iCs/>
          <w:sz w:val="24"/>
          <w:szCs w:val="24"/>
        </w:rPr>
        <w:t xml:space="preserve">, </w:t>
      </w:r>
      <w:r w:rsidR="0030626D">
        <w:rPr>
          <w:rFonts w:ascii="Times New Roman" w:hAnsi="Times New Roman" w:cs="Times New Roman"/>
          <w:i/>
          <w:iCs/>
          <w:sz w:val="24"/>
          <w:szCs w:val="24"/>
        </w:rPr>
        <w:t>respectively</w:t>
      </w:r>
      <w:r w:rsidRPr="00F06668">
        <w:rPr>
          <w:rFonts w:ascii="Times New Roman" w:hAnsi="Times New Roman" w:cs="Times New Roman"/>
          <w:i/>
          <w:iCs/>
          <w:sz w:val="24"/>
          <w:szCs w:val="28"/>
        </w:rPr>
        <w:t>.</w:t>
      </w:r>
    </w:p>
    <w:p w14:paraId="1A6E8467" w14:textId="311AEAAD" w:rsidR="00B07C9E" w:rsidRDefault="00B07C9E" w:rsidP="007F5B20">
      <w:pPr>
        <w:adjustRightInd w:val="0"/>
        <w:snapToGrid w:val="0"/>
        <w:rPr>
          <w:rFonts w:ascii="Times New Roman" w:hAnsi="Times New Roman" w:cs="Times New Roman"/>
          <w:sz w:val="24"/>
          <w:szCs w:val="28"/>
        </w:rPr>
      </w:pPr>
    </w:p>
    <w:p w14:paraId="70A9CBC2" w14:textId="21D17511" w:rsidR="00302919" w:rsidRDefault="00814817" w:rsidP="007F5B20">
      <w:pPr>
        <w:adjustRightInd w:val="0"/>
        <w:snapToGrid w:val="0"/>
        <w:rPr>
          <w:rFonts w:ascii="Times New Roman" w:hAnsi="Times New Roman" w:cs="Times New Roman"/>
          <w:sz w:val="24"/>
          <w:szCs w:val="28"/>
        </w:rPr>
      </w:pPr>
      <w:r>
        <w:rPr>
          <w:rFonts w:ascii="Times New Roman" w:hAnsi="Times New Roman" w:cs="Times New Roman"/>
          <w:sz w:val="24"/>
          <w:szCs w:val="28"/>
        </w:rPr>
        <w:t>M</w:t>
      </w:r>
      <w:r w:rsidR="002177D5">
        <w:rPr>
          <w:rFonts w:ascii="Times New Roman" w:hAnsi="Times New Roman" w:cs="Times New Roman"/>
          <w:sz w:val="24"/>
          <w:szCs w:val="28"/>
        </w:rPr>
        <w:t xml:space="preserve">oreover, we </w:t>
      </w:r>
      <w:r w:rsidR="009A4AFA">
        <w:rPr>
          <w:rFonts w:ascii="Times New Roman" w:hAnsi="Times New Roman" w:cs="Times New Roman"/>
          <w:sz w:val="24"/>
          <w:szCs w:val="28"/>
        </w:rPr>
        <w:t xml:space="preserve">also </w:t>
      </w:r>
      <w:r w:rsidR="002177D5">
        <w:rPr>
          <w:rFonts w:ascii="Times New Roman" w:hAnsi="Times New Roman" w:cs="Times New Roman"/>
          <w:sz w:val="24"/>
          <w:szCs w:val="28"/>
        </w:rPr>
        <w:t xml:space="preserve">use the iterative </w:t>
      </w:r>
      <w:r w:rsidR="002177D5" w:rsidRPr="005F2F38">
        <w:rPr>
          <w:rFonts w:ascii="Times New Roman" w:hAnsi="Times New Roman" w:cs="Times New Roman"/>
          <w:sz w:val="24"/>
          <w:szCs w:val="28"/>
          <w:highlight w:val="yellow"/>
        </w:rPr>
        <w:t>non-dominated</w:t>
      </w:r>
      <w:r w:rsidR="002177D5">
        <w:rPr>
          <w:rFonts w:ascii="Times New Roman" w:hAnsi="Times New Roman" w:cs="Times New Roman"/>
          <w:sz w:val="24"/>
          <w:szCs w:val="28"/>
        </w:rPr>
        <w:t xml:space="preserve"> solutions as the testing set </w:t>
      </w:r>
      <w:r w:rsidR="00A5168E">
        <w:rPr>
          <w:rFonts w:ascii="Times New Roman" w:hAnsi="Times New Roman" w:cs="Times New Roman"/>
          <w:sz w:val="24"/>
          <w:szCs w:val="28"/>
        </w:rPr>
        <w:t xml:space="preserve">to </w:t>
      </w:r>
      <w:r w:rsidR="00A5168E" w:rsidRPr="00D059A4">
        <w:rPr>
          <w:rFonts w:ascii="Times New Roman" w:hAnsi="Times New Roman" w:cs="Times New Roman"/>
          <w:sz w:val="24"/>
          <w:szCs w:val="28"/>
        </w:rPr>
        <w:t>evalua</w:t>
      </w:r>
      <w:r w:rsidR="00A5168E">
        <w:rPr>
          <w:rFonts w:ascii="Times New Roman" w:hAnsi="Times New Roman" w:cs="Times New Roman"/>
          <w:sz w:val="24"/>
          <w:szCs w:val="28"/>
        </w:rPr>
        <w:t xml:space="preserve">te </w:t>
      </w:r>
      <w:r w:rsidR="002177D5">
        <w:rPr>
          <w:rFonts w:ascii="Times New Roman" w:hAnsi="Times New Roman" w:cs="Times New Roman"/>
          <w:sz w:val="24"/>
          <w:szCs w:val="28"/>
        </w:rPr>
        <w:t xml:space="preserve">the </w:t>
      </w:r>
      <w:r w:rsidR="00A5168E" w:rsidRPr="00D059A4">
        <w:rPr>
          <w:rFonts w:ascii="Times New Roman" w:hAnsi="Times New Roman" w:cs="Times New Roman"/>
          <w:sz w:val="24"/>
          <w:szCs w:val="28"/>
        </w:rPr>
        <w:t>estimation (prediction</w:t>
      </w:r>
      <w:r w:rsidR="00A5168E">
        <w:rPr>
          <w:rFonts w:ascii="Times New Roman" w:hAnsi="Times New Roman" w:cs="Times New Roman"/>
          <w:sz w:val="24"/>
          <w:szCs w:val="28"/>
        </w:rPr>
        <w:t xml:space="preserve">) errors </w:t>
      </w:r>
      <w:r w:rsidR="00A5168E" w:rsidRPr="00D059A4">
        <w:rPr>
          <w:rFonts w:ascii="Times New Roman" w:hAnsi="Times New Roman" w:cs="Times New Roman"/>
          <w:sz w:val="24"/>
          <w:szCs w:val="28"/>
        </w:rPr>
        <w:t>o</w:t>
      </w:r>
      <w:r w:rsidR="006F6688">
        <w:rPr>
          <w:rFonts w:ascii="Times New Roman" w:hAnsi="Times New Roman" w:cs="Times New Roman"/>
          <w:sz w:val="24"/>
          <w:szCs w:val="28"/>
        </w:rPr>
        <w:t xml:space="preserve">f the </w:t>
      </w:r>
      <w:r w:rsidR="00A5168E">
        <w:rPr>
          <w:rFonts w:ascii="Times New Roman" w:hAnsi="Times New Roman" w:cs="Times New Roman"/>
          <w:sz w:val="24"/>
          <w:szCs w:val="28"/>
        </w:rPr>
        <w:t xml:space="preserve">current </w:t>
      </w:r>
      <w:r w:rsidR="00A5168E" w:rsidRPr="00CE2D8D">
        <w:rPr>
          <w:rFonts w:ascii="Times New Roman" w:hAnsi="Times New Roman" w:cs="Times New Roman"/>
          <w:sz w:val="24"/>
          <w:szCs w:val="28"/>
        </w:rPr>
        <w:t>posterior parametric belief model</w:t>
      </w:r>
      <w:r w:rsidR="00850CB4">
        <w:rPr>
          <w:rFonts w:ascii="Times New Roman" w:hAnsi="Times New Roman" w:cs="Times New Roman"/>
          <w:sz w:val="24"/>
          <w:szCs w:val="28"/>
        </w:rPr>
        <w:t>s with respect to</w:t>
      </w:r>
      <w:r w:rsidR="002177D5">
        <w:rPr>
          <w:rFonts w:ascii="Times New Roman" w:hAnsi="Times New Roman" w:cs="Times New Roman"/>
          <w:sz w:val="24"/>
          <w:szCs w:val="28"/>
        </w:rPr>
        <w:t xml:space="preserve"> </w:t>
      </w:r>
      <w:r w:rsidR="00A5168E" w:rsidRPr="00D059A4">
        <w:rPr>
          <w:rFonts w:ascii="Times New Roman" w:hAnsi="Times New Roman" w:cs="Times New Roman"/>
          <w:sz w:val="24"/>
          <w:szCs w:val="28"/>
        </w:rPr>
        <w:t>biobjectiv</w:t>
      </w:r>
      <w:r w:rsidR="006F6688">
        <w:rPr>
          <w:rFonts w:ascii="Times New Roman" w:hAnsi="Times New Roman" w:cs="Times New Roman"/>
          <w:sz w:val="24"/>
          <w:szCs w:val="28"/>
        </w:rPr>
        <w:t xml:space="preserve">es and probabilistic </w:t>
      </w:r>
      <w:r w:rsidR="00A5168E">
        <w:rPr>
          <w:rFonts w:ascii="Times New Roman" w:hAnsi="Times New Roman" w:cs="Times New Roman"/>
          <w:sz w:val="24"/>
          <w:szCs w:val="28"/>
        </w:rPr>
        <w:t>constrain</w:t>
      </w:r>
      <w:r w:rsidR="00DE4311">
        <w:rPr>
          <w:rFonts w:ascii="Times New Roman" w:hAnsi="Times New Roman" w:cs="Times New Roman"/>
          <w:sz w:val="24"/>
          <w:szCs w:val="28"/>
        </w:rPr>
        <w:t xml:space="preserve">t during </w:t>
      </w:r>
      <w:r w:rsidR="006F6688">
        <w:rPr>
          <w:rFonts w:ascii="Times New Roman" w:hAnsi="Times New Roman" w:cs="Times New Roman"/>
          <w:sz w:val="24"/>
          <w:szCs w:val="28"/>
        </w:rPr>
        <w:t>the iteration proce</w:t>
      </w:r>
      <w:r w:rsidR="002177D5">
        <w:rPr>
          <w:rFonts w:ascii="Times New Roman" w:hAnsi="Times New Roman" w:cs="Times New Roman"/>
          <w:sz w:val="24"/>
          <w:szCs w:val="28"/>
        </w:rPr>
        <w:t xml:space="preserve">ss. </w:t>
      </w:r>
      <w:r w:rsidR="00CB354A">
        <w:rPr>
          <w:rFonts w:ascii="Times New Roman" w:hAnsi="Times New Roman" w:cs="Times New Roman"/>
          <w:sz w:val="24"/>
          <w:szCs w:val="28"/>
        </w:rPr>
        <w:t>T</w:t>
      </w:r>
      <w:r w:rsidR="002A50C9">
        <w:rPr>
          <w:rFonts w:ascii="Times New Roman" w:hAnsi="Times New Roman" w:cs="Times New Roman"/>
          <w:sz w:val="24"/>
          <w:szCs w:val="28"/>
        </w:rPr>
        <w:t xml:space="preserve">hese </w:t>
      </w:r>
      <w:r w:rsidR="002177D5">
        <w:rPr>
          <w:rFonts w:ascii="Times New Roman" w:hAnsi="Times New Roman" w:cs="Times New Roman"/>
          <w:sz w:val="24"/>
          <w:szCs w:val="28"/>
        </w:rPr>
        <w:t>errors are measur</w:t>
      </w:r>
      <w:r w:rsidR="000A183E">
        <w:rPr>
          <w:rFonts w:ascii="Times New Roman" w:hAnsi="Times New Roman" w:cs="Times New Roman"/>
          <w:sz w:val="24"/>
          <w:szCs w:val="28"/>
        </w:rPr>
        <w:t xml:space="preserve">ed by </w:t>
      </w:r>
      <w:r w:rsidR="0025274A" w:rsidRPr="00AB2CC6">
        <w:rPr>
          <w:rFonts w:ascii="Times New Roman" w:hAnsi="Times New Roman" w:cs="Times New Roman"/>
          <w:sz w:val="24"/>
          <w:szCs w:val="28"/>
        </w:rPr>
        <w:t>Root Mean Square Error</w:t>
      </w:r>
      <w:r w:rsidR="0025274A">
        <w:rPr>
          <w:rFonts w:ascii="Times New Roman" w:hAnsi="Times New Roman" w:cs="Times New Roman"/>
          <w:sz w:val="24"/>
          <w:szCs w:val="28"/>
        </w:rPr>
        <w:t>s</w:t>
      </w:r>
      <w:r w:rsidR="0025274A" w:rsidRPr="00AB2CC6">
        <w:rPr>
          <w:rFonts w:ascii="Times New Roman" w:hAnsi="Times New Roman" w:cs="Times New Roman"/>
          <w:sz w:val="24"/>
          <w:szCs w:val="28"/>
        </w:rPr>
        <w:t xml:space="preserve"> (RMSE</w:t>
      </w:r>
      <w:r w:rsidR="003D5CDF">
        <w:rPr>
          <w:rFonts w:ascii="Times New Roman" w:hAnsi="Times New Roman" w:cs="Times New Roman"/>
          <w:sz w:val="24"/>
          <w:szCs w:val="28"/>
        </w:rPr>
        <w:t>s</w:t>
      </w:r>
      <w:r w:rsidR="002A50C9">
        <w:rPr>
          <w:rFonts w:ascii="Times New Roman" w:hAnsi="Times New Roman" w:cs="Times New Roman"/>
          <w:sz w:val="24"/>
          <w:szCs w:val="28"/>
        </w:rPr>
        <w:t xml:space="preserve">) based on the </w:t>
      </w:r>
      <w:r w:rsidR="0025274A">
        <w:rPr>
          <w:rFonts w:ascii="Times New Roman" w:hAnsi="Times New Roman" w:cs="Times New Roman"/>
          <w:sz w:val="24"/>
          <w:szCs w:val="28"/>
        </w:rPr>
        <w:t>estimated (predicted) and real (nominal) biobjec</w:t>
      </w:r>
      <w:r w:rsidR="009942E2">
        <w:rPr>
          <w:rFonts w:ascii="Times New Roman" w:hAnsi="Times New Roman" w:cs="Times New Roman"/>
          <w:sz w:val="24"/>
          <w:szCs w:val="28"/>
        </w:rPr>
        <w:t xml:space="preserve">tive </w:t>
      </w:r>
      <w:r w:rsidR="000A183E">
        <w:rPr>
          <w:rFonts w:ascii="Times New Roman" w:hAnsi="Times New Roman" w:cs="Times New Roman"/>
          <w:sz w:val="24"/>
          <w:szCs w:val="28"/>
        </w:rPr>
        <w:t>a</w:t>
      </w:r>
      <w:r w:rsidR="009942E2">
        <w:rPr>
          <w:rFonts w:ascii="Times New Roman" w:hAnsi="Times New Roman" w:cs="Times New Roman"/>
          <w:sz w:val="24"/>
          <w:szCs w:val="28"/>
        </w:rPr>
        <w:t xml:space="preserve">nd </w:t>
      </w:r>
      <w:r w:rsidR="000A183E">
        <w:rPr>
          <w:rFonts w:ascii="Times New Roman" w:hAnsi="Times New Roman" w:cs="Times New Roman"/>
          <w:sz w:val="24"/>
          <w:szCs w:val="28"/>
        </w:rPr>
        <w:t xml:space="preserve">constraint function </w:t>
      </w:r>
      <w:r w:rsidR="0025274A">
        <w:rPr>
          <w:rFonts w:ascii="Times New Roman" w:hAnsi="Times New Roman" w:cs="Times New Roman"/>
          <w:sz w:val="24"/>
          <w:szCs w:val="28"/>
        </w:rPr>
        <w:t>valu</w:t>
      </w:r>
      <w:r w:rsidR="002A50C9">
        <w:rPr>
          <w:rFonts w:ascii="Times New Roman" w:hAnsi="Times New Roman" w:cs="Times New Roman"/>
          <w:sz w:val="24"/>
          <w:szCs w:val="28"/>
        </w:rPr>
        <w:t>es</w:t>
      </w:r>
      <w:r w:rsidR="009A4AFA">
        <w:rPr>
          <w:rFonts w:ascii="Times New Roman" w:hAnsi="Times New Roman" w:cs="Times New Roman"/>
          <w:sz w:val="24"/>
          <w:szCs w:val="28"/>
        </w:rPr>
        <w:t xml:space="preserve">. </w:t>
      </w:r>
      <w:r w:rsidR="00AE7204">
        <w:rPr>
          <w:rFonts w:ascii="Times New Roman" w:hAnsi="Times New Roman" w:cs="Times New Roman"/>
          <w:sz w:val="24"/>
          <w:szCs w:val="28"/>
        </w:rPr>
        <w:t xml:space="preserve">Fig. </w:t>
      </w:r>
      <w:r w:rsidR="00AE37E2">
        <w:rPr>
          <w:rFonts w:ascii="Times New Roman" w:hAnsi="Times New Roman" w:cs="Times New Roman"/>
          <w:sz w:val="24"/>
          <w:szCs w:val="28"/>
        </w:rPr>
        <w:t>3</w:t>
      </w:r>
      <w:r w:rsidR="00AE7204">
        <w:rPr>
          <w:rFonts w:ascii="Times New Roman" w:hAnsi="Times New Roman" w:cs="Times New Roman"/>
          <w:sz w:val="24"/>
          <w:szCs w:val="28"/>
        </w:rPr>
        <w:t xml:space="preserve"> </w:t>
      </w:r>
      <w:r w:rsidR="009E66D3">
        <w:rPr>
          <w:rFonts w:ascii="Times New Roman" w:hAnsi="Times New Roman" w:cs="Times New Roman"/>
          <w:sz w:val="24"/>
          <w:szCs w:val="28"/>
        </w:rPr>
        <w:t>apparentl</w:t>
      </w:r>
      <w:r w:rsidR="001D2509">
        <w:rPr>
          <w:rFonts w:ascii="Times New Roman" w:hAnsi="Times New Roman" w:cs="Times New Roman"/>
          <w:sz w:val="24"/>
          <w:szCs w:val="28"/>
        </w:rPr>
        <w:t xml:space="preserve">y </w:t>
      </w:r>
      <w:r w:rsidR="0047016E" w:rsidRPr="0047016E">
        <w:rPr>
          <w:rFonts w:ascii="Times New Roman" w:hAnsi="Times New Roman" w:cs="Times New Roman"/>
          <w:sz w:val="24"/>
          <w:szCs w:val="28"/>
        </w:rPr>
        <w:t xml:space="preserve">shows that </w:t>
      </w:r>
      <w:r w:rsidR="00855D34">
        <w:rPr>
          <w:rFonts w:ascii="Times New Roman" w:hAnsi="Times New Roman" w:cs="Times New Roman"/>
          <w:sz w:val="24"/>
          <w:szCs w:val="28"/>
        </w:rPr>
        <w:t xml:space="preserve">average </w:t>
      </w:r>
      <w:r w:rsidR="00BD013A">
        <w:rPr>
          <w:rFonts w:ascii="Times New Roman" w:hAnsi="Times New Roman" w:cs="Times New Roman"/>
          <w:sz w:val="24"/>
          <w:szCs w:val="28"/>
        </w:rPr>
        <w:t>R</w:t>
      </w:r>
      <w:r w:rsidR="009E66D3">
        <w:rPr>
          <w:rFonts w:ascii="Times New Roman" w:hAnsi="Times New Roman" w:cs="Times New Roman"/>
          <w:sz w:val="24"/>
          <w:szCs w:val="28"/>
        </w:rPr>
        <w:t>MSE</w:t>
      </w:r>
      <w:r w:rsidR="0047016E" w:rsidRPr="0047016E">
        <w:rPr>
          <w:rFonts w:ascii="Times New Roman" w:hAnsi="Times New Roman" w:cs="Times New Roman"/>
          <w:sz w:val="24"/>
          <w:szCs w:val="28"/>
        </w:rPr>
        <w:t xml:space="preserve">s are relatively high </w:t>
      </w:r>
      <w:r w:rsidR="006970F7">
        <w:rPr>
          <w:rFonts w:ascii="Times New Roman" w:hAnsi="Times New Roman" w:cs="Times New Roman"/>
          <w:sz w:val="24"/>
          <w:szCs w:val="28"/>
        </w:rPr>
        <w:t>in the early few iterations</w:t>
      </w:r>
      <w:r w:rsidR="00F82772">
        <w:rPr>
          <w:rFonts w:ascii="Times New Roman" w:hAnsi="Times New Roman" w:cs="Times New Roman"/>
          <w:sz w:val="24"/>
          <w:szCs w:val="28"/>
        </w:rPr>
        <w:t>,</w:t>
      </w:r>
      <w:r w:rsidR="0047016E" w:rsidRPr="0047016E">
        <w:rPr>
          <w:rFonts w:ascii="Times New Roman" w:hAnsi="Times New Roman" w:cs="Times New Roman"/>
          <w:sz w:val="24"/>
          <w:szCs w:val="28"/>
        </w:rPr>
        <w:t xml:space="preserve"> and </w:t>
      </w:r>
      <w:r w:rsidR="00CD78B3">
        <w:rPr>
          <w:rFonts w:ascii="Times New Roman" w:hAnsi="Times New Roman" w:cs="Times New Roman"/>
          <w:sz w:val="24"/>
          <w:szCs w:val="28"/>
        </w:rPr>
        <w:t xml:space="preserve">then </w:t>
      </w:r>
      <w:r w:rsidR="0047016E" w:rsidRPr="0047016E">
        <w:rPr>
          <w:rFonts w:ascii="Times New Roman" w:hAnsi="Times New Roman" w:cs="Times New Roman"/>
          <w:sz w:val="24"/>
          <w:szCs w:val="28"/>
        </w:rPr>
        <w:t>decrease</w:t>
      </w:r>
      <w:r w:rsidR="00853543">
        <w:rPr>
          <w:rFonts w:ascii="Times New Roman" w:hAnsi="Times New Roman" w:cs="Times New Roman"/>
          <w:sz w:val="24"/>
          <w:szCs w:val="28"/>
        </w:rPr>
        <w:t xml:space="preserve"> </w:t>
      </w:r>
      <w:r w:rsidR="00483329">
        <w:rPr>
          <w:rFonts w:ascii="Times New Roman" w:hAnsi="Times New Roman" w:cs="Times New Roman"/>
          <w:sz w:val="24"/>
          <w:szCs w:val="28"/>
        </w:rPr>
        <w:t>rapidly</w:t>
      </w:r>
      <w:r w:rsidR="001D2509">
        <w:rPr>
          <w:rFonts w:ascii="Times New Roman" w:hAnsi="Times New Roman" w:cs="Times New Roman"/>
          <w:sz w:val="24"/>
          <w:szCs w:val="28"/>
        </w:rPr>
        <w:t xml:space="preserve"> to r</w:t>
      </w:r>
      <w:r w:rsidR="00954AD7">
        <w:rPr>
          <w:rFonts w:ascii="Times New Roman" w:hAnsi="Times New Roman" w:cs="Times New Roman"/>
          <w:sz w:val="24"/>
          <w:szCs w:val="28"/>
        </w:rPr>
        <w:t xml:space="preserve">each a </w:t>
      </w:r>
      <w:r w:rsidR="001D2509">
        <w:rPr>
          <w:rFonts w:ascii="Times New Roman" w:hAnsi="Times New Roman" w:cs="Times New Roman"/>
          <w:sz w:val="24"/>
          <w:szCs w:val="24"/>
        </w:rPr>
        <w:t>small and stable lev</w:t>
      </w:r>
      <w:r w:rsidR="00954AD7">
        <w:rPr>
          <w:rFonts w:ascii="Times New Roman" w:hAnsi="Times New Roman" w:cs="Times New Roman"/>
          <w:sz w:val="24"/>
          <w:szCs w:val="24"/>
        </w:rPr>
        <w:t>el</w:t>
      </w:r>
      <w:r w:rsidR="004E0241">
        <w:rPr>
          <w:rFonts w:ascii="Times New Roman" w:hAnsi="Times New Roman" w:cs="Times New Roman"/>
          <w:sz w:val="24"/>
          <w:szCs w:val="28"/>
        </w:rPr>
        <w:t>. This</w:t>
      </w:r>
      <w:r w:rsidR="009837C3">
        <w:rPr>
          <w:rFonts w:ascii="Times New Roman" w:hAnsi="Times New Roman" w:cs="Times New Roman"/>
          <w:sz w:val="24"/>
          <w:szCs w:val="28"/>
        </w:rPr>
        <w:t xml:space="preserve"> </w:t>
      </w:r>
      <w:r w:rsidR="00954AD7">
        <w:rPr>
          <w:rFonts w:ascii="Times New Roman" w:hAnsi="Times New Roman" w:cs="Times New Roman"/>
          <w:sz w:val="24"/>
          <w:szCs w:val="28"/>
        </w:rPr>
        <w:t>im</w:t>
      </w:r>
      <w:r w:rsidR="007D520C">
        <w:rPr>
          <w:rFonts w:ascii="Times New Roman" w:hAnsi="Times New Roman" w:cs="Times New Roman"/>
          <w:sz w:val="24"/>
          <w:szCs w:val="28"/>
        </w:rPr>
        <w:t xml:space="preserve">plies the </w:t>
      </w:r>
      <w:r w:rsidR="00954AD7">
        <w:rPr>
          <w:rFonts w:ascii="Times New Roman" w:hAnsi="Times New Roman" w:cs="Times New Roman"/>
          <w:sz w:val="24"/>
          <w:szCs w:val="24"/>
        </w:rPr>
        <w:t xml:space="preserve">more and more accurate </w:t>
      </w:r>
      <w:r w:rsidR="00152797">
        <w:rPr>
          <w:rFonts w:ascii="Times New Roman" w:hAnsi="Times New Roman"/>
          <w:sz w:val="24"/>
          <w:szCs w:val="24"/>
        </w:rPr>
        <w:t xml:space="preserve">posterior </w:t>
      </w:r>
      <w:r w:rsidR="00152797" w:rsidRPr="00CE00C4">
        <w:rPr>
          <w:rFonts w:ascii="Times New Roman" w:hAnsi="Times New Roman" w:cs="Times New Roman"/>
          <w:sz w:val="24"/>
          <w:szCs w:val="24"/>
        </w:rPr>
        <w:t>parametric belief model</w:t>
      </w:r>
      <w:r w:rsidR="00152797">
        <w:rPr>
          <w:rFonts w:ascii="Times New Roman" w:hAnsi="Times New Roman" w:cs="Times New Roman"/>
          <w:sz w:val="24"/>
          <w:szCs w:val="24"/>
        </w:rPr>
        <w:t>s</w:t>
      </w:r>
      <w:r w:rsidR="00650301">
        <w:rPr>
          <w:rFonts w:ascii="Times New Roman" w:hAnsi="Times New Roman" w:cs="Times New Roman"/>
          <w:sz w:val="24"/>
          <w:szCs w:val="24"/>
        </w:rPr>
        <w:t xml:space="preserve"> and </w:t>
      </w:r>
      <w:commentRangeStart w:id="408"/>
      <w:commentRangeStart w:id="409"/>
      <w:r w:rsidR="00650301">
        <w:rPr>
          <w:rFonts w:ascii="Times New Roman" w:hAnsi="Times New Roman"/>
          <w:sz w:val="24"/>
          <w:szCs w:val="24"/>
        </w:rPr>
        <w:t>posterior variance estimate</w:t>
      </w:r>
      <w:r w:rsidR="00954AD7">
        <w:rPr>
          <w:rFonts w:ascii="Times New Roman" w:hAnsi="Times New Roman"/>
          <w:sz w:val="24"/>
          <w:szCs w:val="24"/>
        </w:rPr>
        <w:t>s</w:t>
      </w:r>
      <w:commentRangeEnd w:id="408"/>
      <w:r w:rsidR="00954AD7">
        <w:rPr>
          <w:rStyle w:val="afd"/>
        </w:rPr>
        <w:commentReference w:id="408"/>
      </w:r>
      <w:commentRangeEnd w:id="409"/>
      <w:r w:rsidR="006E746F">
        <w:rPr>
          <w:rStyle w:val="afd"/>
        </w:rPr>
        <w:commentReference w:id="409"/>
      </w:r>
      <w:r w:rsidR="005B704F">
        <w:rPr>
          <w:rFonts w:ascii="Times New Roman" w:hAnsi="Times New Roman" w:cs="Times New Roman"/>
          <w:sz w:val="24"/>
          <w:szCs w:val="24"/>
        </w:rPr>
        <w:t xml:space="preserve"> </w:t>
      </w:r>
      <w:r w:rsidR="00371058">
        <w:rPr>
          <w:rFonts w:ascii="Times New Roman" w:hAnsi="Times New Roman" w:cs="Times New Roman"/>
          <w:sz w:val="24"/>
          <w:szCs w:val="24"/>
        </w:rPr>
        <w:t xml:space="preserve">as the </w:t>
      </w:r>
      <w:r w:rsidR="00FA2DDB">
        <w:rPr>
          <w:rFonts w:ascii="Times New Roman" w:hAnsi="Times New Roman" w:cs="Times New Roman"/>
          <w:sz w:val="24"/>
          <w:szCs w:val="24"/>
        </w:rPr>
        <w:t>iteration</w:t>
      </w:r>
      <w:r w:rsidR="007D520C">
        <w:rPr>
          <w:rFonts w:ascii="Times New Roman" w:hAnsi="Times New Roman" w:cs="Times New Roman"/>
          <w:sz w:val="24"/>
          <w:szCs w:val="24"/>
        </w:rPr>
        <w:t xml:space="preserve"> goe</w:t>
      </w:r>
      <w:r w:rsidR="00FA2DDB">
        <w:rPr>
          <w:rFonts w:ascii="Times New Roman" w:hAnsi="Times New Roman" w:cs="Times New Roman"/>
          <w:sz w:val="24"/>
          <w:szCs w:val="24"/>
        </w:rPr>
        <w:t xml:space="preserve">s </w:t>
      </w:r>
      <w:r w:rsidR="007D520C">
        <w:rPr>
          <w:rFonts w:ascii="Times New Roman" w:hAnsi="Times New Roman" w:cs="Times New Roman"/>
          <w:sz w:val="24"/>
          <w:szCs w:val="24"/>
        </w:rPr>
        <w:t xml:space="preserve">on </w:t>
      </w:r>
      <w:r w:rsidR="006A1C63">
        <w:rPr>
          <w:rFonts w:ascii="Times New Roman" w:hAnsi="Times New Roman" w:cs="Times New Roman"/>
          <w:sz w:val="24"/>
          <w:szCs w:val="24"/>
        </w:rPr>
        <w:t>(</w:t>
      </w:r>
      <w:r w:rsidR="007D520C">
        <w:rPr>
          <w:rFonts w:ascii="Times New Roman" w:hAnsi="Times New Roman" w:cs="Times New Roman"/>
          <w:sz w:val="24"/>
          <w:szCs w:val="24"/>
        </w:rPr>
        <w:t xml:space="preserve">i.e., </w:t>
      </w:r>
      <w:r w:rsidR="00EF1E8D">
        <w:rPr>
          <w:rFonts w:ascii="Times New Roman" w:hAnsi="Times New Roman" w:cs="Times New Roman"/>
          <w:sz w:val="24"/>
          <w:szCs w:val="24"/>
        </w:rPr>
        <w:t xml:space="preserve">the number of </w:t>
      </w:r>
      <w:r w:rsidR="00813ADB">
        <w:rPr>
          <w:rFonts w:ascii="Times New Roman" w:hAnsi="Times New Roman" w:cs="Times New Roman"/>
          <w:sz w:val="24"/>
          <w:szCs w:val="24"/>
        </w:rPr>
        <w:t>accumulative evaluated samples</w:t>
      </w:r>
      <w:r w:rsidR="00EF1E8D" w:rsidRPr="00EF1E8D">
        <w:rPr>
          <w:rFonts w:ascii="Times New Roman" w:hAnsi="Times New Roman" w:cs="Times New Roman"/>
          <w:sz w:val="24"/>
          <w:szCs w:val="24"/>
        </w:rPr>
        <w:t xml:space="preserve"> </w:t>
      </w:r>
      <w:r w:rsidR="00EF1E8D">
        <w:rPr>
          <w:rFonts w:ascii="Times New Roman" w:hAnsi="Times New Roman" w:cs="Times New Roman"/>
          <w:sz w:val="24"/>
          <w:szCs w:val="24"/>
        </w:rPr>
        <w:t>increases</w:t>
      </w:r>
      <w:r w:rsidR="006A1C63">
        <w:rPr>
          <w:rFonts w:ascii="Times New Roman" w:hAnsi="Times New Roman" w:cs="Times New Roman"/>
          <w:sz w:val="24"/>
          <w:szCs w:val="24"/>
        </w:rPr>
        <w:t>)</w:t>
      </w:r>
      <w:r w:rsidR="0047016E" w:rsidRPr="0047016E">
        <w:rPr>
          <w:rFonts w:ascii="Times New Roman" w:hAnsi="Times New Roman" w:cs="Times New Roman"/>
          <w:sz w:val="24"/>
          <w:szCs w:val="28"/>
        </w:rPr>
        <w:t>.</w:t>
      </w:r>
      <w:r w:rsidR="004466C2">
        <w:rPr>
          <w:rFonts w:ascii="Times New Roman" w:hAnsi="Times New Roman" w:cs="Times New Roman"/>
          <w:sz w:val="24"/>
          <w:szCs w:val="28"/>
        </w:rPr>
        <w:t xml:space="preserve"> </w:t>
      </w:r>
      <w:r w:rsidR="00C82F15">
        <w:rPr>
          <w:rFonts w:ascii="Times New Roman" w:hAnsi="Times New Roman" w:cs="Times New Roman"/>
          <w:sz w:val="24"/>
          <w:szCs w:val="28"/>
        </w:rPr>
        <w:t xml:space="preserve">Specifically, </w:t>
      </w:r>
      <w:r w:rsidR="00AC156A">
        <w:rPr>
          <w:rFonts w:ascii="Times New Roman" w:hAnsi="Times New Roman" w:cs="Times New Roman"/>
          <w:sz w:val="24"/>
          <w:szCs w:val="28"/>
        </w:rPr>
        <w:t>a</w:t>
      </w:r>
      <w:r w:rsidR="00754428">
        <w:rPr>
          <w:rFonts w:ascii="Times New Roman" w:hAnsi="Times New Roman" w:cs="Times New Roman"/>
          <w:sz w:val="24"/>
          <w:szCs w:val="28"/>
        </w:rPr>
        <w:t xml:space="preserve">fter 50 iterations, </w:t>
      </w:r>
      <w:r w:rsidR="00110939" w:rsidRPr="0012155C">
        <w:rPr>
          <w:rFonts w:ascii="Times New Roman" w:hAnsi="Times New Roman" w:cs="Times New Roman"/>
          <w:sz w:val="24"/>
          <w:szCs w:val="28"/>
          <w:highlight w:val="yellow"/>
        </w:rPr>
        <w:t>average</w:t>
      </w:r>
      <w:r w:rsidR="00110939">
        <w:rPr>
          <w:rFonts w:ascii="Times New Roman" w:hAnsi="Times New Roman" w:cs="Times New Roman"/>
          <w:sz w:val="24"/>
          <w:szCs w:val="28"/>
        </w:rPr>
        <w:t xml:space="preserve"> </w:t>
      </w:r>
      <w:r w:rsidR="00012345">
        <w:rPr>
          <w:rFonts w:ascii="Times New Roman" w:hAnsi="Times New Roman" w:cs="Times New Roman"/>
          <w:sz w:val="24"/>
          <w:szCs w:val="28"/>
        </w:rPr>
        <w:t xml:space="preserve">RMSE of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l</m:t>
                </m:r>
              </m:e>
            </m:acc>
          </m:e>
          <m:sub>
            <m:r>
              <w:rPr>
                <w:rFonts w:ascii="Cambria Math" w:hAnsi="Times New Roman" w:cs="Times New Roman"/>
                <w:sz w:val="24"/>
                <w:szCs w:val="24"/>
              </w:rPr>
              <m:t>1</m:t>
            </m:r>
          </m:sub>
        </m:sSub>
      </m:oMath>
      <w:r w:rsidR="00012345">
        <w:rPr>
          <w:rFonts w:ascii="Times New Roman" w:hAnsi="Times New Roman" w:cs="Times New Roman" w:hint="eastAsia"/>
          <w:sz w:val="24"/>
          <w:szCs w:val="24"/>
        </w:rPr>
        <w:t xml:space="preserve"> </w:t>
      </w:r>
      <w:r w:rsidR="00012345">
        <w:rPr>
          <w:rFonts w:ascii="Times New Roman" w:hAnsi="Times New Roman" w:cs="Times New Roman"/>
          <w:sz w:val="24"/>
          <w:szCs w:val="24"/>
        </w:rPr>
        <w:t xml:space="preserve">reaches </w:t>
      </w:r>
      <w:r w:rsidR="00D20965">
        <w:rPr>
          <w:rFonts w:ascii="Times New Roman" w:hAnsi="Times New Roman" w:cs="Times New Roman"/>
          <w:sz w:val="24"/>
          <w:szCs w:val="24"/>
        </w:rPr>
        <w:t xml:space="preserve">as small </w:t>
      </w:r>
      <w:r w:rsidR="002C6555">
        <w:rPr>
          <w:rFonts w:ascii="Times New Roman" w:hAnsi="Times New Roman" w:cs="Times New Roman"/>
          <w:sz w:val="24"/>
          <w:szCs w:val="24"/>
        </w:rPr>
        <w:t xml:space="preserve">as </w:t>
      </w:r>
      <w:r w:rsidR="002E0A07">
        <w:rPr>
          <w:rFonts w:ascii="Times New Roman" w:hAnsi="Times New Roman" w:cs="Times New Roman"/>
          <w:sz w:val="24"/>
          <w:szCs w:val="24"/>
        </w:rPr>
        <w:t xml:space="preserve">about </w:t>
      </w:r>
      <w:r w:rsidR="00917D2D">
        <w:rPr>
          <w:rFonts w:ascii="Times New Roman" w:hAnsi="Times New Roman" w:cs="Times New Roman"/>
          <w:sz w:val="24"/>
          <w:szCs w:val="24"/>
        </w:rPr>
        <w:t>0.02</w:t>
      </w:r>
      <w:r w:rsidR="00AB673F">
        <w:rPr>
          <w:rFonts w:ascii="Times New Roman" w:hAnsi="Times New Roman" w:cs="Times New Roman"/>
          <w:sz w:val="24"/>
          <w:szCs w:val="24"/>
        </w:rPr>
        <w:t>1</w:t>
      </w:r>
      <w:r w:rsidR="00917D2D">
        <w:rPr>
          <w:rFonts w:ascii="Times New Roman" w:hAnsi="Times New Roman" w:cs="Times New Roman"/>
          <w:sz w:val="24"/>
          <w:szCs w:val="24"/>
        </w:rPr>
        <w:t>, 0.02</w:t>
      </w:r>
      <w:r w:rsidR="00C34C9B">
        <w:rPr>
          <w:rFonts w:ascii="Times New Roman" w:hAnsi="Times New Roman" w:cs="Times New Roman"/>
          <w:sz w:val="24"/>
          <w:szCs w:val="24"/>
        </w:rPr>
        <w:t>2</w:t>
      </w:r>
      <w:r w:rsidR="00917D2D">
        <w:rPr>
          <w:rFonts w:ascii="Times New Roman" w:hAnsi="Times New Roman" w:cs="Times New Roman"/>
          <w:sz w:val="24"/>
          <w:szCs w:val="24"/>
        </w:rPr>
        <w:t xml:space="preserve"> and 0.</w:t>
      </w:r>
      <w:r w:rsidR="004C5BE4">
        <w:rPr>
          <w:rFonts w:ascii="Times New Roman" w:hAnsi="Times New Roman" w:cs="Times New Roman"/>
          <w:sz w:val="24"/>
          <w:szCs w:val="24"/>
        </w:rPr>
        <w:t>0</w:t>
      </w:r>
      <w:r w:rsidR="00917D2D">
        <w:rPr>
          <w:rFonts w:ascii="Times New Roman" w:hAnsi="Times New Roman" w:cs="Times New Roman"/>
          <w:sz w:val="24"/>
          <w:szCs w:val="24"/>
        </w:rPr>
        <w:t>18 for RZDT1, RZDT2 and RZDT5</w:t>
      </w:r>
      <w:r w:rsidR="00AF3651">
        <w:rPr>
          <w:rFonts w:ascii="Times New Roman" w:hAnsi="Times New Roman" w:cs="Times New Roman"/>
          <w:sz w:val="24"/>
          <w:szCs w:val="24"/>
        </w:rPr>
        <w:t>, respectively</w:t>
      </w:r>
      <w:r w:rsidR="00AC156A">
        <w:rPr>
          <w:rFonts w:ascii="Times New Roman" w:hAnsi="Times New Roman" w:cs="Times New Roman"/>
          <w:sz w:val="24"/>
          <w:szCs w:val="24"/>
        </w:rPr>
        <w:t>;</w:t>
      </w:r>
      <w:r w:rsidR="00AF3651">
        <w:rPr>
          <w:rFonts w:ascii="Times New Roman" w:hAnsi="Times New Roman" w:cs="Times New Roman"/>
          <w:sz w:val="24"/>
          <w:szCs w:val="24"/>
        </w:rPr>
        <w:t xml:space="preserve"> </w:t>
      </w:r>
      <w:r w:rsidR="00AC156A" w:rsidRPr="005F2F38">
        <w:rPr>
          <w:rFonts w:ascii="Times New Roman" w:hAnsi="Times New Roman" w:cs="Times New Roman"/>
          <w:sz w:val="24"/>
          <w:szCs w:val="28"/>
          <w:highlight w:val="yellow"/>
        </w:rPr>
        <w:t>average</w:t>
      </w:r>
      <w:r w:rsidR="00AC156A">
        <w:rPr>
          <w:rFonts w:ascii="Times New Roman" w:hAnsi="Times New Roman" w:cs="Times New Roman"/>
          <w:sz w:val="24"/>
          <w:szCs w:val="28"/>
        </w:rPr>
        <w:t xml:space="preserve"> </w:t>
      </w:r>
      <w:r w:rsidR="00AF3651">
        <w:rPr>
          <w:rFonts w:ascii="Times New Roman" w:hAnsi="Times New Roman" w:cs="Times New Roman"/>
          <w:sz w:val="24"/>
          <w:szCs w:val="28"/>
        </w:rPr>
        <w:t xml:space="preserve">RMSE of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l</m:t>
                </m:r>
              </m:e>
            </m:acc>
          </m:e>
          <m:sub>
            <m:r>
              <w:rPr>
                <w:rFonts w:ascii="Cambria Math" w:hAnsi="Times New Roman" w:cs="Times New Roman"/>
                <w:sz w:val="24"/>
                <w:szCs w:val="24"/>
              </w:rPr>
              <m:t>2</m:t>
            </m:r>
          </m:sub>
        </m:sSub>
      </m:oMath>
      <w:r w:rsidR="00AF3651">
        <w:rPr>
          <w:rFonts w:ascii="Times New Roman" w:hAnsi="Times New Roman" w:cs="Times New Roman" w:hint="eastAsia"/>
          <w:sz w:val="24"/>
          <w:szCs w:val="24"/>
        </w:rPr>
        <w:t xml:space="preserve"> </w:t>
      </w:r>
      <w:r w:rsidR="00AF3651" w:rsidRPr="0012155C">
        <w:rPr>
          <w:rFonts w:ascii="Times New Roman" w:hAnsi="Times New Roman" w:cs="Times New Roman"/>
          <w:sz w:val="24"/>
          <w:szCs w:val="24"/>
          <w:highlight w:val="yellow"/>
        </w:rPr>
        <w:t>reaches</w:t>
      </w:r>
      <w:r w:rsidR="00AF3651">
        <w:rPr>
          <w:rFonts w:ascii="Times New Roman" w:hAnsi="Times New Roman" w:cs="Times New Roman"/>
          <w:sz w:val="24"/>
          <w:szCs w:val="24"/>
        </w:rPr>
        <w:t xml:space="preserve"> as small as about</w:t>
      </w:r>
      <w:r w:rsidR="0053403B">
        <w:rPr>
          <w:rFonts w:ascii="Times New Roman" w:hAnsi="Times New Roman" w:cs="Times New Roman"/>
          <w:sz w:val="24"/>
          <w:szCs w:val="24"/>
        </w:rPr>
        <w:t xml:space="preserve"> </w:t>
      </w:r>
      <w:r w:rsidR="00442739">
        <w:rPr>
          <w:rFonts w:ascii="Times New Roman" w:hAnsi="Times New Roman" w:cs="Times New Roman"/>
          <w:sz w:val="24"/>
          <w:szCs w:val="24"/>
        </w:rPr>
        <w:t>0.</w:t>
      </w:r>
      <w:r w:rsidR="00405187">
        <w:rPr>
          <w:rFonts w:ascii="Times New Roman" w:hAnsi="Times New Roman" w:cs="Times New Roman"/>
          <w:sz w:val="24"/>
          <w:szCs w:val="24"/>
        </w:rPr>
        <w:t>2</w:t>
      </w:r>
      <w:r w:rsidR="00EB61B0">
        <w:rPr>
          <w:rFonts w:ascii="Times New Roman" w:hAnsi="Times New Roman" w:cs="Times New Roman"/>
          <w:sz w:val="24"/>
          <w:szCs w:val="24"/>
        </w:rPr>
        <w:t>27</w:t>
      </w:r>
      <w:r w:rsidR="0053403B">
        <w:rPr>
          <w:rFonts w:ascii="Times New Roman" w:hAnsi="Times New Roman" w:cs="Times New Roman"/>
          <w:sz w:val="24"/>
          <w:szCs w:val="24"/>
        </w:rPr>
        <w:t xml:space="preserve">, </w:t>
      </w:r>
      <w:r w:rsidR="00B877F7">
        <w:rPr>
          <w:rFonts w:ascii="Times New Roman" w:hAnsi="Times New Roman" w:cs="Times New Roman"/>
          <w:sz w:val="24"/>
          <w:szCs w:val="24"/>
        </w:rPr>
        <w:t>0.</w:t>
      </w:r>
      <w:r w:rsidR="00405187">
        <w:rPr>
          <w:rFonts w:ascii="Times New Roman" w:hAnsi="Times New Roman" w:cs="Times New Roman"/>
          <w:sz w:val="24"/>
          <w:szCs w:val="24"/>
        </w:rPr>
        <w:t>12</w:t>
      </w:r>
      <w:r w:rsidR="00EB61B0">
        <w:rPr>
          <w:rFonts w:ascii="Times New Roman" w:hAnsi="Times New Roman" w:cs="Times New Roman"/>
          <w:sz w:val="24"/>
          <w:szCs w:val="24"/>
        </w:rPr>
        <w:t>3</w:t>
      </w:r>
      <w:r w:rsidR="00B877F7">
        <w:rPr>
          <w:rFonts w:ascii="Times New Roman" w:hAnsi="Times New Roman" w:cs="Times New Roman"/>
          <w:sz w:val="24"/>
          <w:szCs w:val="24"/>
        </w:rPr>
        <w:t xml:space="preserve"> </w:t>
      </w:r>
      <w:r w:rsidR="003A317B">
        <w:rPr>
          <w:rFonts w:ascii="Times New Roman" w:hAnsi="Times New Roman" w:cs="Times New Roman"/>
          <w:sz w:val="24"/>
          <w:szCs w:val="24"/>
        </w:rPr>
        <w:t xml:space="preserve">and </w:t>
      </w:r>
      <w:r w:rsidR="000B41AB">
        <w:rPr>
          <w:rFonts w:ascii="Times New Roman" w:hAnsi="Times New Roman" w:cs="Times New Roman"/>
          <w:sz w:val="24"/>
          <w:szCs w:val="24"/>
        </w:rPr>
        <w:t>0.1</w:t>
      </w:r>
      <w:r w:rsidR="00EB61B0">
        <w:rPr>
          <w:rFonts w:ascii="Times New Roman" w:hAnsi="Times New Roman" w:cs="Times New Roman"/>
          <w:sz w:val="24"/>
          <w:szCs w:val="24"/>
        </w:rPr>
        <w:t>59</w:t>
      </w:r>
      <w:r w:rsidR="000B41AB">
        <w:rPr>
          <w:rFonts w:ascii="Times New Roman" w:hAnsi="Times New Roman" w:cs="Times New Roman"/>
          <w:sz w:val="24"/>
          <w:szCs w:val="24"/>
        </w:rPr>
        <w:t xml:space="preserve"> </w:t>
      </w:r>
      <w:r w:rsidR="007E1EED">
        <w:rPr>
          <w:rFonts w:ascii="Times New Roman" w:hAnsi="Times New Roman" w:cs="Times New Roman"/>
          <w:sz w:val="24"/>
          <w:szCs w:val="24"/>
        </w:rPr>
        <w:t xml:space="preserve">for </w:t>
      </w:r>
      <w:r w:rsidR="001E11C5">
        <w:rPr>
          <w:rFonts w:ascii="Times New Roman" w:hAnsi="Times New Roman" w:cs="Times New Roman"/>
          <w:sz w:val="24"/>
          <w:szCs w:val="24"/>
        </w:rPr>
        <w:t>RZDT1</w:t>
      </w:r>
      <w:r w:rsidR="00F9312C">
        <w:rPr>
          <w:rFonts w:ascii="Times New Roman" w:hAnsi="Times New Roman" w:cs="Times New Roman"/>
          <w:sz w:val="24"/>
          <w:szCs w:val="24"/>
        </w:rPr>
        <w:t xml:space="preserve">, </w:t>
      </w:r>
      <w:r w:rsidR="001E11C5">
        <w:rPr>
          <w:rFonts w:ascii="Times New Roman" w:hAnsi="Times New Roman" w:cs="Times New Roman"/>
          <w:sz w:val="24"/>
          <w:szCs w:val="24"/>
        </w:rPr>
        <w:t xml:space="preserve">RZDT2 </w:t>
      </w:r>
      <w:r w:rsidR="00F9312C">
        <w:rPr>
          <w:rFonts w:ascii="Times New Roman" w:hAnsi="Times New Roman" w:cs="Times New Roman"/>
          <w:sz w:val="24"/>
          <w:szCs w:val="24"/>
        </w:rPr>
        <w:t xml:space="preserve">and </w:t>
      </w:r>
      <w:r w:rsidR="001E11C5">
        <w:rPr>
          <w:rFonts w:ascii="Times New Roman" w:hAnsi="Times New Roman" w:cs="Times New Roman"/>
          <w:sz w:val="24"/>
          <w:szCs w:val="24"/>
        </w:rPr>
        <w:t>RZDT5</w:t>
      </w:r>
      <w:r w:rsidR="003A317B">
        <w:rPr>
          <w:rFonts w:ascii="Times New Roman" w:hAnsi="Times New Roman" w:cs="Times New Roman"/>
          <w:sz w:val="24"/>
          <w:szCs w:val="24"/>
        </w:rPr>
        <w:t>, respectively</w:t>
      </w:r>
      <w:r w:rsidR="00AC156A">
        <w:rPr>
          <w:rFonts w:ascii="Times New Roman" w:hAnsi="Times New Roman" w:cs="Times New Roman"/>
          <w:sz w:val="24"/>
          <w:szCs w:val="24"/>
        </w:rPr>
        <w:t>;</w:t>
      </w:r>
      <w:r w:rsidR="003A317B">
        <w:rPr>
          <w:rFonts w:ascii="Times New Roman" w:hAnsi="Times New Roman" w:cs="Times New Roman"/>
          <w:sz w:val="24"/>
          <w:szCs w:val="24"/>
        </w:rPr>
        <w:t xml:space="preserve"> </w:t>
      </w:r>
      <w:r w:rsidR="00B00F52">
        <w:rPr>
          <w:rFonts w:ascii="Times New Roman" w:hAnsi="Times New Roman" w:cs="Times New Roman"/>
          <w:sz w:val="24"/>
          <w:szCs w:val="24"/>
        </w:rPr>
        <w:t xml:space="preserve">and </w:t>
      </w:r>
      <w:r w:rsidR="00AC156A" w:rsidRPr="005F2F38">
        <w:rPr>
          <w:rFonts w:ascii="Times New Roman" w:hAnsi="Times New Roman" w:cs="Times New Roman"/>
          <w:sz w:val="24"/>
          <w:szCs w:val="28"/>
          <w:highlight w:val="yellow"/>
        </w:rPr>
        <w:t>average</w:t>
      </w:r>
      <w:r w:rsidR="00AC156A">
        <w:rPr>
          <w:rFonts w:ascii="Times New Roman" w:hAnsi="Times New Roman" w:cs="Times New Roman"/>
          <w:sz w:val="24"/>
          <w:szCs w:val="28"/>
        </w:rPr>
        <w:t xml:space="preserve"> </w:t>
      </w:r>
      <w:r w:rsidR="00B00F52">
        <w:rPr>
          <w:rFonts w:ascii="Times New Roman" w:hAnsi="Times New Roman" w:cs="Times New Roman"/>
          <w:sz w:val="24"/>
          <w:szCs w:val="28"/>
        </w:rPr>
        <w:t xml:space="preserve">RMSE of </w:t>
      </w:r>
      <m:oMath>
        <m:acc>
          <m:accPr>
            <m:chr m:val="̃"/>
            <m:ctrlPr>
              <w:rPr>
                <w:rFonts w:ascii="Cambria Math" w:hAnsi="Times New Roman" w:cs="Times New Roman"/>
                <w:i/>
                <w:sz w:val="24"/>
                <w:szCs w:val="24"/>
              </w:rPr>
            </m:ctrlPr>
          </m:accPr>
          <m:e>
            <m:r>
              <w:rPr>
                <w:rFonts w:ascii="Cambria Math" w:hAnsi="Times New Roman" w:cs="Times New Roman"/>
                <w:sz w:val="24"/>
                <w:szCs w:val="24"/>
              </w:rPr>
              <m:t>c</m:t>
            </m:r>
          </m:e>
        </m:acc>
      </m:oMath>
      <w:r w:rsidR="00B00F52">
        <w:rPr>
          <w:rFonts w:ascii="Times New Roman" w:hAnsi="Times New Roman" w:cs="Times New Roman" w:hint="eastAsia"/>
          <w:sz w:val="24"/>
          <w:szCs w:val="24"/>
        </w:rPr>
        <w:t xml:space="preserve"> </w:t>
      </w:r>
      <w:r w:rsidR="00B00F52" w:rsidRPr="0012155C">
        <w:rPr>
          <w:rFonts w:ascii="Times New Roman" w:hAnsi="Times New Roman" w:cs="Times New Roman"/>
          <w:sz w:val="24"/>
          <w:szCs w:val="24"/>
          <w:highlight w:val="yellow"/>
        </w:rPr>
        <w:t>reaches</w:t>
      </w:r>
      <w:r w:rsidR="00B00F52">
        <w:rPr>
          <w:rFonts w:ascii="Times New Roman" w:hAnsi="Times New Roman" w:cs="Times New Roman"/>
          <w:sz w:val="24"/>
          <w:szCs w:val="24"/>
        </w:rPr>
        <w:t xml:space="preserve"> as small as about </w:t>
      </w:r>
      <w:r w:rsidR="00134B39">
        <w:rPr>
          <w:rFonts w:ascii="Times New Roman" w:hAnsi="Times New Roman" w:cs="Times New Roman"/>
          <w:sz w:val="24"/>
          <w:szCs w:val="24"/>
        </w:rPr>
        <w:t>0.009</w:t>
      </w:r>
      <w:r w:rsidR="00B00F52">
        <w:rPr>
          <w:rFonts w:ascii="Times New Roman" w:hAnsi="Times New Roman" w:cs="Times New Roman"/>
          <w:sz w:val="24"/>
          <w:szCs w:val="24"/>
        </w:rPr>
        <w:t>,</w:t>
      </w:r>
      <w:r w:rsidR="007F3BCB">
        <w:rPr>
          <w:rFonts w:ascii="Times New Roman" w:hAnsi="Times New Roman" w:cs="Times New Roman"/>
          <w:sz w:val="24"/>
          <w:szCs w:val="24"/>
        </w:rPr>
        <w:t xml:space="preserve"> </w:t>
      </w:r>
      <w:r w:rsidR="00150DCB">
        <w:rPr>
          <w:rFonts w:ascii="Times New Roman" w:hAnsi="Times New Roman" w:cs="Times New Roman"/>
          <w:sz w:val="24"/>
          <w:szCs w:val="24"/>
        </w:rPr>
        <w:t xml:space="preserve">0.006 </w:t>
      </w:r>
      <w:r w:rsidR="007F3BCB">
        <w:rPr>
          <w:rFonts w:ascii="Times New Roman" w:hAnsi="Times New Roman" w:cs="Times New Roman"/>
          <w:sz w:val="24"/>
          <w:szCs w:val="24"/>
        </w:rPr>
        <w:t xml:space="preserve">and </w:t>
      </w:r>
      <w:r w:rsidR="00867013">
        <w:rPr>
          <w:rFonts w:ascii="Times New Roman" w:hAnsi="Times New Roman" w:cs="Times New Roman"/>
          <w:sz w:val="24"/>
          <w:szCs w:val="24"/>
        </w:rPr>
        <w:t xml:space="preserve">0.025 </w:t>
      </w:r>
      <w:r w:rsidR="009A3913">
        <w:rPr>
          <w:rFonts w:ascii="Times New Roman" w:hAnsi="Times New Roman" w:cs="Times New Roman"/>
          <w:sz w:val="24"/>
          <w:szCs w:val="24"/>
        </w:rPr>
        <w:t xml:space="preserve">for </w:t>
      </w:r>
      <w:r w:rsidR="009B5538">
        <w:rPr>
          <w:rFonts w:ascii="Times New Roman" w:hAnsi="Times New Roman" w:cs="Times New Roman"/>
          <w:sz w:val="24"/>
          <w:szCs w:val="24"/>
        </w:rPr>
        <w:t>RZDT1, RZDT2 and RZDT5</w:t>
      </w:r>
      <w:r w:rsidR="009A3913">
        <w:rPr>
          <w:rFonts w:ascii="Times New Roman" w:hAnsi="Times New Roman" w:cs="Times New Roman"/>
          <w:sz w:val="24"/>
          <w:szCs w:val="24"/>
        </w:rPr>
        <w:t>, respectively</w:t>
      </w:r>
      <w:r w:rsidR="007F3BCB">
        <w:rPr>
          <w:rFonts w:ascii="Times New Roman" w:hAnsi="Times New Roman" w:cs="Times New Roman"/>
          <w:sz w:val="24"/>
          <w:szCs w:val="24"/>
        </w:rPr>
        <w:t>.</w:t>
      </w:r>
      <w:r w:rsidR="00AC156A">
        <w:rPr>
          <w:rFonts w:ascii="Times New Roman" w:hAnsi="Times New Roman" w:cs="Times New Roman"/>
          <w:sz w:val="24"/>
          <w:szCs w:val="24"/>
        </w:rPr>
        <w:t xml:space="preserve"> </w:t>
      </w:r>
      <w:r w:rsidR="00BB7BCB">
        <w:rPr>
          <w:rFonts w:ascii="Times New Roman" w:hAnsi="Times New Roman" w:cs="Times New Roman"/>
          <w:sz w:val="24"/>
          <w:szCs w:val="24"/>
        </w:rPr>
        <w:t>So</w:t>
      </w:r>
      <w:r w:rsidR="00B623C1" w:rsidRPr="00B623C1">
        <w:rPr>
          <w:rFonts w:ascii="Times New Roman" w:hAnsi="Times New Roman" w:cs="Times New Roman"/>
          <w:sz w:val="24"/>
          <w:szCs w:val="24"/>
        </w:rPr>
        <w:t xml:space="preserve">, the fitted </w:t>
      </w:r>
      <w:r w:rsidR="008E4F80">
        <w:rPr>
          <w:rFonts w:ascii="Times New Roman" w:hAnsi="Times New Roman"/>
          <w:sz w:val="24"/>
          <w:szCs w:val="24"/>
        </w:rPr>
        <w:t xml:space="preserve">posterior </w:t>
      </w:r>
      <w:r w:rsidR="008E4F80" w:rsidRPr="00CE00C4">
        <w:rPr>
          <w:rFonts w:ascii="Times New Roman" w:hAnsi="Times New Roman" w:cs="Times New Roman"/>
          <w:sz w:val="24"/>
          <w:szCs w:val="24"/>
        </w:rPr>
        <w:t>parametric belief model</w:t>
      </w:r>
      <w:r w:rsidR="008E4F80">
        <w:rPr>
          <w:rFonts w:ascii="Times New Roman" w:hAnsi="Times New Roman" w:cs="Times New Roman"/>
          <w:sz w:val="24"/>
          <w:szCs w:val="24"/>
        </w:rPr>
        <w:t>s</w:t>
      </w:r>
      <w:r w:rsidR="00B623C1" w:rsidRPr="00B623C1">
        <w:rPr>
          <w:rFonts w:ascii="Times New Roman" w:hAnsi="Times New Roman" w:cs="Times New Roman"/>
          <w:sz w:val="24"/>
          <w:szCs w:val="24"/>
        </w:rPr>
        <w:t xml:space="preserve"> </w:t>
      </w:r>
      <w:r w:rsidR="00BB7BCB">
        <w:rPr>
          <w:rFonts w:ascii="Times New Roman" w:hAnsi="Times New Roman" w:cs="Times New Roman"/>
          <w:sz w:val="24"/>
          <w:szCs w:val="24"/>
        </w:rPr>
        <w:t>af</w:t>
      </w:r>
      <w:r w:rsidR="00F66E18">
        <w:rPr>
          <w:rFonts w:ascii="Times New Roman" w:hAnsi="Times New Roman" w:cs="Times New Roman"/>
          <w:sz w:val="24"/>
          <w:szCs w:val="24"/>
        </w:rPr>
        <w:t xml:space="preserve">ter </w:t>
      </w:r>
      <w:r w:rsidR="00BB7BCB">
        <w:rPr>
          <w:rFonts w:ascii="Times New Roman" w:hAnsi="Times New Roman" w:cs="Times New Roman"/>
          <w:sz w:val="24"/>
          <w:szCs w:val="28"/>
        </w:rPr>
        <w:t>50 iteration</w:t>
      </w:r>
      <w:r w:rsidR="00F66E18">
        <w:rPr>
          <w:rFonts w:ascii="Times New Roman" w:hAnsi="Times New Roman" w:cs="Times New Roman"/>
          <w:sz w:val="24"/>
          <w:szCs w:val="28"/>
        </w:rPr>
        <w:t xml:space="preserve">s in fact </w:t>
      </w:r>
      <w:r w:rsidR="00B623C1" w:rsidRPr="00B623C1">
        <w:rPr>
          <w:rFonts w:ascii="Times New Roman" w:hAnsi="Times New Roman" w:cs="Times New Roman"/>
          <w:sz w:val="24"/>
          <w:szCs w:val="24"/>
        </w:rPr>
        <w:t>are</w:t>
      </w:r>
      <w:r w:rsidR="00B623C1">
        <w:rPr>
          <w:rFonts w:ascii="Times New Roman" w:hAnsi="Times New Roman" w:cs="Times New Roman"/>
          <w:sz w:val="24"/>
          <w:szCs w:val="24"/>
        </w:rPr>
        <w:t xml:space="preserve"> </w:t>
      </w:r>
      <w:r w:rsidR="00B623C1" w:rsidRPr="00B623C1">
        <w:rPr>
          <w:rFonts w:ascii="Times New Roman" w:hAnsi="Times New Roman" w:cs="Times New Roman"/>
          <w:sz w:val="24"/>
          <w:szCs w:val="24"/>
        </w:rPr>
        <w:t>accurate enough and can well approximate the response</w:t>
      </w:r>
      <w:r w:rsidR="00B623C1">
        <w:rPr>
          <w:rFonts w:ascii="Times New Roman" w:hAnsi="Times New Roman" w:cs="Times New Roman"/>
          <w:sz w:val="24"/>
          <w:szCs w:val="24"/>
        </w:rPr>
        <w:t xml:space="preserve"> </w:t>
      </w:r>
      <w:r w:rsidR="00B623C1" w:rsidRPr="00B623C1">
        <w:rPr>
          <w:rFonts w:ascii="Times New Roman" w:hAnsi="Times New Roman" w:cs="Times New Roman"/>
          <w:sz w:val="24"/>
          <w:szCs w:val="24"/>
        </w:rPr>
        <w:t>surfaces of the two objectives</w:t>
      </w:r>
      <w:r w:rsidR="0082297B">
        <w:rPr>
          <w:rFonts w:ascii="Times New Roman" w:hAnsi="Times New Roman" w:cs="Times New Roman"/>
          <w:sz w:val="24"/>
          <w:szCs w:val="24"/>
        </w:rPr>
        <w:t xml:space="preserve"> and </w:t>
      </w:r>
      <w:r w:rsidR="00AD728F">
        <w:rPr>
          <w:rFonts w:ascii="Times New Roman" w:hAnsi="Times New Roman" w:cs="Times New Roman"/>
          <w:sz w:val="24"/>
          <w:szCs w:val="24"/>
        </w:rPr>
        <w:t xml:space="preserve">the </w:t>
      </w:r>
      <w:r w:rsidR="004F1931">
        <w:rPr>
          <w:rFonts w:ascii="Times New Roman" w:hAnsi="Times New Roman" w:cs="Times New Roman"/>
          <w:sz w:val="24"/>
          <w:szCs w:val="24"/>
        </w:rPr>
        <w:t xml:space="preserve">probabilistic </w:t>
      </w:r>
      <w:r w:rsidR="0082297B">
        <w:rPr>
          <w:rFonts w:ascii="Times New Roman" w:hAnsi="Times New Roman" w:cs="Times New Roman"/>
          <w:sz w:val="24"/>
          <w:szCs w:val="24"/>
        </w:rPr>
        <w:t>constraint</w:t>
      </w:r>
      <w:r w:rsidR="00B623C1" w:rsidRPr="00B623C1">
        <w:rPr>
          <w:rFonts w:ascii="Times New Roman" w:hAnsi="Times New Roman" w:cs="Times New Roman"/>
          <w:sz w:val="24"/>
          <w:szCs w:val="24"/>
        </w:rPr>
        <w:t>.</w:t>
      </w:r>
    </w:p>
    <w:p w14:paraId="20432F86" w14:textId="51BAEBA3" w:rsidR="007B3B42" w:rsidRDefault="005F7556" w:rsidP="007F5B20">
      <w:pPr>
        <w:adjustRightInd w:val="0"/>
        <w:snapToGrid w:val="0"/>
      </w:pPr>
      <w:r>
        <w:rPr>
          <w:noProof/>
        </w:rPr>
        <w:lastRenderedPageBreak/>
        <w:drawing>
          <wp:inline distT="0" distB="0" distL="0" distR="0" wp14:anchorId="039B89C8" wp14:editId="067B23E3">
            <wp:extent cx="1976718" cy="2964240"/>
            <wp:effectExtent l="0" t="0" r="508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87729" cy="2980752"/>
                    </a:xfrm>
                    <a:prstGeom prst="rect">
                      <a:avLst/>
                    </a:prstGeom>
                    <a:noFill/>
                    <a:ln>
                      <a:noFill/>
                    </a:ln>
                  </pic:spPr>
                </pic:pic>
              </a:graphicData>
            </a:graphic>
          </wp:inline>
        </w:drawing>
      </w:r>
      <w:r w:rsidR="00137EBE" w:rsidRPr="00137EBE">
        <w:t xml:space="preserve"> </w:t>
      </w:r>
      <w:r>
        <w:rPr>
          <w:noProof/>
        </w:rPr>
        <w:drawing>
          <wp:inline distT="0" distB="0" distL="0" distR="0" wp14:anchorId="349A65E3" wp14:editId="1986D1E9">
            <wp:extent cx="1990165" cy="2984406"/>
            <wp:effectExtent l="0" t="0" r="0" b="698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02519" cy="3002931"/>
                    </a:xfrm>
                    <a:prstGeom prst="rect">
                      <a:avLst/>
                    </a:prstGeom>
                    <a:noFill/>
                    <a:ln>
                      <a:noFill/>
                    </a:ln>
                  </pic:spPr>
                </pic:pic>
              </a:graphicData>
            </a:graphic>
          </wp:inline>
        </w:drawing>
      </w:r>
      <w:r w:rsidR="00137EBE" w:rsidRPr="00137EBE">
        <w:t xml:space="preserve"> </w:t>
      </w:r>
      <w:r>
        <w:rPr>
          <w:noProof/>
        </w:rPr>
        <w:drawing>
          <wp:inline distT="0" distB="0" distL="0" distR="0" wp14:anchorId="250D8497" wp14:editId="7BD4A355">
            <wp:extent cx="2003612" cy="3004570"/>
            <wp:effectExtent l="0" t="0" r="0" b="57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7769" cy="3025800"/>
                    </a:xfrm>
                    <a:prstGeom prst="rect">
                      <a:avLst/>
                    </a:prstGeom>
                    <a:noFill/>
                    <a:ln>
                      <a:noFill/>
                    </a:ln>
                  </pic:spPr>
                </pic:pic>
              </a:graphicData>
            </a:graphic>
          </wp:inline>
        </w:drawing>
      </w:r>
    </w:p>
    <w:p w14:paraId="41822CF0" w14:textId="1BD8B9EF" w:rsidR="00674322" w:rsidRDefault="00674322" w:rsidP="007F5B20">
      <w:pPr>
        <w:adjustRightInd w:val="0"/>
        <w:snapToGrid w:val="0"/>
        <w:ind w:firstLineChars="600" w:firstLine="1440"/>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a)                         (b)                         (c)</w:t>
      </w:r>
    </w:p>
    <w:p w14:paraId="7D0D8C50" w14:textId="74068BFC" w:rsidR="002E1D70" w:rsidRDefault="00897B44" w:rsidP="007F5B20">
      <w:pPr>
        <w:adjustRightInd w:val="0"/>
        <w:snapToGrid w:val="0"/>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ig. 3 </w:t>
      </w:r>
      <w:commentRangeStart w:id="410"/>
      <w:r>
        <w:rPr>
          <w:rFonts w:ascii="Times New Roman" w:hAnsi="Times New Roman"/>
          <w:sz w:val="24"/>
          <w:szCs w:val="24"/>
        </w:rPr>
        <w:t>Average</w:t>
      </w:r>
      <w:r w:rsidR="000D1ED4">
        <w:rPr>
          <w:rFonts w:ascii="Times New Roman" w:hAnsi="Times New Roman"/>
          <w:sz w:val="24"/>
          <w:szCs w:val="24"/>
        </w:rPr>
        <w:t xml:space="preserve"> </w:t>
      </w:r>
      <w:r w:rsidR="00D50D97">
        <w:rPr>
          <w:rFonts w:ascii="Times New Roman" w:hAnsi="Times New Roman"/>
          <w:sz w:val="24"/>
          <w:szCs w:val="24"/>
        </w:rPr>
        <w:t>e</w:t>
      </w:r>
      <w:commentRangeEnd w:id="410"/>
      <w:r w:rsidR="002A50C9">
        <w:rPr>
          <w:rStyle w:val="afd"/>
        </w:rPr>
        <w:commentReference w:id="410"/>
      </w:r>
      <w:r w:rsidR="00D50D97">
        <w:rPr>
          <w:rFonts w:ascii="Times New Roman" w:hAnsi="Times New Roman"/>
          <w:sz w:val="24"/>
          <w:szCs w:val="24"/>
        </w:rPr>
        <w:t xml:space="preserve">stimation </w:t>
      </w:r>
      <w:r w:rsidR="00A328ED">
        <w:rPr>
          <w:rFonts w:ascii="Times New Roman" w:hAnsi="Times New Roman"/>
          <w:sz w:val="24"/>
          <w:szCs w:val="24"/>
        </w:rPr>
        <w:t xml:space="preserve">(prediction) </w:t>
      </w:r>
      <w:r w:rsidR="00D50D97">
        <w:rPr>
          <w:rFonts w:ascii="Times New Roman" w:hAnsi="Times New Roman"/>
          <w:sz w:val="24"/>
          <w:szCs w:val="24"/>
        </w:rPr>
        <w:t>error</w:t>
      </w:r>
      <w:r w:rsidR="00A328ED">
        <w:rPr>
          <w:rFonts w:ascii="Times New Roman" w:hAnsi="Times New Roman"/>
          <w:sz w:val="24"/>
          <w:szCs w:val="24"/>
        </w:rPr>
        <w:t>s</w:t>
      </w:r>
      <w:r w:rsidR="00D50D97">
        <w:rPr>
          <w:rFonts w:ascii="Times New Roman" w:hAnsi="Times New Roman"/>
          <w:sz w:val="24"/>
          <w:szCs w:val="24"/>
        </w:rPr>
        <w:t xml:space="preserve"> of </w:t>
      </w:r>
      <w:r w:rsidR="005A40EF">
        <w:rPr>
          <w:rFonts w:ascii="Times New Roman" w:hAnsi="Times New Roman"/>
          <w:sz w:val="24"/>
          <w:szCs w:val="24"/>
        </w:rPr>
        <w:t xml:space="preserve">the </w:t>
      </w:r>
      <w:r w:rsidR="00A328ED">
        <w:rPr>
          <w:rFonts w:ascii="Times New Roman" w:hAnsi="Times New Roman"/>
          <w:sz w:val="24"/>
          <w:szCs w:val="24"/>
        </w:rPr>
        <w:t xml:space="preserve">current </w:t>
      </w:r>
      <w:r w:rsidR="0076215E">
        <w:rPr>
          <w:rFonts w:ascii="Times New Roman" w:hAnsi="Times New Roman"/>
          <w:sz w:val="24"/>
          <w:szCs w:val="24"/>
        </w:rPr>
        <w:t xml:space="preserve">posterior </w:t>
      </w:r>
      <w:r w:rsidR="00FE2D53" w:rsidRPr="00CE00C4">
        <w:rPr>
          <w:rFonts w:ascii="Times New Roman" w:hAnsi="Times New Roman" w:cs="Times New Roman"/>
          <w:sz w:val="24"/>
          <w:szCs w:val="24"/>
        </w:rPr>
        <w:t>parametric belief model</w:t>
      </w:r>
      <w:r w:rsidR="00FE2D53">
        <w:rPr>
          <w:rFonts w:ascii="Times New Roman" w:hAnsi="Times New Roman" w:cs="Times New Roman"/>
          <w:sz w:val="24"/>
          <w:szCs w:val="24"/>
        </w:rPr>
        <w:t xml:space="preserve">s </w:t>
      </w:r>
      <w:r w:rsidR="00A328ED">
        <w:rPr>
          <w:rFonts w:ascii="Times New Roman" w:hAnsi="Times New Roman" w:cs="Times New Roman"/>
          <w:sz w:val="24"/>
          <w:szCs w:val="24"/>
        </w:rPr>
        <w:t xml:space="preserve">with respect to </w:t>
      </w:r>
      <w:r w:rsidR="00614AC1">
        <w:rPr>
          <w:rFonts w:ascii="Times New Roman" w:hAnsi="Times New Roman" w:cs="Times New Roman"/>
          <w:sz w:val="24"/>
          <w:szCs w:val="24"/>
        </w:rPr>
        <w:t>(a)</w:t>
      </w:r>
      <w:r w:rsidR="000D7F2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l</m:t>
                </m:r>
              </m:e>
            </m:acc>
          </m:e>
          <m:sub>
            <m:r>
              <w:rPr>
                <w:rFonts w:ascii="Cambria Math" w:hAnsi="Times New Roman" w:cs="Times New Roman"/>
                <w:sz w:val="24"/>
                <w:szCs w:val="24"/>
              </w:rPr>
              <m:t>1</m:t>
            </m:r>
          </m:sub>
        </m:sSub>
      </m:oMath>
      <w:r w:rsidR="00614AC1">
        <w:rPr>
          <w:rFonts w:ascii="Times New Roman" w:hAnsi="Times New Roman" w:cs="Times New Roman" w:hint="eastAsia"/>
          <w:sz w:val="24"/>
          <w:szCs w:val="24"/>
        </w:rPr>
        <w:t>,</w:t>
      </w:r>
      <w:r w:rsidR="00614AC1">
        <w:rPr>
          <w:rFonts w:ascii="Times New Roman" w:hAnsi="Times New Roman" w:cs="Times New Roman"/>
          <w:sz w:val="24"/>
          <w:szCs w:val="24"/>
        </w:rPr>
        <w:t xml:space="preserve"> (b)</w:t>
      </w:r>
      <w:r w:rsidR="00341492">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l</m:t>
                </m:r>
              </m:e>
            </m:acc>
          </m:e>
          <m:sub>
            <m:r>
              <w:rPr>
                <w:rFonts w:ascii="Cambria Math" w:hAnsi="Times New Roman" w:cs="Times New Roman"/>
                <w:sz w:val="24"/>
                <w:szCs w:val="24"/>
              </w:rPr>
              <m:t>2</m:t>
            </m:r>
          </m:sub>
        </m:sSub>
      </m:oMath>
      <w:r w:rsidR="00127568">
        <w:rPr>
          <w:rFonts w:ascii="Times New Roman" w:hAnsi="Times New Roman" w:cs="Times New Roman" w:hint="eastAsia"/>
          <w:sz w:val="24"/>
          <w:szCs w:val="24"/>
        </w:rPr>
        <w:t xml:space="preserve"> </w:t>
      </w:r>
      <w:r w:rsidR="00127568">
        <w:rPr>
          <w:rFonts w:ascii="Times New Roman" w:hAnsi="Times New Roman" w:cs="Times New Roman"/>
          <w:sz w:val="24"/>
          <w:szCs w:val="24"/>
        </w:rPr>
        <w:t>and (c)</w:t>
      </w:r>
      <w:r w:rsidR="00341492">
        <w:rPr>
          <w:rFonts w:ascii="Times New Roman" w:hAnsi="Times New Roman" w:cs="Times New Roman"/>
          <w:sz w:val="24"/>
          <w:szCs w:val="24"/>
        </w:rPr>
        <w:t xml:space="preserve"> </w:t>
      </w:r>
      <m:oMath>
        <m:acc>
          <m:accPr>
            <m:chr m:val="̃"/>
            <m:ctrlPr>
              <w:rPr>
                <w:rFonts w:ascii="Cambria Math" w:hAnsi="Times New Roman" w:cs="Times New Roman"/>
                <w:i/>
                <w:sz w:val="24"/>
                <w:szCs w:val="24"/>
              </w:rPr>
            </m:ctrlPr>
          </m:accPr>
          <m:e>
            <m:r>
              <w:rPr>
                <w:rFonts w:ascii="Cambria Math" w:hAnsi="Times New Roman" w:cs="Times New Roman"/>
                <w:sz w:val="24"/>
                <w:szCs w:val="24"/>
              </w:rPr>
              <m:t>c</m:t>
            </m:r>
          </m:e>
        </m:acc>
      </m:oMath>
      <w:r w:rsidR="00A328ED">
        <w:rPr>
          <w:rFonts w:ascii="Times New Roman" w:hAnsi="Times New Roman" w:cs="Times New Roman" w:hint="eastAsia"/>
          <w:sz w:val="24"/>
          <w:szCs w:val="24"/>
        </w:rPr>
        <w:t>,</w:t>
      </w:r>
      <w:r w:rsidR="00FE2D53">
        <w:rPr>
          <w:rFonts w:ascii="Times New Roman" w:hAnsi="Times New Roman" w:cs="Times New Roman" w:hint="eastAsia"/>
          <w:sz w:val="24"/>
          <w:szCs w:val="24"/>
        </w:rPr>
        <w:t xml:space="preserve"> </w:t>
      </w:r>
      <w:r w:rsidR="00DB175B">
        <w:rPr>
          <w:rFonts w:ascii="Times New Roman" w:hAnsi="Times New Roman" w:cs="Times New Roman"/>
          <w:sz w:val="24"/>
          <w:szCs w:val="24"/>
        </w:rPr>
        <w:t xml:space="preserve">over 10 </w:t>
      </w:r>
      <w:r w:rsidR="00A328ED">
        <w:rPr>
          <w:rFonts w:ascii="Times New Roman" w:hAnsi="Times New Roman" w:cs="Times New Roman"/>
          <w:sz w:val="24"/>
          <w:szCs w:val="24"/>
        </w:rPr>
        <w:t xml:space="preserve">independent </w:t>
      </w:r>
      <w:r w:rsidR="00DB175B">
        <w:rPr>
          <w:rFonts w:ascii="Times New Roman" w:hAnsi="Times New Roman" w:cs="Times New Roman"/>
          <w:sz w:val="24"/>
          <w:szCs w:val="24"/>
        </w:rPr>
        <w:t xml:space="preserve">runs </w:t>
      </w:r>
      <w:r w:rsidR="006629EC">
        <w:rPr>
          <w:rFonts w:ascii="Times New Roman" w:hAnsi="Times New Roman" w:cs="Times New Roman"/>
          <w:sz w:val="24"/>
          <w:szCs w:val="24"/>
        </w:rPr>
        <w:t>o</w:t>
      </w:r>
      <w:r w:rsidR="00A328ED">
        <w:rPr>
          <w:rFonts w:ascii="Times New Roman" w:hAnsi="Times New Roman" w:cs="Times New Roman"/>
          <w:sz w:val="24"/>
          <w:szCs w:val="24"/>
        </w:rPr>
        <w:t>f</w:t>
      </w:r>
      <w:r w:rsidR="00DB175B">
        <w:rPr>
          <w:rFonts w:ascii="Times New Roman" w:hAnsi="Times New Roman" w:cs="Times New Roman"/>
          <w:sz w:val="24"/>
          <w:szCs w:val="24"/>
        </w:rPr>
        <w:t xml:space="preserve"> </w:t>
      </w:r>
      <w:r w:rsidR="009036AF">
        <w:rPr>
          <w:rFonts w:ascii="Times New Roman" w:hAnsi="Times New Roman" w:cs="Times New Roman"/>
          <w:sz w:val="24"/>
          <w:szCs w:val="24"/>
        </w:rPr>
        <w:t xml:space="preserve">the </w:t>
      </w:r>
      <w:r w:rsidR="00DB175B" w:rsidRPr="00FB7CCB">
        <w:rPr>
          <w:rFonts w:ascii="Times New Roman" w:hAnsi="Times New Roman" w:cs="Times New Roman"/>
          <w:sz w:val="24"/>
          <w:szCs w:val="24"/>
        </w:rPr>
        <w:t>GPR-KG</w:t>
      </w:r>
      <w:r w:rsidR="00FB7CCB">
        <w:rPr>
          <w:rFonts w:ascii="Times New Roman" w:hAnsi="Times New Roman" w:cs="Times New Roman"/>
          <w:sz w:val="24"/>
          <w:szCs w:val="24"/>
        </w:rPr>
        <w:t xml:space="preserve"> </w:t>
      </w:r>
      <w:r w:rsidR="009036AF">
        <w:rPr>
          <w:rFonts w:ascii="Times New Roman" w:hAnsi="Times New Roman" w:cs="Times New Roman"/>
          <w:sz w:val="24"/>
          <w:szCs w:val="24"/>
        </w:rPr>
        <w:t xml:space="preserve">algorithm for </w:t>
      </w:r>
      <w:r w:rsidR="00FB7CCB">
        <w:rPr>
          <w:rFonts w:ascii="Times New Roman" w:hAnsi="Times New Roman" w:cs="Times New Roman"/>
          <w:sz w:val="24"/>
          <w:szCs w:val="24"/>
        </w:rPr>
        <w:t xml:space="preserve">solving </w:t>
      </w:r>
      <w:r w:rsidR="003E13BF">
        <w:rPr>
          <w:rFonts w:ascii="Times New Roman" w:hAnsi="Times New Roman" w:cs="Times New Roman"/>
          <w:sz w:val="24"/>
          <w:szCs w:val="28"/>
        </w:rPr>
        <w:t>RZDT1, RZDT2 and RZDT5.</w:t>
      </w:r>
      <w:r w:rsidR="00DE540A">
        <w:rPr>
          <w:rFonts w:ascii="Times New Roman" w:hAnsi="Times New Roman" w:cs="Times New Roman"/>
          <w:sz w:val="24"/>
          <w:szCs w:val="28"/>
        </w:rPr>
        <w:t xml:space="preserve"> </w:t>
      </w:r>
      <w:r w:rsidR="00351AF8" w:rsidRPr="00B71DE1">
        <w:rPr>
          <w:rFonts w:ascii="Times New Roman" w:hAnsi="Times New Roman" w:cs="Times New Roman" w:hint="eastAsia"/>
          <w:i/>
          <w:iCs/>
          <w:sz w:val="24"/>
          <w:szCs w:val="28"/>
        </w:rPr>
        <w:t>No</w:t>
      </w:r>
      <w:r w:rsidR="00351AF8" w:rsidRPr="00B71DE1">
        <w:rPr>
          <w:rFonts w:ascii="Times New Roman" w:hAnsi="Times New Roman" w:cs="Times New Roman"/>
          <w:i/>
          <w:iCs/>
          <w:sz w:val="24"/>
          <w:szCs w:val="28"/>
        </w:rPr>
        <w:t>te:</w:t>
      </w:r>
      <w:r w:rsidR="00341492">
        <w:rPr>
          <w:rFonts w:ascii="Times New Roman" w:hAnsi="Times New Roman" w:cs="Times New Roman"/>
          <w:i/>
          <w:iCs/>
          <w:sz w:val="24"/>
          <w:szCs w:val="28"/>
        </w:rPr>
        <w:t xml:space="preserve">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l</m:t>
                </m:r>
              </m:e>
            </m:acc>
          </m:e>
          <m:sub>
            <m:r>
              <w:rPr>
                <w:rFonts w:ascii="Cambria Math" w:hAnsi="Times New Roman" w:cs="Times New Roman"/>
                <w:sz w:val="24"/>
                <w:szCs w:val="24"/>
              </w:rPr>
              <m:t>1</m:t>
            </m:r>
          </m:sub>
        </m:sSub>
      </m:oMath>
      <w:r w:rsidR="00341492">
        <w:rPr>
          <w:rFonts w:ascii="Times New Roman" w:hAnsi="Times New Roman" w:cs="Times New Roman" w:hint="eastAsia"/>
          <w:i/>
          <w:sz w:val="24"/>
          <w:szCs w:val="24"/>
        </w:rPr>
        <w:t xml:space="preserve"> </w:t>
      </w:r>
      <w:r w:rsidR="00341492">
        <w:rPr>
          <w:rFonts w:ascii="Times New Roman" w:hAnsi="Times New Roman" w:cs="Times New Roman"/>
          <w:i/>
          <w:sz w:val="24"/>
          <w:szCs w:val="24"/>
        </w:rPr>
        <w:t xml:space="preserve">and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l</m:t>
                </m:r>
              </m:e>
            </m:acc>
          </m:e>
          <m:sub>
            <m:r>
              <w:rPr>
                <w:rFonts w:ascii="Cambria Math" w:hAnsi="Times New Roman" w:cs="Times New Roman"/>
                <w:sz w:val="24"/>
                <w:szCs w:val="24"/>
              </w:rPr>
              <m:t>2</m:t>
            </m:r>
          </m:sub>
        </m:sSub>
      </m:oMath>
      <w:r w:rsidR="00341492">
        <w:rPr>
          <w:rFonts w:ascii="Times New Roman" w:hAnsi="Times New Roman" w:cs="Times New Roman" w:hint="eastAsia"/>
          <w:i/>
          <w:sz w:val="24"/>
          <w:szCs w:val="24"/>
        </w:rPr>
        <w:t xml:space="preserve"> de</w:t>
      </w:r>
      <w:r w:rsidR="00341492">
        <w:rPr>
          <w:rFonts w:ascii="Times New Roman" w:hAnsi="Times New Roman" w:cs="Times New Roman"/>
          <w:i/>
          <w:sz w:val="24"/>
          <w:szCs w:val="24"/>
        </w:rPr>
        <w:t>note the expectation</w:t>
      </w:r>
      <w:r w:rsidR="00EB1A76">
        <w:rPr>
          <w:rFonts w:ascii="Times New Roman" w:hAnsi="Times New Roman" w:cs="Times New Roman"/>
          <w:i/>
          <w:sz w:val="24"/>
          <w:szCs w:val="24"/>
        </w:rPr>
        <w:t>s</w:t>
      </w:r>
      <w:r w:rsidR="00341492">
        <w:rPr>
          <w:rFonts w:ascii="Times New Roman" w:hAnsi="Times New Roman" w:cs="Times New Roman"/>
          <w:i/>
          <w:sz w:val="24"/>
          <w:szCs w:val="24"/>
        </w:rPr>
        <w:t xml:space="preserve"> of </w:t>
      </w:r>
      <w:r w:rsidR="00682234">
        <w:rPr>
          <w:rFonts w:ascii="Times New Roman" w:hAnsi="Times New Roman" w:cs="Times New Roman"/>
          <w:i/>
          <w:sz w:val="24"/>
          <w:szCs w:val="24"/>
        </w:rPr>
        <w:t>two o</w:t>
      </w:r>
      <w:r w:rsidR="00341492">
        <w:rPr>
          <w:rFonts w:ascii="Times New Roman" w:hAnsi="Times New Roman" w:cs="Times New Roman"/>
          <w:i/>
          <w:sz w:val="24"/>
          <w:szCs w:val="24"/>
        </w:rPr>
        <w:t>bjective values</w:t>
      </w:r>
      <w:r w:rsidR="00A73458">
        <w:rPr>
          <w:rFonts w:ascii="Times New Roman" w:hAnsi="Times New Roman" w:cs="Times New Roman"/>
          <w:i/>
          <w:sz w:val="24"/>
          <w:szCs w:val="24"/>
        </w:rPr>
        <w:t xml:space="preserve"> (i.e.,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l</m:t>
            </m:r>
          </m:e>
          <m:sub>
            <m:r>
              <w:rPr>
                <w:rFonts w:ascii="Cambria Math" w:hAnsi="Times New Roman" w:cs="Times New Roman"/>
                <w:sz w:val="24"/>
                <w:szCs w:val="24"/>
              </w:rPr>
              <m:t>1</m:t>
            </m:r>
          </m:sub>
        </m:sSub>
        <m:r>
          <w:rPr>
            <w:rFonts w:ascii="Cambria Math" w:hAnsi="Times New Roman" w:cs="Times New Roman"/>
            <w:sz w:val="24"/>
            <w:szCs w:val="24"/>
          </w:rPr>
          <m:t>)</m:t>
        </m:r>
      </m:oMath>
      <w:r w:rsidR="00A73458">
        <w:rPr>
          <w:rFonts w:ascii="Times New Roman" w:hAnsi="Times New Roman" w:cs="Times New Roman" w:hint="eastAsia"/>
          <w:i/>
          <w:sz w:val="24"/>
          <w:szCs w:val="24"/>
        </w:rPr>
        <w:t xml:space="preserve"> </w:t>
      </w:r>
      <w:r w:rsidR="00A73458">
        <w:rPr>
          <w:rFonts w:ascii="Times New Roman" w:hAnsi="Times New Roman" w:cs="Times New Roman"/>
          <w:i/>
          <w:sz w:val="24"/>
          <w:szCs w:val="24"/>
        </w:rPr>
        <w:t xml:space="preserve">and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l</m:t>
            </m:r>
          </m:e>
          <m:sub>
            <m:r>
              <w:rPr>
                <w:rFonts w:ascii="Cambria Math" w:hAnsi="Times New Roman" w:cs="Times New Roman"/>
                <w:sz w:val="24"/>
                <w:szCs w:val="24"/>
              </w:rPr>
              <m:t>2</m:t>
            </m:r>
          </m:sub>
        </m:sSub>
        <m:r>
          <w:rPr>
            <w:rFonts w:ascii="Cambria Math" w:hAnsi="Times New Roman" w:cs="Times New Roman"/>
            <w:sz w:val="24"/>
            <w:szCs w:val="24"/>
          </w:rPr>
          <m:t>)</m:t>
        </m:r>
      </m:oMath>
      <w:r w:rsidR="00A73458">
        <w:rPr>
          <w:rFonts w:ascii="Times New Roman" w:hAnsi="Times New Roman" w:cs="Times New Roman"/>
          <w:i/>
          <w:sz w:val="24"/>
          <w:szCs w:val="24"/>
        </w:rPr>
        <w:t>)</w:t>
      </w:r>
      <w:r w:rsidR="00536ADC">
        <w:rPr>
          <w:rFonts w:ascii="Times New Roman" w:hAnsi="Times New Roman" w:cs="Times New Roman"/>
          <w:i/>
          <w:sz w:val="24"/>
          <w:szCs w:val="24"/>
        </w:rPr>
        <w:t xml:space="preserve">, respectively, and </w:t>
      </w:r>
      <m:oMath>
        <m:acc>
          <m:accPr>
            <m:chr m:val="̃"/>
            <m:ctrlPr>
              <w:rPr>
                <w:rFonts w:ascii="Cambria Math" w:hAnsi="Times New Roman" w:cs="Times New Roman"/>
                <w:i/>
                <w:sz w:val="24"/>
                <w:szCs w:val="24"/>
              </w:rPr>
            </m:ctrlPr>
          </m:accPr>
          <m:e>
            <m:r>
              <w:rPr>
                <w:rFonts w:ascii="Cambria Math" w:hAnsi="Times New Roman" w:cs="Times New Roman"/>
                <w:sz w:val="24"/>
                <w:szCs w:val="24"/>
              </w:rPr>
              <m:t>c</m:t>
            </m:r>
          </m:e>
        </m:acc>
      </m:oMath>
      <w:r w:rsidR="00F7404C">
        <w:rPr>
          <w:rFonts w:ascii="Times New Roman" w:hAnsi="Times New Roman" w:cs="Times New Roman" w:hint="eastAsia"/>
          <w:i/>
          <w:sz w:val="24"/>
          <w:szCs w:val="24"/>
        </w:rPr>
        <w:t xml:space="preserve"> </w:t>
      </w:r>
      <w:r w:rsidR="00F7404C">
        <w:rPr>
          <w:rFonts w:ascii="Times New Roman" w:hAnsi="Times New Roman" w:cs="Times New Roman"/>
          <w:i/>
          <w:sz w:val="24"/>
          <w:szCs w:val="24"/>
        </w:rPr>
        <w:t xml:space="preserve">represents the </w:t>
      </w:r>
      <w:r w:rsidR="00733706">
        <w:rPr>
          <w:rFonts w:ascii="Times New Roman" w:hAnsi="Times New Roman" w:cs="Times New Roman"/>
          <w:i/>
          <w:sz w:val="24"/>
          <w:szCs w:val="24"/>
        </w:rPr>
        <w:t xml:space="preserve">estimation of </w:t>
      </w:r>
      <w:r w:rsidR="00596DD0">
        <w:rPr>
          <w:rFonts w:ascii="Times New Roman" w:hAnsi="Times New Roman" w:cs="Times New Roman"/>
          <w:i/>
          <w:sz w:val="24"/>
          <w:szCs w:val="24"/>
        </w:rPr>
        <w:t>co</w:t>
      </w:r>
      <w:r w:rsidR="00031C40">
        <w:rPr>
          <w:rFonts w:ascii="Times New Roman" w:hAnsi="Times New Roman" w:cs="Times New Roman"/>
          <w:i/>
          <w:sz w:val="24"/>
          <w:szCs w:val="24"/>
        </w:rPr>
        <w:t>n</w:t>
      </w:r>
      <w:r w:rsidR="00596DD0">
        <w:rPr>
          <w:rFonts w:ascii="Times New Roman" w:hAnsi="Times New Roman" w:cs="Times New Roman"/>
          <w:i/>
          <w:sz w:val="24"/>
          <w:szCs w:val="24"/>
        </w:rPr>
        <w:t>straint</w:t>
      </w:r>
      <w:r w:rsidR="008128A3">
        <w:rPr>
          <w:rFonts w:ascii="Times New Roman" w:hAnsi="Times New Roman" w:cs="Times New Roman"/>
          <w:i/>
          <w:sz w:val="24"/>
          <w:szCs w:val="24"/>
        </w:rPr>
        <w:t xml:space="preserve"> value</w:t>
      </w:r>
      <w:r w:rsidR="007A41CB">
        <w:rPr>
          <w:rFonts w:ascii="Times New Roman" w:hAnsi="Times New Roman" w:cs="Times New Roman"/>
          <w:i/>
          <w:sz w:val="24"/>
          <w:szCs w:val="24"/>
        </w:rPr>
        <w:t xml:space="preserve"> </w:t>
      </w:r>
      <w:r w:rsidR="00B24475">
        <w:rPr>
          <w:rFonts w:ascii="Times New Roman" w:hAnsi="Times New Roman" w:cs="Times New Roman"/>
          <w:i/>
          <w:sz w:val="24"/>
          <w:szCs w:val="24"/>
        </w:rPr>
        <w:t>under the</w:t>
      </w:r>
      <w:r w:rsidR="007A174A">
        <w:rPr>
          <w:rFonts w:ascii="Times New Roman" w:hAnsi="Times New Roman" w:cs="Times New Roman"/>
          <w:i/>
          <w:sz w:val="24"/>
          <w:szCs w:val="24"/>
        </w:rPr>
        <w:t xml:space="preserve"> </w:t>
      </w:r>
      <w:r w:rsidR="00183106">
        <w:rPr>
          <w:rFonts w:ascii="Times New Roman" w:hAnsi="Times New Roman" w:cs="Times New Roman"/>
          <w:i/>
          <w:sz w:val="24"/>
          <w:szCs w:val="24"/>
        </w:rPr>
        <w:t xml:space="preserve">probability of </w:t>
      </w:r>
      <m:oMath>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sz w:val="24"/>
            <w:szCs w:val="24"/>
          </w:rPr>
          <m:t>ε</m:t>
        </m:r>
      </m:oMath>
      <w:r w:rsidR="00B24475">
        <w:rPr>
          <w:rFonts w:ascii="Times New Roman" w:hAnsi="Times New Roman" w:cs="Times New Roman"/>
          <w:i/>
          <w:sz w:val="24"/>
          <w:szCs w:val="24"/>
        </w:rPr>
        <w:t xml:space="preserve"> </w:t>
      </w:r>
      <w:r w:rsidR="007A174A">
        <w:rPr>
          <w:rFonts w:ascii="Times New Roman" w:hAnsi="Times New Roman" w:cs="Times New Roman"/>
          <w:i/>
          <w:sz w:val="24"/>
          <w:szCs w:val="24"/>
        </w:rPr>
        <w:t xml:space="preserve">(i.e.,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ctrlPr>
              <w:rPr>
                <w:rFonts w:ascii="Cambria Math" w:hAnsi="Times New Roman" w:cs="Times New Roman"/>
                <w:i/>
                <w:sz w:val="24"/>
                <w:szCs w:val="24"/>
              </w:rPr>
            </m:ctrlPr>
          </m:dPr>
          <m:e>
            <m:r>
              <w:rPr>
                <w:rFonts w:ascii="Cambria Math" w:hAnsi="Times New Roman" w:cs="Times New Roman"/>
                <w:sz w:val="24"/>
                <w:szCs w:val="24"/>
              </w:rPr>
              <m:t>c</m:t>
            </m:r>
          </m:e>
        </m:d>
        <m:r>
          <w:rPr>
            <w:rFonts w:ascii="Cambria Math" w:hAnsi="Times New Roman" w:cs="Times New Roman"/>
            <w:sz w:val="24"/>
            <w:szCs w:val="24"/>
          </w:rPr>
          <m:t>+</m:t>
        </m:r>
        <m:r>
          <m:rPr>
            <m:sty m:val="p"/>
          </m:rPr>
          <w:rPr>
            <w:rFonts w:ascii="Cambria Math" w:hAnsi="Cambria Math" w:cs="Times New Roman"/>
            <w:sz w:val="24"/>
            <w:szCs w:val="24"/>
          </w:rPr>
          <m:t>Φ</m:t>
        </m:r>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sz w:val="24"/>
            <w:szCs w:val="24"/>
          </w:rPr>
          <m:t>ε</m:t>
        </m:r>
        <m:r>
          <w:rPr>
            <w:rFonts w:ascii="Cambria Math" w:hAnsi="Times New Roman" w:cs="Times New Roman"/>
            <w:sz w:val="24"/>
            <w:szCs w:val="24"/>
          </w:rPr>
          <m:t>)</m:t>
        </m:r>
        <m:r>
          <w:rPr>
            <w:rFonts w:ascii="Cambria Math" w:hAnsi="Cambria Math" w:cs="Times New Roman"/>
            <w:sz w:val="24"/>
            <w:szCs w:val="24"/>
          </w:rPr>
          <m:t>∙σ</m:t>
        </m:r>
      </m:oMath>
      <w:r w:rsidR="007A174A">
        <w:rPr>
          <w:rFonts w:ascii="Times New Roman" w:hAnsi="Times New Roman" w:cs="Times New Roman"/>
          <w:i/>
          <w:sz w:val="24"/>
          <w:szCs w:val="24"/>
        </w:rPr>
        <w:t>)</w:t>
      </w:r>
      <w:r w:rsidR="007E4DA6">
        <w:rPr>
          <w:rFonts w:ascii="Times New Roman" w:hAnsi="Times New Roman" w:cs="Times New Roman"/>
          <w:i/>
          <w:sz w:val="24"/>
          <w:szCs w:val="24"/>
        </w:rPr>
        <w:t>, where</w:t>
      </w:r>
      <w:r w:rsidR="00351AF8" w:rsidRPr="00B71DE1">
        <w:rPr>
          <w:rFonts w:ascii="Times New Roman" w:hAnsi="Times New Roman" w:cs="Times New Roman"/>
          <w:i/>
          <w:iCs/>
          <w:sz w:val="24"/>
          <w:szCs w:val="28"/>
        </w:rPr>
        <w:t xml:space="preserve"> </w:t>
      </w:r>
      <m:oMath>
        <m:r>
          <w:rPr>
            <w:rFonts w:ascii="Cambria Math" w:hAnsi="Cambria Math" w:cs="Times New Roman"/>
            <w:sz w:val="24"/>
            <w:szCs w:val="24"/>
          </w:rPr>
          <m:t>ε</m:t>
        </m:r>
        <m:r>
          <m:rPr>
            <m:sty m:val="p"/>
          </m:rPr>
          <w:rPr>
            <w:rFonts w:ascii="Cambria Math" w:hAnsi="Cambria Math" w:cs="Times New Roman"/>
            <w:sz w:val="24"/>
            <w:szCs w:val="24"/>
          </w:rPr>
          <m:t>=0.05</m:t>
        </m:r>
      </m:oMath>
      <w:r w:rsidR="003C566C">
        <w:rPr>
          <w:rFonts w:ascii="Times New Roman" w:hAnsi="Times New Roman" w:cs="Times New Roman" w:hint="eastAsia"/>
          <w:sz w:val="24"/>
          <w:szCs w:val="24"/>
        </w:rPr>
        <w:t>,</w:t>
      </w:r>
      <w:r w:rsidR="003C566C">
        <w:rPr>
          <w:rFonts w:ascii="Times New Roman" w:hAnsi="Times New Roman" w:cs="Times New Roman"/>
          <w:sz w:val="24"/>
          <w:szCs w:val="24"/>
        </w:rPr>
        <w:t xml:space="preserve"> </w:t>
      </w:r>
      <m:oMath>
        <m:r>
          <m:rPr>
            <m:sty m:val="p"/>
          </m:rPr>
          <w:rPr>
            <w:rFonts w:ascii="Cambria Math" w:hAnsi="Cambria Math" w:cs="Times New Roman"/>
            <w:sz w:val="24"/>
            <w:szCs w:val="24"/>
          </w:rPr>
          <m:t>σ=0.05</m:t>
        </m:r>
      </m:oMath>
      <w:r w:rsidR="00351AF8">
        <w:rPr>
          <w:rFonts w:ascii="Times New Roman" w:hAnsi="Times New Roman" w:cs="Times New Roman"/>
          <w:sz w:val="24"/>
          <w:szCs w:val="28"/>
        </w:rPr>
        <w:t>.</w:t>
      </w:r>
    </w:p>
    <w:p w14:paraId="575D0552" w14:textId="402FED89" w:rsidR="007B3B42" w:rsidRDefault="007B3B42" w:rsidP="007F5B20">
      <w:pPr>
        <w:adjustRightInd w:val="0"/>
        <w:snapToGrid w:val="0"/>
        <w:rPr>
          <w:rFonts w:ascii="Times New Roman" w:hAnsi="Times New Roman"/>
          <w:sz w:val="24"/>
          <w:szCs w:val="24"/>
        </w:rPr>
      </w:pPr>
    </w:p>
    <w:p w14:paraId="09B86748" w14:textId="5406735A" w:rsidR="00C473CA" w:rsidRDefault="009E0ACB" w:rsidP="007F5B20">
      <w:pPr>
        <w:adjustRightInd w:val="0"/>
        <w:snapToGrid w:val="0"/>
        <w:rPr>
          <w:rFonts w:ascii="Times New Roman" w:hAnsi="Times New Roman"/>
          <w:sz w:val="24"/>
          <w:szCs w:val="24"/>
        </w:rPr>
      </w:pPr>
      <w:r>
        <w:rPr>
          <w:rFonts w:ascii="Times New Roman" w:hAnsi="Times New Roman"/>
          <w:sz w:val="24"/>
          <w:szCs w:val="24"/>
        </w:rPr>
        <w:t>In a</w:t>
      </w:r>
      <w:r w:rsidR="0075383C">
        <w:rPr>
          <w:rFonts w:ascii="Times New Roman" w:hAnsi="Times New Roman"/>
          <w:sz w:val="24"/>
          <w:szCs w:val="24"/>
        </w:rPr>
        <w:t>ddi</w:t>
      </w:r>
      <w:r w:rsidR="00485CF3">
        <w:rPr>
          <w:rFonts w:ascii="Times New Roman" w:hAnsi="Times New Roman"/>
          <w:sz w:val="24"/>
          <w:szCs w:val="24"/>
        </w:rPr>
        <w:t>tion, we evaluate each of the iterative non-dominated solutions by 100 times o</w:t>
      </w:r>
      <w:r w:rsidR="005E25A0">
        <w:rPr>
          <w:rFonts w:ascii="Times New Roman" w:hAnsi="Times New Roman"/>
          <w:sz w:val="24"/>
          <w:szCs w:val="24"/>
        </w:rPr>
        <w:t xml:space="preserve">f stochastic </w:t>
      </w:r>
      <w:r w:rsidR="00485CF3">
        <w:rPr>
          <w:rFonts w:ascii="Times New Roman" w:hAnsi="Times New Roman"/>
          <w:sz w:val="24"/>
          <w:szCs w:val="24"/>
        </w:rPr>
        <w:t>constraint f</w:t>
      </w:r>
      <w:r w:rsidR="00ED5DD1">
        <w:rPr>
          <w:rFonts w:ascii="Times New Roman" w:hAnsi="Times New Roman"/>
          <w:sz w:val="24"/>
          <w:szCs w:val="24"/>
        </w:rPr>
        <w:t>unction</w:t>
      </w:r>
      <w:r w:rsidR="00692331">
        <w:rPr>
          <w:rFonts w:ascii="Times New Roman" w:hAnsi="Times New Roman"/>
          <w:sz w:val="24"/>
          <w:szCs w:val="24"/>
        </w:rPr>
        <w:t xml:space="preserve"> (i.e., </w:t>
      </w:r>
      <m:oMath>
        <m:r>
          <w:rPr>
            <w:rFonts w:ascii="Cambria Math" w:eastAsia="Cambria Math" w:hAnsi="Cambria Math"/>
            <w:sz w:val="24"/>
            <w:szCs w:val="24"/>
          </w:rPr>
          <m:t>c</m:t>
        </m:r>
        <m:d>
          <m:dPr>
            <m:ctrlPr>
              <w:rPr>
                <w:rFonts w:ascii="Cambria Math" w:eastAsia="Cambria Math" w:hAnsi="Cambria Math"/>
                <w:sz w:val="24"/>
                <w:szCs w:val="24"/>
              </w:rPr>
            </m:ctrlPr>
          </m:dPr>
          <m:e>
            <m:r>
              <m:rPr>
                <m:sty m:val="b"/>
              </m:rPr>
              <w:rPr>
                <w:rFonts w:ascii="Cambria Math" w:hAnsi="Cambria Math"/>
                <w:sz w:val="24"/>
                <w:szCs w:val="24"/>
              </w:rPr>
              <m:t>x</m:t>
            </m:r>
            <m:r>
              <m:rPr>
                <m:sty m:val="p"/>
              </m:rPr>
              <w:rPr>
                <w:rFonts w:ascii="Cambria Math" w:hAnsi="Cambria Math"/>
                <w:sz w:val="24"/>
                <w:szCs w:val="24"/>
              </w:rPr>
              <m:t>,</m:t>
            </m:r>
            <m:r>
              <w:rPr>
                <w:rFonts w:ascii="Cambria Math" w:hAnsi="Times New Roman"/>
                <w:sz w:val="24"/>
                <w:szCs w:val="24"/>
              </w:rPr>
              <m:t>ξ</m:t>
            </m:r>
          </m:e>
        </m:d>
      </m:oMath>
      <w:r w:rsidR="00692331">
        <w:rPr>
          <w:rFonts w:ascii="Times New Roman" w:hAnsi="Times New Roman"/>
          <w:sz w:val="24"/>
          <w:szCs w:val="24"/>
        </w:rPr>
        <w:t xml:space="preserve">) </w:t>
      </w:r>
      <w:r w:rsidR="00ED5DD1">
        <w:rPr>
          <w:rFonts w:ascii="Times New Roman" w:hAnsi="Times New Roman"/>
          <w:sz w:val="24"/>
          <w:szCs w:val="24"/>
        </w:rPr>
        <w:t>and determ</w:t>
      </w:r>
      <w:r w:rsidR="00736C6D">
        <w:rPr>
          <w:rFonts w:ascii="Times New Roman" w:hAnsi="Times New Roman"/>
          <w:sz w:val="24"/>
          <w:szCs w:val="24"/>
        </w:rPr>
        <w:t xml:space="preserve">ine it </w:t>
      </w:r>
      <w:r w:rsidR="00ED5DD1">
        <w:rPr>
          <w:rFonts w:ascii="Times New Roman" w:hAnsi="Times New Roman"/>
          <w:sz w:val="24"/>
          <w:szCs w:val="24"/>
        </w:rPr>
        <w:t>as an infeasible soluti</w:t>
      </w:r>
      <w:r w:rsidR="00167ECF">
        <w:rPr>
          <w:rFonts w:ascii="Times New Roman" w:hAnsi="Times New Roman"/>
          <w:sz w:val="24"/>
          <w:szCs w:val="24"/>
        </w:rPr>
        <w:t xml:space="preserve">on if it </w:t>
      </w:r>
      <w:r w:rsidR="00ED5DD1">
        <w:rPr>
          <w:rFonts w:ascii="Times New Roman" w:hAnsi="Times New Roman"/>
          <w:sz w:val="24"/>
          <w:szCs w:val="24"/>
        </w:rPr>
        <w:t>violat</w:t>
      </w:r>
      <w:r w:rsidR="00167ECF">
        <w:rPr>
          <w:rFonts w:ascii="Times New Roman" w:hAnsi="Times New Roman"/>
          <w:sz w:val="24"/>
          <w:szCs w:val="24"/>
        </w:rPr>
        <w:t xml:space="preserve">es </w:t>
      </w:r>
      <w:r w:rsidR="00ED5DD1">
        <w:rPr>
          <w:rFonts w:ascii="Times New Roman" w:hAnsi="Times New Roman"/>
          <w:sz w:val="24"/>
          <w:szCs w:val="24"/>
        </w:rPr>
        <w:t>the constraint (i.e.,</w:t>
      </w:r>
      <w:r w:rsidR="00ED5DD1" w:rsidRPr="00ED5DD1">
        <w:rPr>
          <w:rFonts w:ascii="Cambria Math" w:eastAsia="Cambria Math" w:hAnsi="Cambria Math"/>
          <w:i/>
          <w:sz w:val="24"/>
          <w:szCs w:val="24"/>
        </w:rPr>
        <w:t xml:space="preserve"> </w:t>
      </w:r>
      <m:oMath>
        <m:r>
          <w:rPr>
            <w:rFonts w:ascii="Cambria Math" w:eastAsia="Cambria Math" w:hAnsi="Cambria Math"/>
            <w:sz w:val="24"/>
            <w:szCs w:val="24"/>
          </w:rPr>
          <m:t>c</m:t>
        </m:r>
        <m:d>
          <m:dPr>
            <m:ctrlPr>
              <w:rPr>
                <w:rFonts w:ascii="Cambria Math" w:eastAsia="Cambria Math" w:hAnsi="Cambria Math"/>
                <w:sz w:val="24"/>
                <w:szCs w:val="24"/>
              </w:rPr>
            </m:ctrlPr>
          </m:dPr>
          <m:e>
            <m:r>
              <m:rPr>
                <m:sty m:val="b"/>
              </m:rPr>
              <w:rPr>
                <w:rFonts w:ascii="Cambria Math" w:hAnsi="Cambria Math"/>
                <w:sz w:val="24"/>
                <w:szCs w:val="24"/>
              </w:rPr>
              <m:t>x</m:t>
            </m:r>
            <m:r>
              <m:rPr>
                <m:sty m:val="p"/>
              </m:rPr>
              <w:rPr>
                <w:rFonts w:ascii="Cambria Math" w:hAnsi="Cambria Math"/>
                <w:sz w:val="24"/>
                <w:szCs w:val="24"/>
              </w:rPr>
              <m:t>,</m:t>
            </m:r>
            <m:r>
              <w:rPr>
                <w:rFonts w:ascii="Cambria Math" w:hAnsi="Times New Roman"/>
                <w:sz w:val="24"/>
                <w:szCs w:val="24"/>
              </w:rPr>
              <m:t>ξ</m:t>
            </m:r>
          </m:e>
        </m:d>
        <m:r>
          <m:rPr>
            <m:sty m:val="p"/>
          </m:rPr>
          <w:rPr>
            <w:rFonts w:ascii="Cambria Math" w:eastAsia="Cambria Math" w:hAnsi="Cambria Math"/>
            <w:sz w:val="24"/>
            <w:szCs w:val="24"/>
          </w:rPr>
          <m:t>&gt;0</m:t>
        </m:r>
      </m:oMath>
      <w:r w:rsidR="00ED5DD1">
        <w:rPr>
          <w:rFonts w:ascii="Times New Roman" w:hAnsi="Times New Roman"/>
          <w:sz w:val="24"/>
          <w:szCs w:val="24"/>
        </w:rPr>
        <w:t>)</w:t>
      </w:r>
      <w:r w:rsidR="00167ECF">
        <w:rPr>
          <w:rFonts w:ascii="Times New Roman" w:hAnsi="Times New Roman"/>
          <w:sz w:val="24"/>
          <w:szCs w:val="24"/>
        </w:rPr>
        <w:t xml:space="preserve"> </w:t>
      </w:r>
      <w:r w:rsidR="00ED5DD1">
        <w:rPr>
          <w:rFonts w:ascii="Times New Roman" w:hAnsi="Times New Roman"/>
          <w:sz w:val="24"/>
          <w:szCs w:val="24"/>
        </w:rPr>
        <w:t>more th</w:t>
      </w:r>
      <w:r w:rsidR="00167ECF">
        <w:rPr>
          <w:rFonts w:ascii="Times New Roman" w:hAnsi="Times New Roman"/>
          <w:sz w:val="24"/>
          <w:szCs w:val="24"/>
        </w:rPr>
        <w:t>an five times</w:t>
      </w:r>
      <w:r w:rsidR="003046D6">
        <w:rPr>
          <w:rFonts w:ascii="Times New Roman" w:hAnsi="Times New Roman"/>
          <w:sz w:val="24"/>
          <w:szCs w:val="24"/>
        </w:rPr>
        <w:t>.</w:t>
      </w:r>
      <w:r w:rsidR="00485CF3">
        <w:rPr>
          <w:rFonts w:ascii="Times New Roman" w:hAnsi="Times New Roman"/>
          <w:sz w:val="24"/>
          <w:szCs w:val="24"/>
        </w:rPr>
        <w:t xml:space="preserve"> </w:t>
      </w:r>
      <w:r w:rsidR="009F015B">
        <w:rPr>
          <w:rFonts w:ascii="Times New Roman" w:hAnsi="Times New Roman"/>
          <w:sz w:val="24"/>
          <w:szCs w:val="24"/>
        </w:rPr>
        <w:t xml:space="preserve">Numerical results in </w:t>
      </w:r>
      <w:r w:rsidR="005A6862">
        <w:rPr>
          <w:rFonts w:ascii="Times New Roman" w:hAnsi="Times New Roman"/>
          <w:sz w:val="24"/>
          <w:szCs w:val="24"/>
        </w:rPr>
        <w:t>Fig. 4</w:t>
      </w:r>
      <w:r w:rsidR="009F015B">
        <w:rPr>
          <w:rFonts w:ascii="Times New Roman" w:hAnsi="Times New Roman"/>
          <w:sz w:val="24"/>
          <w:szCs w:val="24"/>
        </w:rPr>
        <w:t xml:space="preserve"> illustrate</w:t>
      </w:r>
      <w:r w:rsidR="00DC43E1">
        <w:rPr>
          <w:rFonts w:ascii="Times New Roman" w:hAnsi="Times New Roman"/>
          <w:sz w:val="24"/>
          <w:szCs w:val="24"/>
        </w:rPr>
        <w:t xml:space="preserve"> </w:t>
      </w:r>
      <w:r w:rsidR="009F015B">
        <w:rPr>
          <w:rFonts w:ascii="Times New Roman" w:hAnsi="Times New Roman"/>
          <w:sz w:val="24"/>
          <w:szCs w:val="24"/>
        </w:rPr>
        <w:t xml:space="preserve">that </w:t>
      </w:r>
      <w:r w:rsidR="007943E7">
        <w:rPr>
          <w:rFonts w:ascii="Times New Roman" w:hAnsi="Times New Roman" w:cs="Times New Roman"/>
          <w:sz w:val="24"/>
          <w:szCs w:val="24"/>
        </w:rPr>
        <w:t>a</w:t>
      </w:r>
      <w:r w:rsidR="00D40165">
        <w:rPr>
          <w:rFonts w:ascii="Times New Roman" w:hAnsi="Times New Roman" w:cs="Times New Roman"/>
          <w:sz w:val="24"/>
          <w:szCs w:val="24"/>
        </w:rPr>
        <w:t>verage number of infeasible solutions</w:t>
      </w:r>
      <w:r w:rsidR="000D069C">
        <w:rPr>
          <w:rFonts w:ascii="Times New Roman" w:hAnsi="Times New Roman" w:cs="Times New Roman"/>
          <w:sz w:val="24"/>
          <w:szCs w:val="24"/>
        </w:rPr>
        <w:t xml:space="preserve"> </w:t>
      </w:r>
      <w:r w:rsidR="00BB1FBF">
        <w:rPr>
          <w:rFonts w:ascii="Times New Roman" w:hAnsi="Times New Roman" w:cs="Times New Roman"/>
          <w:sz w:val="24"/>
          <w:szCs w:val="24"/>
        </w:rPr>
        <w:t>in the</w:t>
      </w:r>
      <w:r w:rsidR="0047530E">
        <w:rPr>
          <w:rFonts w:ascii="Times New Roman" w:hAnsi="Times New Roman" w:cs="Times New Roman"/>
          <w:sz w:val="24"/>
          <w:szCs w:val="24"/>
        </w:rPr>
        <w:t xml:space="preserve"> iterative </w:t>
      </w:r>
      <w:r w:rsidR="00BB1FBF">
        <w:rPr>
          <w:rFonts w:ascii="Times New Roman" w:hAnsi="Times New Roman" w:cs="Times New Roman"/>
          <w:sz w:val="24"/>
          <w:szCs w:val="24"/>
        </w:rPr>
        <w:t xml:space="preserve">non-dominated </w:t>
      </w:r>
      <w:r w:rsidR="0047530E">
        <w:rPr>
          <w:rFonts w:ascii="Times New Roman" w:hAnsi="Times New Roman" w:cs="Times New Roman"/>
          <w:sz w:val="24"/>
          <w:szCs w:val="24"/>
        </w:rPr>
        <w:t xml:space="preserve">solutions </w:t>
      </w:r>
      <w:r w:rsidR="00C74FB1">
        <w:rPr>
          <w:rFonts w:ascii="Times New Roman" w:hAnsi="Times New Roman" w:cs="Times New Roman"/>
          <w:sz w:val="24"/>
          <w:szCs w:val="28"/>
        </w:rPr>
        <w:t>is</w:t>
      </w:r>
      <w:r w:rsidR="003E4066" w:rsidRPr="0047016E">
        <w:rPr>
          <w:rFonts w:ascii="Times New Roman" w:hAnsi="Times New Roman" w:cs="Times New Roman"/>
          <w:sz w:val="24"/>
          <w:szCs w:val="28"/>
        </w:rPr>
        <w:t xml:space="preserve"> relatively high </w:t>
      </w:r>
      <w:r w:rsidR="003E4066">
        <w:rPr>
          <w:rFonts w:ascii="Times New Roman" w:hAnsi="Times New Roman" w:cs="Times New Roman"/>
          <w:sz w:val="24"/>
          <w:szCs w:val="28"/>
        </w:rPr>
        <w:t>in the early few iterations,</w:t>
      </w:r>
      <w:r w:rsidR="003E4066" w:rsidRPr="0047016E">
        <w:rPr>
          <w:rFonts w:ascii="Times New Roman" w:hAnsi="Times New Roman" w:cs="Times New Roman"/>
          <w:sz w:val="24"/>
          <w:szCs w:val="28"/>
        </w:rPr>
        <w:t xml:space="preserve"> and </w:t>
      </w:r>
      <w:r w:rsidR="003E4066">
        <w:rPr>
          <w:rFonts w:ascii="Times New Roman" w:hAnsi="Times New Roman" w:cs="Times New Roman"/>
          <w:sz w:val="24"/>
          <w:szCs w:val="28"/>
        </w:rPr>
        <w:t xml:space="preserve">then </w:t>
      </w:r>
      <w:r w:rsidR="003E4066" w:rsidRPr="0047016E">
        <w:rPr>
          <w:rFonts w:ascii="Times New Roman" w:hAnsi="Times New Roman" w:cs="Times New Roman"/>
          <w:sz w:val="24"/>
          <w:szCs w:val="28"/>
        </w:rPr>
        <w:t>decrease</w:t>
      </w:r>
      <w:r w:rsidR="006A794D">
        <w:rPr>
          <w:rFonts w:ascii="Times New Roman" w:hAnsi="Times New Roman" w:cs="Times New Roman"/>
          <w:sz w:val="24"/>
          <w:szCs w:val="28"/>
        </w:rPr>
        <w:t>s</w:t>
      </w:r>
      <w:r w:rsidR="003E4066">
        <w:rPr>
          <w:rFonts w:ascii="Times New Roman" w:hAnsi="Times New Roman" w:cs="Times New Roman"/>
          <w:sz w:val="24"/>
          <w:szCs w:val="28"/>
        </w:rPr>
        <w:t xml:space="preserve"> rapidly</w:t>
      </w:r>
      <w:r w:rsidR="006A794D">
        <w:rPr>
          <w:rFonts w:ascii="Times New Roman" w:hAnsi="Times New Roman" w:cs="Times New Roman"/>
          <w:sz w:val="24"/>
          <w:szCs w:val="28"/>
        </w:rPr>
        <w:t xml:space="preserve"> to stabilize at zero</w:t>
      </w:r>
      <w:r w:rsidR="00615049">
        <w:rPr>
          <w:rFonts w:ascii="Times New Roman" w:hAnsi="Times New Roman" w:cs="Times New Roman"/>
          <w:sz w:val="24"/>
          <w:szCs w:val="28"/>
        </w:rPr>
        <w:t xml:space="preserve">. </w:t>
      </w:r>
      <w:r w:rsidR="000A68C5">
        <w:rPr>
          <w:rFonts w:ascii="Times New Roman" w:hAnsi="Times New Roman" w:cs="Times New Roman"/>
          <w:sz w:val="24"/>
          <w:szCs w:val="24"/>
        </w:rPr>
        <w:t>T</w:t>
      </w:r>
      <w:r w:rsidR="006A794D">
        <w:rPr>
          <w:rFonts w:ascii="Times New Roman" w:hAnsi="Times New Roman" w:cs="Times New Roman"/>
          <w:sz w:val="24"/>
          <w:szCs w:val="24"/>
        </w:rPr>
        <w:t xml:space="preserve">his </w:t>
      </w:r>
      <w:r w:rsidR="00190069">
        <w:rPr>
          <w:rFonts w:ascii="Times New Roman" w:hAnsi="Times New Roman" w:cs="Times New Roman"/>
          <w:sz w:val="24"/>
          <w:szCs w:val="24"/>
        </w:rPr>
        <w:t>validates</w:t>
      </w:r>
      <w:r w:rsidR="0032092D">
        <w:rPr>
          <w:rFonts w:ascii="Times New Roman" w:hAnsi="Times New Roman" w:cs="Times New Roman"/>
          <w:sz w:val="24"/>
          <w:szCs w:val="24"/>
        </w:rPr>
        <w:t xml:space="preserve"> the </w:t>
      </w:r>
      <w:r w:rsidR="00190069">
        <w:rPr>
          <w:rFonts w:ascii="Times New Roman" w:hAnsi="Times New Roman" w:cs="Times New Roman"/>
          <w:sz w:val="24"/>
          <w:szCs w:val="24"/>
        </w:rPr>
        <w:t xml:space="preserve">good ability of the </w:t>
      </w:r>
      <w:r w:rsidR="0032092D" w:rsidRPr="00C3757F">
        <w:rPr>
          <w:rFonts w:ascii="Times New Roman" w:hAnsi="Times New Roman"/>
          <w:sz w:val="24"/>
          <w:szCs w:val="24"/>
        </w:rPr>
        <w:t>GPR-KG</w:t>
      </w:r>
      <w:r w:rsidR="0032092D">
        <w:rPr>
          <w:rFonts w:ascii="Times New Roman" w:hAnsi="Times New Roman"/>
          <w:sz w:val="24"/>
          <w:szCs w:val="24"/>
        </w:rPr>
        <w:t xml:space="preserve"> </w:t>
      </w:r>
      <w:r w:rsidR="000A68C5">
        <w:rPr>
          <w:rFonts w:ascii="Times New Roman" w:hAnsi="Times New Roman"/>
          <w:sz w:val="24"/>
          <w:szCs w:val="24"/>
        </w:rPr>
        <w:t>algorithm</w:t>
      </w:r>
      <w:r w:rsidR="00190069">
        <w:rPr>
          <w:rFonts w:ascii="Times New Roman" w:hAnsi="Times New Roman"/>
          <w:sz w:val="24"/>
          <w:szCs w:val="24"/>
        </w:rPr>
        <w:t xml:space="preserve"> in</w:t>
      </w:r>
      <w:r w:rsidR="008D05A4">
        <w:rPr>
          <w:rFonts w:ascii="Times New Roman" w:hAnsi="Times New Roman"/>
          <w:sz w:val="24"/>
          <w:szCs w:val="24"/>
        </w:rPr>
        <w:t xml:space="preserve"> deal</w:t>
      </w:r>
      <w:r w:rsidR="00190069">
        <w:rPr>
          <w:rFonts w:ascii="Times New Roman" w:hAnsi="Times New Roman"/>
          <w:sz w:val="24"/>
          <w:szCs w:val="24"/>
        </w:rPr>
        <w:t>ing</w:t>
      </w:r>
      <w:r w:rsidR="008D05A4">
        <w:rPr>
          <w:rFonts w:ascii="Times New Roman" w:hAnsi="Times New Roman"/>
          <w:sz w:val="24"/>
          <w:szCs w:val="24"/>
        </w:rPr>
        <w:t xml:space="preserve"> with the </w:t>
      </w:r>
      <w:r w:rsidR="00CE620E">
        <w:rPr>
          <w:rFonts w:ascii="Times New Roman" w:hAnsi="Times New Roman" w:hint="eastAsia"/>
          <w:sz w:val="24"/>
          <w:szCs w:val="24"/>
        </w:rPr>
        <w:t>pro</w:t>
      </w:r>
      <w:r w:rsidR="00CE620E">
        <w:rPr>
          <w:rFonts w:ascii="Times New Roman" w:hAnsi="Times New Roman"/>
          <w:sz w:val="24"/>
          <w:szCs w:val="24"/>
        </w:rPr>
        <w:t>babilistic</w:t>
      </w:r>
      <w:r w:rsidR="008D05A4">
        <w:rPr>
          <w:rFonts w:ascii="Times New Roman" w:hAnsi="Times New Roman"/>
          <w:sz w:val="24"/>
          <w:szCs w:val="24"/>
        </w:rPr>
        <w:t xml:space="preserve"> constraint.</w:t>
      </w:r>
    </w:p>
    <w:p w14:paraId="0D9F4592" w14:textId="77777777" w:rsidR="00C473CA" w:rsidRPr="000B6501" w:rsidRDefault="00C473CA" w:rsidP="007F5B20">
      <w:pPr>
        <w:adjustRightInd w:val="0"/>
        <w:snapToGrid w:val="0"/>
        <w:rPr>
          <w:rFonts w:ascii="Times New Roman" w:hAnsi="Times New Roman"/>
          <w:sz w:val="24"/>
          <w:szCs w:val="24"/>
        </w:rPr>
      </w:pPr>
    </w:p>
    <w:p w14:paraId="5179B1B9" w14:textId="690282F7" w:rsidR="00874D56" w:rsidRPr="00BA023E" w:rsidRDefault="00C47CC7" w:rsidP="007F5B20">
      <w:pPr>
        <w:adjustRightInd w:val="0"/>
        <w:snapToGrid w:val="0"/>
        <w:jc w:val="center"/>
        <w:rPr>
          <w:rFonts w:ascii="Times New Roman" w:hAnsi="Times New Roman" w:cs="Times New Roman"/>
          <w:strike/>
          <w:sz w:val="24"/>
          <w:szCs w:val="24"/>
        </w:rPr>
      </w:pPr>
      <w:r>
        <w:rPr>
          <w:noProof/>
        </w:rPr>
        <w:drawing>
          <wp:inline distT="0" distB="0" distL="0" distR="0" wp14:anchorId="0E439C4A" wp14:editId="463F4945">
            <wp:extent cx="1868805" cy="2802416"/>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8603" cy="2862095"/>
                    </a:xfrm>
                    <a:prstGeom prst="rect">
                      <a:avLst/>
                    </a:prstGeom>
                    <a:noFill/>
                    <a:ln>
                      <a:noFill/>
                    </a:ln>
                  </pic:spPr>
                </pic:pic>
              </a:graphicData>
            </a:graphic>
          </wp:inline>
        </w:drawing>
      </w:r>
      <w:r>
        <w:rPr>
          <w:noProof/>
        </w:rPr>
        <w:t xml:space="preserve"> </w:t>
      </w:r>
      <w:r>
        <w:rPr>
          <w:noProof/>
        </w:rPr>
        <w:drawing>
          <wp:inline distT="0" distB="0" distL="0" distR="0" wp14:anchorId="5E04D4D4" wp14:editId="6B528EA6">
            <wp:extent cx="1868173" cy="280147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81324" cy="2821190"/>
                    </a:xfrm>
                    <a:prstGeom prst="rect">
                      <a:avLst/>
                    </a:prstGeom>
                    <a:noFill/>
                    <a:ln>
                      <a:noFill/>
                    </a:ln>
                  </pic:spPr>
                </pic:pic>
              </a:graphicData>
            </a:graphic>
          </wp:inline>
        </w:drawing>
      </w:r>
      <w:r>
        <w:rPr>
          <w:noProof/>
        </w:rPr>
        <w:t xml:space="preserve"> </w:t>
      </w:r>
      <w:r>
        <w:rPr>
          <w:noProof/>
        </w:rPr>
        <w:drawing>
          <wp:inline distT="0" distB="0" distL="0" distR="0" wp14:anchorId="083799EA" wp14:editId="2787C2C6">
            <wp:extent cx="1878106" cy="2816365"/>
            <wp:effectExtent l="0" t="0" r="8255" b="317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97842" cy="2845961"/>
                    </a:xfrm>
                    <a:prstGeom prst="rect">
                      <a:avLst/>
                    </a:prstGeom>
                    <a:noFill/>
                    <a:ln>
                      <a:noFill/>
                    </a:ln>
                  </pic:spPr>
                </pic:pic>
              </a:graphicData>
            </a:graphic>
          </wp:inline>
        </w:drawing>
      </w:r>
    </w:p>
    <w:p w14:paraId="02F61530" w14:textId="42D073AA" w:rsidR="000906C0" w:rsidRPr="007444DC" w:rsidRDefault="00693078" w:rsidP="007F5B20">
      <w:pPr>
        <w:adjustRightInd w:val="0"/>
        <w:snapToGrid w:val="0"/>
        <w:jc w:val="center"/>
        <w:rPr>
          <w:rFonts w:ascii="Times New Roman" w:hAnsi="Times New Roman" w:cs="Times New Roman"/>
          <w:sz w:val="24"/>
          <w:szCs w:val="24"/>
        </w:rPr>
      </w:pPr>
      <w:r>
        <w:rPr>
          <w:rFonts w:ascii="Times New Roman" w:hAnsi="Times New Roman" w:cs="Times New Roman"/>
          <w:sz w:val="24"/>
          <w:szCs w:val="24"/>
        </w:rPr>
        <w:t xml:space="preserve"> </w:t>
      </w:r>
      <w:r w:rsidR="00515B8C">
        <w:rPr>
          <w:rFonts w:ascii="Times New Roman" w:hAnsi="Times New Roman" w:cs="Times New Roman" w:hint="eastAsia"/>
          <w:sz w:val="24"/>
          <w:szCs w:val="24"/>
        </w:rPr>
        <w:t>(</w:t>
      </w:r>
      <w:r w:rsidR="00CD0B13">
        <w:rPr>
          <w:rFonts w:ascii="Times New Roman" w:hAnsi="Times New Roman" w:cs="Times New Roman"/>
          <w:sz w:val="24"/>
          <w:szCs w:val="24"/>
        </w:rPr>
        <w:t>e</w:t>
      </w:r>
      <w:r w:rsidR="00515B8C">
        <w:rPr>
          <w:rFonts w:ascii="Times New Roman" w:hAnsi="Times New Roman" w:cs="Times New Roman"/>
          <w:sz w:val="24"/>
          <w:szCs w:val="24"/>
        </w:rPr>
        <w:t>)                       (</w:t>
      </w:r>
      <w:r w:rsidR="00CD0B13">
        <w:rPr>
          <w:rFonts w:ascii="Times New Roman" w:hAnsi="Times New Roman" w:cs="Times New Roman"/>
          <w:sz w:val="24"/>
          <w:szCs w:val="24"/>
        </w:rPr>
        <w:t>f</w:t>
      </w:r>
      <w:r w:rsidR="00515B8C">
        <w:rPr>
          <w:rFonts w:ascii="Times New Roman" w:hAnsi="Times New Roman" w:cs="Times New Roman"/>
          <w:sz w:val="24"/>
          <w:szCs w:val="24"/>
        </w:rPr>
        <w:t>)                     (</w:t>
      </w:r>
      <w:r w:rsidR="00CD0B13">
        <w:rPr>
          <w:rFonts w:ascii="Times New Roman" w:hAnsi="Times New Roman" w:cs="Times New Roman"/>
          <w:sz w:val="24"/>
          <w:szCs w:val="24"/>
        </w:rPr>
        <w:t>g</w:t>
      </w:r>
      <w:r w:rsidR="00515B8C">
        <w:rPr>
          <w:rFonts w:ascii="Times New Roman" w:hAnsi="Times New Roman" w:cs="Times New Roman"/>
          <w:sz w:val="24"/>
          <w:szCs w:val="24"/>
        </w:rPr>
        <w:t>)</w:t>
      </w:r>
    </w:p>
    <w:p w14:paraId="2A651476" w14:textId="05093FEB" w:rsidR="0076035F" w:rsidRPr="00F34BF8" w:rsidRDefault="0076035F" w:rsidP="007F5B20">
      <w:pPr>
        <w:adjustRightInd w:val="0"/>
        <w:snapToGrid w:val="0"/>
        <w:rPr>
          <w:rFonts w:ascii="Times New Roman" w:hAnsi="Times New Roman" w:cs="Times New Roman"/>
          <w:sz w:val="24"/>
          <w:szCs w:val="24"/>
        </w:rPr>
      </w:pPr>
      <w:r>
        <w:rPr>
          <w:rFonts w:ascii="Times New Roman" w:hAnsi="Times New Roman" w:hint="eastAsia"/>
          <w:sz w:val="24"/>
          <w:szCs w:val="24"/>
        </w:rPr>
        <w:t>Fig</w:t>
      </w:r>
      <w:r w:rsidR="0060464F">
        <w:rPr>
          <w:rFonts w:ascii="Times New Roman" w:hAnsi="Times New Roman"/>
          <w:sz w:val="24"/>
          <w:szCs w:val="24"/>
        </w:rPr>
        <w:t>.</w:t>
      </w:r>
      <w:r>
        <w:rPr>
          <w:rFonts w:ascii="Times New Roman" w:hAnsi="Times New Roman"/>
          <w:sz w:val="24"/>
          <w:szCs w:val="24"/>
        </w:rPr>
        <w:t xml:space="preserve"> </w:t>
      </w:r>
      <w:r w:rsidR="007028F8">
        <w:rPr>
          <w:rFonts w:ascii="Times New Roman" w:hAnsi="Times New Roman"/>
          <w:sz w:val="24"/>
          <w:szCs w:val="24"/>
        </w:rPr>
        <w:t>4</w:t>
      </w:r>
      <w:r w:rsidR="00407549">
        <w:rPr>
          <w:rFonts w:ascii="Times New Roman" w:hAnsi="Times New Roman"/>
          <w:sz w:val="24"/>
          <w:szCs w:val="24"/>
        </w:rPr>
        <w:t xml:space="preserve"> </w:t>
      </w:r>
      <w:r w:rsidR="00606B3E">
        <w:rPr>
          <w:rFonts w:ascii="Times New Roman" w:hAnsi="Times New Roman" w:cs="Times New Roman"/>
          <w:sz w:val="24"/>
          <w:szCs w:val="24"/>
        </w:rPr>
        <w:t xml:space="preserve">Average number of infeasible solutions in the </w:t>
      </w:r>
      <w:r w:rsidR="006E0B1D">
        <w:rPr>
          <w:rFonts w:ascii="Times New Roman" w:hAnsi="Times New Roman" w:cs="Times New Roman"/>
          <w:sz w:val="24"/>
          <w:szCs w:val="24"/>
        </w:rPr>
        <w:t>i</w:t>
      </w:r>
      <w:r w:rsidR="00453C4B">
        <w:rPr>
          <w:rFonts w:ascii="Times New Roman" w:hAnsi="Times New Roman" w:cs="Times New Roman"/>
          <w:sz w:val="24"/>
          <w:szCs w:val="24"/>
        </w:rPr>
        <w:t>terative</w:t>
      </w:r>
      <w:r w:rsidR="009D5E32">
        <w:rPr>
          <w:rFonts w:ascii="Times New Roman" w:hAnsi="Times New Roman" w:cs="Times New Roman"/>
          <w:sz w:val="24"/>
          <w:szCs w:val="24"/>
        </w:rPr>
        <w:t xml:space="preserve"> </w:t>
      </w:r>
      <w:commentRangeStart w:id="411"/>
      <w:commentRangeStart w:id="412"/>
      <w:r w:rsidR="006E0B1D">
        <w:rPr>
          <w:rFonts w:ascii="Times New Roman" w:hAnsi="Times New Roman" w:cs="Times New Roman"/>
          <w:sz w:val="24"/>
          <w:szCs w:val="24"/>
        </w:rPr>
        <w:t>n</w:t>
      </w:r>
      <w:r w:rsidR="00AE7B1D">
        <w:rPr>
          <w:rFonts w:ascii="Times New Roman" w:hAnsi="Times New Roman" w:cs="Times New Roman"/>
          <w:sz w:val="24"/>
          <w:szCs w:val="24"/>
        </w:rPr>
        <w:t>on-dominated</w:t>
      </w:r>
      <w:r w:rsidR="00606B3E">
        <w:rPr>
          <w:rFonts w:ascii="Times New Roman" w:hAnsi="Times New Roman" w:cs="Times New Roman"/>
          <w:sz w:val="24"/>
          <w:szCs w:val="24"/>
        </w:rPr>
        <w:t xml:space="preserve"> solutions</w:t>
      </w:r>
      <w:commentRangeEnd w:id="411"/>
      <w:r w:rsidR="00AE7B1D">
        <w:rPr>
          <w:rStyle w:val="afd"/>
        </w:rPr>
        <w:commentReference w:id="411"/>
      </w:r>
      <w:commentRangeEnd w:id="412"/>
      <w:r w:rsidR="001358F8">
        <w:rPr>
          <w:rStyle w:val="afd"/>
        </w:rPr>
        <w:commentReference w:id="412"/>
      </w:r>
      <w:r w:rsidR="00D1568C">
        <w:rPr>
          <w:rFonts w:ascii="Times New Roman" w:hAnsi="Times New Roman" w:cs="Times New Roman"/>
          <w:sz w:val="24"/>
          <w:szCs w:val="24"/>
        </w:rPr>
        <w:t xml:space="preserve"> </w:t>
      </w:r>
      <w:r w:rsidR="00863818">
        <w:rPr>
          <w:rFonts w:ascii="Times New Roman" w:hAnsi="Times New Roman" w:cs="Times New Roman"/>
          <w:sz w:val="24"/>
          <w:szCs w:val="24"/>
        </w:rPr>
        <w:t xml:space="preserve">over 10 </w:t>
      </w:r>
      <w:r w:rsidR="005F145C">
        <w:rPr>
          <w:rFonts w:ascii="Times New Roman" w:hAnsi="Times New Roman" w:cs="Times New Roman"/>
          <w:sz w:val="24"/>
          <w:szCs w:val="24"/>
        </w:rPr>
        <w:lastRenderedPageBreak/>
        <w:t xml:space="preserve">independent </w:t>
      </w:r>
      <w:r w:rsidR="00863818">
        <w:rPr>
          <w:rFonts w:ascii="Times New Roman" w:hAnsi="Times New Roman" w:cs="Times New Roman"/>
          <w:sz w:val="24"/>
          <w:szCs w:val="24"/>
        </w:rPr>
        <w:t xml:space="preserve">runs </w:t>
      </w:r>
      <w:r w:rsidR="00DA0C6B">
        <w:rPr>
          <w:rFonts w:ascii="Times New Roman" w:hAnsi="Times New Roman" w:cs="Times New Roman"/>
          <w:sz w:val="24"/>
          <w:szCs w:val="24"/>
        </w:rPr>
        <w:t>of</w:t>
      </w:r>
      <w:r w:rsidR="00863818">
        <w:rPr>
          <w:rFonts w:ascii="Times New Roman" w:hAnsi="Times New Roman" w:cs="Times New Roman"/>
          <w:sz w:val="24"/>
          <w:szCs w:val="24"/>
        </w:rPr>
        <w:t xml:space="preserve"> the</w:t>
      </w:r>
      <w:r w:rsidR="00606B3E">
        <w:rPr>
          <w:rFonts w:ascii="Times New Roman" w:hAnsi="Times New Roman" w:cs="Times New Roman"/>
          <w:sz w:val="24"/>
          <w:szCs w:val="24"/>
        </w:rPr>
        <w:t xml:space="preserve"> </w:t>
      </w:r>
      <w:r w:rsidR="00606B3E" w:rsidRPr="00FB7CCB">
        <w:rPr>
          <w:rFonts w:ascii="Times New Roman" w:hAnsi="Times New Roman" w:cs="Times New Roman"/>
          <w:sz w:val="24"/>
          <w:szCs w:val="24"/>
        </w:rPr>
        <w:t>GPR-KG</w:t>
      </w:r>
      <w:r w:rsidR="00606B3E">
        <w:rPr>
          <w:rFonts w:ascii="Times New Roman" w:hAnsi="Times New Roman" w:cs="Times New Roman"/>
          <w:sz w:val="24"/>
          <w:szCs w:val="24"/>
        </w:rPr>
        <w:t xml:space="preserve"> algorithm for solving </w:t>
      </w:r>
      <w:r w:rsidR="00606B3E">
        <w:rPr>
          <w:rFonts w:ascii="Times New Roman" w:hAnsi="Times New Roman" w:cs="Times New Roman"/>
          <w:sz w:val="24"/>
          <w:szCs w:val="28"/>
        </w:rPr>
        <w:t xml:space="preserve">(a) RZDT1, (b) RZDT2 and (c) RZDT5. </w:t>
      </w:r>
    </w:p>
    <w:p w14:paraId="63DAC2C8" w14:textId="3FB73115" w:rsidR="00981E04" w:rsidRDefault="00981E04" w:rsidP="007F5B20">
      <w:pPr>
        <w:adjustRightInd w:val="0"/>
        <w:snapToGrid w:val="0"/>
        <w:rPr>
          <w:rFonts w:ascii="Times New Roman" w:hAnsi="Times New Roman"/>
          <w:sz w:val="24"/>
          <w:szCs w:val="24"/>
        </w:rPr>
      </w:pPr>
    </w:p>
    <w:p w14:paraId="4F14082B" w14:textId="57CB33A1" w:rsidR="00596CA8" w:rsidRDefault="004343E3" w:rsidP="007F5B20">
      <w:pPr>
        <w:adjustRightInd w:val="0"/>
        <w:snapToGrid w:val="0"/>
        <w:rPr>
          <w:rFonts w:ascii="Times New Roman" w:hAnsi="Times New Roman"/>
          <w:sz w:val="24"/>
          <w:szCs w:val="24"/>
        </w:rPr>
      </w:pPr>
      <w:r w:rsidRPr="004343E3">
        <w:rPr>
          <w:rFonts w:ascii="Times New Roman" w:hAnsi="Times New Roman"/>
          <w:sz w:val="24"/>
          <w:szCs w:val="24"/>
        </w:rPr>
        <w:t xml:space="preserve">Last but not </w:t>
      </w:r>
      <w:r w:rsidR="00B300FB">
        <w:rPr>
          <w:rFonts w:ascii="Times New Roman" w:hAnsi="Times New Roman"/>
          <w:sz w:val="24"/>
          <w:szCs w:val="24"/>
        </w:rPr>
        <w:t>lea</w:t>
      </w:r>
      <w:r w:rsidR="00B74E86">
        <w:rPr>
          <w:rFonts w:ascii="Times New Roman" w:hAnsi="Times New Roman"/>
          <w:sz w:val="24"/>
          <w:szCs w:val="24"/>
        </w:rPr>
        <w:t>st</w:t>
      </w:r>
      <w:r w:rsidR="00596CA8">
        <w:rPr>
          <w:rFonts w:ascii="Times New Roman" w:hAnsi="Times New Roman"/>
          <w:sz w:val="24"/>
          <w:szCs w:val="24"/>
        </w:rPr>
        <w:t xml:space="preserve">, we </w:t>
      </w:r>
      <w:r>
        <w:rPr>
          <w:rFonts w:ascii="Times New Roman" w:hAnsi="Times New Roman"/>
          <w:sz w:val="24"/>
          <w:szCs w:val="24"/>
        </w:rPr>
        <w:t>further c</w:t>
      </w:r>
      <w:r w:rsidR="00B300FB">
        <w:rPr>
          <w:rFonts w:ascii="Times New Roman" w:hAnsi="Times New Roman"/>
          <w:sz w:val="24"/>
          <w:szCs w:val="24"/>
        </w:rPr>
        <w:t>arry out the s</w:t>
      </w:r>
      <w:r w:rsidR="00B300FB" w:rsidRPr="00B300FB">
        <w:rPr>
          <w:rFonts w:ascii="Times New Roman" w:hAnsi="Times New Roman"/>
          <w:sz w:val="24"/>
          <w:szCs w:val="24"/>
        </w:rPr>
        <w:t>ensitivity ana</w:t>
      </w:r>
      <w:r w:rsidR="00B300FB">
        <w:rPr>
          <w:rFonts w:ascii="Times New Roman" w:hAnsi="Times New Roman"/>
          <w:sz w:val="24"/>
          <w:szCs w:val="24"/>
        </w:rPr>
        <w:t>ly</w:t>
      </w:r>
      <w:r w:rsidR="009D0D7E">
        <w:rPr>
          <w:rFonts w:ascii="Times New Roman" w:hAnsi="Times New Roman"/>
          <w:sz w:val="24"/>
          <w:szCs w:val="24"/>
        </w:rPr>
        <w:t xml:space="preserve">ses of the </w:t>
      </w:r>
      <w:r w:rsidR="00B300FB">
        <w:rPr>
          <w:rFonts w:ascii="Times New Roman" w:hAnsi="Times New Roman"/>
          <w:sz w:val="24"/>
          <w:szCs w:val="24"/>
        </w:rPr>
        <w:t>performan</w:t>
      </w:r>
      <w:r w:rsidR="009D0D7E">
        <w:rPr>
          <w:rFonts w:ascii="Times New Roman" w:hAnsi="Times New Roman"/>
          <w:sz w:val="24"/>
          <w:szCs w:val="24"/>
        </w:rPr>
        <w:t xml:space="preserve">ce of </w:t>
      </w:r>
      <w:r w:rsidR="00B300FB">
        <w:rPr>
          <w:rFonts w:ascii="Times New Roman" w:hAnsi="Times New Roman"/>
          <w:sz w:val="24"/>
          <w:szCs w:val="24"/>
        </w:rPr>
        <w:t xml:space="preserve">the </w:t>
      </w:r>
      <w:r w:rsidR="00B300FB" w:rsidRPr="00921E7F">
        <w:rPr>
          <w:rFonts w:ascii="Times New Roman" w:hAnsi="Times New Roman" w:cs="Times New Roman"/>
          <w:sz w:val="24"/>
          <w:szCs w:val="24"/>
          <w:highlight w:val="magenta"/>
          <w:rPrChange w:id="413" w:author="Zhen Tan" w:date="2022-09-05T11:21:00Z">
            <w:rPr>
              <w:rFonts w:ascii="Times New Roman" w:hAnsi="Times New Roman" w:cs="Times New Roman"/>
              <w:sz w:val="24"/>
              <w:szCs w:val="24"/>
            </w:rPr>
          </w:rPrChange>
        </w:rPr>
        <w:t>GPR-K</w:t>
      </w:r>
      <w:r w:rsidR="009D0D7E" w:rsidRPr="00921E7F">
        <w:rPr>
          <w:rFonts w:ascii="Times New Roman" w:hAnsi="Times New Roman" w:cs="Times New Roman"/>
          <w:sz w:val="24"/>
          <w:szCs w:val="24"/>
          <w:highlight w:val="magenta"/>
          <w:rPrChange w:id="414" w:author="Zhen Tan" w:date="2022-09-05T11:21:00Z">
            <w:rPr>
              <w:rFonts w:ascii="Times New Roman" w:hAnsi="Times New Roman" w:cs="Times New Roman"/>
              <w:sz w:val="24"/>
              <w:szCs w:val="24"/>
            </w:rPr>
          </w:rPrChange>
        </w:rPr>
        <w:t>G</w:t>
      </w:r>
      <w:r w:rsidR="009D0D7E">
        <w:rPr>
          <w:rFonts w:ascii="Times New Roman" w:hAnsi="Times New Roman" w:cs="Times New Roman"/>
          <w:sz w:val="24"/>
          <w:szCs w:val="24"/>
        </w:rPr>
        <w:t xml:space="preserve"> </w:t>
      </w:r>
      <w:r w:rsidR="00B300FB" w:rsidRPr="00945B5B">
        <w:rPr>
          <w:rFonts w:ascii="Times New Roman" w:hAnsi="Times New Roman"/>
          <w:sz w:val="24"/>
          <w:szCs w:val="24"/>
        </w:rPr>
        <w:t>algori</w:t>
      </w:r>
      <w:r w:rsidR="00B300FB">
        <w:rPr>
          <w:rFonts w:ascii="Times New Roman" w:hAnsi="Times New Roman"/>
          <w:sz w:val="24"/>
          <w:szCs w:val="24"/>
        </w:rPr>
        <w:t>thm</w:t>
      </w:r>
      <w:r w:rsidR="009D0D7E">
        <w:rPr>
          <w:rFonts w:ascii="Times New Roman" w:hAnsi="Times New Roman"/>
          <w:sz w:val="24"/>
          <w:szCs w:val="24"/>
        </w:rPr>
        <w:t xml:space="preserve"> </w:t>
      </w:r>
      <w:r w:rsidR="00B300FB">
        <w:rPr>
          <w:rFonts w:ascii="Times New Roman" w:hAnsi="Times New Roman"/>
          <w:sz w:val="24"/>
          <w:szCs w:val="24"/>
        </w:rPr>
        <w:t xml:space="preserve">with respect to three critical parameters, i.e., </w:t>
      </w:r>
      <w:r w:rsidR="00B300FB" w:rsidRPr="001B0C52">
        <w:rPr>
          <w:rFonts w:ascii="Times New Roman" w:hAnsi="Times New Roman" w:cs="Times New Roman"/>
          <w:i/>
          <w:iCs/>
          <w:sz w:val="24"/>
          <w:szCs w:val="24"/>
        </w:rPr>
        <w:t>N</w:t>
      </w:r>
      <w:r w:rsidR="00B300FB">
        <w:rPr>
          <w:rFonts w:ascii="Times New Roman" w:hAnsi="Times New Roman" w:cs="Times New Roman"/>
          <w:sz w:val="24"/>
          <w:szCs w:val="24"/>
        </w:rPr>
        <w:t xml:space="preserve">, </w:t>
      </w:r>
      <w:commentRangeStart w:id="415"/>
      <m:oMath>
        <m:sSubSup>
          <m:sSubSupPr>
            <m:ctrlPr>
              <w:rPr>
                <w:rFonts w:ascii="Cambria Math" w:eastAsia="宋体" w:hAnsi="Times New Roman" w:cs="Times New Roman"/>
                <w:bCs/>
                <w:i/>
                <w:sz w:val="24"/>
                <w:szCs w:val="24"/>
                <w:highlight w:val="magenta"/>
              </w:rPr>
            </m:ctrlPr>
          </m:sSubSupPr>
          <m:e>
            <m:r>
              <m:rPr>
                <m:sty m:val="p"/>
              </m:rPr>
              <w:rPr>
                <w:rFonts w:ascii="Cambria Math" w:hAnsi="Cambria Math" w:cs="Times New Roman"/>
                <w:sz w:val="24"/>
                <w:szCs w:val="24"/>
                <w:highlight w:val="magenta"/>
              </w:rPr>
              <m:t>Λ</m:t>
            </m:r>
          </m:e>
          <m:sub>
            <m:r>
              <w:rPr>
                <w:rFonts w:ascii="Cambria Math" w:hAnsi="Cambria Math" w:cs="Times New Roman"/>
                <w:sz w:val="24"/>
                <w:szCs w:val="24"/>
                <w:highlight w:val="magenta"/>
                <w:shd w:val="clear" w:color="auto" w:fill="FFFFFF"/>
              </w:rPr>
              <m:t>q</m:t>
            </m:r>
            <m:d>
              <m:dPr>
                <m:ctrlPr>
                  <w:rPr>
                    <w:rFonts w:ascii="Cambria Math" w:hAnsi="Cambria Math" w:cs="Times New Roman"/>
                    <w:i/>
                    <w:sz w:val="24"/>
                    <w:szCs w:val="24"/>
                    <w:highlight w:val="magenta"/>
                    <w:shd w:val="clear" w:color="auto" w:fill="FFFFFF"/>
                  </w:rPr>
                </m:ctrlPr>
              </m:dPr>
              <m:e>
                <m:r>
                  <m:rPr>
                    <m:sty m:val="b"/>
                  </m:rPr>
                  <w:rPr>
                    <w:rFonts w:ascii="Cambria Math" w:hAnsi="Cambria Math" w:cs="Times New Roman"/>
                    <w:sz w:val="24"/>
                    <w:szCs w:val="24"/>
                    <w:highlight w:val="magenta"/>
                    <w:shd w:val="clear" w:color="auto" w:fill="FFFFFF"/>
                  </w:rPr>
                  <m:t>x</m:t>
                </m:r>
              </m:e>
            </m:d>
          </m:sub>
          <m:sup>
            <m:r>
              <w:rPr>
                <w:rFonts w:ascii="Cambria Math" w:eastAsia="宋体" w:hAnsi="Times New Roman" w:cs="Times New Roman"/>
                <w:sz w:val="24"/>
                <w:szCs w:val="24"/>
                <w:highlight w:val="magenta"/>
              </w:rPr>
              <m:t>i,0</m:t>
            </m:r>
          </m:sup>
        </m:sSubSup>
      </m:oMath>
      <w:r w:rsidR="00B300FB" w:rsidRPr="00926A37">
        <w:rPr>
          <w:rFonts w:ascii="Times New Roman" w:hAnsi="Times New Roman" w:cs="Times New Roman"/>
          <w:sz w:val="24"/>
          <w:szCs w:val="24"/>
          <w:highlight w:val="magenta"/>
        </w:rPr>
        <w:t xml:space="preserve"> and </w:t>
      </w:r>
      <w:r w:rsidR="00B300FB" w:rsidRPr="00926A37">
        <w:rPr>
          <w:rFonts w:ascii="Times New Roman" w:hAnsi="Times New Roman" w:cs="Times New Roman"/>
          <w:i/>
          <w:iCs/>
          <w:sz w:val="24"/>
          <w:szCs w:val="24"/>
          <w:highlight w:val="magenta"/>
        </w:rPr>
        <w:t>N</w:t>
      </w:r>
      <w:r w:rsidR="00B300FB" w:rsidRPr="00926A37">
        <w:rPr>
          <w:rFonts w:ascii="Times New Roman" w:hAnsi="Times New Roman" w:cs="Times New Roman"/>
          <w:sz w:val="24"/>
          <w:szCs w:val="24"/>
          <w:highlight w:val="magenta"/>
          <w:vertAlign w:val="subscript"/>
        </w:rPr>
        <w:t>0</w:t>
      </w:r>
      <w:commentRangeEnd w:id="415"/>
      <w:r w:rsidR="00926A37">
        <w:rPr>
          <w:rStyle w:val="afd"/>
        </w:rPr>
        <w:commentReference w:id="415"/>
      </w:r>
      <w:r w:rsidR="00D226F3">
        <w:rPr>
          <w:rFonts w:ascii="Times New Roman" w:hAnsi="Times New Roman"/>
          <w:sz w:val="24"/>
          <w:szCs w:val="24"/>
        </w:rPr>
        <w:t>.</w:t>
      </w:r>
      <w:ins w:id="416" w:author="Zhen Tan" w:date="2022-10-14T11:00:00Z">
        <w:r w:rsidR="00094F40">
          <w:rPr>
            <w:rFonts w:ascii="Times New Roman" w:hAnsi="Times New Roman"/>
            <w:sz w:val="24"/>
            <w:szCs w:val="24"/>
          </w:rPr>
          <w:t xml:space="preserve"> </w:t>
        </w:r>
      </w:ins>
      <w:del w:id="417" w:author="Zhen Tan" w:date="2022-10-14T11:00:00Z">
        <w:r w:rsidR="00D226F3" w:rsidDel="00094F40">
          <w:rPr>
            <w:rFonts w:ascii="Times New Roman" w:hAnsi="Times New Roman"/>
            <w:sz w:val="24"/>
            <w:szCs w:val="24"/>
          </w:rPr>
          <w:delText xml:space="preserve"> </w:delText>
        </w:r>
      </w:del>
      <m:oMath>
        <m:sSubSup>
          <m:sSubSupPr>
            <m:ctrlPr>
              <w:del w:id="418" w:author="Zhen Tan" w:date="2022-10-14T11:00:00Z">
                <w:rPr>
                  <w:rFonts w:ascii="Cambria Math" w:eastAsia="宋体" w:hAnsi="Times New Roman" w:cs="Times New Roman"/>
                  <w:bCs/>
                  <w:i/>
                  <w:sz w:val="24"/>
                  <w:szCs w:val="24"/>
                </w:rPr>
              </w:del>
            </m:ctrlPr>
          </m:sSubSupPr>
          <m:e>
            <m:r>
              <w:del w:id="419" w:author="Zhen Tan" w:date="2022-10-14T11:00:00Z">
                <m:rPr>
                  <m:sty m:val="p"/>
                </m:rPr>
                <w:rPr>
                  <w:rFonts w:ascii="Cambria Math" w:hAnsi="Cambria Math" w:cs="Times New Roman"/>
                  <w:sz w:val="24"/>
                  <w:szCs w:val="24"/>
                </w:rPr>
                <m:t>Λ</m:t>
              </w:del>
            </m:r>
          </m:e>
          <m:sub>
            <m:r>
              <w:del w:id="420" w:author="Zhen Tan" w:date="2022-10-14T11:00:00Z">
                <w:rPr>
                  <w:rFonts w:ascii="Cambria Math" w:hAnsi="Cambria Math" w:cs="Times New Roman"/>
                  <w:sz w:val="24"/>
                  <w:szCs w:val="24"/>
                  <w:shd w:val="clear" w:color="auto" w:fill="FFFFFF"/>
                </w:rPr>
                <m:t>q</m:t>
              </w:del>
            </m:r>
            <m:d>
              <m:dPr>
                <m:ctrlPr>
                  <w:del w:id="421" w:author="Zhen Tan" w:date="2022-10-14T11:00:00Z">
                    <w:rPr>
                      <w:rFonts w:ascii="Cambria Math" w:hAnsi="Cambria Math" w:cs="Times New Roman"/>
                      <w:i/>
                      <w:sz w:val="24"/>
                      <w:szCs w:val="24"/>
                      <w:shd w:val="clear" w:color="auto" w:fill="FFFFFF"/>
                    </w:rPr>
                  </w:del>
                </m:ctrlPr>
              </m:dPr>
              <m:e>
                <m:r>
                  <w:del w:id="422" w:author="Zhen Tan" w:date="2022-10-14T11:00:00Z">
                    <m:rPr>
                      <m:sty m:val="b"/>
                    </m:rPr>
                    <w:rPr>
                      <w:rFonts w:ascii="Cambria Math" w:hAnsi="Cambria Math" w:cs="Times New Roman"/>
                      <w:sz w:val="24"/>
                      <w:szCs w:val="24"/>
                      <w:shd w:val="clear" w:color="auto" w:fill="FFFFFF"/>
                    </w:rPr>
                    <m:t>x</m:t>
                  </w:del>
                </m:r>
              </m:e>
            </m:d>
          </m:sub>
          <m:sup>
            <m:r>
              <w:del w:id="423" w:author="Zhen Tan" w:date="2022-10-14T11:00:00Z">
                <w:rPr>
                  <w:rFonts w:ascii="Cambria Math" w:eastAsia="宋体" w:hAnsi="Times New Roman" w:cs="Times New Roman"/>
                  <w:sz w:val="24"/>
                  <w:szCs w:val="24"/>
                </w:rPr>
                <m:t>i,0</m:t>
              </w:del>
            </m:r>
          </m:sup>
        </m:sSubSup>
        <m:r>
          <w:del w:id="424" w:author="Zhen Tan" w:date="2022-10-14T11:00:00Z">
            <m:rPr>
              <m:sty m:val="p"/>
            </m:rPr>
            <w:rPr>
              <w:rFonts w:ascii="Cambria Math" w:hAnsi="Cambria Math"/>
              <w:sz w:val="24"/>
              <w:szCs w:val="24"/>
            </w:rPr>
            <m:t xml:space="preserve">Obviously, </m:t>
          </w:del>
        </m:r>
      </m:oMath>
      <w:r w:rsidR="00596CA8" w:rsidRPr="004F36EC">
        <w:rPr>
          <w:rFonts w:ascii="Times New Roman" w:hAnsi="Times New Roman"/>
          <w:sz w:val="24"/>
          <w:szCs w:val="24"/>
        </w:rPr>
        <w:t>Fig</w:t>
      </w:r>
      <w:r w:rsidR="00596CA8">
        <w:rPr>
          <w:rFonts w:ascii="Times New Roman" w:hAnsi="Times New Roman"/>
          <w:sz w:val="24"/>
          <w:szCs w:val="24"/>
        </w:rPr>
        <w:t>. 5</w:t>
      </w:r>
      <w:r w:rsidR="00D226F3">
        <w:rPr>
          <w:rFonts w:ascii="Times New Roman" w:hAnsi="Times New Roman"/>
          <w:sz w:val="24"/>
          <w:szCs w:val="24"/>
        </w:rPr>
        <w:t>(a)</w:t>
      </w:r>
      <w:r w:rsidR="00596CA8">
        <w:rPr>
          <w:rFonts w:ascii="Times New Roman" w:hAnsi="Times New Roman"/>
          <w:sz w:val="24"/>
          <w:szCs w:val="24"/>
        </w:rPr>
        <w:t xml:space="preserve"> </w:t>
      </w:r>
      <w:r w:rsidR="00A96E8C">
        <w:rPr>
          <w:rFonts w:ascii="Times New Roman" w:hAnsi="Times New Roman"/>
          <w:sz w:val="24"/>
          <w:szCs w:val="24"/>
        </w:rPr>
        <w:t xml:space="preserve">shows the </w:t>
      </w:r>
      <w:ins w:id="425" w:author="Zhen Tan" w:date="2022-10-14T11:00:00Z">
        <w:r w:rsidR="00094F40">
          <w:rPr>
            <w:rFonts w:ascii="Times New Roman" w:hAnsi="Times New Roman" w:hint="eastAsia"/>
            <w:sz w:val="24"/>
            <w:szCs w:val="24"/>
          </w:rPr>
          <w:t>ob</w:t>
        </w:r>
        <w:r w:rsidR="00094F40">
          <w:rPr>
            <w:rFonts w:ascii="Times New Roman" w:hAnsi="Times New Roman"/>
            <w:sz w:val="24"/>
            <w:szCs w:val="24"/>
          </w:rPr>
          <w:t xml:space="preserve">vious </w:t>
        </w:r>
      </w:ins>
      <w:r w:rsidR="00A96E8C" w:rsidRPr="00A96E8C">
        <w:rPr>
          <w:rFonts w:ascii="Times New Roman" w:hAnsi="Times New Roman"/>
          <w:sz w:val="24"/>
          <w:szCs w:val="24"/>
        </w:rPr>
        <w:t xml:space="preserve">decreasing trend of average IGD </w:t>
      </w:r>
      <w:r w:rsidR="00D226F3">
        <w:rPr>
          <w:rFonts w:ascii="Times New Roman" w:hAnsi="Times New Roman"/>
          <w:sz w:val="24"/>
          <w:szCs w:val="24"/>
        </w:rPr>
        <w:t>valu</w:t>
      </w:r>
      <w:r w:rsidR="00517CEE">
        <w:rPr>
          <w:rFonts w:ascii="Times New Roman" w:hAnsi="Times New Roman"/>
          <w:sz w:val="24"/>
          <w:szCs w:val="24"/>
        </w:rPr>
        <w:t xml:space="preserve">es </w:t>
      </w:r>
      <w:r w:rsidR="00A96E8C" w:rsidRPr="00A96E8C">
        <w:rPr>
          <w:rFonts w:ascii="Times New Roman" w:hAnsi="Times New Roman"/>
          <w:sz w:val="24"/>
          <w:szCs w:val="24"/>
        </w:rPr>
        <w:t>as</w:t>
      </w:r>
      <w:r w:rsidR="00F3753C">
        <w:rPr>
          <w:rFonts w:ascii="Times New Roman" w:hAnsi="Times New Roman"/>
          <w:sz w:val="24"/>
          <w:szCs w:val="24"/>
        </w:rPr>
        <w:t xml:space="preserve"> </w:t>
      </w:r>
      <w:r w:rsidR="00F3753C" w:rsidRPr="001B0C52">
        <w:rPr>
          <w:rFonts w:ascii="Times New Roman" w:hAnsi="Times New Roman" w:cs="Times New Roman"/>
          <w:i/>
          <w:iCs/>
          <w:sz w:val="24"/>
          <w:szCs w:val="24"/>
        </w:rPr>
        <w:t>N</w:t>
      </w:r>
      <w:r w:rsidR="00F3753C">
        <w:rPr>
          <w:rFonts w:ascii="Times New Roman" w:hAnsi="Times New Roman"/>
          <w:sz w:val="24"/>
          <w:szCs w:val="24"/>
        </w:rPr>
        <w:t xml:space="preserve"> increases. </w:t>
      </w:r>
      <w:r w:rsidR="002F1EEB">
        <w:rPr>
          <w:rFonts w:ascii="Times New Roman" w:hAnsi="Times New Roman"/>
          <w:sz w:val="24"/>
          <w:szCs w:val="24"/>
        </w:rPr>
        <w:t xml:space="preserve">That is, the </w:t>
      </w:r>
      <w:r w:rsidR="002F1EEB" w:rsidRPr="00101B27">
        <w:rPr>
          <w:rFonts w:ascii="Times New Roman" w:hAnsi="Times New Roman"/>
          <w:sz w:val="24"/>
          <w:szCs w:val="24"/>
        </w:rPr>
        <w:t>convergence and diversi</w:t>
      </w:r>
      <w:r w:rsidR="002F1EEB">
        <w:rPr>
          <w:rFonts w:ascii="Times New Roman" w:hAnsi="Times New Roman"/>
          <w:sz w:val="24"/>
          <w:szCs w:val="24"/>
        </w:rPr>
        <w:t xml:space="preserve">ty performance of the </w:t>
      </w:r>
      <w:r w:rsidR="002F1EEB">
        <w:rPr>
          <w:rFonts w:ascii="Times New Roman" w:hAnsi="Times New Roman" w:cs="Times New Roman"/>
          <w:sz w:val="24"/>
          <w:szCs w:val="24"/>
        </w:rPr>
        <w:t>GPR-KG</w:t>
      </w:r>
      <w:r w:rsidR="002F1EEB" w:rsidRPr="00984348">
        <w:rPr>
          <w:rFonts w:ascii="Times New Roman" w:hAnsi="Times New Roman"/>
          <w:sz w:val="24"/>
          <w:szCs w:val="24"/>
        </w:rPr>
        <w:t xml:space="preserve"> algori</w:t>
      </w:r>
      <w:r w:rsidR="002F1EEB">
        <w:rPr>
          <w:rFonts w:ascii="Times New Roman" w:hAnsi="Times New Roman"/>
          <w:sz w:val="24"/>
          <w:szCs w:val="24"/>
        </w:rPr>
        <w:t>thm would be improv</w:t>
      </w:r>
      <w:r w:rsidR="00381910">
        <w:rPr>
          <w:rFonts w:ascii="Times New Roman" w:hAnsi="Times New Roman"/>
          <w:sz w:val="24"/>
          <w:szCs w:val="24"/>
        </w:rPr>
        <w:t xml:space="preserve">ed by </w:t>
      </w:r>
      <w:r w:rsidR="00381910" w:rsidRPr="00381910">
        <w:rPr>
          <w:rFonts w:ascii="Times New Roman" w:hAnsi="Times New Roman"/>
          <w:sz w:val="24"/>
          <w:szCs w:val="24"/>
        </w:rPr>
        <w:t>consum</w:t>
      </w:r>
      <w:r w:rsidR="00381910">
        <w:rPr>
          <w:rFonts w:ascii="Times New Roman" w:hAnsi="Times New Roman"/>
          <w:sz w:val="24"/>
          <w:szCs w:val="24"/>
        </w:rPr>
        <w:t>ing more computation burden (i.e., more function</w:t>
      </w:r>
      <w:r w:rsidR="00381910" w:rsidRPr="0011502A">
        <w:rPr>
          <w:rFonts w:ascii="Times New Roman" w:hAnsi="Times New Roman"/>
          <w:sz w:val="24"/>
          <w:szCs w:val="24"/>
        </w:rPr>
        <w:t xml:space="preserve"> evaluations</w:t>
      </w:r>
      <w:r w:rsidR="00072BEA">
        <w:rPr>
          <w:rFonts w:ascii="Times New Roman" w:hAnsi="Times New Roman"/>
          <w:sz w:val="24"/>
          <w:szCs w:val="24"/>
        </w:rPr>
        <w:t>). This is becau</w:t>
      </w:r>
      <w:r w:rsidR="00337798">
        <w:rPr>
          <w:rFonts w:ascii="Times New Roman" w:hAnsi="Times New Roman"/>
          <w:sz w:val="24"/>
          <w:szCs w:val="24"/>
        </w:rPr>
        <w:t xml:space="preserve">se the more accurate </w:t>
      </w:r>
      <w:r w:rsidR="00072BEA">
        <w:rPr>
          <w:rFonts w:ascii="Times New Roman" w:hAnsi="Times New Roman" w:cs="Times New Roman"/>
          <w:sz w:val="24"/>
          <w:szCs w:val="24"/>
        </w:rPr>
        <w:t xml:space="preserve">posterior parametric belief models </w:t>
      </w:r>
      <w:r w:rsidR="00072BEA" w:rsidRPr="000F3C6B">
        <w:rPr>
          <w:rFonts w:ascii="Times New Roman" w:hAnsi="Times New Roman" w:cs="Times New Roman"/>
          <w:color w:val="FF0000"/>
          <w:sz w:val="24"/>
          <w:szCs w:val="24"/>
          <w:highlight w:val="yellow"/>
        </w:rPr>
        <w:t>fitted</w:t>
      </w:r>
      <w:r w:rsidR="00072BEA">
        <w:rPr>
          <w:rFonts w:ascii="Times New Roman" w:hAnsi="Times New Roman" w:cs="Times New Roman"/>
          <w:color w:val="FF0000"/>
          <w:sz w:val="24"/>
          <w:szCs w:val="24"/>
        </w:rPr>
        <w:t xml:space="preserve"> with more </w:t>
      </w:r>
      <w:r w:rsidR="00072BEA">
        <w:rPr>
          <w:rFonts w:ascii="Times New Roman" w:hAnsi="Times New Roman"/>
          <w:sz w:val="24"/>
          <w:szCs w:val="24"/>
        </w:rPr>
        <w:t>observation</w:t>
      </w:r>
      <w:r w:rsidR="00337798">
        <w:rPr>
          <w:rFonts w:ascii="Times New Roman" w:hAnsi="Times New Roman"/>
          <w:sz w:val="24"/>
          <w:szCs w:val="24"/>
        </w:rPr>
        <w:t xml:space="preserve">s are </w:t>
      </w:r>
      <w:r w:rsidR="00337798" w:rsidRPr="00337798">
        <w:rPr>
          <w:rFonts w:ascii="Times New Roman" w:hAnsi="Times New Roman"/>
          <w:sz w:val="24"/>
          <w:szCs w:val="24"/>
        </w:rPr>
        <w:t>conducive t</w:t>
      </w:r>
      <w:r w:rsidR="00337798">
        <w:rPr>
          <w:rFonts w:ascii="Times New Roman" w:hAnsi="Times New Roman"/>
          <w:sz w:val="24"/>
          <w:szCs w:val="24"/>
        </w:rPr>
        <w:t xml:space="preserve">o searching more non-dominated solutions close to the </w:t>
      </w:r>
      <w:r w:rsidR="00337798" w:rsidRPr="00337798">
        <w:rPr>
          <w:rFonts w:ascii="Times New Roman" w:hAnsi="Times New Roman"/>
          <w:sz w:val="24"/>
          <w:szCs w:val="24"/>
        </w:rPr>
        <w:t>theoreti</w:t>
      </w:r>
      <w:r w:rsidR="00337798">
        <w:rPr>
          <w:rFonts w:ascii="Times New Roman" w:hAnsi="Times New Roman"/>
          <w:sz w:val="24"/>
          <w:szCs w:val="24"/>
        </w:rPr>
        <w:t xml:space="preserve">cal Pareto optimal ones. </w:t>
      </w:r>
      <w:commentRangeStart w:id="426"/>
      <w:commentRangeStart w:id="427"/>
      <w:r w:rsidR="0093594C">
        <w:rPr>
          <w:rFonts w:ascii="Times New Roman" w:hAnsi="Times New Roman"/>
          <w:sz w:val="24"/>
          <w:szCs w:val="24"/>
        </w:rPr>
        <w:t xml:space="preserve">Fig. 5(b) </w:t>
      </w:r>
      <w:r w:rsidR="00C97489">
        <w:rPr>
          <w:rFonts w:ascii="Times New Roman" w:hAnsi="Times New Roman"/>
          <w:sz w:val="24"/>
          <w:szCs w:val="24"/>
        </w:rPr>
        <w:t xml:space="preserve">indicates </w:t>
      </w:r>
      <w:r w:rsidR="000E11BB">
        <w:rPr>
          <w:rFonts w:ascii="Times New Roman" w:hAnsi="Times New Roman"/>
          <w:sz w:val="24"/>
          <w:szCs w:val="24"/>
        </w:rPr>
        <w:t>the in</w:t>
      </w:r>
      <w:r w:rsidR="000E11BB" w:rsidRPr="00A96E8C">
        <w:rPr>
          <w:rFonts w:ascii="Times New Roman" w:hAnsi="Times New Roman"/>
          <w:sz w:val="24"/>
          <w:szCs w:val="24"/>
        </w:rPr>
        <w:t xml:space="preserve">creasing trend of the average IGD </w:t>
      </w:r>
      <w:r w:rsidR="00072BEA">
        <w:rPr>
          <w:rFonts w:ascii="Times New Roman" w:hAnsi="Times New Roman"/>
          <w:sz w:val="24"/>
          <w:szCs w:val="24"/>
        </w:rPr>
        <w:t xml:space="preserve">values </w:t>
      </w:r>
      <w:r w:rsidR="000E11BB" w:rsidRPr="00A96E8C">
        <w:rPr>
          <w:rFonts w:ascii="Times New Roman" w:hAnsi="Times New Roman"/>
          <w:sz w:val="24"/>
          <w:szCs w:val="24"/>
        </w:rPr>
        <w:t>as</w:t>
      </w:r>
      <w:r w:rsidR="000E11BB">
        <w:rPr>
          <w:rFonts w:ascii="Times New Roman" w:hAnsi="Times New Roman"/>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Times New Roman" w:cs="Times New Roman"/>
                <w:sz w:val="24"/>
                <w:szCs w:val="24"/>
              </w:rPr>
              <m:t>i,0</m:t>
            </m:r>
          </m:sup>
        </m:sSubSup>
      </m:oMath>
      <w:r w:rsidR="000E11BB">
        <w:rPr>
          <w:rFonts w:ascii="Times New Roman" w:hAnsi="Times New Roman"/>
          <w:sz w:val="24"/>
          <w:szCs w:val="24"/>
        </w:rPr>
        <w:t xml:space="preserve"> increases</w:t>
      </w:r>
      <w:r w:rsidR="00D30E1C">
        <w:rPr>
          <w:rFonts w:ascii="Times New Roman" w:hAnsi="Times New Roman"/>
          <w:sz w:val="24"/>
          <w:szCs w:val="24"/>
        </w:rPr>
        <w:t xml:space="preserve">, </w:t>
      </w:r>
      <w:r w:rsidR="00337798">
        <w:rPr>
          <w:rFonts w:ascii="Times New Roman" w:hAnsi="Times New Roman"/>
          <w:sz w:val="24"/>
          <w:szCs w:val="24"/>
        </w:rPr>
        <w:t>which results f</w:t>
      </w:r>
      <w:r w:rsidR="00591FA2">
        <w:rPr>
          <w:rFonts w:ascii="Times New Roman" w:hAnsi="Times New Roman"/>
          <w:sz w:val="24"/>
          <w:szCs w:val="24"/>
        </w:rPr>
        <w:t xml:space="preserve">rom that </w:t>
      </w:r>
      <w:r w:rsidR="009B47C3">
        <w:rPr>
          <w:rFonts w:ascii="Times New Roman" w:hAnsi="Times New Roman"/>
          <w:sz w:val="24"/>
          <w:szCs w:val="24"/>
        </w:rPr>
        <w:t>t</w:t>
      </w:r>
      <w:r w:rsidR="00A94DE5">
        <w:rPr>
          <w:rFonts w:ascii="Times New Roman" w:hAnsi="Times New Roman"/>
          <w:sz w:val="24"/>
          <w:szCs w:val="24"/>
        </w:rPr>
        <w:t xml:space="preserve">he higher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Times New Roman" w:cs="Times New Roman"/>
                <w:sz w:val="24"/>
                <w:szCs w:val="24"/>
              </w:rPr>
              <m:t>i,0</m:t>
            </m:r>
          </m:sup>
        </m:sSubSup>
      </m:oMath>
      <w:r w:rsidR="00A94DE5">
        <w:rPr>
          <w:rFonts w:ascii="Times New Roman" w:hAnsi="Times New Roman" w:hint="eastAsia"/>
          <w:bCs/>
          <w:sz w:val="24"/>
          <w:szCs w:val="24"/>
        </w:rPr>
        <w:t xml:space="preserve"> </w:t>
      </w:r>
      <w:r w:rsidR="00013A09">
        <w:rPr>
          <w:rFonts w:ascii="Times New Roman" w:hAnsi="Times New Roman"/>
          <w:bCs/>
          <w:sz w:val="24"/>
          <w:szCs w:val="24"/>
        </w:rPr>
        <w:t>w</w:t>
      </w:r>
      <w:r w:rsidR="00591FA2">
        <w:rPr>
          <w:rFonts w:ascii="Times New Roman" w:hAnsi="Times New Roman"/>
          <w:bCs/>
          <w:sz w:val="24"/>
          <w:szCs w:val="24"/>
        </w:rPr>
        <w:t>ould</w:t>
      </w:r>
      <w:r w:rsidR="00EA496B">
        <w:rPr>
          <w:rFonts w:ascii="Times New Roman" w:hAnsi="Times New Roman"/>
          <w:bCs/>
          <w:sz w:val="24"/>
          <w:szCs w:val="24"/>
        </w:rPr>
        <w:t xml:space="preserve"> produce more conservative </w:t>
      </w:r>
      <w:commentRangeStart w:id="428"/>
      <w:commentRangeStart w:id="429"/>
      <w:r w:rsidR="00591FA2">
        <w:rPr>
          <w:rFonts w:ascii="Times New Roman" w:hAnsi="Times New Roman"/>
          <w:bCs/>
          <w:sz w:val="24"/>
          <w:szCs w:val="24"/>
        </w:rPr>
        <w:t>non-dominated</w:t>
      </w:r>
      <w:commentRangeEnd w:id="428"/>
      <w:r w:rsidR="00591FA2">
        <w:rPr>
          <w:rStyle w:val="afd"/>
        </w:rPr>
        <w:commentReference w:id="428"/>
      </w:r>
      <w:commentRangeEnd w:id="429"/>
      <w:r w:rsidR="00F43A1B">
        <w:rPr>
          <w:rStyle w:val="afd"/>
        </w:rPr>
        <w:commentReference w:id="429"/>
      </w:r>
      <w:r w:rsidR="00EA496B">
        <w:rPr>
          <w:rFonts w:ascii="Times New Roman" w:hAnsi="Times New Roman"/>
          <w:bCs/>
          <w:sz w:val="24"/>
          <w:szCs w:val="24"/>
        </w:rPr>
        <w:t xml:space="preserve"> solutions against the </w:t>
      </w:r>
      <w:commentRangeStart w:id="430"/>
      <w:commentRangeStart w:id="431"/>
      <w:r w:rsidR="00EA496B" w:rsidRPr="0012155C">
        <w:rPr>
          <w:rFonts w:ascii="Times New Roman" w:hAnsi="Times New Roman"/>
          <w:bCs/>
          <w:sz w:val="24"/>
          <w:szCs w:val="24"/>
          <w:highlight w:val="yellow"/>
        </w:rPr>
        <w:t>probabili</w:t>
      </w:r>
      <w:r w:rsidR="00013A09">
        <w:rPr>
          <w:rFonts w:ascii="Times New Roman" w:hAnsi="Times New Roman"/>
          <w:bCs/>
          <w:sz w:val="24"/>
          <w:szCs w:val="24"/>
          <w:highlight w:val="yellow"/>
        </w:rPr>
        <w:t>s</w:t>
      </w:r>
      <w:r w:rsidR="00EA496B" w:rsidRPr="0012155C">
        <w:rPr>
          <w:rFonts w:ascii="Times New Roman" w:hAnsi="Times New Roman"/>
          <w:bCs/>
          <w:sz w:val="24"/>
          <w:szCs w:val="24"/>
          <w:highlight w:val="yellow"/>
        </w:rPr>
        <w:t>t</w:t>
      </w:r>
      <w:r w:rsidR="00013A09" w:rsidRPr="0012155C">
        <w:rPr>
          <w:rFonts w:ascii="Times New Roman" w:hAnsi="Times New Roman"/>
          <w:bCs/>
          <w:sz w:val="24"/>
          <w:szCs w:val="24"/>
          <w:highlight w:val="yellow"/>
        </w:rPr>
        <w:t>ic</w:t>
      </w:r>
      <w:r w:rsidR="00EA496B">
        <w:rPr>
          <w:rFonts w:ascii="Times New Roman" w:hAnsi="Times New Roman"/>
          <w:bCs/>
          <w:sz w:val="24"/>
          <w:szCs w:val="24"/>
        </w:rPr>
        <w:t xml:space="preserve"> constraint</w:t>
      </w:r>
      <w:commentRangeEnd w:id="430"/>
      <w:r w:rsidR="00013A09">
        <w:rPr>
          <w:rStyle w:val="afd"/>
        </w:rPr>
        <w:commentReference w:id="430"/>
      </w:r>
      <w:commentRangeEnd w:id="431"/>
      <w:r w:rsidR="003325FF">
        <w:rPr>
          <w:rStyle w:val="afd"/>
        </w:rPr>
        <w:commentReference w:id="431"/>
      </w:r>
      <w:r w:rsidR="006E2CC9">
        <w:rPr>
          <w:rFonts w:ascii="Times New Roman" w:hAnsi="Times New Roman" w:cs="Times New Roman"/>
          <w:sz w:val="24"/>
          <w:szCs w:val="24"/>
        </w:rPr>
        <w:t>.</w:t>
      </w:r>
      <w:commentRangeEnd w:id="426"/>
      <w:r w:rsidR="00410722">
        <w:rPr>
          <w:rStyle w:val="afd"/>
        </w:rPr>
        <w:commentReference w:id="426"/>
      </w:r>
      <w:commentRangeEnd w:id="427"/>
      <w:r w:rsidR="00412382">
        <w:rPr>
          <w:rStyle w:val="afd"/>
        </w:rPr>
        <w:commentReference w:id="427"/>
      </w:r>
      <w:r w:rsidR="00F07AA1">
        <w:rPr>
          <w:rFonts w:ascii="Times New Roman" w:hAnsi="Times New Roman" w:cs="Times New Roman"/>
          <w:sz w:val="24"/>
          <w:szCs w:val="24"/>
        </w:rPr>
        <w:t xml:space="preserve"> </w:t>
      </w:r>
      <w:r w:rsidR="007353E8">
        <w:rPr>
          <w:rFonts w:ascii="Times New Roman" w:hAnsi="Times New Roman"/>
          <w:sz w:val="24"/>
          <w:szCs w:val="24"/>
        </w:rPr>
        <w:t xml:space="preserve">Fig. 5(c) </w:t>
      </w:r>
      <w:r w:rsidR="00DE4A5C">
        <w:rPr>
          <w:rFonts w:ascii="Times New Roman" w:hAnsi="Times New Roman"/>
          <w:sz w:val="24"/>
          <w:szCs w:val="24"/>
        </w:rPr>
        <w:t>illustrates</w:t>
      </w:r>
      <w:r w:rsidR="002B0C56">
        <w:rPr>
          <w:rFonts w:ascii="Times New Roman" w:hAnsi="Times New Roman"/>
          <w:sz w:val="24"/>
          <w:szCs w:val="24"/>
        </w:rPr>
        <w:t xml:space="preserve"> </w:t>
      </w:r>
      <w:r w:rsidR="00374B27" w:rsidRPr="00374B27">
        <w:rPr>
          <w:rFonts w:ascii="Times New Roman" w:hAnsi="Times New Roman"/>
          <w:sz w:val="24"/>
          <w:szCs w:val="24"/>
        </w:rPr>
        <w:t xml:space="preserve">the </w:t>
      </w:r>
      <w:r w:rsidR="00DE4A5C">
        <w:rPr>
          <w:rFonts w:ascii="Times New Roman" w:hAnsi="Times New Roman"/>
          <w:sz w:val="24"/>
          <w:szCs w:val="24"/>
        </w:rPr>
        <w:t xml:space="preserve">average </w:t>
      </w:r>
      <w:r w:rsidR="00374B27" w:rsidRPr="00374B27">
        <w:rPr>
          <w:rFonts w:ascii="Times New Roman" w:hAnsi="Times New Roman"/>
          <w:sz w:val="24"/>
          <w:szCs w:val="24"/>
        </w:rPr>
        <w:t xml:space="preserve">IGD </w:t>
      </w:r>
      <w:r w:rsidR="00DE4A5C">
        <w:rPr>
          <w:rFonts w:ascii="Times New Roman" w:hAnsi="Times New Roman"/>
          <w:sz w:val="24"/>
          <w:szCs w:val="24"/>
        </w:rPr>
        <w:t xml:space="preserve">values </w:t>
      </w:r>
      <w:r w:rsidR="00343DA8">
        <w:rPr>
          <w:rFonts w:ascii="Times New Roman" w:hAnsi="Times New Roman"/>
          <w:sz w:val="24"/>
          <w:szCs w:val="24"/>
        </w:rPr>
        <w:t>a</w:t>
      </w:r>
      <w:r w:rsidR="00DE4A5C">
        <w:rPr>
          <w:rFonts w:ascii="Times New Roman" w:hAnsi="Times New Roman"/>
          <w:sz w:val="24"/>
          <w:szCs w:val="24"/>
        </w:rPr>
        <w:t>re</w:t>
      </w:r>
      <w:r w:rsidR="00374B27" w:rsidRPr="00374B27">
        <w:rPr>
          <w:rFonts w:ascii="Times New Roman" w:hAnsi="Times New Roman"/>
          <w:sz w:val="24"/>
          <w:szCs w:val="24"/>
        </w:rPr>
        <w:t xml:space="preserve"> rather insensitive to</w:t>
      </w:r>
      <w:r w:rsidR="00374B27">
        <w:rPr>
          <w:rFonts w:ascii="Times New Roman" w:hAnsi="Times New Roman"/>
          <w:sz w:val="24"/>
          <w:szCs w:val="24"/>
        </w:rPr>
        <w:t xml:space="preserve"> </w:t>
      </w:r>
      <w:r w:rsidR="00374B27" w:rsidRPr="001B0C52">
        <w:rPr>
          <w:rFonts w:ascii="Times New Roman" w:hAnsi="Times New Roman" w:cs="Times New Roman"/>
          <w:i/>
          <w:iCs/>
          <w:sz w:val="24"/>
          <w:szCs w:val="24"/>
        </w:rPr>
        <w:t>N</w:t>
      </w:r>
      <w:r w:rsidR="00374B27" w:rsidRPr="0012155C">
        <w:rPr>
          <w:rFonts w:ascii="Times New Roman" w:hAnsi="Times New Roman" w:cs="Times New Roman"/>
          <w:sz w:val="24"/>
          <w:szCs w:val="24"/>
          <w:vertAlign w:val="subscript"/>
        </w:rPr>
        <w:t>0</w:t>
      </w:r>
      <w:r w:rsidR="00374B27">
        <w:rPr>
          <w:rFonts w:ascii="Times New Roman" w:hAnsi="Times New Roman"/>
          <w:sz w:val="24"/>
          <w:szCs w:val="24"/>
        </w:rPr>
        <w:t>, which</w:t>
      </w:r>
      <w:r w:rsidR="00FC7321">
        <w:rPr>
          <w:rFonts w:ascii="Times New Roman" w:hAnsi="Times New Roman"/>
          <w:sz w:val="24"/>
          <w:szCs w:val="24"/>
        </w:rPr>
        <w:t xml:space="preserve"> means </w:t>
      </w:r>
      <w:r w:rsidR="00E26827">
        <w:rPr>
          <w:rFonts w:ascii="Times New Roman" w:hAnsi="Times New Roman"/>
          <w:sz w:val="24"/>
          <w:szCs w:val="24"/>
        </w:rPr>
        <w:t xml:space="preserve">the </w:t>
      </w:r>
      <w:r w:rsidR="00DE4A5C">
        <w:rPr>
          <w:rFonts w:ascii="Times New Roman" w:hAnsi="Times New Roman"/>
          <w:sz w:val="24"/>
          <w:szCs w:val="24"/>
        </w:rPr>
        <w:t xml:space="preserve">fitting </w:t>
      </w:r>
      <w:r w:rsidR="00104889">
        <w:rPr>
          <w:rFonts w:ascii="Times New Roman" w:hAnsi="Times New Roman"/>
          <w:sz w:val="24"/>
          <w:szCs w:val="24"/>
        </w:rPr>
        <w:t>accurac</w:t>
      </w:r>
      <w:r w:rsidR="00343DA8">
        <w:rPr>
          <w:rFonts w:ascii="Times New Roman" w:hAnsi="Times New Roman"/>
          <w:sz w:val="24"/>
          <w:szCs w:val="24"/>
        </w:rPr>
        <w:t>ies</w:t>
      </w:r>
      <w:r w:rsidR="00104889">
        <w:rPr>
          <w:rFonts w:ascii="Times New Roman" w:hAnsi="Times New Roman"/>
          <w:sz w:val="24"/>
          <w:szCs w:val="24"/>
        </w:rPr>
        <w:t xml:space="preserve"> of </w:t>
      </w:r>
      <w:r w:rsidR="00DB5EF1">
        <w:rPr>
          <w:rFonts w:ascii="Times New Roman" w:hAnsi="Times New Roman"/>
          <w:sz w:val="24"/>
          <w:szCs w:val="24"/>
        </w:rPr>
        <w:t>the</w:t>
      </w:r>
      <w:r w:rsidR="00EB7845">
        <w:rPr>
          <w:rFonts w:ascii="Times New Roman" w:hAnsi="Times New Roman"/>
          <w:sz w:val="24"/>
          <w:szCs w:val="24"/>
        </w:rPr>
        <w:t xml:space="preserve"> priori </w:t>
      </w:r>
      <w:r w:rsidR="00EB7845" w:rsidRPr="00CE00C4">
        <w:rPr>
          <w:rFonts w:ascii="Times New Roman" w:hAnsi="Times New Roman" w:cs="Times New Roman"/>
          <w:sz w:val="24"/>
          <w:szCs w:val="24"/>
        </w:rPr>
        <w:t>parametric belief model</w:t>
      </w:r>
      <w:r w:rsidR="00EB7845">
        <w:rPr>
          <w:rFonts w:ascii="Times New Roman" w:hAnsi="Times New Roman" w:cs="Times New Roman"/>
          <w:sz w:val="24"/>
          <w:szCs w:val="24"/>
        </w:rPr>
        <w:t>s</w:t>
      </w:r>
      <w:r w:rsidR="0054346F">
        <w:rPr>
          <w:rFonts w:ascii="Times New Roman" w:hAnsi="Times New Roman" w:cs="Times New Roman"/>
          <w:sz w:val="24"/>
          <w:szCs w:val="24"/>
        </w:rPr>
        <w:t xml:space="preserve"> </w:t>
      </w:r>
      <w:r w:rsidR="00343DA8">
        <w:rPr>
          <w:rFonts w:ascii="Times New Roman" w:hAnsi="Times New Roman" w:cs="Times New Roman"/>
          <w:sz w:val="24"/>
          <w:szCs w:val="24"/>
        </w:rPr>
        <w:t>do</w:t>
      </w:r>
      <w:r w:rsidR="00936071">
        <w:rPr>
          <w:rFonts w:ascii="Times New Roman" w:hAnsi="Times New Roman" w:cs="Times New Roman"/>
          <w:sz w:val="24"/>
          <w:szCs w:val="24"/>
        </w:rPr>
        <w:t xml:space="preserve"> not influence the convergence</w:t>
      </w:r>
      <w:r w:rsidR="00343DA8">
        <w:rPr>
          <w:rFonts w:ascii="Times New Roman" w:hAnsi="Times New Roman" w:cs="Times New Roman"/>
          <w:sz w:val="24"/>
          <w:szCs w:val="24"/>
        </w:rPr>
        <w:t xml:space="preserve"> and diversity performance</w:t>
      </w:r>
      <w:r w:rsidR="00936071">
        <w:rPr>
          <w:rFonts w:ascii="Times New Roman" w:hAnsi="Times New Roman" w:cs="Times New Roman"/>
          <w:sz w:val="24"/>
          <w:szCs w:val="24"/>
        </w:rPr>
        <w:t xml:space="preserve"> of </w:t>
      </w:r>
      <w:r w:rsidR="00343DA8">
        <w:rPr>
          <w:rFonts w:ascii="Times New Roman" w:hAnsi="Times New Roman" w:cs="Times New Roman"/>
          <w:sz w:val="24"/>
          <w:szCs w:val="24"/>
        </w:rPr>
        <w:t>t</w:t>
      </w:r>
      <w:r w:rsidR="00343DA8">
        <w:rPr>
          <w:rFonts w:ascii="Times New Roman" w:hAnsi="Times New Roman"/>
          <w:sz w:val="24"/>
          <w:szCs w:val="24"/>
        </w:rPr>
        <w:t xml:space="preserve">he </w:t>
      </w:r>
      <w:r w:rsidR="00343DA8">
        <w:rPr>
          <w:rFonts w:ascii="Times New Roman" w:hAnsi="Times New Roman" w:cs="Times New Roman"/>
          <w:sz w:val="24"/>
          <w:szCs w:val="24"/>
        </w:rPr>
        <w:t xml:space="preserve">GPR-KG </w:t>
      </w:r>
      <w:r w:rsidR="00343DA8" w:rsidRPr="00945B5B">
        <w:rPr>
          <w:rFonts w:ascii="Times New Roman" w:hAnsi="Times New Roman"/>
          <w:sz w:val="24"/>
          <w:szCs w:val="24"/>
        </w:rPr>
        <w:t>algori</w:t>
      </w:r>
      <w:r w:rsidR="00343DA8">
        <w:rPr>
          <w:rFonts w:ascii="Times New Roman" w:hAnsi="Times New Roman"/>
          <w:sz w:val="24"/>
          <w:szCs w:val="24"/>
        </w:rPr>
        <w:t>thm</w:t>
      </w:r>
      <w:r w:rsidR="00936071">
        <w:rPr>
          <w:rFonts w:ascii="Times New Roman" w:hAnsi="Times New Roman" w:cs="Times New Roman"/>
          <w:sz w:val="24"/>
          <w:szCs w:val="24"/>
        </w:rPr>
        <w:t xml:space="preserve">. </w:t>
      </w:r>
      <w:r w:rsidR="00CA7994">
        <w:rPr>
          <w:rFonts w:ascii="Times New Roman" w:hAnsi="Times New Roman" w:cs="Times New Roman"/>
          <w:sz w:val="24"/>
          <w:szCs w:val="24"/>
        </w:rPr>
        <w:t xml:space="preserve">Moreover, the </w:t>
      </w:r>
      <w:r w:rsidR="00CA7994" w:rsidRPr="00FA3131">
        <w:rPr>
          <w:rFonts w:ascii="Times New Roman" w:hAnsi="Times New Roman"/>
          <w:sz w:val="24"/>
          <w:szCs w:val="24"/>
        </w:rPr>
        <w:t>sensitivity analy</w:t>
      </w:r>
      <w:r w:rsidR="00CA7994">
        <w:rPr>
          <w:rFonts w:ascii="Times New Roman" w:hAnsi="Times New Roman"/>
          <w:sz w:val="24"/>
          <w:szCs w:val="24"/>
        </w:rPr>
        <w:t xml:space="preserve">ses with respect to </w:t>
      </w:r>
      <w:r w:rsidR="00CA7994" w:rsidRPr="001B0C52">
        <w:rPr>
          <w:rFonts w:ascii="Times New Roman" w:hAnsi="Times New Roman" w:cs="Times New Roman"/>
          <w:i/>
          <w:iCs/>
          <w:sz w:val="24"/>
          <w:szCs w:val="24"/>
        </w:rPr>
        <w:t>N</w:t>
      </w:r>
      <w:r w:rsidR="00CA7994">
        <w:rPr>
          <w:rFonts w:ascii="Times New Roman" w:hAnsi="Times New Roman" w:cs="Times New Roman"/>
          <w:sz w:val="24"/>
          <w:szCs w:val="24"/>
        </w:rPr>
        <w:t xml:space="preserve">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Times New Roman" w:cs="Times New Roman"/>
                <w:sz w:val="24"/>
                <w:szCs w:val="24"/>
              </w:rPr>
              <m:t>i,0</m:t>
            </m:r>
          </m:sup>
        </m:sSubSup>
      </m:oMath>
      <w:r w:rsidR="00CA7994">
        <w:rPr>
          <w:rFonts w:ascii="Times New Roman" w:hAnsi="Times New Roman" w:cs="Times New Roman"/>
          <w:bCs/>
          <w:sz w:val="24"/>
          <w:szCs w:val="24"/>
        </w:rPr>
        <w:t xml:space="preserve"> also explain why </w:t>
      </w:r>
      <w:r w:rsidR="00765699">
        <w:rPr>
          <w:rFonts w:ascii="Times New Roman" w:hAnsi="Times New Roman" w:cs="Times New Roman"/>
          <w:sz w:val="24"/>
          <w:szCs w:val="24"/>
        </w:rPr>
        <w:t xml:space="preserve">we set </w:t>
      </w:r>
      <w:r w:rsidR="00765699" w:rsidRPr="001B0C52">
        <w:rPr>
          <w:rFonts w:ascii="Times New Roman" w:hAnsi="Times New Roman" w:cs="Times New Roman"/>
          <w:i/>
          <w:iCs/>
          <w:sz w:val="24"/>
          <w:szCs w:val="24"/>
        </w:rPr>
        <w:t>N</w:t>
      </w:r>
      <w:r w:rsidR="00765699">
        <w:rPr>
          <w:rFonts w:ascii="Times New Roman" w:hAnsi="Times New Roman" w:cs="Times New Roman"/>
          <w:sz w:val="24"/>
          <w:szCs w:val="24"/>
        </w:rPr>
        <w:t xml:space="preserve">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Times New Roman" w:cs="Times New Roman"/>
                <w:sz w:val="24"/>
                <w:szCs w:val="24"/>
              </w:rPr>
              <m:t>i,0</m:t>
            </m:r>
          </m:sup>
        </m:sSubSup>
      </m:oMath>
      <w:r w:rsidR="00765699">
        <w:rPr>
          <w:rFonts w:ascii="Times New Roman" w:hAnsi="Times New Roman" w:cs="Times New Roman"/>
          <w:bCs/>
          <w:sz w:val="24"/>
          <w:szCs w:val="24"/>
        </w:rPr>
        <w:t xml:space="preserve"> as </w:t>
      </w:r>
      <w:r w:rsidR="00765699">
        <w:rPr>
          <w:rFonts w:ascii="Times New Roman" w:hAnsi="Times New Roman"/>
          <w:sz w:val="24"/>
          <w:szCs w:val="24"/>
        </w:rPr>
        <w:t>high</w:t>
      </w:r>
      <w:r w:rsidR="00765699" w:rsidRPr="00FA3131">
        <w:rPr>
          <w:rFonts w:ascii="Times New Roman" w:hAnsi="Times New Roman"/>
          <w:sz w:val="24"/>
          <w:szCs w:val="24"/>
        </w:rPr>
        <w:t xml:space="preserve"> as </w:t>
      </w:r>
      <w:r w:rsidR="00765699">
        <w:rPr>
          <w:rFonts w:ascii="Times New Roman" w:hAnsi="Times New Roman"/>
          <w:sz w:val="24"/>
          <w:szCs w:val="24"/>
        </w:rPr>
        <w:t>100 and 0.01 respectivel</w:t>
      </w:r>
      <w:r w:rsidR="00CA7994">
        <w:rPr>
          <w:rFonts w:ascii="Times New Roman" w:hAnsi="Times New Roman"/>
          <w:sz w:val="24"/>
          <w:szCs w:val="24"/>
        </w:rPr>
        <w:t>y in aforementioned numerical experimen</w:t>
      </w:r>
      <w:r w:rsidR="00460442">
        <w:rPr>
          <w:rFonts w:ascii="Times New Roman" w:hAnsi="Times New Roman"/>
          <w:sz w:val="24"/>
          <w:szCs w:val="24"/>
        </w:rPr>
        <w:t xml:space="preserve">ts. That is, the performance of the </w:t>
      </w:r>
      <w:r w:rsidR="00460442">
        <w:rPr>
          <w:rFonts w:ascii="Times New Roman" w:hAnsi="Times New Roman" w:cs="Times New Roman"/>
          <w:sz w:val="24"/>
          <w:szCs w:val="24"/>
        </w:rPr>
        <w:t xml:space="preserve">GPR-KG algorithm under </w:t>
      </w:r>
      <w:r w:rsidR="00460442" w:rsidRPr="001B0C52">
        <w:rPr>
          <w:rFonts w:ascii="Times New Roman" w:hAnsi="Times New Roman" w:cs="Times New Roman"/>
          <w:i/>
          <w:iCs/>
          <w:sz w:val="24"/>
          <w:szCs w:val="24"/>
        </w:rPr>
        <w:t>N</w:t>
      </w:r>
      <w:r w:rsidR="00460442">
        <w:rPr>
          <w:rFonts w:ascii="Times New Roman" w:hAnsi="Times New Roman" w:cs="Times New Roman"/>
          <w:i/>
          <w:iCs/>
          <w:sz w:val="24"/>
          <w:szCs w:val="24"/>
        </w:rPr>
        <w:t>=</w:t>
      </w:r>
      <w:r w:rsidR="00460442" w:rsidRPr="0012155C">
        <w:rPr>
          <w:rFonts w:ascii="Times New Roman" w:hAnsi="Times New Roman" w:cs="Times New Roman"/>
          <w:sz w:val="24"/>
          <w:szCs w:val="24"/>
        </w:rPr>
        <w:t>100</w:t>
      </w:r>
      <w:r w:rsidR="00460442">
        <w:rPr>
          <w:rFonts w:ascii="Times New Roman" w:hAnsi="Times New Roman" w:cs="Times New Roman"/>
          <w:i/>
          <w:iCs/>
          <w:sz w:val="24"/>
          <w:szCs w:val="24"/>
        </w:rPr>
        <w:t xml:space="preserve"> or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Times New Roman" w:cs="Times New Roman"/>
                <w:sz w:val="24"/>
                <w:szCs w:val="24"/>
              </w:rPr>
              <m:t>i,0</m:t>
            </m:r>
          </m:sup>
        </m:sSubSup>
        <m:r>
          <w:rPr>
            <w:rFonts w:ascii="Cambria Math" w:eastAsia="宋体" w:hAnsi="Times New Roman" w:cs="Times New Roman"/>
            <w:sz w:val="24"/>
            <w:szCs w:val="24"/>
          </w:rPr>
          <m:t>=0.01</m:t>
        </m:r>
      </m:oMath>
      <w:r w:rsidR="00460442">
        <w:rPr>
          <w:rFonts w:ascii="Times New Roman" w:hAnsi="Times New Roman" w:cs="Times New Roman"/>
          <w:sz w:val="24"/>
          <w:szCs w:val="24"/>
        </w:rPr>
        <w:t xml:space="preserve"> is </w:t>
      </w:r>
      <w:r w:rsidR="00460442" w:rsidRPr="00460442">
        <w:rPr>
          <w:rFonts w:ascii="Times New Roman" w:hAnsi="Times New Roman" w:cs="Times New Roman"/>
          <w:sz w:val="24"/>
          <w:szCs w:val="24"/>
        </w:rPr>
        <w:t>satisfacto</w:t>
      </w:r>
      <w:r w:rsidR="009E39BB">
        <w:rPr>
          <w:rFonts w:ascii="Times New Roman" w:hAnsi="Times New Roman" w:cs="Times New Roman"/>
          <w:sz w:val="24"/>
          <w:szCs w:val="24"/>
        </w:rPr>
        <w:t xml:space="preserve">ry, and further </w:t>
      </w:r>
      <w:r w:rsidR="009E39BB">
        <w:rPr>
          <w:rFonts w:ascii="Times New Roman" w:hAnsi="Times New Roman"/>
          <w:sz w:val="24"/>
          <w:szCs w:val="24"/>
        </w:rPr>
        <w:t>increas</w:t>
      </w:r>
      <w:r w:rsidR="009E39BB" w:rsidRPr="00FA3131">
        <w:rPr>
          <w:rFonts w:ascii="Times New Roman" w:hAnsi="Times New Roman"/>
          <w:sz w:val="24"/>
          <w:szCs w:val="24"/>
        </w:rPr>
        <w:t>ing</w:t>
      </w:r>
      <w:r w:rsidR="009E39BB">
        <w:rPr>
          <w:rFonts w:ascii="Times New Roman" w:hAnsi="Times New Roman"/>
          <w:sz w:val="24"/>
          <w:szCs w:val="24"/>
        </w:rPr>
        <w:t xml:space="preserve"> </w:t>
      </w:r>
      <w:r w:rsidR="009E39BB" w:rsidRPr="001B0C52">
        <w:rPr>
          <w:rFonts w:ascii="Times New Roman" w:hAnsi="Times New Roman" w:cs="Times New Roman"/>
          <w:i/>
          <w:iCs/>
          <w:sz w:val="24"/>
          <w:szCs w:val="24"/>
        </w:rPr>
        <w:t>N</w:t>
      </w:r>
      <w:r w:rsidR="009E39BB">
        <w:rPr>
          <w:rFonts w:ascii="Times New Roman" w:hAnsi="Times New Roman" w:cs="Times New Roman"/>
          <w:sz w:val="24"/>
          <w:szCs w:val="24"/>
        </w:rPr>
        <w:t xml:space="preserve"> or decreasing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Times New Roman" w:cs="Times New Roman"/>
                <w:sz w:val="24"/>
                <w:szCs w:val="24"/>
              </w:rPr>
              <m:t>i,0</m:t>
            </m:r>
          </m:sup>
        </m:sSubSup>
      </m:oMath>
      <w:r w:rsidR="009E39BB">
        <w:rPr>
          <w:rFonts w:ascii="Times New Roman" w:hAnsi="Times New Roman" w:cs="Times New Roman"/>
          <w:sz w:val="24"/>
          <w:szCs w:val="24"/>
        </w:rPr>
        <w:t xml:space="preserve"> would </w:t>
      </w:r>
      <w:r w:rsidR="009E39BB" w:rsidRPr="00FA3131">
        <w:rPr>
          <w:rFonts w:ascii="Times New Roman" w:hAnsi="Times New Roman"/>
          <w:sz w:val="24"/>
          <w:szCs w:val="24"/>
        </w:rPr>
        <w:t>not help significantl</w:t>
      </w:r>
      <w:r w:rsidR="009E39BB">
        <w:rPr>
          <w:rFonts w:ascii="Times New Roman" w:hAnsi="Times New Roman"/>
          <w:sz w:val="24"/>
          <w:szCs w:val="24"/>
        </w:rPr>
        <w:t xml:space="preserve">y improve </w:t>
      </w:r>
      <w:r w:rsidR="009E39BB" w:rsidRPr="00FA3131">
        <w:rPr>
          <w:rFonts w:ascii="Times New Roman" w:hAnsi="Times New Roman"/>
          <w:sz w:val="24"/>
          <w:szCs w:val="24"/>
        </w:rPr>
        <w:t>the performance</w:t>
      </w:r>
      <w:r w:rsidR="009E39BB">
        <w:rPr>
          <w:rFonts w:ascii="Times New Roman" w:hAnsi="Times New Roman"/>
          <w:sz w:val="24"/>
          <w:szCs w:val="24"/>
        </w:rPr>
        <w:t xml:space="preserve">. </w:t>
      </w:r>
    </w:p>
    <w:p w14:paraId="0F0F77B0" w14:textId="77777777" w:rsidR="00596CA8" w:rsidRPr="004F36EC" w:rsidRDefault="00596CA8" w:rsidP="007F5B20">
      <w:pPr>
        <w:adjustRightInd w:val="0"/>
        <w:snapToGrid w:val="0"/>
        <w:rPr>
          <w:rFonts w:ascii="Times New Roman" w:hAnsi="Times New Roman"/>
          <w:sz w:val="24"/>
          <w:szCs w:val="24"/>
        </w:rPr>
      </w:pPr>
    </w:p>
    <w:p w14:paraId="64594425" w14:textId="730351F3" w:rsidR="002F0C03" w:rsidRDefault="009078A1" w:rsidP="007F5B20">
      <w:pPr>
        <w:adjustRightInd w:val="0"/>
        <w:snapToGrid w:val="0"/>
        <w:rPr>
          <w:rFonts w:ascii="Times New Roman" w:hAnsi="Times New Roman" w:cs="Times New Roman"/>
          <w:sz w:val="24"/>
          <w:szCs w:val="24"/>
        </w:rPr>
      </w:pPr>
      <w:r>
        <w:rPr>
          <w:noProof/>
        </w:rPr>
        <w:drawing>
          <wp:inline distT="0" distB="0" distL="0" distR="0" wp14:anchorId="33FE72B9" wp14:editId="3FFDAC41">
            <wp:extent cx="1952625" cy="2928111"/>
            <wp:effectExtent l="0" t="0" r="0" b="571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68590" cy="2952051"/>
                    </a:xfrm>
                    <a:prstGeom prst="rect">
                      <a:avLst/>
                    </a:prstGeom>
                    <a:noFill/>
                    <a:ln>
                      <a:noFill/>
                    </a:ln>
                  </pic:spPr>
                </pic:pic>
              </a:graphicData>
            </a:graphic>
          </wp:inline>
        </w:drawing>
      </w:r>
      <w:r w:rsidR="002F0C03" w:rsidRPr="007444DC">
        <w:rPr>
          <w:rFonts w:ascii="Times New Roman" w:hAnsi="Times New Roman" w:cs="Times New Roman"/>
          <w:sz w:val="24"/>
          <w:szCs w:val="24"/>
        </w:rPr>
        <w:t xml:space="preserve">  </w:t>
      </w:r>
      <w:r w:rsidR="00282DC4">
        <w:rPr>
          <w:noProof/>
        </w:rPr>
        <w:drawing>
          <wp:inline distT="0" distB="0" distL="0" distR="0" wp14:anchorId="565CE7A7" wp14:editId="6BA0CA97">
            <wp:extent cx="1971675" cy="295543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88224" cy="2980236"/>
                    </a:xfrm>
                    <a:prstGeom prst="rect">
                      <a:avLst/>
                    </a:prstGeom>
                    <a:noFill/>
                    <a:ln>
                      <a:noFill/>
                    </a:ln>
                  </pic:spPr>
                </pic:pic>
              </a:graphicData>
            </a:graphic>
          </wp:inline>
        </w:drawing>
      </w:r>
      <w:r w:rsidR="00623091" w:rsidRPr="00623091">
        <w:rPr>
          <w:noProof/>
        </w:rPr>
        <w:t xml:space="preserve"> </w:t>
      </w:r>
      <w:r>
        <w:rPr>
          <w:noProof/>
        </w:rPr>
        <w:drawing>
          <wp:inline distT="0" distB="0" distL="0" distR="0" wp14:anchorId="71332978" wp14:editId="5EB2DE94">
            <wp:extent cx="2003425" cy="3004287"/>
            <wp:effectExtent l="0" t="0" r="0" b="571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04664" cy="3006145"/>
                    </a:xfrm>
                    <a:prstGeom prst="rect">
                      <a:avLst/>
                    </a:prstGeom>
                    <a:noFill/>
                    <a:ln>
                      <a:noFill/>
                    </a:ln>
                  </pic:spPr>
                </pic:pic>
              </a:graphicData>
            </a:graphic>
          </wp:inline>
        </w:drawing>
      </w:r>
    </w:p>
    <w:p w14:paraId="379F4B29" w14:textId="76F13365" w:rsidR="00D267E9" w:rsidRPr="007444DC" w:rsidRDefault="00D267E9" w:rsidP="007F5B20">
      <w:pPr>
        <w:adjustRightInd w:val="0"/>
        <w:snapToGrid w:val="0"/>
        <w:ind w:firstLineChars="600" w:firstLine="1440"/>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a)                         (b)                         </w:t>
      </w:r>
      <w:commentRangeStart w:id="432"/>
      <w:commentRangeStart w:id="433"/>
      <w:r>
        <w:rPr>
          <w:rFonts w:ascii="Times New Roman" w:hAnsi="Times New Roman" w:cs="Times New Roman"/>
          <w:sz w:val="24"/>
          <w:szCs w:val="24"/>
        </w:rPr>
        <w:t>(c)</w:t>
      </w:r>
      <w:commentRangeEnd w:id="432"/>
      <w:r w:rsidR="00D35028">
        <w:rPr>
          <w:rStyle w:val="afd"/>
        </w:rPr>
        <w:commentReference w:id="432"/>
      </w:r>
      <w:commentRangeEnd w:id="433"/>
      <w:r w:rsidR="00892DDA">
        <w:rPr>
          <w:rStyle w:val="afd"/>
        </w:rPr>
        <w:commentReference w:id="433"/>
      </w:r>
    </w:p>
    <w:p w14:paraId="0212BA9E" w14:textId="6345E30D" w:rsidR="007444DC" w:rsidRPr="007444DC" w:rsidRDefault="007444DC" w:rsidP="007F5B20">
      <w:pPr>
        <w:adjustRightInd w:val="0"/>
        <w:snapToGrid w:val="0"/>
        <w:rPr>
          <w:rFonts w:ascii="Times New Roman" w:hAnsi="Times New Roman" w:cs="Times New Roman"/>
          <w:sz w:val="24"/>
          <w:szCs w:val="24"/>
        </w:rPr>
      </w:pPr>
      <w:r w:rsidRPr="007444DC">
        <w:rPr>
          <w:rFonts w:ascii="Times New Roman" w:hAnsi="Times New Roman" w:cs="Times New Roman"/>
          <w:sz w:val="24"/>
          <w:szCs w:val="24"/>
        </w:rPr>
        <w:t>Fig.</w:t>
      </w:r>
      <w:r w:rsidR="001458A3">
        <w:rPr>
          <w:rFonts w:ascii="Times New Roman" w:hAnsi="Times New Roman" w:cs="Times New Roman"/>
          <w:sz w:val="24"/>
          <w:szCs w:val="24"/>
        </w:rPr>
        <w:t xml:space="preserve"> </w:t>
      </w:r>
      <w:r w:rsidR="003C41B0">
        <w:rPr>
          <w:rFonts w:ascii="Times New Roman" w:hAnsi="Times New Roman" w:cs="Times New Roman"/>
          <w:sz w:val="24"/>
          <w:szCs w:val="24"/>
        </w:rPr>
        <w:t>5</w:t>
      </w:r>
      <w:r>
        <w:rPr>
          <w:rFonts w:ascii="Times New Roman" w:hAnsi="Times New Roman" w:cs="Times New Roman"/>
          <w:sz w:val="24"/>
          <w:szCs w:val="24"/>
        </w:rPr>
        <w:t xml:space="preserve"> </w:t>
      </w:r>
      <w:r w:rsidR="00B7682B" w:rsidRPr="00B7682B">
        <w:rPr>
          <w:rFonts w:ascii="Times New Roman" w:hAnsi="Times New Roman" w:cs="Times New Roman"/>
          <w:sz w:val="24"/>
          <w:szCs w:val="24"/>
        </w:rPr>
        <w:t xml:space="preserve">Average IGD values over 10 </w:t>
      </w:r>
      <w:r w:rsidR="00D80F12">
        <w:rPr>
          <w:rFonts w:ascii="Times New Roman" w:hAnsi="Times New Roman" w:cs="Times New Roman"/>
          <w:sz w:val="24"/>
          <w:szCs w:val="24"/>
        </w:rPr>
        <w:t xml:space="preserve">independent </w:t>
      </w:r>
      <w:r w:rsidR="00B7682B" w:rsidRPr="00B7682B">
        <w:rPr>
          <w:rFonts w:ascii="Times New Roman" w:hAnsi="Times New Roman" w:cs="Times New Roman"/>
          <w:sz w:val="24"/>
          <w:szCs w:val="24"/>
        </w:rPr>
        <w:t xml:space="preserve">runs </w:t>
      </w:r>
      <w:r w:rsidR="00D80F12">
        <w:rPr>
          <w:rFonts w:ascii="Times New Roman" w:hAnsi="Times New Roman" w:cs="Times New Roman"/>
          <w:sz w:val="24"/>
          <w:szCs w:val="24"/>
        </w:rPr>
        <w:t>of</w:t>
      </w:r>
      <w:r w:rsidR="00B7682B" w:rsidRPr="00B7682B">
        <w:rPr>
          <w:rFonts w:ascii="Times New Roman" w:hAnsi="Times New Roman" w:cs="Times New Roman"/>
          <w:sz w:val="24"/>
          <w:szCs w:val="24"/>
        </w:rPr>
        <w:t xml:space="preserve"> the</w:t>
      </w:r>
      <w:r w:rsidR="00B7682B">
        <w:rPr>
          <w:rFonts w:ascii="Times New Roman" w:hAnsi="Times New Roman" w:cs="Times New Roman"/>
          <w:sz w:val="24"/>
          <w:szCs w:val="24"/>
        </w:rPr>
        <w:t xml:space="preserve"> </w:t>
      </w:r>
      <w:r w:rsidR="001C2417">
        <w:rPr>
          <w:rFonts w:ascii="Times New Roman" w:hAnsi="Times New Roman" w:cs="Times New Roman"/>
          <w:sz w:val="24"/>
          <w:szCs w:val="24"/>
        </w:rPr>
        <w:t>GPR-KG</w:t>
      </w:r>
      <w:r w:rsidR="00B7682B">
        <w:rPr>
          <w:rFonts w:ascii="Times New Roman" w:hAnsi="Times New Roman" w:cs="Times New Roman"/>
          <w:sz w:val="24"/>
          <w:szCs w:val="24"/>
        </w:rPr>
        <w:t xml:space="preserve"> algorithm</w:t>
      </w:r>
      <w:r w:rsidR="00FD6211">
        <w:rPr>
          <w:rFonts w:ascii="Times New Roman" w:hAnsi="Times New Roman" w:cs="Times New Roman"/>
          <w:sz w:val="24"/>
          <w:szCs w:val="24"/>
        </w:rPr>
        <w:t xml:space="preserve"> </w:t>
      </w:r>
      <w:r w:rsidR="00D80F12">
        <w:rPr>
          <w:rFonts w:ascii="Times New Roman" w:hAnsi="Times New Roman" w:cs="Times New Roman"/>
          <w:sz w:val="24"/>
          <w:szCs w:val="24"/>
        </w:rPr>
        <w:t xml:space="preserve">for solving </w:t>
      </w:r>
      <w:r w:rsidR="00D80F12">
        <w:rPr>
          <w:rFonts w:ascii="Times New Roman" w:hAnsi="Times New Roman" w:cs="Times New Roman"/>
          <w:sz w:val="24"/>
          <w:szCs w:val="28"/>
        </w:rPr>
        <w:t xml:space="preserve">RZDT1, RZDT2 and RZDT5 </w:t>
      </w:r>
      <w:r w:rsidR="00FD6211">
        <w:rPr>
          <w:rFonts w:ascii="Times New Roman" w:hAnsi="Times New Roman" w:cs="Times New Roman"/>
          <w:sz w:val="24"/>
          <w:szCs w:val="24"/>
        </w:rPr>
        <w:t>under</w:t>
      </w:r>
      <w:r w:rsidR="00B36772">
        <w:rPr>
          <w:rFonts w:ascii="Times New Roman" w:hAnsi="Times New Roman" w:cs="Times New Roman"/>
          <w:sz w:val="24"/>
          <w:szCs w:val="24"/>
        </w:rPr>
        <w:t xml:space="preserve"> various values of </w:t>
      </w:r>
      <w:r w:rsidR="00D267E9">
        <w:rPr>
          <w:rFonts w:ascii="Times New Roman" w:hAnsi="Times New Roman" w:cs="Times New Roman"/>
          <w:sz w:val="24"/>
          <w:szCs w:val="24"/>
        </w:rPr>
        <w:t>(a)</w:t>
      </w:r>
      <w:r w:rsidR="00046390">
        <w:rPr>
          <w:rFonts w:ascii="Times New Roman" w:hAnsi="Times New Roman" w:cs="Times New Roman"/>
          <w:sz w:val="24"/>
          <w:szCs w:val="24"/>
        </w:rPr>
        <w:t xml:space="preserve"> </w:t>
      </w:r>
      <w:r w:rsidR="00DB677D" w:rsidRPr="001B0C52">
        <w:rPr>
          <w:rFonts w:ascii="Times New Roman" w:hAnsi="Times New Roman" w:cs="Times New Roman"/>
          <w:i/>
          <w:iCs/>
          <w:sz w:val="24"/>
          <w:szCs w:val="24"/>
        </w:rPr>
        <w:t>N</w:t>
      </w:r>
      <w:r w:rsidR="00DB677D">
        <w:rPr>
          <w:rFonts w:ascii="Times New Roman" w:hAnsi="Times New Roman" w:cs="Times New Roman"/>
          <w:sz w:val="24"/>
          <w:szCs w:val="24"/>
        </w:rPr>
        <w:t xml:space="preserve">, (b)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Times New Roman" w:cs="Times New Roman"/>
                <w:sz w:val="24"/>
                <w:szCs w:val="24"/>
              </w:rPr>
              <m:t>i,0</m:t>
            </m:r>
          </m:sup>
        </m:sSubSup>
      </m:oMath>
      <w:r w:rsidR="005E4C9F">
        <w:rPr>
          <w:rFonts w:ascii="Times New Roman" w:hAnsi="Times New Roman" w:cs="Times New Roman" w:hint="eastAsia"/>
          <w:bCs/>
          <w:sz w:val="24"/>
          <w:szCs w:val="24"/>
        </w:rPr>
        <w:t>,</w:t>
      </w:r>
      <w:r w:rsidR="005E4C9F">
        <w:rPr>
          <w:rFonts w:ascii="Times New Roman" w:hAnsi="Times New Roman" w:cs="Times New Roman"/>
          <w:bCs/>
          <w:sz w:val="24"/>
          <w:szCs w:val="24"/>
        </w:rPr>
        <w:t xml:space="preserve"> where </w:t>
      </w:r>
      <m:oMath>
        <m:r>
          <m:rPr>
            <m:sty m:val="b"/>
          </m:rPr>
          <w:rPr>
            <w:rFonts w:ascii="Cambria Math" w:eastAsia="宋体" w:hAnsi="Cambria Math" w:cs="Times New Roman"/>
            <w:szCs w:val="21"/>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r>
          <m:rPr>
            <m:sty m:val="p"/>
          </m:rPr>
          <w:rPr>
            <w:rFonts w:ascii="Cambria Math" w:eastAsia="宋体" w:hAnsi="Cambria Math" w:cs="Times New Roman"/>
            <w:szCs w:val="21"/>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r>
          <m:rPr>
            <m:sty m:val="p"/>
          </m:rPr>
          <w:rPr>
            <w:rFonts w:ascii="Cambria Math" w:eastAsia="宋体" w:hAnsi="Cambria Math" w:cs="Times New Roman"/>
            <w:szCs w:val="21"/>
          </w:rPr>
          <m:t xml:space="preserve">, </m:t>
        </m:r>
        <m:r>
          <w:rPr>
            <w:rFonts w:ascii="Cambria Math" w:eastAsia="宋体" w:hAnsi="Cambria Math" w:cs="Times New Roman" w:hint="eastAsia"/>
            <w:szCs w:val="21"/>
          </w:rPr>
          <m:t>c</m:t>
        </m:r>
        <m:r>
          <w:rPr>
            <w:rFonts w:ascii="Cambria Math" w:eastAsia="宋体" w:hAnsi="Cambria Math" w:cs="Times New Roman"/>
            <w:szCs w:val="21"/>
          </w:rPr>
          <m:t>}</m:t>
        </m:r>
      </m:oMath>
      <w:r w:rsidR="007C3194">
        <w:rPr>
          <w:rFonts w:ascii="Times New Roman" w:hAnsi="Times New Roman" w:cs="Times New Roman" w:hint="eastAsia"/>
          <w:szCs w:val="21"/>
        </w:rPr>
        <w:t>,</w:t>
      </w:r>
      <w:r w:rsidR="00E377E8">
        <w:rPr>
          <w:rFonts w:ascii="Times New Roman" w:hAnsi="Times New Roman" w:cs="Times New Roman"/>
          <w:sz w:val="24"/>
          <w:szCs w:val="24"/>
        </w:rPr>
        <w:t xml:space="preserve"> </w:t>
      </w:r>
      <w:r w:rsidR="001B0C52">
        <w:rPr>
          <w:rFonts w:ascii="Times New Roman" w:hAnsi="Times New Roman" w:cs="Times New Roman"/>
          <w:sz w:val="24"/>
          <w:szCs w:val="24"/>
        </w:rPr>
        <w:t xml:space="preserve">and </w:t>
      </w:r>
      <w:r w:rsidR="00DB677D">
        <w:rPr>
          <w:rFonts w:ascii="Times New Roman" w:hAnsi="Times New Roman" w:cs="Times New Roman"/>
          <w:sz w:val="24"/>
          <w:szCs w:val="24"/>
        </w:rPr>
        <w:t xml:space="preserve">(c) </w:t>
      </w:r>
      <w:r w:rsidR="00E377E8" w:rsidRPr="001B0C52">
        <w:rPr>
          <w:rFonts w:ascii="Times New Roman" w:hAnsi="Times New Roman" w:cs="Times New Roman"/>
          <w:i/>
          <w:iCs/>
          <w:sz w:val="24"/>
          <w:szCs w:val="24"/>
        </w:rPr>
        <w:t>N</w:t>
      </w:r>
      <w:r w:rsidR="00E377E8" w:rsidRPr="0012155C">
        <w:rPr>
          <w:rFonts w:ascii="Times New Roman" w:hAnsi="Times New Roman" w:cs="Times New Roman"/>
          <w:sz w:val="24"/>
          <w:szCs w:val="24"/>
          <w:vertAlign w:val="subscript"/>
        </w:rPr>
        <w:t>0</w:t>
      </w:r>
      <w:r w:rsidR="00DB677D">
        <w:rPr>
          <w:rFonts w:ascii="Times New Roman" w:hAnsi="Times New Roman" w:cs="Times New Roman"/>
          <w:sz w:val="24"/>
          <w:szCs w:val="24"/>
        </w:rPr>
        <w:t>.</w:t>
      </w:r>
    </w:p>
    <w:p w14:paraId="6B4CCB59" w14:textId="77777777" w:rsidR="00625A74" w:rsidRPr="00DB677D" w:rsidRDefault="00625A74" w:rsidP="007F5B20">
      <w:pPr>
        <w:adjustRightInd w:val="0"/>
        <w:snapToGrid w:val="0"/>
      </w:pPr>
    </w:p>
    <w:p w14:paraId="17B5C0E4" w14:textId="2A18EBFE" w:rsidR="00E67543" w:rsidRPr="00251799" w:rsidRDefault="00B1763E">
      <w:pPr>
        <w:pStyle w:val="2"/>
        <w:adjustRightInd w:val="0"/>
        <w:snapToGrid w:val="0"/>
        <w:spacing w:before="0"/>
        <w:rPr>
          <w:rFonts w:ascii="Times New Roman" w:hAnsi="Times New Roman" w:cs="Times New Roman"/>
          <w:i/>
          <w:iCs/>
          <w:sz w:val="24"/>
          <w:szCs w:val="24"/>
        </w:rPr>
        <w:pPrChange w:id="434" w:author="Zhen Tan" w:date="2022-10-08T14:36:00Z">
          <w:pPr>
            <w:adjustRightInd w:val="0"/>
            <w:snapToGrid w:val="0"/>
          </w:pPr>
        </w:pPrChange>
      </w:pPr>
      <w:r w:rsidRPr="004A79E9">
        <w:rPr>
          <w:rFonts w:ascii="Times New Roman" w:eastAsiaTheme="minorEastAsia" w:hAnsi="Times New Roman" w:cs="Times New Roman"/>
          <w:b/>
          <w:iCs/>
          <w:color w:val="auto"/>
          <w:sz w:val="24"/>
          <w:szCs w:val="24"/>
          <w:rPrChange w:id="435" w:author="Zhen Tan" w:date="2022-10-08T14:36:00Z">
            <w:rPr>
              <w:rFonts w:ascii="Times New Roman" w:hAnsi="Times New Roman" w:cs="Times New Roman"/>
              <w:i/>
              <w:iCs/>
              <w:sz w:val="24"/>
              <w:szCs w:val="24"/>
            </w:rPr>
          </w:rPrChange>
        </w:rPr>
        <w:t>5</w:t>
      </w:r>
      <w:r w:rsidR="00E67543" w:rsidRPr="004A79E9">
        <w:rPr>
          <w:rFonts w:ascii="Times New Roman" w:eastAsiaTheme="minorEastAsia" w:hAnsi="Times New Roman" w:cs="Times New Roman"/>
          <w:b/>
          <w:iCs/>
          <w:color w:val="auto"/>
          <w:sz w:val="24"/>
          <w:szCs w:val="24"/>
          <w:rPrChange w:id="436" w:author="Zhen Tan" w:date="2022-10-08T14:36:00Z">
            <w:rPr>
              <w:rFonts w:ascii="Times New Roman" w:hAnsi="Times New Roman" w:cs="Times New Roman"/>
              <w:i/>
              <w:iCs/>
              <w:sz w:val="24"/>
              <w:szCs w:val="24"/>
            </w:rPr>
          </w:rPrChange>
        </w:rPr>
        <w:t>.</w:t>
      </w:r>
      <w:r w:rsidR="00FA3FA8" w:rsidRPr="004A79E9">
        <w:rPr>
          <w:rFonts w:ascii="Times New Roman" w:eastAsiaTheme="minorEastAsia" w:hAnsi="Times New Roman" w:cs="Times New Roman"/>
          <w:b/>
          <w:iCs/>
          <w:color w:val="auto"/>
          <w:sz w:val="24"/>
          <w:szCs w:val="24"/>
          <w:rPrChange w:id="437" w:author="Zhen Tan" w:date="2022-10-08T14:36:00Z">
            <w:rPr>
              <w:rFonts w:ascii="Times New Roman" w:hAnsi="Times New Roman" w:cs="Times New Roman"/>
              <w:i/>
              <w:iCs/>
              <w:sz w:val="24"/>
              <w:szCs w:val="24"/>
            </w:rPr>
          </w:rPrChange>
        </w:rPr>
        <w:t>2</w:t>
      </w:r>
      <w:r w:rsidR="00E67543" w:rsidRPr="004A79E9">
        <w:rPr>
          <w:rFonts w:ascii="Times New Roman" w:eastAsiaTheme="minorEastAsia" w:hAnsi="Times New Roman" w:cs="Times New Roman"/>
          <w:b/>
          <w:iCs/>
          <w:color w:val="auto"/>
          <w:sz w:val="24"/>
          <w:szCs w:val="24"/>
          <w:rPrChange w:id="438" w:author="Zhen Tan" w:date="2022-10-08T14:36:00Z">
            <w:rPr>
              <w:rFonts w:ascii="Times New Roman" w:hAnsi="Times New Roman" w:cs="Times New Roman"/>
              <w:i/>
              <w:iCs/>
              <w:sz w:val="24"/>
              <w:szCs w:val="24"/>
            </w:rPr>
          </w:rPrChange>
        </w:rPr>
        <w:t xml:space="preserve"> </w:t>
      </w:r>
      <w:r w:rsidR="00E235E9" w:rsidRPr="004A79E9">
        <w:rPr>
          <w:rFonts w:ascii="Times New Roman" w:eastAsiaTheme="minorEastAsia" w:hAnsi="Times New Roman" w:cs="Times New Roman"/>
          <w:b/>
          <w:iCs/>
          <w:color w:val="auto"/>
          <w:sz w:val="24"/>
          <w:szCs w:val="24"/>
          <w:rPrChange w:id="439" w:author="Zhen Tan" w:date="2022-10-08T14:36:00Z">
            <w:rPr>
              <w:rFonts w:ascii="Times New Roman" w:hAnsi="Times New Roman" w:cs="Times New Roman"/>
              <w:i/>
              <w:iCs/>
              <w:sz w:val="24"/>
              <w:szCs w:val="24"/>
            </w:rPr>
          </w:rPrChange>
        </w:rPr>
        <w:t>Network-wide signal timing problem</w:t>
      </w:r>
    </w:p>
    <w:p w14:paraId="05DD4A6F" w14:textId="3A525C70" w:rsidR="00F02E6A" w:rsidRDefault="00E67543" w:rsidP="007F5B20">
      <w:pPr>
        <w:adjustRightInd w:val="0"/>
        <w:snapToGrid w:val="0"/>
        <w:rPr>
          <w:rFonts w:ascii="Times New Roman" w:eastAsia="宋体" w:hAnsi="Times New Roman" w:cs="Times New Roman"/>
          <w:iCs/>
          <w:sz w:val="24"/>
          <w:szCs w:val="24"/>
        </w:rPr>
      </w:pPr>
      <w:r w:rsidRPr="009B0EDE">
        <w:rPr>
          <w:rFonts w:ascii="Times New Roman" w:hAnsi="Times New Roman" w:cs="Times New Roman"/>
          <w:sz w:val="24"/>
          <w:szCs w:val="24"/>
        </w:rPr>
        <w:t>Signalized intersection plays an important role in the network-wide traffic efficiency, traffic equity and vehicular emissions</w:t>
      </w:r>
      <w:r w:rsidR="00130971">
        <w:rPr>
          <w:rFonts w:ascii="Times New Roman" w:hAnsi="Times New Roman" w:cs="Times New Roman"/>
          <w:sz w:val="24"/>
          <w:szCs w:val="24"/>
        </w:rPr>
        <w:t xml:space="preserve">. </w:t>
      </w:r>
      <w:ins w:id="440" w:author="Zhen Tan" w:date="2022-10-09T13:17:00Z">
        <w:r w:rsidR="006C2D78">
          <w:rPr>
            <w:rFonts w:ascii="Times New Roman" w:hAnsi="Times New Roman" w:cs="Times New Roman"/>
            <w:sz w:val="24"/>
            <w:szCs w:val="24"/>
          </w:rPr>
          <w:t>N</w:t>
        </w:r>
        <w:r w:rsidR="006C2D78" w:rsidRPr="009B0EDE">
          <w:rPr>
            <w:rFonts w:ascii="Times New Roman" w:hAnsi="Times New Roman" w:cs="Times New Roman"/>
            <w:sz w:val="24"/>
            <w:szCs w:val="24"/>
          </w:rPr>
          <w:t xml:space="preserve">etwork-wide signal timing </w:t>
        </w:r>
        <w:r w:rsidR="006C2D78">
          <w:rPr>
            <w:rFonts w:ascii="Times New Roman" w:hAnsi="Times New Roman" w:cs="Times New Roman"/>
            <w:sz w:val="24"/>
            <w:szCs w:val="24"/>
          </w:rPr>
          <w:t xml:space="preserve">optimization </w:t>
        </w:r>
        <w:r w:rsidR="006C2D78" w:rsidRPr="009B0EDE">
          <w:rPr>
            <w:rFonts w:ascii="Times New Roman" w:hAnsi="Times New Roman" w:cs="Times New Roman"/>
            <w:sz w:val="24"/>
            <w:szCs w:val="24"/>
          </w:rPr>
          <w:t xml:space="preserve">considering multi-criteria </w:t>
        </w:r>
      </w:ins>
      <w:r w:rsidRPr="009B0EDE">
        <w:rPr>
          <w:rFonts w:ascii="Times New Roman" w:hAnsi="Times New Roman" w:cs="Times New Roman"/>
          <w:sz w:val="24"/>
          <w:szCs w:val="24"/>
        </w:rPr>
        <w:t xml:space="preserve">is </w:t>
      </w:r>
      <w:r w:rsidR="00BE4EA3">
        <w:rPr>
          <w:rFonts w:ascii="Times New Roman" w:hAnsi="Times New Roman" w:cs="Times New Roman"/>
          <w:sz w:val="24"/>
          <w:szCs w:val="24"/>
        </w:rPr>
        <w:t xml:space="preserve">also </w:t>
      </w:r>
      <w:r w:rsidRPr="009B0EDE">
        <w:rPr>
          <w:rFonts w:ascii="Times New Roman" w:hAnsi="Times New Roman" w:cs="Times New Roman"/>
          <w:sz w:val="24"/>
          <w:szCs w:val="24"/>
        </w:rPr>
        <w:t xml:space="preserve">a hot and difficult topic to study. This application employs the microscopic traffic simulator VISSIM as </w:t>
      </w:r>
      <w:r w:rsidR="00DC4C79">
        <w:rPr>
          <w:rFonts w:ascii="Times New Roman" w:hAnsi="Times New Roman" w:cs="Times New Roman"/>
          <w:sz w:val="24"/>
          <w:szCs w:val="24"/>
        </w:rPr>
        <w:t>an</w:t>
      </w:r>
      <w:r w:rsidRPr="009B0EDE">
        <w:rPr>
          <w:rFonts w:ascii="Times New Roman" w:hAnsi="Times New Roman" w:cs="Times New Roman"/>
          <w:sz w:val="24"/>
          <w:szCs w:val="24"/>
        </w:rPr>
        <w:t xml:space="preserve"> evaluation tool of network-wide signal timing plan, due to its flexibility </w:t>
      </w:r>
      <w:ins w:id="441" w:author="Zhen Tan" w:date="2022-10-09T13:18:00Z">
        <w:r w:rsidR="000C5F38">
          <w:rPr>
            <w:rFonts w:ascii="Times New Roman" w:hAnsi="Times New Roman" w:cs="Times New Roman"/>
            <w:sz w:val="24"/>
            <w:szCs w:val="24"/>
          </w:rPr>
          <w:t>in</w:t>
        </w:r>
      </w:ins>
      <w:del w:id="442" w:author="Zhen Tan" w:date="2022-10-09T13:18:00Z">
        <w:r w:rsidRPr="009B0EDE" w:rsidDel="000C5F38">
          <w:rPr>
            <w:rFonts w:ascii="Times New Roman" w:hAnsi="Times New Roman" w:cs="Times New Roman"/>
            <w:sz w:val="24"/>
            <w:szCs w:val="24"/>
          </w:rPr>
          <w:delText>of</w:delText>
        </w:r>
      </w:del>
      <w:r w:rsidRPr="009B0EDE">
        <w:rPr>
          <w:rFonts w:ascii="Times New Roman" w:hAnsi="Times New Roman" w:cs="Times New Roman"/>
          <w:sz w:val="24"/>
          <w:szCs w:val="24"/>
        </w:rPr>
        <w:t xml:space="preserve"> designing any type of traffic element, and capability of capturing the complicated relationship between the signal timing plan and multi</w:t>
      </w:r>
      <w:ins w:id="443" w:author="Zhen Tan" w:date="2022-10-09T13:18:00Z">
        <w:r w:rsidR="000C5F38">
          <w:rPr>
            <w:rFonts w:ascii="Times New Roman" w:hAnsi="Times New Roman" w:cs="Times New Roman"/>
            <w:sz w:val="24"/>
            <w:szCs w:val="24"/>
          </w:rPr>
          <w:t>ple</w:t>
        </w:r>
      </w:ins>
      <w:r w:rsidR="00E5702E">
        <w:rPr>
          <w:rFonts w:ascii="Times New Roman" w:hAnsi="Times New Roman" w:cs="Times New Roman"/>
          <w:sz w:val="24"/>
          <w:szCs w:val="24"/>
        </w:rPr>
        <w:t xml:space="preserve"> </w:t>
      </w:r>
      <w:r w:rsidR="00BA5186">
        <w:rPr>
          <w:rFonts w:ascii="Times New Roman" w:hAnsi="Times New Roman" w:cs="Times New Roman"/>
          <w:sz w:val="24"/>
          <w:szCs w:val="24"/>
        </w:rPr>
        <w:t>evaluation</w:t>
      </w:r>
      <w:r w:rsidR="00E5702E">
        <w:rPr>
          <w:rFonts w:ascii="Times New Roman" w:hAnsi="Times New Roman" w:cs="Times New Roman"/>
          <w:sz w:val="24"/>
          <w:szCs w:val="24"/>
        </w:rPr>
        <w:t xml:space="preserve"> </w:t>
      </w:r>
      <w:r w:rsidR="00BA5186">
        <w:rPr>
          <w:rFonts w:ascii="Times New Roman" w:hAnsi="Times New Roman" w:cs="Times New Roman"/>
          <w:sz w:val="24"/>
          <w:szCs w:val="24"/>
        </w:rPr>
        <w:t>indices</w:t>
      </w:r>
      <w:r w:rsidRPr="009B0EDE">
        <w:rPr>
          <w:rFonts w:ascii="Times New Roman" w:hAnsi="Times New Roman" w:cs="Times New Roman"/>
          <w:sz w:val="24"/>
          <w:szCs w:val="24"/>
        </w:rPr>
        <w:t xml:space="preserve">. </w:t>
      </w:r>
      <w:r w:rsidR="00D34531">
        <w:rPr>
          <w:rFonts w:ascii="Times New Roman" w:hAnsi="Times New Roman" w:cs="Times New Roman"/>
          <w:sz w:val="24"/>
          <w:szCs w:val="24"/>
        </w:rPr>
        <w:t xml:space="preserve">Meanwhile, </w:t>
      </w:r>
      <w:r w:rsidR="00D34531" w:rsidRPr="0069316F">
        <w:rPr>
          <w:rFonts w:ascii="Times New Roman" w:hAnsi="Times New Roman" w:cs="Times New Roman"/>
          <w:sz w:val="24"/>
          <w:szCs w:val="24"/>
        </w:rPr>
        <w:t>the mature COM interface</w:t>
      </w:r>
      <w:r w:rsidR="00D34531">
        <w:rPr>
          <w:rFonts w:ascii="Times New Roman" w:hAnsi="Times New Roman" w:cs="Times New Roman"/>
          <w:sz w:val="24"/>
          <w:szCs w:val="24"/>
        </w:rPr>
        <w:t xml:space="preserve"> in VISSI</w:t>
      </w:r>
      <w:r w:rsidR="00B31F67">
        <w:rPr>
          <w:rFonts w:ascii="Times New Roman" w:hAnsi="Times New Roman" w:cs="Times New Roman"/>
          <w:sz w:val="24"/>
          <w:szCs w:val="24"/>
        </w:rPr>
        <w:t xml:space="preserve">M also </w:t>
      </w:r>
      <w:r w:rsidR="00D34531" w:rsidRPr="00A329ED">
        <w:rPr>
          <w:rFonts w:ascii="Times New Roman" w:hAnsi="Times New Roman" w:cs="Times New Roman"/>
          <w:sz w:val="24"/>
          <w:szCs w:val="24"/>
        </w:rPr>
        <w:t>allow</w:t>
      </w:r>
      <w:r w:rsidR="00D34531">
        <w:rPr>
          <w:rFonts w:ascii="Times New Roman" w:hAnsi="Times New Roman" w:cs="Times New Roman"/>
          <w:sz w:val="24"/>
          <w:szCs w:val="24"/>
        </w:rPr>
        <w:t xml:space="preserve">s </w:t>
      </w:r>
      <w:r w:rsidR="00D34531" w:rsidRPr="00A329ED">
        <w:rPr>
          <w:rFonts w:ascii="Times New Roman" w:hAnsi="Times New Roman" w:cs="Times New Roman"/>
          <w:sz w:val="24"/>
          <w:szCs w:val="24"/>
        </w:rPr>
        <w:t xml:space="preserve">the inter-process communication and data exchange between VISSIM and other compatible </w:t>
      </w:r>
      <w:r w:rsidR="00B31F67" w:rsidRPr="00B31F67">
        <w:rPr>
          <w:rFonts w:ascii="Times New Roman" w:hAnsi="Times New Roman" w:cs="Times New Roman"/>
          <w:sz w:val="24"/>
          <w:szCs w:val="24"/>
        </w:rPr>
        <w:t>computational</w:t>
      </w:r>
      <w:r w:rsidR="00B31F67">
        <w:rPr>
          <w:rFonts w:ascii="Times New Roman" w:hAnsi="Times New Roman" w:cs="Times New Roman"/>
          <w:sz w:val="24"/>
          <w:szCs w:val="24"/>
        </w:rPr>
        <w:t xml:space="preserve"> </w:t>
      </w:r>
      <w:r w:rsidR="00D34531" w:rsidRPr="00A329ED">
        <w:rPr>
          <w:rFonts w:ascii="Times New Roman" w:hAnsi="Times New Roman" w:cs="Times New Roman"/>
          <w:sz w:val="24"/>
          <w:szCs w:val="24"/>
        </w:rPr>
        <w:t>softwar</w:t>
      </w:r>
      <w:r w:rsidR="00B31F67">
        <w:rPr>
          <w:rFonts w:ascii="Times New Roman" w:hAnsi="Times New Roman" w:cs="Times New Roman"/>
          <w:sz w:val="24"/>
          <w:szCs w:val="24"/>
        </w:rPr>
        <w:t xml:space="preserve">e (e.g., </w:t>
      </w:r>
      <w:r w:rsidR="00D34531" w:rsidRPr="00A329ED">
        <w:rPr>
          <w:rFonts w:ascii="Times New Roman" w:hAnsi="Times New Roman" w:cs="Times New Roman"/>
          <w:sz w:val="24"/>
          <w:szCs w:val="24"/>
        </w:rPr>
        <w:t>M</w:t>
      </w:r>
      <w:r w:rsidR="00B31F67">
        <w:rPr>
          <w:rFonts w:ascii="Times New Roman" w:hAnsi="Times New Roman" w:cs="Times New Roman"/>
          <w:sz w:val="24"/>
          <w:szCs w:val="24"/>
        </w:rPr>
        <w:t>ATLA</w:t>
      </w:r>
      <w:r w:rsidR="00260A33">
        <w:rPr>
          <w:rFonts w:ascii="Times New Roman" w:hAnsi="Times New Roman" w:cs="Times New Roman"/>
          <w:sz w:val="24"/>
          <w:szCs w:val="24"/>
        </w:rPr>
        <w:t xml:space="preserve">B). </w:t>
      </w:r>
      <w:r w:rsidR="00B31F67">
        <w:rPr>
          <w:rFonts w:ascii="Times New Roman" w:hAnsi="Times New Roman" w:cs="Times New Roman"/>
          <w:sz w:val="24"/>
          <w:szCs w:val="24"/>
        </w:rPr>
        <w:t>S</w:t>
      </w:r>
      <w:r w:rsidR="00260A33">
        <w:rPr>
          <w:rFonts w:ascii="Times New Roman" w:hAnsi="Times New Roman" w:cs="Times New Roman"/>
          <w:sz w:val="24"/>
          <w:szCs w:val="24"/>
        </w:rPr>
        <w:t>o</w:t>
      </w:r>
      <w:r w:rsidRPr="009B0EDE">
        <w:rPr>
          <w:rFonts w:ascii="Times New Roman" w:hAnsi="Times New Roman" w:cs="Times New Roman"/>
          <w:sz w:val="24"/>
          <w:szCs w:val="24"/>
        </w:rPr>
        <w:t xml:space="preserve">, we </w:t>
      </w:r>
      <w:r w:rsidR="00B31F67">
        <w:rPr>
          <w:rFonts w:ascii="Times New Roman" w:hAnsi="Times New Roman" w:cs="Times New Roman"/>
          <w:sz w:val="24"/>
          <w:szCs w:val="24"/>
        </w:rPr>
        <w:t>f</w:t>
      </w:r>
      <w:r w:rsidR="00B31F67" w:rsidRPr="009B0EDE">
        <w:rPr>
          <w:rFonts w:ascii="Times New Roman" w:hAnsi="Times New Roman" w:cs="Times New Roman"/>
          <w:sz w:val="24"/>
          <w:szCs w:val="24"/>
        </w:rPr>
        <w:t>irst</w:t>
      </w:r>
      <w:r w:rsidR="00B31F67">
        <w:rPr>
          <w:rFonts w:ascii="Times New Roman" w:hAnsi="Times New Roman" w:cs="Times New Roman"/>
          <w:sz w:val="24"/>
          <w:szCs w:val="24"/>
        </w:rPr>
        <w:t xml:space="preserve"> </w:t>
      </w:r>
      <w:r w:rsidRPr="009B0EDE">
        <w:rPr>
          <w:rFonts w:ascii="Times New Roman" w:hAnsi="Times New Roman" w:cs="Times New Roman"/>
          <w:sz w:val="24"/>
          <w:szCs w:val="24"/>
        </w:rPr>
        <w:t xml:space="preserve">construct </w:t>
      </w:r>
      <w:r w:rsidRPr="009B0EDE">
        <w:rPr>
          <w:rFonts w:ascii="Times New Roman" w:hAnsi="Times New Roman" w:cs="Times New Roman" w:hint="eastAsia"/>
          <w:sz w:val="24"/>
          <w:szCs w:val="24"/>
        </w:rPr>
        <w:t xml:space="preserve">the </w:t>
      </w:r>
      <w:r w:rsidRPr="009B0EDE">
        <w:rPr>
          <w:rFonts w:ascii="Times New Roman" w:hAnsi="Times New Roman" w:cs="Times New Roman"/>
          <w:iCs/>
          <w:sz w:val="24"/>
          <w:szCs w:val="24"/>
        </w:rPr>
        <w:t>SO</w:t>
      </w:r>
      <w:r w:rsidRPr="009B0EDE">
        <w:rPr>
          <w:rFonts w:ascii="Times New Roman" w:hAnsi="Times New Roman" w:cs="Times New Roman" w:hint="eastAsia"/>
          <w:sz w:val="24"/>
          <w:szCs w:val="24"/>
        </w:rPr>
        <w:t xml:space="preserve"> platf</w:t>
      </w:r>
      <w:r w:rsidRPr="009B0EDE">
        <w:rPr>
          <w:rFonts w:ascii="Times New Roman" w:hAnsi="Times New Roman" w:cs="Times New Roman"/>
          <w:sz w:val="24"/>
          <w:szCs w:val="24"/>
        </w:rPr>
        <w:t xml:space="preserve">orm by integrating VISSIM with </w:t>
      </w:r>
      <w:r w:rsidR="001D4E97">
        <w:rPr>
          <w:rFonts w:ascii="Times New Roman" w:hAnsi="Times New Roman" w:cs="Times New Roman" w:hint="eastAsia"/>
          <w:sz w:val="24"/>
          <w:szCs w:val="24"/>
        </w:rPr>
        <w:lastRenderedPageBreak/>
        <w:t>MA</w:t>
      </w:r>
      <w:r w:rsidR="001D4E97">
        <w:rPr>
          <w:rFonts w:ascii="Times New Roman" w:hAnsi="Times New Roman" w:cs="Times New Roman"/>
          <w:sz w:val="24"/>
          <w:szCs w:val="24"/>
        </w:rPr>
        <w:t>TLAB</w:t>
      </w:r>
      <w:r w:rsidRPr="009B0EDE">
        <w:rPr>
          <w:rFonts w:ascii="Times New Roman" w:hAnsi="Times New Roman" w:cs="Times New Roman"/>
          <w:sz w:val="24"/>
          <w:szCs w:val="24"/>
        </w:rPr>
        <w:t xml:space="preserve"> through the COM int</w:t>
      </w:r>
      <w:r w:rsidRPr="009B0EDE">
        <w:rPr>
          <w:rFonts w:ascii="Times New Roman" w:hAnsi="Times New Roman" w:cs="Times New Roman" w:hint="eastAsia"/>
          <w:sz w:val="24"/>
          <w:szCs w:val="24"/>
        </w:rPr>
        <w:t>er</w:t>
      </w:r>
      <w:r w:rsidRPr="009B0EDE">
        <w:rPr>
          <w:rFonts w:ascii="Times New Roman" w:hAnsi="Times New Roman" w:cs="Times New Roman"/>
          <w:sz w:val="24"/>
          <w:szCs w:val="24"/>
        </w:rPr>
        <w:t>face. Then, an urban road network in Changsha, China is modelled by VISSIM as the experimental scenario, which consists of 15 signalized intersections, 5 non-signalized intersections, 29 entries, 24 exits and 31 road links (c.f., Fig.</w:t>
      </w:r>
      <w:r w:rsidR="00CE56F5">
        <w:rPr>
          <w:rFonts w:ascii="Times New Roman" w:hAnsi="Times New Roman" w:cs="Times New Roman"/>
          <w:sz w:val="24"/>
          <w:szCs w:val="24"/>
        </w:rPr>
        <w:t xml:space="preserve"> </w:t>
      </w:r>
      <w:r w:rsidR="001D2D79">
        <w:rPr>
          <w:rFonts w:ascii="Times New Roman" w:hAnsi="Times New Roman" w:cs="Times New Roman"/>
          <w:sz w:val="24"/>
          <w:szCs w:val="24"/>
        </w:rPr>
        <w:t>6</w:t>
      </w:r>
      <w:r w:rsidRPr="009B0EDE">
        <w:rPr>
          <w:rFonts w:ascii="Times New Roman" w:hAnsi="Times New Roman" w:cs="Times New Roman"/>
          <w:sz w:val="24"/>
          <w:szCs w:val="24"/>
        </w:rPr>
        <w:t>).</w:t>
      </w:r>
      <w:r w:rsidRPr="009B0EDE">
        <w:rPr>
          <w:rFonts w:ascii="Times New Roman" w:eastAsia="宋体" w:hAnsi="Times New Roman" w:cs="Times New Roman"/>
          <w:sz w:val="24"/>
          <w:szCs w:val="24"/>
        </w:rPr>
        <w:t xml:space="preserve"> The </w:t>
      </w:r>
      <w:r w:rsidR="00822202">
        <w:rPr>
          <w:rFonts w:ascii="Times New Roman" w:eastAsia="宋体" w:hAnsi="Times New Roman" w:cs="Times New Roman"/>
          <w:sz w:val="24"/>
          <w:szCs w:val="24"/>
        </w:rPr>
        <w:t xml:space="preserve">detailed </w:t>
      </w:r>
      <w:r w:rsidRPr="009B0EDE">
        <w:rPr>
          <w:rFonts w:ascii="Times New Roman" w:eastAsia="宋体" w:hAnsi="Times New Roman" w:cs="Times New Roman"/>
          <w:sz w:val="24"/>
          <w:szCs w:val="24"/>
        </w:rPr>
        <w:t>calibrat</w:t>
      </w:r>
      <w:r>
        <w:rPr>
          <w:rFonts w:ascii="Times New Roman" w:eastAsia="宋体" w:hAnsi="Times New Roman" w:cs="Times New Roman"/>
          <w:sz w:val="24"/>
          <w:szCs w:val="24"/>
        </w:rPr>
        <w:t xml:space="preserve">ion </w:t>
      </w:r>
      <w:r w:rsidR="00822202">
        <w:rPr>
          <w:rFonts w:ascii="Times New Roman" w:eastAsia="宋体" w:hAnsi="Times New Roman" w:cs="Times New Roman"/>
          <w:sz w:val="24"/>
          <w:szCs w:val="24"/>
        </w:rPr>
        <w:t xml:space="preserve">process and </w:t>
      </w:r>
      <w:r>
        <w:rPr>
          <w:rFonts w:ascii="Times New Roman" w:eastAsia="宋体" w:hAnsi="Times New Roman" w:cs="Times New Roman"/>
          <w:sz w:val="24"/>
          <w:szCs w:val="24"/>
        </w:rPr>
        <w:t>results about t</w:t>
      </w:r>
      <w:r w:rsidRPr="009B0EDE">
        <w:rPr>
          <w:rFonts w:ascii="Times New Roman" w:eastAsia="宋体" w:hAnsi="Times New Roman" w:cs="Times New Roman"/>
          <w:sz w:val="24"/>
          <w:szCs w:val="24"/>
        </w:rPr>
        <w:t xml:space="preserve">he </w:t>
      </w:r>
      <w:r>
        <w:rPr>
          <w:rFonts w:ascii="Times New Roman" w:eastAsia="宋体" w:hAnsi="Times New Roman" w:cs="Times New Roman" w:hint="eastAsia"/>
          <w:sz w:val="24"/>
          <w:szCs w:val="24"/>
        </w:rPr>
        <w:t>traffic simulation mo</w:t>
      </w:r>
      <w:r>
        <w:rPr>
          <w:rFonts w:ascii="Times New Roman" w:eastAsia="宋体" w:hAnsi="Times New Roman" w:cs="Times New Roman"/>
          <w:sz w:val="24"/>
          <w:szCs w:val="24"/>
        </w:rPr>
        <w:t xml:space="preserve">del </w:t>
      </w:r>
      <w:r w:rsidR="00C3696C">
        <w:rPr>
          <w:rFonts w:ascii="Times New Roman" w:eastAsia="宋体" w:hAnsi="Times New Roman" w:cs="Times New Roman"/>
          <w:sz w:val="24"/>
          <w:szCs w:val="24"/>
        </w:rPr>
        <w:t>c</w:t>
      </w:r>
      <w:r w:rsidR="00822202">
        <w:rPr>
          <w:rFonts w:ascii="Times New Roman" w:eastAsia="宋体" w:hAnsi="Times New Roman" w:cs="Times New Roman"/>
          <w:sz w:val="24"/>
          <w:szCs w:val="24"/>
        </w:rPr>
        <w:t>an refer to</w:t>
      </w:r>
      <w:r>
        <w:rPr>
          <w:rFonts w:ascii="Times New Roman" w:eastAsia="宋体" w:hAnsi="Times New Roman" w:cs="Times New Roman"/>
          <w:sz w:val="24"/>
          <w:szCs w:val="24"/>
        </w:rPr>
        <w:t xml:space="preserve"> </w:t>
      </w:r>
      <w:r w:rsidRPr="009B0EDE">
        <w:rPr>
          <w:rFonts w:ascii="Times New Roman" w:eastAsia="宋体" w:hAnsi="Times New Roman" w:cs="Times New Roman"/>
          <w:sz w:val="24"/>
          <w:szCs w:val="24"/>
        </w:rPr>
        <w:t>Z</w:t>
      </w:r>
      <w:r>
        <w:rPr>
          <w:rFonts w:ascii="Times New Roman" w:eastAsia="宋体" w:hAnsi="Times New Roman" w:cs="Times New Roman"/>
          <w:iCs/>
          <w:sz w:val="24"/>
          <w:szCs w:val="24"/>
        </w:rPr>
        <w:t xml:space="preserve">heng et al. </w:t>
      </w:r>
      <w:r w:rsidR="00822202">
        <w:rPr>
          <w:rFonts w:ascii="Times New Roman" w:eastAsia="宋体" w:hAnsi="Times New Roman" w:cs="Times New Roman"/>
          <w:iCs/>
          <w:sz w:val="24"/>
          <w:szCs w:val="24"/>
        </w:rPr>
        <w:t>(</w:t>
      </w:r>
      <w:r>
        <w:rPr>
          <w:rFonts w:ascii="Times New Roman" w:eastAsia="宋体" w:hAnsi="Times New Roman" w:cs="Times New Roman"/>
          <w:iCs/>
          <w:sz w:val="24"/>
          <w:szCs w:val="24"/>
        </w:rPr>
        <w:t xml:space="preserve">2019a, </w:t>
      </w:r>
      <w:r w:rsidRPr="009B0EDE">
        <w:rPr>
          <w:rFonts w:ascii="Times New Roman" w:eastAsia="宋体" w:hAnsi="Times New Roman" w:cs="Times New Roman"/>
          <w:iCs/>
          <w:sz w:val="24"/>
          <w:szCs w:val="24"/>
        </w:rPr>
        <w:t>2019b).</w:t>
      </w:r>
      <w:r w:rsidR="00C3696C">
        <w:rPr>
          <w:rFonts w:ascii="Times New Roman" w:eastAsia="宋体" w:hAnsi="Times New Roman" w:cs="Times New Roman"/>
          <w:iCs/>
          <w:sz w:val="24"/>
          <w:szCs w:val="24"/>
        </w:rPr>
        <w:t xml:space="preserve"> I</w:t>
      </w:r>
      <w:r w:rsidR="008C135D">
        <w:rPr>
          <w:rFonts w:ascii="Times New Roman" w:eastAsia="宋体" w:hAnsi="Times New Roman" w:cs="Times New Roman"/>
          <w:iCs/>
          <w:sz w:val="24"/>
          <w:szCs w:val="24"/>
        </w:rPr>
        <w:t xml:space="preserve">n the </w:t>
      </w:r>
      <w:r w:rsidR="00B31F67">
        <w:rPr>
          <w:rFonts w:ascii="Times New Roman" w:eastAsia="宋体" w:hAnsi="Times New Roman" w:cs="Times New Roman"/>
          <w:iCs/>
          <w:sz w:val="24"/>
          <w:szCs w:val="24"/>
        </w:rPr>
        <w:t>SO</w:t>
      </w:r>
      <w:r w:rsidR="00E310E9">
        <w:rPr>
          <w:rFonts w:ascii="Times New Roman" w:eastAsia="宋体" w:hAnsi="Times New Roman" w:cs="Times New Roman"/>
          <w:iCs/>
          <w:sz w:val="24"/>
          <w:szCs w:val="24"/>
        </w:rPr>
        <w:t xml:space="preserve"> </w:t>
      </w:r>
      <w:r w:rsidR="00B31F67">
        <w:rPr>
          <w:rFonts w:ascii="Times New Roman" w:eastAsia="宋体" w:hAnsi="Times New Roman" w:cs="Times New Roman"/>
          <w:iCs/>
          <w:sz w:val="24"/>
          <w:szCs w:val="24"/>
        </w:rPr>
        <w:t>plat</w:t>
      </w:r>
      <w:r w:rsidR="00A71E81">
        <w:rPr>
          <w:rFonts w:ascii="Times New Roman" w:eastAsia="宋体" w:hAnsi="Times New Roman" w:cs="Times New Roman"/>
          <w:iCs/>
          <w:sz w:val="24"/>
          <w:szCs w:val="24"/>
        </w:rPr>
        <w:t xml:space="preserve">form, </w:t>
      </w:r>
      <w:r w:rsidR="00B31F67">
        <w:rPr>
          <w:rFonts w:ascii="Times New Roman" w:hAnsi="Times New Roman" w:cs="Times New Roman"/>
          <w:sz w:val="24"/>
          <w:szCs w:val="24"/>
        </w:rPr>
        <w:t xml:space="preserve">given a specific </w:t>
      </w:r>
      <w:r w:rsidR="00B31F67" w:rsidRPr="00BC3D08">
        <w:rPr>
          <w:rFonts w:ascii="Times New Roman" w:hAnsi="Times New Roman" w:cs="Times New Roman"/>
          <w:sz w:val="24"/>
          <w:szCs w:val="24"/>
        </w:rPr>
        <w:t xml:space="preserve">network-wide signal timing plan, the calibrated traffic simulator </w:t>
      </w:r>
      <w:r w:rsidR="000D15A7">
        <w:rPr>
          <w:rFonts w:ascii="Times New Roman" w:hAnsi="Times New Roman" w:cs="Times New Roman"/>
          <w:sz w:val="24"/>
          <w:szCs w:val="24"/>
        </w:rPr>
        <w:t xml:space="preserve">will </w:t>
      </w:r>
      <w:r w:rsidR="00B31F67" w:rsidRPr="00BC3D08">
        <w:rPr>
          <w:rFonts w:ascii="Times New Roman" w:hAnsi="Times New Roman" w:cs="Times New Roman"/>
          <w:sz w:val="24"/>
          <w:szCs w:val="24"/>
        </w:rPr>
        <w:t>outpu</w:t>
      </w:r>
      <w:r w:rsidR="000D15A7">
        <w:rPr>
          <w:rFonts w:ascii="Times New Roman" w:hAnsi="Times New Roman" w:cs="Times New Roman"/>
          <w:sz w:val="24"/>
          <w:szCs w:val="24"/>
        </w:rPr>
        <w:t xml:space="preserve">t </w:t>
      </w:r>
      <w:r w:rsidR="00B31F67" w:rsidRPr="00BC3D08">
        <w:rPr>
          <w:rFonts w:ascii="Times New Roman" w:hAnsi="Times New Roman" w:cs="Times New Roman"/>
          <w:sz w:val="24"/>
          <w:szCs w:val="24"/>
        </w:rPr>
        <w:t>individual vehic</w:t>
      </w:r>
      <w:r w:rsidR="000D15A7">
        <w:rPr>
          <w:rFonts w:ascii="Times New Roman" w:hAnsi="Times New Roman" w:cs="Times New Roman"/>
          <w:sz w:val="24"/>
          <w:szCs w:val="24"/>
        </w:rPr>
        <w:t xml:space="preserve">ular </w:t>
      </w:r>
      <w:r w:rsidR="00B31F67" w:rsidRPr="00BC3D08">
        <w:rPr>
          <w:rFonts w:ascii="Times New Roman" w:hAnsi="Times New Roman" w:cs="Times New Roman"/>
          <w:sz w:val="24"/>
          <w:szCs w:val="24"/>
        </w:rPr>
        <w:t>inform</w:t>
      </w:r>
      <w:r w:rsidR="00D1457E">
        <w:rPr>
          <w:rFonts w:ascii="Times New Roman" w:hAnsi="Times New Roman" w:cs="Times New Roman"/>
          <w:sz w:val="24"/>
          <w:szCs w:val="24"/>
        </w:rPr>
        <w:t xml:space="preserve">ation after </w:t>
      </w:r>
      <w:r w:rsidR="00D1457E" w:rsidRPr="00D1457E">
        <w:rPr>
          <w:rFonts w:ascii="Times New Roman" w:hAnsi="Times New Roman" w:cs="Times New Roman"/>
          <w:sz w:val="24"/>
          <w:szCs w:val="24"/>
        </w:rPr>
        <w:t>comple</w:t>
      </w:r>
      <w:r w:rsidR="00C3696C">
        <w:rPr>
          <w:rFonts w:ascii="Times New Roman" w:hAnsi="Times New Roman" w:cs="Times New Roman"/>
          <w:sz w:val="24"/>
          <w:szCs w:val="24"/>
        </w:rPr>
        <w:t xml:space="preserve">ting the </w:t>
      </w:r>
      <w:r w:rsidR="00D1457E">
        <w:rPr>
          <w:rFonts w:ascii="Times New Roman" w:hAnsi="Times New Roman" w:cs="Times New Roman"/>
          <w:sz w:val="24"/>
          <w:szCs w:val="24"/>
        </w:rPr>
        <w:t>traffic simulation run</w:t>
      </w:r>
      <w:r w:rsidR="00B31F67" w:rsidRPr="00BC3D08">
        <w:rPr>
          <w:rFonts w:ascii="Times New Roman" w:hAnsi="Times New Roman" w:cs="Times New Roman"/>
          <w:sz w:val="24"/>
          <w:szCs w:val="24"/>
        </w:rPr>
        <w:t>, whi</w:t>
      </w:r>
      <w:r w:rsidR="000D15A7">
        <w:rPr>
          <w:rFonts w:ascii="Times New Roman" w:hAnsi="Times New Roman" w:cs="Times New Roman"/>
          <w:sz w:val="24"/>
          <w:szCs w:val="24"/>
        </w:rPr>
        <w:t>ch can be used to cal</w:t>
      </w:r>
      <w:r w:rsidR="002E58B9">
        <w:rPr>
          <w:rFonts w:ascii="Times New Roman" w:hAnsi="Times New Roman" w:cs="Times New Roman"/>
          <w:sz w:val="24"/>
          <w:szCs w:val="24"/>
        </w:rPr>
        <w:t xml:space="preserve">culate three typical </w:t>
      </w:r>
      <w:r w:rsidR="000D15A7">
        <w:rPr>
          <w:rFonts w:ascii="Times New Roman" w:hAnsi="Times New Roman" w:cs="Times New Roman"/>
          <w:sz w:val="24"/>
          <w:szCs w:val="24"/>
        </w:rPr>
        <w:t xml:space="preserve">traffic </w:t>
      </w:r>
      <w:r w:rsidR="00B31F67" w:rsidRPr="00BC3D08">
        <w:rPr>
          <w:rFonts w:ascii="Times New Roman" w:hAnsi="Times New Roman" w:cs="Times New Roman"/>
          <w:sz w:val="24"/>
          <w:szCs w:val="24"/>
        </w:rPr>
        <w:t>evaluation indi</w:t>
      </w:r>
      <w:r w:rsidR="00E310E9">
        <w:rPr>
          <w:rFonts w:ascii="Times New Roman" w:hAnsi="Times New Roman" w:cs="Times New Roman"/>
          <w:sz w:val="24"/>
          <w:szCs w:val="24"/>
        </w:rPr>
        <w:t xml:space="preserve">ces </w:t>
      </w:r>
      <w:r w:rsidR="00B31F67" w:rsidRPr="007B255C">
        <w:rPr>
          <w:rFonts w:ascii="Times New Roman" w:hAnsi="Times New Roman" w:cs="Times New Roman"/>
          <w:i/>
          <w:iCs/>
          <w:sz w:val="24"/>
          <w:szCs w:val="24"/>
        </w:rPr>
        <w:t>D</w:t>
      </w:r>
      <w:r w:rsidR="00B31F67">
        <w:rPr>
          <w:rFonts w:ascii="Times New Roman" w:hAnsi="Times New Roman" w:cs="Times New Roman"/>
          <w:sz w:val="24"/>
          <w:szCs w:val="24"/>
        </w:rPr>
        <w:t xml:space="preserve">, </w:t>
      </w:r>
      <w:r w:rsidR="00B31F67" w:rsidRPr="007B255C">
        <w:rPr>
          <w:rFonts w:ascii="Times New Roman" w:hAnsi="Times New Roman" w:cs="Times New Roman"/>
          <w:i/>
          <w:iCs/>
          <w:sz w:val="24"/>
          <w:szCs w:val="24"/>
        </w:rPr>
        <w:t>A</w:t>
      </w:r>
      <w:r w:rsidR="00B31F67">
        <w:rPr>
          <w:rFonts w:ascii="Times New Roman" w:hAnsi="Times New Roman" w:cs="Times New Roman"/>
          <w:sz w:val="24"/>
          <w:szCs w:val="24"/>
        </w:rPr>
        <w:t xml:space="preserve"> and </w:t>
      </w:r>
      <w:r w:rsidR="00B31F67" w:rsidRPr="007B255C">
        <w:rPr>
          <w:rFonts w:ascii="Times New Roman" w:hAnsi="Times New Roman" w:cs="Times New Roman"/>
          <w:i/>
          <w:iCs/>
          <w:sz w:val="24"/>
          <w:szCs w:val="24"/>
        </w:rPr>
        <w:t>E</w:t>
      </w:r>
      <w:r w:rsidR="00507478">
        <w:rPr>
          <w:rFonts w:ascii="Times New Roman" w:hAnsi="Times New Roman" w:cs="Times New Roman"/>
          <w:i/>
          <w:iCs/>
          <w:sz w:val="24"/>
          <w:szCs w:val="24"/>
        </w:rPr>
        <w:t xml:space="preserve"> </w:t>
      </w:r>
      <w:ins w:id="444" w:author="Zhen Tan" w:date="2022-10-09T13:32:00Z">
        <w:r w:rsidR="00327ECB">
          <w:rPr>
            <w:rFonts w:ascii="Times New Roman" w:hAnsi="Times New Roman" w:cs="Times New Roman"/>
            <w:sz w:val="24"/>
            <w:szCs w:val="24"/>
          </w:rPr>
          <w:t xml:space="preserve">as defined </w:t>
        </w:r>
      </w:ins>
      <w:r w:rsidR="00B31F67">
        <w:rPr>
          <w:rFonts w:ascii="Times New Roman" w:hAnsi="Times New Roman" w:cs="Times New Roman"/>
          <w:sz w:val="24"/>
          <w:szCs w:val="24"/>
        </w:rPr>
        <w:t xml:space="preserve">in </w:t>
      </w:r>
      <w:r w:rsidR="00B31F67" w:rsidRPr="008C372B">
        <w:rPr>
          <w:rFonts w:ascii="Times New Roman" w:hAnsi="Times New Roman" w:cs="Times New Roman"/>
          <w:b/>
          <w:bCs/>
          <w:i/>
          <w:iCs/>
          <w:sz w:val="24"/>
          <w:szCs w:val="24"/>
        </w:rPr>
        <w:t>Appendix A</w:t>
      </w:r>
      <w:r w:rsidR="002E58B9">
        <w:rPr>
          <w:rFonts w:ascii="Times New Roman" w:hAnsi="Times New Roman" w:cs="Times New Roman"/>
          <w:sz w:val="24"/>
          <w:szCs w:val="24"/>
        </w:rPr>
        <w:t>.</w:t>
      </w:r>
    </w:p>
    <w:p w14:paraId="157D4584" w14:textId="58692D35" w:rsidR="00F02E6A" w:rsidRDefault="00F02E6A" w:rsidP="007F5B20">
      <w:pPr>
        <w:adjustRightInd w:val="0"/>
        <w:snapToGrid w:val="0"/>
        <w:rPr>
          <w:rFonts w:ascii="Times New Roman" w:hAnsi="Times New Roman" w:cs="Times New Roman"/>
          <w:sz w:val="24"/>
          <w:szCs w:val="24"/>
        </w:rPr>
      </w:pPr>
    </w:p>
    <w:p w14:paraId="55F822E5" w14:textId="77777777" w:rsidR="00FE585B" w:rsidRPr="00A91B1D" w:rsidRDefault="00FE585B" w:rsidP="007F5B20">
      <w:pPr>
        <w:adjustRightInd w:val="0"/>
        <w:snapToGrid w:val="0"/>
        <w:rPr>
          <w:rFonts w:ascii="Times New Roman" w:hAnsi="Times New Roman" w:cs="Times New Roman"/>
          <w:sz w:val="24"/>
          <w:szCs w:val="24"/>
        </w:rPr>
      </w:pPr>
    </w:p>
    <w:p w14:paraId="420817D6" w14:textId="77777777" w:rsidR="00A11415" w:rsidRPr="00CC779A" w:rsidRDefault="00A11415" w:rsidP="007F5B20">
      <w:pPr>
        <w:adjustRightInd w:val="0"/>
        <w:snapToGrid w:val="0"/>
        <w:jc w:val="center"/>
        <w:rPr>
          <w:rFonts w:ascii="Times New Roman" w:hAnsi="Times New Roman" w:cs="Times New Roman"/>
          <w:iCs/>
          <w:sz w:val="24"/>
          <w:szCs w:val="24"/>
        </w:rPr>
      </w:pPr>
      <w:r w:rsidRPr="00CC779A">
        <w:object w:dxaOrig="14401" w:dyaOrig="11425" w14:anchorId="28EDB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174.9pt" o:ole="">
            <v:imagedata r:id="rId26" o:title=""/>
          </v:shape>
          <o:OLEObject Type="Embed" ProgID="Visio.Drawing.15" ShapeID="_x0000_i1025" DrawAspect="Content" ObjectID="_1727858798" r:id="rId27"/>
        </w:object>
      </w:r>
      <w:r w:rsidRPr="00CC779A">
        <w:rPr>
          <w:noProof/>
        </w:rPr>
        <w:t xml:space="preserve"> </w:t>
      </w:r>
      <w:r w:rsidRPr="00CC779A">
        <w:rPr>
          <w:noProof/>
        </w:rPr>
        <w:drawing>
          <wp:inline distT="0" distB="0" distL="0" distR="0" wp14:anchorId="29F87435" wp14:editId="3B8EE5BA">
            <wp:extent cx="3257378" cy="2163118"/>
            <wp:effectExtent l="0" t="0" r="63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68546" cy="2170534"/>
                    </a:xfrm>
                    <a:prstGeom prst="rect">
                      <a:avLst/>
                    </a:prstGeom>
                    <a:noFill/>
                    <a:ln>
                      <a:noFill/>
                    </a:ln>
                  </pic:spPr>
                </pic:pic>
              </a:graphicData>
            </a:graphic>
          </wp:inline>
        </w:drawing>
      </w:r>
    </w:p>
    <w:p w14:paraId="4B874708" w14:textId="77777777" w:rsidR="00A11415" w:rsidRPr="00CC779A" w:rsidRDefault="00A11415" w:rsidP="007F5B20">
      <w:pPr>
        <w:pStyle w:val="a8"/>
        <w:widowControl w:val="0"/>
        <w:numPr>
          <w:ilvl w:val="0"/>
          <w:numId w:val="46"/>
        </w:numPr>
        <w:adjustRightInd w:val="0"/>
        <w:snapToGrid w:val="0"/>
        <w:spacing w:after="0" w:line="400" w:lineRule="exact"/>
        <w:contextualSpacing w:val="0"/>
        <w:jc w:val="center"/>
        <w:rPr>
          <w:rFonts w:ascii="Times New Roman" w:hAnsi="Times New Roman" w:cs="Times New Roman"/>
          <w:sz w:val="24"/>
          <w:szCs w:val="24"/>
        </w:rPr>
      </w:pPr>
      <w:r w:rsidRPr="00CC779A">
        <w:rPr>
          <w:rFonts w:ascii="Times New Roman" w:hAnsi="Times New Roman" w:cs="Times New Roman"/>
          <w:sz w:val="24"/>
          <w:szCs w:val="24"/>
        </w:rPr>
        <w:t xml:space="preserve">                                  (b)</w:t>
      </w:r>
    </w:p>
    <w:p w14:paraId="1FBCD307" w14:textId="01BEB493" w:rsidR="00A11415" w:rsidRPr="00CC779A" w:rsidRDefault="00A11415" w:rsidP="007F5B20">
      <w:pPr>
        <w:adjustRightInd w:val="0"/>
        <w:snapToGrid w:val="0"/>
        <w:spacing w:line="400" w:lineRule="exact"/>
        <w:jc w:val="center"/>
        <w:rPr>
          <w:rFonts w:ascii="Times New Roman" w:hAnsi="Times New Roman" w:cs="Times New Roman"/>
          <w:sz w:val="24"/>
          <w:szCs w:val="24"/>
        </w:rPr>
      </w:pPr>
      <w:r w:rsidRPr="00CC779A">
        <w:rPr>
          <w:rFonts w:ascii="Times New Roman" w:hAnsi="Times New Roman" w:cs="Times New Roman"/>
          <w:iCs/>
          <w:sz w:val="24"/>
          <w:szCs w:val="24"/>
        </w:rPr>
        <w:t xml:space="preserve">Fig. </w:t>
      </w:r>
      <w:r w:rsidR="00D751FD">
        <w:rPr>
          <w:rFonts w:ascii="Times New Roman" w:hAnsi="Times New Roman" w:cs="Times New Roman"/>
          <w:iCs/>
          <w:sz w:val="24"/>
          <w:szCs w:val="24"/>
        </w:rPr>
        <w:t>6</w:t>
      </w:r>
      <w:r w:rsidRPr="00CC779A">
        <w:rPr>
          <w:rFonts w:ascii="Times New Roman" w:hAnsi="Times New Roman" w:cs="Times New Roman"/>
          <w:iCs/>
          <w:sz w:val="24"/>
          <w:szCs w:val="24"/>
        </w:rPr>
        <w:t xml:space="preserve"> </w:t>
      </w:r>
      <w:r w:rsidRPr="00CC779A">
        <w:rPr>
          <w:rFonts w:ascii="Times New Roman" w:hAnsi="Times New Roman" w:cs="Times New Roman"/>
          <w:sz w:val="24"/>
          <w:szCs w:val="24"/>
        </w:rPr>
        <w:t xml:space="preserve">Study site, (a) a regional </w:t>
      </w:r>
      <w:r w:rsidR="00B8474B">
        <w:rPr>
          <w:rFonts w:ascii="Times New Roman" w:hAnsi="Times New Roman" w:cs="Times New Roman"/>
          <w:sz w:val="24"/>
          <w:szCs w:val="24"/>
        </w:rPr>
        <w:t xml:space="preserve">urban </w:t>
      </w:r>
      <w:r w:rsidRPr="00CC779A">
        <w:rPr>
          <w:rFonts w:ascii="Times New Roman" w:hAnsi="Times New Roman" w:cs="Times New Roman"/>
          <w:sz w:val="24"/>
          <w:szCs w:val="24"/>
        </w:rPr>
        <w:t>road network in Changsha, China, and (b) its VISSIM model.</w:t>
      </w:r>
    </w:p>
    <w:p w14:paraId="7434A38A" w14:textId="1895FF63" w:rsidR="004730E6" w:rsidRDefault="004730E6" w:rsidP="007F5B20">
      <w:pPr>
        <w:adjustRightInd w:val="0"/>
        <w:snapToGrid w:val="0"/>
        <w:rPr>
          <w:rFonts w:ascii="Times New Roman" w:hAnsi="Times New Roman" w:cs="Times New Roman"/>
          <w:sz w:val="24"/>
          <w:szCs w:val="24"/>
        </w:rPr>
      </w:pPr>
    </w:p>
    <w:p w14:paraId="4D734265" w14:textId="48509DE0" w:rsidR="006A51B0" w:rsidRDefault="002119F9" w:rsidP="007F5B20">
      <w:pPr>
        <w:adjustRightInd w:val="0"/>
        <w:snapToGrid w:val="0"/>
        <w:rPr>
          <w:rFonts w:ascii="Times New Roman" w:hAnsi="Times New Roman" w:cs="Times New Roman"/>
          <w:sz w:val="24"/>
          <w:szCs w:val="24"/>
        </w:rPr>
      </w:pPr>
      <w:r>
        <w:rPr>
          <w:rFonts w:ascii="Times New Roman" w:hAnsi="Times New Roman" w:cs="Times New Roman"/>
          <w:sz w:val="24"/>
          <w:szCs w:val="24"/>
        </w:rPr>
        <w:t>For this NSTPU problem</w:t>
      </w:r>
      <w:r w:rsidR="00FE2465">
        <w:rPr>
          <w:rFonts w:ascii="Times New Roman" w:hAnsi="Times New Roman" w:cs="Times New Roman"/>
          <w:sz w:val="24"/>
          <w:szCs w:val="24"/>
        </w:rPr>
        <w:t xml:space="preserve">, </w:t>
      </w:r>
      <w:r w:rsidR="002E5C24">
        <w:rPr>
          <w:rFonts w:ascii="Times New Roman" w:hAnsi="Times New Roman" w:cs="Times New Roman"/>
          <w:sz w:val="24"/>
          <w:szCs w:val="24"/>
        </w:rPr>
        <w:t>t</w:t>
      </w:r>
      <w:r w:rsidR="00F855F8">
        <w:rPr>
          <w:rFonts w:ascii="Times New Roman" w:hAnsi="Times New Roman" w:cs="Times New Roman"/>
          <w:sz w:val="24"/>
          <w:szCs w:val="24"/>
        </w:rPr>
        <w:t xml:space="preserve">he decision </w:t>
      </w:r>
      <w:r w:rsidR="002A64F6">
        <w:rPr>
          <w:rFonts w:ascii="Times New Roman" w:hAnsi="Times New Roman" w:cs="Times New Roman"/>
          <w:sz w:val="24"/>
          <w:szCs w:val="24"/>
        </w:rPr>
        <w:t>vector</w:t>
      </w:r>
      <w:r w:rsidR="002F3521">
        <w:rPr>
          <w:rFonts w:ascii="Times New Roman" w:hAnsi="Times New Roman" w:cs="Times New Roman"/>
          <w:sz w:val="24"/>
          <w:szCs w:val="24"/>
        </w:rPr>
        <w:t xml:space="preserve"> </w:t>
      </w:r>
      <w:r w:rsidR="002F3521" w:rsidRPr="006A60E8">
        <w:rPr>
          <w:rFonts w:ascii="Times New Roman" w:hAnsi="Times New Roman" w:cs="Times New Roman"/>
          <w:b/>
          <w:bCs/>
          <w:sz w:val="24"/>
          <w:szCs w:val="24"/>
        </w:rPr>
        <w:t>x</w:t>
      </w:r>
      <w:r w:rsidR="002A64F6">
        <w:rPr>
          <w:rFonts w:ascii="Times New Roman" w:hAnsi="Times New Roman" w:cs="Times New Roman"/>
          <w:sz w:val="24"/>
          <w:szCs w:val="24"/>
        </w:rPr>
        <w:t xml:space="preserve"> </w:t>
      </w:r>
      <w:r w:rsidR="0099619C">
        <w:rPr>
          <w:rFonts w:ascii="Times New Roman" w:hAnsi="Times New Roman" w:cs="Times New Roman"/>
          <w:sz w:val="24"/>
          <w:szCs w:val="24"/>
        </w:rPr>
        <w:t>consists o</w:t>
      </w:r>
      <w:r w:rsidR="00E6422C">
        <w:rPr>
          <w:rFonts w:ascii="Times New Roman" w:hAnsi="Times New Roman" w:cs="Times New Roman"/>
          <w:sz w:val="24"/>
          <w:szCs w:val="24"/>
        </w:rPr>
        <w:t xml:space="preserve">f </w:t>
      </w:r>
      <w:r w:rsidR="001A6378" w:rsidRPr="001A6378">
        <w:rPr>
          <w:rFonts w:ascii="Times New Roman" w:hAnsi="Times New Roman" w:cs="Times New Roman"/>
          <w:sz w:val="24"/>
          <w:szCs w:val="24"/>
        </w:rPr>
        <w:t xml:space="preserve">the signal timings of </w:t>
      </w:r>
      <w:r w:rsidR="0039761F">
        <w:rPr>
          <w:rFonts w:ascii="Times New Roman" w:hAnsi="Times New Roman" w:cs="Times New Roman"/>
          <w:sz w:val="24"/>
          <w:szCs w:val="24"/>
        </w:rPr>
        <w:t>47</w:t>
      </w:r>
      <w:r w:rsidR="001A6378" w:rsidRPr="001A6378">
        <w:rPr>
          <w:rFonts w:ascii="Times New Roman" w:hAnsi="Times New Roman" w:cs="Times New Roman"/>
          <w:sz w:val="24"/>
          <w:szCs w:val="24"/>
        </w:rPr>
        <w:t xml:space="preserve"> </w:t>
      </w:r>
      <w:r w:rsidR="0099619C">
        <w:rPr>
          <w:rFonts w:ascii="Times New Roman" w:hAnsi="Times New Roman" w:cs="Times New Roman"/>
          <w:sz w:val="24"/>
          <w:szCs w:val="24"/>
        </w:rPr>
        <w:t xml:space="preserve">signal </w:t>
      </w:r>
      <w:r w:rsidR="001A6378" w:rsidRPr="001A6378">
        <w:rPr>
          <w:rFonts w:ascii="Times New Roman" w:hAnsi="Times New Roman" w:cs="Times New Roman"/>
          <w:sz w:val="24"/>
          <w:szCs w:val="24"/>
        </w:rPr>
        <w:t>phases in th</w:t>
      </w:r>
      <w:r w:rsidR="00E6422C">
        <w:rPr>
          <w:rFonts w:ascii="Times New Roman" w:hAnsi="Times New Roman" w:cs="Times New Roman"/>
          <w:sz w:val="24"/>
          <w:szCs w:val="24"/>
        </w:rPr>
        <w:t>is</w:t>
      </w:r>
      <w:r w:rsidR="001A6378" w:rsidRPr="001A6378">
        <w:rPr>
          <w:rFonts w:ascii="Times New Roman" w:hAnsi="Times New Roman" w:cs="Times New Roman"/>
          <w:sz w:val="24"/>
          <w:szCs w:val="24"/>
        </w:rPr>
        <w:t xml:space="preserve"> regional </w:t>
      </w:r>
      <w:r w:rsidR="0099619C">
        <w:rPr>
          <w:rFonts w:ascii="Times New Roman" w:hAnsi="Times New Roman" w:cs="Times New Roman"/>
          <w:sz w:val="24"/>
          <w:szCs w:val="24"/>
        </w:rPr>
        <w:t xml:space="preserve">urban </w:t>
      </w:r>
      <w:r w:rsidR="00DA034F">
        <w:rPr>
          <w:rFonts w:ascii="Times New Roman" w:hAnsi="Times New Roman" w:cs="Times New Roman" w:hint="eastAsia"/>
          <w:sz w:val="24"/>
          <w:szCs w:val="24"/>
        </w:rPr>
        <w:t>road</w:t>
      </w:r>
      <w:r w:rsidR="00DA034F">
        <w:rPr>
          <w:rFonts w:ascii="Times New Roman" w:hAnsi="Times New Roman" w:cs="Times New Roman"/>
          <w:sz w:val="24"/>
          <w:szCs w:val="24"/>
        </w:rPr>
        <w:t xml:space="preserve"> </w:t>
      </w:r>
      <w:r w:rsidR="001A6378" w:rsidRPr="001A6378">
        <w:rPr>
          <w:rFonts w:ascii="Times New Roman" w:hAnsi="Times New Roman" w:cs="Times New Roman"/>
          <w:sz w:val="24"/>
          <w:szCs w:val="24"/>
        </w:rPr>
        <w:t>network</w:t>
      </w:r>
      <w:r w:rsidR="0049170B">
        <w:rPr>
          <w:rFonts w:ascii="Times New Roman" w:hAnsi="Times New Roman" w:cs="Times New Roman"/>
          <w:sz w:val="24"/>
          <w:szCs w:val="24"/>
        </w:rPr>
        <w:t>.</w:t>
      </w:r>
      <w:r w:rsidR="0010539D">
        <w:rPr>
          <w:rFonts w:ascii="Times New Roman" w:hAnsi="Times New Roman" w:cs="Times New Roman"/>
          <w:sz w:val="24"/>
          <w:szCs w:val="24"/>
        </w:rPr>
        <w:t xml:space="preserve"> </w:t>
      </w:r>
      <w:r w:rsidR="00102BEE">
        <w:rPr>
          <w:rFonts w:ascii="Times New Roman" w:hAnsi="Times New Roman" w:cs="Times New Roman"/>
          <w:sz w:val="24"/>
          <w:szCs w:val="24"/>
        </w:rPr>
        <w:t>T</w:t>
      </w:r>
      <w:r w:rsidR="00C532F0">
        <w:rPr>
          <w:rFonts w:ascii="Times New Roman" w:hAnsi="Times New Roman" w:cs="Times New Roman"/>
          <w:sz w:val="24"/>
          <w:szCs w:val="24"/>
        </w:rPr>
        <w:t xml:space="preserve">he </w:t>
      </w:r>
      <w:r w:rsidR="00FC6D39">
        <w:rPr>
          <w:rFonts w:ascii="Times New Roman" w:hAnsi="Times New Roman" w:cs="Times New Roman"/>
          <w:sz w:val="24"/>
          <w:szCs w:val="24"/>
        </w:rPr>
        <w:t xml:space="preserve">perturbed </w:t>
      </w:r>
      <w:r w:rsidR="00350298">
        <w:rPr>
          <w:rFonts w:ascii="Times New Roman" w:hAnsi="Times New Roman" w:cs="Times New Roman"/>
          <w:sz w:val="24"/>
          <w:szCs w:val="24"/>
        </w:rPr>
        <w:t>network</w:t>
      </w:r>
      <w:r w:rsidR="00C55196">
        <w:rPr>
          <w:rFonts w:ascii="Times New Roman" w:hAnsi="Times New Roman" w:cs="Times New Roman"/>
          <w:sz w:val="24"/>
          <w:szCs w:val="24"/>
        </w:rPr>
        <w:t xml:space="preserve"> inflow vector </w:t>
      </w:r>
      <w:r w:rsidR="00736747">
        <w:rPr>
          <w:rFonts w:ascii="Times New Roman" w:hAnsi="Times New Roman" w:cs="Times New Roman"/>
          <w:sz w:val="24"/>
          <w:szCs w:val="24"/>
        </w:rPr>
        <w:t xml:space="preserve">is </w:t>
      </w:r>
      <w:r w:rsidR="00E6422C">
        <w:rPr>
          <w:rFonts w:ascii="Times New Roman" w:hAnsi="Times New Roman" w:cs="Times New Roman"/>
          <w:sz w:val="24"/>
          <w:szCs w:val="24"/>
        </w:rPr>
        <w:t>expressed by</w:t>
      </w:r>
      <w:r w:rsidR="003F7D8B">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VI</m:t>
            </m:r>
          </m:e>
          <m:sub>
            <m:r>
              <m:rPr>
                <m:sty m:val="p"/>
              </m:rPr>
              <w:rPr>
                <w:rFonts w:ascii="Cambria Math" w:hAnsi="Cambria Math" w:cs="Times New Roman"/>
                <w:sz w:val="24"/>
                <w:szCs w:val="24"/>
                <w:vertAlign w:val="subscript"/>
              </w:rPr>
              <m:t>1 ×29</m:t>
            </m:r>
          </m:sub>
        </m:sSub>
        <m:r>
          <m:rPr>
            <m:sty m:val="p"/>
          </m:rPr>
          <w:rPr>
            <w:rFonts w:ascii="Cambria Math" w:hAnsi="Cambria Math" w:cs="Times New Roman"/>
            <w:sz w:val="24"/>
            <w:szCs w:val="24"/>
            <w:vertAlign w:val="subscript"/>
          </w:rPr>
          <m:t>∙</m:t>
        </m:r>
        <m:r>
          <w:rPr>
            <w:rFonts w:ascii="Cambria Math" w:hAnsi="Cambria Math" w:cs="Times New Roman"/>
            <w:sz w:val="24"/>
            <w:szCs w:val="24"/>
            <w:vertAlign w:val="subscript"/>
          </w:rPr>
          <m:t>ξ</m:t>
        </m:r>
      </m:oMath>
      <w:r w:rsidR="00984D8F">
        <w:rPr>
          <w:rFonts w:ascii="Times New Roman" w:hAnsi="Times New Roman" w:cs="Times New Roman"/>
          <w:sz w:val="24"/>
          <w:szCs w:val="24"/>
        </w:rPr>
        <w:t>,</w:t>
      </w:r>
      <w:r w:rsidR="003E4EB2">
        <w:rPr>
          <w:rFonts w:ascii="Times New Roman" w:hAnsi="Times New Roman" w:cs="Times New Roman"/>
          <w:sz w:val="24"/>
          <w:szCs w:val="24"/>
        </w:rPr>
        <w:t xml:space="preserve"> </w:t>
      </w:r>
      <w:r w:rsidR="00984D8F">
        <w:rPr>
          <w:rFonts w:ascii="Times New Roman" w:hAnsi="Times New Roman" w:cs="Times New Roman"/>
          <w:sz w:val="24"/>
          <w:szCs w:val="24"/>
        </w:rPr>
        <w:t xml:space="preserve">where </w:t>
      </w:r>
      <w:r w:rsidR="00984D8F" w:rsidRPr="003F7D8B">
        <w:rPr>
          <w:rFonts w:ascii="Times New Roman" w:hAnsi="Times New Roman" w:cs="Times New Roman"/>
          <w:i/>
          <w:iCs/>
          <w:sz w:val="24"/>
          <w:szCs w:val="24"/>
        </w:rPr>
        <w:t>VI</w:t>
      </w:r>
      <w:r w:rsidR="00984D8F" w:rsidRPr="00984D8F">
        <w:rPr>
          <w:rFonts w:ascii="Times New Roman" w:hAnsi="Times New Roman" w:cs="Times New Roman"/>
          <w:sz w:val="24"/>
          <w:szCs w:val="24"/>
          <w:vertAlign w:val="subscript"/>
        </w:rPr>
        <w:t>1 ×29</w:t>
      </w:r>
      <w:r w:rsidR="00F10728">
        <w:rPr>
          <w:rFonts w:ascii="Times New Roman" w:hAnsi="Times New Roman" w:cs="Times New Roman"/>
          <w:sz w:val="24"/>
          <w:szCs w:val="24"/>
        </w:rPr>
        <w:t xml:space="preserve"> is the </w:t>
      </w:r>
      <w:r w:rsidR="00E6422C">
        <w:rPr>
          <w:rFonts w:ascii="Times New Roman" w:hAnsi="Times New Roman" w:cs="Times New Roman"/>
          <w:sz w:val="24"/>
          <w:szCs w:val="24"/>
        </w:rPr>
        <w:t>calibrated</w:t>
      </w:r>
      <w:r w:rsidR="00F10728">
        <w:rPr>
          <w:rFonts w:ascii="Times New Roman" w:hAnsi="Times New Roman" w:cs="Times New Roman"/>
          <w:sz w:val="24"/>
          <w:szCs w:val="24"/>
        </w:rPr>
        <w:t xml:space="preserve"> </w:t>
      </w:r>
      <w:r w:rsidR="00C55196">
        <w:rPr>
          <w:rFonts w:ascii="Times New Roman" w:hAnsi="Times New Roman" w:cs="Times New Roman"/>
          <w:sz w:val="24"/>
          <w:szCs w:val="24"/>
        </w:rPr>
        <w:t>network inflow vector</w:t>
      </w:r>
      <w:r w:rsidR="00C55196">
        <w:rPr>
          <w:rFonts w:ascii="Times New Roman" w:hAnsi="Times New Roman" w:cs="Times New Roman"/>
          <w:iCs/>
          <w:sz w:val="24"/>
          <w:szCs w:val="24"/>
        </w:rPr>
        <w:t xml:space="preserve"> of </w:t>
      </w:r>
      <w:r w:rsidR="00C55196" w:rsidRPr="009B0EDE">
        <w:rPr>
          <w:rFonts w:ascii="Times New Roman" w:hAnsi="Times New Roman" w:cs="Times New Roman"/>
          <w:sz w:val="24"/>
          <w:szCs w:val="24"/>
        </w:rPr>
        <w:t>29 entri</w:t>
      </w:r>
      <w:r w:rsidR="00E6422C">
        <w:rPr>
          <w:rFonts w:ascii="Times New Roman" w:hAnsi="Times New Roman" w:cs="Times New Roman"/>
          <w:sz w:val="24"/>
          <w:szCs w:val="24"/>
        </w:rPr>
        <w:t xml:space="preserve">es in this </w:t>
      </w:r>
      <w:r w:rsidR="00E6422C">
        <w:rPr>
          <w:rFonts w:ascii="Times New Roman" w:hAnsi="Times New Roman" w:cs="Times New Roman"/>
          <w:iCs/>
          <w:sz w:val="24"/>
          <w:szCs w:val="24"/>
        </w:rPr>
        <w:t>n</w:t>
      </w:r>
      <w:r w:rsidR="00C55196">
        <w:rPr>
          <w:rFonts w:ascii="Times New Roman" w:hAnsi="Times New Roman" w:cs="Times New Roman"/>
          <w:iCs/>
          <w:sz w:val="24"/>
          <w:szCs w:val="24"/>
        </w:rPr>
        <w:t>etwork</w:t>
      </w:r>
      <w:r w:rsidR="00E6422C">
        <w:rPr>
          <w:rFonts w:ascii="Times New Roman" w:hAnsi="Times New Roman" w:cs="Times New Roman"/>
          <w:iCs/>
          <w:sz w:val="24"/>
          <w:szCs w:val="24"/>
        </w:rPr>
        <w:t xml:space="preserve"> </w:t>
      </w:r>
      <w:r w:rsidR="00C55196">
        <w:rPr>
          <w:rFonts w:ascii="Times New Roman" w:hAnsi="Times New Roman" w:cs="Times New Roman"/>
          <w:iCs/>
          <w:sz w:val="24"/>
          <w:szCs w:val="24"/>
        </w:rPr>
        <w:t>(</w:t>
      </w:r>
      <w:r w:rsidR="00C55196" w:rsidRPr="009B0EDE">
        <w:rPr>
          <w:rFonts w:ascii="Times New Roman" w:eastAsia="宋体" w:hAnsi="Times New Roman" w:cs="Times New Roman"/>
          <w:sz w:val="24"/>
          <w:szCs w:val="24"/>
        </w:rPr>
        <w:t>Z</w:t>
      </w:r>
      <w:r w:rsidR="00C55196">
        <w:rPr>
          <w:rFonts w:ascii="Times New Roman" w:eastAsia="宋体" w:hAnsi="Times New Roman" w:cs="Times New Roman"/>
          <w:iCs/>
          <w:sz w:val="24"/>
          <w:szCs w:val="24"/>
        </w:rPr>
        <w:t>heng et al., 2019a</w:t>
      </w:r>
      <w:r w:rsidR="00E6422C">
        <w:rPr>
          <w:rFonts w:ascii="Times New Roman" w:eastAsia="宋体" w:hAnsi="Times New Roman" w:cs="Times New Roman"/>
          <w:iCs/>
          <w:sz w:val="24"/>
          <w:szCs w:val="24"/>
        </w:rPr>
        <w:t xml:space="preserve">, </w:t>
      </w:r>
      <w:r w:rsidR="00C55196" w:rsidRPr="009B0EDE">
        <w:rPr>
          <w:rFonts w:ascii="Times New Roman" w:eastAsia="宋体" w:hAnsi="Times New Roman" w:cs="Times New Roman"/>
          <w:iCs/>
          <w:sz w:val="24"/>
          <w:szCs w:val="24"/>
        </w:rPr>
        <w:t>201</w:t>
      </w:r>
      <w:r w:rsidR="0024060D">
        <w:rPr>
          <w:rFonts w:ascii="Times New Roman" w:eastAsia="宋体" w:hAnsi="Times New Roman" w:cs="Times New Roman"/>
          <w:iCs/>
          <w:sz w:val="24"/>
          <w:szCs w:val="24"/>
        </w:rPr>
        <w:t>9b</w:t>
      </w:r>
      <w:r w:rsidR="00E6422C">
        <w:rPr>
          <w:rFonts w:ascii="Times New Roman" w:eastAsia="宋体" w:hAnsi="Times New Roman" w:cs="Times New Roman"/>
          <w:iCs/>
          <w:sz w:val="24"/>
          <w:szCs w:val="24"/>
        </w:rPr>
        <w:t>) and can be treated as the nominal network inflow vector</w:t>
      </w:r>
      <w:r w:rsidR="00F10728">
        <w:rPr>
          <w:rFonts w:ascii="Times New Roman" w:hAnsi="Times New Roman" w:cs="Times New Roman"/>
          <w:iCs/>
          <w:sz w:val="24"/>
          <w:szCs w:val="24"/>
        </w:rPr>
        <w:t xml:space="preserve">.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hAnsi="Cambria Math" w:cs="Cambria Math"/>
            <w:sz w:val="24"/>
            <w:szCs w:val="24"/>
            <w:shd w:val="clear" w:color="auto" w:fill="FFFFFF"/>
          </w:rPr>
          <m:t>=0.9</m:t>
        </m:r>
      </m:oMath>
      <w:r w:rsidR="00612959" w:rsidRPr="00C8705C">
        <w:rPr>
          <w:rFonts w:ascii="Times New Roman" w:hAnsi="Times New Roman" w:cs="Times New Roman"/>
          <w:sz w:val="24"/>
          <w:szCs w:val="24"/>
          <w:shd w:val="clear" w:color="auto" w:fill="FFFFFF"/>
        </w:rPr>
        <w:t xml:space="preserve"> and </w:t>
      </w:r>
      <m:oMath>
        <m:r>
          <m:rPr>
            <m:scr m:val="script"/>
            <m:sty m:val="p"/>
          </m:rPr>
          <w:rPr>
            <w:rFonts w:ascii="Cambria Math" w:hAnsi="Cambria Math" w:cs="Times New Roman"/>
            <w:szCs w:val="21"/>
          </w:rPr>
          <m:t>E</m:t>
        </m:r>
        <m:r>
          <m:rPr>
            <m:sty m:val="p"/>
          </m:rPr>
          <w:rPr>
            <w:rFonts w:ascii="Cambria Math" w:hAnsi="Cambria Math" w:cs="Times New Roman"/>
            <w:szCs w:val="21"/>
          </w:rPr>
          <m:t>=0.05</m:t>
        </m:r>
      </m:oMath>
      <w:r w:rsidR="00612959">
        <w:rPr>
          <w:rFonts w:ascii="Times New Roman" w:hAnsi="Times New Roman" w:cs="Times New Roman"/>
          <w:sz w:val="24"/>
          <w:szCs w:val="24"/>
        </w:rPr>
        <w:t xml:space="preserve"> are set for the probabilistic constraint</w:t>
      </w:r>
      <w:r w:rsidR="00612959">
        <w:rPr>
          <w:rFonts w:ascii="Times New Roman" w:hAnsi="Times New Roman" w:cs="Times New Roman"/>
          <w:iCs/>
          <w:sz w:val="24"/>
          <w:szCs w:val="24"/>
        </w:rPr>
        <w:t xml:space="preserve">. </w:t>
      </w:r>
      <w:r w:rsidR="00D021E8">
        <w:rPr>
          <w:rFonts w:ascii="Times New Roman" w:hAnsi="Times New Roman" w:cs="Times New Roman"/>
          <w:sz w:val="24"/>
          <w:szCs w:val="24"/>
        </w:rPr>
        <w:t>S</w:t>
      </w:r>
      <w:r w:rsidR="008537AF" w:rsidRPr="008537AF">
        <w:rPr>
          <w:rFonts w:ascii="Times New Roman" w:hAnsi="Times New Roman" w:cs="Times New Roman"/>
          <w:sz w:val="24"/>
          <w:szCs w:val="24"/>
        </w:rPr>
        <w:t xml:space="preserve">everal key parameters of the </w:t>
      </w:r>
      <w:r w:rsidR="003A5444">
        <w:rPr>
          <w:rFonts w:ascii="Times New Roman" w:hAnsi="Times New Roman" w:cs="Times New Roman"/>
          <w:sz w:val="24"/>
          <w:szCs w:val="24"/>
        </w:rPr>
        <w:t>GPR-KG</w:t>
      </w:r>
      <w:r w:rsidR="008537AF" w:rsidRPr="008537AF">
        <w:rPr>
          <w:rFonts w:ascii="Times New Roman" w:hAnsi="Times New Roman" w:cs="Times New Roman"/>
          <w:sz w:val="24"/>
          <w:szCs w:val="24"/>
        </w:rPr>
        <w:t xml:space="preserve"> </w:t>
      </w:r>
      <w:r w:rsidR="00397441">
        <w:rPr>
          <w:rFonts w:ascii="Times New Roman" w:hAnsi="Times New Roman" w:cs="Times New Roman"/>
          <w:sz w:val="24"/>
          <w:szCs w:val="24"/>
        </w:rPr>
        <w:t>algorithm</w:t>
      </w:r>
      <w:r w:rsidR="008537AF" w:rsidRPr="008537AF">
        <w:rPr>
          <w:rFonts w:ascii="Times New Roman" w:hAnsi="Times New Roman" w:cs="Times New Roman"/>
          <w:sz w:val="24"/>
          <w:szCs w:val="24"/>
        </w:rPr>
        <w:t xml:space="preserve"> are set as</w:t>
      </w:r>
      <w:r w:rsidR="00F4692D">
        <w:rPr>
          <w:rFonts w:ascii="Times New Roman" w:hAnsi="Times New Roman" w:cs="Times New Roman"/>
          <w:sz w:val="24"/>
          <w:szCs w:val="24"/>
        </w:rPr>
        <w:t xml:space="preserve">: </w:t>
      </w:r>
      <w:r w:rsidR="00CB44D2" w:rsidRPr="00AD19DF">
        <w:rPr>
          <w:rFonts w:ascii="Times New Roman" w:hAnsi="Times New Roman" w:cs="Times New Roman"/>
          <w:i/>
          <w:iCs/>
          <w:sz w:val="24"/>
          <w:szCs w:val="24"/>
        </w:rPr>
        <w:t>N</w:t>
      </w:r>
      <w:r w:rsidR="00CB44D2">
        <w:rPr>
          <w:rFonts w:ascii="Times New Roman" w:hAnsi="Times New Roman" w:cs="Times New Roman"/>
          <w:sz w:val="24"/>
          <w:szCs w:val="24"/>
        </w:rPr>
        <w:t>=</w:t>
      </w:r>
      <w:r w:rsidR="006A5C01">
        <w:rPr>
          <w:rFonts w:ascii="Times New Roman" w:hAnsi="Times New Roman" w:cs="Times New Roman"/>
          <w:sz w:val="24"/>
          <w:szCs w:val="24"/>
        </w:rPr>
        <w:t>3</w:t>
      </w:r>
      <w:r w:rsidR="00CB44D2">
        <w:rPr>
          <w:rFonts w:ascii="Times New Roman" w:hAnsi="Times New Roman" w:cs="Times New Roman"/>
          <w:sz w:val="24"/>
          <w:szCs w:val="24"/>
        </w:rPr>
        <w:t xml:space="preserve">00,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=100</m:t>
        </m:r>
      </m:oMath>
      <w:r w:rsidR="00CB44D2">
        <w:rPr>
          <w:rFonts w:ascii="Times New Roman" w:hAnsi="Times New Roman" w:cs="Times New Roman" w:hint="eastAsia"/>
          <w:sz w:val="24"/>
          <w:szCs w:val="24"/>
        </w:rPr>
        <w:t>,</w:t>
      </w:r>
      <w:r w:rsidR="00CB44D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=0.5</m:t>
        </m:r>
      </m:oMath>
      <w:r w:rsidR="00CB44D2">
        <w:rPr>
          <w:rFonts w:ascii="Times New Roman" w:hAnsi="Times New Roman" w:cs="Times New Roman" w:hint="eastAsia"/>
          <w:sz w:val="24"/>
          <w:szCs w:val="24"/>
        </w:rPr>
        <w:t>,</w:t>
      </w:r>
      <w:r w:rsidR="00CB44D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sidR="00CB44D2">
        <w:rPr>
          <w:rFonts w:ascii="Times New Roman" w:hAnsi="Times New Roman" w:cs="Times New Roman" w:hint="eastAsia"/>
          <w:sz w:val="24"/>
          <w:szCs w:val="24"/>
        </w:rPr>
        <w:t>,</w:t>
      </w:r>
      <w:r w:rsidR="00CB44D2">
        <w:rPr>
          <w:rFonts w:ascii="Times New Roman" w:hAnsi="Times New Roman" w:cs="Times New Roman"/>
          <w:sz w:val="24"/>
          <w:szCs w:val="24"/>
        </w:rPr>
        <w:t xml:space="preserve"> </w:t>
      </w:r>
      <w:r w:rsidR="00397441">
        <w:rPr>
          <w:rFonts w:ascii="Times New Roman" w:hAnsi="Times New Roman" w:cs="Times New Roman"/>
          <w:sz w:val="24"/>
          <w:szCs w:val="24"/>
        </w:rPr>
        <w:t xml:space="preserve">and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sidR="00CB44D2">
        <w:rPr>
          <w:rFonts w:ascii="Times New Roman" w:hAnsi="Times New Roman" w:cs="Times New Roman" w:hint="eastAsia"/>
          <w:sz w:val="24"/>
          <w:szCs w:val="24"/>
        </w:rPr>
        <w:t>.</w:t>
      </w:r>
      <w:r w:rsidR="0048796D">
        <w:rPr>
          <w:rFonts w:ascii="Times New Roman" w:hAnsi="Times New Roman" w:cs="Times New Roman"/>
          <w:sz w:val="24"/>
          <w:szCs w:val="24"/>
        </w:rPr>
        <w:t xml:space="preserve"> </w:t>
      </w:r>
      <w:r w:rsidR="00874C23">
        <w:rPr>
          <w:rFonts w:ascii="Times New Roman" w:hAnsi="Times New Roman" w:cs="Times New Roman"/>
          <w:sz w:val="24"/>
          <w:szCs w:val="24"/>
        </w:rPr>
        <w:t xml:space="preserve">Meanwhile, the </w:t>
      </w:r>
      <w:r w:rsidR="00874C23" w:rsidRPr="0012155C">
        <w:rPr>
          <w:rFonts w:ascii="Times New Roman" w:hAnsi="Times New Roman" w:cs="Times New Roman"/>
          <w:sz w:val="24"/>
          <w:szCs w:val="24"/>
          <w:highlight w:val="yellow"/>
        </w:rPr>
        <w:t>same type of combination o</w:t>
      </w:r>
      <w:r w:rsidR="00DA24BC" w:rsidRPr="0012155C">
        <w:rPr>
          <w:rFonts w:ascii="Times New Roman" w:hAnsi="Times New Roman" w:cs="Times New Roman"/>
          <w:sz w:val="24"/>
          <w:szCs w:val="24"/>
          <w:highlight w:val="yellow"/>
        </w:rPr>
        <w:t xml:space="preserve">f the </w:t>
      </w:r>
      <w:r w:rsidR="00874C23" w:rsidRPr="0012155C">
        <w:rPr>
          <w:rFonts w:ascii="Times New Roman" w:hAnsi="Times New Roman" w:cs="Times New Roman"/>
          <w:sz w:val="24"/>
          <w:szCs w:val="24"/>
          <w:highlight w:val="yellow"/>
        </w:rPr>
        <w:t>basis functions</w:t>
      </w:r>
      <w:r w:rsidR="00874C23">
        <w:rPr>
          <w:rFonts w:ascii="Times New Roman" w:hAnsi="Times New Roman" w:cs="Times New Roman"/>
          <w:sz w:val="24"/>
          <w:szCs w:val="24"/>
        </w:rPr>
        <w:t xml:space="preserve"> in section 5.1 is app</w:t>
      </w:r>
      <w:r w:rsidR="002E7FF4">
        <w:rPr>
          <w:rFonts w:ascii="Times New Roman" w:hAnsi="Times New Roman" w:cs="Times New Roman"/>
          <w:sz w:val="24"/>
          <w:szCs w:val="24"/>
        </w:rPr>
        <w:t xml:space="preserve">lied here. </w:t>
      </w:r>
      <w:r w:rsidR="00851F00">
        <w:rPr>
          <w:rFonts w:ascii="Times New Roman" w:hAnsi="Times New Roman" w:cs="Times New Roman"/>
          <w:sz w:val="24"/>
          <w:szCs w:val="24"/>
        </w:rPr>
        <w:t>T</w:t>
      </w:r>
      <w:r w:rsidR="00FB4BB1" w:rsidRPr="002D31A4">
        <w:rPr>
          <w:rFonts w:ascii="Times New Roman" w:hAnsi="Times New Roman" w:cs="Times New Roman"/>
          <w:sz w:val="24"/>
          <w:szCs w:val="24"/>
        </w:rPr>
        <w:t xml:space="preserve">o </w:t>
      </w:r>
      <w:r w:rsidR="00D02EB4" w:rsidRPr="002D31A4">
        <w:rPr>
          <w:rFonts w:ascii="Times New Roman" w:hAnsi="Times New Roman" w:cs="Times New Roman"/>
          <w:sz w:val="24"/>
          <w:szCs w:val="24"/>
        </w:rPr>
        <w:t xml:space="preserve">reduce the </w:t>
      </w:r>
      <w:r w:rsidR="008765F9" w:rsidRPr="002D31A4">
        <w:rPr>
          <w:rFonts w:ascii="Times New Roman" w:hAnsi="Times New Roman" w:cs="Times New Roman"/>
          <w:sz w:val="24"/>
          <w:szCs w:val="24"/>
        </w:rPr>
        <w:t>computation burden</w:t>
      </w:r>
      <w:r w:rsidR="00752152" w:rsidRPr="002D31A4">
        <w:rPr>
          <w:rFonts w:ascii="Times New Roman" w:hAnsi="Times New Roman" w:cs="Times New Roman"/>
          <w:sz w:val="24"/>
          <w:szCs w:val="24"/>
        </w:rPr>
        <w:t xml:space="preserve">, </w:t>
      </w:r>
      <w:r w:rsidR="00D51A60">
        <w:rPr>
          <w:rFonts w:ascii="Times New Roman" w:hAnsi="Times New Roman" w:cs="Times New Roman"/>
          <w:sz w:val="24"/>
          <w:szCs w:val="24"/>
        </w:rPr>
        <w:t xml:space="preserve">only </w:t>
      </w:r>
      <w:r w:rsidR="00B03082" w:rsidRPr="002D31A4">
        <w:rPr>
          <w:rFonts w:ascii="Times New Roman" w:hAnsi="Times New Roman" w:cs="Times New Roman"/>
          <w:sz w:val="24"/>
          <w:szCs w:val="24"/>
        </w:rPr>
        <w:t>the</w:t>
      </w:r>
      <w:r w:rsidR="00453D2A" w:rsidRPr="002D31A4">
        <w:rPr>
          <w:rFonts w:ascii="Times New Roman" w:hAnsi="Times New Roman" w:cs="Times New Roman"/>
          <w:sz w:val="24"/>
          <w:szCs w:val="24"/>
        </w:rPr>
        <w:t xml:space="preserve"> domain</w:t>
      </w:r>
      <w:r w:rsidR="00D51A60">
        <w:rPr>
          <w:rFonts w:ascii="Times New Roman" w:hAnsi="Times New Roman" w:cs="Times New Roman"/>
          <w:sz w:val="24"/>
          <w:szCs w:val="24"/>
        </w:rPr>
        <w:t>s</w:t>
      </w:r>
      <w:r w:rsidR="00453D2A" w:rsidRPr="002D31A4">
        <w:rPr>
          <w:rFonts w:ascii="Times New Roman" w:hAnsi="Times New Roman" w:cs="Times New Roman"/>
          <w:sz w:val="24"/>
          <w:szCs w:val="24"/>
        </w:rPr>
        <w:t xml:space="preserve"> </w:t>
      </w:r>
      <w:r w:rsidR="002D6D2E" w:rsidRPr="002D31A4">
        <w:rPr>
          <w:rFonts w:ascii="Times New Roman" w:hAnsi="Times New Roman" w:cs="Times New Roman"/>
          <w:sz w:val="24"/>
          <w:szCs w:val="24"/>
        </w:rPr>
        <w:t xml:space="preserve">of </w:t>
      </w:r>
      <w:r w:rsidR="00D51A60">
        <w:rPr>
          <w:rFonts w:ascii="Times New Roman" w:hAnsi="Times New Roman" w:cs="Times New Roman"/>
          <w:sz w:val="24"/>
          <w:szCs w:val="24"/>
        </w:rPr>
        <w:t>s</w:t>
      </w:r>
      <w:r w:rsidR="002E7FF4">
        <w:rPr>
          <w:rFonts w:ascii="Times New Roman" w:hAnsi="Times New Roman" w:cs="Times New Roman"/>
          <w:sz w:val="24"/>
          <w:szCs w:val="24"/>
        </w:rPr>
        <w:t>ome</w:t>
      </w:r>
      <w:r w:rsidR="006A6241" w:rsidRPr="002D31A4">
        <w:rPr>
          <w:rFonts w:ascii="Times New Roman" w:hAnsi="Times New Roman" w:cs="Times New Roman"/>
          <w:sz w:val="24"/>
          <w:szCs w:val="24"/>
        </w:rPr>
        <w:t xml:space="preserve"> </w:t>
      </w:r>
      <w:r w:rsidR="008E772E" w:rsidRPr="002D31A4">
        <w:rPr>
          <w:rFonts w:ascii="Times New Roman" w:hAnsi="Times New Roman" w:cs="Times New Roman"/>
          <w:sz w:val="24"/>
          <w:szCs w:val="24"/>
        </w:rPr>
        <w:t xml:space="preserve">particular </w:t>
      </w:r>
      <w:r w:rsidR="000F3B11" w:rsidRPr="002D31A4">
        <w:rPr>
          <w:rFonts w:ascii="Times New Roman" w:hAnsi="Times New Roman" w:cs="Times New Roman"/>
          <w:sz w:val="24"/>
          <w:szCs w:val="24"/>
        </w:rPr>
        <w:t>basis</w:t>
      </w:r>
      <w:r w:rsidR="000D5AD4" w:rsidRPr="000D5AD4">
        <w:rPr>
          <w:rFonts w:ascii="Times New Roman" w:hAnsi="Times New Roman" w:cs="Times New Roman"/>
          <w:sz w:val="24"/>
          <w:szCs w:val="24"/>
        </w:rPr>
        <w:t xml:space="preserve"> </w:t>
      </w:r>
      <w:r w:rsidR="00D0633F" w:rsidRPr="002D31A4">
        <w:rPr>
          <w:rFonts w:ascii="Times New Roman" w:hAnsi="Times New Roman" w:cs="Times New Roman"/>
          <w:sz w:val="24"/>
          <w:szCs w:val="24"/>
        </w:rPr>
        <w:t>function</w:t>
      </w:r>
      <w:r w:rsidR="00326EDE" w:rsidRPr="002D31A4">
        <w:rPr>
          <w:rFonts w:ascii="Times New Roman" w:hAnsi="Times New Roman" w:cs="Times New Roman"/>
          <w:sz w:val="24"/>
          <w:szCs w:val="24"/>
        </w:rPr>
        <w:t>s</w:t>
      </w:r>
      <w:r w:rsidR="00D0633F" w:rsidRPr="002D31A4">
        <w:rPr>
          <w:rFonts w:ascii="Times New Roman" w:hAnsi="Times New Roman" w:cs="Times New Roman"/>
          <w:sz w:val="24"/>
          <w:szCs w:val="24"/>
        </w:rPr>
        <w:t xml:space="preserve"> </w:t>
      </w:r>
      <w:r w:rsidR="002E7FF4" w:rsidRPr="002D31A4">
        <w:rPr>
          <w:rFonts w:ascii="Times New Roman" w:hAnsi="Times New Roman" w:cs="Times New Roman"/>
          <w:sz w:val="24"/>
          <w:szCs w:val="24"/>
          <w:shd w:val="clear" w:color="auto" w:fill="FFFFFF"/>
        </w:rPr>
        <w:t>instea</w:t>
      </w:r>
      <w:r w:rsidR="00851F00">
        <w:rPr>
          <w:rFonts w:ascii="Times New Roman" w:hAnsi="Times New Roman" w:cs="Times New Roman"/>
          <w:sz w:val="24"/>
          <w:szCs w:val="24"/>
          <w:shd w:val="clear" w:color="auto" w:fill="FFFFFF"/>
        </w:rPr>
        <w:t xml:space="preserve">d </w:t>
      </w:r>
      <w:r w:rsidR="002E7FF4" w:rsidRPr="002D31A4">
        <w:rPr>
          <w:rFonts w:ascii="Times New Roman" w:hAnsi="Times New Roman" w:cs="Times New Roman"/>
          <w:sz w:val="24"/>
          <w:szCs w:val="24"/>
          <w:shd w:val="clear" w:color="auto" w:fill="FFFFFF"/>
        </w:rPr>
        <w:t>o</w:t>
      </w:r>
      <w:r w:rsidR="00851F00">
        <w:rPr>
          <w:rFonts w:ascii="Times New Roman" w:hAnsi="Times New Roman" w:cs="Times New Roman"/>
          <w:sz w:val="24"/>
          <w:szCs w:val="24"/>
          <w:shd w:val="clear" w:color="auto" w:fill="FFFFFF"/>
        </w:rPr>
        <w:t xml:space="preserve">f </w:t>
      </w:r>
      <w:r w:rsidR="002E7FF4" w:rsidRPr="002D31A4">
        <w:rPr>
          <w:rFonts w:ascii="Times New Roman" w:hAnsi="Times New Roman" w:cs="Times New Roman"/>
          <w:sz w:val="24"/>
          <w:szCs w:val="24"/>
          <w:shd w:val="clear" w:color="auto" w:fill="FFFFFF"/>
        </w:rPr>
        <w:t>al</w:t>
      </w:r>
      <w:r w:rsidR="002E7FF4">
        <w:rPr>
          <w:rFonts w:ascii="Times New Roman" w:hAnsi="Times New Roman" w:cs="Times New Roman"/>
          <w:sz w:val="24"/>
          <w:szCs w:val="24"/>
          <w:shd w:val="clear" w:color="auto" w:fill="FFFFFF"/>
        </w:rPr>
        <w:t xml:space="preserve">l ones </w:t>
      </w:r>
      <w:r w:rsidR="002E7FF4">
        <w:rPr>
          <w:rFonts w:ascii="Times New Roman" w:hAnsi="Times New Roman" w:cs="Times New Roman"/>
          <w:sz w:val="24"/>
          <w:szCs w:val="24"/>
        </w:rPr>
        <w:t xml:space="preserve">are </w:t>
      </w:r>
      <w:r w:rsidR="002E7FF4" w:rsidRPr="0012155C">
        <w:rPr>
          <w:rFonts w:ascii="Times New Roman" w:hAnsi="Times New Roman" w:cs="Times New Roman"/>
          <w:sz w:val="24"/>
          <w:szCs w:val="24"/>
          <w:highlight w:val="yellow"/>
        </w:rPr>
        <w:t>divided</w:t>
      </w:r>
      <w:r w:rsidR="002E7FF4">
        <w:rPr>
          <w:rFonts w:ascii="Times New Roman" w:hAnsi="Times New Roman" w:cs="Times New Roman"/>
          <w:sz w:val="24"/>
          <w:szCs w:val="24"/>
        </w:rPr>
        <w:t xml:space="preserve"> </w:t>
      </w:r>
      <w:r w:rsidR="00453D2A" w:rsidRPr="002D31A4">
        <w:rPr>
          <w:rFonts w:ascii="Times New Roman" w:hAnsi="Times New Roman" w:cs="Times New Roman"/>
          <w:bCs/>
          <w:sz w:val="24"/>
          <w:szCs w:val="24"/>
        </w:rPr>
        <w:t>into two equal p</w:t>
      </w:r>
      <w:r w:rsidR="00453D2A" w:rsidRPr="002D31A4">
        <w:rPr>
          <w:rFonts w:ascii="Times New Roman" w:hAnsi="Times New Roman" w:cs="Times New Roman"/>
          <w:sz w:val="24"/>
          <w:szCs w:val="24"/>
          <w:shd w:val="clear" w:color="auto" w:fill="FFFFFF"/>
        </w:rPr>
        <w:t>artitions</w:t>
      </w:r>
      <w:r w:rsidR="002E7F00" w:rsidRPr="002D31A4">
        <w:rPr>
          <w:rFonts w:ascii="Times New Roman" w:hAnsi="Times New Roman" w:cs="Times New Roman"/>
          <w:sz w:val="24"/>
          <w:szCs w:val="24"/>
        </w:rPr>
        <w:t>.</w:t>
      </w:r>
      <w:r w:rsidR="009C5F45">
        <w:rPr>
          <w:rFonts w:ascii="Times New Roman" w:hAnsi="Times New Roman" w:cs="Times New Roman"/>
          <w:sz w:val="24"/>
          <w:szCs w:val="24"/>
        </w:rPr>
        <w:t xml:space="preserve"> </w:t>
      </w:r>
      <w:r w:rsidR="00760AAD">
        <w:rPr>
          <w:rFonts w:ascii="Times New Roman" w:hAnsi="Times New Roman" w:cs="Times New Roman"/>
          <w:sz w:val="24"/>
          <w:szCs w:val="24"/>
        </w:rPr>
        <w:t xml:space="preserve">These </w:t>
      </w:r>
      <w:r w:rsidR="00760AAD" w:rsidRPr="002D31A4">
        <w:rPr>
          <w:rFonts w:ascii="Times New Roman" w:hAnsi="Times New Roman" w:cs="Times New Roman"/>
          <w:sz w:val="24"/>
          <w:szCs w:val="24"/>
        </w:rPr>
        <w:t>particular basis functions</w:t>
      </w:r>
      <w:r w:rsidR="00212B0A">
        <w:rPr>
          <w:rFonts w:ascii="Times New Roman" w:hAnsi="Times New Roman" w:cs="Times New Roman"/>
          <w:sz w:val="24"/>
          <w:szCs w:val="24"/>
        </w:rPr>
        <w:t xml:space="preserve"> </w:t>
      </w:r>
      <w:r w:rsidR="00D06EBF">
        <w:rPr>
          <w:rFonts w:ascii="Times New Roman" w:hAnsi="Times New Roman" w:cs="Times New Roman"/>
          <w:sz w:val="24"/>
          <w:szCs w:val="24"/>
        </w:rPr>
        <w:t>are</w:t>
      </w:r>
      <w:r w:rsidR="000F720D">
        <w:rPr>
          <w:rFonts w:ascii="Times New Roman" w:hAnsi="Times New Roman" w:cs="Times New Roman"/>
          <w:sz w:val="24"/>
          <w:szCs w:val="24"/>
        </w:rPr>
        <w:t xml:space="preserve"> </w:t>
      </w:r>
      <w:r w:rsidR="000F720D" w:rsidRPr="0012155C">
        <w:rPr>
          <w:rFonts w:ascii="Times New Roman" w:hAnsi="Times New Roman" w:cs="Times New Roman"/>
          <w:sz w:val="24"/>
          <w:szCs w:val="24"/>
          <w:highlight w:val="yellow"/>
        </w:rPr>
        <w:t>the linear item</w:t>
      </w:r>
      <w:r w:rsidR="00C91467" w:rsidRPr="0012155C">
        <w:rPr>
          <w:rFonts w:ascii="Times New Roman" w:hAnsi="Times New Roman" w:cs="Times New Roman"/>
          <w:sz w:val="24"/>
          <w:szCs w:val="24"/>
          <w:highlight w:val="yellow"/>
        </w:rPr>
        <w:t xml:space="preserve"> ones</w:t>
      </w:r>
      <w:r w:rsidR="00C91467">
        <w:rPr>
          <w:rFonts w:ascii="Times New Roman" w:hAnsi="Times New Roman" w:cs="Times New Roman"/>
          <w:sz w:val="24"/>
          <w:szCs w:val="24"/>
        </w:rPr>
        <w:t xml:space="preserve"> which </w:t>
      </w:r>
      <w:r w:rsidR="0095383E">
        <w:rPr>
          <w:rFonts w:ascii="Times New Roman" w:hAnsi="Times New Roman" w:cs="Times New Roman"/>
          <w:sz w:val="24"/>
          <w:szCs w:val="24"/>
        </w:rPr>
        <w:t xml:space="preserve">correspond to </w:t>
      </w:r>
      <w:r w:rsidR="00F1300F">
        <w:rPr>
          <w:rFonts w:ascii="Times New Roman" w:hAnsi="Times New Roman" w:cs="Times New Roman"/>
          <w:sz w:val="24"/>
          <w:szCs w:val="24"/>
        </w:rPr>
        <w:t>green tim</w:t>
      </w:r>
      <w:r w:rsidR="004C23E4">
        <w:rPr>
          <w:rFonts w:ascii="Times New Roman" w:hAnsi="Times New Roman" w:cs="Times New Roman"/>
          <w:sz w:val="24"/>
          <w:szCs w:val="24"/>
        </w:rPr>
        <w:t>ings</w:t>
      </w:r>
      <w:r w:rsidR="00F1300F">
        <w:rPr>
          <w:rFonts w:ascii="Times New Roman" w:hAnsi="Times New Roman" w:cs="Times New Roman"/>
          <w:sz w:val="24"/>
          <w:szCs w:val="24"/>
        </w:rPr>
        <w:t xml:space="preserve"> of </w:t>
      </w:r>
      <w:r w:rsidR="004C23E4">
        <w:rPr>
          <w:rFonts w:ascii="Times New Roman" w:hAnsi="Times New Roman" w:cs="Times New Roman"/>
          <w:sz w:val="24"/>
          <w:szCs w:val="24"/>
        </w:rPr>
        <w:t xml:space="preserve">signal </w:t>
      </w:r>
      <w:r w:rsidR="00147C17">
        <w:rPr>
          <w:rFonts w:ascii="Times New Roman" w:hAnsi="Times New Roman" w:cs="Times New Roman"/>
          <w:sz w:val="24"/>
          <w:szCs w:val="24"/>
        </w:rPr>
        <w:t>phase</w:t>
      </w:r>
      <w:r w:rsidR="004C23E4">
        <w:rPr>
          <w:rFonts w:ascii="Times New Roman" w:hAnsi="Times New Roman" w:cs="Times New Roman"/>
          <w:sz w:val="24"/>
          <w:szCs w:val="24"/>
        </w:rPr>
        <w:t>s</w:t>
      </w:r>
      <w:r w:rsidR="00147C17">
        <w:rPr>
          <w:rFonts w:ascii="Times New Roman" w:hAnsi="Times New Roman" w:cs="Times New Roman"/>
          <w:sz w:val="24"/>
          <w:szCs w:val="24"/>
        </w:rPr>
        <w:t xml:space="preserve"> for </w:t>
      </w:r>
      <w:r w:rsidR="004C23E4">
        <w:rPr>
          <w:rFonts w:ascii="Times New Roman" w:hAnsi="Times New Roman" w:cs="Times New Roman"/>
          <w:sz w:val="24"/>
          <w:szCs w:val="24"/>
        </w:rPr>
        <w:t xml:space="preserve">five </w:t>
      </w:r>
      <w:r w:rsidR="00147C17">
        <w:rPr>
          <w:rFonts w:ascii="Times New Roman" w:hAnsi="Times New Roman" w:cs="Times New Roman"/>
          <w:sz w:val="24"/>
          <w:szCs w:val="24"/>
        </w:rPr>
        <w:t>intersection</w:t>
      </w:r>
      <w:r w:rsidR="00787E88">
        <w:rPr>
          <w:rFonts w:ascii="Times New Roman" w:hAnsi="Times New Roman" w:cs="Times New Roman" w:hint="eastAsia"/>
          <w:sz w:val="24"/>
          <w:szCs w:val="24"/>
        </w:rPr>
        <w:t>s</w:t>
      </w:r>
      <w:r w:rsidR="00787E88">
        <w:rPr>
          <w:rFonts w:ascii="Times New Roman" w:hAnsi="Times New Roman" w:cs="Times New Roman"/>
          <w:sz w:val="24"/>
          <w:szCs w:val="24"/>
        </w:rPr>
        <w:t xml:space="preserve"> </w:t>
      </w:r>
      <w:r w:rsidR="004C23E4">
        <w:rPr>
          <w:rFonts w:ascii="Times New Roman" w:hAnsi="Times New Roman" w:cs="Times New Roman"/>
          <w:sz w:val="24"/>
          <w:szCs w:val="24"/>
        </w:rPr>
        <w:t>numbered 2, 6, 8, 12 and 14 along two</w:t>
      </w:r>
      <w:r w:rsidR="00A66855">
        <w:rPr>
          <w:rFonts w:ascii="Times New Roman" w:hAnsi="Times New Roman" w:cs="Times New Roman"/>
          <w:sz w:val="24"/>
          <w:szCs w:val="24"/>
        </w:rPr>
        <w:t xml:space="preserve"> main </w:t>
      </w:r>
      <w:r w:rsidR="004C23E4">
        <w:rPr>
          <w:rFonts w:ascii="Times New Roman" w:hAnsi="Times New Roman" w:cs="Times New Roman"/>
          <w:sz w:val="24"/>
          <w:szCs w:val="24"/>
        </w:rPr>
        <w:t>roads</w:t>
      </w:r>
      <w:r w:rsidR="00A66855">
        <w:rPr>
          <w:rFonts w:ascii="Times New Roman" w:hAnsi="Times New Roman" w:cs="Times New Roman"/>
          <w:sz w:val="24"/>
          <w:szCs w:val="24"/>
        </w:rPr>
        <w:t xml:space="preserve"> (</w:t>
      </w:r>
      <w:r w:rsidR="004C23E4">
        <w:rPr>
          <w:rFonts w:ascii="Times New Roman" w:hAnsi="Times New Roman" w:cs="Times New Roman"/>
          <w:sz w:val="24"/>
          <w:szCs w:val="24"/>
        </w:rPr>
        <w:t xml:space="preserve">i.e., </w:t>
      </w:r>
      <w:r w:rsidR="00C52569">
        <w:rPr>
          <w:rFonts w:ascii="Times New Roman" w:hAnsi="Times New Roman" w:cs="Times New Roman"/>
          <w:sz w:val="24"/>
          <w:szCs w:val="24"/>
        </w:rPr>
        <w:t xml:space="preserve">Shaoshan Rd </w:t>
      </w:r>
      <w:r w:rsidR="005B345B">
        <w:rPr>
          <w:rFonts w:ascii="Times New Roman" w:hAnsi="Times New Roman" w:cs="Times New Roman"/>
          <w:sz w:val="24"/>
          <w:szCs w:val="24"/>
        </w:rPr>
        <w:t xml:space="preserve">and </w:t>
      </w:r>
      <w:r w:rsidR="00C52569">
        <w:rPr>
          <w:rFonts w:ascii="Times New Roman" w:hAnsi="Times New Roman" w:cs="Times New Roman"/>
          <w:sz w:val="24"/>
          <w:szCs w:val="24"/>
        </w:rPr>
        <w:t>Furong Middle Rd</w:t>
      </w:r>
      <w:r w:rsidR="004C23E4">
        <w:rPr>
          <w:rFonts w:ascii="Times New Roman" w:hAnsi="Times New Roman" w:cs="Times New Roman"/>
          <w:sz w:val="24"/>
          <w:szCs w:val="24"/>
        </w:rPr>
        <w:t>)</w:t>
      </w:r>
      <w:r w:rsidR="001E1DF6">
        <w:rPr>
          <w:rFonts w:ascii="Times New Roman" w:hAnsi="Times New Roman" w:cs="Times New Roman"/>
          <w:sz w:val="24"/>
          <w:szCs w:val="24"/>
        </w:rPr>
        <w:t xml:space="preserve">, c.f., </w:t>
      </w:r>
      <w:r w:rsidR="009B258E" w:rsidRPr="0012155C">
        <w:rPr>
          <w:rFonts w:ascii="Times New Roman" w:hAnsi="Times New Roman" w:cs="Times New Roman"/>
          <w:color w:val="FF0000"/>
          <w:sz w:val="24"/>
          <w:szCs w:val="24"/>
        </w:rPr>
        <w:t>Fig. 6(b)</w:t>
      </w:r>
      <w:r w:rsidR="00A66855" w:rsidRPr="0012155C">
        <w:rPr>
          <w:rFonts w:ascii="Times New Roman" w:hAnsi="Times New Roman" w:cs="Times New Roman"/>
          <w:color w:val="FF0000"/>
          <w:sz w:val="24"/>
          <w:szCs w:val="24"/>
        </w:rPr>
        <w:t>)</w:t>
      </w:r>
      <w:r w:rsidR="001762D8">
        <w:rPr>
          <w:rFonts w:ascii="Times New Roman" w:hAnsi="Times New Roman" w:cs="Times New Roman"/>
          <w:sz w:val="24"/>
          <w:szCs w:val="24"/>
        </w:rPr>
        <w:t>.</w:t>
      </w:r>
      <w:r w:rsidR="00D16648">
        <w:rPr>
          <w:rFonts w:ascii="Times New Roman" w:hAnsi="Times New Roman" w:cs="Times New Roman"/>
          <w:sz w:val="24"/>
          <w:szCs w:val="24"/>
        </w:rPr>
        <w:t xml:space="preserve"> </w:t>
      </w:r>
      <w:r w:rsidR="008C046F">
        <w:rPr>
          <w:rFonts w:ascii="Times New Roman" w:hAnsi="Times New Roman" w:cs="Times New Roman"/>
          <w:sz w:val="24"/>
          <w:szCs w:val="24"/>
        </w:rPr>
        <w:t>So</w:t>
      </w:r>
      <w:r w:rsidR="008901BA">
        <w:rPr>
          <w:rFonts w:ascii="Times New Roman" w:hAnsi="Times New Roman" w:cs="Times New Roman"/>
          <w:sz w:val="24"/>
          <w:szCs w:val="24"/>
        </w:rPr>
        <w:t>, t</w:t>
      </w:r>
      <w:r w:rsidR="001762D8">
        <w:rPr>
          <w:rFonts w:ascii="Times New Roman" w:hAnsi="Times New Roman" w:cs="Times New Roman"/>
          <w:sz w:val="24"/>
          <w:szCs w:val="24"/>
        </w:rPr>
        <w:t>here are</w:t>
      </w:r>
      <w:r w:rsidR="00F724F5">
        <w:rPr>
          <w:rFonts w:ascii="Times New Roman" w:hAnsi="Times New Roman" w:cs="Times New Roman"/>
          <w:sz w:val="24"/>
          <w:szCs w:val="24"/>
        </w:rPr>
        <w:t xml:space="preserve"> </w:t>
      </w:r>
      <w:r w:rsidR="00857E6C" w:rsidRPr="0012155C">
        <w:rPr>
          <w:rFonts w:ascii="Times New Roman" w:hAnsi="Times New Roman" w:cs="Times New Roman"/>
          <w:color w:val="FF0000"/>
          <w:sz w:val="24"/>
          <w:szCs w:val="24"/>
        </w:rPr>
        <w:t>2</w:t>
      </w:r>
      <w:r w:rsidR="00857E6C" w:rsidRPr="0012155C">
        <w:rPr>
          <w:rFonts w:ascii="Times New Roman" w:hAnsi="Times New Roman" w:cs="Times New Roman"/>
          <w:color w:val="FF0000"/>
          <w:sz w:val="24"/>
          <w:szCs w:val="24"/>
          <w:vertAlign w:val="superscript"/>
        </w:rPr>
        <w:t>20</w:t>
      </w:r>
      <w:r w:rsidR="00857E6C" w:rsidRPr="0012155C">
        <w:rPr>
          <w:rFonts w:ascii="Times New Roman" w:hAnsi="Times New Roman" w:cs="Times New Roman"/>
          <w:color w:val="FF0000"/>
          <w:sz w:val="24"/>
          <w:szCs w:val="24"/>
        </w:rPr>
        <w:t xml:space="preserve"> </w:t>
      </w:r>
      <w:r w:rsidR="007747BA" w:rsidRPr="0012155C">
        <w:rPr>
          <w:rFonts w:ascii="Times New Roman" w:hAnsi="Times New Roman" w:cs="Times New Roman"/>
          <w:color w:val="FF0000"/>
          <w:sz w:val="24"/>
          <w:szCs w:val="24"/>
          <w:shd w:val="clear" w:color="auto" w:fill="FFFFFF"/>
        </w:rPr>
        <w:t xml:space="preserve">combinations of these </w:t>
      </w:r>
      <w:r w:rsidR="007747BA" w:rsidRPr="0012155C">
        <w:rPr>
          <w:rFonts w:ascii="Times New Roman" w:hAnsi="Times New Roman" w:cs="Times New Roman"/>
          <w:bCs/>
          <w:color w:val="FF0000"/>
          <w:sz w:val="24"/>
          <w:szCs w:val="24"/>
        </w:rPr>
        <w:t>p</w:t>
      </w:r>
      <w:r w:rsidR="007747BA" w:rsidRPr="0012155C">
        <w:rPr>
          <w:rFonts w:ascii="Times New Roman" w:hAnsi="Times New Roman" w:cs="Times New Roman"/>
          <w:color w:val="FF0000"/>
          <w:sz w:val="24"/>
          <w:szCs w:val="24"/>
          <w:shd w:val="clear" w:color="auto" w:fill="FFFFFF"/>
        </w:rPr>
        <w:t>artitions</w:t>
      </w:r>
      <w:r w:rsidR="007747BA">
        <w:rPr>
          <w:rFonts w:ascii="Times New Roman" w:hAnsi="Times New Roman" w:cs="Times New Roman"/>
          <w:sz w:val="24"/>
          <w:szCs w:val="24"/>
          <w:shd w:val="clear" w:color="auto" w:fill="FFFFFF"/>
        </w:rPr>
        <w:t xml:space="preserve"> with the combination index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hAnsi="Cambria Math" w:cs="Times New Roman"/>
            <w:sz w:val="24"/>
            <w:szCs w:val="24"/>
            <w:shd w:val="clear" w:color="auto" w:fill="FFFFFF"/>
          </w:rPr>
          <m:t>∈{1,2,</m:t>
        </m:r>
        <m: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vertAlign w:val="superscript"/>
              </w:rPr>
              <m:t>20</m:t>
            </m:r>
          </m:sup>
        </m:sSup>
        <m:r>
          <w:rPr>
            <w:rFonts w:ascii="Cambria Math" w:hAnsi="Cambria Math" w:cs="Times New Roman"/>
            <w:sz w:val="24"/>
            <w:szCs w:val="24"/>
          </w:rPr>
          <m:t>}</m:t>
        </m:r>
      </m:oMath>
      <w:r w:rsidR="007747BA">
        <w:rPr>
          <w:rFonts w:ascii="Times New Roman" w:hAnsi="Times New Roman" w:cs="Times New Roman"/>
          <w:sz w:val="24"/>
          <w:szCs w:val="24"/>
          <w:shd w:val="clear" w:color="auto" w:fill="FFFFFF"/>
        </w:rPr>
        <w:t>.</w:t>
      </w:r>
      <w:r w:rsidR="001E3377">
        <w:rPr>
          <w:rFonts w:ascii="Times New Roman" w:hAnsi="Times New Roman" w:cs="Times New Roman"/>
          <w:sz w:val="24"/>
          <w:szCs w:val="24"/>
        </w:rPr>
        <w:t xml:space="preserve"> </w:t>
      </w:r>
      <w:r w:rsidR="00F55BEB">
        <w:rPr>
          <w:rFonts w:ascii="Times New Roman" w:hAnsi="Times New Roman" w:cs="Times New Roman"/>
          <w:sz w:val="24"/>
          <w:szCs w:val="24"/>
        </w:rPr>
        <w:t>The i</w:t>
      </w:r>
      <w:r w:rsidR="00F55BEB" w:rsidRPr="006E43BF">
        <w:rPr>
          <w:rFonts w:ascii="Times New Roman" w:hAnsi="Times New Roman" w:cs="Times New Roman"/>
          <w:sz w:val="24"/>
          <w:szCs w:val="24"/>
        </w:rPr>
        <w:t>nitial estimate of</w:t>
      </w:r>
      <w:r w:rsidR="00F55BEB" w:rsidRPr="0012155C">
        <w:rPr>
          <w:rFonts w:ascii="Times New Roman" w:hAnsi="Times New Roman" w:cs="Times New Roman"/>
          <w:color w:val="FF0000"/>
          <w:sz w:val="24"/>
          <w:szCs w:val="24"/>
        </w:rPr>
        <w:t xml:space="preserve"> the variance of each partition</w:t>
      </w:r>
      <w:r w:rsidR="00F55BEB">
        <w:rPr>
          <w:rFonts w:ascii="Times New Roman" w:hAnsi="Times New Roman" w:cs="Times New Roman"/>
          <w:bCs/>
          <w:sz w:val="24"/>
          <w:szCs w:val="24"/>
        </w:rPr>
        <w:t xml:space="preserve"> is set as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Times New Roman" w:cs="Times New Roman"/>
                <w:sz w:val="24"/>
                <w:szCs w:val="24"/>
              </w:rPr>
              <m:t>i,0</m:t>
            </m:r>
          </m:sup>
        </m:sSubSup>
        <m:r>
          <m:rPr>
            <m:sty m:val="p"/>
          </m:rPr>
          <w:rPr>
            <w:rFonts w:ascii="Cambria Math" w:hAnsi="Cambria Math" w:cs="Times New Roman"/>
            <w:sz w:val="24"/>
            <w:szCs w:val="24"/>
          </w:rPr>
          <m:t>=0.03</m:t>
        </m:r>
      </m:oMath>
      <w:r w:rsidR="00F55BEB">
        <w:rPr>
          <w:rFonts w:ascii="Times New Roman" w:hAnsi="Times New Roman" w:cs="Times New Roman" w:hint="eastAsia"/>
          <w:sz w:val="24"/>
          <w:szCs w:val="24"/>
        </w:rPr>
        <w:t>,</w:t>
      </w:r>
      <w:r w:rsidR="00F55BEB">
        <w:rPr>
          <w:rFonts w:ascii="Times New Roman" w:hAnsi="Times New Roman" w:cs="Times New Roman"/>
          <w:sz w:val="24"/>
          <w:szCs w:val="24"/>
        </w:rPr>
        <w:t xml:space="preserve"> </w:t>
      </w:r>
      <m:oMath>
        <m:r>
          <w:rPr>
            <w:rFonts w:ascii="Cambria Math" w:eastAsia="宋体" w:hAnsi="Cambria Math" w:cs="Times New Roman"/>
            <w:szCs w:val="21"/>
          </w:rPr>
          <m:t>i</m:t>
        </m:r>
        <m:r>
          <m:rPr>
            <m:sty m:val="b"/>
          </m:rPr>
          <w:rPr>
            <w:rFonts w:ascii="Cambria Math" w:eastAsia="宋体" w:hAnsi="Cambria Math" w:cs="Times New Roman"/>
            <w:szCs w:val="21"/>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r>
          <w:rPr>
            <w:rFonts w:ascii="Cambria Math" w:eastAsia="宋体" w:hAnsi="Cambria Math" w:cs="Times New Roman"/>
            <w:szCs w:val="21"/>
          </w:rPr>
          <m:t>}</m:t>
        </m:r>
      </m:oMath>
      <w:r w:rsidR="00F55BEB">
        <w:rPr>
          <w:rFonts w:ascii="Times New Roman" w:hAnsi="Times New Roman" w:cs="Times New Roman" w:hint="eastAsia"/>
          <w:szCs w:val="21"/>
        </w:rPr>
        <w:t>,</w:t>
      </w:r>
      <w:r w:rsidR="00F55BEB">
        <w:rPr>
          <w:rFonts w:ascii="Times New Roman" w:hAnsi="Times New Roman" w:cs="Times New Roman"/>
          <w:szCs w:val="21"/>
        </w:rPr>
        <w:t xml:space="preserve">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eastAsia="宋体" w:hAnsi="Cambria Math" w:cs="Times New Roman" w:hint="eastAsia"/>
            <w:sz w:val="24"/>
            <w:szCs w:val="24"/>
            <w:highlight w:val="yellow"/>
          </w:rPr>
          <m:t>∈</m:t>
        </m:r>
        <m:d>
          <m:dPr>
            <m:begChr m:val="{"/>
            <m:endChr m:val="}"/>
            <m:ctrlPr>
              <w:rPr>
                <w:rFonts w:ascii="Cambria Math" w:eastAsia="宋体" w:hAnsi="Times New Roman" w:cs="Times New Roman"/>
                <w:i/>
                <w:sz w:val="24"/>
                <w:szCs w:val="24"/>
                <w:highlight w:val="yellow"/>
              </w:rPr>
            </m:ctrlPr>
          </m:dPr>
          <m:e>
            <m:r>
              <w:rPr>
                <w:rFonts w:ascii="Cambria Math" w:eastAsia="宋体" w:hAnsi="Times New Roman" w:cs="Times New Roman"/>
                <w:sz w:val="24"/>
                <w:szCs w:val="24"/>
                <w:highlight w:val="yellow"/>
              </w:rPr>
              <m:t>1,</m:t>
            </m:r>
            <m:r>
              <w:rPr>
                <w:rFonts w:ascii="Cambria Math" w:eastAsia="宋体" w:hAnsi="Times New Roman" w:cs="Times New Roman"/>
                <w:sz w:val="24"/>
                <w:szCs w:val="24"/>
                <w:highlight w:val="yellow"/>
              </w:rPr>
              <m:t>…</m:t>
            </m:r>
            <m:r>
              <w:rPr>
                <w:rFonts w:ascii="Cambria Math" w:eastAsia="宋体" w:hAnsi="Times New Roman" w:cs="Times New Roman"/>
                <w:sz w:val="24"/>
                <w:szCs w:val="24"/>
                <w:highlight w:val="yellow"/>
              </w:rPr>
              <m:t>,</m:t>
            </m:r>
            <m:sSup>
              <m:sSupPr>
                <m:ctrlPr>
                  <w:rPr>
                    <w:rFonts w:ascii="Cambria Math" w:hAnsi="Cambria Math" w:cs="Times New Roman"/>
                    <w:sz w:val="24"/>
                    <w:szCs w:val="24"/>
                    <w:highlight w:val="yellow"/>
                  </w:rPr>
                </m:ctrlPr>
              </m:sSupPr>
              <m:e>
                <m:r>
                  <m:rPr>
                    <m:sty m:val="p"/>
                  </m:rPr>
                  <w:rPr>
                    <w:rFonts w:ascii="Cambria Math" w:hAnsi="Cambria Math" w:cs="Times New Roman"/>
                    <w:sz w:val="24"/>
                    <w:szCs w:val="24"/>
                    <w:highlight w:val="yellow"/>
                  </w:rPr>
                  <m:t>2</m:t>
                </m:r>
              </m:e>
              <m:sup>
                <m:r>
                  <m:rPr>
                    <m:sty m:val="p"/>
                  </m:rPr>
                  <w:rPr>
                    <w:rFonts w:ascii="Cambria Math" w:hAnsi="Cambria Math" w:cs="Times New Roman"/>
                    <w:sz w:val="24"/>
                    <w:szCs w:val="24"/>
                    <w:highlight w:val="yellow"/>
                    <w:vertAlign w:val="superscript"/>
                  </w:rPr>
                  <m:t>20</m:t>
                </m:r>
              </m:sup>
            </m:sSup>
          </m:e>
        </m:d>
      </m:oMath>
      <w:r w:rsidR="00BA1CD8" w:rsidRPr="0012155C">
        <w:rPr>
          <w:rFonts w:ascii="Times New Roman" w:hAnsi="Times New Roman" w:cs="Times New Roman"/>
          <w:sz w:val="24"/>
          <w:szCs w:val="24"/>
          <w:highlight w:val="yellow"/>
        </w:rPr>
        <w:t xml:space="preserve">, which </w:t>
      </w:r>
      <w:r w:rsidR="0068316F" w:rsidRPr="0012155C">
        <w:rPr>
          <w:rFonts w:ascii="Times New Roman" w:hAnsi="Times New Roman" w:cs="Times New Roman"/>
          <w:sz w:val="24"/>
          <w:szCs w:val="24"/>
          <w:highlight w:val="yellow"/>
        </w:rPr>
        <w:t>is</w:t>
      </w:r>
      <w:r w:rsidR="00BA1CD8" w:rsidRPr="0012155C">
        <w:rPr>
          <w:rFonts w:ascii="Times New Roman" w:hAnsi="Times New Roman" w:cs="Times New Roman"/>
          <w:sz w:val="24"/>
          <w:szCs w:val="24"/>
          <w:highlight w:val="yellow"/>
        </w:rPr>
        <w:t xml:space="preserve"> determined</w:t>
      </w:r>
      <w:r w:rsidR="00BA1CD8">
        <w:rPr>
          <w:rFonts w:ascii="Times New Roman" w:hAnsi="Times New Roman" w:cs="Times New Roman"/>
          <w:sz w:val="24"/>
          <w:szCs w:val="24"/>
        </w:rPr>
        <w:t xml:space="preserve"> by </w:t>
      </w:r>
      <w:r w:rsidR="00E366F3">
        <w:rPr>
          <w:rFonts w:ascii="Times New Roman" w:hAnsi="Times New Roman" w:cs="Times New Roman"/>
          <w:sz w:val="24"/>
          <w:szCs w:val="24"/>
        </w:rPr>
        <w:t>a small number of simulation evaluations</w:t>
      </w:r>
      <w:r w:rsidR="00F55BEB">
        <w:rPr>
          <w:rFonts w:ascii="Times New Roman" w:hAnsi="Times New Roman" w:cs="Times New Roman" w:hint="eastAsia"/>
          <w:sz w:val="24"/>
          <w:szCs w:val="24"/>
        </w:rPr>
        <w:t>.</w:t>
      </w:r>
      <w:r w:rsidR="002E7FF4">
        <w:rPr>
          <w:rFonts w:ascii="Times New Roman" w:hAnsi="Times New Roman" w:cs="Times New Roman"/>
          <w:sz w:val="24"/>
          <w:szCs w:val="24"/>
        </w:rPr>
        <w:t xml:space="preserve"> </w:t>
      </w:r>
    </w:p>
    <w:p w14:paraId="0B28BE41" w14:textId="77777777" w:rsidR="004D1755" w:rsidRDefault="004D1755" w:rsidP="007F5B20">
      <w:pPr>
        <w:adjustRightInd w:val="0"/>
        <w:snapToGrid w:val="0"/>
        <w:rPr>
          <w:rFonts w:ascii="Times New Roman" w:hAnsi="Times New Roman" w:cs="Times New Roman"/>
          <w:sz w:val="24"/>
          <w:szCs w:val="24"/>
        </w:rPr>
      </w:pPr>
    </w:p>
    <w:p w14:paraId="5411094C" w14:textId="0FF40F4B" w:rsidR="002B7CAB" w:rsidRDefault="005A02BF" w:rsidP="007F5B20">
      <w:pPr>
        <w:adjustRightInd w:val="0"/>
        <w:snapToGrid w:val="0"/>
        <w:rPr>
          <w:rFonts w:ascii="Times New Roman" w:hAnsi="Times New Roman" w:cs="Times New Roman"/>
          <w:sz w:val="24"/>
          <w:szCs w:val="24"/>
        </w:rPr>
      </w:pPr>
      <w:r>
        <w:rPr>
          <w:rFonts w:ascii="Times New Roman" w:hAnsi="Times New Roman" w:cs="Times New Roman"/>
          <w:sz w:val="24"/>
          <w:szCs w:val="24"/>
        </w:rPr>
        <w:t>During the</w:t>
      </w:r>
      <w:r w:rsidR="008D1B39">
        <w:rPr>
          <w:rFonts w:ascii="Times New Roman" w:hAnsi="Times New Roman" w:cs="Times New Roman"/>
          <w:sz w:val="24"/>
          <w:szCs w:val="24"/>
        </w:rPr>
        <w:t xml:space="preserve"> numerical experiment</w:t>
      </w:r>
      <w:r w:rsidR="00356458">
        <w:rPr>
          <w:rFonts w:ascii="Times New Roman" w:hAnsi="Times New Roman" w:cs="Times New Roman"/>
          <w:sz w:val="24"/>
          <w:szCs w:val="24"/>
        </w:rPr>
        <w:t>,</w:t>
      </w:r>
      <w:r w:rsidR="00E23BEE">
        <w:rPr>
          <w:rFonts w:ascii="Times New Roman" w:hAnsi="Times New Roman" w:cs="Times New Roman"/>
          <w:sz w:val="24"/>
          <w:szCs w:val="24"/>
        </w:rPr>
        <w:t xml:space="preserve"> </w:t>
      </w:r>
      <w:r w:rsidR="00F56614">
        <w:rPr>
          <w:rFonts w:ascii="Times New Roman" w:hAnsi="Times New Roman" w:cs="Times New Roman"/>
          <w:sz w:val="24"/>
          <w:szCs w:val="24"/>
        </w:rPr>
        <w:t xml:space="preserve">400 </w:t>
      </w:r>
      <w:r w:rsidR="00356458">
        <w:rPr>
          <w:rFonts w:ascii="Times New Roman" w:hAnsi="Times New Roman" w:cs="Times New Roman"/>
          <w:sz w:val="24"/>
          <w:szCs w:val="24"/>
        </w:rPr>
        <w:t xml:space="preserve">simulation </w:t>
      </w:r>
      <w:r w:rsidR="001333D8">
        <w:rPr>
          <w:rFonts w:ascii="Times New Roman" w:hAnsi="Times New Roman" w:cs="Times New Roman"/>
          <w:sz w:val="24"/>
          <w:szCs w:val="24"/>
        </w:rPr>
        <w:t xml:space="preserve">evaluations </w:t>
      </w:r>
      <w:r w:rsidR="00603B3D">
        <w:rPr>
          <w:rFonts w:ascii="Times New Roman" w:hAnsi="Times New Roman" w:cs="Times New Roman"/>
          <w:sz w:val="24"/>
          <w:szCs w:val="24"/>
        </w:rPr>
        <w:t xml:space="preserve">for </w:t>
      </w:r>
      <w:r w:rsidR="00620A16">
        <w:rPr>
          <w:rFonts w:ascii="Times New Roman" w:hAnsi="Times New Roman" w:cs="Times New Roman"/>
          <w:sz w:val="24"/>
          <w:szCs w:val="24"/>
        </w:rPr>
        <w:t xml:space="preserve">pre-samples </w:t>
      </w:r>
      <w:r w:rsidR="00356458">
        <w:rPr>
          <w:rFonts w:ascii="Times New Roman" w:hAnsi="Times New Roman" w:cs="Times New Roman"/>
          <w:sz w:val="24"/>
          <w:szCs w:val="24"/>
        </w:rPr>
        <w:t>a</w:t>
      </w:r>
      <w:r w:rsidR="00EF1403">
        <w:rPr>
          <w:rFonts w:ascii="Times New Roman" w:hAnsi="Times New Roman" w:cs="Times New Roman"/>
          <w:sz w:val="24"/>
          <w:szCs w:val="24"/>
        </w:rPr>
        <w:t xml:space="preserve">re </w:t>
      </w:r>
      <w:r w:rsidR="00356458">
        <w:rPr>
          <w:rFonts w:ascii="Times New Roman" w:hAnsi="Times New Roman" w:cs="Times New Roman"/>
          <w:sz w:val="24"/>
          <w:szCs w:val="24"/>
        </w:rPr>
        <w:t>us</w:t>
      </w:r>
      <w:r w:rsidR="00EF1403">
        <w:rPr>
          <w:rFonts w:ascii="Times New Roman" w:hAnsi="Times New Roman" w:cs="Times New Roman"/>
          <w:sz w:val="24"/>
          <w:szCs w:val="24"/>
        </w:rPr>
        <w:t>ed f</w:t>
      </w:r>
      <w:r w:rsidR="00356458">
        <w:rPr>
          <w:rFonts w:ascii="Times New Roman" w:hAnsi="Times New Roman" w:cs="Times New Roman"/>
          <w:sz w:val="24"/>
          <w:szCs w:val="24"/>
        </w:rPr>
        <w:t>or</w:t>
      </w:r>
      <w:r w:rsidR="008303EE">
        <w:rPr>
          <w:rFonts w:ascii="Times New Roman" w:hAnsi="Times New Roman" w:cs="Times New Roman"/>
          <w:sz w:val="24"/>
          <w:szCs w:val="24"/>
        </w:rPr>
        <w:t xml:space="preserve"> </w:t>
      </w:r>
      <w:r w:rsidR="00EF1403">
        <w:rPr>
          <w:rFonts w:ascii="Times New Roman" w:hAnsi="Times New Roman" w:cs="Times New Roman"/>
          <w:sz w:val="24"/>
          <w:szCs w:val="24"/>
        </w:rPr>
        <w:t xml:space="preserve">initially </w:t>
      </w:r>
      <w:r w:rsidR="005938BC">
        <w:rPr>
          <w:rFonts w:ascii="Times New Roman" w:hAnsi="Times New Roman" w:cs="Times New Roman"/>
          <w:sz w:val="24"/>
          <w:szCs w:val="24"/>
        </w:rPr>
        <w:t>fit</w:t>
      </w:r>
      <w:r w:rsidR="00356458">
        <w:rPr>
          <w:rFonts w:ascii="Times New Roman" w:hAnsi="Times New Roman" w:cs="Times New Roman"/>
          <w:sz w:val="24"/>
          <w:szCs w:val="24"/>
        </w:rPr>
        <w:t>ting</w:t>
      </w:r>
      <w:r w:rsidR="005938BC">
        <w:rPr>
          <w:rFonts w:ascii="Times New Roman" w:hAnsi="Times New Roman" w:cs="Times New Roman"/>
          <w:sz w:val="24"/>
          <w:szCs w:val="24"/>
        </w:rPr>
        <w:t xml:space="preserve"> the </w:t>
      </w:r>
      <w:r w:rsidR="00E07D5F" w:rsidRPr="00E07D5F">
        <w:rPr>
          <w:rFonts w:ascii="Times New Roman" w:hAnsi="Times New Roman" w:cs="Times New Roman"/>
          <w:sz w:val="24"/>
          <w:szCs w:val="28"/>
        </w:rPr>
        <w:t>parametric belief models</w:t>
      </w:r>
      <w:r w:rsidR="00BB14C7">
        <w:rPr>
          <w:rFonts w:ascii="Times New Roman" w:hAnsi="Times New Roman" w:cs="Times New Roman"/>
          <w:sz w:val="24"/>
          <w:szCs w:val="28"/>
        </w:rPr>
        <w:t xml:space="preserve"> with respect to </w:t>
      </w:r>
      <w:r w:rsidR="00356458">
        <w:rPr>
          <w:rFonts w:ascii="Times New Roman" w:hAnsi="Times New Roman" w:cs="Times New Roman"/>
          <w:sz w:val="24"/>
          <w:szCs w:val="28"/>
        </w:rPr>
        <w:t>biobjectives and probabilistic constraint</w:t>
      </w:r>
      <w:r w:rsidR="009C1DE0">
        <w:rPr>
          <w:rFonts w:ascii="Times New Roman" w:hAnsi="Times New Roman" w:cs="Times New Roman"/>
          <w:sz w:val="24"/>
          <w:szCs w:val="24"/>
        </w:rPr>
        <w:t xml:space="preserve">, </w:t>
      </w:r>
      <w:r w:rsidR="00AD01FC">
        <w:rPr>
          <w:rFonts w:ascii="Times New Roman" w:hAnsi="Times New Roman" w:cs="Times New Roman"/>
          <w:sz w:val="24"/>
          <w:szCs w:val="24"/>
        </w:rPr>
        <w:t xml:space="preserve">and </w:t>
      </w:r>
      <w:r w:rsidR="00907D40">
        <w:rPr>
          <w:rFonts w:ascii="Times New Roman" w:hAnsi="Times New Roman" w:cs="Times New Roman"/>
          <w:sz w:val="24"/>
          <w:szCs w:val="24"/>
        </w:rPr>
        <w:t xml:space="preserve">100 </w:t>
      </w:r>
      <w:r w:rsidR="00EF1403">
        <w:rPr>
          <w:rFonts w:ascii="Times New Roman" w:hAnsi="Times New Roman" w:cs="Times New Roman"/>
          <w:sz w:val="24"/>
          <w:szCs w:val="24"/>
        </w:rPr>
        <w:t>simulations</w:t>
      </w:r>
      <w:r w:rsidR="00BB14C7">
        <w:rPr>
          <w:rFonts w:ascii="Times New Roman" w:hAnsi="Times New Roman" w:cs="Times New Roman"/>
          <w:sz w:val="24"/>
          <w:szCs w:val="24"/>
        </w:rPr>
        <w:t xml:space="preserve"> </w:t>
      </w:r>
      <w:r w:rsidR="00EF1403">
        <w:rPr>
          <w:rFonts w:ascii="Times New Roman" w:hAnsi="Times New Roman" w:cs="Times New Roman"/>
          <w:sz w:val="24"/>
          <w:szCs w:val="24"/>
        </w:rPr>
        <w:t>are allocated to evalua</w:t>
      </w:r>
      <w:r w:rsidR="000654CB">
        <w:rPr>
          <w:rFonts w:ascii="Times New Roman" w:hAnsi="Times New Roman" w:cs="Times New Roman"/>
          <w:sz w:val="24"/>
          <w:szCs w:val="24"/>
        </w:rPr>
        <w:t>te</w:t>
      </w:r>
      <w:r w:rsidR="00BB14C7">
        <w:rPr>
          <w:rFonts w:ascii="Times New Roman" w:hAnsi="Times New Roman" w:cs="Times New Roman"/>
          <w:sz w:val="24"/>
          <w:szCs w:val="24"/>
        </w:rPr>
        <w:t xml:space="preserve"> </w:t>
      </w:r>
      <w:r w:rsidR="000521DC">
        <w:rPr>
          <w:rFonts w:ascii="Times New Roman" w:hAnsi="Times New Roman" w:cs="Times New Roman"/>
          <w:sz w:val="24"/>
          <w:szCs w:val="24"/>
        </w:rPr>
        <w:t xml:space="preserve">the </w:t>
      </w:r>
      <w:r w:rsidR="000654CB" w:rsidRPr="0012155C">
        <w:rPr>
          <w:rFonts w:ascii="Times New Roman" w:hAnsi="Times New Roman" w:cs="Times New Roman"/>
          <w:sz w:val="24"/>
          <w:szCs w:val="24"/>
          <w:highlight w:val="yellow"/>
        </w:rPr>
        <w:t>infilled</w:t>
      </w:r>
      <w:r w:rsidR="000521DC">
        <w:rPr>
          <w:rFonts w:ascii="Times New Roman" w:hAnsi="Times New Roman" w:cs="Times New Roman"/>
          <w:sz w:val="24"/>
          <w:szCs w:val="24"/>
        </w:rPr>
        <w:t xml:space="preserve"> </w:t>
      </w:r>
      <w:r w:rsidR="0015250D">
        <w:rPr>
          <w:rFonts w:ascii="Times New Roman" w:hAnsi="Times New Roman" w:cs="Times New Roman"/>
          <w:sz w:val="24"/>
          <w:szCs w:val="24"/>
        </w:rPr>
        <w:t>signal control plans</w:t>
      </w:r>
      <w:r w:rsidR="00BB14C7">
        <w:rPr>
          <w:rFonts w:ascii="Times New Roman" w:hAnsi="Times New Roman" w:cs="Times New Roman"/>
          <w:sz w:val="24"/>
          <w:szCs w:val="24"/>
        </w:rPr>
        <w:t xml:space="preserve"> in the </w:t>
      </w:r>
      <w:r w:rsidR="00BB14C7" w:rsidRPr="00BB14C7">
        <w:rPr>
          <w:rFonts w:ascii="Times New Roman" w:hAnsi="Times New Roman" w:cs="Times New Roman"/>
          <w:sz w:val="24"/>
          <w:szCs w:val="24"/>
        </w:rPr>
        <w:t>latter</w:t>
      </w:r>
      <w:r w:rsidR="00BB14C7">
        <w:rPr>
          <w:rFonts w:ascii="Times New Roman" w:hAnsi="Times New Roman" w:cs="Times New Roman"/>
          <w:sz w:val="24"/>
          <w:szCs w:val="24"/>
        </w:rPr>
        <w:t xml:space="preserve"> </w:t>
      </w:r>
      <w:r w:rsidR="000654CB">
        <w:rPr>
          <w:rFonts w:ascii="Times New Roman" w:hAnsi="Times New Roman" w:cs="Times New Roman"/>
          <w:sz w:val="24"/>
          <w:szCs w:val="24"/>
        </w:rPr>
        <w:t>itera</w:t>
      </w:r>
      <w:r w:rsidR="001A7E4A">
        <w:rPr>
          <w:rFonts w:ascii="Times New Roman" w:hAnsi="Times New Roman" w:cs="Times New Roman"/>
          <w:sz w:val="24"/>
          <w:szCs w:val="24"/>
        </w:rPr>
        <w:t>tions</w:t>
      </w:r>
      <w:r w:rsidR="00AE76CE">
        <w:rPr>
          <w:rFonts w:ascii="Times New Roman" w:hAnsi="Times New Roman" w:cs="Times New Roman"/>
          <w:sz w:val="24"/>
          <w:szCs w:val="24"/>
        </w:rPr>
        <w:t xml:space="preserve">, and </w:t>
      </w:r>
      <w:r w:rsidR="009E7AC6" w:rsidRPr="009E7AC6">
        <w:rPr>
          <w:rFonts w:ascii="Times New Roman" w:hAnsi="Times New Roman" w:cs="Times New Roman"/>
          <w:sz w:val="24"/>
          <w:szCs w:val="24"/>
        </w:rPr>
        <w:t xml:space="preserve">the rest of </w:t>
      </w:r>
      <w:r w:rsidR="003B6FC4">
        <w:rPr>
          <w:rFonts w:ascii="Times New Roman" w:hAnsi="Times New Roman" w:cs="Times New Roman"/>
          <w:sz w:val="24"/>
          <w:szCs w:val="24"/>
        </w:rPr>
        <w:t xml:space="preserve">150 </w:t>
      </w:r>
      <w:r w:rsidR="004834A3">
        <w:rPr>
          <w:rFonts w:ascii="Times New Roman" w:hAnsi="Times New Roman" w:cs="Times New Roman"/>
          <w:sz w:val="24"/>
          <w:szCs w:val="24"/>
        </w:rPr>
        <w:t>simulation</w:t>
      </w:r>
      <w:r w:rsidR="003B6FC4">
        <w:rPr>
          <w:rFonts w:ascii="Times New Roman" w:hAnsi="Times New Roman" w:cs="Times New Roman"/>
          <w:sz w:val="24"/>
          <w:szCs w:val="24"/>
        </w:rPr>
        <w:t>s</w:t>
      </w:r>
      <w:r w:rsidR="002A6D13">
        <w:rPr>
          <w:rFonts w:ascii="Times New Roman" w:hAnsi="Times New Roman" w:cs="Times New Roman"/>
          <w:sz w:val="24"/>
          <w:szCs w:val="24"/>
        </w:rPr>
        <w:t xml:space="preserve"> are</w:t>
      </w:r>
      <w:r w:rsidR="009E7AC6">
        <w:rPr>
          <w:rFonts w:ascii="Times New Roman" w:hAnsi="Times New Roman" w:cs="Times New Roman"/>
          <w:sz w:val="24"/>
          <w:szCs w:val="24"/>
        </w:rPr>
        <w:t xml:space="preserve"> used to </w:t>
      </w:r>
      <w:r w:rsidR="006B1B92">
        <w:rPr>
          <w:rFonts w:ascii="Times New Roman" w:hAnsi="Times New Roman" w:cs="Times New Roman"/>
          <w:sz w:val="24"/>
          <w:szCs w:val="24"/>
        </w:rPr>
        <w:t xml:space="preserve">re-evaluate the </w:t>
      </w:r>
      <w:r w:rsidR="00E16283">
        <w:rPr>
          <w:rFonts w:ascii="Times New Roman" w:hAnsi="Times New Roman" w:cs="Times New Roman"/>
          <w:sz w:val="24"/>
          <w:szCs w:val="24"/>
        </w:rPr>
        <w:t xml:space="preserve">100 </w:t>
      </w:r>
      <w:r w:rsidR="00E16283" w:rsidRPr="0012155C">
        <w:rPr>
          <w:rFonts w:ascii="Times New Roman" w:hAnsi="Times New Roman" w:cs="Times New Roman"/>
          <w:sz w:val="24"/>
          <w:szCs w:val="24"/>
          <w:highlight w:val="yellow"/>
        </w:rPr>
        <w:t>infilled</w:t>
      </w:r>
      <w:r w:rsidR="00E16283">
        <w:rPr>
          <w:rFonts w:ascii="Times New Roman" w:hAnsi="Times New Roman" w:cs="Times New Roman"/>
          <w:sz w:val="24"/>
          <w:szCs w:val="24"/>
        </w:rPr>
        <w:t xml:space="preserve"> </w:t>
      </w:r>
      <w:r w:rsidR="00F61002">
        <w:rPr>
          <w:rFonts w:ascii="Times New Roman" w:hAnsi="Times New Roman" w:cs="Times New Roman"/>
          <w:sz w:val="24"/>
          <w:szCs w:val="24"/>
        </w:rPr>
        <w:t xml:space="preserve">signal control plans </w:t>
      </w:r>
      <w:r w:rsidR="006649CC">
        <w:rPr>
          <w:rFonts w:ascii="Times New Roman" w:hAnsi="Times New Roman" w:cs="Times New Roman"/>
          <w:sz w:val="24"/>
          <w:szCs w:val="24"/>
        </w:rPr>
        <w:t xml:space="preserve">and </w:t>
      </w:r>
      <w:r w:rsidR="0060526A">
        <w:rPr>
          <w:rFonts w:ascii="Times New Roman" w:hAnsi="Times New Roman" w:cs="Times New Roman"/>
          <w:sz w:val="24"/>
          <w:szCs w:val="24"/>
        </w:rPr>
        <w:t xml:space="preserve">50 </w:t>
      </w:r>
      <w:r w:rsidR="001D7B55">
        <w:rPr>
          <w:rFonts w:ascii="Times New Roman" w:hAnsi="Times New Roman" w:cs="Times New Roman"/>
          <w:sz w:val="24"/>
          <w:szCs w:val="24"/>
        </w:rPr>
        <w:t xml:space="preserve">final </w:t>
      </w:r>
      <w:r w:rsidR="006649CC">
        <w:rPr>
          <w:rFonts w:ascii="Times New Roman" w:hAnsi="Times New Roman" w:cs="Times New Roman"/>
          <w:sz w:val="24"/>
          <w:szCs w:val="24"/>
        </w:rPr>
        <w:t>non-dominated signal control plans</w:t>
      </w:r>
      <w:r w:rsidR="00DA1900">
        <w:rPr>
          <w:rFonts w:ascii="Times New Roman" w:hAnsi="Times New Roman" w:cs="Times New Roman"/>
          <w:sz w:val="24"/>
          <w:szCs w:val="24"/>
        </w:rPr>
        <w:t xml:space="preserve">. </w:t>
      </w:r>
      <w:r w:rsidR="001A7E4A">
        <w:rPr>
          <w:rFonts w:ascii="Times New Roman" w:hAnsi="Times New Roman" w:cs="Times New Roman"/>
          <w:sz w:val="24"/>
          <w:szCs w:val="24"/>
        </w:rPr>
        <w:t>I</w:t>
      </w:r>
      <w:r w:rsidR="00E4591A">
        <w:rPr>
          <w:rFonts w:ascii="Times New Roman" w:hAnsi="Times New Roman" w:cs="Times New Roman"/>
          <w:sz w:val="24"/>
          <w:szCs w:val="24"/>
        </w:rPr>
        <w:t>t tak</w:t>
      </w:r>
      <w:r w:rsidR="001A7E4A">
        <w:rPr>
          <w:rFonts w:ascii="Times New Roman" w:hAnsi="Times New Roman" w:cs="Times New Roman"/>
          <w:sz w:val="24"/>
          <w:szCs w:val="24"/>
        </w:rPr>
        <w:t>es a</w:t>
      </w:r>
      <w:r w:rsidR="005A0C1D">
        <w:rPr>
          <w:rFonts w:ascii="Times New Roman" w:hAnsi="Times New Roman" w:cs="Times New Roman"/>
          <w:sz w:val="24"/>
          <w:szCs w:val="24"/>
        </w:rPr>
        <w:t>bout</w:t>
      </w:r>
      <w:r w:rsidR="00706831" w:rsidRPr="00706831">
        <w:rPr>
          <w:rFonts w:ascii="Times New Roman" w:hAnsi="Times New Roman" w:cs="Times New Roman"/>
          <w:sz w:val="24"/>
          <w:szCs w:val="24"/>
        </w:rPr>
        <w:t xml:space="preserve"> </w:t>
      </w:r>
      <w:r w:rsidR="004C023D">
        <w:rPr>
          <w:rFonts w:ascii="Times New Roman" w:hAnsi="Times New Roman" w:cs="Times New Roman"/>
          <w:sz w:val="24"/>
          <w:szCs w:val="24"/>
        </w:rPr>
        <w:t>30</w:t>
      </w:r>
      <w:r w:rsidR="00706831" w:rsidRPr="00706831">
        <w:rPr>
          <w:rFonts w:ascii="Times New Roman" w:hAnsi="Times New Roman" w:cs="Times New Roman"/>
          <w:sz w:val="24"/>
          <w:szCs w:val="24"/>
        </w:rPr>
        <w:t xml:space="preserve"> </w:t>
      </w:r>
      <w:r w:rsidR="004C023D">
        <w:rPr>
          <w:rFonts w:ascii="Times New Roman" w:hAnsi="Times New Roman" w:cs="Times New Roman"/>
          <w:sz w:val="24"/>
          <w:szCs w:val="24"/>
        </w:rPr>
        <w:t>hours</w:t>
      </w:r>
      <w:r w:rsidR="00706831" w:rsidRPr="00706831">
        <w:rPr>
          <w:rFonts w:ascii="Times New Roman" w:hAnsi="Times New Roman" w:cs="Times New Roman"/>
          <w:sz w:val="24"/>
          <w:szCs w:val="24"/>
        </w:rPr>
        <w:t xml:space="preserve"> on an Intel Xeon </w:t>
      </w:r>
      <w:r w:rsidR="0076656B">
        <w:rPr>
          <w:rFonts w:ascii="Times New Roman" w:hAnsi="Times New Roman" w:cs="Times New Roman"/>
          <w:sz w:val="24"/>
          <w:szCs w:val="24"/>
        </w:rPr>
        <w:t>2.0</w:t>
      </w:r>
      <w:r w:rsidR="00706831" w:rsidRPr="00706831">
        <w:rPr>
          <w:rFonts w:ascii="Times New Roman" w:hAnsi="Times New Roman" w:cs="Times New Roman"/>
          <w:sz w:val="24"/>
          <w:szCs w:val="24"/>
        </w:rPr>
        <w:t xml:space="preserve"> GHz to </w:t>
      </w:r>
      <w:r w:rsidR="004A4B7E" w:rsidRPr="00706831">
        <w:rPr>
          <w:rFonts w:ascii="Times New Roman" w:hAnsi="Times New Roman" w:cs="Times New Roman"/>
          <w:sz w:val="24"/>
          <w:szCs w:val="24"/>
        </w:rPr>
        <w:t>termina</w:t>
      </w:r>
      <w:r w:rsidR="00B977B3">
        <w:rPr>
          <w:rFonts w:ascii="Times New Roman" w:hAnsi="Times New Roman" w:cs="Times New Roman"/>
          <w:sz w:val="24"/>
          <w:szCs w:val="24"/>
        </w:rPr>
        <w:t xml:space="preserve">te </w:t>
      </w:r>
      <w:r w:rsidR="00E4591A">
        <w:rPr>
          <w:rFonts w:ascii="Times New Roman" w:hAnsi="Times New Roman" w:cs="Times New Roman"/>
          <w:sz w:val="24"/>
          <w:szCs w:val="24"/>
        </w:rPr>
        <w:t>the GPR-KG</w:t>
      </w:r>
      <w:r w:rsidR="00E4591A" w:rsidRPr="00706831">
        <w:rPr>
          <w:rFonts w:ascii="Times New Roman" w:hAnsi="Times New Roman" w:cs="Times New Roman"/>
          <w:sz w:val="24"/>
          <w:szCs w:val="24"/>
        </w:rPr>
        <w:t xml:space="preserve"> </w:t>
      </w:r>
      <w:r w:rsidR="00E4591A">
        <w:rPr>
          <w:rFonts w:ascii="Times New Roman" w:hAnsi="Times New Roman" w:cs="Times New Roman"/>
          <w:sz w:val="24"/>
          <w:szCs w:val="24"/>
        </w:rPr>
        <w:t>algorithm, a</w:t>
      </w:r>
      <w:r w:rsidR="001A7E4A">
        <w:rPr>
          <w:rFonts w:ascii="Times New Roman" w:hAnsi="Times New Roman" w:cs="Times New Roman"/>
          <w:sz w:val="24"/>
          <w:szCs w:val="24"/>
        </w:rPr>
        <w:t xml:space="preserve">nd </w:t>
      </w:r>
      <w:r w:rsidR="00E4591A">
        <w:rPr>
          <w:rFonts w:ascii="Times New Roman" w:hAnsi="Times New Roman" w:cs="Times New Roman"/>
          <w:sz w:val="24"/>
          <w:szCs w:val="24"/>
        </w:rPr>
        <w:t xml:space="preserve">then the </w:t>
      </w:r>
      <w:r w:rsidR="00EF1804">
        <w:rPr>
          <w:rFonts w:ascii="Times New Roman" w:hAnsi="Times New Roman" w:cs="Times New Roman"/>
          <w:sz w:val="24"/>
          <w:szCs w:val="24"/>
        </w:rPr>
        <w:t>n</w:t>
      </w:r>
      <w:r w:rsidR="000B7DA1">
        <w:rPr>
          <w:rFonts w:ascii="Times New Roman" w:hAnsi="Times New Roman" w:cs="Times New Roman"/>
          <w:sz w:val="24"/>
          <w:szCs w:val="24"/>
        </w:rPr>
        <w:t>on-domina</w:t>
      </w:r>
      <w:r w:rsidR="001A7E4A">
        <w:rPr>
          <w:rFonts w:ascii="Times New Roman" w:hAnsi="Times New Roman" w:cs="Times New Roman"/>
          <w:sz w:val="24"/>
          <w:szCs w:val="24"/>
        </w:rPr>
        <w:t xml:space="preserve">ted solutions (that correspond to </w:t>
      </w:r>
      <w:r w:rsidR="001A7E4A" w:rsidRPr="0012155C">
        <w:rPr>
          <w:rFonts w:ascii="Times New Roman" w:hAnsi="Times New Roman" w:cs="Times New Roman"/>
          <w:sz w:val="24"/>
          <w:szCs w:val="24"/>
          <w:highlight w:val="yellow"/>
        </w:rPr>
        <w:t>learned PF</w:t>
      </w:r>
      <w:r w:rsidR="001A7E4A">
        <w:rPr>
          <w:rFonts w:ascii="Times New Roman" w:hAnsi="Times New Roman" w:cs="Times New Roman"/>
          <w:sz w:val="24"/>
          <w:szCs w:val="24"/>
        </w:rPr>
        <w:t xml:space="preserve">) </w:t>
      </w:r>
      <w:r w:rsidR="007C6D3A">
        <w:rPr>
          <w:rFonts w:ascii="Times New Roman" w:hAnsi="Times New Roman" w:cs="Times New Roman"/>
          <w:sz w:val="24"/>
          <w:szCs w:val="24"/>
        </w:rPr>
        <w:t>obtained with the guide of</w:t>
      </w:r>
      <w:r w:rsidR="0011762E">
        <w:rPr>
          <w:rFonts w:ascii="Times New Roman" w:hAnsi="Times New Roman" w:cs="Times New Roman"/>
          <w:sz w:val="24"/>
          <w:szCs w:val="24"/>
        </w:rPr>
        <w:t xml:space="preserve"> </w:t>
      </w:r>
      <w:r w:rsidR="00E4591A">
        <w:rPr>
          <w:rFonts w:ascii="Times New Roman" w:hAnsi="Times New Roman" w:cs="Times New Roman"/>
          <w:sz w:val="24"/>
          <w:szCs w:val="24"/>
        </w:rPr>
        <w:t>fin</w:t>
      </w:r>
      <w:r w:rsidR="0011762E">
        <w:rPr>
          <w:rFonts w:ascii="Times New Roman" w:hAnsi="Times New Roman" w:cs="Times New Roman"/>
          <w:sz w:val="24"/>
          <w:szCs w:val="24"/>
        </w:rPr>
        <w:t xml:space="preserve">al </w:t>
      </w:r>
      <w:r w:rsidR="00E4591A">
        <w:rPr>
          <w:rFonts w:ascii="Times New Roman" w:hAnsi="Times New Roman" w:cs="Times New Roman"/>
          <w:sz w:val="24"/>
          <w:szCs w:val="24"/>
        </w:rPr>
        <w:t xml:space="preserve">posterior </w:t>
      </w:r>
      <w:r w:rsidR="00E4591A" w:rsidRPr="00E07D5F">
        <w:rPr>
          <w:rFonts w:ascii="Times New Roman" w:hAnsi="Times New Roman" w:cs="Times New Roman"/>
          <w:sz w:val="24"/>
          <w:szCs w:val="28"/>
        </w:rPr>
        <w:t>parametric belief model</w:t>
      </w:r>
      <w:r w:rsidR="00EF1804">
        <w:rPr>
          <w:rFonts w:ascii="Times New Roman" w:hAnsi="Times New Roman" w:cs="Times New Roman"/>
          <w:sz w:val="24"/>
          <w:szCs w:val="28"/>
        </w:rPr>
        <w:t>s</w:t>
      </w:r>
      <w:r w:rsidR="007C6D3A">
        <w:rPr>
          <w:rFonts w:ascii="Times New Roman" w:hAnsi="Times New Roman" w:cs="Times New Roman"/>
          <w:sz w:val="24"/>
          <w:szCs w:val="28"/>
        </w:rPr>
        <w:t xml:space="preserve"> and posterior variance estimates</w:t>
      </w:r>
      <w:r w:rsidR="00F84945">
        <w:rPr>
          <w:rFonts w:ascii="Times New Roman" w:hAnsi="Times New Roman" w:cs="Times New Roman"/>
          <w:sz w:val="24"/>
          <w:szCs w:val="24"/>
        </w:rPr>
        <w:t xml:space="preserve">. </w:t>
      </w:r>
      <w:r w:rsidR="00F56581">
        <w:rPr>
          <w:rFonts w:ascii="Times New Roman" w:hAnsi="Times New Roman" w:cs="Times New Roman"/>
          <w:sz w:val="24"/>
          <w:szCs w:val="24"/>
        </w:rPr>
        <w:t>M</w:t>
      </w:r>
      <w:r w:rsidR="00EF1804">
        <w:rPr>
          <w:rFonts w:ascii="Times New Roman" w:hAnsi="Times New Roman" w:cs="Times New Roman"/>
          <w:sz w:val="24"/>
          <w:szCs w:val="24"/>
        </w:rPr>
        <w:t xml:space="preserve">eanwhile, all iterative </w:t>
      </w:r>
      <w:r w:rsidR="002601F9">
        <w:rPr>
          <w:rFonts w:ascii="Times New Roman" w:hAnsi="Times New Roman" w:cs="Times New Roman"/>
          <w:sz w:val="24"/>
          <w:szCs w:val="24"/>
        </w:rPr>
        <w:t>s</w:t>
      </w:r>
      <w:r w:rsidR="009C623E">
        <w:rPr>
          <w:rFonts w:ascii="Times New Roman" w:hAnsi="Times New Roman" w:cs="Times New Roman"/>
          <w:sz w:val="24"/>
          <w:szCs w:val="24"/>
        </w:rPr>
        <w:t xml:space="preserve">ignal </w:t>
      </w:r>
      <w:r w:rsidR="002601F9">
        <w:rPr>
          <w:rFonts w:ascii="Times New Roman" w:hAnsi="Times New Roman" w:cs="Times New Roman"/>
          <w:sz w:val="24"/>
          <w:szCs w:val="24"/>
        </w:rPr>
        <w:t>con</w:t>
      </w:r>
      <w:r w:rsidR="00EF1804">
        <w:rPr>
          <w:rFonts w:ascii="Times New Roman" w:hAnsi="Times New Roman" w:cs="Times New Roman"/>
          <w:sz w:val="24"/>
          <w:szCs w:val="24"/>
        </w:rPr>
        <w:t xml:space="preserve">trol plans </w:t>
      </w:r>
      <w:r w:rsidR="00F56581">
        <w:rPr>
          <w:rFonts w:ascii="Times New Roman" w:hAnsi="Times New Roman" w:cs="Times New Roman"/>
          <w:sz w:val="24"/>
          <w:szCs w:val="24"/>
        </w:rPr>
        <w:t>also</w:t>
      </w:r>
      <w:r w:rsidR="00EF1804">
        <w:rPr>
          <w:rFonts w:ascii="Times New Roman" w:hAnsi="Times New Roman" w:cs="Times New Roman"/>
          <w:sz w:val="24"/>
          <w:szCs w:val="24"/>
        </w:rPr>
        <w:t xml:space="preserve"> </w:t>
      </w:r>
      <w:r w:rsidR="00F56581">
        <w:rPr>
          <w:rFonts w:ascii="Times New Roman" w:hAnsi="Times New Roman" w:cs="Times New Roman"/>
          <w:sz w:val="24"/>
          <w:szCs w:val="24"/>
        </w:rPr>
        <w:t>generate their o</w:t>
      </w:r>
      <w:r w:rsidR="00EF1804">
        <w:rPr>
          <w:rFonts w:ascii="Times New Roman" w:hAnsi="Times New Roman" w:cs="Times New Roman"/>
          <w:sz w:val="24"/>
          <w:szCs w:val="24"/>
        </w:rPr>
        <w:t xml:space="preserve">wn </w:t>
      </w:r>
      <w:r w:rsidR="00F56581">
        <w:rPr>
          <w:rFonts w:ascii="Times New Roman" w:hAnsi="Times New Roman" w:cs="Times New Roman"/>
          <w:sz w:val="24"/>
          <w:szCs w:val="24"/>
        </w:rPr>
        <w:t xml:space="preserve">non-dominated solutions (that correspond to </w:t>
      </w:r>
      <w:r w:rsidR="00F56581" w:rsidRPr="0012155C">
        <w:rPr>
          <w:rFonts w:ascii="Times New Roman" w:hAnsi="Times New Roman" w:cs="Times New Roman"/>
          <w:sz w:val="24"/>
          <w:szCs w:val="24"/>
          <w:highlight w:val="yellow"/>
        </w:rPr>
        <w:t>PF for iterative solutions</w:t>
      </w:r>
      <w:r w:rsidR="009D6AC9">
        <w:rPr>
          <w:rFonts w:ascii="Times New Roman" w:hAnsi="Times New Roman" w:cs="Times New Roman"/>
          <w:sz w:val="24"/>
          <w:szCs w:val="24"/>
        </w:rPr>
        <w:t>)</w:t>
      </w:r>
      <w:r w:rsidR="0011762E">
        <w:rPr>
          <w:rFonts w:ascii="Times New Roman" w:hAnsi="Times New Roman" w:cs="Times New Roman"/>
          <w:sz w:val="24"/>
          <w:szCs w:val="24"/>
        </w:rPr>
        <w:t xml:space="preserve">. Then, above </w:t>
      </w:r>
      <w:r w:rsidR="009D6AC9">
        <w:rPr>
          <w:rFonts w:ascii="Times New Roman" w:hAnsi="Times New Roman" w:cs="Times New Roman"/>
          <w:sz w:val="24"/>
          <w:szCs w:val="24"/>
        </w:rPr>
        <w:t>two types of non-dominated s</w:t>
      </w:r>
      <w:r w:rsidR="001C43A7">
        <w:rPr>
          <w:rFonts w:ascii="Times New Roman" w:hAnsi="Times New Roman" w:cs="Times New Roman"/>
          <w:sz w:val="24"/>
          <w:szCs w:val="24"/>
        </w:rPr>
        <w:t>olutions result in the final ones that c</w:t>
      </w:r>
      <w:r w:rsidR="001C43A7" w:rsidRPr="001C43A7">
        <w:rPr>
          <w:rFonts w:ascii="Times New Roman" w:hAnsi="Times New Roman" w:cs="Times New Roman"/>
          <w:sz w:val="24"/>
          <w:szCs w:val="24"/>
        </w:rPr>
        <w:t>orrespon</w:t>
      </w:r>
      <w:r w:rsidR="001C43A7">
        <w:rPr>
          <w:rFonts w:ascii="Times New Roman" w:hAnsi="Times New Roman" w:cs="Times New Roman"/>
          <w:sz w:val="24"/>
          <w:szCs w:val="24"/>
        </w:rPr>
        <w:t xml:space="preserve">d to </w:t>
      </w:r>
      <w:r w:rsidR="001C43A7" w:rsidRPr="0012155C">
        <w:rPr>
          <w:rFonts w:ascii="Times New Roman" w:hAnsi="Times New Roman" w:cs="Times New Roman"/>
          <w:sz w:val="24"/>
          <w:szCs w:val="24"/>
          <w:highlight w:val="yellow"/>
        </w:rPr>
        <w:t>the final PF</w:t>
      </w:r>
      <w:r w:rsidR="0011762E">
        <w:rPr>
          <w:rFonts w:ascii="Times New Roman" w:hAnsi="Times New Roman" w:cs="Times New Roman"/>
          <w:sz w:val="24"/>
          <w:szCs w:val="24"/>
        </w:rPr>
        <w:t xml:space="preserve">. Aforementioned numerical results in </w:t>
      </w:r>
      <w:r w:rsidR="00C01251">
        <w:rPr>
          <w:rFonts w:ascii="Times New Roman" w:hAnsi="Times New Roman" w:cs="Times New Roman" w:hint="eastAsia"/>
          <w:sz w:val="24"/>
          <w:szCs w:val="24"/>
        </w:rPr>
        <w:t>F</w:t>
      </w:r>
      <w:r w:rsidR="00C01251">
        <w:rPr>
          <w:rFonts w:ascii="Times New Roman" w:hAnsi="Times New Roman" w:cs="Times New Roman"/>
          <w:sz w:val="24"/>
          <w:szCs w:val="24"/>
        </w:rPr>
        <w:t xml:space="preserve">ig. </w:t>
      </w:r>
      <w:r w:rsidR="0060444A">
        <w:rPr>
          <w:rFonts w:ascii="Times New Roman" w:hAnsi="Times New Roman" w:cs="Times New Roman"/>
          <w:sz w:val="24"/>
          <w:szCs w:val="24"/>
        </w:rPr>
        <w:t>7</w:t>
      </w:r>
      <w:r w:rsidR="00C01251">
        <w:rPr>
          <w:rFonts w:ascii="Times New Roman" w:hAnsi="Times New Roman" w:cs="Times New Roman"/>
          <w:sz w:val="24"/>
          <w:szCs w:val="24"/>
        </w:rPr>
        <w:t xml:space="preserve"> </w:t>
      </w:r>
      <w:r w:rsidR="007B6D0E">
        <w:rPr>
          <w:rFonts w:ascii="Times New Roman" w:hAnsi="Times New Roman" w:cs="Times New Roman"/>
          <w:sz w:val="24"/>
          <w:szCs w:val="24"/>
        </w:rPr>
        <w:t xml:space="preserve">show </w:t>
      </w:r>
      <w:r w:rsidR="008B2D55">
        <w:rPr>
          <w:rFonts w:ascii="Times New Roman" w:hAnsi="Times New Roman" w:cs="Times New Roman"/>
          <w:sz w:val="24"/>
          <w:szCs w:val="24"/>
        </w:rPr>
        <w:t>that the final non-</w:t>
      </w:r>
      <w:r w:rsidR="008B2D55">
        <w:rPr>
          <w:rFonts w:ascii="Times New Roman" w:hAnsi="Times New Roman" w:cs="Times New Roman"/>
          <w:sz w:val="24"/>
          <w:szCs w:val="24"/>
        </w:rPr>
        <w:lastRenderedPageBreak/>
        <w:t xml:space="preserve">dominated solutions significantly perform better than the iterative ones from three aspects of </w:t>
      </w:r>
      <w:r w:rsidR="008B2D55" w:rsidRPr="00333AF6">
        <w:rPr>
          <w:rFonts w:ascii="Times New Roman" w:hAnsi="Times New Roman" w:cs="Times New Roman"/>
          <w:i/>
          <w:iCs/>
          <w:sz w:val="24"/>
          <w:szCs w:val="28"/>
        </w:rPr>
        <w:t>D</w:t>
      </w:r>
      <w:r w:rsidR="00E45E2E">
        <w:rPr>
          <w:rFonts w:ascii="Times New Roman" w:hAnsi="Times New Roman" w:cs="Times New Roman"/>
          <w:sz w:val="24"/>
          <w:szCs w:val="28"/>
        </w:rPr>
        <w:t xml:space="preserve">, </w:t>
      </w:r>
      <w:r w:rsidR="00E45E2E" w:rsidRPr="00333AF6">
        <w:rPr>
          <w:rFonts w:ascii="Times New Roman" w:hAnsi="Times New Roman" w:cs="Times New Roman"/>
          <w:i/>
          <w:iCs/>
          <w:sz w:val="24"/>
          <w:szCs w:val="28"/>
        </w:rPr>
        <w:t>A</w:t>
      </w:r>
      <w:r w:rsidR="00E45E2E">
        <w:rPr>
          <w:rFonts w:ascii="Times New Roman" w:hAnsi="Times New Roman" w:cs="Times New Roman"/>
          <w:i/>
          <w:iCs/>
          <w:sz w:val="24"/>
          <w:szCs w:val="28"/>
        </w:rPr>
        <w:t xml:space="preserve"> </w:t>
      </w:r>
      <w:r w:rsidR="008B2D55">
        <w:rPr>
          <w:rFonts w:ascii="Times New Roman" w:hAnsi="Times New Roman" w:cs="Times New Roman"/>
          <w:sz w:val="24"/>
          <w:szCs w:val="28"/>
        </w:rPr>
        <w:t>a</w:t>
      </w:r>
      <w:r w:rsidR="00E45E2E">
        <w:rPr>
          <w:rFonts w:ascii="Times New Roman" w:hAnsi="Times New Roman" w:cs="Times New Roman"/>
          <w:sz w:val="24"/>
          <w:szCs w:val="28"/>
        </w:rPr>
        <w:t xml:space="preserve">nd </w:t>
      </w:r>
      <w:r w:rsidR="00E45E2E" w:rsidRPr="00333AF6">
        <w:rPr>
          <w:rFonts w:ascii="Times New Roman" w:hAnsi="Times New Roman" w:cs="Times New Roman"/>
          <w:i/>
          <w:iCs/>
          <w:sz w:val="24"/>
          <w:szCs w:val="28"/>
        </w:rPr>
        <w:t>E</w:t>
      </w:r>
      <w:r w:rsidR="00E45E2E">
        <w:rPr>
          <w:rFonts w:ascii="Times New Roman" w:hAnsi="Times New Roman" w:cs="Times New Roman"/>
          <w:sz w:val="24"/>
          <w:szCs w:val="28"/>
        </w:rPr>
        <w:t xml:space="preserve">. In particular, the </w:t>
      </w:r>
      <w:r w:rsidR="00E45E2E" w:rsidRPr="00333AF6">
        <w:rPr>
          <w:rFonts w:ascii="Times New Roman" w:hAnsi="Times New Roman" w:cs="Times New Roman"/>
          <w:i/>
          <w:iCs/>
          <w:sz w:val="24"/>
          <w:szCs w:val="28"/>
        </w:rPr>
        <w:t>E</w:t>
      </w:r>
      <w:r w:rsidR="00E45E2E">
        <w:rPr>
          <w:rFonts w:ascii="Times New Roman" w:hAnsi="Times New Roman" w:cs="Times New Roman"/>
          <w:sz w:val="24"/>
          <w:szCs w:val="28"/>
        </w:rPr>
        <w:t xml:space="preserve"> values of all non-dominated solutions are smaller than 0.9, </w:t>
      </w:r>
      <w:r w:rsidR="00E45E2E" w:rsidRPr="0012155C">
        <w:rPr>
          <w:rFonts w:ascii="Times New Roman" w:hAnsi="Times New Roman" w:cs="Times New Roman"/>
          <w:color w:val="FF0000"/>
          <w:sz w:val="24"/>
          <w:szCs w:val="28"/>
          <w:highlight w:val="yellow"/>
        </w:rPr>
        <w:t>wh</w:t>
      </w:r>
      <w:r w:rsidR="00EE16C9" w:rsidRPr="0012155C">
        <w:rPr>
          <w:rFonts w:ascii="Times New Roman" w:hAnsi="Times New Roman" w:cs="Times New Roman"/>
          <w:color w:val="FF0000"/>
          <w:sz w:val="24"/>
          <w:szCs w:val="28"/>
          <w:highlight w:val="yellow"/>
        </w:rPr>
        <w:t>ich implies the</w:t>
      </w:r>
      <w:r w:rsidR="00EE16C9" w:rsidRPr="0012155C">
        <w:rPr>
          <w:rFonts w:ascii="Times New Roman" w:hAnsi="Times New Roman" w:cs="Times New Roman"/>
          <w:sz w:val="24"/>
          <w:szCs w:val="28"/>
          <w:highlight w:val="yellow"/>
        </w:rPr>
        <w:t xml:space="preserve"> satisfaction</w:t>
      </w:r>
      <w:r w:rsidR="00EE16C9">
        <w:rPr>
          <w:rFonts w:ascii="Times New Roman" w:hAnsi="Times New Roman" w:cs="Times New Roman"/>
          <w:sz w:val="24"/>
          <w:szCs w:val="28"/>
        </w:rPr>
        <w:t xml:space="preserve"> of the probalistic constraint, while those of the early iterative solutions cannot guarantee this aspec</w:t>
      </w:r>
      <w:r w:rsidR="00782960">
        <w:rPr>
          <w:rFonts w:ascii="Times New Roman" w:hAnsi="Times New Roman" w:cs="Times New Roman"/>
          <w:sz w:val="24"/>
          <w:szCs w:val="28"/>
        </w:rPr>
        <w:t>t. In addition,</w:t>
      </w:r>
      <w:r w:rsidR="00462283" w:rsidRPr="00462283">
        <w:rPr>
          <w:rFonts w:ascii="Times New Roman" w:hAnsi="Times New Roman" w:cs="Times New Roman"/>
          <w:sz w:val="24"/>
          <w:szCs w:val="24"/>
        </w:rPr>
        <w:t xml:space="preserve"> </w:t>
      </w:r>
      <w:r w:rsidR="00462283">
        <w:rPr>
          <w:rFonts w:ascii="Times New Roman" w:hAnsi="Times New Roman" w:cs="Times New Roman"/>
          <w:sz w:val="24"/>
          <w:szCs w:val="24"/>
        </w:rPr>
        <w:t xml:space="preserve">the </w:t>
      </w:r>
      <w:r w:rsidR="00462283" w:rsidRPr="0049758B">
        <w:rPr>
          <w:rFonts w:ascii="Times New Roman" w:hAnsi="Times New Roman" w:cs="Times New Roman"/>
          <w:sz w:val="24"/>
          <w:szCs w:val="24"/>
        </w:rPr>
        <w:t>dispersive</w:t>
      </w:r>
      <w:r w:rsidR="00462283">
        <w:rPr>
          <w:rFonts w:ascii="Times New Roman" w:hAnsi="Times New Roman" w:cs="Times New Roman"/>
          <w:sz w:val="24"/>
          <w:szCs w:val="24"/>
        </w:rPr>
        <w:t xml:space="preserve"> values of </w:t>
      </w:r>
      <w:r w:rsidR="00B97DD2" w:rsidRPr="00333AF6">
        <w:rPr>
          <w:rFonts w:ascii="Times New Roman" w:hAnsi="Times New Roman" w:cs="Times New Roman"/>
          <w:i/>
          <w:iCs/>
          <w:sz w:val="24"/>
          <w:szCs w:val="28"/>
        </w:rPr>
        <w:t>D</w:t>
      </w:r>
      <w:r w:rsidR="00B97DD2">
        <w:rPr>
          <w:rFonts w:ascii="Times New Roman" w:hAnsi="Times New Roman" w:cs="Times New Roman"/>
          <w:sz w:val="24"/>
          <w:szCs w:val="28"/>
        </w:rPr>
        <w:t xml:space="preserve">, </w:t>
      </w:r>
      <w:r w:rsidR="00B97DD2" w:rsidRPr="00333AF6">
        <w:rPr>
          <w:rFonts w:ascii="Times New Roman" w:hAnsi="Times New Roman" w:cs="Times New Roman"/>
          <w:i/>
          <w:iCs/>
          <w:sz w:val="24"/>
          <w:szCs w:val="28"/>
        </w:rPr>
        <w:t>A</w:t>
      </w:r>
      <w:r w:rsidR="00B97DD2">
        <w:rPr>
          <w:rFonts w:ascii="Times New Roman" w:hAnsi="Times New Roman" w:cs="Times New Roman"/>
          <w:i/>
          <w:iCs/>
          <w:sz w:val="24"/>
          <w:szCs w:val="28"/>
        </w:rPr>
        <w:t xml:space="preserve"> </w:t>
      </w:r>
      <w:r w:rsidR="00B97DD2">
        <w:rPr>
          <w:rFonts w:ascii="Times New Roman" w:hAnsi="Times New Roman" w:cs="Times New Roman"/>
          <w:sz w:val="24"/>
          <w:szCs w:val="28"/>
        </w:rPr>
        <w:t xml:space="preserve">and </w:t>
      </w:r>
      <w:r w:rsidR="00B97DD2" w:rsidRPr="00333AF6">
        <w:rPr>
          <w:rFonts w:ascii="Times New Roman" w:hAnsi="Times New Roman" w:cs="Times New Roman"/>
          <w:i/>
          <w:iCs/>
          <w:sz w:val="24"/>
          <w:szCs w:val="28"/>
        </w:rPr>
        <w:t>E</w:t>
      </w:r>
      <w:r w:rsidR="00462283">
        <w:rPr>
          <w:rFonts w:ascii="Times New Roman" w:hAnsi="Times New Roman" w:cs="Times New Roman"/>
          <w:sz w:val="24"/>
          <w:szCs w:val="24"/>
        </w:rPr>
        <w:t xml:space="preserve"> of iterative signal control plans also indicates</w:t>
      </w:r>
      <w:r w:rsidR="00B97DD2">
        <w:rPr>
          <w:rFonts w:ascii="Times New Roman" w:hAnsi="Times New Roman" w:cs="Times New Roman"/>
          <w:sz w:val="24"/>
          <w:szCs w:val="24"/>
        </w:rPr>
        <w:t xml:space="preserve"> </w:t>
      </w:r>
      <w:r w:rsidR="00462283">
        <w:rPr>
          <w:rFonts w:ascii="Times New Roman" w:hAnsi="Times New Roman" w:cs="Times New Roman"/>
          <w:sz w:val="24"/>
          <w:szCs w:val="24"/>
        </w:rPr>
        <w:t xml:space="preserve">the extensive exploration </w:t>
      </w:r>
      <w:r w:rsidR="00B97DD2">
        <w:rPr>
          <w:rFonts w:ascii="Times New Roman" w:hAnsi="Times New Roman" w:cs="Times New Roman"/>
          <w:sz w:val="24"/>
          <w:szCs w:val="24"/>
        </w:rPr>
        <w:t xml:space="preserve">capability </w:t>
      </w:r>
      <w:r w:rsidR="00462283">
        <w:rPr>
          <w:rFonts w:ascii="Times New Roman" w:hAnsi="Times New Roman" w:cs="Times New Roman"/>
          <w:sz w:val="24"/>
          <w:szCs w:val="24"/>
        </w:rPr>
        <w:t xml:space="preserve">of </w:t>
      </w:r>
      <w:r w:rsidR="00B97DD2">
        <w:rPr>
          <w:rFonts w:ascii="Times New Roman" w:hAnsi="Times New Roman" w:cs="Times New Roman"/>
          <w:sz w:val="24"/>
          <w:szCs w:val="24"/>
        </w:rPr>
        <w:t xml:space="preserve">the GPR-KG algorithm in </w:t>
      </w:r>
      <w:r w:rsidR="00462283" w:rsidRPr="0012155C">
        <w:rPr>
          <w:rFonts w:ascii="Times New Roman" w:hAnsi="Times New Roman" w:cs="Times New Roman"/>
          <w:sz w:val="24"/>
          <w:szCs w:val="24"/>
          <w:highlight w:val="yellow"/>
        </w:rPr>
        <w:t xml:space="preserve">the </w:t>
      </w:r>
      <w:r w:rsidR="00E83BC2" w:rsidRPr="0012155C">
        <w:rPr>
          <w:rFonts w:ascii="Times New Roman" w:hAnsi="Times New Roman" w:cs="Times New Roman"/>
          <w:sz w:val="24"/>
          <w:szCs w:val="24"/>
          <w:highlight w:val="yellow"/>
        </w:rPr>
        <w:t>domain s</w:t>
      </w:r>
      <w:r w:rsidR="00462283" w:rsidRPr="0012155C">
        <w:rPr>
          <w:rFonts w:ascii="Times New Roman" w:hAnsi="Times New Roman" w:cs="Times New Roman"/>
          <w:sz w:val="24"/>
          <w:szCs w:val="24"/>
          <w:highlight w:val="yellow"/>
        </w:rPr>
        <w:t>pa</w:t>
      </w:r>
      <w:r w:rsidR="00462283">
        <w:rPr>
          <w:rFonts w:ascii="Times New Roman" w:hAnsi="Times New Roman" w:cs="Times New Roman"/>
          <w:sz w:val="24"/>
          <w:szCs w:val="24"/>
        </w:rPr>
        <w:t>ce of three evaluation indices.</w:t>
      </w:r>
    </w:p>
    <w:p w14:paraId="49109DC9" w14:textId="77777777" w:rsidR="00EE48D5" w:rsidRDefault="00EE48D5" w:rsidP="007F5B20">
      <w:pPr>
        <w:adjustRightInd w:val="0"/>
        <w:snapToGrid w:val="0"/>
        <w:rPr>
          <w:rFonts w:ascii="Times New Roman" w:hAnsi="Times New Roman" w:cs="Times New Roman"/>
          <w:sz w:val="24"/>
          <w:szCs w:val="24"/>
        </w:rPr>
      </w:pPr>
    </w:p>
    <w:p w14:paraId="5DB39445" w14:textId="11E46712" w:rsidR="00503E93" w:rsidRDefault="00EB30BF" w:rsidP="007F5B20">
      <w:pPr>
        <w:adjustRightInd w:val="0"/>
        <w:snapToGrid w:val="0"/>
        <w:jc w:val="center"/>
        <w:rPr>
          <w:rFonts w:ascii="Times New Roman" w:hAnsi="Times New Roman" w:cs="Times New Roman"/>
          <w:sz w:val="24"/>
          <w:szCs w:val="24"/>
        </w:rPr>
      </w:pPr>
      <w:commentRangeStart w:id="445"/>
      <w:commentRangeStart w:id="446"/>
      <w:commentRangeEnd w:id="445"/>
      <w:r>
        <w:rPr>
          <w:rStyle w:val="afd"/>
        </w:rPr>
        <w:commentReference w:id="445"/>
      </w:r>
      <w:commentRangeEnd w:id="446"/>
      <w:r w:rsidR="0027336D">
        <w:rPr>
          <w:rStyle w:val="afd"/>
        </w:rPr>
        <w:commentReference w:id="446"/>
      </w:r>
      <w:r w:rsidR="00054F3D" w:rsidRPr="00054F3D">
        <w:t xml:space="preserve"> </w:t>
      </w:r>
      <w:r w:rsidR="002D00F1">
        <w:rPr>
          <w:noProof/>
        </w:rPr>
        <w:drawing>
          <wp:inline distT="0" distB="0" distL="0" distR="0" wp14:anchorId="5D34E16C" wp14:editId="2E3298B1">
            <wp:extent cx="4716109" cy="2529840"/>
            <wp:effectExtent l="0" t="0" r="889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27691" cy="2536053"/>
                    </a:xfrm>
                    <a:prstGeom prst="rect">
                      <a:avLst/>
                    </a:prstGeom>
                    <a:noFill/>
                    <a:ln>
                      <a:noFill/>
                    </a:ln>
                  </pic:spPr>
                </pic:pic>
              </a:graphicData>
            </a:graphic>
          </wp:inline>
        </w:drawing>
      </w:r>
    </w:p>
    <w:p w14:paraId="72E9B91D" w14:textId="37339C50" w:rsidR="005066F0" w:rsidRDefault="00701941" w:rsidP="007F5B20">
      <w:pPr>
        <w:adjustRightInd w:val="0"/>
        <w:snapToGrid w:val="0"/>
        <w:rPr>
          <w:ins w:id="447" w:author="Zhen Tan" w:date="2022-10-08T15:34:00Z"/>
          <w:rFonts w:ascii="Times New Roman" w:hAnsi="Times New Roman" w:cs="Times New Roman"/>
          <w:i/>
          <w:iCs/>
          <w:sz w:val="24"/>
          <w:szCs w:val="28"/>
        </w:rPr>
      </w:pPr>
      <w:r>
        <w:rPr>
          <w:rFonts w:ascii="Times New Roman" w:hAnsi="Times New Roman" w:cs="Times New Roman" w:hint="eastAsia"/>
          <w:sz w:val="24"/>
          <w:szCs w:val="24"/>
        </w:rPr>
        <w:t>Fig</w:t>
      </w:r>
      <w:r>
        <w:rPr>
          <w:rFonts w:ascii="Times New Roman" w:hAnsi="Times New Roman" w:cs="Times New Roman"/>
          <w:sz w:val="24"/>
          <w:szCs w:val="24"/>
        </w:rPr>
        <w:t xml:space="preserve">. </w:t>
      </w:r>
      <w:r w:rsidR="0075549F">
        <w:rPr>
          <w:rFonts w:ascii="Times New Roman" w:hAnsi="Times New Roman" w:cs="Times New Roman"/>
          <w:sz w:val="24"/>
          <w:szCs w:val="24"/>
        </w:rPr>
        <w:t>7</w:t>
      </w:r>
      <w:r w:rsidR="00744C01">
        <w:rPr>
          <w:rFonts w:ascii="Times New Roman" w:hAnsi="Times New Roman" w:cs="Times New Roman"/>
          <w:sz w:val="24"/>
          <w:szCs w:val="24"/>
        </w:rPr>
        <w:t xml:space="preserve"> </w:t>
      </w:r>
      <w:r w:rsidR="00333AF6" w:rsidRPr="00333AF6">
        <w:rPr>
          <w:rFonts w:ascii="Times New Roman" w:hAnsi="Times New Roman" w:cs="Times New Roman"/>
          <w:i/>
          <w:iCs/>
          <w:sz w:val="24"/>
          <w:szCs w:val="28"/>
        </w:rPr>
        <w:t>D</w:t>
      </w:r>
      <w:r w:rsidR="00333AF6">
        <w:rPr>
          <w:rFonts w:ascii="Times New Roman" w:hAnsi="Times New Roman" w:cs="Times New Roman"/>
          <w:sz w:val="24"/>
          <w:szCs w:val="28"/>
        </w:rPr>
        <w:t xml:space="preserve">, </w:t>
      </w:r>
      <w:r w:rsidR="00333AF6" w:rsidRPr="00333AF6">
        <w:rPr>
          <w:rFonts w:ascii="Times New Roman" w:hAnsi="Times New Roman" w:cs="Times New Roman"/>
          <w:i/>
          <w:iCs/>
          <w:sz w:val="24"/>
          <w:szCs w:val="28"/>
        </w:rPr>
        <w:t>E</w:t>
      </w:r>
      <w:r w:rsidR="00333AF6">
        <w:rPr>
          <w:rFonts w:ascii="Times New Roman" w:hAnsi="Times New Roman" w:cs="Times New Roman"/>
          <w:sz w:val="24"/>
          <w:szCs w:val="28"/>
        </w:rPr>
        <w:t xml:space="preserve"> and </w:t>
      </w:r>
      <w:r w:rsidR="00333AF6" w:rsidRPr="00333AF6">
        <w:rPr>
          <w:rFonts w:ascii="Times New Roman" w:hAnsi="Times New Roman" w:cs="Times New Roman"/>
          <w:i/>
          <w:iCs/>
          <w:sz w:val="24"/>
          <w:szCs w:val="28"/>
        </w:rPr>
        <w:t>A</w:t>
      </w:r>
      <w:r w:rsidR="00333AF6">
        <w:rPr>
          <w:rFonts w:ascii="Times New Roman" w:hAnsi="Times New Roman" w:cs="Times New Roman"/>
          <w:sz w:val="24"/>
          <w:szCs w:val="28"/>
        </w:rPr>
        <w:t xml:space="preserve"> </w:t>
      </w:r>
      <w:r w:rsidR="004C6924">
        <w:rPr>
          <w:rFonts w:ascii="Times New Roman" w:hAnsi="Times New Roman" w:cs="Times New Roman"/>
          <w:sz w:val="24"/>
          <w:szCs w:val="28"/>
        </w:rPr>
        <w:t>values of</w:t>
      </w:r>
      <w:r w:rsidR="006E4465">
        <w:rPr>
          <w:rFonts w:ascii="Times New Roman" w:hAnsi="Times New Roman" w:cs="Times New Roman"/>
          <w:sz w:val="24"/>
          <w:szCs w:val="28"/>
        </w:rPr>
        <w:t xml:space="preserve"> </w:t>
      </w:r>
      <w:r w:rsidR="00C032FC">
        <w:rPr>
          <w:rFonts w:ascii="Times New Roman" w:hAnsi="Times New Roman" w:cs="Times New Roman"/>
          <w:sz w:val="24"/>
          <w:szCs w:val="28"/>
        </w:rPr>
        <w:t xml:space="preserve">iterative </w:t>
      </w:r>
      <w:r w:rsidR="003A6554">
        <w:rPr>
          <w:rFonts w:ascii="Times New Roman" w:hAnsi="Times New Roman" w:cs="Times New Roman"/>
          <w:sz w:val="24"/>
          <w:szCs w:val="28"/>
        </w:rPr>
        <w:t>and non-dominated</w:t>
      </w:r>
      <w:r w:rsidR="002B19F2">
        <w:rPr>
          <w:rFonts w:ascii="Times New Roman" w:hAnsi="Times New Roman" w:cs="Times New Roman"/>
          <w:sz w:val="24"/>
          <w:szCs w:val="28"/>
        </w:rPr>
        <w:t xml:space="preserve"> </w:t>
      </w:r>
      <w:r w:rsidR="00654086">
        <w:rPr>
          <w:rFonts w:ascii="Times New Roman" w:hAnsi="Times New Roman" w:cs="Times New Roman"/>
          <w:sz w:val="24"/>
          <w:szCs w:val="24"/>
        </w:rPr>
        <w:t>signal control plans</w:t>
      </w:r>
      <w:r w:rsidR="00C032FC">
        <w:rPr>
          <w:rFonts w:ascii="Times New Roman" w:hAnsi="Times New Roman" w:cs="Times New Roman"/>
          <w:sz w:val="24"/>
          <w:szCs w:val="28"/>
        </w:rPr>
        <w:t xml:space="preserve"> </w:t>
      </w:r>
      <w:r w:rsidR="006E4465">
        <w:rPr>
          <w:rFonts w:ascii="Times New Roman" w:hAnsi="Times New Roman" w:cs="Times New Roman"/>
          <w:sz w:val="24"/>
          <w:szCs w:val="28"/>
        </w:rPr>
        <w:t xml:space="preserve">by </w:t>
      </w:r>
      <w:r w:rsidR="006E4465">
        <w:rPr>
          <w:rFonts w:ascii="Times New Roman" w:hAnsi="Times New Roman" w:cs="Times New Roman"/>
          <w:sz w:val="24"/>
          <w:szCs w:val="24"/>
        </w:rPr>
        <w:t>GPR-KG</w:t>
      </w:r>
      <w:r w:rsidR="00D10DE0">
        <w:rPr>
          <w:rFonts w:ascii="Times New Roman" w:hAnsi="Times New Roman" w:cs="Times New Roman"/>
          <w:sz w:val="24"/>
          <w:szCs w:val="28"/>
        </w:rPr>
        <w:t xml:space="preserve">. </w:t>
      </w:r>
      <w:r w:rsidR="00D10DE0" w:rsidRPr="000E37DA">
        <w:rPr>
          <w:rFonts w:ascii="Times New Roman" w:hAnsi="Times New Roman" w:cs="Times New Roman"/>
          <w:b/>
          <w:bCs/>
          <w:i/>
          <w:iCs/>
          <w:sz w:val="24"/>
          <w:szCs w:val="28"/>
        </w:rPr>
        <w:t>Note:</w:t>
      </w:r>
      <w:r w:rsidR="00D10DE0">
        <w:rPr>
          <w:rFonts w:ascii="Times New Roman" w:hAnsi="Times New Roman" w:cs="Times New Roman"/>
          <w:sz w:val="24"/>
          <w:szCs w:val="28"/>
        </w:rPr>
        <w:t xml:space="preserve"> </w:t>
      </w:r>
      <w:r w:rsidR="00B626D6">
        <w:rPr>
          <w:rFonts w:ascii="Times New Roman" w:hAnsi="Times New Roman" w:cs="Times New Roman"/>
          <w:sz w:val="24"/>
          <w:szCs w:val="28"/>
        </w:rPr>
        <w:t xml:space="preserve">the tri-objective points of </w:t>
      </w:r>
      <w:r w:rsidR="002B19F2">
        <w:rPr>
          <w:rFonts w:ascii="Times New Roman" w:hAnsi="Times New Roman" w:cs="Times New Roman"/>
          <w:sz w:val="24"/>
          <w:szCs w:val="28"/>
        </w:rPr>
        <w:t>all iterative and non-dominated solutions</w:t>
      </w:r>
      <w:r w:rsidR="000E37DA" w:rsidRPr="00C64C3C">
        <w:rPr>
          <w:rFonts w:ascii="Times New Roman" w:hAnsi="Times New Roman" w:cs="Times New Roman"/>
          <w:i/>
          <w:iCs/>
          <w:sz w:val="24"/>
          <w:szCs w:val="28"/>
        </w:rPr>
        <w:t xml:space="preserve"> in this figure are </w:t>
      </w:r>
      <w:r w:rsidR="00B626D6">
        <w:rPr>
          <w:rFonts w:ascii="Times New Roman" w:hAnsi="Times New Roman" w:cs="Times New Roman"/>
          <w:i/>
          <w:iCs/>
          <w:sz w:val="24"/>
          <w:szCs w:val="28"/>
        </w:rPr>
        <w:t>(re)</w:t>
      </w:r>
      <w:r w:rsidR="000E37DA" w:rsidRPr="00C64C3C">
        <w:rPr>
          <w:rFonts w:ascii="Times New Roman" w:hAnsi="Times New Roman" w:cs="Times New Roman"/>
          <w:i/>
          <w:iCs/>
          <w:sz w:val="24"/>
          <w:szCs w:val="28"/>
        </w:rPr>
        <w:t xml:space="preserve">evaluated by </w:t>
      </w:r>
      <w:r w:rsidR="0035726E">
        <w:rPr>
          <w:rFonts w:ascii="Times New Roman" w:hAnsi="Times New Roman" w:cs="Times New Roman"/>
          <w:i/>
          <w:iCs/>
          <w:sz w:val="24"/>
          <w:szCs w:val="28"/>
        </w:rPr>
        <w:t>simulation evaluation</w:t>
      </w:r>
      <w:r w:rsidR="0035726E" w:rsidRPr="00C64C3C">
        <w:rPr>
          <w:rFonts w:ascii="Times New Roman" w:hAnsi="Times New Roman" w:cs="Times New Roman"/>
          <w:i/>
          <w:iCs/>
          <w:sz w:val="24"/>
          <w:szCs w:val="28"/>
        </w:rPr>
        <w:t xml:space="preserve">s without </w:t>
      </w:r>
      <w:r w:rsidR="0035726E">
        <w:rPr>
          <w:rFonts w:ascii="Times New Roman" w:hAnsi="Times New Roman" w:cs="Times New Roman"/>
          <w:i/>
          <w:iCs/>
          <w:sz w:val="24"/>
          <w:szCs w:val="28"/>
        </w:rPr>
        <w:t>the perturbation on the traffic volume</w:t>
      </w:r>
      <w:r w:rsidR="00501894">
        <w:rPr>
          <w:rFonts w:ascii="Times New Roman" w:hAnsi="Times New Roman" w:cs="Times New Roman"/>
          <w:i/>
          <w:iCs/>
          <w:sz w:val="24"/>
          <w:szCs w:val="28"/>
        </w:rPr>
        <w:t xml:space="preserve"> (i.e., </w:t>
      </w:r>
      <m:oMath>
        <m:r>
          <w:rPr>
            <w:rFonts w:ascii="Cambria Math" w:hAnsi="Cambria Math" w:cs="Times New Roman"/>
            <w:sz w:val="24"/>
            <w:szCs w:val="24"/>
            <w:vertAlign w:val="subscript"/>
          </w:rPr>
          <m:t>ξ=1</m:t>
        </m:r>
      </m:oMath>
      <w:r w:rsidR="00501894">
        <w:rPr>
          <w:rFonts w:ascii="Times New Roman" w:hAnsi="Times New Roman" w:cs="Times New Roman"/>
          <w:i/>
          <w:iCs/>
          <w:sz w:val="24"/>
          <w:szCs w:val="28"/>
        </w:rPr>
        <w:t>)</w:t>
      </w:r>
      <w:r w:rsidR="000E37DA">
        <w:rPr>
          <w:rFonts w:ascii="Times New Roman" w:hAnsi="Times New Roman" w:cs="Times New Roman"/>
          <w:i/>
          <w:iCs/>
          <w:sz w:val="24"/>
          <w:szCs w:val="28"/>
        </w:rPr>
        <w:t>.</w:t>
      </w:r>
      <w:r w:rsidR="00FE4D9E">
        <w:rPr>
          <w:rFonts w:ascii="Times New Roman" w:hAnsi="Times New Roman" w:cs="Times New Roman"/>
          <w:i/>
          <w:iCs/>
          <w:sz w:val="24"/>
          <w:szCs w:val="28"/>
        </w:rPr>
        <w:t xml:space="preserve"> </w:t>
      </w:r>
    </w:p>
    <w:p w14:paraId="520085AC" w14:textId="77777777" w:rsidR="00081C3E" w:rsidRDefault="00081C3E" w:rsidP="007F5B20">
      <w:pPr>
        <w:adjustRightInd w:val="0"/>
        <w:snapToGrid w:val="0"/>
        <w:rPr>
          <w:rFonts w:ascii="Times New Roman" w:hAnsi="Times New Roman" w:cs="Times New Roman"/>
          <w:sz w:val="24"/>
          <w:szCs w:val="24"/>
        </w:rPr>
      </w:pPr>
    </w:p>
    <w:p w14:paraId="4708174A" w14:textId="3D284559" w:rsidR="00B617F9" w:rsidRPr="00CE361E" w:rsidRDefault="00171C5E" w:rsidP="007F5B20">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Furthermore, we </w:t>
      </w:r>
      <w:r w:rsidR="00EC60BC">
        <w:rPr>
          <w:rFonts w:ascii="Times New Roman" w:hAnsi="Times New Roman" w:cs="Times New Roman"/>
          <w:sz w:val="24"/>
          <w:szCs w:val="24"/>
        </w:rPr>
        <w:t xml:space="preserve">compare </w:t>
      </w:r>
      <w:r w:rsidR="00EC60BC" w:rsidRPr="0012155C">
        <w:rPr>
          <w:rFonts w:ascii="Times New Roman" w:hAnsi="Times New Roman" w:cs="Times New Roman"/>
          <w:sz w:val="24"/>
          <w:szCs w:val="24"/>
          <w:highlight w:val="yellow"/>
        </w:rPr>
        <w:t>nine</w:t>
      </w:r>
      <w:r w:rsidR="00EC60BC">
        <w:rPr>
          <w:rFonts w:ascii="Times New Roman" w:hAnsi="Times New Roman" w:cs="Times New Roman"/>
          <w:sz w:val="24"/>
          <w:szCs w:val="24"/>
        </w:rPr>
        <w:t xml:space="preserve"> signal control plan</w:t>
      </w:r>
      <w:r w:rsidR="00F65ADD">
        <w:rPr>
          <w:rFonts w:ascii="Times New Roman" w:hAnsi="Times New Roman" w:cs="Times New Roman"/>
          <w:sz w:val="24"/>
          <w:szCs w:val="24"/>
        </w:rPr>
        <w:t xml:space="preserve">s by performing </w:t>
      </w:r>
      <w:r w:rsidR="00F65ADD" w:rsidRPr="00F63465">
        <w:rPr>
          <w:rFonts w:ascii="Times New Roman" w:hAnsi="Times New Roman" w:cs="Times New Roman"/>
          <w:sz w:val="24"/>
          <w:szCs w:val="28"/>
        </w:rPr>
        <w:t>100 independent simulation evaluations f</w:t>
      </w:r>
      <w:r w:rsidR="00F65ADD">
        <w:rPr>
          <w:rFonts w:ascii="Times New Roman" w:hAnsi="Times New Roman" w:cs="Times New Roman"/>
          <w:sz w:val="24"/>
          <w:szCs w:val="28"/>
        </w:rPr>
        <w:t xml:space="preserve">or </w:t>
      </w:r>
      <w:r w:rsidR="00F65ADD" w:rsidRPr="0012155C">
        <w:rPr>
          <w:rFonts w:ascii="Times New Roman" w:hAnsi="Times New Roman" w:cs="Times New Roman"/>
          <w:sz w:val="24"/>
          <w:szCs w:val="28"/>
          <w:highlight w:val="yellow"/>
        </w:rPr>
        <w:t>each comparison s</w:t>
      </w:r>
      <w:r w:rsidR="0048733D" w:rsidRPr="0012155C">
        <w:rPr>
          <w:rFonts w:ascii="Times New Roman" w:hAnsi="Times New Roman" w:cs="Times New Roman"/>
          <w:sz w:val="24"/>
          <w:szCs w:val="28"/>
          <w:highlight w:val="yellow"/>
        </w:rPr>
        <w:t>olution</w:t>
      </w:r>
      <w:r w:rsidR="0048733D">
        <w:rPr>
          <w:rFonts w:ascii="Times New Roman" w:hAnsi="Times New Roman" w:cs="Times New Roman"/>
          <w:sz w:val="24"/>
          <w:szCs w:val="28"/>
        </w:rPr>
        <w:t xml:space="preserve"> so as to mitigate the influence of </w:t>
      </w:r>
      <w:r w:rsidR="0048733D" w:rsidRPr="00F63465">
        <w:rPr>
          <w:rFonts w:ascii="Times New Roman" w:hAnsi="Times New Roman" w:cs="Times New Roman"/>
          <w:sz w:val="24"/>
          <w:szCs w:val="28"/>
        </w:rPr>
        <w:t>stocha</w:t>
      </w:r>
      <w:r w:rsidR="00FF0EEA">
        <w:rPr>
          <w:rFonts w:ascii="Times New Roman" w:hAnsi="Times New Roman" w:cs="Times New Roman"/>
          <w:sz w:val="24"/>
          <w:szCs w:val="28"/>
        </w:rPr>
        <w:t xml:space="preserve">stic network inflows, </w:t>
      </w:r>
      <w:r w:rsidR="00F65ADD">
        <w:rPr>
          <w:rFonts w:ascii="Times New Roman" w:hAnsi="Times New Roman" w:cs="Times New Roman"/>
          <w:sz w:val="24"/>
          <w:szCs w:val="28"/>
        </w:rPr>
        <w:t>th</w:t>
      </w:r>
      <w:r w:rsidR="0048733D">
        <w:rPr>
          <w:rFonts w:ascii="Times New Roman" w:hAnsi="Times New Roman" w:cs="Times New Roman"/>
          <w:sz w:val="24"/>
          <w:szCs w:val="28"/>
        </w:rPr>
        <w:t xml:space="preserve">at is, </w:t>
      </w:r>
      <w:r w:rsidR="00F65ADD" w:rsidRPr="00BB3767">
        <w:rPr>
          <w:rFonts w:ascii="Times New Roman" w:hAnsi="Times New Roman" w:cs="Times New Roman"/>
          <w:sz w:val="24"/>
          <w:szCs w:val="28"/>
          <w:highlight w:val="magenta"/>
          <w:rPrChange w:id="448" w:author="Zhen Tan" w:date="2022-10-08T15:38:00Z">
            <w:rPr>
              <w:rFonts w:ascii="Times New Roman" w:hAnsi="Times New Roman" w:cs="Times New Roman"/>
              <w:sz w:val="24"/>
              <w:szCs w:val="28"/>
            </w:rPr>
          </w:rPrChange>
        </w:rPr>
        <w:t>five</w:t>
      </w:r>
      <w:r w:rsidR="00F65ADD">
        <w:rPr>
          <w:rFonts w:ascii="Times New Roman" w:hAnsi="Times New Roman" w:cs="Times New Roman"/>
          <w:sz w:val="24"/>
          <w:szCs w:val="28"/>
        </w:rPr>
        <w:t xml:space="preserve"> </w:t>
      </w:r>
      <w:r w:rsidR="00EC60BC">
        <w:rPr>
          <w:rFonts w:ascii="Times New Roman" w:hAnsi="Times New Roman" w:cs="Times New Roman"/>
          <w:sz w:val="24"/>
          <w:szCs w:val="24"/>
        </w:rPr>
        <w:t>non-dominated solution</w:t>
      </w:r>
      <w:r w:rsidR="006A7346">
        <w:rPr>
          <w:rFonts w:ascii="Times New Roman" w:hAnsi="Times New Roman" w:cs="Times New Roman"/>
          <w:sz w:val="24"/>
          <w:szCs w:val="24"/>
        </w:rPr>
        <w:t xml:space="preserve">s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o1</m:t>
            </m:r>
          </m:sub>
        </m:sSub>
      </m:oMath>
      <w:r w:rsidR="006A7346">
        <w:rPr>
          <w:rFonts w:ascii="Times New Roman" w:hAnsi="Times New Roman" w:cs="Times New Roman"/>
          <w:sz w:val="24"/>
          <w:szCs w:val="24"/>
        </w:rPr>
        <w:t xml:space="preserve"> to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o2</m:t>
            </m:r>
          </m:sub>
        </m:sSub>
      </m:oMath>
      <w:r w:rsidR="006A7346">
        <w:rPr>
          <w:rFonts w:ascii="Times New Roman" w:hAnsi="Times New Roman" w:cs="Times New Roman"/>
          <w:sz w:val="24"/>
          <w:szCs w:val="24"/>
        </w:rPr>
        <w:t xml:space="preserve"> </w:t>
      </w:r>
      <w:r w:rsidR="0048733D">
        <w:rPr>
          <w:rFonts w:ascii="Times New Roman" w:hAnsi="Times New Roman" w:cs="Times New Roman"/>
          <w:sz w:val="24"/>
          <w:szCs w:val="24"/>
        </w:rPr>
        <w:t>(that correspon</w:t>
      </w:r>
      <w:r w:rsidR="00FF0EEA">
        <w:rPr>
          <w:rFonts w:ascii="Times New Roman" w:hAnsi="Times New Roman" w:cs="Times New Roman"/>
          <w:sz w:val="24"/>
          <w:szCs w:val="24"/>
        </w:rPr>
        <w:t xml:space="preserve">d to </w:t>
      </w:r>
      <w:r w:rsidR="0031491E">
        <w:rPr>
          <w:rFonts w:ascii="Times New Roman" w:hAnsi="Times New Roman" w:cs="Times New Roman"/>
          <w:sz w:val="24"/>
          <w:szCs w:val="24"/>
          <w:highlight w:val="yellow"/>
        </w:rPr>
        <w:t>final</w:t>
      </w:r>
      <w:r w:rsidR="0048733D" w:rsidRPr="000D6B1C">
        <w:rPr>
          <w:rFonts w:ascii="Times New Roman" w:hAnsi="Times New Roman" w:cs="Times New Roman"/>
          <w:sz w:val="24"/>
          <w:szCs w:val="24"/>
          <w:highlight w:val="yellow"/>
        </w:rPr>
        <w:t xml:space="preserve"> PF</w:t>
      </w:r>
      <w:r w:rsidR="0048733D">
        <w:rPr>
          <w:rFonts w:ascii="Times New Roman" w:hAnsi="Times New Roman" w:cs="Times New Roman"/>
          <w:sz w:val="24"/>
          <w:szCs w:val="24"/>
        </w:rPr>
        <w:t xml:space="preserve">), three non-dominated solutions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c1</m:t>
            </m:r>
          </m:sub>
        </m:sSub>
      </m:oMath>
      <w:r w:rsidR="006A7346">
        <w:rPr>
          <w:rFonts w:ascii="Times New Roman" w:hAnsi="Times New Roman" w:cs="Times New Roman"/>
          <w:sz w:val="24"/>
          <w:szCs w:val="24"/>
        </w:rPr>
        <w:t xml:space="preserve"> to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c3</m:t>
            </m:r>
          </m:sub>
        </m:sSub>
      </m:oMath>
      <w:r w:rsidR="006A7346">
        <w:rPr>
          <w:rFonts w:ascii="Times New Roman" w:hAnsi="Times New Roman" w:cs="Times New Roman"/>
          <w:sz w:val="24"/>
          <w:szCs w:val="24"/>
        </w:rPr>
        <w:t xml:space="preserve"> </w:t>
      </w:r>
      <w:r w:rsidR="0048733D">
        <w:rPr>
          <w:rFonts w:ascii="Times New Roman" w:hAnsi="Times New Roman" w:cs="Times New Roman"/>
          <w:sz w:val="24"/>
          <w:szCs w:val="24"/>
        </w:rPr>
        <w:t xml:space="preserve">(that correspond to </w:t>
      </w:r>
      <w:r w:rsidR="0048733D" w:rsidRPr="000D6B1C">
        <w:rPr>
          <w:rFonts w:ascii="Times New Roman" w:hAnsi="Times New Roman" w:cs="Times New Roman"/>
          <w:sz w:val="24"/>
          <w:szCs w:val="24"/>
          <w:highlight w:val="yellow"/>
        </w:rPr>
        <w:t>PF for iterative solutions</w:t>
      </w:r>
      <w:r w:rsidR="0048733D">
        <w:rPr>
          <w:rFonts w:ascii="Times New Roman" w:hAnsi="Times New Roman" w:cs="Times New Roman"/>
          <w:sz w:val="24"/>
          <w:szCs w:val="24"/>
        </w:rPr>
        <w:t>) and the field-implemented signal c</w:t>
      </w:r>
      <w:r w:rsidR="00FF0EEA">
        <w:rPr>
          <w:rFonts w:ascii="Times New Roman" w:hAnsi="Times New Roman" w:cs="Times New Roman"/>
          <w:sz w:val="24"/>
          <w:szCs w:val="24"/>
        </w:rPr>
        <w:t>ontrol p</w:t>
      </w:r>
      <w:r w:rsidR="00D811F5">
        <w:rPr>
          <w:rFonts w:ascii="Times New Roman" w:hAnsi="Times New Roman" w:cs="Times New Roman"/>
          <w:sz w:val="24"/>
          <w:szCs w:val="24"/>
        </w:rPr>
        <w:t xml:space="preserve">lan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FSP</m:t>
            </m:r>
          </m:sub>
        </m:sSub>
      </m:oMath>
      <w:r w:rsidR="00FF0EEA">
        <w:rPr>
          <w:rFonts w:ascii="Times New Roman" w:hAnsi="Times New Roman" w:cs="Times New Roman"/>
          <w:sz w:val="24"/>
          <w:szCs w:val="24"/>
        </w:rPr>
        <w:t xml:space="preserve">. </w:t>
      </w:r>
      <w:r w:rsidR="006A7346">
        <w:rPr>
          <w:rFonts w:ascii="Times New Roman" w:hAnsi="Times New Roman" w:cs="Times New Roman"/>
          <w:sz w:val="24"/>
          <w:szCs w:val="24"/>
        </w:rPr>
        <w:t>N</w:t>
      </w:r>
      <w:r w:rsidR="004B4B5E">
        <w:rPr>
          <w:rFonts w:ascii="Times New Roman" w:hAnsi="Times New Roman" w:cs="Times New Roman"/>
          <w:sz w:val="24"/>
          <w:szCs w:val="24"/>
        </w:rPr>
        <w:t xml:space="preserve">umerical results in Fig. </w:t>
      </w:r>
      <w:r w:rsidR="00B15ACF">
        <w:rPr>
          <w:rFonts w:ascii="Times New Roman" w:hAnsi="Times New Roman" w:cs="Times New Roman"/>
          <w:sz w:val="24"/>
          <w:szCs w:val="24"/>
        </w:rPr>
        <w:t>8</w:t>
      </w:r>
      <w:r w:rsidR="004B4B5E">
        <w:rPr>
          <w:rFonts w:ascii="Times New Roman" w:hAnsi="Times New Roman" w:cs="Times New Roman"/>
          <w:sz w:val="24"/>
          <w:szCs w:val="24"/>
        </w:rPr>
        <w:t xml:space="preserve"> show that </w:t>
      </w:r>
      <w:r w:rsidR="004004E4" w:rsidRPr="004004E4">
        <w:rPr>
          <w:rFonts w:ascii="Times New Roman" w:hAnsi="Times New Roman" w:cs="Times New Roman"/>
          <w:sz w:val="24"/>
          <w:szCs w:val="24"/>
        </w:rPr>
        <w:t>various percentile values and fluctuation range</w:t>
      </w:r>
      <w:r w:rsidR="006519AB">
        <w:rPr>
          <w:rFonts w:ascii="Times New Roman" w:hAnsi="Times New Roman" w:cs="Times New Roman"/>
          <w:sz w:val="24"/>
          <w:szCs w:val="24"/>
        </w:rPr>
        <w:t>s</w:t>
      </w:r>
      <w:r w:rsidR="004004E4" w:rsidRPr="004004E4">
        <w:rPr>
          <w:rFonts w:ascii="Times New Roman" w:hAnsi="Times New Roman" w:cs="Times New Roman"/>
          <w:sz w:val="24"/>
          <w:szCs w:val="24"/>
        </w:rPr>
        <w:t xml:space="preserve"> of </w:t>
      </w:r>
      <w:r w:rsidR="006519AB" w:rsidRPr="009D5BBD">
        <w:rPr>
          <w:rFonts w:ascii="Times New Roman" w:eastAsia="宋体" w:hAnsi="Times New Roman" w:cs="Times New Roman"/>
          <w:i/>
          <w:iCs/>
          <w:sz w:val="24"/>
          <w:szCs w:val="24"/>
        </w:rPr>
        <w:t>D</w:t>
      </w:r>
      <w:r w:rsidR="006519AB">
        <w:rPr>
          <w:rFonts w:ascii="Times New Roman" w:eastAsia="宋体" w:hAnsi="Times New Roman" w:cs="Times New Roman"/>
          <w:sz w:val="24"/>
          <w:szCs w:val="24"/>
        </w:rPr>
        <w:t xml:space="preserve">, </w:t>
      </w:r>
      <w:r w:rsidR="006519AB" w:rsidRPr="009D5BBD">
        <w:rPr>
          <w:rFonts w:ascii="Times New Roman" w:eastAsia="宋体" w:hAnsi="Times New Roman" w:cs="Times New Roman"/>
          <w:i/>
          <w:iCs/>
          <w:sz w:val="24"/>
          <w:szCs w:val="24"/>
        </w:rPr>
        <w:t>A</w:t>
      </w:r>
      <w:r w:rsidR="006519AB">
        <w:rPr>
          <w:rFonts w:ascii="Times New Roman" w:eastAsia="宋体" w:hAnsi="Times New Roman" w:cs="Times New Roman"/>
          <w:sz w:val="24"/>
          <w:szCs w:val="24"/>
        </w:rPr>
        <w:t xml:space="preserve"> and </w:t>
      </w:r>
      <w:r w:rsidR="006519AB" w:rsidRPr="009D5BBD">
        <w:rPr>
          <w:rFonts w:ascii="Times New Roman" w:eastAsia="宋体" w:hAnsi="Times New Roman" w:cs="Times New Roman"/>
          <w:i/>
          <w:iCs/>
          <w:sz w:val="24"/>
          <w:szCs w:val="24"/>
        </w:rPr>
        <w:t>E</w:t>
      </w:r>
      <w:r w:rsidR="006519AB">
        <w:rPr>
          <w:rFonts w:ascii="Times New Roman" w:hAnsi="Times New Roman" w:cs="Times New Roman"/>
          <w:sz w:val="24"/>
          <w:szCs w:val="24"/>
        </w:rPr>
        <w:t xml:space="preserve"> values by </w:t>
      </w:r>
      <w:r w:rsidR="00B25173">
        <w:rPr>
          <w:rFonts w:ascii="Times New Roman" w:hAnsi="Times New Roman" w:cs="Times New Roman"/>
          <w:sz w:val="24"/>
          <w:szCs w:val="24"/>
        </w:rPr>
        <w:t xml:space="preserve">100 </w:t>
      </w:r>
      <w:r w:rsidR="005C36B4" w:rsidRPr="00F63465">
        <w:rPr>
          <w:rFonts w:ascii="Times New Roman" w:hAnsi="Times New Roman" w:cs="Times New Roman"/>
          <w:sz w:val="24"/>
          <w:szCs w:val="28"/>
        </w:rPr>
        <w:t>independent simulation evaluations</w:t>
      </w:r>
      <w:r w:rsidR="00981C36">
        <w:rPr>
          <w:rFonts w:ascii="Times New Roman" w:hAnsi="Times New Roman" w:cs="Times New Roman"/>
          <w:sz w:val="24"/>
          <w:szCs w:val="28"/>
        </w:rPr>
        <w:t xml:space="preserve"> </w:t>
      </w:r>
      <w:r w:rsidR="001A5F30">
        <w:rPr>
          <w:rFonts w:ascii="Times New Roman" w:hAnsi="Times New Roman" w:cs="Times New Roman"/>
          <w:sz w:val="24"/>
          <w:szCs w:val="28"/>
        </w:rPr>
        <w:t xml:space="preserve">for </w:t>
      </w:r>
      <w:r w:rsidR="006D5CF8" w:rsidRPr="00F63465">
        <w:rPr>
          <w:rFonts w:ascii="Times New Roman" w:hAnsi="Times New Roman" w:cs="Times New Roman"/>
          <w:sz w:val="24"/>
          <w:szCs w:val="28"/>
        </w:rPr>
        <w:t xml:space="preserve">each </w:t>
      </w:r>
      <w:r w:rsidR="006519AB">
        <w:rPr>
          <w:rFonts w:ascii="Times New Roman" w:hAnsi="Times New Roman" w:cs="Times New Roman"/>
          <w:sz w:val="24"/>
          <w:szCs w:val="28"/>
        </w:rPr>
        <w:t xml:space="preserve">non-dominated </w:t>
      </w:r>
      <w:r w:rsidR="005903A9">
        <w:rPr>
          <w:rFonts w:ascii="Times New Roman" w:hAnsi="Times New Roman" w:cs="Times New Roman"/>
          <w:sz w:val="24"/>
          <w:szCs w:val="24"/>
        </w:rPr>
        <w:t>signal control plan</w:t>
      </w:r>
      <w:r w:rsidR="00E627A9">
        <w:rPr>
          <w:rFonts w:ascii="Times New Roman" w:hAnsi="Times New Roman" w:cs="Times New Roman"/>
          <w:sz w:val="24"/>
          <w:szCs w:val="28"/>
        </w:rPr>
        <w:t xml:space="preserve"> </w:t>
      </w:r>
      <w:r w:rsidR="00632C2C">
        <w:rPr>
          <w:rFonts w:ascii="Times New Roman" w:hAnsi="Times New Roman" w:cs="Times New Roman"/>
          <w:sz w:val="24"/>
          <w:szCs w:val="28"/>
        </w:rPr>
        <w:t xml:space="preserve">are </w:t>
      </w:r>
      <w:r w:rsidR="0021518F">
        <w:rPr>
          <w:rFonts w:ascii="Times New Roman" w:hAnsi="Times New Roman" w:cs="Times New Roman"/>
          <w:sz w:val="24"/>
          <w:szCs w:val="28"/>
        </w:rPr>
        <w:t xml:space="preserve">smaller than </w:t>
      </w:r>
      <w:r w:rsidR="00022C1A">
        <w:rPr>
          <w:rFonts w:ascii="Times New Roman" w:hAnsi="Times New Roman" w:cs="Times New Roman"/>
          <w:sz w:val="24"/>
          <w:szCs w:val="28"/>
        </w:rPr>
        <w:t xml:space="preserve">those for </w:t>
      </w:r>
      <w:r w:rsidR="008720D2" w:rsidRPr="00616777">
        <w:rPr>
          <w:rFonts w:ascii="Times New Roman" w:hAnsi="Times New Roman" w:cs="Times New Roman"/>
          <w:sz w:val="24"/>
          <w:szCs w:val="24"/>
        </w:rPr>
        <w:t xml:space="preserve">the field-implemented </w:t>
      </w:r>
      <w:r w:rsidR="00304736">
        <w:rPr>
          <w:rFonts w:ascii="Times New Roman" w:hAnsi="Times New Roman" w:cs="Times New Roman"/>
          <w:sz w:val="24"/>
          <w:szCs w:val="24"/>
        </w:rPr>
        <w:t>one</w:t>
      </w:r>
      <w:r w:rsidR="004269F3">
        <w:rPr>
          <w:rFonts w:ascii="Times New Roman" w:hAnsi="Times New Roman" w:cs="Times New Roman"/>
          <w:sz w:val="24"/>
          <w:szCs w:val="24"/>
        </w:rPr>
        <w:t xml:space="preserve">. </w:t>
      </w:r>
      <w:r w:rsidR="002A3E4F">
        <w:rPr>
          <w:rFonts w:ascii="Times New Roman" w:hAnsi="Times New Roman" w:cs="Times New Roman"/>
          <w:sz w:val="24"/>
          <w:szCs w:val="24"/>
        </w:rPr>
        <w:t xml:space="preserve">This </w:t>
      </w:r>
      <w:r w:rsidR="00B617F9">
        <w:rPr>
          <w:rFonts w:ascii="Times New Roman" w:hAnsi="Times New Roman" w:cs="Times New Roman"/>
          <w:sz w:val="24"/>
          <w:szCs w:val="24"/>
        </w:rPr>
        <w:t xml:space="preserve">in fact </w:t>
      </w:r>
      <w:r w:rsidR="002A3E4F" w:rsidRPr="00CC779A">
        <w:rPr>
          <w:rFonts w:ascii="Times New Roman" w:hAnsi="Times New Roman" w:cs="Times New Roman"/>
          <w:sz w:val="24"/>
          <w:szCs w:val="24"/>
        </w:rPr>
        <w:t xml:space="preserve">validates the </w:t>
      </w:r>
      <w:r w:rsidR="00B617F9">
        <w:rPr>
          <w:rFonts w:ascii="Times New Roman" w:hAnsi="Times New Roman" w:cs="Times New Roman"/>
          <w:sz w:val="24"/>
          <w:szCs w:val="24"/>
        </w:rPr>
        <w:t>e</w:t>
      </w:r>
      <w:r w:rsidR="00BE4B2F">
        <w:rPr>
          <w:rFonts w:ascii="Times New Roman" w:hAnsi="Times New Roman" w:cs="Times New Roman"/>
          <w:sz w:val="24"/>
          <w:szCs w:val="24"/>
        </w:rPr>
        <w:t>ffectiveness</w:t>
      </w:r>
      <w:r w:rsidR="002A3E4F" w:rsidRPr="00CC779A">
        <w:rPr>
          <w:rFonts w:ascii="Times New Roman" w:hAnsi="Times New Roman" w:cs="Times New Roman"/>
          <w:sz w:val="24"/>
          <w:szCs w:val="24"/>
        </w:rPr>
        <w:t xml:space="preserve"> of </w:t>
      </w:r>
      <w:r w:rsidR="002A3E4F" w:rsidRPr="00F67380">
        <w:rPr>
          <w:rFonts w:ascii="Times New Roman" w:hAnsi="Times New Roman" w:cs="Times New Roman"/>
          <w:sz w:val="24"/>
          <w:szCs w:val="24"/>
        </w:rPr>
        <w:t>GPR-KG</w:t>
      </w:r>
      <w:r w:rsidR="002A3E4F">
        <w:rPr>
          <w:rFonts w:ascii="Times New Roman" w:hAnsi="Times New Roman" w:cs="Times New Roman"/>
          <w:sz w:val="24"/>
          <w:szCs w:val="24"/>
        </w:rPr>
        <w:t xml:space="preserve"> in </w:t>
      </w:r>
      <w:r w:rsidR="00B617F9">
        <w:rPr>
          <w:rFonts w:ascii="Times New Roman" w:hAnsi="Times New Roman" w:cs="Times New Roman"/>
          <w:sz w:val="24"/>
          <w:szCs w:val="24"/>
        </w:rPr>
        <w:t>so</w:t>
      </w:r>
      <w:r w:rsidR="009160A1">
        <w:rPr>
          <w:rFonts w:ascii="Times New Roman" w:hAnsi="Times New Roman" w:cs="Times New Roman"/>
          <w:sz w:val="24"/>
          <w:szCs w:val="24"/>
        </w:rPr>
        <w:t>lving</w:t>
      </w:r>
      <w:r w:rsidR="002A3E4F">
        <w:rPr>
          <w:rFonts w:ascii="Times New Roman" w:hAnsi="Times New Roman" w:cs="Times New Roman"/>
          <w:sz w:val="24"/>
          <w:szCs w:val="24"/>
        </w:rPr>
        <w:t xml:space="preserve"> the NSTPU problem</w:t>
      </w:r>
      <w:r w:rsidR="002A3E4F" w:rsidRPr="00F67380">
        <w:rPr>
          <w:rFonts w:ascii="Times New Roman" w:hAnsi="Times New Roman" w:cs="Times New Roman"/>
          <w:sz w:val="24"/>
          <w:szCs w:val="24"/>
        </w:rPr>
        <w:t>.</w:t>
      </w:r>
      <w:r w:rsidR="00786965">
        <w:rPr>
          <w:rFonts w:ascii="Times New Roman" w:hAnsi="Times New Roman" w:cs="Times New Roman"/>
          <w:sz w:val="24"/>
          <w:szCs w:val="24"/>
        </w:rPr>
        <w:t xml:space="preserve"> </w:t>
      </w:r>
      <w:commentRangeStart w:id="449"/>
      <w:r w:rsidR="00B617F9">
        <w:rPr>
          <w:rFonts w:ascii="Times New Roman" w:hAnsi="Times New Roman" w:cs="Times New Roman"/>
          <w:sz w:val="24"/>
          <w:szCs w:val="24"/>
        </w:rPr>
        <w:t>M</w:t>
      </w:r>
      <w:r w:rsidR="00CE361E">
        <w:rPr>
          <w:rFonts w:ascii="Times New Roman" w:hAnsi="Times New Roman" w:cs="Times New Roman"/>
          <w:sz w:val="24"/>
          <w:szCs w:val="24"/>
        </w:rPr>
        <w:t xml:space="preserve">oreover,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o1</m:t>
            </m:r>
          </m:sub>
        </m:sSub>
      </m:oMath>
      <w:r w:rsidR="00CE361E">
        <w:rPr>
          <w:rFonts w:ascii="Times New Roman" w:hAnsi="Times New Roman" w:cs="Times New Roman"/>
          <w:iCs/>
          <w:sz w:val="24"/>
          <w:szCs w:val="24"/>
        </w:rPr>
        <w:t xml:space="preserve"> to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o3</m:t>
            </m:r>
          </m:sub>
        </m:sSub>
      </m:oMath>
      <w:r w:rsidR="00BD08AA">
        <w:rPr>
          <w:rFonts w:ascii="Times New Roman" w:hAnsi="Times New Roman" w:cs="Times New Roman"/>
          <w:iCs/>
          <w:sz w:val="24"/>
          <w:szCs w:val="24"/>
        </w:rPr>
        <w:t xml:space="preserve"> </w:t>
      </w:r>
      <w:r w:rsidR="00CE361E" w:rsidRPr="00CC779A">
        <w:rPr>
          <w:rFonts w:ascii="Times New Roman" w:hAnsi="Times New Roman" w:cs="Times New Roman"/>
          <w:sz w:val="24"/>
          <w:szCs w:val="24"/>
        </w:rPr>
        <w:t>outperfor</w:t>
      </w:r>
      <w:r w:rsidR="00CE361E">
        <w:rPr>
          <w:rFonts w:ascii="Times New Roman" w:hAnsi="Times New Roman" w:cs="Times New Roman"/>
          <w:sz w:val="24"/>
          <w:szCs w:val="24"/>
        </w:rPr>
        <w:t xml:space="preserve">m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c1</m:t>
            </m:r>
          </m:sub>
        </m:sSub>
      </m:oMath>
      <w:r w:rsidR="00CE361E">
        <w:rPr>
          <w:rFonts w:ascii="Times New Roman" w:hAnsi="Times New Roman" w:cs="Times New Roman"/>
          <w:sz w:val="24"/>
          <w:szCs w:val="24"/>
        </w:rPr>
        <w:t xml:space="preserve"> t</w:t>
      </w:r>
      <w:r w:rsidR="0098723C">
        <w:rPr>
          <w:rFonts w:ascii="Times New Roman" w:hAnsi="Times New Roman" w:cs="Times New Roman"/>
          <w:sz w:val="24"/>
          <w:szCs w:val="24"/>
        </w:rPr>
        <w:t xml:space="preserve">o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c3</m:t>
            </m:r>
          </m:sub>
        </m:sSub>
      </m:oMath>
      <w:r w:rsidR="0098723C">
        <w:rPr>
          <w:rFonts w:ascii="Times New Roman" w:hAnsi="Times New Roman" w:cs="Times New Roman"/>
          <w:iCs/>
          <w:sz w:val="24"/>
          <w:szCs w:val="24"/>
        </w:rPr>
        <w:t xml:space="preserve"> </w:t>
      </w:r>
      <w:r w:rsidR="00CE361E">
        <w:rPr>
          <w:rFonts w:ascii="Times New Roman" w:hAnsi="Times New Roman" w:cs="Times New Roman"/>
          <w:iCs/>
          <w:sz w:val="24"/>
          <w:szCs w:val="24"/>
        </w:rPr>
        <w:t xml:space="preserve">in terms of </w:t>
      </w:r>
      <w:r w:rsidR="00CE361E" w:rsidRPr="009D5BBD">
        <w:rPr>
          <w:rFonts w:ascii="Times New Roman" w:eastAsia="宋体" w:hAnsi="Times New Roman" w:cs="Times New Roman"/>
          <w:i/>
          <w:iCs/>
          <w:sz w:val="24"/>
          <w:szCs w:val="24"/>
        </w:rPr>
        <w:t>D</w:t>
      </w:r>
      <w:r w:rsidR="00CE361E">
        <w:rPr>
          <w:rFonts w:ascii="Times New Roman" w:eastAsia="宋体" w:hAnsi="Times New Roman" w:cs="Times New Roman"/>
          <w:sz w:val="24"/>
          <w:szCs w:val="24"/>
        </w:rPr>
        <w:t xml:space="preserve">, </w:t>
      </w:r>
      <w:r w:rsidR="00CE361E" w:rsidRPr="009D5BBD">
        <w:rPr>
          <w:rFonts w:ascii="Times New Roman" w:eastAsia="宋体" w:hAnsi="Times New Roman" w:cs="Times New Roman"/>
          <w:i/>
          <w:iCs/>
          <w:sz w:val="24"/>
          <w:szCs w:val="24"/>
        </w:rPr>
        <w:t>A</w:t>
      </w:r>
      <w:r w:rsidR="00CE361E">
        <w:rPr>
          <w:rFonts w:ascii="Times New Roman" w:eastAsia="宋体" w:hAnsi="Times New Roman" w:cs="Times New Roman"/>
          <w:sz w:val="24"/>
          <w:szCs w:val="24"/>
        </w:rPr>
        <w:t xml:space="preserve"> and </w:t>
      </w:r>
      <w:r w:rsidR="00CE361E" w:rsidRPr="009D5BBD">
        <w:rPr>
          <w:rFonts w:ascii="Times New Roman" w:eastAsia="宋体" w:hAnsi="Times New Roman" w:cs="Times New Roman"/>
          <w:i/>
          <w:iCs/>
          <w:sz w:val="24"/>
          <w:szCs w:val="24"/>
        </w:rPr>
        <w:t>E</w:t>
      </w:r>
      <w:r w:rsidR="00C55414">
        <w:rPr>
          <w:rFonts w:ascii="Times New Roman" w:eastAsia="宋体" w:hAnsi="Times New Roman" w:cs="Times New Roman"/>
          <w:sz w:val="24"/>
          <w:szCs w:val="24"/>
        </w:rPr>
        <w:t xml:space="preserve">, </w:t>
      </w:r>
      <w:commentRangeEnd w:id="449"/>
      <w:r w:rsidR="00B32F6D">
        <w:rPr>
          <w:rStyle w:val="afd"/>
        </w:rPr>
        <w:commentReference w:id="449"/>
      </w:r>
      <w:r w:rsidR="00C55414">
        <w:rPr>
          <w:rFonts w:ascii="Times New Roman" w:eastAsia="宋体" w:hAnsi="Times New Roman" w:cs="Times New Roman"/>
          <w:sz w:val="24"/>
          <w:szCs w:val="24"/>
        </w:rPr>
        <w:t xml:space="preserve">which means </w:t>
      </w:r>
      <w:r w:rsidR="00306867">
        <w:rPr>
          <w:rFonts w:ascii="Times New Roman" w:eastAsia="宋体" w:hAnsi="Times New Roman" w:cs="Times New Roman"/>
          <w:sz w:val="24"/>
          <w:szCs w:val="24"/>
        </w:rPr>
        <w:t xml:space="preserve">the </w:t>
      </w:r>
      <w:r w:rsidR="00306867" w:rsidRPr="0012155C">
        <w:rPr>
          <w:rFonts w:ascii="Times New Roman" w:hAnsi="Times New Roman" w:cs="Times New Roman"/>
          <w:sz w:val="24"/>
          <w:szCs w:val="28"/>
        </w:rPr>
        <w:t>final posterior parametric belie</w:t>
      </w:r>
      <w:r w:rsidR="00306867">
        <w:rPr>
          <w:rFonts w:ascii="Times New Roman" w:hAnsi="Times New Roman" w:cs="Times New Roman"/>
          <w:sz w:val="24"/>
          <w:szCs w:val="28"/>
        </w:rPr>
        <w:t>f models are accurate e</w:t>
      </w:r>
      <w:r w:rsidR="0098723C">
        <w:rPr>
          <w:rFonts w:ascii="Times New Roman" w:hAnsi="Times New Roman" w:cs="Times New Roman"/>
          <w:sz w:val="24"/>
          <w:szCs w:val="28"/>
        </w:rPr>
        <w:t xml:space="preserve">nough to generate the </w:t>
      </w:r>
      <w:r w:rsidR="0098723C" w:rsidRPr="0098723C">
        <w:rPr>
          <w:rFonts w:ascii="Times New Roman" w:hAnsi="Times New Roman" w:cs="Times New Roman"/>
          <w:sz w:val="24"/>
          <w:szCs w:val="28"/>
        </w:rPr>
        <w:t>well-perform</w:t>
      </w:r>
      <w:r w:rsidR="00467C95">
        <w:rPr>
          <w:rFonts w:ascii="Times New Roman" w:hAnsi="Times New Roman" w:cs="Times New Roman"/>
          <w:sz w:val="24"/>
          <w:szCs w:val="28"/>
        </w:rPr>
        <w:t>ed s</w:t>
      </w:r>
      <w:r w:rsidR="00165029">
        <w:rPr>
          <w:rFonts w:ascii="Times New Roman" w:hAnsi="Times New Roman" w:cs="Times New Roman"/>
          <w:sz w:val="24"/>
          <w:szCs w:val="28"/>
        </w:rPr>
        <w:t>olutions. From Fig</w:t>
      </w:r>
      <w:r w:rsidR="00AE18B9">
        <w:rPr>
          <w:rFonts w:ascii="Times New Roman" w:hAnsi="Times New Roman" w:cs="Times New Roman"/>
          <w:sz w:val="24"/>
          <w:szCs w:val="28"/>
        </w:rPr>
        <w:t xml:space="preserve">. </w:t>
      </w:r>
      <w:r w:rsidR="00165029">
        <w:rPr>
          <w:rFonts w:ascii="Times New Roman" w:hAnsi="Times New Roman" w:cs="Times New Roman"/>
          <w:sz w:val="24"/>
          <w:szCs w:val="28"/>
        </w:rPr>
        <w:t xml:space="preserve">9, </w:t>
      </w:r>
      <w:commentRangeStart w:id="450"/>
      <w:r w:rsidR="00165029">
        <w:rPr>
          <w:rFonts w:ascii="Times New Roman" w:hAnsi="Times New Roman" w:cs="Times New Roman"/>
          <w:sz w:val="24"/>
          <w:szCs w:val="28"/>
        </w:rPr>
        <w:t>s</w:t>
      </w:r>
      <w:r w:rsidR="00EF78A2">
        <w:rPr>
          <w:rFonts w:ascii="Times New Roman" w:hAnsi="Times New Roman" w:cs="Times New Roman"/>
          <w:sz w:val="24"/>
          <w:szCs w:val="28"/>
        </w:rPr>
        <w:t>imilar con</w:t>
      </w:r>
      <w:r w:rsidR="00165029">
        <w:rPr>
          <w:rFonts w:ascii="Times New Roman" w:hAnsi="Times New Roman" w:cs="Times New Roman"/>
          <w:sz w:val="24"/>
          <w:szCs w:val="28"/>
        </w:rPr>
        <w:t>clusion</w:t>
      </w:r>
      <w:r w:rsidR="001D63E9">
        <w:rPr>
          <w:rFonts w:ascii="Times New Roman" w:hAnsi="Times New Roman" w:cs="Times New Roman"/>
          <w:sz w:val="24"/>
          <w:szCs w:val="28"/>
        </w:rPr>
        <w:t xml:space="preserve">s can also </w:t>
      </w:r>
      <w:r w:rsidR="00165029">
        <w:rPr>
          <w:rFonts w:ascii="Times New Roman" w:hAnsi="Times New Roman" w:cs="Times New Roman"/>
          <w:sz w:val="24"/>
          <w:szCs w:val="28"/>
        </w:rPr>
        <w:t>be foun</w:t>
      </w:r>
      <w:r w:rsidR="008C127B">
        <w:rPr>
          <w:rFonts w:ascii="Times New Roman" w:hAnsi="Times New Roman" w:cs="Times New Roman"/>
          <w:sz w:val="24"/>
          <w:szCs w:val="28"/>
        </w:rPr>
        <w:t>d</w:t>
      </w:r>
      <w:commentRangeEnd w:id="450"/>
      <w:r w:rsidR="00AE18B9">
        <w:rPr>
          <w:rStyle w:val="afd"/>
        </w:rPr>
        <w:commentReference w:id="450"/>
      </w:r>
      <w:r w:rsidR="008C127B">
        <w:rPr>
          <w:rFonts w:ascii="Times New Roman" w:hAnsi="Times New Roman" w:cs="Times New Roman"/>
          <w:sz w:val="24"/>
          <w:szCs w:val="28"/>
        </w:rPr>
        <w:t xml:space="preserve"> </w:t>
      </w:r>
      <w:r w:rsidR="00165029">
        <w:rPr>
          <w:rFonts w:ascii="Times New Roman" w:hAnsi="Times New Roman" w:cs="Times New Roman"/>
          <w:sz w:val="24"/>
          <w:szCs w:val="28"/>
        </w:rPr>
        <w:t>a</w:t>
      </w:r>
      <w:r w:rsidR="008C127B">
        <w:rPr>
          <w:rFonts w:ascii="Times New Roman" w:hAnsi="Times New Roman" w:cs="Times New Roman"/>
          <w:sz w:val="24"/>
          <w:szCs w:val="28"/>
        </w:rPr>
        <w:t xml:space="preserve">nd </w:t>
      </w:r>
      <w:r w:rsidR="00165029">
        <w:rPr>
          <w:rFonts w:ascii="Times New Roman" w:hAnsi="Times New Roman" w:cs="Times New Roman"/>
          <w:sz w:val="24"/>
          <w:szCs w:val="28"/>
        </w:rPr>
        <w:t>o</w:t>
      </w:r>
      <w:r w:rsidR="00C129E1">
        <w:rPr>
          <w:rFonts w:ascii="Times New Roman" w:hAnsi="Times New Roman" w:cs="Times New Roman"/>
          <w:sz w:val="24"/>
          <w:szCs w:val="28"/>
        </w:rPr>
        <w:t xml:space="preserve">nly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o1</m:t>
            </m:r>
          </m:sub>
        </m:sSub>
      </m:oMath>
      <w:r w:rsidR="00C129E1">
        <w:rPr>
          <w:rFonts w:ascii="Times New Roman" w:hAnsi="Times New Roman" w:cs="Times New Roman"/>
          <w:sz w:val="24"/>
          <w:szCs w:val="24"/>
        </w:rPr>
        <w:t xml:space="preserve"> </w:t>
      </w:r>
      <w:r w:rsidR="00165029">
        <w:rPr>
          <w:rFonts w:ascii="Times New Roman" w:hAnsi="Times New Roman" w:cs="Times New Roman"/>
          <w:sz w:val="24"/>
          <w:szCs w:val="24"/>
        </w:rPr>
        <w:t>t</w:t>
      </w:r>
      <w:r w:rsidR="00C129E1">
        <w:rPr>
          <w:rFonts w:ascii="Times New Roman" w:hAnsi="Times New Roman" w:cs="Times New Roman"/>
          <w:sz w:val="24"/>
          <w:szCs w:val="24"/>
        </w:rPr>
        <w:t xml:space="preserve">o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o3</m:t>
            </m:r>
          </m:sub>
        </m:sSub>
      </m:oMath>
      <w:r w:rsidR="00BC1B6E">
        <w:rPr>
          <w:rFonts w:ascii="Times New Roman" w:hAnsi="Times New Roman" w:cs="Times New Roman"/>
          <w:iCs/>
          <w:sz w:val="24"/>
          <w:szCs w:val="24"/>
        </w:rPr>
        <w:t xml:space="preserve"> are able to </w:t>
      </w:r>
      <w:r w:rsidR="00C129E1">
        <w:rPr>
          <w:rFonts w:ascii="Times New Roman" w:hAnsi="Times New Roman" w:cs="Times New Roman"/>
          <w:iCs/>
          <w:sz w:val="24"/>
          <w:szCs w:val="24"/>
        </w:rPr>
        <w:t>comply with the probabilistic constraint.</w:t>
      </w:r>
    </w:p>
    <w:p w14:paraId="2A53C7C4" w14:textId="6CD4D54A" w:rsidR="00D5485B" w:rsidRPr="0049768B" w:rsidRDefault="00D5485B" w:rsidP="007F5B20">
      <w:pPr>
        <w:adjustRightInd w:val="0"/>
        <w:snapToGrid w:val="0"/>
        <w:rPr>
          <w:rFonts w:ascii="Times New Roman" w:hAnsi="Times New Roman" w:cs="Times New Roman"/>
          <w:sz w:val="24"/>
          <w:szCs w:val="24"/>
        </w:rPr>
      </w:pPr>
    </w:p>
    <w:p w14:paraId="2EB490D2" w14:textId="0E2AB417" w:rsidR="00A8081A" w:rsidRPr="004F3AF3" w:rsidRDefault="00171C5E" w:rsidP="007F5B20">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In addition, </w:t>
      </w:r>
      <w:r w:rsidR="00124C15">
        <w:rPr>
          <w:rFonts w:ascii="Times New Roman" w:hAnsi="Times New Roman" w:cs="Times New Roman"/>
          <w:sz w:val="24"/>
          <w:szCs w:val="24"/>
        </w:rPr>
        <w:t>more</w:t>
      </w:r>
      <w:r w:rsidR="00645D18">
        <w:rPr>
          <w:rFonts w:ascii="Times New Roman" w:hAnsi="Times New Roman" w:cs="Times New Roman"/>
          <w:sz w:val="24"/>
          <w:szCs w:val="24"/>
        </w:rPr>
        <w:t xml:space="preserve"> detailed </w:t>
      </w:r>
      <w:r w:rsidR="0072443B">
        <w:rPr>
          <w:rFonts w:ascii="Times New Roman" w:hAnsi="Times New Roman" w:cs="Times New Roman"/>
          <w:sz w:val="24"/>
          <w:szCs w:val="24"/>
        </w:rPr>
        <w:t>comparison</w:t>
      </w:r>
      <w:del w:id="451" w:author="Zhen Tan" w:date="2022-10-08T18:14:00Z">
        <w:r w:rsidR="0072443B" w:rsidDel="00CF5082">
          <w:rPr>
            <w:rFonts w:ascii="Times New Roman" w:hAnsi="Times New Roman" w:cs="Times New Roman"/>
            <w:sz w:val="24"/>
            <w:szCs w:val="24"/>
          </w:rPr>
          <w:delText xml:space="preserve"> </w:delText>
        </w:r>
        <w:r w:rsidR="00124C15" w:rsidDel="00CF5082">
          <w:rPr>
            <w:rFonts w:ascii="Times New Roman" w:hAnsi="Times New Roman" w:cs="Times New Roman"/>
            <w:sz w:val="24"/>
            <w:szCs w:val="24"/>
          </w:rPr>
          <w:delText>results</w:delText>
        </w:r>
      </w:del>
      <w:ins w:id="452" w:author="Zhen Tan" w:date="2022-10-08T18:14:00Z">
        <w:r w:rsidR="00CF5082">
          <w:rPr>
            <w:rFonts w:ascii="Times New Roman" w:hAnsi="Times New Roman" w:cs="Times New Roman"/>
            <w:sz w:val="24"/>
            <w:szCs w:val="24"/>
          </w:rPr>
          <w:t>s</w:t>
        </w:r>
      </w:ins>
      <w:r w:rsidR="00124C15">
        <w:rPr>
          <w:rFonts w:ascii="Times New Roman" w:hAnsi="Times New Roman" w:cs="Times New Roman"/>
          <w:sz w:val="24"/>
          <w:szCs w:val="24"/>
        </w:rPr>
        <w:t xml:space="preserve"> of </w:t>
      </w:r>
      <w:r w:rsidR="00124C15" w:rsidRPr="00A83AE2">
        <w:rPr>
          <w:rFonts w:ascii="Times New Roman" w:hAnsi="Times New Roman" w:cs="Times New Roman"/>
          <w:sz w:val="24"/>
          <w:szCs w:val="24"/>
          <w:highlight w:val="magenta"/>
          <w:rPrChange w:id="453" w:author="Zhen Tan" w:date="2022-10-08T15:33:00Z">
            <w:rPr>
              <w:rFonts w:ascii="Times New Roman" w:hAnsi="Times New Roman" w:cs="Times New Roman"/>
              <w:sz w:val="24"/>
              <w:szCs w:val="24"/>
            </w:rPr>
          </w:rPrChange>
        </w:rPr>
        <w:t>eight</w:t>
      </w:r>
      <w:r w:rsidR="00124C15">
        <w:rPr>
          <w:rFonts w:ascii="Times New Roman" w:hAnsi="Times New Roman" w:cs="Times New Roman"/>
          <w:sz w:val="24"/>
          <w:szCs w:val="24"/>
        </w:rPr>
        <w:t xml:space="preserve"> non-dominated signal control plans are </w:t>
      </w:r>
      <w:r w:rsidR="0072443B">
        <w:rPr>
          <w:rFonts w:ascii="Times New Roman" w:hAnsi="Times New Roman" w:cs="Times New Roman"/>
          <w:sz w:val="24"/>
          <w:szCs w:val="24"/>
        </w:rPr>
        <w:t xml:space="preserve">given in </w:t>
      </w:r>
      <w:r w:rsidR="007206C1">
        <w:rPr>
          <w:rFonts w:ascii="Times New Roman" w:hAnsi="Times New Roman" w:cs="Times New Roman"/>
          <w:sz w:val="24"/>
          <w:szCs w:val="24"/>
        </w:rPr>
        <w:t>T</w:t>
      </w:r>
      <w:r w:rsidR="0072443B">
        <w:rPr>
          <w:rFonts w:ascii="Times New Roman" w:hAnsi="Times New Roman" w:cs="Times New Roman"/>
          <w:sz w:val="24"/>
          <w:szCs w:val="24"/>
        </w:rPr>
        <w:t>able 3</w:t>
      </w:r>
      <w:r w:rsidR="002B20BC">
        <w:rPr>
          <w:rFonts w:ascii="Times New Roman" w:hAnsi="Times New Roman" w:cs="Times New Roman"/>
          <w:sz w:val="24"/>
          <w:szCs w:val="24"/>
        </w:rPr>
        <w:t>.</w:t>
      </w:r>
      <w:r w:rsidR="00AA23AC">
        <w:rPr>
          <w:rFonts w:ascii="Times New Roman" w:hAnsi="Times New Roman" w:cs="Times New Roman"/>
          <w:sz w:val="24"/>
          <w:szCs w:val="24"/>
        </w:rPr>
        <w:t xml:space="preserve"> </w:t>
      </w:r>
      <w:r w:rsidR="00124C15">
        <w:rPr>
          <w:rFonts w:ascii="Times New Roman" w:hAnsi="Times New Roman" w:cs="Times New Roman"/>
          <w:sz w:val="24"/>
          <w:szCs w:val="24"/>
        </w:rPr>
        <w:t xml:space="preserve">Obviously,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o1</m:t>
            </m:r>
          </m:sub>
        </m:sSub>
      </m:oMath>
      <w:r w:rsidR="00124C15">
        <w:rPr>
          <w:rFonts w:ascii="Times New Roman" w:hAnsi="Times New Roman" w:cs="Times New Roman"/>
          <w:sz w:val="24"/>
          <w:szCs w:val="24"/>
        </w:rPr>
        <w:t xml:space="preserve"> to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o3</m:t>
            </m:r>
          </m:sub>
        </m:sSub>
      </m:oMath>
      <w:r w:rsidR="00367CB2">
        <w:rPr>
          <w:rFonts w:ascii="Times New Roman" w:hAnsi="Times New Roman" w:cs="Times New Roman"/>
          <w:sz w:val="24"/>
          <w:szCs w:val="24"/>
        </w:rPr>
        <w:t xml:space="preserve"> i</w:t>
      </w:r>
      <w:r w:rsidR="00124C15">
        <w:rPr>
          <w:rFonts w:ascii="Times New Roman" w:hAnsi="Times New Roman" w:cs="Times New Roman"/>
          <w:sz w:val="24"/>
          <w:szCs w:val="24"/>
        </w:rPr>
        <w:t>mprove</w:t>
      </w:r>
      <w:r w:rsidR="00EA7D09" w:rsidRPr="004F3AF3">
        <w:rPr>
          <w:rFonts w:ascii="Times New Roman" w:hAnsi="Times New Roman" w:cs="Times New Roman"/>
          <w:sz w:val="24"/>
          <w:szCs w:val="24"/>
        </w:rPr>
        <w:t xml:space="preserve"> </w:t>
      </w:r>
      <m:oMath>
        <m:acc>
          <m:accPr>
            <m:chr m:val="̅"/>
            <m:ctrlPr>
              <w:rPr>
                <w:rFonts w:ascii="Cambria Math" w:hAnsi="Cambria Math" w:cs="Times New Roman"/>
                <w:i/>
                <w:iCs/>
                <w:sz w:val="24"/>
                <w:szCs w:val="28"/>
              </w:rPr>
            </m:ctrlPr>
          </m:accPr>
          <m:e>
            <m:r>
              <w:rPr>
                <w:rFonts w:ascii="Cambria Math" w:hAnsi="Cambria Math" w:cs="Times New Roman" w:hint="eastAsia"/>
                <w:sz w:val="24"/>
                <w:szCs w:val="28"/>
              </w:rPr>
              <m:t>D</m:t>
            </m:r>
          </m:e>
        </m:acc>
      </m:oMath>
      <w:r w:rsidR="00A770F6" w:rsidRPr="0026038C">
        <w:rPr>
          <w:rFonts w:ascii="Times New Roman" w:hAnsi="Times New Roman" w:cs="Times New Roman" w:hint="eastAsia"/>
          <w:i/>
          <w:iCs/>
          <w:sz w:val="24"/>
          <w:szCs w:val="28"/>
        </w:rPr>
        <w:t>,</w:t>
      </w:r>
      <w:r w:rsidR="00A770F6" w:rsidRPr="0026038C">
        <w:rPr>
          <w:rFonts w:ascii="Times New Roman" w:hAnsi="Times New Roman" w:cs="Times New Roman"/>
          <w:i/>
          <w:iCs/>
          <w:sz w:val="24"/>
          <w:szCs w:val="28"/>
        </w:rPr>
        <w:t xml:space="preserve"> </w:t>
      </w:r>
      <m:oMath>
        <m:acc>
          <m:accPr>
            <m:chr m:val="̅"/>
            <m:ctrlPr>
              <w:rPr>
                <w:rFonts w:ascii="Cambria Math" w:hAnsi="Cambria Math" w:cs="Times New Roman"/>
                <w:i/>
                <w:iCs/>
                <w:sz w:val="24"/>
                <w:szCs w:val="28"/>
              </w:rPr>
            </m:ctrlPr>
          </m:accPr>
          <m:e>
            <m:r>
              <w:rPr>
                <w:rFonts w:ascii="Cambria Math" w:hAnsi="Cambria Math" w:cs="Times New Roman"/>
                <w:sz w:val="24"/>
                <w:szCs w:val="28"/>
              </w:rPr>
              <m:t>A</m:t>
            </m:r>
          </m:e>
        </m:acc>
      </m:oMath>
      <w:r w:rsidR="00A770F6" w:rsidRPr="0026038C">
        <w:rPr>
          <w:rFonts w:ascii="Times New Roman" w:hAnsi="Times New Roman" w:cs="Times New Roman"/>
          <w:i/>
          <w:iCs/>
          <w:sz w:val="24"/>
          <w:szCs w:val="28"/>
        </w:rPr>
        <w:t xml:space="preserve"> </w:t>
      </w:r>
      <w:r w:rsidR="00A770F6" w:rsidRPr="00A770F6">
        <w:rPr>
          <w:rFonts w:ascii="Times New Roman" w:hAnsi="Times New Roman" w:cs="Times New Roman"/>
          <w:sz w:val="24"/>
          <w:szCs w:val="28"/>
        </w:rPr>
        <w:t xml:space="preserve">and </w:t>
      </w:r>
      <m:oMath>
        <m:acc>
          <m:accPr>
            <m:chr m:val="̅"/>
            <m:ctrlPr>
              <w:rPr>
                <w:rFonts w:ascii="Cambria Math" w:hAnsi="Cambria Math" w:cs="Times New Roman"/>
                <w:i/>
                <w:iCs/>
                <w:sz w:val="24"/>
                <w:szCs w:val="28"/>
              </w:rPr>
            </m:ctrlPr>
          </m:accPr>
          <m:e>
            <m:r>
              <w:rPr>
                <w:rFonts w:ascii="Cambria Math" w:hAnsi="Cambria Math" w:cs="Times New Roman"/>
                <w:sz w:val="24"/>
                <w:szCs w:val="28"/>
              </w:rPr>
              <m:t>E</m:t>
            </m:r>
          </m:e>
        </m:acc>
      </m:oMath>
      <w:r w:rsidR="00230D3D" w:rsidRPr="004F3AF3">
        <w:rPr>
          <w:rFonts w:ascii="Times New Roman" w:eastAsia="宋体" w:hAnsi="Times New Roman" w:cs="Times New Roman"/>
          <w:i/>
          <w:iCs/>
          <w:sz w:val="24"/>
          <w:szCs w:val="24"/>
        </w:rPr>
        <w:t xml:space="preserve"> </w:t>
      </w:r>
      <w:r w:rsidR="00124C15">
        <w:rPr>
          <w:rFonts w:ascii="Times New Roman" w:eastAsia="宋体" w:hAnsi="Times New Roman" w:cs="Times New Roman"/>
          <w:sz w:val="24"/>
          <w:szCs w:val="24"/>
        </w:rPr>
        <w:t xml:space="preserve">by </w:t>
      </w:r>
      <w:r w:rsidR="003D7172" w:rsidRPr="004F3AF3">
        <w:rPr>
          <w:rFonts w:ascii="Times New Roman" w:eastAsia="宋体" w:hAnsi="Times New Roman" w:cs="Times New Roman"/>
          <w:sz w:val="24"/>
          <w:szCs w:val="24"/>
        </w:rPr>
        <w:t xml:space="preserve">at most </w:t>
      </w:r>
      <w:r w:rsidR="003439BF">
        <w:rPr>
          <w:rFonts w:ascii="Times New Roman" w:hAnsi="Times New Roman"/>
          <w:kern w:val="0"/>
          <w:sz w:val="24"/>
          <w:szCs w:val="24"/>
        </w:rPr>
        <w:t>13.9</w:t>
      </w:r>
      <w:r w:rsidR="00DF4BB3" w:rsidRPr="004F3AF3">
        <w:rPr>
          <w:rFonts w:ascii="Times New Roman" w:hAnsi="Times New Roman"/>
          <w:kern w:val="0"/>
          <w:sz w:val="24"/>
          <w:szCs w:val="24"/>
        </w:rPr>
        <w:t xml:space="preserve">%, </w:t>
      </w:r>
      <w:r w:rsidR="003439BF">
        <w:rPr>
          <w:rFonts w:ascii="Times New Roman" w:hAnsi="Times New Roman"/>
          <w:kern w:val="0"/>
          <w:sz w:val="24"/>
          <w:szCs w:val="24"/>
        </w:rPr>
        <w:t>15.3</w:t>
      </w:r>
      <w:r w:rsidR="00DF4BB3" w:rsidRPr="004F3AF3">
        <w:rPr>
          <w:rFonts w:ascii="Times New Roman" w:hAnsi="Times New Roman"/>
          <w:kern w:val="0"/>
          <w:sz w:val="24"/>
          <w:szCs w:val="24"/>
        </w:rPr>
        <w:t xml:space="preserve">% </w:t>
      </w:r>
      <w:r w:rsidR="00DF4BB3" w:rsidRPr="004F3AF3">
        <w:rPr>
          <w:rFonts w:ascii="Times New Roman" w:hAnsi="Times New Roman" w:hint="eastAsia"/>
          <w:kern w:val="0"/>
          <w:sz w:val="24"/>
          <w:szCs w:val="24"/>
        </w:rPr>
        <w:t>and</w:t>
      </w:r>
      <w:r w:rsidR="00DF4BB3" w:rsidRPr="004F3AF3">
        <w:rPr>
          <w:rFonts w:ascii="Times New Roman" w:hAnsi="Times New Roman"/>
          <w:kern w:val="0"/>
          <w:sz w:val="24"/>
          <w:szCs w:val="24"/>
        </w:rPr>
        <w:t xml:space="preserve"> </w:t>
      </w:r>
      <w:r w:rsidR="003439BF">
        <w:rPr>
          <w:rFonts w:ascii="Times New Roman" w:hAnsi="Times New Roman"/>
          <w:kern w:val="0"/>
          <w:sz w:val="24"/>
          <w:szCs w:val="24"/>
        </w:rPr>
        <w:t>22.8</w:t>
      </w:r>
      <w:r w:rsidR="00DF4BB3" w:rsidRPr="004F3AF3">
        <w:rPr>
          <w:rFonts w:ascii="Times New Roman" w:hAnsi="Times New Roman"/>
          <w:kern w:val="0"/>
          <w:sz w:val="24"/>
          <w:szCs w:val="24"/>
        </w:rPr>
        <w:t>%, respectively</w:t>
      </w:r>
      <w:r w:rsidR="00A14A45" w:rsidRPr="004F3AF3">
        <w:rPr>
          <w:rFonts w:ascii="Times New Roman" w:hAnsi="Times New Roman"/>
          <w:kern w:val="0"/>
          <w:sz w:val="24"/>
          <w:szCs w:val="24"/>
        </w:rPr>
        <w:t xml:space="preserve">, </w:t>
      </w:r>
      <w:r w:rsidR="0048391A">
        <w:rPr>
          <w:rFonts w:ascii="Times New Roman" w:hAnsi="Times New Roman" w:hint="eastAsia"/>
          <w:kern w:val="0"/>
          <w:sz w:val="24"/>
          <w:szCs w:val="24"/>
        </w:rPr>
        <w:t>a</w:t>
      </w:r>
      <w:r w:rsidR="0048391A">
        <w:rPr>
          <w:rFonts w:ascii="Times New Roman" w:hAnsi="Times New Roman"/>
          <w:kern w:val="0"/>
          <w:sz w:val="24"/>
          <w:szCs w:val="24"/>
        </w:rPr>
        <w:t xml:space="preserve">nd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c1</m:t>
            </m:r>
          </m:sub>
        </m:sSub>
      </m:oMath>
      <w:r w:rsidR="00367CB2">
        <w:rPr>
          <w:rFonts w:ascii="Times New Roman" w:hAnsi="Times New Roman" w:cs="Times New Roman"/>
          <w:sz w:val="24"/>
          <w:szCs w:val="24"/>
        </w:rPr>
        <w:t xml:space="preserve"> to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c3</m:t>
            </m:r>
          </m:sub>
        </m:sSub>
      </m:oMath>
      <w:r w:rsidR="00110C94">
        <w:rPr>
          <w:rFonts w:ascii="Times New Roman" w:hAnsi="Times New Roman" w:cs="Times New Roman"/>
          <w:sz w:val="24"/>
          <w:szCs w:val="28"/>
        </w:rPr>
        <w:t xml:space="preserve"> </w:t>
      </w:r>
      <w:r w:rsidR="00367CB2">
        <w:rPr>
          <w:rFonts w:ascii="Times New Roman" w:hAnsi="Times New Roman" w:cs="Times New Roman"/>
          <w:sz w:val="24"/>
          <w:szCs w:val="28"/>
        </w:rPr>
        <w:t xml:space="preserve">improve </w:t>
      </w:r>
      <m:oMath>
        <m:acc>
          <m:accPr>
            <m:chr m:val="̅"/>
            <m:ctrlPr>
              <w:rPr>
                <w:rFonts w:ascii="Cambria Math" w:hAnsi="Cambria Math" w:cs="Times New Roman"/>
                <w:i/>
                <w:iCs/>
                <w:sz w:val="24"/>
                <w:szCs w:val="28"/>
              </w:rPr>
            </m:ctrlPr>
          </m:accPr>
          <m:e>
            <m:r>
              <w:rPr>
                <w:rFonts w:ascii="Cambria Math" w:hAnsi="Cambria Math" w:cs="Times New Roman" w:hint="eastAsia"/>
                <w:sz w:val="24"/>
                <w:szCs w:val="28"/>
              </w:rPr>
              <m:t>D</m:t>
            </m:r>
          </m:e>
        </m:acc>
      </m:oMath>
      <w:r w:rsidR="00401774" w:rsidRPr="0026038C">
        <w:rPr>
          <w:rFonts w:ascii="Times New Roman" w:hAnsi="Times New Roman" w:cs="Times New Roman" w:hint="eastAsia"/>
          <w:i/>
          <w:iCs/>
          <w:sz w:val="24"/>
          <w:szCs w:val="28"/>
        </w:rPr>
        <w:t>,</w:t>
      </w:r>
      <w:r w:rsidR="00401774" w:rsidRPr="0026038C">
        <w:rPr>
          <w:rFonts w:ascii="Times New Roman" w:hAnsi="Times New Roman" w:cs="Times New Roman"/>
          <w:i/>
          <w:iCs/>
          <w:sz w:val="24"/>
          <w:szCs w:val="28"/>
        </w:rPr>
        <w:t xml:space="preserve"> </w:t>
      </w:r>
      <m:oMath>
        <m:acc>
          <m:accPr>
            <m:chr m:val="̅"/>
            <m:ctrlPr>
              <w:rPr>
                <w:rFonts w:ascii="Cambria Math" w:hAnsi="Cambria Math" w:cs="Times New Roman"/>
                <w:i/>
                <w:iCs/>
                <w:sz w:val="24"/>
                <w:szCs w:val="28"/>
              </w:rPr>
            </m:ctrlPr>
          </m:accPr>
          <m:e>
            <m:r>
              <w:rPr>
                <w:rFonts w:ascii="Cambria Math" w:hAnsi="Cambria Math" w:cs="Times New Roman"/>
                <w:sz w:val="24"/>
                <w:szCs w:val="28"/>
              </w:rPr>
              <m:t>A</m:t>
            </m:r>
          </m:e>
        </m:acc>
      </m:oMath>
      <w:r w:rsidR="00401774" w:rsidRPr="0026038C">
        <w:rPr>
          <w:rFonts w:ascii="Times New Roman" w:hAnsi="Times New Roman" w:cs="Times New Roman"/>
          <w:i/>
          <w:iCs/>
          <w:sz w:val="24"/>
          <w:szCs w:val="28"/>
        </w:rPr>
        <w:t xml:space="preserve"> </w:t>
      </w:r>
      <w:r w:rsidR="00401774" w:rsidRPr="00A770F6">
        <w:rPr>
          <w:rFonts w:ascii="Times New Roman" w:hAnsi="Times New Roman" w:cs="Times New Roman"/>
          <w:sz w:val="24"/>
          <w:szCs w:val="28"/>
        </w:rPr>
        <w:t xml:space="preserve">and </w:t>
      </w:r>
      <m:oMath>
        <m:acc>
          <m:accPr>
            <m:chr m:val="̅"/>
            <m:ctrlPr>
              <w:rPr>
                <w:rFonts w:ascii="Cambria Math" w:hAnsi="Cambria Math" w:cs="Times New Roman"/>
                <w:i/>
                <w:iCs/>
                <w:sz w:val="24"/>
                <w:szCs w:val="28"/>
              </w:rPr>
            </m:ctrlPr>
          </m:accPr>
          <m:e>
            <m:r>
              <w:rPr>
                <w:rFonts w:ascii="Cambria Math" w:hAnsi="Cambria Math" w:cs="Times New Roman"/>
                <w:sz w:val="24"/>
                <w:szCs w:val="28"/>
              </w:rPr>
              <m:t>E</m:t>
            </m:r>
          </m:e>
        </m:acc>
      </m:oMath>
      <w:r w:rsidR="00401774">
        <w:rPr>
          <w:rFonts w:ascii="Times New Roman" w:hAnsi="Times New Roman" w:cs="Times New Roman" w:hint="eastAsia"/>
          <w:iCs/>
          <w:sz w:val="24"/>
          <w:szCs w:val="28"/>
        </w:rPr>
        <w:t xml:space="preserve"> </w:t>
      </w:r>
      <w:r w:rsidR="00367CB2">
        <w:rPr>
          <w:rFonts w:ascii="Times New Roman" w:hAnsi="Times New Roman" w:cs="Times New Roman"/>
          <w:iCs/>
          <w:sz w:val="24"/>
          <w:szCs w:val="28"/>
        </w:rPr>
        <w:t xml:space="preserve">by </w:t>
      </w:r>
      <w:r w:rsidR="00110C94">
        <w:rPr>
          <w:rFonts w:ascii="Times New Roman" w:hAnsi="Times New Roman" w:cs="Times New Roman"/>
          <w:sz w:val="24"/>
          <w:szCs w:val="28"/>
        </w:rPr>
        <w:t xml:space="preserve">at most </w:t>
      </w:r>
      <w:r w:rsidR="00467864">
        <w:rPr>
          <w:rFonts w:ascii="Times New Roman" w:hAnsi="Times New Roman"/>
          <w:kern w:val="0"/>
          <w:sz w:val="24"/>
          <w:szCs w:val="24"/>
        </w:rPr>
        <w:t>2.2</w:t>
      </w:r>
      <w:r w:rsidR="0067207B" w:rsidRPr="004F3AF3">
        <w:rPr>
          <w:rFonts w:ascii="Times New Roman" w:hAnsi="Times New Roman"/>
          <w:kern w:val="0"/>
          <w:sz w:val="24"/>
          <w:szCs w:val="24"/>
        </w:rPr>
        <w:t xml:space="preserve">%, </w:t>
      </w:r>
      <w:r w:rsidR="0067207B">
        <w:rPr>
          <w:rFonts w:ascii="Times New Roman" w:hAnsi="Times New Roman"/>
          <w:kern w:val="0"/>
          <w:sz w:val="24"/>
          <w:szCs w:val="24"/>
        </w:rPr>
        <w:t>4.</w:t>
      </w:r>
      <w:r w:rsidR="00CA5FF2">
        <w:rPr>
          <w:rFonts w:ascii="Times New Roman" w:hAnsi="Times New Roman"/>
          <w:kern w:val="0"/>
          <w:sz w:val="24"/>
          <w:szCs w:val="24"/>
        </w:rPr>
        <w:t>7</w:t>
      </w:r>
      <w:r w:rsidR="0067207B" w:rsidRPr="004F3AF3">
        <w:rPr>
          <w:rFonts w:ascii="Times New Roman" w:hAnsi="Times New Roman"/>
          <w:kern w:val="0"/>
          <w:sz w:val="24"/>
          <w:szCs w:val="24"/>
        </w:rPr>
        <w:t xml:space="preserve">% </w:t>
      </w:r>
      <w:r w:rsidR="0067207B" w:rsidRPr="004F3AF3">
        <w:rPr>
          <w:rFonts w:ascii="Times New Roman" w:hAnsi="Times New Roman" w:hint="eastAsia"/>
          <w:kern w:val="0"/>
          <w:sz w:val="24"/>
          <w:szCs w:val="24"/>
        </w:rPr>
        <w:t>and</w:t>
      </w:r>
      <w:r w:rsidR="0067207B" w:rsidRPr="004F3AF3">
        <w:rPr>
          <w:rFonts w:ascii="Times New Roman" w:hAnsi="Times New Roman"/>
          <w:kern w:val="0"/>
          <w:sz w:val="24"/>
          <w:szCs w:val="24"/>
        </w:rPr>
        <w:t xml:space="preserve"> </w:t>
      </w:r>
      <w:r w:rsidR="00467864">
        <w:rPr>
          <w:rFonts w:ascii="Times New Roman" w:hAnsi="Times New Roman"/>
          <w:kern w:val="0"/>
          <w:sz w:val="24"/>
          <w:szCs w:val="24"/>
        </w:rPr>
        <w:t>10.8</w:t>
      </w:r>
      <w:r w:rsidR="0067207B" w:rsidRPr="004F3AF3">
        <w:rPr>
          <w:rFonts w:ascii="Times New Roman" w:hAnsi="Times New Roman"/>
          <w:kern w:val="0"/>
          <w:sz w:val="24"/>
          <w:szCs w:val="24"/>
        </w:rPr>
        <w:t>%, respectively</w:t>
      </w:r>
      <w:r w:rsidR="0067207B">
        <w:rPr>
          <w:rFonts w:ascii="Times New Roman" w:hAnsi="Times New Roman"/>
          <w:kern w:val="0"/>
          <w:sz w:val="24"/>
          <w:szCs w:val="24"/>
        </w:rPr>
        <w:t>.</w:t>
      </w:r>
      <w:r w:rsidR="00205403">
        <w:rPr>
          <w:rFonts w:ascii="Times New Roman" w:hAnsi="Times New Roman"/>
          <w:kern w:val="0"/>
          <w:sz w:val="24"/>
          <w:szCs w:val="24"/>
        </w:rPr>
        <w:t xml:space="preserve"> </w:t>
      </w:r>
      <w:r w:rsidR="00E747C7">
        <w:rPr>
          <w:rFonts w:ascii="Times New Roman" w:hAnsi="Times New Roman"/>
          <w:kern w:val="0"/>
          <w:sz w:val="24"/>
          <w:szCs w:val="24"/>
        </w:rPr>
        <w:t>At the same time</w:t>
      </w:r>
      <w:r w:rsidR="00546151">
        <w:rPr>
          <w:rFonts w:ascii="Times New Roman" w:hAnsi="Times New Roman"/>
          <w:kern w:val="0"/>
          <w:sz w:val="24"/>
          <w:szCs w:val="24"/>
        </w:rPr>
        <w:t xml:space="preserve">, the </w:t>
      </w:r>
      <w:r w:rsidR="00A45231" w:rsidRPr="009D5BBD">
        <w:rPr>
          <w:rFonts w:ascii="Times New Roman" w:eastAsia="宋体" w:hAnsi="Times New Roman" w:cs="Times New Roman"/>
          <w:i/>
          <w:iCs/>
          <w:sz w:val="24"/>
          <w:szCs w:val="24"/>
        </w:rPr>
        <w:t>D</w:t>
      </w:r>
      <w:r w:rsidR="00A45231">
        <w:rPr>
          <w:rFonts w:ascii="Times New Roman" w:eastAsia="宋体" w:hAnsi="Times New Roman" w:cs="Times New Roman"/>
          <w:sz w:val="24"/>
          <w:szCs w:val="24"/>
        </w:rPr>
        <w:t xml:space="preserve">, </w:t>
      </w:r>
      <w:r w:rsidR="00A45231" w:rsidRPr="009D5BBD">
        <w:rPr>
          <w:rFonts w:ascii="Times New Roman" w:eastAsia="宋体" w:hAnsi="Times New Roman" w:cs="Times New Roman"/>
          <w:i/>
          <w:iCs/>
          <w:sz w:val="24"/>
          <w:szCs w:val="24"/>
        </w:rPr>
        <w:t>A</w:t>
      </w:r>
      <w:r w:rsidR="00A45231">
        <w:rPr>
          <w:rFonts w:ascii="Times New Roman" w:eastAsia="宋体" w:hAnsi="Times New Roman" w:cs="Times New Roman"/>
          <w:sz w:val="24"/>
          <w:szCs w:val="24"/>
        </w:rPr>
        <w:t xml:space="preserve"> and </w:t>
      </w:r>
      <w:r w:rsidR="00A45231" w:rsidRPr="009D5BBD">
        <w:rPr>
          <w:rFonts w:ascii="Times New Roman" w:eastAsia="宋体" w:hAnsi="Times New Roman" w:cs="Times New Roman"/>
          <w:i/>
          <w:iCs/>
          <w:sz w:val="24"/>
          <w:szCs w:val="24"/>
        </w:rPr>
        <w:t>E</w:t>
      </w:r>
      <w:r w:rsidR="00A45231">
        <w:rPr>
          <w:rFonts w:ascii="Times New Roman" w:eastAsia="宋体" w:hAnsi="Times New Roman" w:cs="Times New Roman"/>
          <w:sz w:val="24"/>
          <w:szCs w:val="24"/>
        </w:rPr>
        <w:t xml:space="preserve"> </w:t>
      </w:r>
      <w:r w:rsidR="00E747C7">
        <w:rPr>
          <w:rFonts w:ascii="Times New Roman" w:hAnsi="Times New Roman"/>
          <w:kern w:val="0"/>
          <w:sz w:val="24"/>
          <w:szCs w:val="24"/>
        </w:rPr>
        <w:t xml:space="preserve">variances </w:t>
      </w:r>
      <w:r w:rsidR="003B70A4" w:rsidRPr="00F63465">
        <w:rPr>
          <w:rFonts w:ascii="Times New Roman" w:hAnsi="Times New Roman" w:cs="Times New Roman"/>
          <w:sz w:val="24"/>
          <w:szCs w:val="28"/>
        </w:rPr>
        <w:t>for</w:t>
      </w:r>
      <w:r w:rsidR="003B70A4">
        <w:rPr>
          <w:rFonts w:ascii="Times New Roman" w:hAnsi="Times New Roman" w:cs="Times New Roman"/>
          <w:sz w:val="24"/>
          <w:szCs w:val="28"/>
        </w:rPr>
        <w:t xml:space="preserve">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o1</m:t>
            </m:r>
          </m:sub>
        </m:sSub>
      </m:oMath>
      <w:r w:rsidR="00E747C7">
        <w:rPr>
          <w:rFonts w:ascii="Times New Roman" w:hAnsi="Times New Roman" w:cs="Times New Roman"/>
          <w:sz w:val="24"/>
          <w:szCs w:val="24"/>
        </w:rPr>
        <w:t xml:space="preserve"> to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o3</m:t>
            </m:r>
          </m:sub>
        </m:sSub>
      </m:oMath>
      <w:r w:rsidR="007A4F57">
        <w:rPr>
          <w:rFonts w:ascii="Times New Roman" w:hAnsi="Times New Roman" w:cs="Times New Roman"/>
          <w:iCs/>
          <w:sz w:val="24"/>
          <w:szCs w:val="24"/>
        </w:rPr>
        <w:t xml:space="preserve"> </w:t>
      </w:r>
      <w:r w:rsidR="0041065E">
        <w:rPr>
          <w:rFonts w:ascii="Times New Roman" w:hAnsi="Times New Roman" w:cs="Times New Roman"/>
          <w:sz w:val="24"/>
          <w:szCs w:val="28"/>
        </w:rPr>
        <w:t>are</w:t>
      </w:r>
      <w:r w:rsidR="00770533">
        <w:rPr>
          <w:rFonts w:ascii="Times New Roman" w:hAnsi="Times New Roman" w:cs="Times New Roman"/>
          <w:sz w:val="24"/>
          <w:szCs w:val="28"/>
        </w:rPr>
        <w:t xml:space="preserve"> smaller</w:t>
      </w:r>
      <w:r w:rsidR="007A4F57">
        <w:rPr>
          <w:rFonts w:ascii="Times New Roman" w:hAnsi="Times New Roman" w:cs="Times New Roman"/>
          <w:sz w:val="24"/>
          <w:szCs w:val="28"/>
        </w:rPr>
        <w:t xml:space="preserve"> </w:t>
      </w:r>
      <w:r w:rsidR="0041065E">
        <w:rPr>
          <w:rFonts w:ascii="Times New Roman" w:hAnsi="Times New Roman" w:cs="Times New Roman"/>
          <w:sz w:val="24"/>
          <w:szCs w:val="28"/>
        </w:rPr>
        <w:t xml:space="preserve">than </w:t>
      </w:r>
      <w:r w:rsidR="00DA72E0">
        <w:rPr>
          <w:rFonts w:ascii="Times New Roman" w:hAnsi="Times New Roman" w:cs="Times New Roman"/>
          <w:sz w:val="24"/>
          <w:szCs w:val="28"/>
        </w:rPr>
        <w:t>th</w:t>
      </w:r>
      <w:r w:rsidR="00EF5C27">
        <w:rPr>
          <w:rFonts w:ascii="Times New Roman" w:hAnsi="Times New Roman" w:cs="Times New Roman"/>
          <w:sz w:val="24"/>
          <w:szCs w:val="28"/>
        </w:rPr>
        <w:t xml:space="preserve">ose </w:t>
      </w:r>
      <w:r w:rsidR="008D1718">
        <w:rPr>
          <w:rFonts w:ascii="Times New Roman" w:hAnsi="Times New Roman" w:cs="Times New Roman"/>
          <w:sz w:val="24"/>
          <w:szCs w:val="28"/>
        </w:rPr>
        <w:t xml:space="preserve">for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c1</m:t>
            </m:r>
          </m:sub>
        </m:sSub>
      </m:oMath>
      <w:r w:rsidR="00DA72E0">
        <w:rPr>
          <w:rFonts w:ascii="Times New Roman" w:hAnsi="Times New Roman" w:cs="Times New Roman"/>
          <w:sz w:val="24"/>
          <w:szCs w:val="24"/>
        </w:rPr>
        <w:t xml:space="preserve"> to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c3</m:t>
            </m:r>
          </m:sub>
        </m:sSub>
      </m:oMath>
      <w:r w:rsidR="00D947DB">
        <w:rPr>
          <w:rFonts w:ascii="Times New Roman" w:hAnsi="Times New Roman" w:cs="Times New Roman"/>
          <w:sz w:val="24"/>
          <w:szCs w:val="28"/>
        </w:rPr>
        <w:t xml:space="preserve">. </w:t>
      </w:r>
      <w:r w:rsidR="001E23AF">
        <w:rPr>
          <w:rFonts w:ascii="Times New Roman" w:hAnsi="Times New Roman" w:cs="Times New Roman"/>
          <w:sz w:val="24"/>
          <w:szCs w:val="28"/>
        </w:rPr>
        <w:t>Particu</w:t>
      </w:r>
      <w:r w:rsidR="00723031">
        <w:rPr>
          <w:rFonts w:ascii="Times New Roman" w:hAnsi="Times New Roman" w:cs="Times New Roman"/>
          <w:sz w:val="24"/>
          <w:szCs w:val="28"/>
        </w:rPr>
        <w:t>larly,</w:t>
      </w:r>
      <w:r w:rsidR="003546CF">
        <w:rPr>
          <w:rFonts w:ascii="Times New Roman" w:hAnsi="Times New Roman" w:cs="Times New Roman"/>
          <w:sz w:val="24"/>
          <w:szCs w:val="28"/>
        </w:rPr>
        <w:t xml:space="preserve"> </w:t>
      </w:r>
      <w:r w:rsidR="009C1A53">
        <w:rPr>
          <w:rFonts w:ascii="Times New Roman" w:hAnsi="Times New Roman" w:cs="Times New Roman"/>
          <w:sz w:val="24"/>
          <w:szCs w:val="28"/>
        </w:rPr>
        <w:t xml:space="preserve">the </w:t>
      </w:r>
      <w:r w:rsidR="0045434D" w:rsidRPr="004F3AF3">
        <w:rPr>
          <w:rFonts w:ascii="Times New Roman" w:hAnsi="Times New Roman" w:cs="Times New Roman"/>
          <w:sz w:val="24"/>
          <w:szCs w:val="24"/>
        </w:rPr>
        <w:t>95% quantit</w:t>
      </w:r>
      <w:r w:rsidR="004C35C1">
        <w:rPr>
          <w:rFonts w:ascii="Times New Roman" w:hAnsi="Times New Roman" w:cs="Times New Roman"/>
          <w:sz w:val="24"/>
          <w:szCs w:val="24"/>
        </w:rPr>
        <w:t>ies</w:t>
      </w:r>
      <w:r w:rsidR="0045434D" w:rsidRPr="004F3AF3">
        <w:rPr>
          <w:rFonts w:ascii="Times New Roman" w:hAnsi="Times New Roman" w:cs="Times New Roman"/>
          <w:sz w:val="24"/>
          <w:szCs w:val="24"/>
        </w:rPr>
        <w:t xml:space="preserve"> o</w:t>
      </w:r>
      <w:r w:rsidR="0045434D" w:rsidRPr="004F3AF3">
        <w:rPr>
          <w:rFonts w:ascii="Times New Roman" w:eastAsia="宋体" w:hAnsi="Times New Roman" w:cs="Times New Roman"/>
          <w:sz w:val="24"/>
          <w:szCs w:val="24"/>
        </w:rPr>
        <w:t xml:space="preserve">f </w:t>
      </w:r>
      <w:r w:rsidR="00723031">
        <w:rPr>
          <w:rFonts w:ascii="Times New Roman" w:eastAsia="宋体" w:hAnsi="Times New Roman" w:cs="Times New Roman"/>
          <w:sz w:val="24"/>
          <w:szCs w:val="24"/>
        </w:rPr>
        <w:t xml:space="preserve">the </w:t>
      </w:r>
      <w:r w:rsidR="0045434D" w:rsidRPr="004F3AF3">
        <w:rPr>
          <w:rFonts w:ascii="Times New Roman" w:eastAsia="宋体" w:hAnsi="Times New Roman" w:cs="Times New Roman"/>
          <w:i/>
          <w:iCs/>
          <w:sz w:val="24"/>
          <w:szCs w:val="24"/>
        </w:rPr>
        <w:t>E</w:t>
      </w:r>
      <w:r w:rsidR="00485B88">
        <w:rPr>
          <w:rFonts w:ascii="Times New Roman" w:eastAsia="宋体" w:hAnsi="Times New Roman" w:cs="Times New Roman"/>
          <w:sz w:val="24"/>
          <w:szCs w:val="24"/>
        </w:rPr>
        <w:t xml:space="preserve"> </w:t>
      </w:r>
      <w:r w:rsidR="00723031">
        <w:rPr>
          <w:rFonts w:ascii="Times New Roman" w:eastAsia="宋体" w:hAnsi="Times New Roman" w:cs="Times New Roman"/>
          <w:sz w:val="24"/>
          <w:szCs w:val="24"/>
        </w:rPr>
        <w:t xml:space="preserve">values </w:t>
      </w:r>
      <w:r w:rsidR="00F67AFC">
        <w:rPr>
          <w:rFonts w:ascii="Times New Roman" w:eastAsia="宋体" w:hAnsi="Times New Roman" w:cs="Times New Roman"/>
          <w:sz w:val="24"/>
          <w:szCs w:val="24"/>
        </w:rPr>
        <w:t xml:space="preserve">for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o1</m:t>
            </m:r>
          </m:sub>
        </m:sSub>
      </m:oMath>
      <w:r w:rsidR="003546CF">
        <w:rPr>
          <w:rFonts w:ascii="Times New Roman" w:hAnsi="Times New Roman" w:cs="Times New Roman"/>
          <w:sz w:val="24"/>
          <w:szCs w:val="24"/>
        </w:rPr>
        <w:t xml:space="preserve"> to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o3</m:t>
            </m:r>
          </m:sub>
        </m:sSub>
      </m:oMath>
      <w:r w:rsidR="006A35D9">
        <w:rPr>
          <w:rFonts w:ascii="Times New Roman" w:hAnsi="Times New Roman" w:cs="Times New Roman"/>
          <w:sz w:val="24"/>
          <w:szCs w:val="28"/>
        </w:rPr>
        <w:t xml:space="preserve"> are </w:t>
      </w:r>
      <w:r w:rsidR="003546CF">
        <w:rPr>
          <w:rFonts w:ascii="Times New Roman" w:hAnsi="Times New Roman" w:cs="Times New Roman"/>
          <w:sz w:val="24"/>
          <w:szCs w:val="28"/>
        </w:rPr>
        <w:t xml:space="preserve">all </w:t>
      </w:r>
      <w:r w:rsidR="0047127D">
        <w:rPr>
          <w:rFonts w:ascii="Times New Roman" w:hAnsi="Times New Roman" w:cs="Times New Roman"/>
          <w:sz w:val="24"/>
          <w:szCs w:val="28"/>
        </w:rPr>
        <w:t xml:space="preserve">smaller than 0.9, </w:t>
      </w:r>
      <w:r w:rsidR="006509BC">
        <w:rPr>
          <w:rFonts w:ascii="Times New Roman" w:hAnsi="Times New Roman" w:cs="Times New Roman"/>
          <w:sz w:val="24"/>
          <w:szCs w:val="28"/>
        </w:rPr>
        <w:t>while</w:t>
      </w:r>
      <w:r w:rsidR="0047127D">
        <w:rPr>
          <w:rFonts w:ascii="Times New Roman" w:hAnsi="Times New Roman" w:cs="Times New Roman"/>
          <w:sz w:val="24"/>
          <w:szCs w:val="28"/>
        </w:rPr>
        <w:t xml:space="preserve"> </w:t>
      </w:r>
      <w:r w:rsidR="004C35C1">
        <w:rPr>
          <w:rFonts w:ascii="Times New Roman" w:hAnsi="Times New Roman" w:cs="Times New Roman"/>
          <w:sz w:val="24"/>
          <w:szCs w:val="28"/>
        </w:rPr>
        <w:t xml:space="preserve">those for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c1</m:t>
            </m:r>
          </m:sub>
        </m:sSub>
      </m:oMath>
      <w:r w:rsidR="006509BC">
        <w:rPr>
          <w:rFonts w:ascii="Times New Roman" w:hAnsi="Times New Roman" w:cs="Times New Roman"/>
          <w:sz w:val="24"/>
          <w:szCs w:val="24"/>
        </w:rPr>
        <w:t xml:space="preserve"> to </w:t>
      </w:r>
      <m:oMath>
        <m:sSub>
          <m:sSubPr>
            <m:ctrlPr>
              <w:rPr>
                <w:rFonts w:ascii="Cambria Math" w:hAnsi="Cambria Math" w:cs="Times New Roman"/>
                <w:i/>
                <w:iCs/>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c3</m:t>
            </m:r>
          </m:sub>
        </m:sSub>
      </m:oMath>
      <w:r w:rsidR="006509BC">
        <w:rPr>
          <w:rFonts w:ascii="Times New Roman" w:hAnsi="Times New Roman" w:cs="Times New Roman"/>
          <w:iCs/>
          <w:sz w:val="24"/>
          <w:szCs w:val="24"/>
        </w:rPr>
        <w:t xml:space="preserve"> </w:t>
      </w:r>
      <w:r w:rsidR="004C35C1">
        <w:rPr>
          <w:rFonts w:ascii="Times New Roman" w:hAnsi="Times New Roman" w:cs="Times New Roman"/>
          <w:sz w:val="24"/>
          <w:szCs w:val="28"/>
        </w:rPr>
        <w:t xml:space="preserve">are all </w:t>
      </w:r>
      <w:r w:rsidR="006509BC">
        <w:rPr>
          <w:rFonts w:ascii="Times New Roman" w:hAnsi="Times New Roman" w:cs="Times New Roman"/>
          <w:sz w:val="24"/>
          <w:szCs w:val="28"/>
        </w:rPr>
        <w:t>higher</w:t>
      </w:r>
      <w:r w:rsidR="004C35C1">
        <w:rPr>
          <w:rFonts w:ascii="Times New Roman" w:hAnsi="Times New Roman" w:cs="Times New Roman"/>
          <w:sz w:val="24"/>
          <w:szCs w:val="28"/>
        </w:rPr>
        <w:t xml:space="preserve"> than 0.9. </w:t>
      </w:r>
      <w:r w:rsidR="00DF18C9">
        <w:rPr>
          <w:rFonts w:ascii="Times New Roman" w:hAnsi="Times New Roman" w:cs="Times New Roman"/>
          <w:sz w:val="24"/>
          <w:szCs w:val="28"/>
        </w:rPr>
        <w:t xml:space="preserve">These results in fact accord with those in Fig. 9(c). </w:t>
      </w:r>
      <w:r w:rsidR="004C35C1">
        <w:rPr>
          <w:rFonts w:ascii="Times New Roman" w:hAnsi="Times New Roman" w:cs="Times New Roman"/>
          <w:sz w:val="24"/>
          <w:szCs w:val="28"/>
        </w:rPr>
        <w:t>Th</w:t>
      </w:r>
      <w:r w:rsidR="00E70AFC">
        <w:rPr>
          <w:rFonts w:ascii="Times New Roman" w:hAnsi="Times New Roman" w:cs="Times New Roman"/>
          <w:sz w:val="24"/>
          <w:szCs w:val="28"/>
        </w:rPr>
        <w:t>is</w:t>
      </w:r>
      <w:r w:rsidR="004C35C1">
        <w:rPr>
          <w:rFonts w:ascii="Times New Roman" w:hAnsi="Times New Roman" w:cs="Times New Roman"/>
          <w:sz w:val="24"/>
          <w:szCs w:val="28"/>
        </w:rPr>
        <w:t xml:space="preserve"> </w:t>
      </w:r>
      <w:r w:rsidR="00F724DE">
        <w:rPr>
          <w:rFonts w:ascii="Times New Roman" w:hAnsi="Times New Roman" w:cs="Times New Roman"/>
          <w:sz w:val="24"/>
          <w:szCs w:val="28"/>
        </w:rPr>
        <w:t>mean</w:t>
      </w:r>
      <w:r w:rsidR="00B4006C">
        <w:rPr>
          <w:rFonts w:ascii="Times New Roman" w:hAnsi="Times New Roman" w:cs="Times New Roman"/>
          <w:sz w:val="24"/>
          <w:szCs w:val="28"/>
        </w:rPr>
        <w:t xml:space="preserve">s </w:t>
      </w:r>
      <w:r w:rsidR="00F724DE">
        <w:rPr>
          <w:rFonts w:ascii="Times New Roman" w:hAnsi="Times New Roman" w:cs="Times New Roman"/>
          <w:sz w:val="24"/>
          <w:szCs w:val="28"/>
        </w:rPr>
        <w:t>th</w:t>
      </w:r>
      <w:r w:rsidR="00B4006C">
        <w:rPr>
          <w:rFonts w:ascii="Times New Roman" w:hAnsi="Times New Roman" w:cs="Times New Roman"/>
          <w:sz w:val="24"/>
          <w:szCs w:val="28"/>
        </w:rPr>
        <w:t xml:space="preserve">at </w:t>
      </w:r>
      <w:r w:rsidR="00311601">
        <w:rPr>
          <w:rFonts w:ascii="Times New Roman" w:hAnsi="Times New Roman" w:cs="Times New Roman"/>
          <w:sz w:val="24"/>
          <w:szCs w:val="28"/>
        </w:rPr>
        <w:t>t</w:t>
      </w:r>
      <w:r w:rsidR="00B4006C">
        <w:rPr>
          <w:rFonts w:ascii="Times New Roman" w:hAnsi="Times New Roman" w:cs="Times New Roman"/>
          <w:sz w:val="24"/>
          <w:szCs w:val="28"/>
        </w:rPr>
        <w:t xml:space="preserve">he </w:t>
      </w:r>
      <w:r w:rsidR="00EE3117" w:rsidRPr="0012155C">
        <w:rPr>
          <w:rFonts w:ascii="Times New Roman" w:hAnsi="Times New Roman" w:cs="Times New Roman"/>
          <w:sz w:val="24"/>
          <w:szCs w:val="24"/>
          <w:highlight w:val="yellow"/>
        </w:rPr>
        <w:t>non-dominated</w:t>
      </w:r>
      <w:r w:rsidR="00EE3117" w:rsidRPr="0012155C">
        <w:rPr>
          <w:rFonts w:ascii="Times New Roman" w:hAnsi="Times New Roman" w:cs="Times New Roman"/>
          <w:sz w:val="24"/>
          <w:szCs w:val="28"/>
          <w:highlight w:val="yellow"/>
        </w:rPr>
        <w:t xml:space="preserve"> </w:t>
      </w:r>
      <w:r w:rsidR="00B4006C" w:rsidRPr="0012155C">
        <w:rPr>
          <w:rFonts w:ascii="Times New Roman" w:hAnsi="Times New Roman" w:cs="Times New Roman"/>
          <w:sz w:val="24"/>
          <w:szCs w:val="28"/>
          <w:highlight w:val="yellow"/>
        </w:rPr>
        <w:t xml:space="preserve">solutions resulting from </w:t>
      </w:r>
      <w:r w:rsidR="00EE3117" w:rsidRPr="0012155C">
        <w:rPr>
          <w:rFonts w:ascii="Times New Roman" w:hAnsi="Times New Roman" w:cs="Times New Roman"/>
          <w:sz w:val="24"/>
          <w:szCs w:val="28"/>
          <w:highlight w:val="yellow"/>
        </w:rPr>
        <w:t xml:space="preserve">iterative </w:t>
      </w:r>
      <w:r w:rsidR="00B4006C" w:rsidRPr="0012155C">
        <w:rPr>
          <w:rFonts w:ascii="Times New Roman" w:hAnsi="Times New Roman" w:cs="Times New Roman"/>
          <w:sz w:val="24"/>
          <w:szCs w:val="28"/>
          <w:highlight w:val="yellow"/>
        </w:rPr>
        <w:t>soluti</w:t>
      </w:r>
      <w:r w:rsidR="00E70AFC" w:rsidRPr="0012155C">
        <w:rPr>
          <w:rFonts w:ascii="Times New Roman" w:hAnsi="Times New Roman" w:cs="Times New Roman"/>
          <w:sz w:val="24"/>
          <w:szCs w:val="28"/>
          <w:highlight w:val="yellow"/>
        </w:rPr>
        <w:t>ons</w:t>
      </w:r>
      <w:r w:rsidR="00E70AFC">
        <w:rPr>
          <w:rFonts w:ascii="Times New Roman" w:hAnsi="Times New Roman" w:cs="Times New Roman"/>
          <w:sz w:val="24"/>
          <w:szCs w:val="28"/>
        </w:rPr>
        <w:t xml:space="preserve"> do not </w:t>
      </w:r>
      <w:r w:rsidR="00B4006C">
        <w:rPr>
          <w:rFonts w:ascii="Times New Roman" w:hAnsi="Times New Roman" w:cs="Times New Roman"/>
          <w:sz w:val="24"/>
          <w:szCs w:val="28"/>
        </w:rPr>
        <w:t xml:space="preserve">obey </w:t>
      </w:r>
      <w:r w:rsidR="00B4006C">
        <w:rPr>
          <w:rFonts w:ascii="Times New Roman" w:eastAsia="宋体" w:hAnsi="Times New Roman" w:cs="Times New Roman"/>
          <w:sz w:val="24"/>
          <w:szCs w:val="24"/>
        </w:rPr>
        <w:t>the probabili</w:t>
      </w:r>
      <w:r w:rsidR="004F1931">
        <w:rPr>
          <w:rFonts w:ascii="Times New Roman" w:eastAsia="宋体" w:hAnsi="Times New Roman" w:cs="Times New Roman"/>
          <w:sz w:val="24"/>
          <w:szCs w:val="24"/>
        </w:rPr>
        <w:t>stic</w:t>
      </w:r>
      <w:r w:rsidR="00B4006C">
        <w:rPr>
          <w:rFonts w:ascii="Times New Roman" w:eastAsia="宋体" w:hAnsi="Times New Roman" w:cs="Times New Roman"/>
          <w:sz w:val="24"/>
          <w:szCs w:val="24"/>
        </w:rPr>
        <w:t xml:space="preserve"> constraint</w:t>
      </w:r>
      <w:r w:rsidR="0009211C">
        <w:rPr>
          <w:rFonts w:ascii="Times New Roman" w:eastAsia="宋体" w:hAnsi="Times New Roman" w:cs="Times New Roman"/>
          <w:sz w:val="24"/>
          <w:szCs w:val="24"/>
        </w:rPr>
        <w:t xml:space="preserve">. </w:t>
      </w:r>
      <w:r w:rsidR="00A607DE">
        <w:rPr>
          <w:rFonts w:ascii="Times New Roman" w:eastAsia="宋体" w:hAnsi="Times New Roman" w:cs="Times New Roman"/>
          <w:sz w:val="24"/>
          <w:szCs w:val="24"/>
        </w:rPr>
        <w:t>Fortunately</w:t>
      </w:r>
      <w:r w:rsidR="0009211C">
        <w:rPr>
          <w:rFonts w:ascii="Times New Roman" w:eastAsia="宋体" w:hAnsi="Times New Roman" w:cs="Times New Roman"/>
          <w:sz w:val="24"/>
          <w:szCs w:val="24"/>
        </w:rPr>
        <w:t xml:space="preserve">, </w:t>
      </w:r>
      <w:r w:rsidR="00A607DE">
        <w:rPr>
          <w:rFonts w:ascii="Times New Roman" w:hAnsi="Times New Roman" w:cs="Times New Roman"/>
          <w:sz w:val="24"/>
          <w:szCs w:val="28"/>
        </w:rPr>
        <w:t xml:space="preserve">the </w:t>
      </w:r>
      <w:r w:rsidR="00A607DE">
        <w:rPr>
          <w:rFonts w:ascii="Times New Roman" w:hAnsi="Times New Roman" w:cs="Times New Roman"/>
          <w:sz w:val="24"/>
          <w:szCs w:val="24"/>
        </w:rPr>
        <w:t>non-dominated</w:t>
      </w:r>
      <w:r w:rsidR="00A607DE">
        <w:rPr>
          <w:rFonts w:ascii="Times New Roman" w:hAnsi="Times New Roman" w:cs="Times New Roman"/>
          <w:sz w:val="24"/>
          <w:szCs w:val="28"/>
        </w:rPr>
        <w:t xml:space="preserve"> solutions </w:t>
      </w:r>
      <w:r w:rsidR="00A607DE" w:rsidRPr="0012155C">
        <w:rPr>
          <w:rFonts w:ascii="Times New Roman" w:hAnsi="Times New Roman" w:cs="Times New Roman"/>
          <w:sz w:val="24"/>
          <w:szCs w:val="28"/>
          <w:highlight w:val="yellow"/>
        </w:rPr>
        <w:t>resulting</w:t>
      </w:r>
      <w:commentRangeStart w:id="454"/>
      <w:commentRangeStart w:id="455"/>
      <w:r w:rsidR="00A607DE" w:rsidRPr="0012155C">
        <w:rPr>
          <w:rFonts w:ascii="Times New Roman" w:hAnsi="Times New Roman" w:cs="Times New Roman"/>
          <w:sz w:val="24"/>
          <w:szCs w:val="28"/>
          <w:highlight w:val="yellow"/>
        </w:rPr>
        <w:t xml:space="preserve"> from</w:t>
      </w:r>
      <w:r w:rsidR="00A607DE" w:rsidRPr="0012155C">
        <w:rPr>
          <w:rFonts w:ascii="Times New Roman" w:eastAsia="宋体" w:hAnsi="Times New Roman" w:cs="Times New Roman"/>
          <w:sz w:val="24"/>
          <w:szCs w:val="24"/>
          <w:highlight w:val="yellow"/>
        </w:rPr>
        <w:t xml:space="preserve"> </w:t>
      </w:r>
      <w:r w:rsidR="00A607DE" w:rsidRPr="0012155C">
        <w:rPr>
          <w:rFonts w:ascii="Times New Roman" w:hAnsi="Times New Roman" w:cs="Times New Roman"/>
          <w:sz w:val="24"/>
          <w:szCs w:val="28"/>
          <w:highlight w:val="yellow"/>
        </w:rPr>
        <w:t>the final p</w:t>
      </w:r>
      <w:commentRangeEnd w:id="454"/>
      <w:r w:rsidR="00A607DE">
        <w:rPr>
          <w:rStyle w:val="afd"/>
        </w:rPr>
        <w:commentReference w:id="454"/>
      </w:r>
      <w:commentRangeEnd w:id="455"/>
      <w:r w:rsidR="00A51644">
        <w:rPr>
          <w:rStyle w:val="afd"/>
        </w:rPr>
        <w:commentReference w:id="455"/>
      </w:r>
      <w:r w:rsidR="00A607DE" w:rsidRPr="0012155C">
        <w:rPr>
          <w:rFonts w:ascii="Times New Roman" w:hAnsi="Times New Roman" w:cs="Times New Roman"/>
          <w:sz w:val="24"/>
          <w:szCs w:val="28"/>
          <w:highlight w:val="yellow"/>
        </w:rPr>
        <w:t>osterior parametric belief models</w:t>
      </w:r>
      <w:r w:rsidR="00D53262">
        <w:rPr>
          <w:rFonts w:ascii="Times New Roman" w:hAnsi="Times New Roman" w:cs="Times New Roman"/>
          <w:sz w:val="24"/>
          <w:szCs w:val="28"/>
        </w:rPr>
        <w:t xml:space="preserve"> </w:t>
      </w:r>
      <w:r w:rsidR="00D13805">
        <w:rPr>
          <w:rFonts w:ascii="Times New Roman" w:hAnsi="Times New Roman" w:cs="Times New Roman"/>
          <w:sz w:val="24"/>
          <w:szCs w:val="28"/>
        </w:rPr>
        <w:t xml:space="preserve">and </w:t>
      </w:r>
      <w:r w:rsidR="003A59EC">
        <w:rPr>
          <w:rFonts w:ascii="Times New Roman" w:hAnsi="Times New Roman" w:cs="Times New Roman"/>
          <w:sz w:val="24"/>
          <w:szCs w:val="28"/>
        </w:rPr>
        <w:t>posterior variance estimates</w:t>
      </w:r>
      <w:r w:rsidR="00D13805">
        <w:rPr>
          <w:rFonts w:ascii="Times New Roman" w:hAnsi="Times New Roman" w:cs="Times New Roman"/>
          <w:sz w:val="24"/>
          <w:szCs w:val="28"/>
        </w:rPr>
        <w:t xml:space="preserve"> </w:t>
      </w:r>
      <w:r w:rsidR="00C37DD9">
        <w:rPr>
          <w:rFonts w:ascii="Times New Roman" w:hAnsi="Times New Roman" w:cs="Times New Roman"/>
          <w:sz w:val="24"/>
          <w:szCs w:val="28"/>
        </w:rPr>
        <w:t xml:space="preserve">can </w:t>
      </w:r>
      <w:r w:rsidR="00465E7C">
        <w:rPr>
          <w:rFonts w:ascii="Times New Roman" w:hAnsi="Times New Roman" w:cs="Times New Roman"/>
          <w:sz w:val="24"/>
          <w:szCs w:val="28"/>
        </w:rPr>
        <w:t>overcome th</w:t>
      </w:r>
      <w:r w:rsidR="00B07323">
        <w:rPr>
          <w:rFonts w:ascii="Times New Roman" w:hAnsi="Times New Roman" w:cs="Times New Roman"/>
          <w:sz w:val="24"/>
          <w:szCs w:val="28"/>
        </w:rPr>
        <w:t>e</w:t>
      </w:r>
      <w:r w:rsidR="00311601">
        <w:rPr>
          <w:rFonts w:ascii="Times New Roman" w:hAnsi="Times New Roman" w:cs="Times New Roman"/>
          <w:sz w:val="24"/>
          <w:szCs w:val="28"/>
        </w:rPr>
        <w:t xml:space="preserve"> issue of violating </w:t>
      </w:r>
      <w:r w:rsidR="00311601">
        <w:rPr>
          <w:rFonts w:ascii="Times New Roman" w:eastAsia="宋体" w:hAnsi="Times New Roman" w:cs="Times New Roman"/>
          <w:sz w:val="24"/>
          <w:szCs w:val="24"/>
        </w:rPr>
        <w:t>the probabili</w:t>
      </w:r>
      <w:r w:rsidR="004F1931">
        <w:rPr>
          <w:rFonts w:ascii="Times New Roman" w:eastAsia="宋体" w:hAnsi="Times New Roman" w:cs="Times New Roman"/>
          <w:sz w:val="24"/>
          <w:szCs w:val="24"/>
        </w:rPr>
        <w:t>s</w:t>
      </w:r>
      <w:r w:rsidR="00311601">
        <w:rPr>
          <w:rFonts w:ascii="Times New Roman" w:eastAsia="宋体" w:hAnsi="Times New Roman" w:cs="Times New Roman"/>
          <w:sz w:val="24"/>
          <w:szCs w:val="24"/>
        </w:rPr>
        <w:t>t</w:t>
      </w:r>
      <w:r w:rsidR="004F1931">
        <w:rPr>
          <w:rFonts w:ascii="Times New Roman" w:eastAsia="宋体" w:hAnsi="Times New Roman" w:cs="Times New Roman"/>
          <w:sz w:val="24"/>
          <w:szCs w:val="24"/>
        </w:rPr>
        <w:t>ic</w:t>
      </w:r>
      <w:r w:rsidR="00311601">
        <w:rPr>
          <w:rFonts w:ascii="Times New Roman" w:eastAsia="宋体" w:hAnsi="Times New Roman" w:cs="Times New Roman"/>
          <w:sz w:val="24"/>
          <w:szCs w:val="24"/>
        </w:rPr>
        <w:t xml:space="preserve"> constrain</w:t>
      </w:r>
      <w:r w:rsidR="00B07323">
        <w:rPr>
          <w:rFonts w:ascii="Times New Roman" w:eastAsia="宋体" w:hAnsi="Times New Roman" w:cs="Times New Roman"/>
          <w:sz w:val="24"/>
          <w:szCs w:val="24"/>
        </w:rPr>
        <w:t>t.</w:t>
      </w:r>
      <w:r w:rsidR="009669EC">
        <w:rPr>
          <w:rFonts w:ascii="Times New Roman" w:hAnsi="Times New Roman" w:cs="Times New Roman"/>
          <w:sz w:val="24"/>
          <w:szCs w:val="28"/>
        </w:rPr>
        <w:t xml:space="preserve"> </w:t>
      </w:r>
      <w:commentRangeStart w:id="456"/>
      <w:r w:rsidR="00B07323">
        <w:rPr>
          <w:rFonts w:ascii="Times New Roman" w:hAnsi="Times New Roman" w:cs="Times New Roman"/>
          <w:sz w:val="24"/>
          <w:szCs w:val="28"/>
        </w:rPr>
        <w:t>Th</w:t>
      </w:r>
      <w:r w:rsidR="00CB4D21">
        <w:rPr>
          <w:rFonts w:ascii="Times New Roman" w:hAnsi="Times New Roman" w:cs="Times New Roman"/>
          <w:sz w:val="24"/>
          <w:szCs w:val="28"/>
        </w:rPr>
        <w:t xml:space="preserve">is is </w:t>
      </w:r>
      <w:r w:rsidR="009669EC">
        <w:rPr>
          <w:rFonts w:ascii="Times New Roman" w:hAnsi="Times New Roman" w:cs="Times New Roman"/>
          <w:sz w:val="24"/>
          <w:szCs w:val="28"/>
        </w:rPr>
        <w:t>because</w:t>
      </w:r>
      <w:commentRangeEnd w:id="456"/>
      <w:r w:rsidR="00426287">
        <w:rPr>
          <w:rStyle w:val="afd"/>
        </w:rPr>
        <w:commentReference w:id="456"/>
      </w:r>
      <w:r w:rsidR="009669EC">
        <w:rPr>
          <w:rFonts w:ascii="Times New Roman" w:hAnsi="Times New Roman" w:cs="Times New Roman"/>
          <w:sz w:val="24"/>
          <w:szCs w:val="28"/>
        </w:rPr>
        <w:t xml:space="preserve"> </w:t>
      </w:r>
      <w:r w:rsidR="0063571D">
        <w:rPr>
          <w:rFonts w:ascii="Times New Roman" w:hAnsi="Times New Roman" w:cs="Times New Roman"/>
          <w:sz w:val="24"/>
          <w:szCs w:val="28"/>
        </w:rPr>
        <w:t>the final posterior</w:t>
      </w:r>
      <w:r w:rsidR="0063571D" w:rsidRPr="0063571D">
        <w:rPr>
          <w:rFonts w:ascii="Times New Roman" w:hAnsi="Times New Roman" w:cs="Times New Roman"/>
          <w:sz w:val="24"/>
          <w:szCs w:val="28"/>
        </w:rPr>
        <w:t xml:space="preserve"> parametric belief models</w:t>
      </w:r>
      <w:r w:rsidR="00D65EAA">
        <w:rPr>
          <w:rFonts w:ascii="Times New Roman" w:hAnsi="Times New Roman" w:cs="Times New Roman"/>
          <w:sz w:val="24"/>
          <w:szCs w:val="28"/>
        </w:rPr>
        <w:t xml:space="preserve"> and </w:t>
      </w:r>
      <w:commentRangeStart w:id="457"/>
      <w:commentRangeStart w:id="458"/>
      <w:r w:rsidR="008A469E" w:rsidRPr="0012155C">
        <w:rPr>
          <w:rFonts w:ascii="Times New Roman" w:hAnsi="Times New Roman" w:cs="Times New Roman"/>
          <w:sz w:val="24"/>
          <w:szCs w:val="28"/>
          <w:highlight w:val="yellow"/>
        </w:rPr>
        <w:t>posterior variance estimates</w:t>
      </w:r>
      <w:commentRangeEnd w:id="457"/>
      <w:r w:rsidR="00CB4D21">
        <w:rPr>
          <w:rStyle w:val="afd"/>
        </w:rPr>
        <w:commentReference w:id="457"/>
      </w:r>
      <w:commentRangeEnd w:id="458"/>
      <w:r w:rsidR="00A17657">
        <w:rPr>
          <w:rStyle w:val="afd"/>
        </w:rPr>
        <w:commentReference w:id="458"/>
      </w:r>
      <w:r w:rsidR="008A469E">
        <w:rPr>
          <w:rFonts w:ascii="Times New Roman" w:hAnsi="Times New Roman" w:cs="Times New Roman"/>
          <w:sz w:val="24"/>
          <w:szCs w:val="28"/>
        </w:rPr>
        <w:t xml:space="preserve"> </w:t>
      </w:r>
      <w:r w:rsidR="004136D9">
        <w:rPr>
          <w:rFonts w:ascii="Times New Roman" w:hAnsi="Times New Roman" w:cs="Times New Roman"/>
          <w:sz w:val="24"/>
          <w:szCs w:val="28"/>
        </w:rPr>
        <w:t xml:space="preserve">have </w:t>
      </w:r>
      <w:r w:rsidR="00300FC7">
        <w:rPr>
          <w:rFonts w:ascii="Times New Roman" w:hAnsi="Times New Roman" w:cs="Times New Roman"/>
          <w:sz w:val="24"/>
          <w:szCs w:val="28"/>
        </w:rPr>
        <w:t xml:space="preserve">more </w:t>
      </w:r>
      <w:r w:rsidR="0002785E">
        <w:rPr>
          <w:rFonts w:ascii="Times New Roman" w:hAnsi="Times New Roman" w:cs="Times New Roman"/>
          <w:sz w:val="24"/>
          <w:szCs w:val="28"/>
        </w:rPr>
        <w:t xml:space="preserve">accurate </w:t>
      </w:r>
      <w:r w:rsidR="001B38D8" w:rsidRPr="0012155C">
        <w:rPr>
          <w:rFonts w:ascii="Times New Roman" w:hAnsi="Times New Roman" w:cs="Times New Roman"/>
          <w:sz w:val="24"/>
          <w:szCs w:val="28"/>
          <w:highlight w:val="yellow"/>
        </w:rPr>
        <w:t>estimation</w:t>
      </w:r>
      <w:r w:rsidR="001B38D8">
        <w:rPr>
          <w:rFonts w:ascii="Times New Roman" w:hAnsi="Times New Roman" w:cs="Times New Roman"/>
          <w:sz w:val="24"/>
          <w:szCs w:val="28"/>
          <w:highlight w:val="yellow"/>
        </w:rPr>
        <w:t xml:space="preserve"> </w:t>
      </w:r>
      <w:r w:rsidR="001B38D8" w:rsidRPr="0012155C">
        <w:rPr>
          <w:rFonts w:ascii="Times New Roman" w:hAnsi="Times New Roman" w:cs="Times New Roman"/>
          <w:sz w:val="24"/>
          <w:szCs w:val="28"/>
          <w:highlight w:val="yellow"/>
        </w:rPr>
        <w:t>(or</w:t>
      </w:r>
      <w:r w:rsidR="001B38D8">
        <w:rPr>
          <w:rFonts w:ascii="Times New Roman" w:hAnsi="Times New Roman" w:cs="Times New Roman"/>
          <w:sz w:val="24"/>
          <w:szCs w:val="28"/>
          <w:highlight w:val="yellow"/>
        </w:rPr>
        <w:t xml:space="preserve"> </w:t>
      </w:r>
      <w:r w:rsidR="001B38D8" w:rsidRPr="0012155C">
        <w:rPr>
          <w:rFonts w:ascii="Times New Roman" w:hAnsi="Times New Roman" w:cs="Times New Roman"/>
          <w:sz w:val="24"/>
          <w:szCs w:val="28"/>
          <w:highlight w:val="yellow"/>
        </w:rPr>
        <w:t>prediction)</w:t>
      </w:r>
      <w:r w:rsidR="00A050D9">
        <w:rPr>
          <w:rFonts w:ascii="Times New Roman" w:hAnsi="Times New Roman" w:cs="Times New Roman"/>
          <w:sz w:val="24"/>
          <w:szCs w:val="28"/>
          <w:highlight w:val="yellow"/>
        </w:rPr>
        <w:t xml:space="preserve"> </w:t>
      </w:r>
      <w:r w:rsidR="00827EC8">
        <w:rPr>
          <w:rFonts w:ascii="Times New Roman" w:hAnsi="Times New Roman" w:cs="Times New Roman"/>
          <w:sz w:val="24"/>
          <w:szCs w:val="28"/>
        </w:rPr>
        <w:t xml:space="preserve">of </w:t>
      </w:r>
      <w:r w:rsidR="0052618F">
        <w:rPr>
          <w:rFonts w:ascii="Times New Roman" w:hAnsi="Times New Roman" w:cs="Times New Roman"/>
          <w:sz w:val="24"/>
          <w:szCs w:val="28"/>
        </w:rPr>
        <w:t xml:space="preserve">the </w:t>
      </w:r>
      <w:r w:rsidR="00992B1E">
        <w:rPr>
          <w:rFonts w:ascii="Times New Roman" w:hAnsi="Times New Roman" w:cs="Times New Roman"/>
          <w:sz w:val="24"/>
          <w:szCs w:val="28"/>
        </w:rPr>
        <w:t>mean</w:t>
      </w:r>
      <w:r w:rsidR="00CB4D21">
        <w:rPr>
          <w:rFonts w:ascii="Times New Roman" w:hAnsi="Times New Roman" w:cs="Times New Roman"/>
          <w:sz w:val="24"/>
          <w:szCs w:val="28"/>
        </w:rPr>
        <w:t xml:space="preserve"> values</w:t>
      </w:r>
      <w:r w:rsidR="00992B1E">
        <w:rPr>
          <w:rFonts w:ascii="Times New Roman" w:hAnsi="Times New Roman" w:cs="Times New Roman"/>
          <w:sz w:val="24"/>
          <w:szCs w:val="28"/>
        </w:rPr>
        <w:t xml:space="preserve"> of biobjectives</w:t>
      </w:r>
      <w:r w:rsidR="00827EC8">
        <w:rPr>
          <w:rFonts w:ascii="Times New Roman" w:hAnsi="Times New Roman" w:cs="Times New Roman"/>
          <w:sz w:val="24"/>
          <w:szCs w:val="28"/>
        </w:rPr>
        <w:t xml:space="preserve"> and </w:t>
      </w:r>
      <w:commentRangeStart w:id="459"/>
      <w:commentRangeStart w:id="460"/>
      <w:r w:rsidR="00827EC8">
        <w:rPr>
          <w:rFonts w:ascii="Times New Roman" w:hAnsi="Times New Roman" w:cs="Times New Roman"/>
          <w:sz w:val="24"/>
          <w:szCs w:val="28"/>
        </w:rPr>
        <w:t xml:space="preserve">the </w:t>
      </w:r>
      <w:r w:rsidR="00923EC6">
        <w:rPr>
          <w:rFonts w:ascii="Times New Roman" w:hAnsi="Times New Roman" w:cs="Times New Roman"/>
          <w:sz w:val="24"/>
          <w:szCs w:val="28"/>
        </w:rPr>
        <w:t>probabilistic</w:t>
      </w:r>
      <w:r w:rsidR="00827EC8">
        <w:rPr>
          <w:rFonts w:ascii="Times New Roman" w:hAnsi="Times New Roman" w:cs="Times New Roman"/>
          <w:sz w:val="24"/>
          <w:szCs w:val="28"/>
        </w:rPr>
        <w:t xml:space="preserve"> </w:t>
      </w:r>
      <w:commentRangeEnd w:id="459"/>
      <w:r w:rsidR="001B38D8">
        <w:rPr>
          <w:rStyle w:val="afd"/>
        </w:rPr>
        <w:commentReference w:id="459"/>
      </w:r>
      <w:commentRangeEnd w:id="460"/>
      <w:r w:rsidR="0082676B">
        <w:rPr>
          <w:rStyle w:val="afd"/>
        </w:rPr>
        <w:commentReference w:id="460"/>
      </w:r>
      <w:r w:rsidR="00827EC8">
        <w:rPr>
          <w:rFonts w:ascii="Times New Roman" w:hAnsi="Times New Roman" w:cs="Times New Roman"/>
          <w:sz w:val="24"/>
          <w:szCs w:val="28"/>
        </w:rPr>
        <w:t>constrai</w:t>
      </w:r>
      <w:r w:rsidR="00BE7345">
        <w:rPr>
          <w:rFonts w:ascii="Times New Roman" w:hAnsi="Times New Roman" w:cs="Times New Roman"/>
          <w:sz w:val="24"/>
          <w:szCs w:val="28"/>
        </w:rPr>
        <w:t>n</w:t>
      </w:r>
      <w:r w:rsidR="00827EC8">
        <w:rPr>
          <w:rFonts w:ascii="Times New Roman" w:hAnsi="Times New Roman" w:cs="Times New Roman"/>
          <w:sz w:val="24"/>
          <w:szCs w:val="28"/>
        </w:rPr>
        <w:t>t</w:t>
      </w:r>
      <w:r w:rsidR="00B11552">
        <w:rPr>
          <w:rFonts w:ascii="Times New Roman" w:hAnsi="Times New Roman" w:cs="Times New Roman"/>
          <w:sz w:val="24"/>
          <w:szCs w:val="28"/>
        </w:rPr>
        <w:t xml:space="preserve"> than the </w:t>
      </w:r>
      <w:r w:rsidR="001F5CDA">
        <w:rPr>
          <w:rFonts w:ascii="Times New Roman" w:hAnsi="Times New Roman" w:cs="Times New Roman"/>
          <w:sz w:val="24"/>
          <w:szCs w:val="28"/>
        </w:rPr>
        <w:t xml:space="preserve">intermediate </w:t>
      </w:r>
      <w:r w:rsidR="00DA25A2" w:rsidRPr="0063571D">
        <w:rPr>
          <w:rFonts w:ascii="Times New Roman" w:hAnsi="Times New Roman" w:cs="Times New Roman"/>
          <w:sz w:val="24"/>
          <w:szCs w:val="28"/>
        </w:rPr>
        <w:t>parametric belief models</w:t>
      </w:r>
      <w:r w:rsidR="00DA25A2">
        <w:rPr>
          <w:rFonts w:ascii="Times New Roman" w:hAnsi="Times New Roman" w:cs="Times New Roman"/>
          <w:sz w:val="24"/>
          <w:szCs w:val="28"/>
        </w:rPr>
        <w:t xml:space="preserve"> and variance estimates </w:t>
      </w:r>
      <w:r w:rsidR="00B20089">
        <w:rPr>
          <w:rFonts w:ascii="Times New Roman" w:hAnsi="Times New Roman" w:cs="Times New Roman"/>
          <w:sz w:val="24"/>
          <w:szCs w:val="28"/>
        </w:rPr>
        <w:t xml:space="preserve">used </w:t>
      </w:r>
      <w:r w:rsidR="00880508">
        <w:rPr>
          <w:rFonts w:ascii="Times New Roman" w:hAnsi="Times New Roman" w:cs="Times New Roman"/>
          <w:sz w:val="24"/>
          <w:szCs w:val="28"/>
        </w:rPr>
        <w:t xml:space="preserve">to </w:t>
      </w:r>
      <w:r w:rsidR="003E1BC8">
        <w:rPr>
          <w:rFonts w:ascii="Times New Roman" w:hAnsi="Times New Roman" w:cs="Times New Roman"/>
          <w:sz w:val="24"/>
          <w:szCs w:val="28"/>
        </w:rPr>
        <w:t>deter</w:t>
      </w:r>
      <w:r w:rsidR="00CB7E9D">
        <w:rPr>
          <w:rFonts w:ascii="Times New Roman" w:hAnsi="Times New Roman" w:cs="Times New Roman"/>
          <w:sz w:val="24"/>
          <w:szCs w:val="28"/>
        </w:rPr>
        <w:t>min</w:t>
      </w:r>
      <w:r w:rsidR="00880508">
        <w:rPr>
          <w:rFonts w:ascii="Times New Roman" w:hAnsi="Times New Roman" w:cs="Times New Roman"/>
          <w:sz w:val="24"/>
          <w:szCs w:val="28"/>
        </w:rPr>
        <w:t>e</w:t>
      </w:r>
      <w:r w:rsidR="003E1BC8">
        <w:rPr>
          <w:rFonts w:ascii="Times New Roman" w:hAnsi="Times New Roman" w:cs="Times New Roman"/>
          <w:sz w:val="24"/>
          <w:szCs w:val="28"/>
        </w:rPr>
        <w:t xml:space="preserve"> the </w:t>
      </w:r>
      <w:r w:rsidR="00B20089">
        <w:rPr>
          <w:rFonts w:ascii="Times New Roman" w:hAnsi="Times New Roman" w:cs="Times New Roman"/>
          <w:sz w:val="24"/>
          <w:szCs w:val="28"/>
        </w:rPr>
        <w:t xml:space="preserve">iterative </w:t>
      </w:r>
      <w:r w:rsidR="006D51F9">
        <w:rPr>
          <w:rFonts w:ascii="Times New Roman" w:hAnsi="Times New Roman" w:cs="Times New Roman"/>
          <w:sz w:val="24"/>
          <w:szCs w:val="28"/>
        </w:rPr>
        <w:lastRenderedPageBreak/>
        <w:t>solution</w:t>
      </w:r>
      <w:r w:rsidR="00827EC8">
        <w:rPr>
          <w:rFonts w:ascii="Times New Roman" w:hAnsi="Times New Roman" w:cs="Times New Roman"/>
          <w:sz w:val="24"/>
          <w:szCs w:val="28"/>
        </w:rPr>
        <w:t>.</w:t>
      </w:r>
      <w:r w:rsidR="001D2F65">
        <w:rPr>
          <w:rFonts w:ascii="Times New Roman" w:hAnsi="Times New Roman" w:cs="Times New Roman"/>
          <w:sz w:val="24"/>
          <w:szCs w:val="28"/>
        </w:rPr>
        <w:t xml:space="preserve"> </w:t>
      </w:r>
      <w:r w:rsidR="006D51F9">
        <w:rPr>
          <w:rFonts w:ascii="Times New Roman" w:hAnsi="Times New Roman" w:cs="Times New Roman"/>
          <w:sz w:val="24"/>
          <w:szCs w:val="28"/>
        </w:rPr>
        <w:t xml:space="preserve">In conclusion, </w:t>
      </w:r>
      <w:r w:rsidR="00E14BE7">
        <w:rPr>
          <w:rFonts w:ascii="Times New Roman" w:hAnsi="Times New Roman" w:cs="Times New Roman"/>
          <w:sz w:val="24"/>
          <w:szCs w:val="28"/>
        </w:rPr>
        <w:t>a</w:t>
      </w:r>
      <w:r w:rsidR="00DB0733">
        <w:rPr>
          <w:rFonts w:ascii="Times New Roman" w:hAnsi="Times New Roman" w:cs="Times New Roman"/>
          <w:sz w:val="24"/>
          <w:szCs w:val="28"/>
        </w:rPr>
        <w:t xml:space="preserve">ll </w:t>
      </w:r>
      <w:r w:rsidR="00E14BE7">
        <w:rPr>
          <w:rFonts w:ascii="Times New Roman" w:hAnsi="Times New Roman" w:cs="Times New Roman"/>
          <w:sz w:val="24"/>
          <w:szCs w:val="28"/>
        </w:rPr>
        <w:t>a</w:t>
      </w:r>
      <w:r w:rsidR="006D51F9">
        <w:rPr>
          <w:rFonts w:ascii="Times New Roman" w:hAnsi="Times New Roman" w:cs="Times New Roman"/>
          <w:sz w:val="24"/>
          <w:szCs w:val="28"/>
        </w:rPr>
        <w:t>bove</w:t>
      </w:r>
      <w:r w:rsidR="00DB0733">
        <w:rPr>
          <w:rFonts w:ascii="Times New Roman" w:hAnsi="Times New Roman" w:cs="Times New Roman"/>
          <w:sz w:val="24"/>
          <w:szCs w:val="28"/>
        </w:rPr>
        <w:t xml:space="preserve"> </w:t>
      </w:r>
      <w:r w:rsidR="006D51F9">
        <w:rPr>
          <w:rFonts w:ascii="Times New Roman" w:hAnsi="Times New Roman" w:cs="Times New Roman"/>
          <w:sz w:val="24"/>
          <w:szCs w:val="28"/>
        </w:rPr>
        <w:t xml:space="preserve">numerical </w:t>
      </w:r>
      <w:r w:rsidR="00DB0733">
        <w:rPr>
          <w:rFonts w:ascii="Times New Roman" w:hAnsi="Times New Roman" w:cs="Times New Roman"/>
          <w:sz w:val="24"/>
          <w:szCs w:val="28"/>
        </w:rPr>
        <w:t xml:space="preserve">results </w:t>
      </w:r>
      <w:r w:rsidR="00331F5C">
        <w:rPr>
          <w:rFonts w:ascii="Times New Roman" w:hAnsi="Times New Roman" w:cs="Times New Roman"/>
          <w:sz w:val="24"/>
          <w:szCs w:val="28"/>
        </w:rPr>
        <w:t>validate</w:t>
      </w:r>
      <w:r w:rsidR="00DB0733">
        <w:rPr>
          <w:rFonts w:ascii="Times New Roman" w:hAnsi="Times New Roman" w:cs="Times New Roman"/>
          <w:sz w:val="24"/>
          <w:szCs w:val="28"/>
        </w:rPr>
        <w:t xml:space="preserve"> the </w:t>
      </w:r>
      <w:r w:rsidR="00C76DB3">
        <w:rPr>
          <w:rFonts w:ascii="Times New Roman" w:hAnsi="Times New Roman" w:cs="Times New Roman"/>
          <w:sz w:val="24"/>
          <w:szCs w:val="28"/>
        </w:rPr>
        <w:t xml:space="preserve">good </w:t>
      </w:r>
      <w:r w:rsidR="00DB0733">
        <w:rPr>
          <w:rFonts w:ascii="Times New Roman" w:hAnsi="Times New Roman" w:cs="Times New Roman"/>
          <w:sz w:val="24"/>
          <w:szCs w:val="28"/>
        </w:rPr>
        <w:t xml:space="preserve">ability of </w:t>
      </w:r>
      <w:r w:rsidR="00DB0733" w:rsidRPr="00F67380">
        <w:rPr>
          <w:rFonts w:ascii="Times New Roman" w:hAnsi="Times New Roman" w:cs="Times New Roman"/>
          <w:sz w:val="24"/>
          <w:szCs w:val="24"/>
        </w:rPr>
        <w:t>GPR-KG</w:t>
      </w:r>
      <w:r w:rsidR="00DB0733">
        <w:rPr>
          <w:rFonts w:ascii="Times New Roman" w:hAnsi="Times New Roman" w:cs="Times New Roman"/>
          <w:sz w:val="24"/>
          <w:szCs w:val="24"/>
        </w:rPr>
        <w:t xml:space="preserve"> </w:t>
      </w:r>
      <w:r w:rsidR="006D51F9">
        <w:rPr>
          <w:rFonts w:ascii="Times New Roman" w:hAnsi="Times New Roman" w:cs="Times New Roman"/>
          <w:sz w:val="24"/>
          <w:szCs w:val="24"/>
        </w:rPr>
        <w:t>in addressing</w:t>
      </w:r>
      <w:r w:rsidR="00D877BF">
        <w:rPr>
          <w:rFonts w:ascii="Times New Roman" w:hAnsi="Times New Roman" w:cs="Times New Roman"/>
          <w:sz w:val="24"/>
          <w:szCs w:val="24"/>
        </w:rPr>
        <w:t xml:space="preserve"> the </w:t>
      </w:r>
      <w:r w:rsidR="004520CB" w:rsidRPr="004F3AF3">
        <w:rPr>
          <w:rFonts w:ascii="Times New Roman" w:hAnsi="Times New Roman" w:cs="Times New Roman"/>
          <w:sz w:val="24"/>
          <w:szCs w:val="24"/>
        </w:rPr>
        <w:t>NSTPU</w:t>
      </w:r>
      <w:r w:rsidR="004520CB">
        <w:rPr>
          <w:rFonts w:ascii="Times New Roman" w:hAnsi="Times New Roman" w:cs="Times New Roman"/>
          <w:sz w:val="24"/>
          <w:szCs w:val="24"/>
        </w:rPr>
        <w:t xml:space="preserve"> problem.</w:t>
      </w:r>
    </w:p>
    <w:p w14:paraId="215A4419" w14:textId="77777777" w:rsidR="00164D50" w:rsidRDefault="00164D50" w:rsidP="007F5B20">
      <w:pPr>
        <w:adjustRightInd w:val="0"/>
        <w:snapToGrid w:val="0"/>
        <w:rPr>
          <w:rFonts w:ascii="Times New Roman" w:hAnsi="Times New Roman" w:cs="Times New Roman"/>
          <w:sz w:val="24"/>
          <w:szCs w:val="24"/>
        </w:rPr>
      </w:pPr>
    </w:p>
    <w:p w14:paraId="6BC84804" w14:textId="647CE513" w:rsidR="004B5B9F" w:rsidRDefault="000C5E19" w:rsidP="007F5B20">
      <w:pPr>
        <w:adjustRightInd w:val="0"/>
        <w:snapToGrid w:val="0"/>
        <w:jc w:val="center"/>
        <w:rPr>
          <w:rFonts w:ascii="Times New Roman" w:hAnsi="Times New Roman" w:cs="Times New Roman"/>
          <w:sz w:val="24"/>
          <w:szCs w:val="24"/>
        </w:rPr>
      </w:pPr>
      <w:r>
        <w:rPr>
          <w:noProof/>
        </w:rPr>
        <w:drawing>
          <wp:inline distT="0" distB="0" distL="0" distR="0" wp14:anchorId="56DD6F0B" wp14:editId="4E3AFA5B">
            <wp:extent cx="1849120" cy="2623771"/>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63553" cy="2644251"/>
                    </a:xfrm>
                    <a:prstGeom prst="rect">
                      <a:avLst/>
                    </a:prstGeom>
                    <a:noFill/>
                    <a:ln>
                      <a:noFill/>
                    </a:ln>
                  </pic:spPr>
                </pic:pic>
              </a:graphicData>
            </a:graphic>
          </wp:inline>
        </w:drawing>
      </w:r>
      <w:r w:rsidR="004B5B9F">
        <w:rPr>
          <w:rFonts w:ascii="Times New Roman" w:hAnsi="Times New Roman" w:cs="Times New Roman"/>
          <w:sz w:val="24"/>
          <w:szCs w:val="24"/>
        </w:rPr>
        <w:t xml:space="preserve">   </w:t>
      </w:r>
      <w:r>
        <w:rPr>
          <w:noProof/>
        </w:rPr>
        <w:drawing>
          <wp:inline distT="0" distB="0" distL="0" distR="0" wp14:anchorId="23568B5C" wp14:editId="0577A7E1">
            <wp:extent cx="1849120" cy="2651167"/>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56725" cy="2662070"/>
                    </a:xfrm>
                    <a:prstGeom prst="rect">
                      <a:avLst/>
                    </a:prstGeom>
                    <a:noFill/>
                    <a:ln>
                      <a:noFill/>
                    </a:ln>
                  </pic:spPr>
                </pic:pic>
              </a:graphicData>
            </a:graphic>
          </wp:inline>
        </w:drawing>
      </w:r>
      <w:r w:rsidR="004B5B9F">
        <w:rPr>
          <w:rFonts w:ascii="Times New Roman" w:hAnsi="Times New Roman" w:cs="Times New Roman"/>
          <w:sz w:val="24"/>
          <w:szCs w:val="24"/>
        </w:rPr>
        <w:t xml:space="preserve">  </w:t>
      </w:r>
      <w:r w:rsidR="004B5B9F">
        <w:rPr>
          <w:rFonts w:ascii="Times New Roman" w:hAnsi="Times New Roman" w:cs="Times New Roman" w:hint="eastAsia"/>
          <w:sz w:val="24"/>
          <w:szCs w:val="24"/>
        </w:rPr>
        <w:t xml:space="preserve"> </w:t>
      </w:r>
      <w:r>
        <w:rPr>
          <w:noProof/>
        </w:rPr>
        <w:drawing>
          <wp:inline distT="0" distB="0" distL="0" distR="0" wp14:anchorId="7525C9BA" wp14:editId="5F48F266">
            <wp:extent cx="1858010" cy="2636386"/>
            <wp:effectExtent l="0" t="0" r="889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69571" cy="2652790"/>
                    </a:xfrm>
                    <a:prstGeom prst="rect">
                      <a:avLst/>
                    </a:prstGeom>
                    <a:noFill/>
                    <a:ln>
                      <a:noFill/>
                    </a:ln>
                  </pic:spPr>
                </pic:pic>
              </a:graphicData>
            </a:graphic>
          </wp:inline>
        </w:drawing>
      </w:r>
    </w:p>
    <w:p w14:paraId="4975905F" w14:textId="348C1E3A" w:rsidR="00BA7156" w:rsidRDefault="00BA7156" w:rsidP="007F5B20">
      <w:pPr>
        <w:adjustRightInd w:val="0"/>
        <w:snapToGrid w:val="0"/>
        <w:ind w:firstLineChars="700" w:firstLine="1680"/>
        <w:jc w:val="left"/>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a)                         (b)                          (c)</w:t>
      </w:r>
    </w:p>
    <w:p w14:paraId="1BE23675" w14:textId="155A6640" w:rsidR="006C28DD" w:rsidRDefault="006C28DD" w:rsidP="007F5B20">
      <w:pPr>
        <w:adjustRightInd w:val="0"/>
        <w:snapToGrid w:val="0"/>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ig. </w:t>
      </w:r>
      <w:r w:rsidR="00674431">
        <w:rPr>
          <w:rFonts w:ascii="Times New Roman" w:hAnsi="Times New Roman" w:cs="Times New Roman"/>
          <w:sz w:val="24"/>
          <w:szCs w:val="24"/>
        </w:rPr>
        <w:t>8</w:t>
      </w:r>
      <w:r w:rsidR="007F5542">
        <w:rPr>
          <w:rFonts w:ascii="Times New Roman" w:hAnsi="Times New Roman" w:cs="Times New Roman"/>
          <w:sz w:val="24"/>
          <w:szCs w:val="24"/>
        </w:rPr>
        <w:t xml:space="preserve"> </w:t>
      </w:r>
      <w:r w:rsidR="00C7331A">
        <w:rPr>
          <w:rFonts w:ascii="Times New Roman" w:hAnsi="Times New Roman" w:cs="Times New Roman"/>
          <w:sz w:val="24"/>
          <w:szCs w:val="24"/>
        </w:rPr>
        <w:t>B</w:t>
      </w:r>
      <w:r w:rsidR="00C23EF6" w:rsidRPr="00C23EF6">
        <w:rPr>
          <w:rFonts w:ascii="Times New Roman" w:hAnsi="Times New Roman" w:cs="Times New Roman"/>
          <w:sz w:val="24"/>
          <w:szCs w:val="24"/>
        </w:rPr>
        <w:t>oxplots</w:t>
      </w:r>
      <w:r w:rsidR="00B1335D">
        <w:rPr>
          <w:rFonts w:ascii="Times New Roman" w:hAnsi="Times New Roman" w:cs="Times New Roman"/>
          <w:sz w:val="24"/>
          <w:szCs w:val="24"/>
        </w:rPr>
        <w:t xml:space="preserve"> of </w:t>
      </w:r>
      <w:r w:rsidR="000C5617">
        <w:rPr>
          <w:rFonts w:ascii="Times New Roman" w:hAnsi="Times New Roman" w:cs="Times New Roman"/>
          <w:sz w:val="24"/>
          <w:szCs w:val="24"/>
        </w:rPr>
        <w:t>(</w:t>
      </w:r>
      <w:r w:rsidR="00F02403">
        <w:rPr>
          <w:rFonts w:ascii="Times New Roman" w:hAnsi="Times New Roman" w:cs="Times New Roman"/>
          <w:sz w:val="24"/>
          <w:szCs w:val="24"/>
        </w:rPr>
        <w:t>a</w:t>
      </w:r>
      <w:r w:rsidR="000C5617">
        <w:rPr>
          <w:rFonts w:ascii="Times New Roman" w:hAnsi="Times New Roman" w:cs="Times New Roman"/>
          <w:sz w:val="24"/>
          <w:szCs w:val="24"/>
        </w:rPr>
        <w:t>)</w:t>
      </w:r>
      <w:r w:rsidR="00F02403">
        <w:rPr>
          <w:rFonts w:ascii="Times New Roman" w:hAnsi="Times New Roman" w:cs="Times New Roman"/>
          <w:sz w:val="24"/>
          <w:szCs w:val="24"/>
        </w:rPr>
        <w:t xml:space="preserve"> relative total delay, (b) </w:t>
      </w:r>
      <w:r w:rsidR="009C7991">
        <w:rPr>
          <w:rFonts w:ascii="Times New Roman" w:hAnsi="Times New Roman" w:cs="Times New Roman"/>
          <w:sz w:val="24"/>
          <w:szCs w:val="24"/>
        </w:rPr>
        <w:t>relative traffic equity and (c) relative vehicular emission</w:t>
      </w:r>
      <w:r w:rsidR="00FE6D27">
        <w:rPr>
          <w:rFonts w:ascii="Times New Roman" w:hAnsi="Times New Roman" w:cs="Times New Roman"/>
          <w:sz w:val="24"/>
          <w:szCs w:val="24"/>
        </w:rPr>
        <w:t xml:space="preserve"> for </w:t>
      </w:r>
      <w:r w:rsidR="000A48E4" w:rsidRPr="00FA329A">
        <w:rPr>
          <w:rFonts w:ascii="Times New Roman" w:hAnsi="Times New Roman" w:cs="Times New Roman"/>
          <w:sz w:val="24"/>
          <w:szCs w:val="24"/>
          <w:highlight w:val="magenta"/>
          <w:rPrChange w:id="461" w:author="Zhen Tan" w:date="2022-10-08T15:39:00Z">
            <w:rPr>
              <w:rFonts w:ascii="Times New Roman" w:hAnsi="Times New Roman" w:cs="Times New Roman"/>
              <w:sz w:val="24"/>
              <w:szCs w:val="24"/>
            </w:rPr>
          </w:rPrChange>
        </w:rPr>
        <w:t>n</w:t>
      </w:r>
      <w:r w:rsidR="00C8552F" w:rsidRPr="00FA329A">
        <w:rPr>
          <w:rFonts w:ascii="Times New Roman" w:hAnsi="Times New Roman" w:cs="Times New Roman"/>
          <w:sz w:val="24"/>
          <w:szCs w:val="24"/>
          <w:highlight w:val="magenta"/>
          <w:rPrChange w:id="462" w:author="Zhen Tan" w:date="2022-10-08T15:39:00Z">
            <w:rPr>
              <w:rFonts w:ascii="Times New Roman" w:hAnsi="Times New Roman" w:cs="Times New Roman"/>
              <w:sz w:val="24"/>
              <w:szCs w:val="24"/>
            </w:rPr>
          </w:rPrChange>
        </w:rPr>
        <w:t>ine</w:t>
      </w:r>
      <w:r w:rsidR="00C8552F">
        <w:rPr>
          <w:rFonts w:ascii="Times New Roman" w:hAnsi="Times New Roman" w:cs="Times New Roman"/>
          <w:sz w:val="24"/>
          <w:szCs w:val="24"/>
        </w:rPr>
        <w:t xml:space="preserve"> </w:t>
      </w:r>
      <w:r w:rsidR="000A48E4" w:rsidRPr="0012155C">
        <w:rPr>
          <w:rFonts w:ascii="Times New Roman" w:hAnsi="Times New Roman" w:cs="Times New Roman"/>
          <w:sz w:val="24"/>
          <w:szCs w:val="24"/>
          <w:highlight w:val="yellow"/>
        </w:rPr>
        <w:t>comparison</w:t>
      </w:r>
      <w:r w:rsidR="00FE6D27" w:rsidRPr="0012155C">
        <w:rPr>
          <w:rFonts w:ascii="Times New Roman" w:hAnsi="Times New Roman" w:cs="Times New Roman"/>
          <w:sz w:val="24"/>
          <w:szCs w:val="24"/>
          <w:highlight w:val="yellow"/>
        </w:rPr>
        <w:t xml:space="preserve"> solutions</w:t>
      </w:r>
      <w:r w:rsidR="00844776">
        <w:rPr>
          <w:rFonts w:ascii="Times New Roman" w:hAnsi="Times New Roman" w:cs="Times New Roman"/>
          <w:sz w:val="24"/>
          <w:szCs w:val="24"/>
        </w:rPr>
        <w:t>.</w:t>
      </w:r>
      <w:r w:rsidR="007F14F3">
        <w:rPr>
          <w:rFonts w:ascii="Times New Roman" w:hAnsi="Times New Roman" w:cs="Times New Roman"/>
          <w:sz w:val="24"/>
          <w:szCs w:val="24"/>
        </w:rPr>
        <w:t xml:space="preserve"> </w:t>
      </w:r>
    </w:p>
    <w:p w14:paraId="0F778433" w14:textId="77777777" w:rsidR="008B0467" w:rsidRDefault="008B0467" w:rsidP="007F5B20">
      <w:pPr>
        <w:adjustRightInd w:val="0"/>
        <w:snapToGrid w:val="0"/>
        <w:rPr>
          <w:rFonts w:ascii="Times New Roman" w:hAnsi="Times New Roman" w:cs="Times New Roman"/>
          <w:sz w:val="24"/>
          <w:szCs w:val="24"/>
        </w:rPr>
      </w:pPr>
    </w:p>
    <w:p w14:paraId="769E8C01" w14:textId="23787C4B" w:rsidR="00236D64" w:rsidRDefault="00C1575B" w:rsidP="007F5B20">
      <w:pPr>
        <w:adjustRightInd w:val="0"/>
        <w:snapToGrid w:val="0"/>
        <w:rPr>
          <w:rFonts w:ascii="Times New Roman" w:hAnsi="Times New Roman" w:cs="Times New Roman"/>
          <w:sz w:val="24"/>
          <w:szCs w:val="24"/>
        </w:rPr>
      </w:pPr>
      <w:r>
        <w:rPr>
          <w:noProof/>
        </w:rPr>
        <w:drawing>
          <wp:inline distT="0" distB="0" distL="0" distR="0" wp14:anchorId="0F9C0B66" wp14:editId="69B79BF4">
            <wp:extent cx="1757680" cy="2923601"/>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62059" cy="2930884"/>
                    </a:xfrm>
                    <a:prstGeom prst="rect">
                      <a:avLst/>
                    </a:prstGeom>
                    <a:noFill/>
                    <a:ln>
                      <a:noFill/>
                    </a:ln>
                  </pic:spPr>
                </pic:pic>
              </a:graphicData>
            </a:graphic>
          </wp:inline>
        </w:drawing>
      </w:r>
      <w:r w:rsidR="009F361A">
        <w:rPr>
          <w:noProof/>
        </w:rPr>
        <w:t xml:space="preserve"> </w:t>
      </w:r>
      <w:r>
        <w:rPr>
          <w:noProof/>
        </w:rPr>
        <w:drawing>
          <wp:inline distT="0" distB="0" distL="0" distR="0" wp14:anchorId="1ECE5BAF" wp14:editId="0B9EB365">
            <wp:extent cx="1752600" cy="2915151"/>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61545" cy="2930030"/>
                    </a:xfrm>
                    <a:prstGeom prst="rect">
                      <a:avLst/>
                    </a:prstGeom>
                    <a:noFill/>
                    <a:ln>
                      <a:noFill/>
                    </a:ln>
                  </pic:spPr>
                </pic:pic>
              </a:graphicData>
            </a:graphic>
          </wp:inline>
        </w:drawing>
      </w:r>
      <w:r w:rsidR="009F361A">
        <w:rPr>
          <w:noProof/>
        </w:rPr>
        <w:t xml:space="preserve"> </w:t>
      </w:r>
      <w:r>
        <w:rPr>
          <w:noProof/>
        </w:rPr>
        <w:drawing>
          <wp:inline distT="0" distB="0" distL="0" distR="0" wp14:anchorId="7A528280" wp14:editId="0F5E4FC6">
            <wp:extent cx="1767840" cy="2940499"/>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0188" cy="2944405"/>
                    </a:xfrm>
                    <a:prstGeom prst="rect">
                      <a:avLst/>
                    </a:prstGeom>
                    <a:noFill/>
                    <a:ln>
                      <a:noFill/>
                    </a:ln>
                  </pic:spPr>
                </pic:pic>
              </a:graphicData>
            </a:graphic>
          </wp:inline>
        </w:drawing>
      </w:r>
      <w:r>
        <w:rPr>
          <w:noProof/>
        </w:rPr>
        <w:drawing>
          <wp:inline distT="0" distB="0" distL="0" distR="0" wp14:anchorId="3FC84472" wp14:editId="330453BF">
            <wp:extent cx="561340" cy="2758440"/>
            <wp:effectExtent l="0" t="0" r="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6">
                      <a:extLst>
                        <a:ext uri="{28A0092B-C50C-407E-A947-70E740481C1C}">
                          <a14:useLocalDpi xmlns:a14="http://schemas.microsoft.com/office/drawing/2010/main" val="0"/>
                        </a:ext>
                      </a:extLst>
                    </a:blip>
                    <a:srcRect l="68208" t="6923" r="4735" b="4337"/>
                    <a:stretch/>
                  </pic:blipFill>
                  <pic:spPr bwMode="auto">
                    <a:xfrm>
                      <a:off x="0" y="0"/>
                      <a:ext cx="585362" cy="2876485"/>
                    </a:xfrm>
                    <a:prstGeom prst="rect">
                      <a:avLst/>
                    </a:prstGeom>
                    <a:noFill/>
                    <a:ln>
                      <a:noFill/>
                    </a:ln>
                    <a:extLst>
                      <a:ext uri="{53640926-AAD7-44D8-BBD7-CCE9431645EC}">
                        <a14:shadowObscured xmlns:a14="http://schemas.microsoft.com/office/drawing/2010/main"/>
                      </a:ext>
                    </a:extLst>
                  </pic:spPr>
                </pic:pic>
              </a:graphicData>
            </a:graphic>
          </wp:inline>
        </w:drawing>
      </w:r>
    </w:p>
    <w:p w14:paraId="150935EC" w14:textId="3585CEC5" w:rsidR="00005772" w:rsidRDefault="00005772" w:rsidP="007F5B20">
      <w:pPr>
        <w:adjustRightInd w:val="0"/>
        <w:snapToGrid w:val="0"/>
        <w:ind w:firstLineChars="700" w:firstLine="1680"/>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a)                         (b)                       (c)</w:t>
      </w:r>
    </w:p>
    <w:p w14:paraId="775F128D" w14:textId="48116158" w:rsidR="00986336" w:rsidRDefault="00986336" w:rsidP="007F5B20">
      <w:pPr>
        <w:adjustRightInd w:val="0"/>
        <w:snapToGrid w:val="0"/>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ig. </w:t>
      </w:r>
      <w:r w:rsidR="00616681">
        <w:rPr>
          <w:rFonts w:ascii="Times New Roman" w:hAnsi="Times New Roman" w:cs="Times New Roman"/>
          <w:sz w:val="24"/>
          <w:szCs w:val="24"/>
        </w:rPr>
        <w:t>9</w:t>
      </w:r>
      <w:r w:rsidR="003C5832">
        <w:rPr>
          <w:rFonts w:ascii="Times New Roman" w:hAnsi="Times New Roman" w:cs="Times New Roman"/>
          <w:sz w:val="24"/>
          <w:szCs w:val="24"/>
        </w:rPr>
        <w:t xml:space="preserve"> </w:t>
      </w:r>
      <w:r w:rsidR="00E010BB">
        <w:rPr>
          <w:rFonts w:ascii="Times New Roman" w:eastAsia="宋体" w:hAnsi="Times New Roman" w:cs="Times New Roman"/>
          <w:sz w:val="24"/>
          <w:szCs w:val="24"/>
        </w:rPr>
        <w:t>Empirical CDFs</w:t>
      </w:r>
      <w:r w:rsidR="00406100">
        <w:rPr>
          <w:rFonts w:ascii="Times New Roman" w:hAnsi="Times New Roman" w:cs="Times New Roman"/>
          <w:sz w:val="24"/>
          <w:szCs w:val="24"/>
        </w:rPr>
        <w:t xml:space="preserve"> of </w:t>
      </w:r>
      <w:r w:rsidR="00D556FA">
        <w:rPr>
          <w:rFonts w:ascii="Times New Roman" w:hAnsi="Times New Roman" w:cs="Times New Roman"/>
          <w:sz w:val="24"/>
          <w:szCs w:val="24"/>
        </w:rPr>
        <w:t xml:space="preserve">(a) relative total delay, (b) relative traffic equity and (c) relative vehicular emission for </w:t>
      </w:r>
      <w:r w:rsidR="00F60A46">
        <w:rPr>
          <w:rFonts w:ascii="Times New Roman" w:hAnsi="Times New Roman" w:cs="Times New Roman"/>
          <w:sz w:val="24"/>
          <w:szCs w:val="24"/>
        </w:rPr>
        <w:t xml:space="preserve">nine </w:t>
      </w:r>
      <w:commentRangeStart w:id="463"/>
      <w:r w:rsidR="00373C1B">
        <w:rPr>
          <w:rFonts w:ascii="Times New Roman" w:hAnsi="Times New Roman" w:cs="Times New Roman"/>
          <w:sz w:val="24"/>
          <w:szCs w:val="24"/>
        </w:rPr>
        <w:t>c</w:t>
      </w:r>
      <w:r w:rsidR="00F60A46">
        <w:rPr>
          <w:rFonts w:ascii="Times New Roman" w:hAnsi="Times New Roman" w:cs="Times New Roman"/>
          <w:sz w:val="24"/>
          <w:szCs w:val="24"/>
        </w:rPr>
        <w:t>omparison</w:t>
      </w:r>
      <w:r w:rsidR="0061388E">
        <w:rPr>
          <w:rFonts w:ascii="Times New Roman" w:hAnsi="Times New Roman" w:cs="Times New Roman"/>
          <w:sz w:val="24"/>
          <w:szCs w:val="24"/>
        </w:rPr>
        <w:t xml:space="preserve"> solutions.</w:t>
      </w:r>
      <w:commentRangeEnd w:id="463"/>
      <w:r w:rsidR="003D2CED">
        <w:rPr>
          <w:rStyle w:val="afd"/>
        </w:rPr>
        <w:commentReference w:id="463"/>
      </w:r>
      <w:r w:rsidR="00673CD3">
        <w:rPr>
          <w:rFonts w:ascii="Times New Roman" w:hAnsi="Times New Roman" w:cs="Times New Roman"/>
          <w:sz w:val="24"/>
          <w:szCs w:val="24"/>
        </w:rPr>
        <w:t xml:space="preserve"> </w:t>
      </w:r>
    </w:p>
    <w:p w14:paraId="64BE1BD6" w14:textId="77777777" w:rsidR="00FA5529" w:rsidRDefault="00FA5529" w:rsidP="007F5B20">
      <w:pPr>
        <w:adjustRightInd w:val="0"/>
        <w:snapToGrid w:val="0"/>
        <w:jc w:val="center"/>
        <w:rPr>
          <w:rFonts w:ascii="Times New Roman" w:hAnsi="Times New Roman" w:cs="Times New Roman"/>
          <w:sz w:val="24"/>
          <w:szCs w:val="24"/>
        </w:rPr>
      </w:pPr>
    </w:p>
    <w:p w14:paraId="33D5BE30" w14:textId="185C1A58" w:rsidR="00986336" w:rsidRDefault="00E815C8" w:rsidP="007F5B20">
      <w:pPr>
        <w:adjustRightInd w:val="0"/>
        <w:snapToGrid w:val="0"/>
        <w:jc w:val="center"/>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able </w:t>
      </w:r>
      <w:r w:rsidR="00B56A19">
        <w:rPr>
          <w:rFonts w:ascii="Times New Roman" w:hAnsi="Times New Roman" w:cs="Times New Roman"/>
          <w:sz w:val="24"/>
          <w:szCs w:val="24"/>
        </w:rPr>
        <w:t>3</w:t>
      </w:r>
      <w:r w:rsidR="00591DDC">
        <w:rPr>
          <w:rFonts w:ascii="Times New Roman" w:hAnsi="Times New Roman" w:cs="Times New Roman"/>
          <w:sz w:val="24"/>
          <w:szCs w:val="24"/>
        </w:rPr>
        <w:t xml:space="preserve"> </w:t>
      </w:r>
      <w:r w:rsidR="006C25C4">
        <w:rPr>
          <w:rFonts w:ascii="Times New Roman" w:hAnsi="Times New Roman" w:cs="Times New Roman"/>
          <w:sz w:val="24"/>
          <w:szCs w:val="24"/>
        </w:rPr>
        <w:t>Detailed c</w:t>
      </w:r>
      <w:r w:rsidR="00DF025D">
        <w:rPr>
          <w:rFonts w:ascii="Times New Roman" w:hAnsi="Times New Roman" w:cs="Times New Roman"/>
          <w:sz w:val="24"/>
          <w:szCs w:val="24"/>
        </w:rPr>
        <w:t xml:space="preserve">omparison of </w:t>
      </w:r>
      <w:r w:rsidR="00124C15" w:rsidRPr="00640F52">
        <w:rPr>
          <w:rFonts w:ascii="Times New Roman" w:hAnsi="Times New Roman" w:cs="Times New Roman"/>
          <w:sz w:val="24"/>
          <w:szCs w:val="24"/>
          <w:highlight w:val="magenta"/>
          <w:rPrChange w:id="464" w:author="Zhen Tan" w:date="2022-10-08T15:41:00Z">
            <w:rPr>
              <w:rFonts w:ascii="Times New Roman" w:hAnsi="Times New Roman" w:cs="Times New Roman"/>
              <w:sz w:val="24"/>
              <w:szCs w:val="24"/>
            </w:rPr>
          </w:rPrChange>
        </w:rPr>
        <w:t>ei</w:t>
      </w:r>
      <w:r w:rsidR="006C25C4" w:rsidRPr="00640F52">
        <w:rPr>
          <w:rFonts w:ascii="Times New Roman" w:hAnsi="Times New Roman" w:cs="Times New Roman"/>
          <w:sz w:val="24"/>
          <w:szCs w:val="24"/>
          <w:highlight w:val="magenta"/>
          <w:rPrChange w:id="465" w:author="Zhen Tan" w:date="2022-10-08T15:41:00Z">
            <w:rPr>
              <w:rFonts w:ascii="Times New Roman" w:hAnsi="Times New Roman" w:cs="Times New Roman"/>
              <w:sz w:val="24"/>
              <w:szCs w:val="24"/>
            </w:rPr>
          </w:rPrChange>
        </w:rPr>
        <w:t>ght</w:t>
      </w:r>
      <w:r w:rsidR="00C93E7C">
        <w:rPr>
          <w:rFonts w:ascii="Times New Roman" w:hAnsi="Times New Roman" w:cs="Times New Roman"/>
          <w:sz w:val="24"/>
          <w:szCs w:val="24"/>
        </w:rPr>
        <w:t xml:space="preserve"> </w:t>
      </w:r>
      <w:r w:rsidR="006C25C4">
        <w:rPr>
          <w:rFonts w:ascii="Times New Roman" w:hAnsi="Times New Roman" w:cs="Times New Roman"/>
          <w:sz w:val="24"/>
          <w:szCs w:val="24"/>
        </w:rPr>
        <w:t xml:space="preserve">non-dominated </w:t>
      </w:r>
      <w:r w:rsidR="00C93E7C">
        <w:rPr>
          <w:rFonts w:ascii="Times New Roman" w:hAnsi="Times New Roman" w:cs="Times New Roman"/>
          <w:sz w:val="24"/>
          <w:szCs w:val="24"/>
        </w:rPr>
        <w:t>signal control plans</w:t>
      </w:r>
      <w:r w:rsidR="00860A80">
        <w:rPr>
          <w:rFonts w:ascii="Times New Roman" w:hAnsi="Times New Roman" w:cs="Times New Roman"/>
          <w:sz w:val="24"/>
          <w:szCs w:val="24"/>
        </w:rPr>
        <w:t>.</w:t>
      </w:r>
    </w:p>
    <w:tbl>
      <w:tblPr>
        <w:tblW w:w="0" w:type="auto"/>
        <w:jc w:val="center"/>
        <w:tblBorders>
          <w:top w:val="single" w:sz="4" w:space="0" w:color="auto"/>
          <w:bottom w:val="single" w:sz="4" w:space="0" w:color="auto"/>
        </w:tblBorders>
        <w:tblLook w:val="04A0" w:firstRow="1" w:lastRow="0" w:firstColumn="1" w:lastColumn="0" w:noHBand="0" w:noVBand="1"/>
      </w:tblPr>
      <w:tblGrid>
        <w:gridCol w:w="1891"/>
        <w:gridCol w:w="711"/>
        <w:gridCol w:w="711"/>
        <w:gridCol w:w="711"/>
        <w:gridCol w:w="2728"/>
        <w:gridCol w:w="2068"/>
        <w:gridCol w:w="711"/>
      </w:tblGrid>
      <w:tr w:rsidR="00E3647E" w:rsidRPr="00006EF9" w14:paraId="6B15B50E" w14:textId="77777777" w:rsidTr="00691F38">
        <w:trPr>
          <w:trHeight w:val="614"/>
          <w:jc w:val="center"/>
        </w:trPr>
        <w:tc>
          <w:tcPr>
            <w:tcW w:w="0" w:type="auto"/>
            <w:tcBorders>
              <w:top w:val="single" w:sz="4" w:space="0" w:color="auto"/>
              <w:bottom w:val="single" w:sz="4" w:space="0" w:color="auto"/>
            </w:tcBorders>
            <w:shd w:val="clear" w:color="auto" w:fill="auto"/>
            <w:vAlign w:val="center"/>
          </w:tcPr>
          <w:p w14:paraId="005DEDC0" w14:textId="77777777" w:rsidR="00E3647E" w:rsidRPr="00006EF9" w:rsidRDefault="00E3647E" w:rsidP="007F5B20">
            <w:pPr>
              <w:adjustRightInd w:val="0"/>
              <w:snapToGrid w:val="0"/>
              <w:jc w:val="center"/>
              <w:rPr>
                <w:rFonts w:ascii="Times New Roman" w:hAnsi="Times New Roman"/>
                <w:kern w:val="0"/>
                <w:sz w:val="22"/>
              </w:rPr>
            </w:pPr>
            <w:r w:rsidRPr="00006EF9">
              <w:rPr>
                <w:rFonts w:ascii="Times New Roman" w:hAnsi="Times New Roman"/>
                <w:kern w:val="0"/>
                <w:sz w:val="22"/>
              </w:rPr>
              <w:t>Signal control plan</w:t>
            </w:r>
          </w:p>
        </w:tc>
        <w:tc>
          <w:tcPr>
            <w:tcW w:w="0" w:type="auto"/>
            <w:tcBorders>
              <w:top w:val="single" w:sz="4" w:space="0" w:color="auto"/>
              <w:bottom w:val="single" w:sz="4" w:space="0" w:color="auto"/>
            </w:tcBorders>
            <w:shd w:val="clear" w:color="auto" w:fill="auto"/>
            <w:vAlign w:val="center"/>
          </w:tcPr>
          <w:p w14:paraId="2E769167" w14:textId="77777777" w:rsidR="00E3647E" w:rsidRPr="0017413B" w:rsidRDefault="00000000" w:rsidP="007F5B20">
            <w:pPr>
              <w:adjustRightInd w:val="0"/>
              <w:snapToGrid w:val="0"/>
              <w:jc w:val="center"/>
              <w:rPr>
                <w:rFonts w:ascii="Times New Roman" w:hAnsi="Times New Roman"/>
                <w:i/>
                <w:iCs/>
                <w:kern w:val="0"/>
                <w:sz w:val="22"/>
              </w:rPr>
            </w:pPr>
            <m:oMathPara>
              <m:oMath>
                <m:acc>
                  <m:accPr>
                    <m:chr m:val="̅"/>
                    <m:ctrlPr>
                      <w:rPr>
                        <w:rFonts w:ascii="Cambria Math" w:hAnsi="Cambria Math"/>
                        <w:i/>
                        <w:iCs/>
                        <w:kern w:val="0"/>
                        <w:sz w:val="22"/>
                      </w:rPr>
                    </m:ctrlPr>
                  </m:accPr>
                  <m:e>
                    <m:r>
                      <w:rPr>
                        <w:rFonts w:ascii="Cambria Math" w:hAnsi="Cambria Math" w:hint="eastAsia"/>
                        <w:kern w:val="0"/>
                        <w:sz w:val="22"/>
                      </w:rPr>
                      <m:t>D</m:t>
                    </m:r>
                  </m:e>
                </m:acc>
              </m:oMath>
            </m:oMathPara>
          </w:p>
        </w:tc>
        <w:tc>
          <w:tcPr>
            <w:tcW w:w="0" w:type="auto"/>
            <w:tcBorders>
              <w:top w:val="single" w:sz="4" w:space="0" w:color="auto"/>
              <w:bottom w:val="single" w:sz="4" w:space="0" w:color="auto"/>
            </w:tcBorders>
            <w:shd w:val="clear" w:color="auto" w:fill="auto"/>
            <w:vAlign w:val="center"/>
          </w:tcPr>
          <w:p w14:paraId="15B4EE2B" w14:textId="77777777" w:rsidR="00E3647E" w:rsidRPr="0017413B" w:rsidRDefault="00000000" w:rsidP="007F5B20">
            <w:pPr>
              <w:adjustRightInd w:val="0"/>
              <w:snapToGrid w:val="0"/>
              <w:jc w:val="center"/>
              <w:rPr>
                <w:rFonts w:ascii="Times New Roman" w:hAnsi="Times New Roman"/>
                <w:i/>
                <w:iCs/>
                <w:kern w:val="0"/>
                <w:sz w:val="22"/>
              </w:rPr>
            </w:pPr>
            <m:oMathPara>
              <m:oMath>
                <m:acc>
                  <m:accPr>
                    <m:chr m:val="̅"/>
                    <m:ctrlPr>
                      <w:rPr>
                        <w:rFonts w:ascii="Cambria Math" w:hAnsi="Cambria Math"/>
                        <w:i/>
                        <w:iCs/>
                        <w:kern w:val="0"/>
                        <w:sz w:val="22"/>
                      </w:rPr>
                    </m:ctrlPr>
                  </m:accPr>
                  <m:e>
                    <m:r>
                      <w:rPr>
                        <w:rFonts w:ascii="Cambria Math" w:hAnsi="Cambria Math"/>
                        <w:kern w:val="0"/>
                        <w:sz w:val="22"/>
                      </w:rPr>
                      <m:t>A</m:t>
                    </m:r>
                  </m:e>
                </m:acc>
              </m:oMath>
            </m:oMathPara>
          </w:p>
        </w:tc>
        <w:tc>
          <w:tcPr>
            <w:tcW w:w="0" w:type="auto"/>
            <w:tcBorders>
              <w:top w:val="single" w:sz="4" w:space="0" w:color="auto"/>
              <w:bottom w:val="single" w:sz="4" w:space="0" w:color="auto"/>
            </w:tcBorders>
            <w:shd w:val="clear" w:color="auto" w:fill="auto"/>
            <w:vAlign w:val="center"/>
          </w:tcPr>
          <w:p w14:paraId="5921B000" w14:textId="77777777" w:rsidR="00E3647E" w:rsidRPr="0017413B" w:rsidRDefault="00000000" w:rsidP="007F5B20">
            <w:pPr>
              <w:adjustRightInd w:val="0"/>
              <w:snapToGrid w:val="0"/>
              <w:jc w:val="center"/>
              <w:rPr>
                <w:rFonts w:ascii="Times New Roman" w:hAnsi="Times New Roman"/>
                <w:i/>
                <w:iCs/>
                <w:kern w:val="0"/>
                <w:sz w:val="22"/>
              </w:rPr>
            </w:pPr>
            <m:oMathPara>
              <m:oMath>
                <m:acc>
                  <m:accPr>
                    <m:chr m:val="̅"/>
                    <m:ctrlPr>
                      <w:rPr>
                        <w:rFonts w:ascii="Cambria Math" w:hAnsi="Cambria Math"/>
                        <w:i/>
                        <w:iCs/>
                        <w:kern w:val="0"/>
                        <w:sz w:val="22"/>
                      </w:rPr>
                    </m:ctrlPr>
                  </m:accPr>
                  <m:e>
                    <m:r>
                      <w:rPr>
                        <w:rFonts w:ascii="Cambria Math" w:hAnsi="Cambria Math"/>
                        <w:kern w:val="0"/>
                        <w:sz w:val="22"/>
                      </w:rPr>
                      <m:t>E</m:t>
                    </m:r>
                  </m:e>
                </m:acc>
              </m:oMath>
            </m:oMathPara>
          </w:p>
        </w:tc>
        <w:tc>
          <w:tcPr>
            <w:tcW w:w="0" w:type="auto"/>
            <w:tcBorders>
              <w:top w:val="single" w:sz="4" w:space="0" w:color="auto"/>
              <w:bottom w:val="single" w:sz="4" w:space="0" w:color="auto"/>
            </w:tcBorders>
            <w:shd w:val="clear" w:color="auto" w:fill="auto"/>
            <w:vAlign w:val="center"/>
          </w:tcPr>
          <w:p w14:paraId="7C69DBAB" w14:textId="570BA27C" w:rsidR="00E3647E" w:rsidRPr="00006EF9" w:rsidRDefault="00E3647E" w:rsidP="007F5B20">
            <w:pPr>
              <w:adjustRightInd w:val="0"/>
              <w:snapToGrid w:val="0"/>
              <w:jc w:val="center"/>
              <w:rPr>
                <w:rFonts w:ascii="Times New Roman" w:hAnsi="Times New Roman"/>
                <w:kern w:val="0"/>
                <w:sz w:val="22"/>
              </w:rPr>
            </w:pPr>
            <w:r>
              <w:rPr>
                <w:rFonts w:ascii="Times New Roman" w:hAnsi="Times New Roman" w:hint="eastAsia"/>
                <w:kern w:val="0"/>
                <w:sz w:val="22"/>
              </w:rPr>
              <w:t>(</w:t>
            </w:r>
            <m:oMath>
              <m:sSub>
                <m:sSubPr>
                  <m:ctrlPr>
                    <w:rPr>
                      <w:rFonts w:ascii="Cambria Math" w:hAnsi="Cambria Math"/>
                      <w:i/>
                      <w:kern w:val="0"/>
                      <w:sz w:val="22"/>
                    </w:rPr>
                  </m:ctrlPr>
                </m:sSubPr>
                <m:e>
                  <m:r>
                    <w:rPr>
                      <w:rFonts w:ascii="Cambria Math" w:hAnsi="Cambria Math"/>
                      <w:kern w:val="0"/>
                      <w:sz w:val="22"/>
                    </w:rPr>
                    <m:t>P</m:t>
                  </m:r>
                </m:e>
                <m:sub>
                  <m:acc>
                    <m:accPr>
                      <m:chr m:val="̅"/>
                      <m:ctrlPr>
                        <w:rPr>
                          <w:rFonts w:ascii="Cambria Math" w:hAnsi="Cambria Math"/>
                          <w:i/>
                          <w:iCs/>
                          <w:kern w:val="0"/>
                          <w:sz w:val="22"/>
                        </w:rPr>
                      </m:ctrlPr>
                    </m:accPr>
                    <m:e>
                      <m:r>
                        <w:rPr>
                          <w:rFonts w:ascii="Cambria Math" w:hAnsi="Cambria Math" w:hint="eastAsia"/>
                          <w:kern w:val="0"/>
                          <w:sz w:val="22"/>
                        </w:rPr>
                        <m:t>D</m:t>
                      </m:r>
                    </m:e>
                  </m:acc>
                </m:sub>
              </m:sSub>
            </m:oMath>
            <w:r>
              <w:rPr>
                <w:rFonts w:ascii="Times New Roman" w:hAnsi="Times New Roman" w:hint="eastAsia"/>
                <w:kern w:val="0"/>
                <w:sz w:val="22"/>
              </w:rPr>
              <w:t>,</w:t>
            </w:r>
            <w:r w:rsidRPr="00B22AB8">
              <w:rPr>
                <w:rFonts w:ascii="Cambria Math" w:hAnsi="Cambria Math"/>
                <w:i/>
                <w:kern w:val="0"/>
                <w:sz w:val="22"/>
              </w:rPr>
              <w:t xml:space="preserve"> </w:t>
            </w:r>
            <m:oMath>
              <m:sSub>
                <m:sSubPr>
                  <m:ctrlPr>
                    <w:rPr>
                      <w:rFonts w:ascii="Cambria Math" w:hAnsi="Cambria Math"/>
                      <w:i/>
                      <w:kern w:val="0"/>
                      <w:sz w:val="22"/>
                    </w:rPr>
                  </m:ctrlPr>
                </m:sSubPr>
                <m:e>
                  <m:r>
                    <w:rPr>
                      <w:rFonts w:ascii="Cambria Math" w:hAnsi="Cambria Math"/>
                      <w:kern w:val="0"/>
                      <w:sz w:val="22"/>
                    </w:rPr>
                    <m:t>P</m:t>
                  </m:r>
                </m:e>
                <m:sub>
                  <m:acc>
                    <m:accPr>
                      <m:chr m:val="̅"/>
                      <m:ctrlPr>
                        <w:rPr>
                          <w:rFonts w:ascii="Cambria Math" w:hAnsi="Cambria Math"/>
                          <w:i/>
                          <w:iCs/>
                          <w:kern w:val="0"/>
                          <w:sz w:val="22"/>
                        </w:rPr>
                      </m:ctrlPr>
                    </m:accPr>
                    <m:e>
                      <m:r>
                        <w:rPr>
                          <w:rFonts w:ascii="Cambria Math" w:hAnsi="Cambria Math"/>
                          <w:kern w:val="0"/>
                          <w:sz w:val="22"/>
                        </w:rPr>
                        <m:t>A</m:t>
                      </m:r>
                    </m:e>
                  </m:acc>
                </m:sub>
              </m:sSub>
            </m:oMath>
            <w:r>
              <w:rPr>
                <w:rFonts w:ascii="Times New Roman" w:hAnsi="Times New Roman" w:hint="eastAsia"/>
                <w:kern w:val="0"/>
                <w:sz w:val="22"/>
              </w:rPr>
              <w:t>,</w:t>
            </w:r>
            <w:r w:rsidRPr="00B22AB8">
              <w:rPr>
                <w:rFonts w:ascii="Cambria Math" w:hAnsi="Cambria Math"/>
                <w:i/>
                <w:kern w:val="0"/>
                <w:sz w:val="22"/>
              </w:rPr>
              <w:t xml:space="preserve"> </w:t>
            </w:r>
            <m:oMath>
              <m:sSub>
                <m:sSubPr>
                  <m:ctrlPr>
                    <w:rPr>
                      <w:rFonts w:ascii="Cambria Math" w:hAnsi="Cambria Math"/>
                      <w:i/>
                      <w:kern w:val="0"/>
                      <w:sz w:val="22"/>
                    </w:rPr>
                  </m:ctrlPr>
                </m:sSubPr>
                <m:e>
                  <m:r>
                    <w:rPr>
                      <w:rFonts w:ascii="Cambria Math" w:hAnsi="Cambria Math"/>
                      <w:kern w:val="0"/>
                      <w:sz w:val="22"/>
                    </w:rPr>
                    <m:t>P</m:t>
                  </m:r>
                </m:e>
                <m:sub>
                  <m:acc>
                    <m:accPr>
                      <m:chr m:val="̅"/>
                      <m:ctrlPr>
                        <w:rPr>
                          <w:rFonts w:ascii="Cambria Math" w:hAnsi="Cambria Math"/>
                          <w:i/>
                          <w:iCs/>
                          <w:kern w:val="0"/>
                          <w:sz w:val="22"/>
                        </w:rPr>
                      </m:ctrlPr>
                    </m:accPr>
                    <m:e>
                      <m:r>
                        <w:rPr>
                          <w:rFonts w:ascii="Cambria Math" w:hAnsi="Cambria Math"/>
                          <w:kern w:val="0"/>
                          <w:sz w:val="22"/>
                        </w:rPr>
                        <m:t>E</m:t>
                      </m:r>
                    </m:e>
                  </m:acc>
                </m:sub>
              </m:sSub>
            </m:oMath>
            <w:r>
              <w:rPr>
                <w:rFonts w:ascii="Times New Roman" w:hAnsi="Times New Roman"/>
                <w:kern w:val="0"/>
                <w:sz w:val="22"/>
              </w:rPr>
              <w:t>)</w:t>
            </w:r>
          </w:p>
        </w:tc>
        <w:tc>
          <w:tcPr>
            <w:tcW w:w="0" w:type="auto"/>
            <w:tcBorders>
              <w:top w:val="single" w:sz="4" w:space="0" w:color="auto"/>
              <w:bottom w:val="single" w:sz="4" w:space="0" w:color="auto"/>
            </w:tcBorders>
            <w:shd w:val="clear" w:color="auto" w:fill="auto"/>
            <w:vAlign w:val="center"/>
          </w:tcPr>
          <w:p w14:paraId="041D3000" w14:textId="77777777" w:rsidR="00E3647E" w:rsidRPr="00006EF9" w:rsidRDefault="00E3647E" w:rsidP="007F5B20">
            <w:pPr>
              <w:adjustRightInd w:val="0"/>
              <w:snapToGrid w:val="0"/>
              <w:jc w:val="center"/>
              <w:rPr>
                <w:rFonts w:ascii="Times New Roman" w:hAnsi="Times New Roman"/>
                <w:kern w:val="0"/>
                <w:sz w:val="22"/>
              </w:rPr>
            </w:pPr>
            <w:r>
              <w:rPr>
                <w:rFonts w:ascii="Times New Roman" w:hAnsi="Times New Roman" w:hint="eastAsia"/>
                <w:kern w:val="0"/>
                <w:sz w:val="22"/>
              </w:rPr>
              <w:t>(</w:t>
            </w:r>
            <m:oMath>
              <m:sSub>
                <m:sSubPr>
                  <m:ctrlPr>
                    <w:rPr>
                      <w:rFonts w:ascii="Cambria Math" w:hAnsi="Cambria Math"/>
                      <w:i/>
                      <w:kern w:val="0"/>
                      <w:sz w:val="22"/>
                    </w:rPr>
                  </m:ctrlPr>
                </m:sSubPr>
                <m:e>
                  <m:r>
                    <w:rPr>
                      <w:rFonts w:ascii="Cambria Math" w:hAnsi="Cambria Math"/>
                      <w:kern w:val="0"/>
                      <w:sz w:val="22"/>
                    </w:rPr>
                    <m:t>Var</m:t>
                  </m:r>
                </m:e>
                <m:sub>
                  <m:r>
                    <w:rPr>
                      <w:rFonts w:ascii="Cambria Math" w:hAnsi="Cambria Math"/>
                      <w:kern w:val="0"/>
                      <w:sz w:val="22"/>
                    </w:rPr>
                    <m:t>D</m:t>
                  </m:r>
                </m:sub>
              </m:sSub>
            </m:oMath>
            <w:r>
              <w:rPr>
                <w:rFonts w:ascii="Times New Roman" w:hAnsi="Times New Roman" w:hint="eastAsia"/>
                <w:kern w:val="0"/>
                <w:sz w:val="22"/>
              </w:rPr>
              <w:t>,</w:t>
            </w:r>
            <w:r w:rsidRPr="00B22AB8">
              <w:rPr>
                <w:rFonts w:ascii="Cambria Math" w:hAnsi="Cambria Math"/>
                <w:i/>
                <w:kern w:val="0"/>
                <w:sz w:val="22"/>
              </w:rPr>
              <w:t xml:space="preserve"> </w:t>
            </w:r>
            <m:oMath>
              <m:sSub>
                <m:sSubPr>
                  <m:ctrlPr>
                    <w:rPr>
                      <w:rFonts w:ascii="Cambria Math" w:hAnsi="Cambria Math"/>
                      <w:i/>
                      <w:kern w:val="0"/>
                      <w:sz w:val="22"/>
                    </w:rPr>
                  </m:ctrlPr>
                </m:sSubPr>
                <m:e>
                  <m:r>
                    <w:rPr>
                      <w:rFonts w:ascii="Cambria Math" w:hAnsi="Cambria Math"/>
                      <w:kern w:val="0"/>
                      <w:sz w:val="22"/>
                    </w:rPr>
                    <m:t>Var</m:t>
                  </m:r>
                </m:e>
                <m:sub>
                  <m:r>
                    <w:rPr>
                      <w:rFonts w:ascii="Cambria Math" w:hAnsi="Cambria Math"/>
                      <w:kern w:val="0"/>
                      <w:sz w:val="22"/>
                    </w:rPr>
                    <m:t>A</m:t>
                  </m:r>
                </m:sub>
              </m:sSub>
            </m:oMath>
            <w:r>
              <w:rPr>
                <w:rFonts w:ascii="Times New Roman" w:hAnsi="Times New Roman" w:hint="eastAsia"/>
                <w:kern w:val="0"/>
                <w:sz w:val="22"/>
              </w:rPr>
              <w:t>,</w:t>
            </w:r>
            <w:r w:rsidRPr="00B22AB8">
              <w:rPr>
                <w:rFonts w:ascii="Cambria Math" w:hAnsi="Cambria Math"/>
                <w:i/>
                <w:kern w:val="0"/>
                <w:sz w:val="22"/>
              </w:rPr>
              <w:t xml:space="preserve"> </w:t>
            </w:r>
            <m:oMath>
              <m:sSub>
                <m:sSubPr>
                  <m:ctrlPr>
                    <w:rPr>
                      <w:rFonts w:ascii="Cambria Math" w:hAnsi="Cambria Math"/>
                      <w:i/>
                      <w:kern w:val="0"/>
                      <w:sz w:val="22"/>
                    </w:rPr>
                  </m:ctrlPr>
                </m:sSubPr>
                <m:e>
                  <m:r>
                    <w:rPr>
                      <w:rFonts w:ascii="Cambria Math" w:hAnsi="Cambria Math"/>
                      <w:kern w:val="0"/>
                      <w:sz w:val="22"/>
                    </w:rPr>
                    <m:t>Var</m:t>
                  </m:r>
                </m:e>
                <m:sub>
                  <m:r>
                    <w:rPr>
                      <w:rFonts w:ascii="Cambria Math" w:hAnsi="Cambria Math"/>
                      <w:kern w:val="0"/>
                      <w:sz w:val="22"/>
                    </w:rPr>
                    <m:t>E</m:t>
                  </m:r>
                </m:sub>
              </m:sSub>
            </m:oMath>
            <w:r>
              <w:rPr>
                <w:rFonts w:ascii="Times New Roman" w:hAnsi="Times New Roman"/>
                <w:kern w:val="0"/>
                <w:sz w:val="22"/>
              </w:rPr>
              <w:t>)</w:t>
            </w:r>
          </w:p>
        </w:tc>
        <w:tc>
          <w:tcPr>
            <w:tcW w:w="0" w:type="auto"/>
            <w:tcBorders>
              <w:top w:val="single" w:sz="4" w:space="0" w:color="auto"/>
              <w:bottom w:val="single" w:sz="4" w:space="0" w:color="auto"/>
            </w:tcBorders>
            <w:shd w:val="clear" w:color="auto" w:fill="auto"/>
            <w:vAlign w:val="center"/>
          </w:tcPr>
          <w:p w14:paraId="6EC733A8" w14:textId="77777777" w:rsidR="00E3647E" w:rsidRPr="00B5148E" w:rsidRDefault="00000000" w:rsidP="007F5B20">
            <w:pPr>
              <w:adjustRightInd w:val="0"/>
              <w:snapToGrid w:val="0"/>
              <w:jc w:val="left"/>
              <w:rPr>
                <w:rFonts w:ascii="Times New Roman" w:hAnsi="Times New Roman"/>
                <w:kern w:val="0"/>
                <w:sz w:val="22"/>
              </w:rPr>
            </w:pPr>
            <m:oMathPara>
              <m:oMath>
                <m:sSub>
                  <m:sSubPr>
                    <m:ctrlPr>
                      <w:rPr>
                        <w:rFonts w:ascii="Cambria Math" w:hAnsi="Cambria Math"/>
                        <w:i/>
                        <w:kern w:val="0"/>
                        <w:sz w:val="22"/>
                      </w:rPr>
                    </m:ctrlPr>
                  </m:sSubPr>
                  <m:e>
                    <m:r>
                      <w:rPr>
                        <w:rFonts w:ascii="Cambria Math" w:hAnsi="Cambria Math"/>
                        <w:kern w:val="0"/>
                        <w:sz w:val="22"/>
                      </w:rPr>
                      <m:t>E</m:t>
                    </m:r>
                  </m:e>
                  <m:sub>
                    <m:r>
                      <w:rPr>
                        <w:rFonts w:ascii="Cambria Math" w:hAnsi="Cambria Math"/>
                        <w:kern w:val="0"/>
                        <w:sz w:val="22"/>
                      </w:rPr>
                      <m:t>1-ε</m:t>
                    </m:r>
                  </m:sub>
                </m:sSub>
              </m:oMath>
            </m:oMathPara>
          </w:p>
        </w:tc>
      </w:tr>
      <w:tr w:rsidR="00E3647E" w:rsidRPr="00006EF9" w14:paraId="20D1B7F0" w14:textId="77777777" w:rsidTr="00691F38">
        <w:trPr>
          <w:jc w:val="center"/>
        </w:trPr>
        <w:tc>
          <w:tcPr>
            <w:tcW w:w="0" w:type="auto"/>
            <w:tcBorders>
              <w:top w:val="nil"/>
              <w:bottom w:val="nil"/>
            </w:tcBorders>
            <w:shd w:val="clear" w:color="auto" w:fill="auto"/>
            <w:vAlign w:val="center"/>
          </w:tcPr>
          <w:p w14:paraId="3ACFD232" w14:textId="77777777" w:rsidR="00E3647E" w:rsidRPr="00006EF9" w:rsidRDefault="00000000" w:rsidP="007F5B20">
            <w:pPr>
              <w:adjustRightInd w:val="0"/>
              <w:snapToGrid w:val="0"/>
              <w:jc w:val="center"/>
              <w:rPr>
                <w:rFonts w:ascii="Times New Roman" w:hAnsi="Times New Roman"/>
                <w:kern w:val="0"/>
                <w:sz w:val="22"/>
              </w:rPr>
            </w:pPr>
            <m:oMathPara>
              <m:oMath>
                <m:sSub>
                  <m:sSubPr>
                    <m:ctrlPr>
                      <w:rPr>
                        <w:rFonts w:ascii="Cambria Math" w:hAnsi="Cambria Math"/>
                        <w:i/>
                        <w:kern w:val="0"/>
                        <w:sz w:val="22"/>
                      </w:rPr>
                    </m:ctrlPr>
                  </m:sSubPr>
                  <m:e>
                    <m:r>
                      <m:rPr>
                        <m:sty m:val="b"/>
                      </m:rPr>
                      <w:rPr>
                        <w:rFonts w:ascii="Cambria Math" w:hAnsi="Cambria Math"/>
                        <w:kern w:val="0"/>
                        <w:sz w:val="22"/>
                      </w:rPr>
                      <m:t>x</m:t>
                    </m:r>
                  </m:e>
                  <m:sub>
                    <m:r>
                      <w:rPr>
                        <w:rFonts w:ascii="Cambria Math" w:hAnsi="Cambria Math"/>
                        <w:kern w:val="0"/>
                        <w:sz w:val="22"/>
                      </w:rPr>
                      <m:t>c1</m:t>
                    </m:r>
                  </m:sub>
                </m:sSub>
              </m:oMath>
            </m:oMathPara>
          </w:p>
        </w:tc>
        <w:tc>
          <w:tcPr>
            <w:tcW w:w="0" w:type="auto"/>
            <w:tcBorders>
              <w:top w:val="nil"/>
              <w:bottom w:val="nil"/>
            </w:tcBorders>
            <w:shd w:val="clear" w:color="auto" w:fill="auto"/>
            <w:vAlign w:val="center"/>
          </w:tcPr>
          <w:p w14:paraId="51BFA899" w14:textId="77777777" w:rsidR="00E3647E" w:rsidRPr="00006EF9" w:rsidRDefault="00E3647E" w:rsidP="007F5B20">
            <w:pPr>
              <w:adjustRightInd w:val="0"/>
              <w:snapToGrid w:val="0"/>
              <w:jc w:val="center"/>
              <w:rPr>
                <w:rFonts w:ascii="Times New Roman" w:hAnsi="Times New Roman"/>
                <w:kern w:val="0"/>
                <w:sz w:val="22"/>
              </w:rPr>
            </w:pPr>
            <w:r w:rsidRPr="00BD1B05">
              <w:rPr>
                <w:rFonts w:ascii="Times New Roman" w:hAnsi="Times New Roman"/>
                <w:kern w:val="0"/>
                <w:sz w:val="22"/>
              </w:rPr>
              <w:t>0.98</w:t>
            </w:r>
            <w:r>
              <w:rPr>
                <w:rFonts w:ascii="Times New Roman" w:hAnsi="Times New Roman"/>
                <w:kern w:val="0"/>
                <w:sz w:val="22"/>
              </w:rPr>
              <w:t>3</w:t>
            </w:r>
          </w:p>
        </w:tc>
        <w:tc>
          <w:tcPr>
            <w:tcW w:w="0" w:type="auto"/>
            <w:tcBorders>
              <w:top w:val="nil"/>
              <w:bottom w:val="nil"/>
            </w:tcBorders>
            <w:shd w:val="clear" w:color="auto" w:fill="auto"/>
            <w:vAlign w:val="center"/>
          </w:tcPr>
          <w:p w14:paraId="40B3C6A8" w14:textId="77777777" w:rsidR="00E3647E" w:rsidRPr="00006EF9" w:rsidRDefault="00E3647E" w:rsidP="007F5B20">
            <w:pPr>
              <w:adjustRightInd w:val="0"/>
              <w:snapToGrid w:val="0"/>
              <w:jc w:val="center"/>
              <w:rPr>
                <w:rFonts w:ascii="Times New Roman" w:hAnsi="Times New Roman"/>
                <w:kern w:val="0"/>
                <w:sz w:val="22"/>
              </w:rPr>
            </w:pPr>
            <w:r w:rsidRPr="00BA674B">
              <w:rPr>
                <w:rFonts w:ascii="Times New Roman" w:hAnsi="Times New Roman"/>
                <w:kern w:val="0"/>
                <w:sz w:val="22"/>
              </w:rPr>
              <w:t>0.95</w:t>
            </w:r>
            <w:r>
              <w:rPr>
                <w:rFonts w:ascii="Times New Roman" w:hAnsi="Times New Roman"/>
                <w:kern w:val="0"/>
                <w:sz w:val="22"/>
              </w:rPr>
              <w:t>3</w:t>
            </w:r>
          </w:p>
        </w:tc>
        <w:tc>
          <w:tcPr>
            <w:tcW w:w="0" w:type="auto"/>
            <w:tcBorders>
              <w:top w:val="nil"/>
              <w:bottom w:val="nil"/>
            </w:tcBorders>
            <w:shd w:val="clear" w:color="auto" w:fill="auto"/>
            <w:vAlign w:val="center"/>
          </w:tcPr>
          <w:p w14:paraId="4BD8E309" w14:textId="77777777" w:rsidR="00E3647E" w:rsidRPr="00006EF9" w:rsidRDefault="00E3647E" w:rsidP="007F5B20">
            <w:pPr>
              <w:adjustRightInd w:val="0"/>
              <w:snapToGrid w:val="0"/>
              <w:jc w:val="center"/>
              <w:rPr>
                <w:rFonts w:ascii="Times New Roman" w:hAnsi="Times New Roman"/>
                <w:kern w:val="0"/>
                <w:sz w:val="22"/>
              </w:rPr>
            </w:pPr>
            <w:r w:rsidRPr="007D2EAE">
              <w:rPr>
                <w:rFonts w:ascii="Times New Roman" w:hAnsi="Times New Roman"/>
                <w:kern w:val="0"/>
                <w:sz w:val="22"/>
              </w:rPr>
              <w:t>0.92</w:t>
            </w:r>
            <w:r>
              <w:rPr>
                <w:rFonts w:ascii="Times New Roman" w:hAnsi="Times New Roman"/>
                <w:kern w:val="0"/>
                <w:sz w:val="22"/>
              </w:rPr>
              <w:t>5</w:t>
            </w:r>
          </w:p>
        </w:tc>
        <w:tc>
          <w:tcPr>
            <w:tcW w:w="0" w:type="auto"/>
            <w:tcBorders>
              <w:top w:val="nil"/>
              <w:bottom w:val="nil"/>
            </w:tcBorders>
            <w:shd w:val="clear" w:color="auto" w:fill="auto"/>
            <w:vAlign w:val="center"/>
          </w:tcPr>
          <w:p w14:paraId="5A8ABF76" w14:textId="77777777" w:rsidR="00E3647E" w:rsidRPr="00006EF9" w:rsidRDefault="00E3647E" w:rsidP="007F5B20">
            <w:pPr>
              <w:adjustRightInd w:val="0"/>
              <w:snapToGrid w:val="0"/>
              <w:jc w:val="left"/>
              <w:rPr>
                <w:rFonts w:ascii="Times New Roman" w:hAnsi="Times New Roman"/>
                <w:kern w:val="0"/>
                <w:sz w:val="22"/>
              </w:rPr>
            </w:pPr>
            <w:r>
              <w:rPr>
                <w:rFonts w:ascii="Times New Roman" w:hAnsi="Times New Roman" w:hint="eastAsia"/>
                <w:kern w:val="0"/>
                <w:sz w:val="22"/>
              </w:rPr>
              <w:t>(</w:t>
            </w:r>
            <w:r>
              <w:rPr>
                <w:rFonts w:ascii="Times New Roman" w:hAnsi="Times New Roman"/>
                <w:kern w:val="0"/>
                <w:sz w:val="22"/>
              </w:rPr>
              <w:t>1.7%</w:t>
            </w:r>
            <w:r>
              <w:rPr>
                <w:rFonts w:ascii="Times New Roman" w:hAnsi="Times New Roman" w:cs="Times New Roman"/>
                <w:kern w:val="0"/>
                <w:sz w:val="22"/>
              </w:rPr>
              <w:t>↓</w:t>
            </w:r>
            <w:r>
              <w:rPr>
                <w:rFonts w:ascii="Times New Roman" w:hAnsi="Times New Roman"/>
                <w:kern w:val="0"/>
                <w:sz w:val="22"/>
              </w:rPr>
              <w:t>, 4.7%</w:t>
            </w:r>
            <w:r>
              <w:rPr>
                <w:rFonts w:ascii="Times New Roman" w:hAnsi="Times New Roman" w:cs="Times New Roman"/>
                <w:kern w:val="0"/>
                <w:sz w:val="22"/>
              </w:rPr>
              <w:t>↓</w:t>
            </w:r>
            <w:r>
              <w:rPr>
                <w:rFonts w:ascii="Times New Roman" w:hAnsi="Times New Roman"/>
                <w:kern w:val="0"/>
                <w:sz w:val="22"/>
              </w:rPr>
              <w:t>, 7.5%</w:t>
            </w:r>
            <w:r>
              <w:rPr>
                <w:rFonts w:ascii="Times New Roman" w:hAnsi="Times New Roman" w:cs="Times New Roman"/>
                <w:kern w:val="0"/>
                <w:sz w:val="22"/>
              </w:rPr>
              <w:t>↓</w:t>
            </w:r>
            <w:r>
              <w:rPr>
                <w:rFonts w:ascii="Times New Roman" w:hAnsi="Times New Roman"/>
                <w:kern w:val="0"/>
                <w:sz w:val="22"/>
              </w:rPr>
              <w:t>)</w:t>
            </w:r>
          </w:p>
        </w:tc>
        <w:tc>
          <w:tcPr>
            <w:tcW w:w="0" w:type="auto"/>
            <w:tcBorders>
              <w:top w:val="nil"/>
              <w:bottom w:val="nil"/>
            </w:tcBorders>
            <w:shd w:val="clear" w:color="auto" w:fill="auto"/>
            <w:vAlign w:val="center"/>
          </w:tcPr>
          <w:p w14:paraId="17E000FD" w14:textId="77777777" w:rsidR="00E3647E" w:rsidRPr="00006EF9" w:rsidRDefault="00E3647E" w:rsidP="007F5B20">
            <w:pPr>
              <w:adjustRightInd w:val="0"/>
              <w:snapToGrid w:val="0"/>
              <w:jc w:val="center"/>
              <w:rPr>
                <w:rFonts w:ascii="Times New Roman" w:hAnsi="Times New Roman"/>
                <w:kern w:val="0"/>
                <w:sz w:val="22"/>
              </w:rPr>
            </w:pPr>
            <w:r>
              <w:rPr>
                <w:rFonts w:ascii="Times New Roman" w:hAnsi="Times New Roman" w:hint="eastAsia"/>
                <w:kern w:val="0"/>
                <w:sz w:val="22"/>
              </w:rPr>
              <w:t>(</w:t>
            </w:r>
            <w:r w:rsidRPr="00B56FF4">
              <w:rPr>
                <w:rFonts w:ascii="Times New Roman" w:hAnsi="Times New Roman"/>
                <w:kern w:val="0"/>
                <w:sz w:val="22"/>
              </w:rPr>
              <w:t>0.003</w:t>
            </w:r>
            <w:r>
              <w:rPr>
                <w:rFonts w:ascii="Times New Roman" w:hAnsi="Times New Roman"/>
                <w:kern w:val="0"/>
                <w:sz w:val="22"/>
              </w:rPr>
              <w:t>,</w:t>
            </w:r>
            <w:r w:rsidRPr="002B5F5C">
              <w:rPr>
                <w:rFonts w:ascii="Times New Roman" w:hAnsi="Times New Roman"/>
                <w:kern w:val="0"/>
                <w:sz w:val="22"/>
              </w:rPr>
              <w:t>0.002</w:t>
            </w:r>
            <w:r>
              <w:rPr>
                <w:rFonts w:ascii="Times New Roman" w:hAnsi="Times New Roman"/>
                <w:kern w:val="0"/>
                <w:sz w:val="22"/>
              </w:rPr>
              <w:t xml:space="preserve">, </w:t>
            </w:r>
            <w:r w:rsidRPr="00A07379">
              <w:rPr>
                <w:rFonts w:ascii="Times New Roman" w:hAnsi="Times New Roman"/>
                <w:kern w:val="0"/>
                <w:sz w:val="22"/>
              </w:rPr>
              <w:t>0.006</w:t>
            </w:r>
            <w:r>
              <w:rPr>
                <w:rFonts w:ascii="Times New Roman" w:hAnsi="Times New Roman"/>
                <w:kern w:val="0"/>
                <w:sz w:val="22"/>
              </w:rPr>
              <w:t>)</w:t>
            </w:r>
          </w:p>
        </w:tc>
        <w:tc>
          <w:tcPr>
            <w:tcW w:w="0" w:type="auto"/>
            <w:tcBorders>
              <w:top w:val="nil"/>
              <w:bottom w:val="nil"/>
            </w:tcBorders>
            <w:shd w:val="clear" w:color="auto" w:fill="auto"/>
            <w:vAlign w:val="center"/>
          </w:tcPr>
          <w:p w14:paraId="0792ABB3" w14:textId="77777777" w:rsidR="00E3647E" w:rsidRPr="00006EF9" w:rsidRDefault="00E3647E" w:rsidP="007F5B20">
            <w:pPr>
              <w:adjustRightInd w:val="0"/>
              <w:snapToGrid w:val="0"/>
              <w:jc w:val="left"/>
              <w:rPr>
                <w:rFonts w:ascii="Times New Roman" w:hAnsi="Times New Roman"/>
                <w:kern w:val="0"/>
                <w:sz w:val="22"/>
              </w:rPr>
            </w:pPr>
            <w:r w:rsidRPr="0087766F">
              <w:rPr>
                <w:rFonts w:ascii="Times New Roman" w:hAnsi="Times New Roman"/>
                <w:kern w:val="0"/>
                <w:sz w:val="22"/>
              </w:rPr>
              <w:t>1.037</w:t>
            </w:r>
          </w:p>
        </w:tc>
      </w:tr>
      <w:tr w:rsidR="00E3647E" w:rsidRPr="00006EF9" w14:paraId="07A684D3" w14:textId="77777777" w:rsidTr="00691F38">
        <w:trPr>
          <w:jc w:val="center"/>
        </w:trPr>
        <w:tc>
          <w:tcPr>
            <w:tcW w:w="0" w:type="auto"/>
            <w:tcBorders>
              <w:top w:val="nil"/>
              <w:bottom w:val="nil"/>
            </w:tcBorders>
            <w:shd w:val="pct10" w:color="auto" w:fill="auto"/>
            <w:vAlign w:val="center"/>
          </w:tcPr>
          <w:p w14:paraId="288A37B9" w14:textId="77777777" w:rsidR="00E3647E" w:rsidRPr="00006EF9" w:rsidRDefault="00000000" w:rsidP="007F5B20">
            <w:pPr>
              <w:adjustRightInd w:val="0"/>
              <w:snapToGrid w:val="0"/>
              <w:jc w:val="center"/>
              <w:rPr>
                <w:rFonts w:ascii="Times New Roman" w:hAnsi="Times New Roman"/>
                <w:kern w:val="0"/>
                <w:sz w:val="22"/>
              </w:rPr>
            </w:pPr>
            <m:oMathPara>
              <m:oMath>
                <m:sSub>
                  <m:sSubPr>
                    <m:ctrlPr>
                      <w:rPr>
                        <w:rFonts w:ascii="Cambria Math" w:hAnsi="Cambria Math"/>
                        <w:i/>
                        <w:kern w:val="0"/>
                        <w:sz w:val="22"/>
                      </w:rPr>
                    </m:ctrlPr>
                  </m:sSubPr>
                  <m:e>
                    <m:r>
                      <m:rPr>
                        <m:sty m:val="b"/>
                      </m:rPr>
                      <w:rPr>
                        <w:rFonts w:ascii="Cambria Math" w:hAnsi="Cambria Math"/>
                        <w:kern w:val="0"/>
                        <w:sz w:val="22"/>
                      </w:rPr>
                      <m:t>x</m:t>
                    </m:r>
                  </m:e>
                  <m:sub>
                    <m:r>
                      <w:rPr>
                        <w:rFonts w:ascii="Cambria Math" w:hAnsi="Cambria Math"/>
                        <w:kern w:val="0"/>
                        <w:sz w:val="22"/>
                      </w:rPr>
                      <m:t>c2</m:t>
                    </m:r>
                  </m:sub>
                </m:sSub>
              </m:oMath>
            </m:oMathPara>
          </w:p>
        </w:tc>
        <w:tc>
          <w:tcPr>
            <w:tcW w:w="0" w:type="auto"/>
            <w:tcBorders>
              <w:top w:val="nil"/>
              <w:bottom w:val="nil"/>
            </w:tcBorders>
            <w:shd w:val="pct10" w:color="auto" w:fill="auto"/>
            <w:vAlign w:val="center"/>
          </w:tcPr>
          <w:p w14:paraId="59887D43" w14:textId="77777777" w:rsidR="00E3647E" w:rsidRPr="00006EF9" w:rsidRDefault="00E3647E" w:rsidP="007F5B20">
            <w:pPr>
              <w:adjustRightInd w:val="0"/>
              <w:snapToGrid w:val="0"/>
              <w:jc w:val="center"/>
              <w:rPr>
                <w:rFonts w:ascii="Times New Roman" w:hAnsi="Times New Roman"/>
                <w:kern w:val="0"/>
                <w:sz w:val="22"/>
              </w:rPr>
            </w:pPr>
            <w:r w:rsidRPr="00230969">
              <w:rPr>
                <w:rFonts w:ascii="Times New Roman" w:hAnsi="Times New Roman"/>
                <w:kern w:val="0"/>
                <w:sz w:val="22"/>
              </w:rPr>
              <w:t>0.978</w:t>
            </w:r>
          </w:p>
        </w:tc>
        <w:tc>
          <w:tcPr>
            <w:tcW w:w="0" w:type="auto"/>
            <w:tcBorders>
              <w:top w:val="nil"/>
              <w:bottom w:val="nil"/>
            </w:tcBorders>
            <w:shd w:val="pct10" w:color="auto" w:fill="auto"/>
            <w:vAlign w:val="center"/>
          </w:tcPr>
          <w:p w14:paraId="643A5100" w14:textId="77777777" w:rsidR="00E3647E" w:rsidRPr="00006EF9" w:rsidRDefault="00E3647E" w:rsidP="007F5B20">
            <w:pPr>
              <w:adjustRightInd w:val="0"/>
              <w:snapToGrid w:val="0"/>
              <w:jc w:val="center"/>
              <w:rPr>
                <w:rFonts w:ascii="Times New Roman" w:hAnsi="Times New Roman"/>
                <w:kern w:val="0"/>
                <w:sz w:val="22"/>
              </w:rPr>
            </w:pPr>
            <w:r w:rsidRPr="00A17E1D">
              <w:rPr>
                <w:rFonts w:ascii="Times New Roman" w:hAnsi="Times New Roman"/>
                <w:kern w:val="0"/>
                <w:sz w:val="22"/>
              </w:rPr>
              <w:t>0.97</w:t>
            </w:r>
            <w:r>
              <w:rPr>
                <w:rFonts w:ascii="Times New Roman" w:hAnsi="Times New Roman"/>
                <w:kern w:val="0"/>
                <w:sz w:val="22"/>
              </w:rPr>
              <w:t>6</w:t>
            </w:r>
          </w:p>
        </w:tc>
        <w:tc>
          <w:tcPr>
            <w:tcW w:w="0" w:type="auto"/>
            <w:tcBorders>
              <w:top w:val="nil"/>
              <w:bottom w:val="nil"/>
            </w:tcBorders>
            <w:shd w:val="pct10" w:color="auto" w:fill="auto"/>
            <w:vAlign w:val="center"/>
          </w:tcPr>
          <w:p w14:paraId="2C4248CA" w14:textId="77777777" w:rsidR="00E3647E" w:rsidRPr="00006EF9" w:rsidRDefault="00E3647E" w:rsidP="007F5B20">
            <w:pPr>
              <w:adjustRightInd w:val="0"/>
              <w:snapToGrid w:val="0"/>
              <w:jc w:val="center"/>
              <w:rPr>
                <w:rFonts w:ascii="Times New Roman" w:hAnsi="Times New Roman"/>
                <w:kern w:val="0"/>
                <w:sz w:val="22"/>
              </w:rPr>
            </w:pPr>
            <w:r w:rsidRPr="00494CD6">
              <w:rPr>
                <w:rFonts w:ascii="Times New Roman" w:hAnsi="Times New Roman"/>
                <w:kern w:val="0"/>
                <w:sz w:val="22"/>
              </w:rPr>
              <w:t>0.89</w:t>
            </w:r>
            <w:r>
              <w:rPr>
                <w:rFonts w:ascii="Times New Roman" w:hAnsi="Times New Roman"/>
                <w:kern w:val="0"/>
                <w:sz w:val="22"/>
              </w:rPr>
              <w:t>2</w:t>
            </w:r>
          </w:p>
        </w:tc>
        <w:tc>
          <w:tcPr>
            <w:tcW w:w="0" w:type="auto"/>
            <w:tcBorders>
              <w:top w:val="nil"/>
              <w:bottom w:val="nil"/>
            </w:tcBorders>
            <w:shd w:val="pct10" w:color="auto" w:fill="auto"/>
            <w:vAlign w:val="center"/>
          </w:tcPr>
          <w:p w14:paraId="05EF346B" w14:textId="77777777" w:rsidR="00E3647E" w:rsidRPr="00006EF9" w:rsidRDefault="00E3647E" w:rsidP="007F5B20">
            <w:pPr>
              <w:adjustRightInd w:val="0"/>
              <w:snapToGrid w:val="0"/>
              <w:jc w:val="left"/>
              <w:rPr>
                <w:rFonts w:ascii="Times New Roman" w:hAnsi="Times New Roman"/>
                <w:kern w:val="0"/>
                <w:sz w:val="22"/>
              </w:rPr>
            </w:pPr>
            <w:r>
              <w:rPr>
                <w:rFonts w:ascii="Times New Roman" w:hAnsi="Times New Roman" w:hint="eastAsia"/>
                <w:kern w:val="0"/>
                <w:sz w:val="22"/>
              </w:rPr>
              <w:t>(</w:t>
            </w:r>
            <w:r>
              <w:rPr>
                <w:rFonts w:ascii="Times New Roman" w:hAnsi="Times New Roman"/>
                <w:kern w:val="0"/>
                <w:sz w:val="22"/>
              </w:rPr>
              <w:t>2.2%</w:t>
            </w:r>
            <w:r>
              <w:rPr>
                <w:rFonts w:ascii="Times New Roman" w:hAnsi="Times New Roman" w:cs="Times New Roman"/>
                <w:kern w:val="0"/>
                <w:sz w:val="22"/>
              </w:rPr>
              <w:t>↓</w:t>
            </w:r>
            <w:r>
              <w:rPr>
                <w:rFonts w:ascii="Times New Roman" w:hAnsi="Times New Roman"/>
                <w:kern w:val="0"/>
                <w:sz w:val="22"/>
              </w:rPr>
              <w:t>, 2.4%</w:t>
            </w:r>
            <w:r>
              <w:rPr>
                <w:rFonts w:ascii="Times New Roman" w:hAnsi="Times New Roman" w:cs="Times New Roman"/>
                <w:kern w:val="0"/>
                <w:sz w:val="22"/>
              </w:rPr>
              <w:t>↓</w:t>
            </w:r>
            <w:r>
              <w:rPr>
                <w:rFonts w:ascii="Times New Roman" w:hAnsi="Times New Roman"/>
                <w:kern w:val="0"/>
                <w:sz w:val="22"/>
              </w:rPr>
              <w:t>, 10.8%</w:t>
            </w:r>
            <w:r>
              <w:rPr>
                <w:rFonts w:ascii="Times New Roman" w:hAnsi="Times New Roman" w:cs="Times New Roman"/>
                <w:kern w:val="0"/>
                <w:sz w:val="22"/>
              </w:rPr>
              <w:t>↓</w:t>
            </w:r>
            <w:r>
              <w:rPr>
                <w:rFonts w:ascii="Times New Roman" w:hAnsi="Times New Roman"/>
                <w:kern w:val="0"/>
                <w:sz w:val="22"/>
              </w:rPr>
              <w:t>)</w:t>
            </w:r>
          </w:p>
        </w:tc>
        <w:tc>
          <w:tcPr>
            <w:tcW w:w="0" w:type="auto"/>
            <w:tcBorders>
              <w:top w:val="nil"/>
              <w:bottom w:val="nil"/>
            </w:tcBorders>
            <w:shd w:val="pct10" w:color="auto" w:fill="auto"/>
            <w:vAlign w:val="center"/>
          </w:tcPr>
          <w:p w14:paraId="44BAA7D7" w14:textId="77777777" w:rsidR="00E3647E" w:rsidRPr="00006EF9" w:rsidRDefault="00E3647E" w:rsidP="007F5B20">
            <w:pPr>
              <w:adjustRightInd w:val="0"/>
              <w:snapToGrid w:val="0"/>
              <w:jc w:val="center"/>
              <w:rPr>
                <w:rFonts w:ascii="Times New Roman" w:hAnsi="Times New Roman"/>
                <w:kern w:val="0"/>
                <w:sz w:val="22"/>
              </w:rPr>
            </w:pPr>
            <w:r>
              <w:rPr>
                <w:rFonts w:ascii="Times New Roman" w:hAnsi="Times New Roman" w:hint="eastAsia"/>
                <w:kern w:val="0"/>
                <w:sz w:val="22"/>
              </w:rPr>
              <w:t>(</w:t>
            </w:r>
            <w:r w:rsidRPr="00B56FF4">
              <w:rPr>
                <w:rFonts w:ascii="Times New Roman" w:hAnsi="Times New Roman"/>
                <w:kern w:val="0"/>
                <w:sz w:val="22"/>
              </w:rPr>
              <w:t>0.004</w:t>
            </w:r>
            <w:r>
              <w:rPr>
                <w:rFonts w:ascii="Times New Roman" w:hAnsi="Times New Roman"/>
                <w:kern w:val="0"/>
                <w:sz w:val="22"/>
              </w:rPr>
              <w:t>,</w:t>
            </w:r>
            <w:r w:rsidRPr="002B5F5C">
              <w:rPr>
                <w:rFonts w:ascii="Times New Roman" w:hAnsi="Times New Roman"/>
                <w:kern w:val="0"/>
                <w:sz w:val="22"/>
              </w:rPr>
              <w:t>0.002</w:t>
            </w:r>
            <w:r>
              <w:rPr>
                <w:rFonts w:ascii="Times New Roman" w:hAnsi="Times New Roman"/>
                <w:kern w:val="0"/>
                <w:sz w:val="22"/>
              </w:rPr>
              <w:t xml:space="preserve">, </w:t>
            </w:r>
            <w:r w:rsidRPr="00E74746">
              <w:rPr>
                <w:rFonts w:ascii="Times New Roman" w:hAnsi="Times New Roman"/>
                <w:kern w:val="0"/>
                <w:sz w:val="22"/>
              </w:rPr>
              <w:t>0.005</w:t>
            </w:r>
            <w:r>
              <w:rPr>
                <w:rFonts w:ascii="Times New Roman" w:hAnsi="Times New Roman"/>
                <w:kern w:val="0"/>
                <w:sz w:val="22"/>
              </w:rPr>
              <w:t>)</w:t>
            </w:r>
          </w:p>
        </w:tc>
        <w:tc>
          <w:tcPr>
            <w:tcW w:w="0" w:type="auto"/>
            <w:tcBorders>
              <w:top w:val="nil"/>
              <w:bottom w:val="nil"/>
            </w:tcBorders>
            <w:shd w:val="pct10" w:color="auto" w:fill="auto"/>
            <w:vAlign w:val="center"/>
          </w:tcPr>
          <w:p w14:paraId="47C5BB12" w14:textId="77777777" w:rsidR="00E3647E" w:rsidRPr="00006EF9" w:rsidRDefault="00E3647E" w:rsidP="007F5B20">
            <w:pPr>
              <w:adjustRightInd w:val="0"/>
              <w:snapToGrid w:val="0"/>
              <w:jc w:val="left"/>
              <w:rPr>
                <w:rFonts w:ascii="Times New Roman" w:hAnsi="Times New Roman"/>
                <w:kern w:val="0"/>
                <w:sz w:val="22"/>
              </w:rPr>
            </w:pPr>
            <w:r w:rsidRPr="00E32BB6">
              <w:rPr>
                <w:rFonts w:ascii="Times New Roman" w:hAnsi="Times New Roman"/>
                <w:kern w:val="0"/>
                <w:sz w:val="22"/>
              </w:rPr>
              <w:t>0.99</w:t>
            </w:r>
            <w:r>
              <w:rPr>
                <w:rFonts w:ascii="Times New Roman" w:hAnsi="Times New Roman"/>
                <w:kern w:val="0"/>
                <w:sz w:val="22"/>
              </w:rPr>
              <w:t>4</w:t>
            </w:r>
          </w:p>
        </w:tc>
      </w:tr>
      <w:tr w:rsidR="00E3647E" w:rsidRPr="00006EF9" w14:paraId="648BFDB1" w14:textId="77777777" w:rsidTr="00691F38">
        <w:trPr>
          <w:jc w:val="center"/>
        </w:trPr>
        <w:tc>
          <w:tcPr>
            <w:tcW w:w="0" w:type="auto"/>
            <w:tcBorders>
              <w:top w:val="nil"/>
              <w:bottom w:val="nil"/>
            </w:tcBorders>
            <w:shd w:val="clear" w:color="auto" w:fill="auto"/>
            <w:vAlign w:val="center"/>
          </w:tcPr>
          <w:p w14:paraId="1A42399E" w14:textId="77777777" w:rsidR="00E3647E" w:rsidRPr="00006EF9" w:rsidRDefault="00000000" w:rsidP="007F5B20">
            <w:pPr>
              <w:adjustRightInd w:val="0"/>
              <w:snapToGrid w:val="0"/>
              <w:jc w:val="center"/>
              <w:rPr>
                <w:rFonts w:ascii="Times New Roman" w:hAnsi="Times New Roman"/>
                <w:kern w:val="0"/>
                <w:sz w:val="22"/>
              </w:rPr>
            </w:pPr>
            <m:oMathPara>
              <m:oMath>
                <m:sSub>
                  <m:sSubPr>
                    <m:ctrlPr>
                      <w:rPr>
                        <w:rFonts w:ascii="Cambria Math" w:hAnsi="Cambria Math"/>
                        <w:i/>
                        <w:kern w:val="0"/>
                        <w:sz w:val="22"/>
                      </w:rPr>
                    </m:ctrlPr>
                  </m:sSubPr>
                  <m:e>
                    <m:r>
                      <m:rPr>
                        <m:sty m:val="b"/>
                      </m:rPr>
                      <w:rPr>
                        <w:rFonts w:ascii="Cambria Math" w:hAnsi="Cambria Math"/>
                        <w:kern w:val="0"/>
                        <w:sz w:val="22"/>
                      </w:rPr>
                      <m:t>x</m:t>
                    </m:r>
                  </m:e>
                  <m:sub>
                    <m:r>
                      <w:rPr>
                        <w:rFonts w:ascii="Cambria Math" w:hAnsi="Cambria Math"/>
                        <w:kern w:val="0"/>
                        <w:sz w:val="22"/>
                      </w:rPr>
                      <m:t>c3</m:t>
                    </m:r>
                  </m:sub>
                </m:sSub>
              </m:oMath>
            </m:oMathPara>
          </w:p>
        </w:tc>
        <w:tc>
          <w:tcPr>
            <w:tcW w:w="0" w:type="auto"/>
            <w:tcBorders>
              <w:top w:val="nil"/>
              <w:bottom w:val="nil"/>
            </w:tcBorders>
            <w:shd w:val="clear" w:color="auto" w:fill="auto"/>
            <w:vAlign w:val="center"/>
          </w:tcPr>
          <w:p w14:paraId="79A92741" w14:textId="77777777" w:rsidR="00E3647E" w:rsidRPr="00006EF9" w:rsidRDefault="00E3647E" w:rsidP="007F5B20">
            <w:pPr>
              <w:adjustRightInd w:val="0"/>
              <w:snapToGrid w:val="0"/>
              <w:jc w:val="center"/>
              <w:rPr>
                <w:rFonts w:ascii="Times New Roman" w:hAnsi="Times New Roman"/>
                <w:kern w:val="0"/>
                <w:sz w:val="22"/>
              </w:rPr>
            </w:pPr>
            <w:r w:rsidRPr="00230969">
              <w:rPr>
                <w:rFonts w:ascii="Times New Roman" w:hAnsi="Times New Roman"/>
                <w:kern w:val="0"/>
                <w:sz w:val="22"/>
              </w:rPr>
              <w:t>1.006</w:t>
            </w:r>
          </w:p>
        </w:tc>
        <w:tc>
          <w:tcPr>
            <w:tcW w:w="0" w:type="auto"/>
            <w:tcBorders>
              <w:top w:val="nil"/>
              <w:bottom w:val="nil"/>
            </w:tcBorders>
            <w:shd w:val="clear" w:color="auto" w:fill="auto"/>
            <w:vAlign w:val="center"/>
          </w:tcPr>
          <w:p w14:paraId="6953E60B" w14:textId="77777777" w:rsidR="00E3647E" w:rsidRPr="00006EF9" w:rsidRDefault="00E3647E" w:rsidP="007F5B20">
            <w:pPr>
              <w:adjustRightInd w:val="0"/>
              <w:snapToGrid w:val="0"/>
              <w:jc w:val="center"/>
              <w:rPr>
                <w:rFonts w:ascii="Times New Roman" w:hAnsi="Times New Roman"/>
                <w:kern w:val="0"/>
                <w:sz w:val="22"/>
              </w:rPr>
            </w:pPr>
            <w:r w:rsidRPr="00EE0EFF">
              <w:rPr>
                <w:rFonts w:ascii="Times New Roman" w:hAnsi="Times New Roman"/>
                <w:kern w:val="0"/>
                <w:sz w:val="22"/>
              </w:rPr>
              <w:t>1.10</w:t>
            </w:r>
            <w:r>
              <w:rPr>
                <w:rFonts w:ascii="Times New Roman" w:hAnsi="Times New Roman"/>
                <w:kern w:val="0"/>
                <w:sz w:val="22"/>
              </w:rPr>
              <w:t>8</w:t>
            </w:r>
          </w:p>
        </w:tc>
        <w:tc>
          <w:tcPr>
            <w:tcW w:w="0" w:type="auto"/>
            <w:tcBorders>
              <w:top w:val="nil"/>
              <w:bottom w:val="nil"/>
            </w:tcBorders>
            <w:shd w:val="clear" w:color="auto" w:fill="auto"/>
            <w:vAlign w:val="center"/>
          </w:tcPr>
          <w:p w14:paraId="52AD1088" w14:textId="77777777" w:rsidR="00E3647E" w:rsidRPr="00006EF9" w:rsidRDefault="00E3647E" w:rsidP="007F5B20">
            <w:pPr>
              <w:adjustRightInd w:val="0"/>
              <w:snapToGrid w:val="0"/>
              <w:jc w:val="center"/>
              <w:rPr>
                <w:rFonts w:ascii="Times New Roman" w:hAnsi="Times New Roman"/>
                <w:kern w:val="0"/>
                <w:sz w:val="22"/>
              </w:rPr>
            </w:pPr>
            <w:r w:rsidRPr="008562ED">
              <w:rPr>
                <w:rFonts w:ascii="Times New Roman" w:hAnsi="Times New Roman"/>
                <w:kern w:val="0"/>
                <w:sz w:val="22"/>
              </w:rPr>
              <w:t>0.96</w:t>
            </w:r>
            <w:r>
              <w:rPr>
                <w:rFonts w:ascii="Times New Roman" w:hAnsi="Times New Roman"/>
                <w:kern w:val="0"/>
                <w:sz w:val="22"/>
              </w:rPr>
              <w:t>1</w:t>
            </w:r>
          </w:p>
        </w:tc>
        <w:tc>
          <w:tcPr>
            <w:tcW w:w="0" w:type="auto"/>
            <w:tcBorders>
              <w:top w:val="nil"/>
              <w:bottom w:val="nil"/>
            </w:tcBorders>
            <w:shd w:val="clear" w:color="auto" w:fill="auto"/>
            <w:vAlign w:val="center"/>
          </w:tcPr>
          <w:p w14:paraId="546017C2" w14:textId="77777777" w:rsidR="00E3647E" w:rsidRPr="00006EF9" w:rsidRDefault="00E3647E" w:rsidP="007F5B20">
            <w:pPr>
              <w:adjustRightInd w:val="0"/>
              <w:snapToGrid w:val="0"/>
              <w:jc w:val="left"/>
              <w:rPr>
                <w:rFonts w:ascii="Times New Roman" w:hAnsi="Times New Roman"/>
                <w:kern w:val="0"/>
                <w:sz w:val="22"/>
              </w:rPr>
            </w:pPr>
            <w:r>
              <w:rPr>
                <w:rFonts w:ascii="Times New Roman" w:hAnsi="Times New Roman" w:hint="eastAsia"/>
                <w:kern w:val="0"/>
                <w:sz w:val="22"/>
              </w:rPr>
              <w:t>(</w:t>
            </w:r>
            <w:r>
              <w:rPr>
                <w:rFonts w:ascii="Times New Roman" w:hAnsi="Times New Roman"/>
                <w:kern w:val="0"/>
                <w:sz w:val="22"/>
              </w:rPr>
              <w:t>0.6%</w:t>
            </w:r>
            <w:r>
              <w:rPr>
                <w:rFonts w:ascii="Times New Roman" w:hAnsi="Times New Roman" w:cs="Times New Roman"/>
                <w:kern w:val="0"/>
                <w:sz w:val="22"/>
              </w:rPr>
              <w:t>↑</w:t>
            </w:r>
            <w:r>
              <w:rPr>
                <w:rFonts w:ascii="Times New Roman" w:hAnsi="Times New Roman"/>
                <w:kern w:val="0"/>
                <w:sz w:val="22"/>
              </w:rPr>
              <w:t>, 10.8%</w:t>
            </w:r>
            <w:r>
              <w:rPr>
                <w:rFonts w:ascii="Times New Roman" w:hAnsi="Times New Roman" w:cs="Times New Roman"/>
                <w:kern w:val="0"/>
                <w:sz w:val="22"/>
              </w:rPr>
              <w:t>↑</w:t>
            </w:r>
            <w:r>
              <w:rPr>
                <w:rFonts w:ascii="Times New Roman" w:hAnsi="Times New Roman"/>
                <w:kern w:val="0"/>
                <w:sz w:val="22"/>
              </w:rPr>
              <w:t>, 3.9%</w:t>
            </w:r>
            <w:r>
              <w:rPr>
                <w:rFonts w:ascii="Times New Roman" w:hAnsi="Times New Roman" w:cs="Times New Roman"/>
                <w:kern w:val="0"/>
                <w:sz w:val="22"/>
              </w:rPr>
              <w:t>↓</w:t>
            </w:r>
            <w:r>
              <w:rPr>
                <w:rFonts w:ascii="Times New Roman" w:hAnsi="Times New Roman"/>
                <w:kern w:val="0"/>
                <w:sz w:val="22"/>
              </w:rPr>
              <w:t>)</w:t>
            </w:r>
          </w:p>
        </w:tc>
        <w:tc>
          <w:tcPr>
            <w:tcW w:w="0" w:type="auto"/>
            <w:tcBorders>
              <w:top w:val="nil"/>
              <w:bottom w:val="nil"/>
            </w:tcBorders>
            <w:shd w:val="clear" w:color="auto" w:fill="auto"/>
            <w:vAlign w:val="center"/>
          </w:tcPr>
          <w:p w14:paraId="057C4BF7" w14:textId="77777777" w:rsidR="00E3647E" w:rsidRPr="00006EF9" w:rsidRDefault="00E3647E" w:rsidP="007F5B20">
            <w:pPr>
              <w:adjustRightInd w:val="0"/>
              <w:snapToGrid w:val="0"/>
              <w:jc w:val="center"/>
              <w:rPr>
                <w:rFonts w:ascii="Times New Roman" w:hAnsi="Times New Roman"/>
                <w:kern w:val="0"/>
                <w:sz w:val="22"/>
              </w:rPr>
            </w:pPr>
            <w:r>
              <w:rPr>
                <w:rFonts w:ascii="Times New Roman" w:hAnsi="Times New Roman" w:hint="eastAsia"/>
                <w:kern w:val="0"/>
                <w:sz w:val="22"/>
              </w:rPr>
              <w:t>(</w:t>
            </w:r>
            <w:r w:rsidRPr="00B56FF4">
              <w:rPr>
                <w:rFonts w:ascii="Times New Roman" w:hAnsi="Times New Roman"/>
                <w:kern w:val="0"/>
                <w:sz w:val="22"/>
              </w:rPr>
              <w:t>0.005</w:t>
            </w:r>
            <w:r>
              <w:rPr>
                <w:rFonts w:ascii="Times New Roman" w:hAnsi="Times New Roman"/>
                <w:kern w:val="0"/>
                <w:sz w:val="22"/>
              </w:rPr>
              <w:t>,</w:t>
            </w:r>
            <w:r w:rsidRPr="002B5F5C">
              <w:rPr>
                <w:rFonts w:ascii="Times New Roman" w:hAnsi="Times New Roman"/>
                <w:kern w:val="0"/>
                <w:sz w:val="22"/>
              </w:rPr>
              <w:t>0.002</w:t>
            </w:r>
            <w:r>
              <w:rPr>
                <w:rFonts w:ascii="Times New Roman" w:hAnsi="Times New Roman"/>
                <w:kern w:val="0"/>
                <w:sz w:val="22"/>
              </w:rPr>
              <w:t xml:space="preserve">, </w:t>
            </w:r>
            <w:r w:rsidRPr="004E10C9">
              <w:rPr>
                <w:rFonts w:ascii="Times New Roman" w:hAnsi="Times New Roman"/>
                <w:kern w:val="0"/>
                <w:sz w:val="22"/>
              </w:rPr>
              <w:t>0.010</w:t>
            </w:r>
            <w:r>
              <w:rPr>
                <w:rFonts w:ascii="Times New Roman" w:hAnsi="Times New Roman"/>
                <w:kern w:val="0"/>
                <w:sz w:val="22"/>
              </w:rPr>
              <w:t>)</w:t>
            </w:r>
          </w:p>
        </w:tc>
        <w:tc>
          <w:tcPr>
            <w:tcW w:w="0" w:type="auto"/>
            <w:tcBorders>
              <w:top w:val="nil"/>
              <w:bottom w:val="nil"/>
            </w:tcBorders>
            <w:shd w:val="clear" w:color="auto" w:fill="auto"/>
            <w:vAlign w:val="center"/>
          </w:tcPr>
          <w:p w14:paraId="0C7AF815" w14:textId="77777777" w:rsidR="00E3647E" w:rsidRPr="00006EF9" w:rsidRDefault="00E3647E" w:rsidP="007F5B20">
            <w:pPr>
              <w:adjustRightInd w:val="0"/>
              <w:snapToGrid w:val="0"/>
              <w:jc w:val="left"/>
              <w:rPr>
                <w:rFonts w:ascii="Times New Roman" w:hAnsi="Times New Roman"/>
                <w:kern w:val="0"/>
                <w:sz w:val="22"/>
              </w:rPr>
            </w:pPr>
            <w:r w:rsidRPr="00922A0B">
              <w:rPr>
                <w:rFonts w:ascii="Times New Roman" w:hAnsi="Times New Roman"/>
                <w:kern w:val="0"/>
                <w:sz w:val="22"/>
              </w:rPr>
              <w:t>1.081</w:t>
            </w:r>
          </w:p>
        </w:tc>
      </w:tr>
      <w:tr w:rsidR="00E3647E" w:rsidRPr="00006EF9" w14:paraId="51D8DC4F" w14:textId="77777777" w:rsidTr="00691F38">
        <w:trPr>
          <w:jc w:val="center"/>
        </w:trPr>
        <w:tc>
          <w:tcPr>
            <w:tcW w:w="0" w:type="auto"/>
            <w:tcBorders>
              <w:top w:val="nil"/>
              <w:bottom w:val="nil"/>
            </w:tcBorders>
            <w:shd w:val="pct10" w:color="auto" w:fill="auto"/>
            <w:vAlign w:val="center"/>
          </w:tcPr>
          <w:p w14:paraId="699054C0" w14:textId="77777777" w:rsidR="00E3647E" w:rsidRPr="00006EF9" w:rsidRDefault="00000000" w:rsidP="007F5B20">
            <w:pPr>
              <w:adjustRightInd w:val="0"/>
              <w:snapToGrid w:val="0"/>
              <w:jc w:val="center"/>
              <w:rPr>
                <w:rFonts w:ascii="Times New Roman" w:hAnsi="Times New Roman"/>
                <w:kern w:val="0"/>
                <w:sz w:val="22"/>
              </w:rPr>
            </w:pPr>
            <m:oMathPara>
              <m:oMath>
                <m:sSub>
                  <m:sSubPr>
                    <m:ctrlPr>
                      <w:rPr>
                        <w:rFonts w:ascii="Cambria Math" w:hAnsi="Cambria Math"/>
                        <w:i/>
                        <w:kern w:val="0"/>
                        <w:sz w:val="22"/>
                      </w:rPr>
                    </m:ctrlPr>
                  </m:sSubPr>
                  <m:e>
                    <m:r>
                      <m:rPr>
                        <m:sty m:val="b"/>
                      </m:rPr>
                      <w:rPr>
                        <w:rFonts w:ascii="Cambria Math" w:hAnsi="Cambria Math"/>
                        <w:kern w:val="0"/>
                        <w:sz w:val="22"/>
                      </w:rPr>
                      <m:t>x</m:t>
                    </m:r>
                  </m:e>
                  <m:sub>
                    <m:r>
                      <w:rPr>
                        <w:rFonts w:ascii="Cambria Math" w:hAnsi="Cambria Math"/>
                        <w:kern w:val="0"/>
                        <w:sz w:val="22"/>
                      </w:rPr>
                      <m:t>o1</m:t>
                    </m:r>
                  </m:sub>
                </m:sSub>
              </m:oMath>
            </m:oMathPara>
          </w:p>
        </w:tc>
        <w:tc>
          <w:tcPr>
            <w:tcW w:w="0" w:type="auto"/>
            <w:tcBorders>
              <w:top w:val="nil"/>
              <w:bottom w:val="nil"/>
            </w:tcBorders>
            <w:shd w:val="pct10" w:color="auto" w:fill="auto"/>
            <w:vAlign w:val="center"/>
          </w:tcPr>
          <w:p w14:paraId="611047B4" w14:textId="77777777" w:rsidR="00E3647E" w:rsidRPr="00B64549" w:rsidRDefault="00E3647E" w:rsidP="007F5B20">
            <w:pPr>
              <w:adjustRightInd w:val="0"/>
              <w:snapToGrid w:val="0"/>
              <w:jc w:val="center"/>
              <w:rPr>
                <w:rFonts w:ascii="Times New Roman" w:hAnsi="Times New Roman"/>
                <w:b/>
                <w:bCs/>
                <w:kern w:val="0"/>
                <w:sz w:val="22"/>
              </w:rPr>
            </w:pPr>
            <w:r w:rsidRPr="00B64549">
              <w:rPr>
                <w:rFonts w:ascii="Times New Roman" w:hAnsi="Times New Roman"/>
                <w:b/>
                <w:bCs/>
                <w:kern w:val="0"/>
                <w:sz w:val="22"/>
              </w:rPr>
              <w:t>0.861</w:t>
            </w:r>
          </w:p>
        </w:tc>
        <w:tc>
          <w:tcPr>
            <w:tcW w:w="0" w:type="auto"/>
            <w:tcBorders>
              <w:top w:val="nil"/>
              <w:bottom w:val="nil"/>
            </w:tcBorders>
            <w:shd w:val="pct10" w:color="auto" w:fill="auto"/>
            <w:vAlign w:val="center"/>
          </w:tcPr>
          <w:p w14:paraId="489BAB31" w14:textId="77777777" w:rsidR="00E3647E" w:rsidRPr="00B64549" w:rsidRDefault="00E3647E" w:rsidP="007F5B20">
            <w:pPr>
              <w:adjustRightInd w:val="0"/>
              <w:snapToGrid w:val="0"/>
              <w:jc w:val="center"/>
              <w:rPr>
                <w:rFonts w:ascii="Times New Roman" w:hAnsi="Times New Roman"/>
                <w:b/>
                <w:bCs/>
                <w:kern w:val="0"/>
                <w:sz w:val="22"/>
              </w:rPr>
            </w:pPr>
            <w:r w:rsidRPr="00B64549">
              <w:rPr>
                <w:rFonts w:ascii="Times New Roman" w:hAnsi="Times New Roman"/>
                <w:b/>
                <w:bCs/>
                <w:kern w:val="0"/>
                <w:sz w:val="22"/>
              </w:rPr>
              <w:t>0.847</w:t>
            </w:r>
          </w:p>
        </w:tc>
        <w:tc>
          <w:tcPr>
            <w:tcW w:w="0" w:type="auto"/>
            <w:tcBorders>
              <w:top w:val="nil"/>
              <w:bottom w:val="nil"/>
            </w:tcBorders>
            <w:shd w:val="pct10" w:color="auto" w:fill="auto"/>
            <w:vAlign w:val="center"/>
          </w:tcPr>
          <w:p w14:paraId="170358BC" w14:textId="77777777" w:rsidR="00E3647E" w:rsidRPr="00B64549" w:rsidRDefault="00E3647E" w:rsidP="007F5B20">
            <w:pPr>
              <w:adjustRightInd w:val="0"/>
              <w:snapToGrid w:val="0"/>
              <w:jc w:val="center"/>
              <w:rPr>
                <w:rFonts w:ascii="Times New Roman" w:hAnsi="Times New Roman"/>
                <w:b/>
                <w:bCs/>
                <w:kern w:val="0"/>
                <w:sz w:val="22"/>
              </w:rPr>
            </w:pPr>
            <w:r w:rsidRPr="00B64549">
              <w:rPr>
                <w:rFonts w:ascii="Times New Roman" w:hAnsi="Times New Roman"/>
                <w:b/>
                <w:bCs/>
                <w:kern w:val="0"/>
                <w:sz w:val="22"/>
              </w:rPr>
              <w:t>0.772</w:t>
            </w:r>
          </w:p>
        </w:tc>
        <w:tc>
          <w:tcPr>
            <w:tcW w:w="0" w:type="auto"/>
            <w:tcBorders>
              <w:top w:val="nil"/>
              <w:bottom w:val="nil"/>
            </w:tcBorders>
            <w:shd w:val="pct10" w:color="auto" w:fill="auto"/>
            <w:vAlign w:val="center"/>
          </w:tcPr>
          <w:p w14:paraId="766FE748" w14:textId="77777777" w:rsidR="00E3647E" w:rsidRPr="00006EF9" w:rsidRDefault="00E3647E" w:rsidP="007F5B20">
            <w:pPr>
              <w:adjustRightInd w:val="0"/>
              <w:snapToGrid w:val="0"/>
              <w:jc w:val="left"/>
              <w:rPr>
                <w:rFonts w:ascii="Times New Roman" w:hAnsi="Times New Roman"/>
                <w:kern w:val="0"/>
                <w:sz w:val="22"/>
              </w:rPr>
            </w:pPr>
            <w:r>
              <w:rPr>
                <w:rFonts w:ascii="Times New Roman" w:hAnsi="Times New Roman" w:hint="eastAsia"/>
                <w:kern w:val="0"/>
                <w:sz w:val="22"/>
              </w:rPr>
              <w:t>(</w:t>
            </w:r>
            <w:r w:rsidRPr="00966DC2">
              <w:rPr>
                <w:rFonts w:ascii="Times New Roman" w:hAnsi="Times New Roman"/>
                <w:b/>
                <w:bCs/>
                <w:kern w:val="0"/>
                <w:sz w:val="22"/>
              </w:rPr>
              <w:t>13.9%</w:t>
            </w:r>
            <w:r>
              <w:rPr>
                <w:rFonts w:ascii="Times New Roman" w:hAnsi="Times New Roman" w:cs="Times New Roman"/>
                <w:kern w:val="0"/>
                <w:sz w:val="22"/>
              </w:rPr>
              <w:t>↓</w:t>
            </w:r>
            <w:r>
              <w:rPr>
                <w:rFonts w:ascii="Times New Roman" w:hAnsi="Times New Roman"/>
                <w:kern w:val="0"/>
                <w:sz w:val="22"/>
              </w:rPr>
              <w:t xml:space="preserve">, </w:t>
            </w:r>
            <w:r w:rsidRPr="00966DC2">
              <w:rPr>
                <w:rFonts w:ascii="Times New Roman" w:hAnsi="Times New Roman"/>
                <w:b/>
                <w:bCs/>
                <w:kern w:val="0"/>
                <w:sz w:val="22"/>
              </w:rPr>
              <w:t>15.3%</w:t>
            </w:r>
            <w:r>
              <w:rPr>
                <w:rFonts w:ascii="Times New Roman" w:hAnsi="Times New Roman" w:cs="Times New Roman"/>
                <w:kern w:val="0"/>
                <w:sz w:val="22"/>
              </w:rPr>
              <w:t>↓</w:t>
            </w:r>
            <w:r>
              <w:rPr>
                <w:rFonts w:ascii="Times New Roman" w:hAnsi="Times New Roman"/>
                <w:kern w:val="0"/>
                <w:sz w:val="22"/>
              </w:rPr>
              <w:t xml:space="preserve">, </w:t>
            </w:r>
            <w:r w:rsidRPr="00966DC2">
              <w:rPr>
                <w:rFonts w:ascii="Times New Roman" w:hAnsi="Times New Roman"/>
                <w:b/>
                <w:bCs/>
                <w:kern w:val="0"/>
                <w:sz w:val="22"/>
              </w:rPr>
              <w:t>22.8%</w:t>
            </w:r>
            <w:r>
              <w:rPr>
                <w:rFonts w:ascii="Times New Roman" w:hAnsi="Times New Roman" w:cs="Times New Roman"/>
                <w:kern w:val="0"/>
                <w:sz w:val="22"/>
              </w:rPr>
              <w:t>↓</w:t>
            </w:r>
            <w:r>
              <w:rPr>
                <w:rFonts w:ascii="Times New Roman" w:hAnsi="Times New Roman"/>
                <w:kern w:val="0"/>
                <w:sz w:val="22"/>
              </w:rPr>
              <w:t>)</w:t>
            </w:r>
          </w:p>
        </w:tc>
        <w:tc>
          <w:tcPr>
            <w:tcW w:w="0" w:type="auto"/>
            <w:tcBorders>
              <w:top w:val="nil"/>
              <w:bottom w:val="nil"/>
            </w:tcBorders>
            <w:shd w:val="pct10" w:color="auto" w:fill="auto"/>
            <w:vAlign w:val="center"/>
          </w:tcPr>
          <w:p w14:paraId="3E089DD5" w14:textId="77777777" w:rsidR="00E3647E" w:rsidRPr="00006EF9" w:rsidRDefault="00E3647E" w:rsidP="007F5B20">
            <w:pPr>
              <w:adjustRightInd w:val="0"/>
              <w:snapToGrid w:val="0"/>
              <w:jc w:val="center"/>
              <w:rPr>
                <w:rFonts w:ascii="Times New Roman" w:hAnsi="Times New Roman"/>
                <w:kern w:val="0"/>
                <w:sz w:val="22"/>
              </w:rPr>
            </w:pPr>
            <w:r>
              <w:rPr>
                <w:rFonts w:ascii="Times New Roman" w:hAnsi="Times New Roman" w:hint="eastAsia"/>
                <w:kern w:val="0"/>
                <w:sz w:val="22"/>
              </w:rPr>
              <w:t>(</w:t>
            </w:r>
            <w:r w:rsidRPr="000149E5">
              <w:rPr>
                <w:rFonts w:ascii="Times New Roman" w:hAnsi="Times New Roman"/>
                <w:b/>
                <w:bCs/>
                <w:kern w:val="0"/>
                <w:sz w:val="22"/>
              </w:rPr>
              <w:t>0.002</w:t>
            </w:r>
            <w:r>
              <w:rPr>
                <w:rFonts w:ascii="Times New Roman" w:hAnsi="Times New Roman"/>
                <w:kern w:val="0"/>
                <w:sz w:val="22"/>
              </w:rPr>
              <w:t xml:space="preserve">, </w:t>
            </w:r>
            <w:r w:rsidRPr="000149E5">
              <w:rPr>
                <w:rFonts w:ascii="Times New Roman" w:hAnsi="Times New Roman"/>
                <w:b/>
                <w:bCs/>
                <w:kern w:val="0"/>
                <w:sz w:val="22"/>
              </w:rPr>
              <w:t>0.001</w:t>
            </w:r>
            <w:r>
              <w:rPr>
                <w:rFonts w:ascii="Times New Roman" w:hAnsi="Times New Roman"/>
                <w:kern w:val="0"/>
                <w:sz w:val="22"/>
              </w:rPr>
              <w:t xml:space="preserve">, </w:t>
            </w:r>
            <w:r w:rsidRPr="004E10C9">
              <w:rPr>
                <w:rFonts w:ascii="Times New Roman" w:hAnsi="Times New Roman"/>
                <w:kern w:val="0"/>
                <w:sz w:val="22"/>
              </w:rPr>
              <w:t>0.006</w:t>
            </w:r>
            <w:r>
              <w:rPr>
                <w:rFonts w:ascii="Times New Roman" w:hAnsi="Times New Roman"/>
                <w:kern w:val="0"/>
                <w:sz w:val="22"/>
              </w:rPr>
              <w:t>)</w:t>
            </w:r>
          </w:p>
        </w:tc>
        <w:tc>
          <w:tcPr>
            <w:tcW w:w="0" w:type="auto"/>
            <w:tcBorders>
              <w:top w:val="nil"/>
              <w:bottom w:val="nil"/>
            </w:tcBorders>
            <w:shd w:val="pct10" w:color="auto" w:fill="auto"/>
            <w:vAlign w:val="center"/>
          </w:tcPr>
          <w:p w14:paraId="6B9BC4C6" w14:textId="77777777" w:rsidR="00E3647E" w:rsidRPr="000149E5" w:rsidRDefault="00E3647E" w:rsidP="007F5B20">
            <w:pPr>
              <w:adjustRightInd w:val="0"/>
              <w:snapToGrid w:val="0"/>
              <w:jc w:val="left"/>
              <w:rPr>
                <w:rFonts w:ascii="Times New Roman" w:hAnsi="Times New Roman"/>
                <w:b/>
                <w:bCs/>
                <w:kern w:val="0"/>
                <w:sz w:val="22"/>
              </w:rPr>
            </w:pPr>
            <w:r w:rsidRPr="000149E5">
              <w:rPr>
                <w:rFonts w:ascii="Times New Roman" w:hAnsi="Times New Roman"/>
                <w:b/>
                <w:bCs/>
                <w:kern w:val="0"/>
                <w:sz w:val="22"/>
              </w:rPr>
              <w:t>0.889</w:t>
            </w:r>
          </w:p>
        </w:tc>
      </w:tr>
      <w:tr w:rsidR="00E3647E" w:rsidRPr="00006EF9" w14:paraId="13E261DD" w14:textId="77777777" w:rsidTr="00691F38">
        <w:trPr>
          <w:jc w:val="center"/>
        </w:trPr>
        <w:tc>
          <w:tcPr>
            <w:tcW w:w="0" w:type="auto"/>
            <w:tcBorders>
              <w:top w:val="nil"/>
              <w:bottom w:val="single" w:sz="4" w:space="0" w:color="auto"/>
            </w:tcBorders>
            <w:shd w:val="pct10" w:color="auto" w:fill="auto"/>
            <w:vAlign w:val="center"/>
          </w:tcPr>
          <w:p w14:paraId="7D475382" w14:textId="77777777" w:rsidR="00E3647E" w:rsidRDefault="00000000" w:rsidP="007F5B20">
            <w:pPr>
              <w:adjustRightInd w:val="0"/>
              <w:snapToGrid w:val="0"/>
              <w:jc w:val="center"/>
              <w:rPr>
                <w:ins w:id="466" w:author="zhengliang@csu.edu.cn" w:date="2022-10-21T11:49:00Z"/>
                <w:rFonts w:ascii="Times New Roman" w:hAnsi="Times New Roman"/>
                <w:kern w:val="0"/>
                <w:sz w:val="22"/>
              </w:rPr>
            </w:pPr>
            <m:oMath>
              <m:sSub>
                <m:sSubPr>
                  <m:ctrlPr>
                    <w:rPr>
                      <w:rFonts w:ascii="Cambria Math" w:hAnsi="Cambria Math"/>
                      <w:i/>
                      <w:kern w:val="0"/>
                      <w:sz w:val="22"/>
                    </w:rPr>
                  </m:ctrlPr>
                </m:sSubPr>
                <m:e>
                  <m:r>
                    <m:rPr>
                      <m:sty m:val="b"/>
                    </m:rPr>
                    <w:rPr>
                      <w:rFonts w:ascii="Cambria Math" w:hAnsi="Cambria Math"/>
                      <w:kern w:val="0"/>
                      <w:sz w:val="22"/>
                    </w:rPr>
                    <m:t>x</m:t>
                  </m:r>
                </m:e>
                <m:sub>
                  <m:r>
                    <w:rPr>
                      <w:rFonts w:ascii="Cambria Math" w:hAnsi="Cambria Math"/>
                      <w:kern w:val="0"/>
                      <w:sz w:val="22"/>
                    </w:rPr>
                    <m:t>o2</m:t>
                  </m:r>
                </m:sub>
              </m:sSub>
            </m:oMath>
            <w:ins w:id="467" w:author="zhengliang@csu.edu.cn" w:date="2022-10-21T11:49:00Z">
              <w:r w:rsidR="0049696B">
                <w:rPr>
                  <w:rFonts w:ascii="Times New Roman" w:hAnsi="Times New Roman" w:hint="eastAsia"/>
                  <w:kern w:val="0"/>
                  <w:sz w:val="22"/>
                </w:rPr>
                <w:t xml:space="preserve"> </w:t>
              </w:r>
            </w:ins>
          </w:p>
          <w:p w14:paraId="0788B09F" w14:textId="0BB36C1D" w:rsidR="0049696B" w:rsidRPr="00006EF9" w:rsidRDefault="0049696B" w:rsidP="007F5B20">
            <w:pPr>
              <w:adjustRightInd w:val="0"/>
              <w:snapToGrid w:val="0"/>
              <w:jc w:val="center"/>
              <w:rPr>
                <w:rFonts w:ascii="Times New Roman" w:hAnsi="Times New Roman"/>
                <w:kern w:val="0"/>
                <w:sz w:val="22"/>
              </w:rPr>
            </w:pPr>
          </w:p>
        </w:tc>
        <w:tc>
          <w:tcPr>
            <w:tcW w:w="0" w:type="auto"/>
            <w:tcBorders>
              <w:top w:val="nil"/>
              <w:bottom w:val="single" w:sz="4" w:space="0" w:color="auto"/>
            </w:tcBorders>
            <w:shd w:val="pct10" w:color="auto" w:fill="auto"/>
            <w:vAlign w:val="center"/>
          </w:tcPr>
          <w:p w14:paraId="21EC8926" w14:textId="77777777" w:rsidR="00E3647E" w:rsidRPr="00006EF9" w:rsidRDefault="00E3647E" w:rsidP="007F5B20">
            <w:pPr>
              <w:adjustRightInd w:val="0"/>
              <w:snapToGrid w:val="0"/>
              <w:jc w:val="center"/>
              <w:rPr>
                <w:rFonts w:ascii="Times New Roman" w:hAnsi="Times New Roman"/>
                <w:kern w:val="0"/>
                <w:sz w:val="22"/>
              </w:rPr>
            </w:pPr>
            <w:r w:rsidRPr="00881EB8">
              <w:rPr>
                <w:rFonts w:ascii="Times New Roman" w:hAnsi="Times New Roman"/>
                <w:kern w:val="0"/>
                <w:sz w:val="22"/>
              </w:rPr>
              <w:t>0.877</w:t>
            </w:r>
          </w:p>
        </w:tc>
        <w:tc>
          <w:tcPr>
            <w:tcW w:w="0" w:type="auto"/>
            <w:tcBorders>
              <w:top w:val="nil"/>
              <w:bottom w:val="single" w:sz="4" w:space="0" w:color="auto"/>
            </w:tcBorders>
            <w:shd w:val="pct10" w:color="auto" w:fill="auto"/>
            <w:vAlign w:val="center"/>
          </w:tcPr>
          <w:p w14:paraId="0A5631ED" w14:textId="77777777" w:rsidR="00E3647E" w:rsidRPr="00006EF9" w:rsidRDefault="00E3647E" w:rsidP="007F5B20">
            <w:pPr>
              <w:adjustRightInd w:val="0"/>
              <w:snapToGrid w:val="0"/>
              <w:jc w:val="center"/>
              <w:rPr>
                <w:rFonts w:ascii="Times New Roman" w:hAnsi="Times New Roman"/>
                <w:kern w:val="0"/>
                <w:sz w:val="22"/>
              </w:rPr>
            </w:pPr>
            <w:r w:rsidRPr="00BB09DC">
              <w:rPr>
                <w:rFonts w:ascii="Times New Roman" w:hAnsi="Times New Roman"/>
                <w:kern w:val="0"/>
                <w:sz w:val="22"/>
              </w:rPr>
              <w:t>0.901</w:t>
            </w:r>
          </w:p>
        </w:tc>
        <w:tc>
          <w:tcPr>
            <w:tcW w:w="0" w:type="auto"/>
            <w:tcBorders>
              <w:top w:val="nil"/>
              <w:bottom w:val="single" w:sz="4" w:space="0" w:color="auto"/>
            </w:tcBorders>
            <w:shd w:val="pct10" w:color="auto" w:fill="auto"/>
            <w:vAlign w:val="center"/>
          </w:tcPr>
          <w:p w14:paraId="27C610A3" w14:textId="77777777" w:rsidR="00E3647E" w:rsidRPr="00006EF9" w:rsidRDefault="00E3647E" w:rsidP="007F5B20">
            <w:pPr>
              <w:adjustRightInd w:val="0"/>
              <w:snapToGrid w:val="0"/>
              <w:jc w:val="center"/>
              <w:rPr>
                <w:rFonts w:ascii="Times New Roman" w:hAnsi="Times New Roman"/>
                <w:kern w:val="0"/>
                <w:sz w:val="22"/>
              </w:rPr>
            </w:pPr>
            <w:r w:rsidRPr="001E4828">
              <w:rPr>
                <w:rFonts w:ascii="Times New Roman" w:hAnsi="Times New Roman"/>
                <w:kern w:val="0"/>
                <w:sz w:val="22"/>
              </w:rPr>
              <w:t>0.785</w:t>
            </w:r>
          </w:p>
        </w:tc>
        <w:tc>
          <w:tcPr>
            <w:tcW w:w="0" w:type="auto"/>
            <w:tcBorders>
              <w:top w:val="nil"/>
              <w:bottom w:val="single" w:sz="4" w:space="0" w:color="auto"/>
            </w:tcBorders>
            <w:shd w:val="pct10" w:color="auto" w:fill="auto"/>
            <w:vAlign w:val="center"/>
          </w:tcPr>
          <w:p w14:paraId="74791840" w14:textId="77777777" w:rsidR="00E3647E" w:rsidRPr="00006EF9" w:rsidRDefault="00E3647E" w:rsidP="007F5B20">
            <w:pPr>
              <w:adjustRightInd w:val="0"/>
              <w:snapToGrid w:val="0"/>
              <w:jc w:val="left"/>
              <w:rPr>
                <w:rFonts w:ascii="Times New Roman" w:hAnsi="Times New Roman"/>
                <w:kern w:val="0"/>
                <w:sz w:val="22"/>
              </w:rPr>
            </w:pPr>
            <w:r>
              <w:rPr>
                <w:rFonts w:ascii="Times New Roman" w:hAnsi="Times New Roman" w:hint="eastAsia"/>
                <w:kern w:val="0"/>
                <w:sz w:val="22"/>
              </w:rPr>
              <w:t>(</w:t>
            </w:r>
            <w:r>
              <w:rPr>
                <w:rFonts w:ascii="Times New Roman" w:hAnsi="Times New Roman"/>
                <w:kern w:val="0"/>
                <w:sz w:val="22"/>
              </w:rPr>
              <w:t>12.3%</w:t>
            </w:r>
            <w:r>
              <w:rPr>
                <w:rFonts w:ascii="Times New Roman" w:hAnsi="Times New Roman" w:cs="Times New Roman"/>
                <w:kern w:val="0"/>
                <w:sz w:val="22"/>
              </w:rPr>
              <w:t>↓</w:t>
            </w:r>
            <w:r>
              <w:rPr>
                <w:rFonts w:ascii="Times New Roman" w:hAnsi="Times New Roman"/>
                <w:kern w:val="0"/>
                <w:sz w:val="22"/>
              </w:rPr>
              <w:t>, 9.9%</w:t>
            </w:r>
            <w:r>
              <w:rPr>
                <w:rFonts w:ascii="Times New Roman" w:hAnsi="Times New Roman" w:cs="Times New Roman"/>
                <w:kern w:val="0"/>
                <w:sz w:val="22"/>
              </w:rPr>
              <w:t>↓</w:t>
            </w:r>
            <w:r>
              <w:rPr>
                <w:rFonts w:ascii="Times New Roman" w:hAnsi="Times New Roman"/>
                <w:kern w:val="0"/>
                <w:sz w:val="22"/>
              </w:rPr>
              <w:t>, 21.5%</w:t>
            </w:r>
            <w:r>
              <w:rPr>
                <w:rFonts w:ascii="Times New Roman" w:hAnsi="Times New Roman" w:cs="Times New Roman"/>
                <w:kern w:val="0"/>
                <w:sz w:val="22"/>
              </w:rPr>
              <w:t>↓</w:t>
            </w:r>
            <w:r>
              <w:rPr>
                <w:rFonts w:ascii="Times New Roman" w:hAnsi="Times New Roman"/>
                <w:kern w:val="0"/>
                <w:sz w:val="22"/>
              </w:rPr>
              <w:t>)</w:t>
            </w:r>
          </w:p>
        </w:tc>
        <w:tc>
          <w:tcPr>
            <w:tcW w:w="0" w:type="auto"/>
            <w:tcBorders>
              <w:top w:val="nil"/>
              <w:bottom w:val="single" w:sz="4" w:space="0" w:color="auto"/>
            </w:tcBorders>
            <w:shd w:val="pct10" w:color="auto" w:fill="auto"/>
            <w:vAlign w:val="center"/>
          </w:tcPr>
          <w:p w14:paraId="64A443B0" w14:textId="77777777" w:rsidR="00E3647E" w:rsidRPr="00006EF9" w:rsidRDefault="00E3647E" w:rsidP="007F5B20">
            <w:pPr>
              <w:adjustRightInd w:val="0"/>
              <w:snapToGrid w:val="0"/>
              <w:jc w:val="center"/>
              <w:rPr>
                <w:rFonts w:ascii="Times New Roman" w:hAnsi="Times New Roman"/>
                <w:kern w:val="0"/>
                <w:sz w:val="22"/>
              </w:rPr>
            </w:pPr>
            <w:r>
              <w:rPr>
                <w:rFonts w:ascii="Times New Roman" w:hAnsi="Times New Roman" w:hint="eastAsia"/>
                <w:kern w:val="0"/>
                <w:sz w:val="22"/>
              </w:rPr>
              <w:t>(</w:t>
            </w:r>
            <w:r w:rsidRPr="000149E5">
              <w:rPr>
                <w:rFonts w:ascii="Times New Roman" w:hAnsi="Times New Roman"/>
                <w:b/>
                <w:bCs/>
                <w:kern w:val="0"/>
                <w:sz w:val="22"/>
              </w:rPr>
              <w:t>0.002</w:t>
            </w:r>
            <w:r>
              <w:rPr>
                <w:rFonts w:ascii="Times New Roman" w:hAnsi="Times New Roman"/>
                <w:kern w:val="0"/>
                <w:sz w:val="22"/>
              </w:rPr>
              <w:t xml:space="preserve">, </w:t>
            </w:r>
            <w:r w:rsidRPr="000149E5">
              <w:rPr>
                <w:rFonts w:ascii="Times New Roman" w:hAnsi="Times New Roman"/>
                <w:b/>
                <w:bCs/>
                <w:kern w:val="0"/>
                <w:sz w:val="22"/>
              </w:rPr>
              <w:t>0.001</w:t>
            </w:r>
            <w:r>
              <w:rPr>
                <w:rFonts w:ascii="Times New Roman" w:hAnsi="Times New Roman"/>
                <w:kern w:val="0"/>
                <w:sz w:val="22"/>
              </w:rPr>
              <w:t xml:space="preserve">, </w:t>
            </w:r>
            <w:r w:rsidRPr="000149E5">
              <w:rPr>
                <w:rFonts w:ascii="Times New Roman" w:hAnsi="Times New Roman"/>
                <w:b/>
                <w:bCs/>
                <w:kern w:val="0"/>
                <w:sz w:val="22"/>
              </w:rPr>
              <w:t>0.005</w:t>
            </w:r>
            <w:r>
              <w:rPr>
                <w:rFonts w:ascii="Times New Roman" w:hAnsi="Times New Roman"/>
                <w:kern w:val="0"/>
                <w:sz w:val="22"/>
              </w:rPr>
              <w:t>)</w:t>
            </w:r>
          </w:p>
        </w:tc>
        <w:tc>
          <w:tcPr>
            <w:tcW w:w="0" w:type="auto"/>
            <w:tcBorders>
              <w:top w:val="nil"/>
              <w:bottom w:val="single" w:sz="4" w:space="0" w:color="auto"/>
            </w:tcBorders>
            <w:shd w:val="pct10" w:color="auto" w:fill="auto"/>
            <w:vAlign w:val="center"/>
          </w:tcPr>
          <w:p w14:paraId="0CC59B45" w14:textId="77777777" w:rsidR="00E3647E" w:rsidRPr="00006EF9" w:rsidRDefault="00E3647E" w:rsidP="007F5B20">
            <w:pPr>
              <w:adjustRightInd w:val="0"/>
              <w:snapToGrid w:val="0"/>
              <w:jc w:val="left"/>
              <w:rPr>
                <w:rFonts w:ascii="Times New Roman" w:hAnsi="Times New Roman"/>
                <w:kern w:val="0"/>
                <w:sz w:val="22"/>
              </w:rPr>
            </w:pPr>
            <w:r w:rsidRPr="00387363">
              <w:rPr>
                <w:rFonts w:ascii="Times New Roman" w:hAnsi="Times New Roman"/>
                <w:kern w:val="0"/>
                <w:sz w:val="22"/>
              </w:rPr>
              <w:t>0.</w:t>
            </w:r>
            <w:r>
              <w:rPr>
                <w:rFonts w:ascii="Times New Roman" w:hAnsi="Times New Roman"/>
                <w:kern w:val="0"/>
                <w:sz w:val="22"/>
              </w:rPr>
              <w:t>898</w:t>
            </w:r>
          </w:p>
        </w:tc>
      </w:tr>
      <w:tr w:rsidR="00BD1B05" w:rsidRPr="00E92064" w14:paraId="7776BACB" w14:textId="77777777" w:rsidTr="007B0B6A">
        <w:trPr>
          <w:trHeight w:val="614"/>
          <w:jc w:val="center"/>
        </w:trPr>
        <w:tc>
          <w:tcPr>
            <w:tcW w:w="0" w:type="auto"/>
            <w:tcBorders>
              <w:top w:val="single" w:sz="4" w:space="0" w:color="auto"/>
              <w:bottom w:val="single" w:sz="4" w:space="0" w:color="auto"/>
            </w:tcBorders>
            <w:shd w:val="clear" w:color="auto" w:fill="auto"/>
            <w:vAlign w:val="center"/>
          </w:tcPr>
          <w:p w14:paraId="58D1EFCF" w14:textId="1A4C81FC" w:rsidR="007F02B7" w:rsidRPr="00E92064" w:rsidRDefault="007F02B7" w:rsidP="007F5B20">
            <w:pPr>
              <w:adjustRightInd w:val="0"/>
              <w:snapToGrid w:val="0"/>
              <w:jc w:val="center"/>
              <w:rPr>
                <w:rFonts w:ascii="Times New Roman" w:hAnsi="Times New Roman"/>
                <w:kern w:val="0"/>
                <w:sz w:val="22"/>
              </w:rPr>
            </w:pPr>
            <w:del w:id="468" w:author="zhengliang@csu.edu.cn" w:date="2022-10-21T11:48:00Z">
              <w:r w:rsidRPr="00E92064" w:rsidDel="0049696B">
                <w:rPr>
                  <w:rFonts w:ascii="Times New Roman" w:hAnsi="Times New Roman"/>
                  <w:kern w:val="0"/>
                  <w:sz w:val="22"/>
                </w:rPr>
                <w:delText>Signal control plan</w:delText>
              </w:r>
            </w:del>
          </w:p>
        </w:tc>
        <w:tc>
          <w:tcPr>
            <w:tcW w:w="0" w:type="auto"/>
            <w:tcBorders>
              <w:top w:val="single" w:sz="4" w:space="0" w:color="auto"/>
              <w:bottom w:val="single" w:sz="4" w:space="0" w:color="auto"/>
            </w:tcBorders>
            <w:shd w:val="clear" w:color="auto" w:fill="auto"/>
            <w:vAlign w:val="center"/>
          </w:tcPr>
          <w:p w14:paraId="08E9C91F" w14:textId="06C3A2E3" w:rsidR="007F02B7" w:rsidRPr="00E92064" w:rsidRDefault="00000000" w:rsidP="007F5B20">
            <w:pPr>
              <w:adjustRightInd w:val="0"/>
              <w:snapToGrid w:val="0"/>
              <w:jc w:val="center"/>
              <w:rPr>
                <w:rFonts w:ascii="Times New Roman" w:hAnsi="Times New Roman"/>
                <w:i/>
                <w:iCs/>
                <w:kern w:val="0"/>
                <w:sz w:val="22"/>
              </w:rPr>
            </w:pPr>
            <m:oMathPara>
              <m:oMath>
                <m:acc>
                  <m:accPr>
                    <m:chr m:val="̅"/>
                    <m:ctrlPr>
                      <w:del w:id="469" w:author="zhengliang@csu.edu.cn" w:date="2022-10-21T11:48:00Z">
                        <w:rPr>
                          <w:rFonts w:ascii="Cambria Math" w:hAnsi="Cambria Math"/>
                          <w:i/>
                          <w:iCs/>
                          <w:kern w:val="0"/>
                          <w:sz w:val="22"/>
                        </w:rPr>
                      </w:del>
                    </m:ctrlPr>
                  </m:accPr>
                  <m:e>
                    <m:r>
                      <w:del w:id="470" w:author="zhengliang@csu.edu.cn" w:date="2022-10-21T11:48:00Z">
                        <w:rPr>
                          <w:rFonts w:ascii="Cambria Math" w:hAnsi="Cambria Math" w:hint="eastAsia"/>
                          <w:kern w:val="0"/>
                          <w:sz w:val="22"/>
                        </w:rPr>
                        <m:t>D</m:t>
                      </w:del>
                    </m:r>
                  </m:e>
                </m:acc>
              </m:oMath>
            </m:oMathPara>
          </w:p>
        </w:tc>
        <w:tc>
          <w:tcPr>
            <w:tcW w:w="0" w:type="auto"/>
            <w:tcBorders>
              <w:top w:val="single" w:sz="4" w:space="0" w:color="auto"/>
              <w:bottom w:val="single" w:sz="4" w:space="0" w:color="auto"/>
            </w:tcBorders>
            <w:shd w:val="clear" w:color="auto" w:fill="auto"/>
            <w:vAlign w:val="center"/>
          </w:tcPr>
          <w:p w14:paraId="0BD5537A" w14:textId="5C8A9E8B" w:rsidR="007F02B7" w:rsidRPr="00E92064" w:rsidRDefault="00000000" w:rsidP="007F5B20">
            <w:pPr>
              <w:adjustRightInd w:val="0"/>
              <w:snapToGrid w:val="0"/>
              <w:jc w:val="center"/>
              <w:rPr>
                <w:rFonts w:ascii="Times New Roman" w:hAnsi="Times New Roman"/>
                <w:i/>
                <w:iCs/>
                <w:kern w:val="0"/>
                <w:sz w:val="22"/>
              </w:rPr>
            </w:pPr>
            <m:oMathPara>
              <m:oMath>
                <m:acc>
                  <m:accPr>
                    <m:chr m:val="̅"/>
                    <m:ctrlPr>
                      <w:del w:id="471" w:author="zhengliang@csu.edu.cn" w:date="2022-10-21T11:48:00Z">
                        <w:rPr>
                          <w:rFonts w:ascii="Cambria Math" w:hAnsi="Cambria Math"/>
                          <w:i/>
                          <w:iCs/>
                          <w:kern w:val="0"/>
                          <w:sz w:val="22"/>
                        </w:rPr>
                      </w:del>
                    </m:ctrlPr>
                  </m:accPr>
                  <m:e>
                    <m:r>
                      <w:del w:id="472" w:author="zhengliang@csu.edu.cn" w:date="2022-10-21T11:48:00Z">
                        <w:rPr>
                          <w:rFonts w:ascii="Cambria Math" w:hAnsi="Cambria Math"/>
                          <w:kern w:val="0"/>
                          <w:sz w:val="22"/>
                        </w:rPr>
                        <m:t>A</m:t>
                      </w:del>
                    </m:r>
                  </m:e>
                </m:acc>
              </m:oMath>
            </m:oMathPara>
          </w:p>
        </w:tc>
        <w:tc>
          <w:tcPr>
            <w:tcW w:w="0" w:type="auto"/>
            <w:tcBorders>
              <w:top w:val="single" w:sz="4" w:space="0" w:color="auto"/>
              <w:bottom w:val="single" w:sz="4" w:space="0" w:color="auto"/>
            </w:tcBorders>
            <w:shd w:val="clear" w:color="auto" w:fill="auto"/>
            <w:vAlign w:val="center"/>
          </w:tcPr>
          <w:p w14:paraId="11F01F0E" w14:textId="18E2E45A" w:rsidR="007F02B7" w:rsidRPr="00E92064" w:rsidRDefault="00000000" w:rsidP="007F5B20">
            <w:pPr>
              <w:adjustRightInd w:val="0"/>
              <w:snapToGrid w:val="0"/>
              <w:jc w:val="center"/>
              <w:rPr>
                <w:rFonts w:ascii="Times New Roman" w:hAnsi="Times New Roman"/>
                <w:i/>
                <w:iCs/>
                <w:kern w:val="0"/>
                <w:sz w:val="22"/>
              </w:rPr>
            </w:pPr>
            <m:oMathPara>
              <m:oMath>
                <m:acc>
                  <m:accPr>
                    <m:chr m:val="̅"/>
                    <m:ctrlPr>
                      <w:del w:id="473" w:author="zhengliang@csu.edu.cn" w:date="2022-10-21T11:48:00Z">
                        <w:rPr>
                          <w:rFonts w:ascii="Cambria Math" w:hAnsi="Cambria Math"/>
                          <w:i/>
                          <w:iCs/>
                          <w:kern w:val="0"/>
                          <w:sz w:val="22"/>
                        </w:rPr>
                      </w:del>
                    </m:ctrlPr>
                  </m:accPr>
                  <m:e>
                    <m:r>
                      <w:del w:id="474" w:author="zhengliang@csu.edu.cn" w:date="2022-10-21T11:48:00Z">
                        <w:rPr>
                          <w:rFonts w:ascii="Cambria Math" w:hAnsi="Cambria Math"/>
                          <w:kern w:val="0"/>
                          <w:sz w:val="22"/>
                        </w:rPr>
                        <m:t>E</m:t>
                      </w:del>
                    </m:r>
                  </m:e>
                </m:acc>
              </m:oMath>
            </m:oMathPara>
          </w:p>
        </w:tc>
        <w:tc>
          <w:tcPr>
            <w:tcW w:w="0" w:type="auto"/>
            <w:tcBorders>
              <w:top w:val="single" w:sz="4" w:space="0" w:color="auto"/>
              <w:bottom w:val="single" w:sz="4" w:space="0" w:color="auto"/>
            </w:tcBorders>
            <w:shd w:val="clear" w:color="auto" w:fill="auto"/>
            <w:vAlign w:val="center"/>
          </w:tcPr>
          <w:p w14:paraId="43E4043F" w14:textId="677A8A49" w:rsidR="007F02B7" w:rsidRPr="00E92064" w:rsidRDefault="00AA2AD7" w:rsidP="007F5B20">
            <w:pPr>
              <w:adjustRightInd w:val="0"/>
              <w:snapToGrid w:val="0"/>
              <w:jc w:val="center"/>
              <w:rPr>
                <w:rFonts w:ascii="Times New Roman" w:hAnsi="Times New Roman"/>
                <w:kern w:val="0"/>
                <w:sz w:val="22"/>
              </w:rPr>
            </w:pPr>
            <w:del w:id="475" w:author="zhengliang@csu.edu.cn" w:date="2022-10-21T11:48:00Z">
              <w:r w:rsidRPr="00E92064" w:rsidDel="0049696B">
                <w:rPr>
                  <w:rFonts w:ascii="Times New Roman" w:hAnsi="Times New Roman" w:hint="eastAsia"/>
                  <w:kern w:val="0"/>
                  <w:sz w:val="22"/>
                </w:rPr>
                <w:delText>(</w:delText>
              </w:r>
            </w:del>
            <m:oMath>
              <m:sSub>
                <m:sSubPr>
                  <m:ctrlPr>
                    <w:del w:id="476" w:author="zhengliang@csu.edu.cn" w:date="2022-10-21T11:48:00Z">
                      <w:rPr>
                        <w:rFonts w:ascii="Cambria Math" w:hAnsi="Cambria Math"/>
                        <w:i/>
                        <w:kern w:val="0"/>
                        <w:sz w:val="22"/>
                      </w:rPr>
                    </w:del>
                  </m:ctrlPr>
                </m:sSubPr>
                <m:e>
                  <m:r>
                    <w:del w:id="477" w:author="zhengliang@csu.edu.cn" w:date="2022-10-21T11:48:00Z">
                      <w:rPr>
                        <w:rFonts w:ascii="Cambria Math" w:hAnsi="Cambria Math"/>
                        <w:kern w:val="0"/>
                        <w:sz w:val="22"/>
                      </w:rPr>
                      <m:t>P</m:t>
                    </w:del>
                  </m:r>
                </m:e>
                <m:sub>
                  <m:acc>
                    <m:accPr>
                      <m:chr m:val="̅"/>
                      <m:ctrlPr>
                        <w:del w:id="478" w:author="zhengliang@csu.edu.cn" w:date="2022-10-21T11:48:00Z">
                          <w:rPr>
                            <w:rFonts w:ascii="Cambria Math" w:hAnsi="Cambria Math"/>
                            <w:i/>
                            <w:iCs/>
                            <w:kern w:val="0"/>
                            <w:sz w:val="22"/>
                          </w:rPr>
                        </w:del>
                      </m:ctrlPr>
                    </m:accPr>
                    <m:e>
                      <m:r>
                        <w:del w:id="479" w:author="zhengliang@csu.edu.cn" w:date="2022-10-21T11:48:00Z">
                          <w:rPr>
                            <w:rFonts w:ascii="Cambria Math" w:hAnsi="Cambria Math" w:hint="eastAsia"/>
                            <w:kern w:val="0"/>
                            <w:sz w:val="22"/>
                          </w:rPr>
                          <m:t>D</m:t>
                        </w:del>
                      </m:r>
                    </m:e>
                  </m:acc>
                </m:sub>
              </m:sSub>
            </m:oMath>
            <w:del w:id="480" w:author="zhengliang@csu.edu.cn" w:date="2022-10-21T11:48:00Z">
              <w:r w:rsidR="008D2981" w:rsidRPr="00E92064" w:rsidDel="0049696B">
                <w:rPr>
                  <w:rFonts w:ascii="Times New Roman" w:hAnsi="Times New Roman" w:hint="eastAsia"/>
                  <w:kern w:val="0"/>
                  <w:sz w:val="22"/>
                </w:rPr>
                <w:delText>,</w:delText>
              </w:r>
              <w:r w:rsidR="00FD0766" w:rsidRPr="00E92064" w:rsidDel="0049696B">
                <w:rPr>
                  <w:rFonts w:ascii="Cambria Math" w:hAnsi="Cambria Math"/>
                  <w:i/>
                  <w:kern w:val="0"/>
                  <w:sz w:val="22"/>
                </w:rPr>
                <w:delText xml:space="preserve"> </w:delText>
              </w:r>
            </w:del>
            <m:oMath>
              <m:sSub>
                <m:sSubPr>
                  <m:ctrlPr>
                    <w:del w:id="481" w:author="zhengliang@csu.edu.cn" w:date="2022-10-21T11:48:00Z">
                      <w:rPr>
                        <w:rFonts w:ascii="Cambria Math" w:hAnsi="Cambria Math"/>
                        <w:i/>
                        <w:kern w:val="0"/>
                        <w:sz w:val="22"/>
                      </w:rPr>
                    </w:del>
                  </m:ctrlPr>
                </m:sSubPr>
                <m:e>
                  <m:r>
                    <w:del w:id="482" w:author="zhengliang@csu.edu.cn" w:date="2022-10-21T11:48:00Z">
                      <w:rPr>
                        <w:rFonts w:ascii="Cambria Math" w:hAnsi="Cambria Math"/>
                        <w:kern w:val="0"/>
                        <w:sz w:val="22"/>
                      </w:rPr>
                      <m:t>P</m:t>
                    </w:del>
                  </m:r>
                </m:e>
                <m:sub>
                  <m:acc>
                    <m:accPr>
                      <m:chr m:val="̅"/>
                      <m:ctrlPr>
                        <w:del w:id="483" w:author="zhengliang@csu.edu.cn" w:date="2022-10-21T11:48:00Z">
                          <w:rPr>
                            <w:rFonts w:ascii="Cambria Math" w:hAnsi="Cambria Math"/>
                            <w:i/>
                            <w:iCs/>
                            <w:kern w:val="0"/>
                            <w:sz w:val="22"/>
                          </w:rPr>
                        </w:del>
                      </m:ctrlPr>
                    </m:accPr>
                    <m:e>
                      <m:r>
                        <w:del w:id="484" w:author="zhengliang@csu.edu.cn" w:date="2022-10-21T11:48:00Z">
                          <w:rPr>
                            <w:rFonts w:ascii="Cambria Math" w:hAnsi="Cambria Math"/>
                            <w:kern w:val="0"/>
                            <w:sz w:val="22"/>
                          </w:rPr>
                          <m:t>A</m:t>
                        </w:del>
                      </m:r>
                    </m:e>
                  </m:acc>
                </m:sub>
              </m:sSub>
            </m:oMath>
            <w:del w:id="485" w:author="zhengliang@csu.edu.cn" w:date="2022-10-21T11:48:00Z">
              <w:r w:rsidR="00FD0766" w:rsidRPr="00E92064" w:rsidDel="0049696B">
                <w:rPr>
                  <w:rFonts w:ascii="Times New Roman" w:hAnsi="Times New Roman" w:hint="eastAsia"/>
                  <w:kern w:val="0"/>
                  <w:sz w:val="22"/>
                </w:rPr>
                <w:delText>,</w:delText>
              </w:r>
              <w:r w:rsidR="00FD0766" w:rsidRPr="00E92064" w:rsidDel="0049696B">
                <w:rPr>
                  <w:rFonts w:ascii="Cambria Math" w:hAnsi="Cambria Math"/>
                  <w:i/>
                  <w:kern w:val="0"/>
                  <w:sz w:val="22"/>
                </w:rPr>
                <w:delText xml:space="preserve"> </w:delText>
              </w:r>
            </w:del>
            <m:oMath>
              <m:sSub>
                <m:sSubPr>
                  <m:ctrlPr>
                    <w:del w:id="486" w:author="zhengliang@csu.edu.cn" w:date="2022-10-21T11:48:00Z">
                      <w:rPr>
                        <w:rFonts w:ascii="Cambria Math" w:hAnsi="Cambria Math"/>
                        <w:i/>
                        <w:kern w:val="0"/>
                        <w:sz w:val="22"/>
                      </w:rPr>
                    </w:del>
                  </m:ctrlPr>
                </m:sSubPr>
                <m:e>
                  <m:r>
                    <w:del w:id="487" w:author="zhengliang@csu.edu.cn" w:date="2022-10-21T11:48:00Z">
                      <w:rPr>
                        <w:rFonts w:ascii="Cambria Math" w:hAnsi="Cambria Math"/>
                        <w:kern w:val="0"/>
                        <w:sz w:val="22"/>
                      </w:rPr>
                      <m:t>P</m:t>
                    </w:del>
                  </m:r>
                </m:e>
                <m:sub>
                  <m:acc>
                    <m:accPr>
                      <m:chr m:val="̅"/>
                      <m:ctrlPr>
                        <w:del w:id="488" w:author="zhengliang@csu.edu.cn" w:date="2022-10-21T11:48:00Z">
                          <w:rPr>
                            <w:rFonts w:ascii="Cambria Math" w:hAnsi="Cambria Math"/>
                            <w:i/>
                            <w:iCs/>
                            <w:kern w:val="0"/>
                            <w:sz w:val="22"/>
                          </w:rPr>
                        </w:del>
                      </m:ctrlPr>
                    </m:accPr>
                    <m:e>
                      <m:r>
                        <w:del w:id="489" w:author="zhengliang@csu.edu.cn" w:date="2022-10-21T11:48:00Z">
                          <w:rPr>
                            <w:rFonts w:ascii="Cambria Math" w:hAnsi="Cambria Math"/>
                            <w:kern w:val="0"/>
                            <w:sz w:val="22"/>
                          </w:rPr>
                          <m:t>E</m:t>
                        </w:del>
                      </m:r>
                    </m:e>
                  </m:acc>
                </m:sub>
              </m:sSub>
            </m:oMath>
            <w:del w:id="490" w:author="zhengliang@csu.edu.cn" w:date="2022-10-21T11:48:00Z">
              <w:r w:rsidRPr="00E92064" w:rsidDel="0049696B">
                <w:rPr>
                  <w:rFonts w:ascii="Times New Roman" w:hAnsi="Times New Roman"/>
                  <w:kern w:val="0"/>
                  <w:sz w:val="22"/>
                </w:rPr>
                <w:delText>)</w:delText>
              </w:r>
            </w:del>
          </w:p>
        </w:tc>
        <w:tc>
          <w:tcPr>
            <w:tcW w:w="0" w:type="auto"/>
            <w:tcBorders>
              <w:top w:val="single" w:sz="4" w:space="0" w:color="auto"/>
              <w:bottom w:val="single" w:sz="4" w:space="0" w:color="auto"/>
            </w:tcBorders>
            <w:shd w:val="clear" w:color="auto" w:fill="auto"/>
            <w:vAlign w:val="center"/>
          </w:tcPr>
          <w:p w14:paraId="1D83CC84" w14:textId="202B57D1" w:rsidR="007F02B7" w:rsidRPr="00E92064" w:rsidRDefault="00B5148E" w:rsidP="007F5B20">
            <w:pPr>
              <w:adjustRightInd w:val="0"/>
              <w:snapToGrid w:val="0"/>
              <w:jc w:val="center"/>
              <w:rPr>
                <w:rFonts w:ascii="Times New Roman" w:hAnsi="Times New Roman"/>
                <w:kern w:val="0"/>
                <w:sz w:val="22"/>
              </w:rPr>
            </w:pPr>
            <w:del w:id="491" w:author="zhengliang@csu.edu.cn" w:date="2022-10-21T11:48:00Z">
              <w:r w:rsidRPr="00E92064" w:rsidDel="0049696B">
                <w:rPr>
                  <w:rFonts w:ascii="Times New Roman" w:hAnsi="Times New Roman" w:hint="eastAsia"/>
                  <w:kern w:val="0"/>
                  <w:sz w:val="22"/>
                </w:rPr>
                <w:delText>(</w:delText>
              </w:r>
            </w:del>
            <m:oMath>
              <m:sSub>
                <m:sSubPr>
                  <m:ctrlPr>
                    <w:del w:id="492" w:author="zhengliang@csu.edu.cn" w:date="2022-10-21T11:48:00Z">
                      <w:rPr>
                        <w:rFonts w:ascii="Cambria Math" w:hAnsi="Cambria Math"/>
                        <w:i/>
                        <w:kern w:val="0"/>
                        <w:sz w:val="22"/>
                      </w:rPr>
                    </w:del>
                  </m:ctrlPr>
                </m:sSubPr>
                <m:e>
                  <m:r>
                    <w:del w:id="493" w:author="zhengliang@csu.edu.cn" w:date="2022-10-21T11:48:00Z">
                      <w:rPr>
                        <w:rFonts w:ascii="Cambria Math" w:hAnsi="Cambria Math"/>
                        <w:kern w:val="0"/>
                        <w:sz w:val="22"/>
                      </w:rPr>
                      <m:t>Var</m:t>
                    </w:del>
                  </m:r>
                </m:e>
                <m:sub>
                  <m:r>
                    <w:del w:id="494" w:author="zhengliang@csu.edu.cn" w:date="2022-10-21T11:48:00Z">
                      <w:rPr>
                        <w:rFonts w:ascii="Cambria Math" w:hAnsi="Cambria Math"/>
                        <w:kern w:val="0"/>
                        <w:sz w:val="22"/>
                      </w:rPr>
                      <m:t>D</m:t>
                    </w:del>
                  </m:r>
                </m:sub>
              </m:sSub>
            </m:oMath>
            <w:del w:id="495" w:author="zhengliang@csu.edu.cn" w:date="2022-10-21T11:48:00Z">
              <w:r w:rsidRPr="00E92064" w:rsidDel="0049696B">
                <w:rPr>
                  <w:rFonts w:ascii="Times New Roman" w:hAnsi="Times New Roman" w:hint="eastAsia"/>
                  <w:kern w:val="0"/>
                  <w:sz w:val="22"/>
                </w:rPr>
                <w:delText>,</w:delText>
              </w:r>
              <w:r w:rsidRPr="00E92064" w:rsidDel="0049696B">
                <w:rPr>
                  <w:rFonts w:ascii="Cambria Math" w:hAnsi="Cambria Math"/>
                  <w:i/>
                  <w:kern w:val="0"/>
                  <w:sz w:val="22"/>
                </w:rPr>
                <w:delText xml:space="preserve"> </w:delText>
              </w:r>
            </w:del>
            <m:oMath>
              <m:sSub>
                <m:sSubPr>
                  <m:ctrlPr>
                    <w:del w:id="496" w:author="zhengliang@csu.edu.cn" w:date="2022-10-21T11:48:00Z">
                      <w:rPr>
                        <w:rFonts w:ascii="Cambria Math" w:hAnsi="Cambria Math"/>
                        <w:i/>
                        <w:kern w:val="0"/>
                        <w:sz w:val="22"/>
                      </w:rPr>
                    </w:del>
                  </m:ctrlPr>
                </m:sSubPr>
                <m:e>
                  <m:r>
                    <w:del w:id="497" w:author="zhengliang@csu.edu.cn" w:date="2022-10-21T11:48:00Z">
                      <w:rPr>
                        <w:rFonts w:ascii="Cambria Math" w:hAnsi="Cambria Math"/>
                        <w:kern w:val="0"/>
                        <w:sz w:val="22"/>
                      </w:rPr>
                      <m:t>Var</m:t>
                    </w:del>
                  </m:r>
                </m:e>
                <m:sub>
                  <m:r>
                    <w:del w:id="498" w:author="zhengliang@csu.edu.cn" w:date="2022-10-21T11:48:00Z">
                      <w:rPr>
                        <w:rFonts w:ascii="Cambria Math" w:hAnsi="Cambria Math"/>
                        <w:kern w:val="0"/>
                        <w:sz w:val="22"/>
                      </w:rPr>
                      <m:t>A</m:t>
                    </w:del>
                  </m:r>
                </m:sub>
              </m:sSub>
            </m:oMath>
            <w:del w:id="499" w:author="zhengliang@csu.edu.cn" w:date="2022-10-21T11:48:00Z">
              <w:r w:rsidRPr="00E92064" w:rsidDel="0049696B">
                <w:rPr>
                  <w:rFonts w:ascii="Times New Roman" w:hAnsi="Times New Roman" w:hint="eastAsia"/>
                  <w:kern w:val="0"/>
                  <w:sz w:val="22"/>
                </w:rPr>
                <w:delText>,</w:delText>
              </w:r>
              <w:r w:rsidRPr="00E92064" w:rsidDel="0049696B">
                <w:rPr>
                  <w:rFonts w:ascii="Cambria Math" w:hAnsi="Cambria Math"/>
                  <w:i/>
                  <w:kern w:val="0"/>
                  <w:sz w:val="22"/>
                </w:rPr>
                <w:delText xml:space="preserve"> </w:delText>
              </w:r>
            </w:del>
            <m:oMath>
              <m:sSub>
                <m:sSubPr>
                  <m:ctrlPr>
                    <w:del w:id="500" w:author="zhengliang@csu.edu.cn" w:date="2022-10-21T11:48:00Z">
                      <w:rPr>
                        <w:rFonts w:ascii="Cambria Math" w:hAnsi="Cambria Math"/>
                        <w:i/>
                        <w:kern w:val="0"/>
                        <w:sz w:val="22"/>
                      </w:rPr>
                    </w:del>
                  </m:ctrlPr>
                </m:sSubPr>
                <m:e>
                  <m:r>
                    <w:del w:id="501" w:author="zhengliang@csu.edu.cn" w:date="2022-10-21T11:48:00Z">
                      <w:rPr>
                        <w:rFonts w:ascii="Cambria Math" w:hAnsi="Cambria Math"/>
                        <w:kern w:val="0"/>
                        <w:sz w:val="22"/>
                      </w:rPr>
                      <m:t>Var</m:t>
                    </w:del>
                  </m:r>
                </m:e>
                <m:sub>
                  <m:r>
                    <w:del w:id="502" w:author="zhengliang@csu.edu.cn" w:date="2022-10-21T11:48:00Z">
                      <w:rPr>
                        <w:rFonts w:ascii="Cambria Math" w:hAnsi="Cambria Math"/>
                        <w:kern w:val="0"/>
                        <w:sz w:val="22"/>
                      </w:rPr>
                      <m:t>E</m:t>
                    </w:del>
                  </m:r>
                </m:sub>
              </m:sSub>
            </m:oMath>
            <w:del w:id="503" w:author="zhengliang@csu.edu.cn" w:date="2022-10-21T11:48:00Z">
              <w:r w:rsidRPr="00E92064" w:rsidDel="0049696B">
                <w:rPr>
                  <w:rFonts w:ascii="Times New Roman" w:hAnsi="Times New Roman"/>
                  <w:kern w:val="0"/>
                  <w:sz w:val="22"/>
                </w:rPr>
                <w:delText>)</w:delText>
              </w:r>
            </w:del>
          </w:p>
        </w:tc>
        <w:tc>
          <w:tcPr>
            <w:tcW w:w="0" w:type="auto"/>
            <w:tcBorders>
              <w:top w:val="single" w:sz="4" w:space="0" w:color="auto"/>
              <w:bottom w:val="single" w:sz="4" w:space="0" w:color="auto"/>
            </w:tcBorders>
            <w:shd w:val="clear" w:color="auto" w:fill="auto"/>
            <w:vAlign w:val="center"/>
          </w:tcPr>
          <w:p w14:paraId="64499F72" w14:textId="1940507D" w:rsidR="007F02B7" w:rsidRPr="00E92064" w:rsidRDefault="00000000" w:rsidP="007F5B20">
            <w:pPr>
              <w:adjustRightInd w:val="0"/>
              <w:snapToGrid w:val="0"/>
              <w:jc w:val="left"/>
              <w:rPr>
                <w:rFonts w:ascii="Times New Roman" w:hAnsi="Times New Roman"/>
                <w:kern w:val="0"/>
                <w:sz w:val="22"/>
              </w:rPr>
            </w:pPr>
            <m:oMathPara>
              <m:oMath>
                <m:sSub>
                  <m:sSubPr>
                    <m:ctrlPr>
                      <w:del w:id="504" w:author="zhengliang@csu.edu.cn" w:date="2022-10-21T11:48:00Z">
                        <w:rPr>
                          <w:rFonts w:ascii="Cambria Math" w:hAnsi="Cambria Math"/>
                          <w:i/>
                          <w:kern w:val="0"/>
                          <w:sz w:val="22"/>
                        </w:rPr>
                      </w:del>
                    </m:ctrlPr>
                  </m:sSubPr>
                  <m:e>
                    <m:r>
                      <w:del w:id="505" w:author="zhengliang@csu.edu.cn" w:date="2022-10-21T11:48:00Z">
                        <w:rPr>
                          <w:rFonts w:ascii="Cambria Math" w:hAnsi="Cambria Math"/>
                          <w:kern w:val="0"/>
                          <w:sz w:val="22"/>
                        </w:rPr>
                        <m:t>E</m:t>
                      </w:del>
                    </m:r>
                  </m:e>
                  <m:sub>
                    <m:r>
                      <w:del w:id="506" w:author="zhengliang@csu.edu.cn" w:date="2022-10-21T11:48:00Z">
                        <w:rPr>
                          <w:rFonts w:ascii="Cambria Math" w:hAnsi="Cambria Math"/>
                          <w:kern w:val="0"/>
                          <w:sz w:val="22"/>
                        </w:rPr>
                        <m:t>1-ε</m:t>
                      </w:del>
                    </m:r>
                  </m:sub>
                </m:sSub>
              </m:oMath>
            </m:oMathPara>
          </w:p>
        </w:tc>
      </w:tr>
      <w:tr w:rsidR="003F0989" w:rsidRPr="00E92064" w14:paraId="2818AF2C" w14:textId="77777777" w:rsidTr="003D0203">
        <w:trPr>
          <w:jc w:val="center"/>
        </w:trPr>
        <w:tc>
          <w:tcPr>
            <w:tcW w:w="0" w:type="auto"/>
            <w:tcBorders>
              <w:top w:val="nil"/>
              <w:bottom w:val="nil"/>
            </w:tcBorders>
            <w:shd w:val="clear" w:color="auto" w:fill="auto"/>
            <w:vAlign w:val="center"/>
          </w:tcPr>
          <w:p w14:paraId="57BB5F70" w14:textId="7516CF5D" w:rsidR="003F0989" w:rsidRPr="00E92064" w:rsidRDefault="00000000" w:rsidP="007F5B20">
            <w:pPr>
              <w:adjustRightInd w:val="0"/>
              <w:snapToGrid w:val="0"/>
              <w:jc w:val="center"/>
              <w:rPr>
                <w:rFonts w:ascii="Times New Roman" w:hAnsi="Times New Roman"/>
                <w:kern w:val="0"/>
                <w:sz w:val="22"/>
              </w:rPr>
            </w:pPr>
            <m:oMathPara>
              <m:oMath>
                <m:sSub>
                  <m:sSubPr>
                    <m:ctrlPr>
                      <w:del w:id="507" w:author="zhengliang@csu.edu.cn" w:date="2022-10-21T11:48:00Z">
                        <w:rPr>
                          <w:rFonts w:ascii="Cambria Math" w:hAnsi="Cambria Math"/>
                          <w:i/>
                          <w:kern w:val="0"/>
                          <w:sz w:val="22"/>
                        </w:rPr>
                      </w:del>
                    </m:ctrlPr>
                  </m:sSubPr>
                  <m:e>
                    <m:r>
                      <w:del w:id="508" w:author="zhengliang@csu.edu.cn" w:date="2022-10-21T11:48:00Z">
                        <m:rPr>
                          <m:sty m:val="p"/>
                        </m:rPr>
                        <w:rPr>
                          <w:rFonts w:ascii="Cambria Math" w:hAnsi="Cambria Math"/>
                          <w:kern w:val="0"/>
                          <w:sz w:val="22"/>
                        </w:rPr>
                        <m:t>x</m:t>
                      </w:del>
                    </m:r>
                  </m:e>
                  <m:sub>
                    <m:r>
                      <w:del w:id="509" w:author="zhengliang@csu.edu.cn" w:date="2022-10-21T11:48:00Z">
                        <w:rPr>
                          <w:rFonts w:ascii="Cambria Math" w:hAnsi="Cambria Math"/>
                          <w:kern w:val="0"/>
                          <w:sz w:val="22"/>
                        </w:rPr>
                        <m:t>c1</m:t>
                      </w:del>
                    </m:r>
                  </m:sub>
                </m:sSub>
              </m:oMath>
            </m:oMathPara>
          </w:p>
        </w:tc>
        <w:tc>
          <w:tcPr>
            <w:tcW w:w="0" w:type="auto"/>
            <w:tcBorders>
              <w:top w:val="nil"/>
              <w:bottom w:val="nil"/>
            </w:tcBorders>
            <w:shd w:val="clear" w:color="auto" w:fill="auto"/>
            <w:vAlign w:val="center"/>
          </w:tcPr>
          <w:p w14:paraId="4A49229B" w14:textId="7BA995AD" w:rsidR="003F0989" w:rsidRPr="00E92064" w:rsidRDefault="003F0989" w:rsidP="007F5B20">
            <w:pPr>
              <w:adjustRightInd w:val="0"/>
              <w:snapToGrid w:val="0"/>
              <w:jc w:val="center"/>
              <w:rPr>
                <w:rFonts w:ascii="Times New Roman" w:hAnsi="Times New Roman"/>
                <w:kern w:val="0"/>
                <w:sz w:val="22"/>
              </w:rPr>
            </w:pPr>
            <w:del w:id="510" w:author="zhengliang@csu.edu.cn" w:date="2022-10-21T11:48:00Z">
              <w:r w:rsidRPr="00E92064" w:rsidDel="0049696B">
                <w:rPr>
                  <w:rFonts w:ascii="Times New Roman" w:hAnsi="Times New Roman"/>
                  <w:kern w:val="0"/>
                  <w:sz w:val="22"/>
                </w:rPr>
                <w:delText>0.</w:delText>
              </w:r>
              <w:r w:rsidR="00E9118B" w:rsidRPr="00E92064" w:rsidDel="0049696B">
                <w:rPr>
                  <w:rFonts w:ascii="Times New Roman" w:hAnsi="Times New Roman"/>
                  <w:kern w:val="0"/>
                  <w:sz w:val="22"/>
                </w:rPr>
                <w:delText>890</w:delText>
              </w:r>
            </w:del>
          </w:p>
        </w:tc>
        <w:tc>
          <w:tcPr>
            <w:tcW w:w="0" w:type="auto"/>
            <w:tcBorders>
              <w:top w:val="nil"/>
              <w:bottom w:val="nil"/>
            </w:tcBorders>
            <w:shd w:val="clear" w:color="auto" w:fill="auto"/>
            <w:vAlign w:val="center"/>
          </w:tcPr>
          <w:p w14:paraId="72C162C1" w14:textId="091ED594" w:rsidR="003F0989" w:rsidRPr="00E92064" w:rsidRDefault="003F0989" w:rsidP="007F5B20">
            <w:pPr>
              <w:adjustRightInd w:val="0"/>
              <w:snapToGrid w:val="0"/>
              <w:jc w:val="center"/>
              <w:rPr>
                <w:rFonts w:ascii="Times New Roman" w:hAnsi="Times New Roman"/>
                <w:kern w:val="0"/>
                <w:sz w:val="22"/>
              </w:rPr>
            </w:pPr>
            <w:del w:id="511" w:author="zhengliang@csu.edu.cn" w:date="2022-10-21T11:48:00Z">
              <w:r w:rsidRPr="00E92064" w:rsidDel="0049696B">
                <w:rPr>
                  <w:rFonts w:ascii="Times New Roman" w:hAnsi="Times New Roman"/>
                  <w:kern w:val="0"/>
                  <w:sz w:val="22"/>
                </w:rPr>
                <w:delText>0.</w:delText>
              </w:r>
              <w:r w:rsidR="005D6D2F" w:rsidRPr="00E92064" w:rsidDel="0049696B">
                <w:rPr>
                  <w:rFonts w:ascii="Times New Roman" w:hAnsi="Times New Roman"/>
                  <w:kern w:val="0"/>
                  <w:sz w:val="22"/>
                </w:rPr>
                <w:delText>902</w:delText>
              </w:r>
            </w:del>
          </w:p>
        </w:tc>
        <w:tc>
          <w:tcPr>
            <w:tcW w:w="0" w:type="auto"/>
            <w:tcBorders>
              <w:top w:val="nil"/>
              <w:bottom w:val="nil"/>
            </w:tcBorders>
            <w:shd w:val="clear" w:color="auto" w:fill="auto"/>
            <w:vAlign w:val="center"/>
          </w:tcPr>
          <w:p w14:paraId="4E0A3356" w14:textId="66243D0A" w:rsidR="003F0989" w:rsidRPr="00E92064" w:rsidRDefault="003F0989" w:rsidP="007F5B20">
            <w:pPr>
              <w:adjustRightInd w:val="0"/>
              <w:snapToGrid w:val="0"/>
              <w:jc w:val="center"/>
              <w:rPr>
                <w:rFonts w:ascii="Times New Roman" w:hAnsi="Times New Roman"/>
                <w:kern w:val="0"/>
                <w:sz w:val="22"/>
              </w:rPr>
            </w:pPr>
            <w:del w:id="512" w:author="zhengliang@csu.edu.cn" w:date="2022-10-21T11:48:00Z">
              <w:r w:rsidRPr="00E92064" w:rsidDel="0049696B">
                <w:rPr>
                  <w:rFonts w:ascii="Times New Roman" w:hAnsi="Times New Roman"/>
                  <w:kern w:val="0"/>
                  <w:sz w:val="22"/>
                </w:rPr>
                <w:delText>0.</w:delText>
              </w:r>
              <w:r w:rsidR="005D6D2F" w:rsidRPr="00E92064" w:rsidDel="0049696B">
                <w:rPr>
                  <w:rFonts w:ascii="Times New Roman" w:hAnsi="Times New Roman"/>
                  <w:kern w:val="0"/>
                  <w:sz w:val="22"/>
                </w:rPr>
                <w:delText>843</w:delText>
              </w:r>
            </w:del>
          </w:p>
        </w:tc>
        <w:tc>
          <w:tcPr>
            <w:tcW w:w="0" w:type="auto"/>
            <w:tcBorders>
              <w:top w:val="nil"/>
              <w:bottom w:val="nil"/>
            </w:tcBorders>
            <w:shd w:val="clear" w:color="auto" w:fill="auto"/>
            <w:vAlign w:val="center"/>
          </w:tcPr>
          <w:p w14:paraId="082F9180" w14:textId="32F06A59" w:rsidR="003F0989" w:rsidRPr="00E92064" w:rsidRDefault="003F0989" w:rsidP="007F5B20">
            <w:pPr>
              <w:adjustRightInd w:val="0"/>
              <w:snapToGrid w:val="0"/>
              <w:jc w:val="left"/>
              <w:rPr>
                <w:rFonts w:ascii="Times New Roman" w:hAnsi="Times New Roman"/>
                <w:kern w:val="0"/>
                <w:sz w:val="22"/>
              </w:rPr>
            </w:pPr>
            <w:del w:id="513" w:author="zhengliang@csu.edu.cn" w:date="2022-10-21T11:48:00Z">
              <w:r w:rsidRPr="00E92064" w:rsidDel="0049696B">
                <w:rPr>
                  <w:rFonts w:ascii="Times New Roman" w:hAnsi="Times New Roman" w:hint="eastAsia"/>
                  <w:kern w:val="0"/>
                  <w:sz w:val="22"/>
                </w:rPr>
                <w:delText>(</w:delText>
              </w:r>
              <w:r w:rsidR="00F37E15" w:rsidRPr="00E92064" w:rsidDel="0049696B">
                <w:rPr>
                  <w:rFonts w:ascii="Times New Roman" w:hAnsi="Times New Roman"/>
                  <w:kern w:val="0"/>
                  <w:sz w:val="22"/>
                </w:rPr>
                <w:delText>11.0</w:delText>
              </w:r>
              <w:r w:rsidRPr="00E92064" w:rsidDel="0049696B">
                <w:rPr>
                  <w:rFonts w:ascii="Times New Roman" w:hAnsi="Times New Roman"/>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0E191A" w:rsidRPr="00E92064" w:rsidDel="0049696B">
                <w:rPr>
                  <w:rFonts w:ascii="Times New Roman" w:hAnsi="Times New Roman"/>
                  <w:kern w:val="0"/>
                  <w:sz w:val="22"/>
                </w:rPr>
                <w:delText>9.8</w:delText>
              </w:r>
              <w:r w:rsidRPr="00E92064" w:rsidDel="0049696B">
                <w:rPr>
                  <w:rFonts w:ascii="Times New Roman" w:hAnsi="Times New Roman"/>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D42A0A" w:rsidRPr="0012155C" w:rsidDel="0049696B">
                <w:rPr>
                  <w:rFonts w:ascii="Times New Roman" w:hAnsi="Times New Roman"/>
                  <w:b/>
                  <w:bCs/>
                  <w:kern w:val="0"/>
                  <w:sz w:val="22"/>
                </w:rPr>
                <w:delText>15.7</w:delText>
              </w:r>
              <w:r w:rsidRPr="0012155C" w:rsidDel="0049696B">
                <w:rPr>
                  <w:rFonts w:ascii="Times New Roman" w:hAnsi="Times New Roman"/>
                  <w:b/>
                  <w:bCs/>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w:delText>
              </w:r>
            </w:del>
          </w:p>
        </w:tc>
        <w:tc>
          <w:tcPr>
            <w:tcW w:w="0" w:type="auto"/>
            <w:tcBorders>
              <w:top w:val="nil"/>
              <w:bottom w:val="nil"/>
            </w:tcBorders>
            <w:shd w:val="clear" w:color="auto" w:fill="auto"/>
            <w:vAlign w:val="center"/>
          </w:tcPr>
          <w:p w14:paraId="23ED8144" w14:textId="44291CDA" w:rsidR="003F0989" w:rsidRPr="00E92064" w:rsidRDefault="003F0989" w:rsidP="007F5B20">
            <w:pPr>
              <w:adjustRightInd w:val="0"/>
              <w:snapToGrid w:val="0"/>
              <w:jc w:val="center"/>
              <w:rPr>
                <w:rFonts w:ascii="Times New Roman" w:hAnsi="Times New Roman"/>
                <w:kern w:val="0"/>
                <w:sz w:val="22"/>
              </w:rPr>
            </w:pPr>
            <w:del w:id="514" w:author="zhengliang@csu.edu.cn" w:date="2022-10-21T11:48:00Z">
              <w:r w:rsidRPr="00E92064" w:rsidDel="0049696B">
                <w:rPr>
                  <w:rFonts w:ascii="Times New Roman" w:hAnsi="Times New Roman" w:hint="eastAsia"/>
                  <w:kern w:val="0"/>
                  <w:sz w:val="22"/>
                </w:rPr>
                <w:delText>(</w:delText>
              </w:r>
              <w:r w:rsidRPr="00E92064" w:rsidDel="0049696B">
                <w:rPr>
                  <w:rFonts w:ascii="Times New Roman" w:hAnsi="Times New Roman"/>
                  <w:kern w:val="0"/>
                  <w:sz w:val="22"/>
                </w:rPr>
                <w:delText>0.00</w:delText>
              </w:r>
              <w:r w:rsidR="009554C7" w:rsidRPr="00E92064" w:rsidDel="0049696B">
                <w:rPr>
                  <w:rFonts w:ascii="Times New Roman" w:hAnsi="Times New Roman"/>
                  <w:kern w:val="0"/>
                  <w:sz w:val="22"/>
                </w:rPr>
                <w:delText>4</w:delText>
              </w:r>
              <w:r w:rsidRPr="00E92064" w:rsidDel="0049696B">
                <w:rPr>
                  <w:rFonts w:ascii="Times New Roman" w:hAnsi="Times New Roman"/>
                  <w:kern w:val="0"/>
                  <w:sz w:val="22"/>
                </w:rPr>
                <w:delText>,0.002, 0.00</w:delText>
              </w:r>
              <w:r w:rsidR="009554C7" w:rsidRPr="00E92064" w:rsidDel="0049696B">
                <w:rPr>
                  <w:rFonts w:ascii="Times New Roman" w:hAnsi="Times New Roman"/>
                  <w:kern w:val="0"/>
                  <w:sz w:val="22"/>
                </w:rPr>
                <w:delText>5</w:delText>
              </w:r>
              <w:r w:rsidRPr="00E92064" w:rsidDel="0049696B">
                <w:rPr>
                  <w:rFonts w:ascii="Times New Roman" w:hAnsi="Times New Roman"/>
                  <w:kern w:val="0"/>
                  <w:sz w:val="22"/>
                </w:rPr>
                <w:delText>)</w:delText>
              </w:r>
            </w:del>
          </w:p>
        </w:tc>
        <w:tc>
          <w:tcPr>
            <w:tcW w:w="0" w:type="auto"/>
            <w:tcBorders>
              <w:top w:val="nil"/>
              <w:bottom w:val="nil"/>
            </w:tcBorders>
            <w:shd w:val="clear" w:color="auto" w:fill="auto"/>
            <w:vAlign w:val="center"/>
          </w:tcPr>
          <w:p w14:paraId="6984D628" w14:textId="042357C6" w:rsidR="003F0989" w:rsidRPr="00E92064" w:rsidRDefault="009554C7" w:rsidP="007F5B20">
            <w:pPr>
              <w:adjustRightInd w:val="0"/>
              <w:snapToGrid w:val="0"/>
              <w:jc w:val="left"/>
              <w:rPr>
                <w:rFonts w:ascii="Times New Roman" w:hAnsi="Times New Roman"/>
                <w:kern w:val="0"/>
                <w:sz w:val="22"/>
              </w:rPr>
            </w:pPr>
            <w:del w:id="515" w:author="zhengliang@csu.edu.cn" w:date="2022-10-21T11:48:00Z">
              <w:r w:rsidRPr="00E92064" w:rsidDel="0049696B">
                <w:rPr>
                  <w:rFonts w:ascii="Times New Roman" w:hAnsi="Times New Roman"/>
                  <w:kern w:val="0"/>
                  <w:sz w:val="22"/>
                </w:rPr>
                <w:delText>0.960</w:delText>
              </w:r>
            </w:del>
          </w:p>
        </w:tc>
      </w:tr>
      <w:tr w:rsidR="003F0989" w:rsidRPr="00E92064" w14:paraId="7879471C" w14:textId="77777777" w:rsidTr="003D0203">
        <w:trPr>
          <w:jc w:val="center"/>
        </w:trPr>
        <w:tc>
          <w:tcPr>
            <w:tcW w:w="0" w:type="auto"/>
            <w:tcBorders>
              <w:top w:val="nil"/>
              <w:bottom w:val="nil"/>
            </w:tcBorders>
            <w:shd w:val="clear" w:color="auto" w:fill="auto"/>
            <w:vAlign w:val="center"/>
          </w:tcPr>
          <w:p w14:paraId="7C1B1691" w14:textId="3FA6613D" w:rsidR="003F0989" w:rsidRPr="00E92064" w:rsidRDefault="00000000" w:rsidP="007F5B20">
            <w:pPr>
              <w:adjustRightInd w:val="0"/>
              <w:snapToGrid w:val="0"/>
              <w:jc w:val="center"/>
              <w:rPr>
                <w:rFonts w:ascii="Times New Roman" w:hAnsi="Times New Roman"/>
                <w:kern w:val="0"/>
                <w:sz w:val="22"/>
              </w:rPr>
            </w:pPr>
            <m:oMathPara>
              <m:oMath>
                <m:sSub>
                  <m:sSubPr>
                    <m:ctrlPr>
                      <w:del w:id="516" w:author="zhengliang@csu.edu.cn" w:date="2022-10-21T11:48:00Z">
                        <w:rPr>
                          <w:rFonts w:ascii="Cambria Math" w:hAnsi="Cambria Math"/>
                          <w:i/>
                          <w:kern w:val="0"/>
                          <w:sz w:val="22"/>
                        </w:rPr>
                      </w:del>
                    </m:ctrlPr>
                  </m:sSubPr>
                  <m:e>
                    <m:r>
                      <w:del w:id="517" w:author="zhengliang@csu.edu.cn" w:date="2022-10-21T11:48:00Z">
                        <m:rPr>
                          <m:sty m:val="p"/>
                        </m:rPr>
                        <w:rPr>
                          <w:rFonts w:ascii="Cambria Math" w:hAnsi="Cambria Math"/>
                          <w:kern w:val="0"/>
                          <w:sz w:val="22"/>
                        </w:rPr>
                        <m:t>x</m:t>
                      </w:del>
                    </m:r>
                  </m:e>
                  <m:sub>
                    <m:r>
                      <w:del w:id="518" w:author="zhengliang@csu.edu.cn" w:date="2022-10-21T11:48:00Z">
                        <w:rPr>
                          <w:rFonts w:ascii="Cambria Math" w:hAnsi="Cambria Math"/>
                          <w:kern w:val="0"/>
                          <w:sz w:val="22"/>
                        </w:rPr>
                        <m:t>c2</m:t>
                      </w:del>
                    </m:r>
                  </m:sub>
                </m:sSub>
              </m:oMath>
            </m:oMathPara>
          </w:p>
        </w:tc>
        <w:tc>
          <w:tcPr>
            <w:tcW w:w="0" w:type="auto"/>
            <w:tcBorders>
              <w:top w:val="nil"/>
              <w:bottom w:val="nil"/>
            </w:tcBorders>
            <w:shd w:val="clear" w:color="auto" w:fill="auto"/>
            <w:vAlign w:val="center"/>
          </w:tcPr>
          <w:p w14:paraId="0AAD3DAE" w14:textId="34EFDD28" w:rsidR="003F0989" w:rsidRPr="00E92064" w:rsidRDefault="003F0989" w:rsidP="007F5B20">
            <w:pPr>
              <w:adjustRightInd w:val="0"/>
              <w:snapToGrid w:val="0"/>
              <w:jc w:val="center"/>
              <w:rPr>
                <w:rFonts w:ascii="Times New Roman" w:hAnsi="Times New Roman"/>
                <w:kern w:val="0"/>
                <w:sz w:val="22"/>
              </w:rPr>
            </w:pPr>
            <w:del w:id="519" w:author="zhengliang@csu.edu.cn" w:date="2022-10-21T11:48:00Z">
              <w:r w:rsidRPr="00E92064" w:rsidDel="0049696B">
                <w:rPr>
                  <w:rFonts w:ascii="Times New Roman" w:hAnsi="Times New Roman"/>
                  <w:kern w:val="0"/>
                  <w:sz w:val="22"/>
                </w:rPr>
                <w:delText>0.</w:delText>
              </w:r>
              <w:r w:rsidR="00A36300" w:rsidRPr="00E92064" w:rsidDel="0049696B">
                <w:rPr>
                  <w:rFonts w:ascii="Times New Roman" w:hAnsi="Times New Roman"/>
                  <w:kern w:val="0"/>
                  <w:sz w:val="22"/>
                </w:rPr>
                <w:delText>886</w:delText>
              </w:r>
            </w:del>
          </w:p>
        </w:tc>
        <w:tc>
          <w:tcPr>
            <w:tcW w:w="0" w:type="auto"/>
            <w:tcBorders>
              <w:top w:val="nil"/>
              <w:bottom w:val="nil"/>
            </w:tcBorders>
            <w:shd w:val="clear" w:color="auto" w:fill="auto"/>
            <w:vAlign w:val="center"/>
          </w:tcPr>
          <w:p w14:paraId="12BFBF26" w14:textId="2A2C9A2A" w:rsidR="003F0989" w:rsidRPr="00E92064" w:rsidRDefault="003F0989" w:rsidP="007F5B20">
            <w:pPr>
              <w:adjustRightInd w:val="0"/>
              <w:snapToGrid w:val="0"/>
              <w:jc w:val="center"/>
              <w:rPr>
                <w:rFonts w:ascii="Times New Roman" w:hAnsi="Times New Roman"/>
                <w:kern w:val="0"/>
                <w:sz w:val="22"/>
              </w:rPr>
            </w:pPr>
            <w:del w:id="520" w:author="zhengliang@csu.edu.cn" w:date="2022-10-21T11:48:00Z">
              <w:r w:rsidRPr="00E92064" w:rsidDel="0049696B">
                <w:rPr>
                  <w:rFonts w:ascii="Times New Roman" w:hAnsi="Times New Roman"/>
                  <w:kern w:val="0"/>
                  <w:sz w:val="22"/>
                </w:rPr>
                <w:delText>0.</w:delText>
              </w:r>
              <w:r w:rsidR="005D6D2F" w:rsidRPr="00E92064" w:rsidDel="0049696B">
                <w:rPr>
                  <w:rFonts w:ascii="Times New Roman" w:hAnsi="Times New Roman"/>
                  <w:kern w:val="0"/>
                  <w:sz w:val="22"/>
                </w:rPr>
                <w:delText>853</w:delText>
              </w:r>
            </w:del>
          </w:p>
        </w:tc>
        <w:tc>
          <w:tcPr>
            <w:tcW w:w="0" w:type="auto"/>
            <w:tcBorders>
              <w:top w:val="nil"/>
              <w:bottom w:val="nil"/>
            </w:tcBorders>
            <w:shd w:val="clear" w:color="auto" w:fill="auto"/>
            <w:vAlign w:val="center"/>
          </w:tcPr>
          <w:p w14:paraId="6114C1E9" w14:textId="491C1022" w:rsidR="003F0989" w:rsidRPr="00E92064" w:rsidRDefault="003F0989" w:rsidP="007F5B20">
            <w:pPr>
              <w:adjustRightInd w:val="0"/>
              <w:snapToGrid w:val="0"/>
              <w:jc w:val="center"/>
              <w:rPr>
                <w:rFonts w:ascii="Times New Roman" w:hAnsi="Times New Roman"/>
                <w:kern w:val="0"/>
                <w:sz w:val="22"/>
              </w:rPr>
            </w:pPr>
            <w:del w:id="521" w:author="zhengliang@csu.edu.cn" w:date="2022-10-21T11:48:00Z">
              <w:r w:rsidRPr="00E92064" w:rsidDel="0049696B">
                <w:rPr>
                  <w:rFonts w:ascii="Times New Roman" w:hAnsi="Times New Roman"/>
                  <w:kern w:val="0"/>
                  <w:sz w:val="22"/>
                </w:rPr>
                <w:delText>0.</w:delText>
              </w:r>
              <w:r w:rsidR="00A36300" w:rsidRPr="00E92064" w:rsidDel="0049696B">
                <w:rPr>
                  <w:rFonts w:ascii="Times New Roman" w:hAnsi="Times New Roman"/>
                  <w:kern w:val="0"/>
                  <w:sz w:val="22"/>
                </w:rPr>
                <w:delText>859</w:delText>
              </w:r>
            </w:del>
          </w:p>
        </w:tc>
        <w:tc>
          <w:tcPr>
            <w:tcW w:w="0" w:type="auto"/>
            <w:tcBorders>
              <w:top w:val="nil"/>
              <w:bottom w:val="nil"/>
            </w:tcBorders>
            <w:shd w:val="clear" w:color="auto" w:fill="auto"/>
            <w:vAlign w:val="center"/>
          </w:tcPr>
          <w:p w14:paraId="745FEED1" w14:textId="00E538EA" w:rsidR="003F0989" w:rsidRPr="00E92064" w:rsidRDefault="003F0989" w:rsidP="007F5B20">
            <w:pPr>
              <w:adjustRightInd w:val="0"/>
              <w:snapToGrid w:val="0"/>
              <w:jc w:val="left"/>
              <w:rPr>
                <w:rFonts w:ascii="Times New Roman" w:hAnsi="Times New Roman"/>
                <w:kern w:val="0"/>
                <w:sz w:val="22"/>
              </w:rPr>
            </w:pPr>
            <w:del w:id="522" w:author="zhengliang@csu.edu.cn" w:date="2022-10-21T11:48:00Z">
              <w:r w:rsidRPr="00E92064" w:rsidDel="0049696B">
                <w:rPr>
                  <w:rFonts w:ascii="Times New Roman" w:hAnsi="Times New Roman" w:hint="eastAsia"/>
                  <w:kern w:val="0"/>
                  <w:sz w:val="22"/>
                </w:rPr>
                <w:delText>(</w:delText>
              </w:r>
              <w:r w:rsidR="008B1327" w:rsidRPr="0012155C" w:rsidDel="0049696B">
                <w:rPr>
                  <w:rFonts w:ascii="Times New Roman" w:hAnsi="Times New Roman"/>
                  <w:b/>
                  <w:bCs/>
                  <w:kern w:val="0"/>
                  <w:sz w:val="22"/>
                </w:rPr>
                <w:delText>11</w:delText>
              </w:r>
              <w:r w:rsidR="00670F7F" w:rsidRPr="0012155C" w:rsidDel="0049696B">
                <w:rPr>
                  <w:rFonts w:ascii="Times New Roman" w:hAnsi="Times New Roman"/>
                  <w:b/>
                  <w:bCs/>
                  <w:kern w:val="0"/>
                  <w:sz w:val="22"/>
                </w:rPr>
                <w:delText>.4</w:delText>
              </w:r>
              <w:r w:rsidRPr="0012155C" w:rsidDel="0049696B">
                <w:rPr>
                  <w:rFonts w:ascii="Times New Roman" w:hAnsi="Times New Roman"/>
                  <w:b/>
                  <w:bCs/>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670F7F" w:rsidRPr="0012155C" w:rsidDel="0049696B">
                <w:rPr>
                  <w:rFonts w:ascii="Times New Roman" w:hAnsi="Times New Roman"/>
                  <w:b/>
                  <w:bCs/>
                  <w:kern w:val="0"/>
                  <w:sz w:val="22"/>
                </w:rPr>
                <w:delText>14.7</w:delText>
              </w:r>
              <w:r w:rsidRPr="0012155C" w:rsidDel="0049696B">
                <w:rPr>
                  <w:rFonts w:ascii="Times New Roman" w:hAnsi="Times New Roman"/>
                  <w:b/>
                  <w:bCs/>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BE4BAD" w:rsidRPr="00E92064" w:rsidDel="0049696B">
                <w:rPr>
                  <w:rFonts w:ascii="Times New Roman" w:hAnsi="Times New Roman"/>
                  <w:kern w:val="0"/>
                  <w:sz w:val="22"/>
                </w:rPr>
                <w:delText>14.1</w:delText>
              </w:r>
              <w:r w:rsidRPr="00E92064" w:rsidDel="0049696B">
                <w:rPr>
                  <w:rFonts w:ascii="Times New Roman" w:hAnsi="Times New Roman"/>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w:delText>
              </w:r>
            </w:del>
          </w:p>
        </w:tc>
        <w:tc>
          <w:tcPr>
            <w:tcW w:w="0" w:type="auto"/>
            <w:tcBorders>
              <w:top w:val="nil"/>
              <w:bottom w:val="nil"/>
            </w:tcBorders>
            <w:shd w:val="clear" w:color="auto" w:fill="auto"/>
            <w:vAlign w:val="center"/>
          </w:tcPr>
          <w:p w14:paraId="1F59CCB3" w14:textId="04A6E2E9" w:rsidR="003F0989" w:rsidRPr="00E92064" w:rsidRDefault="003F0989" w:rsidP="007F5B20">
            <w:pPr>
              <w:adjustRightInd w:val="0"/>
              <w:snapToGrid w:val="0"/>
              <w:jc w:val="center"/>
              <w:rPr>
                <w:rFonts w:ascii="Times New Roman" w:hAnsi="Times New Roman"/>
                <w:kern w:val="0"/>
                <w:sz w:val="22"/>
              </w:rPr>
            </w:pPr>
            <w:del w:id="523" w:author="zhengliang@csu.edu.cn" w:date="2022-10-21T11:48:00Z">
              <w:r w:rsidRPr="00E92064" w:rsidDel="0049696B">
                <w:rPr>
                  <w:rFonts w:ascii="Times New Roman" w:hAnsi="Times New Roman" w:hint="eastAsia"/>
                  <w:kern w:val="0"/>
                  <w:sz w:val="22"/>
                </w:rPr>
                <w:delText>(</w:delText>
              </w:r>
              <w:r w:rsidRPr="00E92064" w:rsidDel="0049696B">
                <w:rPr>
                  <w:rFonts w:ascii="Times New Roman" w:hAnsi="Times New Roman"/>
                  <w:kern w:val="0"/>
                  <w:sz w:val="22"/>
                </w:rPr>
                <w:delText>0.004,0.00</w:delText>
              </w:r>
              <w:r w:rsidR="00507CB7" w:rsidDel="0049696B">
                <w:rPr>
                  <w:rFonts w:ascii="Times New Roman" w:hAnsi="Times New Roman"/>
                  <w:kern w:val="0"/>
                  <w:sz w:val="22"/>
                </w:rPr>
                <w:delText>1</w:delText>
              </w:r>
              <w:r w:rsidRPr="00E92064" w:rsidDel="0049696B">
                <w:rPr>
                  <w:rFonts w:ascii="Times New Roman" w:hAnsi="Times New Roman"/>
                  <w:kern w:val="0"/>
                  <w:sz w:val="22"/>
                </w:rPr>
                <w:delText>, 0.005)</w:delText>
              </w:r>
            </w:del>
          </w:p>
        </w:tc>
        <w:tc>
          <w:tcPr>
            <w:tcW w:w="0" w:type="auto"/>
            <w:tcBorders>
              <w:top w:val="nil"/>
              <w:bottom w:val="nil"/>
            </w:tcBorders>
            <w:shd w:val="clear" w:color="auto" w:fill="auto"/>
            <w:vAlign w:val="center"/>
          </w:tcPr>
          <w:p w14:paraId="530EC3C5" w14:textId="2884C901" w:rsidR="003F0989" w:rsidRPr="00E92064" w:rsidRDefault="009778FC" w:rsidP="007F5B20">
            <w:pPr>
              <w:adjustRightInd w:val="0"/>
              <w:snapToGrid w:val="0"/>
              <w:jc w:val="left"/>
              <w:rPr>
                <w:rFonts w:ascii="Times New Roman" w:hAnsi="Times New Roman"/>
                <w:kern w:val="0"/>
                <w:sz w:val="22"/>
              </w:rPr>
            </w:pPr>
            <w:del w:id="524" w:author="zhengliang@csu.edu.cn" w:date="2022-10-21T11:48:00Z">
              <w:r w:rsidRPr="00E92064" w:rsidDel="0049696B">
                <w:rPr>
                  <w:rFonts w:ascii="Times New Roman" w:hAnsi="Times New Roman"/>
                  <w:kern w:val="0"/>
                  <w:sz w:val="22"/>
                </w:rPr>
                <w:delText>0.9</w:delText>
              </w:r>
              <w:r w:rsidR="00557879" w:rsidRPr="00E92064" w:rsidDel="0049696B">
                <w:rPr>
                  <w:rFonts w:ascii="Times New Roman" w:hAnsi="Times New Roman"/>
                  <w:kern w:val="0"/>
                  <w:sz w:val="22"/>
                </w:rPr>
                <w:delText>15</w:delText>
              </w:r>
            </w:del>
          </w:p>
        </w:tc>
      </w:tr>
      <w:tr w:rsidR="003F0989" w:rsidRPr="00E92064" w14:paraId="19DABDC0" w14:textId="77777777" w:rsidTr="007B0B6A">
        <w:trPr>
          <w:jc w:val="center"/>
        </w:trPr>
        <w:tc>
          <w:tcPr>
            <w:tcW w:w="0" w:type="auto"/>
            <w:tcBorders>
              <w:top w:val="nil"/>
              <w:bottom w:val="nil"/>
            </w:tcBorders>
            <w:shd w:val="clear" w:color="auto" w:fill="auto"/>
            <w:vAlign w:val="center"/>
          </w:tcPr>
          <w:p w14:paraId="7A4148B7" w14:textId="50D5935D" w:rsidR="003F0989" w:rsidRPr="00E92064" w:rsidRDefault="00000000" w:rsidP="007F5B20">
            <w:pPr>
              <w:adjustRightInd w:val="0"/>
              <w:snapToGrid w:val="0"/>
              <w:jc w:val="center"/>
              <w:rPr>
                <w:rFonts w:ascii="Times New Roman" w:hAnsi="Times New Roman"/>
                <w:kern w:val="0"/>
                <w:sz w:val="22"/>
              </w:rPr>
            </w:pPr>
            <m:oMathPara>
              <m:oMath>
                <m:sSub>
                  <m:sSubPr>
                    <m:ctrlPr>
                      <w:del w:id="525" w:author="zhengliang@csu.edu.cn" w:date="2022-10-21T11:48:00Z">
                        <w:rPr>
                          <w:rFonts w:ascii="Cambria Math" w:hAnsi="Cambria Math"/>
                          <w:i/>
                          <w:kern w:val="0"/>
                          <w:sz w:val="22"/>
                        </w:rPr>
                      </w:del>
                    </m:ctrlPr>
                  </m:sSubPr>
                  <m:e>
                    <m:r>
                      <w:del w:id="526" w:author="zhengliang@csu.edu.cn" w:date="2022-10-21T11:48:00Z">
                        <m:rPr>
                          <m:sty m:val="p"/>
                        </m:rPr>
                        <w:rPr>
                          <w:rFonts w:ascii="Cambria Math" w:hAnsi="Cambria Math"/>
                          <w:kern w:val="0"/>
                          <w:sz w:val="22"/>
                        </w:rPr>
                        <m:t>x</m:t>
                      </w:del>
                    </m:r>
                  </m:e>
                  <m:sub>
                    <m:r>
                      <w:del w:id="527" w:author="zhengliang@csu.edu.cn" w:date="2022-10-21T11:48:00Z">
                        <w:rPr>
                          <w:rFonts w:ascii="Cambria Math" w:hAnsi="Cambria Math"/>
                          <w:kern w:val="0"/>
                          <w:sz w:val="22"/>
                        </w:rPr>
                        <m:t>c3</m:t>
                      </w:del>
                    </m:r>
                  </m:sub>
                </m:sSub>
              </m:oMath>
            </m:oMathPara>
          </w:p>
        </w:tc>
        <w:tc>
          <w:tcPr>
            <w:tcW w:w="0" w:type="auto"/>
            <w:tcBorders>
              <w:top w:val="nil"/>
              <w:bottom w:val="nil"/>
            </w:tcBorders>
            <w:shd w:val="clear" w:color="auto" w:fill="auto"/>
            <w:vAlign w:val="center"/>
          </w:tcPr>
          <w:p w14:paraId="358F96C8" w14:textId="5DF588BE" w:rsidR="003F0989" w:rsidRPr="00E92064" w:rsidRDefault="00E9118B" w:rsidP="007F5B20">
            <w:pPr>
              <w:adjustRightInd w:val="0"/>
              <w:snapToGrid w:val="0"/>
              <w:jc w:val="center"/>
              <w:rPr>
                <w:rFonts w:ascii="Times New Roman" w:hAnsi="Times New Roman"/>
                <w:kern w:val="0"/>
                <w:sz w:val="22"/>
              </w:rPr>
            </w:pPr>
            <w:del w:id="528" w:author="zhengliang@csu.edu.cn" w:date="2022-10-21T11:48:00Z">
              <w:r w:rsidRPr="00E92064" w:rsidDel="0049696B">
                <w:rPr>
                  <w:rFonts w:ascii="Times New Roman" w:hAnsi="Times New Roman"/>
                  <w:kern w:val="0"/>
                  <w:sz w:val="22"/>
                </w:rPr>
                <w:delText>0.966</w:delText>
              </w:r>
            </w:del>
          </w:p>
        </w:tc>
        <w:tc>
          <w:tcPr>
            <w:tcW w:w="0" w:type="auto"/>
            <w:tcBorders>
              <w:top w:val="nil"/>
              <w:bottom w:val="nil"/>
            </w:tcBorders>
            <w:shd w:val="clear" w:color="auto" w:fill="auto"/>
            <w:vAlign w:val="center"/>
          </w:tcPr>
          <w:p w14:paraId="60984BB3" w14:textId="4D4B5480" w:rsidR="003F0989" w:rsidRPr="00E92064" w:rsidRDefault="005D6D2F" w:rsidP="007F5B20">
            <w:pPr>
              <w:adjustRightInd w:val="0"/>
              <w:snapToGrid w:val="0"/>
              <w:jc w:val="center"/>
              <w:rPr>
                <w:rFonts w:ascii="Times New Roman" w:hAnsi="Times New Roman"/>
                <w:kern w:val="0"/>
                <w:sz w:val="22"/>
              </w:rPr>
            </w:pPr>
            <w:del w:id="529" w:author="zhengliang@csu.edu.cn" w:date="2022-10-21T11:48:00Z">
              <w:r w:rsidRPr="00E92064" w:rsidDel="0049696B">
                <w:rPr>
                  <w:rFonts w:ascii="Times New Roman" w:hAnsi="Times New Roman"/>
                  <w:kern w:val="0"/>
                  <w:sz w:val="22"/>
                </w:rPr>
                <w:delText>0.910</w:delText>
              </w:r>
            </w:del>
          </w:p>
        </w:tc>
        <w:tc>
          <w:tcPr>
            <w:tcW w:w="0" w:type="auto"/>
            <w:tcBorders>
              <w:top w:val="nil"/>
              <w:bottom w:val="nil"/>
            </w:tcBorders>
            <w:shd w:val="clear" w:color="auto" w:fill="auto"/>
            <w:vAlign w:val="center"/>
          </w:tcPr>
          <w:p w14:paraId="19000A97" w14:textId="0036B1B0" w:rsidR="003F0989" w:rsidRPr="00E92064" w:rsidRDefault="003F0989" w:rsidP="007F5B20">
            <w:pPr>
              <w:adjustRightInd w:val="0"/>
              <w:snapToGrid w:val="0"/>
              <w:jc w:val="center"/>
              <w:rPr>
                <w:rFonts w:ascii="Times New Roman" w:hAnsi="Times New Roman"/>
                <w:kern w:val="0"/>
                <w:sz w:val="22"/>
              </w:rPr>
            </w:pPr>
            <w:del w:id="530" w:author="zhengliang@csu.edu.cn" w:date="2022-10-21T11:48:00Z">
              <w:r w:rsidRPr="00E92064" w:rsidDel="0049696B">
                <w:rPr>
                  <w:rFonts w:ascii="Times New Roman" w:hAnsi="Times New Roman"/>
                  <w:kern w:val="0"/>
                  <w:sz w:val="22"/>
                </w:rPr>
                <w:delText>0.</w:delText>
              </w:r>
              <w:r w:rsidR="005D6D2F" w:rsidRPr="00E92064" w:rsidDel="0049696B">
                <w:rPr>
                  <w:rFonts w:ascii="Times New Roman" w:hAnsi="Times New Roman"/>
                  <w:kern w:val="0"/>
                  <w:sz w:val="22"/>
                </w:rPr>
                <w:delText>915</w:delText>
              </w:r>
            </w:del>
          </w:p>
        </w:tc>
        <w:tc>
          <w:tcPr>
            <w:tcW w:w="0" w:type="auto"/>
            <w:tcBorders>
              <w:top w:val="nil"/>
              <w:bottom w:val="nil"/>
            </w:tcBorders>
            <w:shd w:val="clear" w:color="auto" w:fill="auto"/>
            <w:vAlign w:val="center"/>
          </w:tcPr>
          <w:p w14:paraId="543B47C4" w14:textId="46CA03FE" w:rsidR="003F0989" w:rsidRPr="00E92064" w:rsidRDefault="003F0989" w:rsidP="007F5B20">
            <w:pPr>
              <w:adjustRightInd w:val="0"/>
              <w:snapToGrid w:val="0"/>
              <w:jc w:val="left"/>
              <w:rPr>
                <w:rFonts w:ascii="Times New Roman" w:hAnsi="Times New Roman"/>
                <w:kern w:val="0"/>
                <w:sz w:val="22"/>
              </w:rPr>
            </w:pPr>
            <w:del w:id="531" w:author="zhengliang@csu.edu.cn" w:date="2022-10-21T11:48:00Z">
              <w:r w:rsidRPr="00E92064" w:rsidDel="0049696B">
                <w:rPr>
                  <w:rFonts w:ascii="Times New Roman" w:hAnsi="Times New Roman" w:hint="eastAsia"/>
                  <w:kern w:val="0"/>
                  <w:sz w:val="22"/>
                </w:rPr>
                <w:delText>(</w:delText>
              </w:r>
              <w:r w:rsidR="00670F7F" w:rsidRPr="00E92064" w:rsidDel="0049696B">
                <w:rPr>
                  <w:rFonts w:ascii="Times New Roman" w:hAnsi="Times New Roman"/>
                  <w:kern w:val="0"/>
                  <w:sz w:val="22"/>
                </w:rPr>
                <w:delText>3.4</w:delText>
              </w:r>
              <w:r w:rsidRPr="00E92064" w:rsidDel="0049696B">
                <w:rPr>
                  <w:rFonts w:ascii="Times New Roman" w:hAnsi="Times New Roman"/>
                  <w:kern w:val="0"/>
                  <w:sz w:val="22"/>
                </w:rPr>
                <w:delText>%</w:delText>
              </w:r>
              <w:r w:rsidR="00315CA7"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670F7F" w:rsidRPr="00E92064" w:rsidDel="0049696B">
                <w:rPr>
                  <w:rFonts w:ascii="Times New Roman" w:hAnsi="Times New Roman"/>
                  <w:kern w:val="0"/>
                  <w:sz w:val="22"/>
                </w:rPr>
                <w:delText>9.0</w:delText>
              </w:r>
              <w:r w:rsidRPr="00E92064" w:rsidDel="0049696B">
                <w:rPr>
                  <w:rFonts w:ascii="Times New Roman" w:hAnsi="Times New Roman"/>
                  <w:kern w:val="0"/>
                  <w:sz w:val="22"/>
                </w:rPr>
                <w:delText>%</w:delText>
              </w:r>
              <w:r w:rsidR="00315CA7"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670F7F" w:rsidRPr="00E92064" w:rsidDel="0049696B">
                <w:rPr>
                  <w:rFonts w:ascii="Times New Roman" w:hAnsi="Times New Roman"/>
                  <w:kern w:val="0"/>
                  <w:sz w:val="22"/>
                </w:rPr>
                <w:delText>8.5</w:delText>
              </w:r>
              <w:r w:rsidRPr="00E92064" w:rsidDel="0049696B">
                <w:rPr>
                  <w:rFonts w:ascii="Times New Roman" w:hAnsi="Times New Roman"/>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w:delText>
              </w:r>
            </w:del>
          </w:p>
        </w:tc>
        <w:tc>
          <w:tcPr>
            <w:tcW w:w="0" w:type="auto"/>
            <w:tcBorders>
              <w:top w:val="nil"/>
              <w:bottom w:val="nil"/>
            </w:tcBorders>
            <w:shd w:val="clear" w:color="auto" w:fill="auto"/>
            <w:vAlign w:val="center"/>
          </w:tcPr>
          <w:p w14:paraId="013D0492" w14:textId="661628BC" w:rsidR="003F0989" w:rsidRPr="00E92064" w:rsidRDefault="003F0989" w:rsidP="007F5B20">
            <w:pPr>
              <w:adjustRightInd w:val="0"/>
              <w:snapToGrid w:val="0"/>
              <w:jc w:val="center"/>
              <w:rPr>
                <w:rFonts w:ascii="Times New Roman" w:hAnsi="Times New Roman"/>
                <w:kern w:val="0"/>
                <w:sz w:val="22"/>
              </w:rPr>
            </w:pPr>
            <w:del w:id="532" w:author="zhengliang@csu.edu.cn" w:date="2022-10-21T11:48:00Z">
              <w:r w:rsidRPr="00E92064" w:rsidDel="0049696B">
                <w:rPr>
                  <w:rFonts w:ascii="Times New Roman" w:hAnsi="Times New Roman" w:hint="eastAsia"/>
                  <w:kern w:val="0"/>
                  <w:sz w:val="22"/>
                </w:rPr>
                <w:delText>(</w:delText>
              </w:r>
              <w:r w:rsidRPr="00E92064" w:rsidDel="0049696B">
                <w:rPr>
                  <w:rFonts w:ascii="Times New Roman" w:hAnsi="Times New Roman"/>
                  <w:kern w:val="0"/>
                  <w:sz w:val="22"/>
                </w:rPr>
                <w:delText>0.00</w:delText>
              </w:r>
              <w:r w:rsidR="009554C7" w:rsidRPr="00E92064" w:rsidDel="0049696B">
                <w:rPr>
                  <w:rFonts w:ascii="Times New Roman" w:hAnsi="Times New Roman"/>
                  <w:kern w:val="0"/>
                  <w:sz w:val="22"/>
                </w:rPr>
                <w:delText>3</w:delText>
              </w:r>
              <w:r w:rsidRPr="00E92064" w:rsidDel="0049696B">
                <w:rPr>
                  <w:rFonts w:ascii="Times New Roman" w:hAnsi="Times New Roman"/>
                  <w:kern w:val="0"/>
                  <w:sz w:val="22"/>
                </w:rPr>
                <w:delText>,0.00</w:delText>
              </w:r>
              <w:r w:rsidR="009554C7" w:rsidRPr="00E92064" w:rsidDel="0049696B">
                <w:rPr>
                  <w:rFonts w:ascii="Times New Roman" w:hAnsi="Times New Roman"/>
                  <w:kern w:val="0"/>
                  <w:sz w:val="22"/>
                </w:rPr>
                <w:delText>1</w:delText>
              </w:r>
              <w:r w:rsidRPr="00E92064" w:rsidDel="0049696B">
                <w:rPr>
                  <w:rFonts w:ascii="Times New Roman" w:hAnsi="Times New Roman"/>
                  <w:kern w:val="0"/>
                  <w:sz w:val="22"/>
                </w:rPr>
                <w:delText>, 0.0</w:delText>
              </w:r>
              <w:r w:rsidR="009554C7" w:rsidRPr="00E92064" w:rsidDel="0049696B">
                <w:rPr>
                  <w:rFonts w:ascii="Times New Roman" w:hAnsi="Times New Roman"/>
                  <w:kern w:val="0"/>
                  <w:sz w:val="22"/>
                </w:rPr>
                <w:delText>07</w:delText>
              </w:r>
              <w:r w:rsidRPr="00E92064" w:rsidDel="0049696B">
                <w:rPr>
                  <w:rFonts w:ascii="Times New Roman" w:hAnsi="Times New Roman"/>
                  <w:kern w:val="0"/>
                  <w:sz w:val="22"/>
                </w:rPr>
                <w:delText>)</w:delText>
              </w:r>
            </w:del>
          </w:p>
        </w:tc>
        <w:tc>
          <w:tcPr>
            <w:tcW w:w="0" w:type="auto"/>
            <w:tcBorders>
              <w:top w:val="nil"/>
              <w:bottom w:val="nil"/>
            </w:tcBorders>
            <w:shd w:val="clear" w:color="auto" w:fill="auto"/>
            <w:vAlign w:val="center"/>
          </w:tcPr>
          <w:p w14:paraId="1CE50AC4" w14:textId="619BDC16" w:rsidR="003F0989" w:rsidRPr="00E92064" w:rsidRDefault="009554C7" w:rsidP="007F5B20">
            <w:pPr>
              <w:adjustRightInd w:val="0"/>
              <w:snapToGrid w:val="0"/>
              <w:jc w:val="left"/>
              <w:rPr>
                <w:rFonts w:ascii="Times New Roman" w:hAnsi="Times New Roman"/>
                <w:kern w:val="0"/>
                <w:sz w:val="22"/>
              </w:rPr>
            </w:pPr>
            <w:del w:id="533" w:author="zhengliang@csu.edu.cn" w:date="2022-10-21T11:48:00Z">
              <w:r w:rsidRPr="00E92064" w:rsidDel="0049696B">
                <w:rPr>
                  <w:rFonts w:ascii="Times New Roman" w:hAnsi="Times New Roman"/>
                  <w:kern w:val="0"/>
                  <w:sz w:val="22"/>
                </w:rPr>
                <w:delText>1.0</w:delText>
              </w:r>
              <w:r w:rsidR="009738CE" w:rsidRPr="00E92064" w:rsidDel="0049696B">
                <w:rPr>
                  <w:rFonts w:ascii="Times New Roman" w:hAnsi="Times New Roman"/>
                  <w:kern w:val="0"/>
                  <w:sz w:val="22"/>
                </w:rPr>
                <w:delText>22</w:delText>
              </w:r>
            </w:del>
          </w:p>
        </w:tc>
      </w:tr>
      <w:tr w:rsidR="003F0989" w:rsidRPr="00E92064" w14:paraId="5CA38D11" w14:textId="77777777" w:rsidTr="007B0B6A">
        <w:trPr>
          <w:jc w:val="center"/>
        </w:trPr>
        <w:tc>
          <w:tcPr>
            <w:tcW w:w="0" w:type="auto"/>
            <w:tcBorders>
              <w:top w:val="nil"/>
              <w:bottom w:val="nil"/>
            </w:tcBorders>
            <w:shd w:val="pct10" w:color="auto" w:fill="auto"/>
            <w:vAlign w:val="center"/>
          </w:tcPr>
          <w:p w14:paraId="764F19C9" w14:textId="79CCC82C" w:rsidR="003F0989" w:rsidRPr="00E92064" w:rsidRDefault="00000000" w:rsidP="007F5B20">
            <w:pPr>
              <w:adjustRightInd w:val="0"/>
              <w:snapToGrid w:val="0"/>
              <w:jc w:val="center"/>
              <w:rPr>
                <w:rFonts w:ascii="Times New Roman" w:hAnsi="Times New Roman"/>
                <w:kern w:val="0"/>
                <w:sz w:val="22"/>
              </w:rPr>
            </w:pPr>
            <m:oMathPara>
              <m:oMath>
                <m:sSub>
                  <m:sSubPr>
                    <m:ctrlPr>
                      <w:del w:id="534" w:author="zhengliang@csu.edu.cn" w:date="2022-10-21T11:48:00Z">
                        <w:rPr>
                          <w:rFonts w:ascii="Cambria Math" w:hAnsi="Cambria Math"/>
                          <w:i/>
                          <w:kern w:val="0"/>
                          <w:sz w:val="22"/>
                        </w:rPr>
                      </w:del>
                    </m:ctrlPr>
                  </m:sSubPr>
                  <m:e>
                    <m:r>
                      <w:del w:id="535" w:author="zhengliang@csu.edu.cn" w:date="2022-10-21T11:48:00Z">
                        <m:rPr>
                          <m:sty m:val="p"/>
                        </m:rPr>
                        <w:rPr>
                          <w:rFonts w:ascii="Cambria Math" w:hAnsi="Cambria Math"/>
                          <w:kern w:val="0"/>
                          <w:sz w:val="22"/>
                        </w:rPr>
                        <m:t>x</m:t>
                      </w:del>
                    </m:r>
                  </m:e>
                  <m:sub>
                    <m:r>
                      <w:del w:id="536" w:author="zhengliang@csu.edu.cn" w:date="2022-10-21T11:48:00Z">
                        <w:rPr>
                          <w:rFonts w:ascii="Cambria Math" w:hAnsi="Cambria Math"/>
                          <w:kern w:val="0"/>
                          <w:sz w:val="22"/>
                        </w:rPr>
                        <m:t>o1</m:t>
                      </w:del>
                    </m:r>
                  </m:sub>
                </m:sSub>
              </m:oMath>
            </m:oMathPara>
          </w:p>
        </w:tc>
        <w:tc>
          <w:tcPr>
            <w:tcW w:w="0" w:type="auto"/>
            <w:tcBorders>
              <w:top w:val="nil"/>
              <w:bottom w:val="nil"/>
            </w:tcBorders>
            <w:shd w:val="pct10" w:color="auto" w:fill="auto"/>
            <w:vAlign w:val="center"/>
          </w:tcPr>
          <w:p w14:paraId="0F764C1E" w14:textId="0598B037" w:rsidR="003F0989" w:rsidRPr="00E92064" w:rsidRDefault="003F0989" w:rsidP="007F5B20">
            <w:pPr>
              <w:adjustRightInd w:val="0"/>
              <w:snapToGrid w:val="0"/>
              <w:jc w:val="center"/>
              <w:rPr>
                <w:rFonts w:ascii="Times New Roman" w:hAnsi="Times New Roman"/>
                <w:kern w:val="0"/>
                <w:sz w:val="22"/>
              </w:rPr>
            </w:pPr>
            <w:del w:id="537" w:author="zhengliang@csu.edu.cn" w:date="2022-10-21T11:48:00Z">
              <w:r w:rsidRPr="00E92064" w:rsidDel="0049696B">
                <w:rPr>
                  <w:rFonts w:ascii="Times New Roman" w:hAnsi="Times New Roman"/>
                  <w:kern w:val="0"/>
                  <w:sz w:val="22"/>
                </w:rPr>
                <w:delText>0.</w:delText>
              </w:r>
              <w:r w:rsidR="00A36300" w:rsidRPr="00E92064" w:rsidDel="0049696B">
                <w:rPr>
                  <w:rFonts w:ascii="Times New Roman" w:hAnsi="Times New Roman"/>
                  <w:kern w:val="0"/>
                  <w:sz w:val="22"/>
                </w:rPr>
                <w:delText>876</w:delText>
              </w:r>
            </w:del>
          </w:p>
        </w:tc>
        <w:tc>
          <w:tcPr>
            <w:tcW w:w="0" w:type="auto"/>
            <w:tcBorders>
              <w:top w:val="nil"/>
              <w:bottom w:val="nil"/>
            </w:tcBorders>
            <w:shd w:val="pct10" w:color="auto" w:fill="auto"/>
            <w:vAlign w:val="center"/>
          </w:tcPr>
          <w:p w14:paraId="172A0521" w14:textId="233502C5" w:rsidR="003F0989" w:rsidRPr="00E92064" w:rsidRDefault="003F0989" w:rsidP="007F5B20">
            <w:pPr>
              <w:adjustRightInd w:val="0"/>
              <w:snapToGrid w:val="0"/>
              <w:jc w:val="center"/>
              <w:rPr>
                <w:rFonts w:ascii="Times New Roman" w:hAnsi="Times New Roman"/>
                <w:kern w:val="0"/>
                <w:sz w:val="22"/>
              </w:rPr>
            </w:pPr>
            <w:del w:id="538" w:author="zhengliang@csu.edu.cn" w:date="2022-10-21T11:48:00Z">
              <w:r w:rsidRPr="00E92064" w:rsidDel="0049696B">
                <w:rPr>
                  <w:rFonts w:ascii="Times New Roman" w:hAnsi="Times New Roman"/>
                  <w:kern w:val="0"/>
                  <w:sz w:val="22"/>
                </w:rPr>
                <w:delText>0.</w:delText>
              </w:r>
              <w:r w:rsidR="005D6D2F" w:rsidRPr="00E92064" w:rsidDel="0049696B">
                <w:rPr>
                  <w:rFonts w:ascii="Times New Roman" w:hAnsi="Times New Roman"/>
                  <w:kern w:val="0"/>
                  <w:sz w:val="22"/>
                </w:rPr>
                <w:delText>885</w:delText>
              </w:r>
            </w:del>
          </w:p>
        </w:tc>
        <w:tc>
          <w:tcPr>
            <w:tcW w:w="0" w:type="auto"/>
            <w:tcBorders>
              <w:top w:val="nil"/>
              <w:bottom w:val="nil"/>
            </w:tcBorders>
            <w:shd w:val="pct10" w:color="auto" w:fill="auto"/>
            <w:vAlign w:val="center"/>
          </w:tcPr>
          <w:p w14:paraId="6CC8965A" w14:textId="12A33A55" w:rsidR="003F0989" w:rsidRPr="00E92064" w:rsidRDefault="003F0989" w:rsidP="007F5B20">
            <w:pPr>
              <w:adjustRightInd w:val="0"/>
              <w:snapToGrid w:val="0"/>
              <w:jc w:val="center"/>
              <w:rPr>
                <w:rFonts w:ascii="Times New Roman" w:hAnsi="Times New Roman"/>
                <w:kern w:val="0"/>
                <w:sz w:val="22"/>
              </w:rPr>
            </w:pPr>
            <w:del w:id="539" w:author="zhengliang@csu.edu.cn" w:date="2022-10-21T11:48:00Z">
              <w:r w:rsidRPr="00E92064" w:rsidDel="0049696B">
                <w:rPr>
                  <w:rFonts w:ascii="Times New Roman" w:hAnsi="Times New Roman"/>
                  <w:kern w:val="0"/>
                  <w:sz w:val="22"/>
                </w:rPr>
                <w:delText>0.</w:delText>
              </w:r>
              <w:r w:rsidR="005D6D2F" w:rsidRPr="00E92064" w:rsidDel="0049696B">
                <w:rPr>
                  <w:rFonts w:ascii="Times New Roman" w:hAnsi="Times New Roman"/>
                  <w:kern w:val="0"/>
                  <w:sz w:val="22"/>
                </w:rPr>
                <w:delText>7</w:delText>
              </w:r>
              <w:r w:rsidR="00960B46" w:rsidRPr="00E92064" w:rsidDel="0049696B">
                <w:rPr>
                  <w:rFonts w:ascii="Times New Roman" w:hAnsi="Times New Roman"/>
                  <w:kern w:val="0"/>
                  <w:sz w:val="22"/>
                </w:rPr>
                <w:delText>9</w:delText>
              </w:r>
              <w:r w:rsidR="005D6D2F" w:rsidRPr="00E92064" w:rsidDel="0049696B">
                <w:rPr>
                  <w:rFonts w:ascii="Times New Roman" w:hAnsi="Times New Roman"/>
                  <w:kern w:val="0"/>
                  <w:sz w:val="22"/>
                </w:rPr>
                <w:delText>2</w:delText>
              </w:r>
            </w:del>
          </w:p>
        </w:tc>
        <w:tc>
          <w:tcPr>
            <w:tcW w:w="0" w:type="auto"/>
            <w:tcBorders>
              <w:top w:val="nil"/>
              <w:bottom w:val="nil"/>
            </w:tcBorders>
            <w:shd w:val="pct10" w:color="auto" w:fill="auto"/>
            <w:vAlign w:val="center"/>
          </w:tcPr>
          <w:p w14:paraId="351EDBB9" w14:textId="2D485030" w:rsidR="003F0989" w:rsidRPr="00E92064" w:rsidRDefault="003F0989" w:rsidP="007F5B20">
            <w:pPr>
              <w:adjustRightInd w:val="0"/>
              <w:snapToGrid w:val="0"/>
              <w:jc w:val="left"/>
              <w:rPr>
                <w:rFonts w:ascii="Times New Roman" w:hAnsi="Times New Roman"/>
                <w:kern w:val="0"/>
                <w:sz w:val="22"/>
              </w:rPr>
            </w:pPr>
            <w:del w:id="540" w:author="zhengliang@csu.edu.cn" w:date="2022-10-21T11:48:00Z">
              <w:r w:rsidRPr="00E92064" w:rsidDel="0049696B">
                <w:rPr>
                  <w:rFonts w:ascii="Times New Roman" w:hAnsi="Times New Roman" w:hint="eastAsia"/>
                  <w:kern w:val="0"/>
                  <w:sz w:val="22"/>
                </w:rPr>
                <w:delText>(</w:delText>
              </w:r>
              <w:r w:rsidR="00C84A14" w:rsidRPr="00E92064" w:rsidDel="0049696B">
                <w:rPr>
                  <w:rFonts w:ascii="Times New Roman" w:hAnsi="Times New Roman"/>
                  <w:kern w:val="0"/>
                  <w:sz w:val="22"/>
                </w:rPr>
                <w:delText>12.</w:delText>
              </w:r>
              <w:r w:rsidR="00EE5025" w:rsidRPr="00E92064" w:rsidDel="0049696B">
                <w:rPr>
                  <w:rFonts w:ascii="Times New Roman" w:hAnsi="Times New Roman"/>
                  <w:kern w:val="0"/>
                  <w:sz w:val="22"/>
                </w:rPr>
                <w:delText>4</w:delText>
              </w:r>
              <w:r w:rsidRPr="00E92064" w:rsidDel="0049696B">
                <w:rPr>
                  <w:rFonts w:ascii="Times New Roman" w:hAnsi="Times New Roman"/>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212148" w:rsidRPr="00E92064" w:rsidDel="0049696B">
                <w:rPr>
                  <w:rFonts w:ascii="Times New Roman" w:hAnsi="Times New Roman"/>
                  <w:kern w:val="0"/>
                  <w:sz w:val="22"/>
                </w:rPr>
                <w:delText>11.5</w:delText>
              </w:r>
              <w:r w:rsidRPr="00E92064" w:rsidDel="0049696B">
                <w:rPr>
                  <w:rFonts w:ascii="Times New Roman" w:hAnsi="Times New Roman"/>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0D2126" w:rsidRPr="00E92064" w:rsidDel="0049696B">
                <w:rPr>
                  <w:rFonts w:ascii="Times New Roman" w:hAnsi="Times New Roman"/>
                  <w:kern w:val="0"/>
                  <w:sz w:val="22"/>
                </w:rPr>
                <w:delText>2</w:delText>
              </w:r>
              <w:r w:rsidR="00F71BBF" w:rsidRPr="00E92064" w:rsidDel="0049696B">
                <w:rPr>
                  <w:rFonts w:ascii="Times New Roman" w:hAnsi="Times New Roman"/>
                  <w:kern w:val="0"/>
                  <w:sz w:val="22"/>
                </w:rPr>
                <w:delText>0</w:delText>
              </w:r>
              <w:r w:rsidR="000D2126" w:rsidRPr="00E92064" w:rsidDel="0049696B">
                <w:rPr>
                  <w:rFonts w:ascii="Times New Roman" w:hAnsi="Times New Roman"/>
                  <w:kern w:val="0"/>
                  <w:sz w:val="22"/>
                </w:rPr>
                <w:delText>.8</w:delText>
              </w:r>
              <w:r w:rsidRPr="00E92064" w:rsidDel="0049696B">
                <w:rPr>
                  <w:rFonts w:ascii="Times New Roman" w:hAnsi="Times New Roman"/>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w:delText>
              </w:r>
            </w:del>
          </w:p>
        </w:tc>
        <w:tc>
          <w:tcPr>
            <w:tcW w:w="0" w:type="auto"/>
            <w:tcBorders>
              <w:top w:val="nil"/>
              <w:bottom w:val="nil"/>
            </w:tcBorders>
            <w:shd w:val="pct10" w:color="auto" w:fill="auto"/>
            <w:vAlign w:val="center"/>
          </w:tcPr>
          <w:p w14:paraId="7BE013CE" w14:textId="2E8C7FEF" w:rsidR="003F0989" w:rsidRPr="00E92064" w:rsidRDefault="003F0989" w:rsidP="007F5B20">
            <w:pPr>
              <w:adjustRightInd w:val="0"/>
              <w:snapToGrid w:val="0"/>
              <w:jc w:val="center"/>
              <w:rPr>
                <w:rFonts w:ascii="Times New Roman" w:hAnsi="Times New Roman"/>
                <w:kern w:val="0"/>
                <w:sz w:val="22"/>
              </w:rPr>
            </w:pPr>
            <w:del w:id="541" w:author="zhengliang@csu.edu.cn" w:date="2022-10-21T11:48:00Z">
              <w:r w:rsidRPr="00E92064" w:rsidDel="0049696B">
                <w:rPr>
                  <w:rFonts w:ascii="Times New Roman" w:hAnsi="Times New Roman" w:hint="eastAsia"/>
                  <w:kern w:val="0"/>
                  <w:sz w:val="22"/>
                </w:rPr>
                <w:delText>(</w:delText>
              </w:r>
              <w:r w:rsidRPr="00E92064" w:rsidDel="0049696B">
                <w:rPr>
                  <w:rFonts w:ascii="Times New Roman" w:hAnsi="Times New Roman"/>
                  <w:kern w:val="0"/>
                  <w:sz w:val="22"/>
                </w:rPr>
                <w:delText>0.00</w:delText>
              </w:r>
              <w:r w:rsidR="009554C7" w:rsidRPr="00E92064" w:rsidDel="0049696B">
                <w:rPr>
                  <w:rFonts w:ascii="Times New Roman" w:hAnsi="Times New Roman"/>
                  <w:kern w:val="0"/>
                  <w:sz w:val="22"/>
                </w:rPr>
                <w:delText>1</w:delText>
              </w:r>
              <w:r w:rsidRPr="00E92064" w:rsidDel="0049696B">
                <w:rPr>
                  <w:rFonts w:ascii="Times New Roman" w:hAnsi="Times New Roman"/>
                  <w:kern w:val="0"/>
                  <w:sz w:val="22"/>
                </w:rPr>
                <w:delText>, 0.00</w:delText>
              </w:r>
              <w:r w:rsidR="009554C7" w:rsidRPr="00E92064" w:rsidDel="0049696B">
                <w:rPr>
                  <w:rFonts w:ascii="Times New Roman" w:hAnsi="Times New Roman"/>
                  <w:kern w:val="0"/>
                  <w:sz w:val="22"/>
                </w:rPr>
                <w:delText>2</w:delText>
              </w:r>
              <w:r w:rsidRPr="00E92064" w:rsidDel="0049696B">
                <w:rPr>
                  <w:rFonts w:ascii="Times New Roman" w:hAnsi="Times New Roman"/>
                  <w:kern w:val="0"/>
                  <w:sz w:val="22"/>
                </w:rPr>
                <w:delText>, 0.00</w:delText>
              </w:r>
              <w:r w:rsidR="009554C7" w:rsidRPr="00E92064" w:rsidDel="0049696B">
                <w:rPr>
                  <w:rFonts w:ascii="Times New Roman" w:hAnsi="Times New Roman"/>
                  <w:kern w:val="0"/>
                  <w:sz w:val="22"/>
                </w:rPr>
                <w:delText>4</w:delText>
              </w:r>
              <w:r w:rsidRPr="00E92064" w:rsidDel="0049696B">
                <w:rPr>
                  <w:rFonts w:ascii="Times New Roman" w:hAnsi="Times New Roman"/>
                  <w:kern w:val="0"/>
                  <w:sz w:val="22"/>
                </w:rPr>
                <w:delText>)</w:delText>
              </w:r>
            </w:del>
          </w:p>
        </w:tc>
        <w:tc>
          <w:tcPr>
            <w:tcW w:w="0" w:type="auto"/>
            <w:tcBorders>
              <w:top w:val="nil"/>
              <w:bottom w:val="nil"/>
            </w:tcBorders>
            <w:shd w:val="pct10" w:color="auto" w:fill="auto"/>
            <w:vAlign w:val="center"/>
          </w:tcPr>
          <w:p w14:paraId="5E64D09A" w14:textId="41770A14" w:rsidR="003F0989" w:rsidRPr="00E92064" w:rsidRDefault="00F94532" w:rsidP="007F5B20">
            <w:pPr>
              <w:adjustRightInd w:val="0"/>
              <w:snapToGrid w:val="0"/>
              <w:jc w:val="left"/>
              <w:rPr>
                <w:rFonts w:ascii="Times New Roman" w:hAnsi="Times New Roman"/>
                <w:kern w:val="0"/>
                <w:sz w:val="22"/>
              </w:rPr>
            </w:pPr>
            <w:del w:id="542" w:author="zhengliang@csu.edu.cn" w:date="2022-10-21T11:48:00Z">
              <w:r w:rsidRPr="00E92064" w:rsidDel="0049696B">
                <w:rPr>
                  <w:rFonts w:ascii="Times New Roman" w:hAnsi="Times New Roman"/>
                  <w:kern w:val="0"/>
                  <w:sz w:val="22"/>
                </w:rPr>
                <w:delText>0.8</w:delText>
              </w:r>
              <w:r w:rsidR="009778FC" w:rsidRPr="00E92064" w:rsidDel="0049696B">
                <w:rPr>
                  <w:rFonts w:ascii="Times New Roman" w:hAnsi="Times New Roman"/>
                  <w:kern w:val="0"/>
                  <w:sz w:val="22"/>
                </w:rPr>
                <w:delText>93</w:delText>
              </w:r>
            </w:del>
          </w:p>
        </w:tc>
      </w:tr>
      <w:tr w:rsidR="00C16ECC" w:rsidRPr="00E92064" w14:paraId="13374589" w14:textId="77777777" w:rsidTr="00635134">
        <w:trPr>
          <w:jc w:val="center"/>
        </w:trPr>
        <w:tc>
          <w:tcPr>
            <w:tcW w:w="0" w:type="auto"/>
            <w:tcBorders>
              <w:top w:val="nil"/>
              <w:bottom w:val="nil"/>
            </w:tcBorders>
            <w:shd w:val="pct10" w:color="auto" w:fill="auto"/>
            <w:vAlign w:val="center"/>
          </w:tcPr>
          <w:p w14:paraId="4D416D09" w14:textId="0E1C8DF3" w:rsidR="00171563" w:rsidRPr="00E92064" w:rsidRDefault="00000000" w:rsidP="007F5B20">
            <w:pPr>
              <w:adjustRightInd w:val="0"/>
              <w:snapToGrid w:val="0"/>
              <w:jc w:val="center"/>
              <w:rPr>
                <w:rFonts w:ascii="Times New Roman" w:hAnsi="Times New Roman"/>
                <w:kern w:val="0"/>
                <w:sz w:val="22"/>
              </w:rPr>
            </w:pPr>
            <m:oMathPara>
              <m:oMath>
                <m:sSub>
                  <m:sSubPr>
                    <m:ctrlPr>
                      <w:del w:id="543" w:author="zhengliang@csu.edu.cn" w:date="2022-10-21T11:48:00Z">
                        <w:rPr>
                          <w:rFonts w:ascii="Cambria Math" w:hAnsi="Cambria Math"/>
                          <w:i/>
                          <w:kern w:val="0"/>
                          <w:sz w:val="22"/>
                        </w:rPr>
                      </w:del>
                    </m:ctrlPr>
                  </m:sSubPr>
                  <m:e>
                    <m:r>
                      <w:del w:id="544" w:author="zhengliang@csu.edu.cn" w:date="2022-10-21T11:48:00Z">
                        <m:rPr>
                          <m:sty m:val="p"/>
                        </m:rPr>
                        <w:rPr>
                          <w:rFonts w:ascii="Cambria Math" w:hAnsi="Cambria Math"/>
                          <w:kern w:val="0"/>
                          <w:sz w:val="22"/>
                        </w:rPr>
                        <m:t>x</m:t>
                      </w:del>
                    </m:r>
                  </m:e>
                  <m:sub>
                    <m:r>
                      <w:del w:id="545" w:author="zhengliang@csu.edu.cn" w:date="2022-10-21T11:48:00Z">
                        <w:rPr>
                          <w:rFonts w:ascii="Cambria Math" w:hAnsi="Cambria Math"/>
                          <w:kern w:val="0"/>
                          <w:sz w:val="22"/>
                        </w:rPr>
                        <m:t>o2</m:t>
                      </w:del>
                    </m:r>
                  </m:sub>
                </m:sSub>
              </m:oMath>
            </m:oMathPara>
          </w:p>
        </w:tc>
        <w:tc>
          <w:tcPr>
            <w:tcW w:w="0" w:type="auto"/>
            <w:tcBorders>
              <w:top w:val="nil"/>
              <w:bottom w:val="nil"/>
            </w:tcBorders>
            <w:shd w:val="pct10" w:color="auto" w:fill="auto"/>
            <w:vAlign w:val="center"/>
          </w:tcPr>
          <w:p w14:paraId="6200BED8" w14:textId="2E0C5DFE" w:rsidR="00171563" w:rsidRPr="00E92064" w:rsidRDefault="00881EB8" w:rsidP="007F5B20">
            <w:pPr>
              <w:adjustRightInd w:val="0"/>
              <w:snapToGrid w:val="0"/>
              <w:jc w:val="center"/>
              <w:rPr>
                <w:rFonts w:ascii="Times New Roman" w:hAnsi="Times New Roman"/>
                <w:kern w:val="0"/>
                <w:sz w:val="22"/>
              </w:rPr>
            </w:pPr>
            <w:del w:id="546" w:author="zhengliang@csu.edu.cn" w:date="2022-10-21T11:48:00Z">
              <w:r w:rsidRPr="00E92064" w:rsidDel="0049696B">
                <w:rPr>
                  <w:rFonts w:ascii="Times New Roman" w:hAnsi="Times New Roman"/>
                  <w:kern w:val="0"/>
                  <w:sz w:val="22"/>
                </w:rPr>
                <w:delText>0.</w:delText>
              </w:r>
              <w:r w:rsidR="00A36300" w:rsidRPr="00E92064" w:rsidDel="0049696B">
                <w:rPr>
                  <w:rFonts w:ascii="Times New Roman" w:hAnsi="Times New Roman"/>
                  <w:kern w:val="0"/>
                  <w:sz w:val="22"/>
                </w:rPr>
                <w:delText>896</w:delText>
              </w:r>
            </w:del>
          </w:p>
        </w:tc>
        <w:tc>
          <w:tcPr>
            <w:tcW w:w="0" w:type="auto"/>
            <w:tcBorders>
              <w:top w:val="nil"/>
              <w:bottom w:val="nil"/>
            </w:tcBorders>
            <w:shd w:val="pct10" w:color="auto" w:fill="auto"/>
            <w:vAlign w:val="center"/>
          </w:tcPr>
          <w:p w14:paraId="51A656BC" w14:textId="6E379252" w:rsidR="00171563" w:rsidRPr="00E92064" w:rsidRDefault="00BB09DC" w:rsidP="007F5B20">
            <w:pPr>
              <w:adjustRightInd w:val="0"/>
              <w:snapToGrid w:val="0"/>
              <w:jc w:val="center"/>
              <w:rPr>
                <w:rFonts w:ascii="Times New Roman" w:hAnsi="Times New Roman"/>
                <w:kern w:val="0"/>
                <w:sz w:val="22"/>
              </w:rPr>
            </w:pPr>
            <w:del w:id="547" w:author="zhengliang@csu.edu.cn" w:date="2022-10-21T11:48:00Z">
              <w:r w:rsidRPr="00E92064" w:rsidDel="0049696B">
                <w:rPr>
                  <w:rFonts w:ascii="Times New Roman" w:hAnsi="Times New Roman"/>
                  <w:kern w:val="0"/>
                  <w:sz w:val="22"/>
                </w:rPr>
                <w:delText>0.</w:delText>
              </w:r>
              <w:r w:rsidR="005D6D2F" w:rsidRPr="00E92064" w:rsidDel="0049696B">
                <w:rPr>
                  <w:rFonts w:ascii="Times New Roman" w:hAnsi="Times New Roman"/>
                  <w:kern w:val="0"/>
                  <w:sz w:val="22"/>
                </w:rPr>
                <w:delText>858</w:delText>
              </w:r>
            </w:del>
          </w:p>
        </w:tc>
        <w:tc>
          <w:tcPr>
            <w:tcW w:w="0" w:type="auto"/>
            <w:tcBorders>
              <w:top w:val="nil"/>
              <w:bottom w:val="nil"/>
            </w:tcBorders>
            <w:shd w:val="pct10" w:color="auto" w:fill="auto"/>
            <w:vAlign w:val="center"/>
          </w:tcPr>
          <w:p w14:paraId="755A4435" w14:textId="6C914B1B" w:rsidR="00171563" w:rsidRPr="00E92064" w:rsidRDefault="001E4828" w:rsidP="007F5B20">
            <w:pPr>
              <w:adjustRightInd w:val="0"/>
              <w:snapToGrid w:val="0"/>
              <w:jc w:val="center"/>
              <w:rPr>
                <w:rFonts w:ascii="Times New Roman" w:hAnsi="Times New Roman"/>
                <w:kern w:val="0"/>
                <w:sz w:val="22"/>
              </w:rPr>
            </w:pPr>
            <w:del w:id="548" w:author="zhengliang@csu.edu.cn" w:date="2022-10-21T11:48:00Z">
              <w:r w:rsidRPr="00E92064" w:rsidDel="0049696B">
                <w:rPr>
                  <w:rFonts w:ascii="Times New Roman" w:hAnsi="Times New Roman"/>
                  <w:kern w:val="0"/>
                  <w:sz w:val="22"/>
                </w:rPr>
                <w:delText>0.</w:delText>
              </w:r>
              <w:r w:rsidR="005D6D2F" w:rsidRPr="00E92064" w:rsidDel="0049696B">
                <w:rPr>
                  <w:rFonts w:ascii="Times New Roman" w:hAnsi="Times New Roman"/>
                  <w:kern w:val="0"/>
                  <w:sz w:val="22"/>
                </w:rPr>
                <w:delText>8</w:delText>
              </w:r>
              <w:r w:rsidR="00524047" w:rsidRPr="00E92064" w:rsidDel="0049696B">
                <w:rPr>
                  <w:rFonts w:ascii="Times New Roman" w:hAnsi="Times New Roman"/>
                  <w:kern w:val="0"/>
                  <w:sz w:val="22"/>
                </w:rPr>
                <w:delText>06</w:delText>
              </w:r>
            </w:del>
          </w:p>
        </w:tc>
        <w:tc>
          <w:tcPr>
            <w:tcW w:w="0" w:type="auto"/>
            <w:tcBorders>
              <w:top w:val="nil"/>
              <w:bottom w:val="nil"/>
            </w:tcBorders>
            <w:shd w:val="pct10" w:color="auto" w:fill="auto"/>
            <w:vAlign w:val="center"/>
          </w:tcPr>
          <w:p w14:paraId="22F7A442" w14:textId="14B3B651" w:rsidR="00171563" w:rsidRPr="00E92064" w:rsidRDefault="007B0B6A" w:rsidP="007F5B20">
            <w:pPr>
              <w:adjustRightInd w:val="0"/>
              <w:snapToGrid w:val="0"/>
              <w:jc w:val="left"/>
              <w:rPr>
                <w:rFonts w:ascii="Times New Roman" w:hAnsi="Times New Roman"/>
                <w:kern w:val="0"/>
                <w:sz w:val="22"/>
              </w:rPr>
            </w:pPr>
            <w:del w:id="549" w:author="zhengliang@csu.edu.cn" w:date="2022-10-21T11:48:00Z">
              <w:r w:rsidRPr="00E92064" w:rsidDel="0049696B">
                <w:rPr>
                  <w:rFonts w:ascii="Times New Roman" w:hAnsi="Times New Roman" w:hint="eastAsia"/>
                  <w:kern w:val="0"/>
                  <w:sz w:val="22"/>
                </w:rPr>
                <w:delText>(</w:delText>
              </w:r>
              <w:r w:rsidR="00C04C2B" w:rsidRPr="0012155C" w:rsidDel="0049696B">
                <w:rPr>
                  <w:rFonts w:ascii="Times New Roman" w:hAnsi="Times New Roman"/>
                  <w:kern w:val="0"/>
                  <w:sz w:val="22"/>
                  <w:highlight w:val="yellow"/>
                </w:rPr>
                <w:delText>10.</w:delText>
              </w:r>
              <w:r w:rsidR="00492309" w:rsidRPr="0012155C" w:rsidDel="0049696B">
                <w:rPr>
                  <w:rFonts w:ascii="Times New Roman" w:hAnsi="Times New Roman"/>
                  <w:kern w:val="0"/>
                  <w:sz w:val="22"/>
                  <w:highlight w:val="yellow"/>
                </w:rPr>
                <w:delText>4</w:delText>
              </w:r>
              <w:r w:rsidRPr="0012155C" w:rsidDel="0049696B">
                <w:rPr>
                  <w:rFonts w:ascii="Times New Roman" w:hAnsi="Times New Roman"/>
                  <w:kern w:val="0"/>
                  <w:sz w:val="22"/>
                  <w:highlight w:val="yellow"/>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C04C2B" w:rsidRPr="0012155C" w:rsidDel="0049696B">
                <w:rPr>
                  <w:rFonts w:ascii="Times New Roman" w:hAnsi="Times New Roman"/>
                  <w:b/>
                  <w:bCs/>
                  <w:kern w:val="0"/>
                  <w:sz w:val="22"/>
                </w:rPr>
                <w:delText>14.2</w:delText>
              </w:r>
              <w:r w:rsidRPr="0012155C" w:rsidDel="0049696B">
                <w:rPr>
                  <w:rFonts w:ascii="Times New Roman" w:hAnsi="Times New Roman"/>
                  <w:b/>
                  <w:bCs/>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C04C2B" w:rsidRPr="00E92064" w:rsidDel="0049696B">
                <w:rPr>
                  <w:rFonts w:ascii="Times New Roman" w:hAnsi="Times New Roman"/>
                  <w:kern w:val="0"/>
                  <w:sz w:val="22"/>
                </w:rPr>
                <w:delText>19.</w:delText>
              </w:r>
              <w:r w:rsidR="00492309" w:rsidRPr="00E92064" w:rsidDel="0049696B">
                <w:rPr>
                  <w:rFonts w:ascii="Times New Roman" w:hAnsi="Times New Roman"/>
                  <w:kern w:val="0"/>
                  <w:sz w:val="22"/>
                </w:rPr>
                <w:delText>4</w:delText>
              </w:r>
              <w:r w:rsidRPr="00E92064" w:rsidDel="0049696B">
                <w:rPr>
                  <w:rFonts w:ascii="Times New Roman" w:hAnsi="Times New Roman"/>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w:delText>
              </w:r>
            </w:del>
          </w:p>
        </w:tc>
        <w:tc>
          <w:tcPr>
            <w:tcW w:w="0" w:type="auto"/>
            <w:tcBorders>
              <w:top w:val="nil"/>
              <w:bottom w:val="nil"/>
            </w:tcBorders>
            <w:shd w:val="pct10" w:color="auto" w:fill="auto"/>
            <w:vAlign w:val="center"/>
          </w:tcPr>
          <w:p w14:paraId="11654D53" w14:textId="683C708A" w:rsidR="00171563" w:rsidRPr="00E92064" w:rsidRDefault="00040363" w:rsidP="007F5B20">
            <w:pPr>
              <w:adjustRightInd w:val="0"/>
              <w:snapToGrid w:val="0"/>
              <w:jc w:val="center"/>
              <w:rPr>
                <w:rFonts w:ascii="Times New Roman" w:hAnsi="Times New Roman"/>
                <w:kern w:val="0"/>
                <w:sz w:val="22"/>
              </w:rPr>
            </w:pPr>
            <w:del w:id="550" w:author="zhengliang@csu.edu.cn" w:date="2022-10-21T11:48:00Z">
              <w:r w:rsidRPr="00E92064" w:rsidDel="0049696B">
                <w:rPr>
                  <w:rFonts w:ascii="Times New Roman" w:hAnsi="Times New Roman" w:hint="eastAsia"/>
                  <w:kern w:val="0"/>
                  <w:sz w:val="22"/>
                </w:rPr>
                <w:delText>(</w:delText>
              </w:r>
              <w:r w:rsidR="0050126D" w:rsidRPr="00E92064" w:rsidDel="0049696B">
                <w:rPr>
                  <w:rFonts w:ascii="Times New Roman" w:hAnsi="Times New Roman"/>
                  <w:kern w:val="0"/>
                  <w:sz w:val="22"/>
                </w:rPr>
                <w:delText>0.00</w:delText>
              </w:r>
              <w:r w:rsidR="009554C7" w:rsidRPr="00E92064" w:rsidDel="0049696B">
                <w:rPr>
                  <w:rFonts w:ascii="Times New Roman" w:hAnsi="Times New Roman"/>
                  <w:kern w:val="0"/>
                  <w:sz w:val="22"/>
                </w:rPr>
                <w:delText>3</w:delText>
              </w:r>
              <w:r w:rsidRPr="00E92064" w:rsidDel="0049696B">
                <w:rPr>
                  <w:rFonts w:ascii="Times New Roman" w:hAnsi="Times New Roman"/>
                  <w:kern w:val="0"/>
                  <w:sz w:val="22"/>
                </w:rPr>
                <w:delText>,</w:delText>
              </w:r>
              <w:r w:rsidR="00AB47E0" w:rsidRPr="00E92064" w:rsidDel="0049696B">
                <w:rPr>
                  <w:rFonts w:ascii="Times New Roman" w:hAnsi="Times New Roman"/>
                  <w:kern w:val="0"/>
                  <w:sz w:val="22"/>
                </w:rPr>
                <w:delText xml:space="preserve"> </w:delText>
              </w:r>
              <w:r w:rsidR="006344BD" w:rsidRPr="00E92064" w:rsidDel="0049696B">
                <w:rPr>
                  <w:rFonts w:ascii="Times New Roman" w:hAnsi="Times New Roman"/>
                  <w:kern w:val="0"/>
                  <w:sz w:val="22"/>
                </w:rPr>
                <w:delText>0.00</w:delText>
              </w:r>
              <w:r w:rsidR="009554C7" w:rsidRPr="00E92064" w:rsidDel="0049696B">
                <w:rPr>
                  <w:rFonts w:ascii="Times New Roman" w:hAnsi="Times New Roman"/>
                  <w:kern w:val="0"/>
                  <w:sz w:val="22"/>
                </w:rPr>
                <w:delText>1</w:delText>
              </w:r>
              <w:r w:rsidRPr="00E92064" w:rsidDel="0049696B">
                <w:rPr>
                  <w:rFonts w:ascii="Times New Roman" w:hAnsi="Times New Roman"/>
                  <w:kern w:val="0"/>
                  <w:sz w:val="22"/>
                </w:rPr>
                <w:delText xml:space="preserve">, </w:delText>
              </w:r>
              <w:r w:rsidR="004E10C9" w:rsidRPr="00E92064" w:rsidDel="0049696B">
                <w:rPr>
                  <w:rFonts w:ascii="Times New Roman" w:hAnsi="Times New Roman"/>
                  <w:kern w:val="0"/>
                  <w:sz w:val="22"/>
                </w:rPr>
                <w:delText>0.00</w:delText>
              </w:r>
              <w:r w:rsidR="00524047" w:rsidRPr="00E92064" w:rsidDel="0049696B">
                <w:rPr>
                  <w:rFonts w:ascii="Times New Roman" w:hAnsi="Times New Roman"/>
                  <w:kern w:val="0"/>
                  <w:sz w:val="22"/>
                </w:rPr>
                <w:delText>4</w:delText>
              </w:r>
              <w:r w:rsidRPr="00E92064" w:rsidDel="0049696B">
                <w:rPr>
                  <w:rFonts w:ascii="Times New Roman" w:hAnsi="Times New Roman"/>
                  <w:kern w:val="0"/>
                  <w:sz w:val="22"/>
                </w:rPr>
                <w:delText>)</w:delText>
              </w:r>
            </w:del>
          </w:p>
        </w:tc>
        <w:tc>
          <w:tcPr>
            <w:tcW w:w="0" w:type="auto"/>
            <w:tcBorders>
              <w:top w:val="nil"/>
              <w:bottom w:val="nil"/>
            </w:tcBorders>
            <w:shd w:val="pct10" w:color="auto" w:fill="auto"/>
            <w:vAlign w:val="center"/>
          </w:tcPr>
          <w:p w14:paraId="7654185B" w14:textId="738DC95F" w:rsidR="00171563" w:rsidRPr="00E92064" w:rsidRDefault="00387363" w:rsidP="007F5B20">
            <w:pPr>
              <w:adjustRightInd w:val="0"/>
              <w:snapToGrid w:val="0"/>
              <w:jc w:val="left"/>
              <w:rPr>
                <w:rFonts w:ascii="Times New Roman" w:hAnsi="Times New Roman"/>
                <w:kern w:val="0"/>
                <w:sz w:val="22"/>
              </w:rPr>
            </w:pPr>
            <w:del w:id="551" w:author="zhengliang@csu.edu.cn" w:date="2022-10-21T11:48:00Z">
              <w:r w:rsidRPr="00E92064" w:rsidDel="0049696B">
                <w:rPr>
                  <w:rFonts w:ascii="Times New Roman" w:hAnsi="Times New Roman"/>
                  <w:kern w:val="0"/>
                  <w:sz w:val="22"/>
                </w:rPr>
                <w:delText>0.</w:delText>
              </w:r>
              <w:r w:rsidR="00442B5F" w:rsidRPr="00E92064" w:rsidDel="0049696B">
                <w:rPr>
                  <w:rFonts w:ascii="Times New Roman" w:hAnsi="Times New Roman"/>
                  <w:kern w:val="0"/>
                  <w:sz w:val="22"/>
                </w:rPr>
                <w:delText>89</w:delText>
              </w:r>
              <w:r w:rsidR="009738CE" w:rsidRPr="00E92064" w:rsidDel="0049696B">
                <w:rPr>
                  <w:rFonts w:ascii="Times New Roman" w:hAnsi="Times New Roman"/>
                  <w:kern w:val="0"/>
                  <w:sz w:val="22"/>
                </w:rPr>
                <w:delText>9</w:delText>
              </w:r>
            </w:del>
          </w:p>
        </w:tc>
      </w:tr>
      <w:tr w:rsidR="00F6463E" w:rsidRPr="00E92064" w14:paraId="31A10832" w14:textId="77777777" w:rsidTr="00635134">
        <w:trPr>
          <w:jc w:val="center"/>
        </w:trPr>
        <w:tc>
          <w:tcPr>
            <w:tcW w:w="0" w:type="auto"/>
            <w:tcBorders>
              <w:top w:val="nil"/>
              <w:bottom w:val="nil"/>
            </w:tcBorders>
            <w:shd w:val="pct10" w:color="auto" w:fill="auto"/>
            <w:vAlign w:val="center"/>
          </w:tcPr>
          <w:p w14:paraId="4A2A0C0D" w14:textId="55A14979" w:rsidR="00F6463E" w:rsidRPr="00E92064" w:rsidRDefault="00000000" w:rsidP="007F5B20">
            <w:pPr>
              <w:adjustRightInd w:val="0"/>
              <w:snapToGrid w:val="0"/>
              <w:jc w:val="center"/>
              <w:rPr>
                <w:rFonts w:ascii="Calibri" w:eastAsia="宋体" w:hAnsi="Calibri" w:cs="Times New Roman"/>
                <w:kern w:val="0"/>
                <w:sz w:val="22"/>
              </w:rPr>
            </w:pPr>
            <m:oMathPara>
              <m:oMath>
                <m:sSub>
                  <m:sSubPr>
                    <m:ctrlPr>
                      <w:del w:id="552" w:author="zhengliang@csu.edu.cn" w:date="2022-10-21T11:48:00Z">
                        <w:rPr>
                          <w:rFonts w:ascii="Cambria Math" w:hAnsi="Cambria Math"/>
                          <w:i/>
                          <w:kern w:val="0"/>
                          <w:sz w:val="22"/>
                        </w:rPr>
                      </w:del>
                    </m:ctrlPr>
                  </m:sSubPr>
                  <m:e>
                    <m:r>
                      <w:del w:id="553" w:author="zhengliang@csu.edu.cn" w:date="2022-10-21T11:48:00Z">
                        <m:rPr>
                          <m:sty m:val="p"/>
                        </m:rPr>
                        <w:rPr>
                          <w:rFonts w:ascii="Cambria Math" w:hAnsi="Cambria Math"/>
                          <w:kern w:val="0"/>
                          <w:sz w:val="22"/>
                        </w:rPr>
                        <m:t>x</m:t>
                      </w:del>
                    </m:r>
                  </m:e>
                  <m:sub>
                    <m:r>
                      <w:del w:id="554" w:author="zhengliang@csu.edu.cn" w:date="2022-10-21T11:48:00Z">
                        <w:rPr>
                          <w:rFonts w:ascii="Cambria Math" w:hAnsi="Cambria Math"/>
                          <w:kern w:val="0"/>
                          <w:sz w:val="22"/>
                        </w:rPr>
                        <m:t>o3</m:t>
                      </w:del>
                    </m:r>
                  </m:sub>
                </m:sSub>
              </m:oMath>
            </m:oMathPara>
          </w:p>
        </w:tc>
        <w:tc>
          <w:tcPr>
            <w:tcW w:w="0" w:type="auto"/>
            <w:tcBorders>
              <w:top w:val="nil"/>
              <w:bottom w:val="nil"/>
            </w:tcBorders>
            <w:shd w:val="pct10" w:color="auto" w:fill="auto"/>
            <w:vAlign w:val="center"/>
          </w:tcPr>
          <w:p w14:paraId="4A1D2D5B" w14:textId="7D8B5899" w:rsidR="00F6463E" w:rsidRPr="00E92064" w:rsidRDefault="00F6463E" w:rsidP="007F5B20">
            <w:pPr>
              <w:adjustRightInd w:val="0"/>
              <w:snapToGrid w:val="0"/>
              <w:jc w:val="center"/>
              <w:rPr>
                <w:rFonts w:ascii="Times New Roman" w:hAnsi="Times New Roman"/>
                <w:kern w:val="0"/>
                <w:sz w:val="22"/>
              </w:rPr>
            </w:pPr>
            <w:del w:id="555" w:author="zhengliang@csu.edu.cn" w:date="2022-10-21T11:48:00Z">
              <w:r w:rsidRPr="00E92064" w:rsidDel="0049696B">
                <w:rPr>
                  <w:rFonts w:ascii="Times New Roman" w:hAnsi="Times New Roman" w:hint="eastAsia"/>
                  <w:kern w:val="0"/>
                  <w:sz w:val="22"/>
                </w:rPr>
                <w:delText>0</w:delText>
              </w:r>
              <w:r w:rsidRPr="00E92064" w:rsidDel="0049696B">
                <w:rPr>
                  <w:rFonts w:ascii="Times New Roman" w:hAnsi="Times New Roman"/>
                  <w:kern w:val="0"/>
                  <w:sz w:val="22"/>
                </w:rPr>
                <w:delText>.860</w:delText>
              </w:r>
            </w:del>
          </w:p>
        </w:tc>
        <w:tc>
          <w:tcPr>
            <w:tcW w:w="0" w:type="auto"/>
            <w:tcBorders>
              <w:top w:val="nil"/>
              <w:bottom w:val="nil"/>
            </w:tcBorders>
            <w:shd w:val="pct10" w:color="auto" w:fill="auto"/>
            <w:vAlign w:val="center"/>
          </w:tcPr>
          <w:p w14:paraId="5C61E5B5" w14:textId="01D36E73" w:rsidR="00F6463E" w:rsidRPr="00E92064" w:rsidRDefault="00F6463E" w:rsidP="007F5B20">
            <w:pPr>
              <w:adjustRightInd w:val="0"/>
              <w:snapToGrid w:val="0"/>
              <w:jc w:val="center"/>
              <w:rPr>
                <w:rFonts w:ascii="Times New Roman" w:hAnsi="Times New Roman"/>
                <w:kern w:val="0"/>
                <w:sz w:val="22"/>
              </w:rPr>
            </w:pPr>
            <w:del w:id="556" w:author="zhengliang@csu.edu.cn" w:date="2022-10-21T11:48:00Z">
              <w:r w:rsidRPr="00E92064" w:rsidDel="0049696B">
                <w:rPr>
                  <w:rFonts w:ascii="Times New Roman" w:hAnsi="Times New Roman" w:hint="eastAsia"/>
                  <w:kern w:val="0"/>
                  <w:sz w:val="22"/>
                </w:rPr>
                <w:delText>0</w:delText>
              </w:r>
              <w:r w:rsidRPr="00E92064" w:rsidDel="0049696B">
                <w:rPr>
                  <w:rFonts w:ascii="Times New Roman" w:hAnsi="Times New Roman"/>
                  <w:kern w:val="0"/>
                  <w:sz w:val="22"/>
                </w:rPr>
                <w:delText>.889</w:delText>
              </w:r>
            </w:del>
          </w:p>
        </w:tc>
        <w:tc>
          <w:tcPr>
            <w:tcW w:w="0" w:type="auto"/>
            <w:tcBorders>
              <w:top w:val="nil"/>
              <w:bottom w:val="nil"/>
            </w:tcBorders>
            <w:shd w:val="pct10" w:color="auto" w:fill="auto"/>
            <w:vAlign w:val="center"/>
          </w:tcPr>
          <w:p w14:paraId="32B62EF1" w14:textId="0569F9C5" w:rsidR="00F6463E" w:rsidRPr="00E92064" w:rsidRDefault="00F6463E" w:rsidP="007F5B20">
            <w:pPr>
              <w:adjustRightInd w:val="0"/>
              <w:snapToGrid w:val="0"/>
              <w:jc w:val="center"/>
              <w:rPr>
                <w:rFonts w:ascii="Times New Roman" w:hAnsi="Times New Roman"/>
                <w:kern w:val="0"/>
                <w:sz w:val="22"/>
              </w:rPr>
            </w:pPr>
            <w:del w:id="557" w:author="zhengliang@csu.edu.cn" w:date="2022-10-21T11:48:00Z">
              <w:r w:rsidRPr="00E92064" w:rsidDel="0049696B">
                <w:rPr>
                  <w:rFonts w:ascii="Times New Roman" w:hAnsi="Times New Roman" w:hint="eastAsia"/>
                  <w:kern w:val="0"/>
                  <w:sz w:val="22"/>
                </w:rPr>
                <w:delText>0</w:delText>
              </w:r>
              <w:r w:rsidRPr="00E92064" w:rsidDel="0049696B">
                <w:rPr>
                  <w:rFonts w:ascii="Times New Roman" w:hAnsi="Times New Roman"/>
                  <w:kern w:val="0"/>
                  <w:sz w:val="22"/>
                </w:rPr>
                <w:delText>.7</w:delText>
              </w:r>
              <w:r w:rsidR="00524047" w:rsidRPr="00E92064" w:rsidDel="0049696B">
                <w:rPr>
                  <w:rFonts w:ascii="Times New Roman" w:hAnsi="Times New Roman"/>
                  <w:kern w:val="0"/>
                  <w:sz w:val="22"/>
                </w:rPr>
                <w:delText>96</w:delText>
              </w:r>
            </w:del>
          </w:p>
        </w:tc>
        <w:tc>
          <w:tcPr>
            <w:tcW w:w="0" w:type="auto"/>
            <w:tcBorders>
              <w:top w:val="nil"/>
              <w:bottom w:val="nil"/>
            </w:tcBorders>
            <w:shd w:val="pct10" w:color="auto" w:fill="auto"/>
            <w:vAlign w:val="center"/>
          </w:tcPr>
          <w:p w14:paraId="12339365" w14:textId="3D31D097" w:rsidR="00F6463E" w:rsidRPr="00E92064" w:rsidRDefault="00F6463E" w:rsidP="007F5B20">
            <w:pPr>
              <w:adjustRightInd w:val="0"/>
              <w:snapToGrid w:val="0"/>
              <w:jc w:val="left"/>
              <w:rPr>
                <w:rFonts w:ascii="Times New Roman" w:hAnsi="Times New Roman"/>
                <w:kern w:val="0"/>
                <w:sz w:val="22"/>
              </w:rPr>
            </w:pPr>
            <w:del w:id="558" w:author="zhengliang@csu.edu.cn" w:date="2022-10-21T11:48:00Z">
              <w:r w:rsidRPr="00E92064" w:rsidDel="0049696B">
                <w:rPr>
                  <w:rFonts w:ascii="Times New Roman" w:hAnsi="Times New Roman" w:hint="eastAsia"/>
                  <w:kern w:val="0"/>
                  <w:sz w:val="22"/>
                </w:rPr>
                <w:delText>(</w:delText>
              </w:r>
              <w:r w:rsidR="00CB747D" w:rsidRPr="00E92064" w:rsidDel="0049696B">
                <w:rPr>
                  <w:rFonts w:ascii="Times New Roman" w:hAnsi="Times New Roman"/>
                  <w:kern w:val="0"/>
                  <w:sz w:val="22"/>
                </w:rPr>
                <w:delText>14.0</w:delText>
              </w:r>
              <w:r w:rsidRPr="00E92064" w:rsidDel="0049696B">
                <w:rPr>
                  <w:rFonts w:ascii="Times New Roman" w:hAnsi="Times New Roman"/>
                  <w:kern w:val="0"/>
                  <w:sz w:val="22"/>
                </w:rPr>
                <w:delText>%</w:delText>
              </w:r>
              <w:r w:rsidR="00315CA7"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CB747D" w:rsidRPr="00E92064" w:rsidDel="0049696B">
                <w:rPr>
                  <w:rFonts w:ascii="Times New Roman" w:hAnsi="Times New Roman"/>
                  <w:kern w:val="0"/>
                  <w:sz w:val="22"/>
                </w:rPr>
                <w:delText>11.1</w:delText>
              </w:r>
              <w:r w:rsidRPr="00E92064" w:rsidDel="0049696B">
                <w:rPr>
                  <w:rFonts w:ascii="Times New Roman" w:hAnsi="Times New Roman"/>
                  <w:kern w:val="0"/>
                  <w:sz w:val="22"/>
                </w:rPr>
                <w:delText>%</w:delText>
              </w:r>
              <w:r w:rsidR="00315CA7"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CB747D" w:rsidRPr="00E92064" w:rsidDel="0049696B">
                <w:rPr>
                  <w:rFonts w:ascii="Times New Roman" w:hAnsi="Times New Roman"/>
                  <w:kern w:val="0"/>
                  <w:sz w:val="22"/>
                </w:rPr>
                <w:delText>2</w:delText>
              </w:r>
              <w:r w:rsidR="00492309" w:rsidRPr="00E92064" w:rsidDel="0049696B">
                <w:rPr>
                  <w:rFonts w:ascii="Times New Roman" w:hAnsi="Times New Roman"/>
                  <w:kern w:val="0"/>
                  <w:sz w:val="22"/>
                </w:rPr>
                <w:delText>0</w:delText>
              </w:r>
              <w:r w:rsidR="00CB747D" w:rsidRPr="00E92064" w:rsidDel="0049696B">
                <w:rPr>
                  <w:rFonts w:ascii="Times New Roman" w:hAnsi="Times New Roman"/>
                  <w:kern w:val="0"/>
                  <w:sz w:val="22"/>
                </w:rPr>
                <w:delText>.</w:delText>
              </w:r>
              <w:r w:rsidR="00492309" w:rsidRPr="00E92064" w:rsidDel="0049696B">
                <w:rPr>
                  <w:rFonts w:ascii="Times New Roman" w:hAnsi="Times New Roman"/>
                  <w:kern w:val="0"/>
                  <w:sz w:val="22"/>
                </w:rPr>
                <w:delText>4</w:delText>
              </w:r>
              <w:r w:rsidRPr="00E92064" w:rsidDel="0049696B">
                <w:rPr>
                  <w:rFonts w:ascii="Times New Roman" w:hAnsi="Times New Roman"/>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w:delText>
              </w:r>
            </w:del>
          </w:p>
        </w:tc>
        <w:tc>
          <w:tcPr>
            <w:tcW w:w="0" w:type="auto"/>
            <w:tcBorders>
              <w:top w:val="nil"/>
              <w:bottom w:val="nil"/>
            </w:tcBorders>
            <w:shd w:val="pct10" w:color="auto" w:fill="auto"/>
            <w:vAlign w:val="center"/>
          </w:tcPr>
          <w:p w14:paraId="5FAA33E0" w14:textId="25D10279" w:rsidR="00F6463E" w:rsidRPr="00E92064" w:rsidRDefault="00F6463E" w:rsidP="007F5B20">
            <w:pPr>
              <w:adjustRightInd w:val="0"/>
              <w:snapToGrid w:val="0"/>
              <w:jc w:val="center"/>
              <w:rPr>
                <w:rFonts w:ascii="Times New Roman" w:hAnsi="Times New Roman"/>
                <w:kern w:val="0"/>
                <w:sz w:val="22"/>
              </w:rPr>
            </w:pPr>
            <w:del w:id="559" w:author="zhengliang@csu.edu.cn" w:date="2022-10-21T11:48:00Z">
              <w:r w:rsidRPr="00E92064" w:rsidDel="0049696B">
                <w:rPr>
                  <w:rFonts w:ascii="Times New Roman" w:hAnsi="Times New Roman" w:hint="eastAsia"/>
                  <w:kern w:val="0"/>
                  <w:sz w:val="22"/>
                </w:rPr>
                <w:delText>(</w:delText>
              </w:r>
              <w:r w:rsidRPr="00E92064" w:rsidDel="0049696B">
                <w:rPr>
                  <w:rFonts w:ascii="Times New Roman" w:hAnsi="Times New Roman"/>
                  <w:kern w:val="0"/>
                  <w:sz w:val="22"/>
                </w:rPr>
                <w:delText>0.00</w:delText>
              </w:r>
              <w:r w:rsidR="009554C7" w:rsidRPr="00E92064" w:rsidDel="0049696B">
                <w:rPr>
                  <w:rFonts w:ascii="Times New Roman" w:hAnsi="Times New Roman"/>
                  <w:kern w:val="0"/>
                  <w:sz w:val="22"/>
                </w:rPr>
                <w:delText>2</w:delText>
              </w:r>
              <w:r w:rsidRPr="00E92064" w:rsidDel="0049696B">
                <w:rPr>
                  <w:rFonts w:ascii="Times New Roman" w:hAnsi="Times New Roman"/>
                  <w:kern w:val="0"/>
                  <w:sz w:val="22"/>
                </w:rPr>
                <w:delText>,0.00</w:delText>
              </w:r>
              <w:r w:rsidR="009554C7" w:rsidRPr="00E92064" w:rsidDel="0049696B">
                <w:rPr>
                  <w:rFonts w:ascii="Times New Roman" w:hAnsi="Times New Roman"/>
                  <w:kern w:val="0"/>
                  <w:sz w:val="22"/>
                </w:rPr>
                <w:delText>1</w:delText>
              </w:r>
              <w:r w:rsidRPr="00E92064" w:rsidDel="0049696B">
                <w:rPr>
                  <w:rFonts w:ascii="Times New Roman" w:hAnsi="Times New Roman"/>
                  <w:kern w:val="0"/>
                  <w:sz w:val="22"/>
                </w:rPr>
                <w:delText>, 0.0</w:delText>
              </w:r>
              <w:r w:rsidR="009554C7" w:rsidRPr="00E92064" w:rsidDel="0049696B">
                <w:rPr>
                  <w:rFonts w:ascii="Times New Roman" w:hAnsi="Times New Roman"/>
                  <w:kern w:val="0"/>
                  <w:sz w:val="22"/>
                </w:rPr>
                <w:delText>0</w:delText>
              </w:r>
              <w:r w:rsidR="00524047" w:rsidRPr="00E92064" w:rsidDel="0049696B">
                <w:rPr>
                  <w:rFonts w:ascii="Times New Roman" w:hAnsi="Times New Roman"/>
                  <w:kern w:val="0"/>
                  <w:sz w:val="22"/>
                </w:rPr>
                <w:delText>3</w:delText>
              </w:r>
              <w:r w:rsidRPr="00E92064" w:rsidDel="0049696B">
                <w:rPr>
                  <w:rFonts w:ascii="Times New Roman" w:hAnsi="Times New Roman"/>
                  <w:kern w:val="0"/>
                  <w:sz w:val="22"/>
                </w:rPr>
                <w:delText>)</w:delText>
              </w:r>
            </w:del>
          </w:p>
        </w:tc>
        <w:tc>
          <w:tcPr>
            <w:tcW w:w="0" w:type="auto"/>
            <w:tcBorders>
              <w:top w:val="nil"/>
              <w:bottom w:val="nil"/>
            </w:tcBorders>
            <w:shd w:val="pct10" w:color="auto" w:fill="auto"/>
            <w:vAlign w:val="center"/>
          </w:tcPr>
          <w:p w14:paraId="1F94FC55" w14:textId="4568651A" w:rsidR="00F6463E" w:rsidRPr="00E92064" w:rsidRDefault="009738CE" w:rsidP="007F5B20">
            <w:pPr>
              <w:adjustRightInd w:val="0"/>
              <w:snapToGrid w:val="0"/>
              <w:jc w:val="left"/>
              <w:rPr>
                <w:rFonts w:ascii="Times New Roman" w:hAnsi="Times New Roman"/>
                <w:kern w:val="0"/>
                <w:sz w:val="22"/>
              </w:rPr>
            </w:pPr>
            <w:del w:id="560" w:author="zhengliang@csu.edu.cn" w:date="2022-10-21T11:48:00Z">
              <w:r w:rsidRPr="00E92064" w:rsidDel="0049696B">
                <w:rPr>
                  <w:rFonts w:ascii="Times New Roman" w:hAnsi="Times New Roman" w:hint="eastAsia"/>
                  <w:kern w:val="0"/>
                  <w:sz w:val="22"/>
                </w:rPr>
                <w:delText>0</w:delText>
              </w:r>
              <w:r w:rsidRPr="00E92064" w:rsidDel="0049696B">
                <w:rPr>
                  <w:rFonts w:ascii="Times New Roman" w:hAnsi="Times New Roman"/>
                  <w:kern w:val="0"/>
                  <w:sz w:val="22"/>
                </w:rPr>
                <w:delText>.8</w:delText>
              </w:r>
              <w:r w:rsidR="009778FC" w:rsidRPr="00E92064" w:rsidDel="0049696B">
                <w:rPr>
                  <w:rFonts w:ascii="Times New Roman" w:hAnsi="Times New Roman"/>
                  <w:kern w:val="0"/>
                  <w:sz w:val="22"/>
                </w:rPr>
                <w:delText>71</w:delText>
              </w:r>
            </w:del>
          </w:p>
        </w:tc>
      </w:tr>
      <w:tr w:rsidR="00F6463E" w:rsidRPr="00E92064" w14:paraId="696EE628" w14:textId="77777777" w:rsidTr="00635134">
        <w:trPr>
          <w:jc w:val="center"/>
        </w:trPr>
        <w:tc>
          <w:tcPr>
            <w:tcW w:w="0" w:type="auto"/>
            <w:tcBorders>
              <w:top w:val="nil"/>
              <w:bottom w:val="nil"/>
            </w:tcBorders>
            <w:shd w:val="pct10" w:color="auto" w:fill="auto"/>
            <w:vAlign w:val="center"/>
          </w:tcPr>
          <w:p w14:paraId="432F15B6" w14:textId="1C00CB99" w:rsidR="00F6463E" w:rsidRPr="00E92064" w:rsidRDefault="00000000" w:rsidP="007F5B20">
            <w:pPr>
              <w:adjustRightInd w:val="0"/>
              <w:snapToGrid w:val="0"/>
              <w:jc w:val="center"/>
              <w:rPr>
                <w:rFonts w:ascii="Calibri" w:eastAsia="宋体" w:hAnsi="Calibri" w:cs="Times New Roman"/>
                <w:kern w:val="0"/>
                <w:sz w:val="22"/>
              </w:rPr>
            </w:pPr>
            <m:oMathPara>
              <m:oMath>
                <m:sSub>
                  <m:sSubPr>
                    <m:ctrlPr>
                      <w:del w:id="561" w:author="zhengliang@csu.edu.cn" w:date="2022-10-21T11:48:00Z">
                        <w:rPr>
                          <w:rFonts w:ascii="Cambria Math" w:hAnsi="Cambria Math"/>
                          <w:i/>
                          <w:kern w:val="0"/>
                          <w:sz w:val="22"/>
                        </w:rPr>
                      </w:del>
                    </m:ctrlPr>
                  </m:sSubPr>
                  <m:e>
                    <m:r>
                      <w:del w:id="562" w:author="zhengliang@csu.edu.cn" w:date="2022-10-21T11:48:00Z">
                        <m:rPr>
                          <m:sty m:val="p"/>
                        </m:rPr>
                        <w:rPr>
                          <w:rFonts w:ascii="Cambria Math" w:hAnsi="Cambria Math"/>
                          <w:kern w:val="0"/>
                          <w:sz w:val="22"/>
                        </w:rPr>
                        <m:t>x</m:t>
                      </w:del>
                    </m:r>
                  </m:e>
                  <m:sub>
                    <m:r>
                      <w:del w:id="563" w:author="zhengliang@csu.edu.cn" w:date="2022-10-21T11:48:00Z">
                        <w:rPr>
                          <w:rFonts w:ascii="Cambria Math" w:hAnsi="Cambria Math"/>
                          <w:kern w:val="0"/>
                          <w:sz w:val="22"/>
                        </w:rPr>
                        <m:t>o4</m:t>
                      </w:del>
                    </m:r>
                  </m:sub>
                </m:sSub>
              </m:oMath>
            </m:oMathPara>
          </w:p>
        </w:tc>
        <w:tc>
          <w:tcPr>
            <w:tcW w:w="0" w:type="auto"/>
            <w:tcBorders>
              <w:top w:val="nil"/>
              <w:bottom w:val="nil"/>
            </w:tcBorders>
            <w:shd w:val="pct10" w:color="auto" w:fill="auto"/>
            <w:vAlign w:val="center"/>
          </w:tcPr>
          <w:p w14:paraId="0060C83A" w14:textId="4B064050" w:rsidR="00F6463E" w:rsidRPr="00E92064" w:rsidRDefault="00F6463E" w:rsidP="007F5B20">
            <w:pPr>
              <w:adjustRightInd w:val="0"/>
              <w:snapToGrid w:val="0"/>
              <w:jc w:val="center"/>
              <w:rPr>
                <w:rFonts w:ascii="Times New Roman" w:hAnsi="Times New Roman"/>
                <w:kern w:val="0"/>
                <w:sz w:val="22"/>
              </w:rPr>
            </w:pPr>
            <w:del w:id="564" w:author="zhengliang@csu.edu.cn" w:date="2022-10-21T11:48:00Z">
              <w:r w:rsidRPr="00E92064" w:rsidDel="0049696B">
                <w:rPr>
                  <w:rFonts w:ascii="Times New Roman" w:hAnsi="Times New Roman" w:hint="eastAsia"/>
                  <w:kern w:val="0"/>
                  <w:sz w:val="22"/>
                </w:rPr>
                <w:delText>0</w:delText>
              </w:r>
              <w:r w:rsidRPr="00E92064" w:rsidDel="0049696B">
                <w:rPr>
                  <w:rFonts w:ascii="Times New Roman" w:hAnsi="Times New Roman"/>
                  <w:kern w:val="0"/>
                  <w:sz w:val="22"/>
                </w:rPr>
                <w:delText>.8</w:delText>
              </w:r>
              <w:r w:rsidR="00A36300" w:rsidRPr="00E92064" w:rsidDel="0049696B">
                <w:rPr>
                  <w:rFonts w:ascii="Times New Roman" w:hAnsi="Times New Roman"/>
                  <w:kern w:val="0"/>
                  <w:sz w:val="22"/>
                </w:rPr>
                <w:delText>44</w:delText>
              </w:r>
            </w:del>
          </w:p>
        </w:tc>
        <w:tc>
          <w:tcPr>
            <w:tcW w:w="0" w:type="auto"/>
            <w:tcBorders>
              <w:top w:val="nil"/>
              <w:bottom w:val="nil"/>
            </w:tcBorders>
            <w:shd w:val="pct10" w:color="auto" w:fill="auto"/>
            <w:vAlign w:val="center"/>
          </w:tcPr>
          <w:p w14:paraId="1BEE1C22" w14:textId="0F3D58B4" w:rsidR="00F6463E" w:rsidRPr="00E92064" w:rsidRDefault="00F6463E" w:rsidP="007F5B20">
            <w:pPr>
              <w:adjustRightInd w:val="0"/>
              <w:snapToGrid w:val="0"/>
              <w:jc w:val="center"/>
              <w:rPr>
                <w:rFonts w:ascii="Times New Roman" w:hAnsi="Times New Roman"/>
                <w:kern w:val="0"/>
                <w:sz w:val="22"/>
              </w:rPr>
            </w:pPr>
            <w:del w:id="565" w:author="zhengliang@csu.edu.cn" w:date="2022-10-21T11:48:00Z">
              <w:r w:rsidRPr="00E92064" w:rsidDel="0049696B">
                <w:rPr>
                  <w:rFonts w:ascii="Times New Roman" w:hAnsi="Times New Roman" w:hint="eastAsia"/>
                  <w:kern w:val="0"/>
                  <w:sz w:val="22"/>
                </w:rPr>
                <w:delText>0</w:delText>
              </w:r>
              <w:r w:rsidRPr="00E92064" w:rsidDel="0049696B">
                <w:rPr>
                  <w:rFonts w:ascii="Times New Roman" w:hAnsi="Times New Roman"/>
                  <w:kern w:val="0"/>
                  <w:sz w:val="22"/>
                </w:rPr>
                <w:delText>.903</w:delText>
              </w:r>
            </w:del>
          </w:p>
        </w:tc>
        <w:tc>
          <w:tcPr>
            <w:tcW w:w="0" w:type="auto"/>
            <w:tcBorders>
              <w:top w:val="nil"/>
              <w:bottom w:val="nil"/>
            </w:tcBorders>
            <w:shd w:val="pct10" w:color="auto" w:fill="auto"/>
            <w:vAlign w:val="center"/>
          </w:tcPr>
          <w:p w14:paraId="18BA0DA3" w14:textId="5DE6FF1F" w:rsidR="00F6463E" w:rsidRPr="00E92064" w:rsidRDefault="00F6463E" w:rsidP="007F5B20">
            <w:pPr>
              <w:adjustRightInd w:val="0"/>
              <w:snapToGrid w:val="0"/>
              <w:jc w:val="center"/>
              <w:rPr>
                <w:rFonts w:ascii="Times New Roman" w:hAnsi="Times New Roman"/>
                <w:kern w:val="0"/>
                <w:sz w:val="22"/>
              </w:rPr>
            </w:pPr>
            <w:del w:id="566" w:author="zhengliang@csu.edu.cn" w:date="2022-10-21T11:48:00Z">
              <w:r w:rsidRPr="00E92064" w:rsidDel="0049696B">
                <w:rPr>
                  <w:rFonts w:ascii="Times New Roman" w:hAnsi="Times New Roman" w:hint="eastAsia"/>
                  <w:kern w:val="0"/>
                  <w:sz w:val="22"/>
                </w:rPr>
                <w:delText>0</w:delText>
              </w:r>
              <w:r w:rsidRPr="00E92064" w:rsidDel="0049696B">
                <w:rPr>
                  <w:rFonts w:ascii="Times New Roman" w:hAnsi="Times New Roman"/>
                  <w:kern w:val="0"/>
                  <w:sz w:val="22"/>
                </w:rPr>
                <w:delText>.7</w:delText>
              </w:r>
              <w:r w:rsidR="00524047" w:rsidRPr="00E92064" w:rsidDel="0049696B">
                <w:rPr>
                  <w:rFonts w:ascii="Times New Roman" w:hAnsi="Times New Roman"/>
                  <w:kern w:val="0"/>
                  <w:sz w:val="22"/>
                </w:rPr>
                <w:delText>80</w:delText>
              </w:r>
            </w:del>
          </w:p>
        </w:tc>
        <w:tc>
          <w:tcPr>
            <w:tcW w:w="0" w:type="auto"/>
            <w:tcBorders>
              <w:top w:val="nil"/>
              <w:bottom w:val="nil"/>
            </w:tcBorders>
            <w:shd w:val="pct10" w:color="auto" w:fill="auto"/>
            <w:vAlign w:val="center"/>
          </w:tcPr>
          <w:p w14:paraId="34A9DA71" w14:textId="73D6755C" w:rsidR="00F6463E" w:rsidRPr="00E92064" w:rsidRDefault="00F6463E" w:rsidP="007F5B20">
            <w:pPr>
              <w:adjustRightInd w:val="0"/>
              <w:snapToGrid w:val="0"/>
              <w:jc w:val="left"/>
              <w:rPr>
                <w:rFonts w:ascii="Times New Roman" w:hAnsi="Times New Roman"/>
                <w:kern w:val="0"/>
                <w:sz w:val="22"/>
              </w:rPr>
            </w:pPr>
            <w:del w:id="567" w:author="zhengliang@csu.edu.cn" w:date="2022-10-21T11:48:00Z">
              <w:r w:rsidRPr="00E92064" w:rsidDel="0049696B">
                <w:rPr>
                  <w:rFonts w:ascii="Times New Roman" w:hAnsi="Times New Roman" w:hint="eastAsia"/>
                  <w:kern w:val="0"/>
                  <w:sz w:val="22"/>
                </w:rPr>
                <w:delText>(</w:delText>
              </w:r>
              <w:r w:rsidR="00A34329" w:rsidRPr="00E92064" w:rsidDel="0049696B">
                <w:rPr>
                  <w:rFonts w:ascii="Times New Roman" w:hAnsi="Times New Roman"/>
                  <w:kern w:val="0"/>
                  <w:sz w:val="22"/>
                </w:rPr>
                <w:delText>1</w:delText>
              </w:r>
              <w:r w:rsidR="002F282D" w:rsidRPr="00E92064" w:rsidDel="0049696B">
                <w:rPr>
                  <w:rFonts w:ascii="Times New Roman" w:hAnsi="Times New Roman"/>
                  <w:kern w:val="0"/>
                  <w:sz w:val="22"/>
                </w:rPr>
                <w:delText>5</w:delText>
              </w:r>
              <w:r w:rsidR="00A34329" w:rsidRPr="00E92064" w:rsidDel="0049696B">
                <w:rPr>
                  <w:rFonts w:ascii="Times New Roman" w:hAnsi="Times New Roman"/>
                  <w:kern w:val="0"/>
                  <w:sz w:val="22"/>
                </w:rPr>
                <w:delText>.</w:delText>
              </w:r>
              <w:r w:rsidR="002F282D" w:rsidRPr="00E92064" w:rsidDel="0049696B">
                <w:rPr>
                  <w:rFonts w:ascii="Times New Roman" w:hAnsi="Times New Roman"/>
                  <w:kern w:val="0"/>
                  <w:sz w:val="22"/>
                </w:rPr>
                <w:delText>6</w:delText>
              </w:r>
              <w:r w:rsidRPr="00E92064" w:rsidDel="0049696B">
                <w:rPr>
                  <w:rFonts w:ascii="Times New Roman" w:hAnsi="Times New Roman"/>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0B64E5" w:rsidRPr="00E92064" w:rsidDel="0049696B">
                <w:rPr>
                  <w:rFonts w:ascii="Times New Roman" w:hAnsi="Times New Roman"/>
                  <w:kern w:val="0"/>
                  <w:sz w:val="22"/>
                </w:rPr>
                <w:delText>9.7</w:delText>
              </w:r>
              <w:r w:rsidRPr="00E92064" w:rsidDel="0049696B">
                <w:rPr>
                  <w:rFonts w:ascii="Times New Roman" w:hAnsi="Times New Roman"/>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w:delText>
              </w:r>
              <w:r w:rsidR="002F282D" w:rsidRPr="00E92064" w:rsidDel="0049696B">
                <w:rPr>
                  <w:rFonts w:ascii="Times New Roman" w:hAnsi="Times New Roman"/>
                  <w:kern w:val="0"/>
                  <w:sz w:val="22"/>
                </w:rPr>
                <w:delText>22.0</w:delText>
              </w:r>
              <w:r w:rsidRPr="00E92064" w:rsidDel="0049696B">
                <w:rPr>
                  <w:rFonts w:ascii="Times New Roman" w:hAnsi="Times New Roman"/>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w:delText>
              </w:r>
            </w:del>
          </w:p>
        </w:tc>
        <w:tc>
          <w:tcPr>
            <w:tcW w:w="0" w:type="auto"/>
            <w:tcBorders>
              <w:top w:val="nil"/>
              <w:bottom w:val="nil"/>
            </w:tcBorders>
            <w:shd w:val="pct10" w:color="auto" w:fill="auto"/>
            <w:vAlign w:val="center"/>
          </w:tcPr>
          <w:p w14:paraId="732DEBAD" w14:textId="3F5DB113" w:rsidR="00F6463E" w:rsidRPr="00E92064" w:rsidRDefault="00F6463E" w:rsidP="007F5B20">
            <w:pPr>
              <w:adjustRightInd w:val="0"/>
              <w:snapToGrid w:val="0"/>
              <w:jc w:val="center"/>
              <w:rPr>
                <w:rFonts w:ascii="Times New Roman" w:hAnsi="Times New Roman"/>
                <w:kern w:val="0"/>
                <w:sz w:val="22"/>
              </w:rPr>
            </w:pPr>
            <w:del w:id="568" w:author="zhengliang@csu.edu.cn" w:date="2022-10-21T11:48:00Z">
              <w:r w:rsidRPr="00E92064" w:rsidDel="0049696B">
                <w:rPr>
                  <w:rFonts w:ascii="Times New Roman" w:hAnsi="Times New Roman" w:hint="eastAsia"/>
                  <w:kern w:val="0"/>
                  <w:sz w:val="22"/>
                </w:rPr>
                <w:delText>(</w:delText>
              </w:r>
              <w:r w:rsidRPr="00E92064" w:rsidDel="0049696B">
                <w:rPr>
                  <w:rFonts w:ascii="Times New Roman" w:hAnsi="Times New Roman"/>
                  <w:kern w:val="0"/>
                  <w:sz w:val="22"/>
                </w:rPr>
                <w:delText>0.00</w:delText>
              </w:r>
              <w:r w:rsidR="009554C7" w:rsidRPr="00E92064" w:rsidDel="0049696B">
                <w:rPr>
                  <w:rFonts w:ascii="Times New Roman" w:hAnsi="Times New Roman"/>
                  <w:kern w:val="0"/>
                  <w:sz w:val="22"/>
                </w:rPr>
                <w:delText>2</w:delText>
              </w:r>
              <w:r w:rsidRPr="00E92064" w:rsidDel="0049696B">
                <w:rPr>
                  <w:rFonts w:ascii="Times New Roman" w:hAnsi="Times New Roman"/>
                  <w:kern w:val="0"/>
                  <w:sz w:val="22"/>
                </w:rPr>
                <w:delText>, 0.001, 0.00</w:delText>
              </w:r>
              <w:r w:rsidR="009554C7" w:rsidRPr="00E92064" w:rsidDel="0049696B">
                <w:rPr>
                  <w:rFonts w:ascii="Times New Roman" w:hAnsi="Times New Roman"/>
                  <w:kern w:val="0"/>
                  <w:sz w:val="22"/>
                </w:rPr>
                <w:delText>4</w:delText>
              </w:r>
              <w:r w:rsidRPr="00E92064" w:rsidDel="0049696B">
                <w:rPr>
                  <w:rFonts w:ascii="Times New Roman" w:hAnsi="Times New Roman"/>
                  <w:kern w:val="0"/>
                  <w:sz w:val="22"/>
                </w:rPr>
                <w:delText>)</w:delText>
              </w:r>
            </w:del>
          </w:p>
        </w:tc>
        <w:tc>
          <w:tcPr>
            <w:tcW w:w="0" w:type="auto"/>
            <w:tcBorders>
              <w:top w:val="nil"/>
              <w:bottom w:val="nil"/>
            </w:tcBorders>
            <w:shd w:val="pct10" w:color="auto" w:fill="auto"/>
            <w:vAlign w:val="center"/>
          </w:tcPr>
          <w:p w14:paraId="43B748C1" w14:textId="13283C47" w:rsidR="00F6463E" w:rsidRPr="00E92064" w:rsidRDefault="009738CE" w:rsidP="007F5B20">
            <w:pPr>
              <w:adjustRightInd w:val="0"/>
              <w:snapToGrid w:val="0"/>
              <w:jc w:val="left"/>
              <w:rPr>
                <w:rFonts w:ascii="Times New Roman" w:hAnsi="Times New Roman"/>
                <w:kern w:val="0"/>
                <w:sz w:val="22"/>
              </w:rPr>
            </w:pPr>
            <w:del w:id="569" w:author="zhengliang@csu.edu.cn" w:date="2022-10-21T11:48:00Z">
              <w:r w:rsidRPr="00E92064" w:rsidDel="0049696B">
                <w:rPr>
                  <w:rFonts w:ascii="Times New Roman" w:hAnsi="Times New Roman" w:hint="eastAsia"/>
                  <w:kern w:val="0"/>
                  <w:sz w:val="22"/>
                </w:rPr>
                <w:delText>0</w:delText>
              </w:r>
              <w:r w:rsidRPr="00E92064" w:rsidDel="0049696B">
                <w:rPr>
                  <w:rFonts w:ascii="Times New Roman" w:hAnsi="Times New Roman"/>
                  <w:kern w:val="0"/>
                  <w:sz w:val="22"/>
                </w:rPr>
                <w:delText>.8</w:delText>
              </w:r>
              <w:r w:rsidR="003F53C1" w:rsidRPr="00E92064" w:rsidDel="0049696B">
                <w:rPr>
                  <w:rFonts w:ascii="Times New Roman" w:hAnsi="Times New Roman"/>
                  <w:kern w:val="0"/>
                  <w:sz w:val="22"/>
                </w:rPr>
                <w:delText>78</w:delText>
              </w:r>
            </w:del>
          </w:p>
        </w:tc>
      </w:tr>
      <w:tr w:rsidR="00F6463E" w:rsidRPr="00E92064" w14:paraId="4E440551" w14:textId="77777777" w:rsidTr="007B0B6A">
        <w:trPr>
          <w:jc w:val="center"/>
        </w:trPr>
        <w:tc>
          <w:tcPr>
            <w:tcW w:w="0" w:type="auto"/>
            <w:tcBorders>
              <w:top w:val="nil"/>
              <w:bottom w:val="single" w:sz="4" w:space="0" w:color="auto"/>
            </w:tcBorders>
            <w:shd w:val="pct10" w:color="auto" w:fill="auto"/>
            <w:vAlign w:val="center"/>
          </w:tcPr>
          <w:p w14:paraId="1598E0F3" w14:textId="39F3D557" w:rsidR="00F6463E" w:rsidRPr="00E92064" w:rsidRDefault="00000000" w:rsidP="007F5B20">
            <w:pPr>
              <w:adjustRightInd w:val="0"/>
              <w:snapToGrid w:val="0"/>
              <w:jc w:val="center"/>
              <w:rPr>
                <w:rFonts w:ascii="Calibri" w:eastAsia="宋体" w:hAnsi="Calibri" w:cs="Times New Roman"/>
                <w:kern w:val="0"/>
                <w:sz w:val="22"/>
              </w:rPr>
            </w:pPr>
            <m:oMathPara>
              <m:oMath>
                <m:sSub>
                  <m:sSubPr>
                    <m:ctrlPr>
                      <w:del w:id="570" w:author="zhengliang@csu.edu.cn" w:date="2022-10-21T11:48:00Z">
                        <w:rPr>
                          <w:rFonts w:ascii="Cambria Math" w:hAnsi="Cambria Math"/>
                          <w:i/>
                          <w:kern w:val="0"/>
                          <w:sz w:val="22"/>
                        </w:rPr>
                      </w:del>
                    </m:ctrlPr>
                  </m:sSubPr>
                  <m:e>
                    <m:r>
                      <w:del w:id="571" w:author="zhengliang@csu.edu.cn" w:date="2022-10-21T11:48:00Z">
                        <m:rPr>
                          <m:sty m:val="p"/>
                        </m:rPr>
                        <w:rPr>
                          <w:rFonts w:ascii="Cambria Math" w:hAnsi="Cambria Math"/>
                          <w:kern w:val="0"/>
                          <w:sz w:val="22"/>
                        </w:rPr>
                        <m:t>x</m:t>
                      </w:del>
                    </m:r>
                  </m:e>
                  <m:sub>
                    <m:r>
                      <w:del w:id="572" w:author="zhengliang@csu.edu.cn" w:date="2022-10-21T11:48:00Z">
                        <w:rPr>
                          <w:rFonts w:ascii="Cambria Math" w:hAnsi="Cambria Math"/>
                          <w:kern w:val="0"/>
                          <w:sz w:val="22"/>
                        </w:rPr>
                        <m:t>o5</m:t>
                      </w:del>
                    </m:r>
                  </m:sub>
                </m:sSub>
              </m:oMath>
            </m:oMathPara>
          </w:p>
        </w:tc>
        <w:tc>
          <w:tcPr>
            <w:tcW w:w="0" w:type="auto"/>
            <w:tcBorders>
              <w:top w:val="nil"/>
              <w:bottom w:val="single" w:sz="4" w:space="0" w:color="auto"/>
            </w:tcBorders>
            <w:shd w:val="pct10" w:color="auto" w:fill="auto"/>
            <w:vAlign w:val="center"/>
          </w:tcPr>
          <w:p w14:paraId="24FA8FD0" w14:textId="0059A4DA" w:rsidR="00F6463E" w:rsidRPr="00E92064" w:rsidRDefault="00F6463E" w:rsidP="007F5B20">
            <w:pPr>
              <w:adjustRightInd w:val="0"/>
              <w:snapToGrid w:val="0"/>
              <w:jc w:val="center"/>
              <w:rPr>
                <w:rFonts w:ascii="Times New Roman" w:hAnsi="Times New Roman"/>
                <w:kern w:val="0"/>
                <w:sz w:val="22"/>
              </w:rPr>
            </w:pPr>
            <w:del w:id="573" w:author="zhengliang@csu.edu.cn" w:date="2022-10-21T11:48:00Z">
              <w:r w:rsidRPr="00E92064" w:rsidDel="0049696B">
                <w:rPr>
                  <w:rFonts w:ascii="Times New Roman" w:hAnsi="Times New Roman" w:hint="eastAsia"/>
                  <w:kern w:val="0"/>
                  <w:sz w:val="22"/>
                </w:rPr>
                <w:delText>0</w:delText>
              </w:r>
              <w:r w:rsidRPr="00E92064" w:rsidDel="0049696B">
                <w:rPr>
                  <w:rFonts w:ascii="Times New Roman" w:hAnsi="Times New Roman"/>
                  <w:kern w:val="0"/>
                  <w:sz w:val="22"/>
                </w:rPr>
                <w:delText>.8</w:delText>
              </w:r>
              <w:r w:rsidR="00A36300" w:rsidRPr="00E92064" w:rsidDel="0049696B">
                <w:rPr>
                  <w:rFonts w:ascii="Times New Roman" w:hAnsi="Times New Roman"/>
                  <w:kern w:val="0"/>
                  <w:sz w:val="22"/>
                </w:rPr>
                <w:delText>38</w:delText>
              </w:r>
            </w:del>
          </w:p>
        </w:tc>
        <w:tc>
          <w:tcPr>
            <w:tcW w:w="0" w:type="auto"/>
            <w:tcBorders>
              <w:top w:val="nil"/>
              <w:bottom w:val="single" w:sz="4" w:space="0" w:color="auto"/>
            </w:tcBorders>
            <w:shd w:val="pct10" w:color="auto" w:fill="auto"/>
            <w:vAlign w:val="center"/>
          </w:tcPr>
          <w:p w14:paraId="3B6BE79E" w14:textId="1937D925" w:rsidR="00F6463E" w:rsidRPr="00E92064" w:rsidRDefault="00F6463E" w:rsidP="007F5B20">
            <w:pPr>
              <w:adjustRightInd w:val="0"/>
              <w:snapToGrid w:val="0"/>
              <w:jc w:val="center"/>
              <w:rPr>
                <w:rFonts w:ascii="Times New Roman" w:hAnsi="Times New Roman"/>
                <w:kern w:val="0"/>
                <w:sz w:val="22"/>
              </w:rPr>
            </w:pPr>
            <w:del w:id="574" w:author="zhengliang@csu.edu.cn" w:date="2022-10-21T11:48:00Z">
              <w:r w:rsidRPr="00E92064" w:rsidDel="0049696B">
                <w:rPr>
                  <w:rFonts w:ascii="Times New Roman" w:hAnsi="Times New Roman" w:hint="eastAsia"/>
                  <w:kern w:val="0"/>
                  <w:sz w:val="22"/>
                </w:rPr>
                <w:delText>0</w:delText>
              </w:r>
              <w:r w:rsidRPr="00E92064" w:rsidDel="0049696B">
                <w:rPr>
                  <w:rFonts w:ascii="Times New Roman" w:hAnsi="Times New Roman"/>
                  <w:kern w:val="0"/>
                  <w:sz w:val="22"/>
                </w:rPr>
                <w:delText>.917</w:delText>
              </w:r>
            </w:del>
          </w:p>
        </w:tc>
        <w:tc>
          <w:tcPr>
            <w:tcW w:w="0" w:type="auto"/>
            <w:tcBorders>
              <w:top w:val="nil"/>
              <w:bottom w:val="single" w:sz="4" w:space="0" w:color="auto"/>
            </w:tcBorders>
            <w:shd w:val="pct10" w:color="auto" w:fill="auto"/>
            <w:vAlign w:val="center"/>
          </w:tcPr>
          <w:p w14:paraId="35A1760F" w14:textId="7DC1AB56" w:rsidR="00F6463E" w:rsidRPr="00E92064" w:rsidRDefault="00F6463E" w:rsidP="007F5B20">
            <w:pPr>
              <w:adjustRightInd w:val="0"/>
              <w:snapToGrid w:val="0"/>
              <w:jc w:val="center"/>
              <w:rPr>
                <w:rFonts w:ascii="Times New Roman" w:hAnsi="Times New Roman"/>
                <w:kern w:val="0"/>
                <w:sz w:val="22"/>
              </w:rPr>
            </w:pPr>
            <w:del w:id="575" w:author="zhengliang@csu.edu.cn" w:date="2022-10-21T11:48:00Z">
              <w:r w:rsidRPr="00E92064" w:rsidDel="0049696B">
                <w:rPr>
                  <w:rFonts w:ascii="Times New Roman" w:hAnsi="Times New Roman" w:hint="eastAsia"/>
                  <w:kern w:val="0"/>
                  <w:sz w:val="22"/>
                </w:rPr>
                <w:delText>0</w:delText>
              </w:r>
              <w:r w:rsidRPr="00E92064" w:rsidDel="0049696B">
                <w:rPr>
                  <w:rFonts w:ascii="Times New Roman" w:hAnsi="Times New Roman"/>
                  <w:kern w:val="0"/>
                  <w:sz w:val="22"/>
                </w:rPr>
                <w:delText>.7</w:delText>
              </w:r>
              <w:r w:rsidR="00524047" w:rsidRPr="00E92064" w:rsidDel="0049696B">
                <w:rPr>
                  <w:rFonts w:ascii="Times New Roman" w:hAnsi="Times New Roman"/>
                  <w:kern w:val="0"/>
                  <w:sz w:val="22"/>
                </w:rPr>
                <w:delText>74</w:delText>
              </w:r>
            </w:del>
          </w:p>
        </w:tc>
        <w:tc>
          <w:tcPr>
            <w:tcW w:w="0" w:type="auto"/>
            <w:tcBorders>
              <w:top w:val="nil"/>
              <w:bottom w:val="single" w:sz="4" w:space="0" w:color="auto"/>
            </w:tcBorders>
            <w:shd w:val="pct10" w:color="auto" w:fill="auto"/>
            <w:vAlign w:val="center"/>
          </w:tcPr>
          <w:p w14:paraId="0E3AF93D" w14:textId="79C95A81" w:rsidR="00F6463E" w:rsidRPr="00E92064" w:rsidRDefault="00F6463E" w:rsidP="007F5B20">
            <w:pPr>
              <w:adjustRightInd w:val="0"/>
              <w:snapToGrid w:val="0"/>
              <w:jc w:val="left"/>
              <w:rPr>
                <w:rFonts w:ascii="Times New Roman" w:hAnsi="Times New Roman"/>
                <w:kern w:val="0"/>
                <w:sz w:val="22"/>
              </w:rPr>
            </w:pPr>
            <w:del w:id="576" w:author="zhengliang@csu.edu.cn" w:date="2022-10-21T11:48:00Z">
              <w:r w:rsidRPr="00E92064" w:rsidDel="0049696B">
                <w:rPr>
                  <w:rFonts w:ascii="Times New Roman" w:hAnsi="Times New Roman" w:hint="eastAsia"/>
                  <w:kern w:val="0"/>
                  <w:sz w:val="22"/>
                </w:rPr>
                <w:delText>(</w:delText>
              </w:r>
              <w:r w:rsidR="004433C6" w:rsidRPr="0012155C" w:rsidDel="0049696B">
                <w:rPr>
                  <w:rFonts w:ascii="Times New Roman" w:hAnsi="Times New Roman"/>
                  <w:b/>
                  <w:bCs/>
                  <w:kern w:val="0"/>
                  <w:sz w:val="22"/>
                </w:rPr>
                <w:delText>1</w:delText>
              </w:r>
              <w:r w:rsidR="002F282D" w:rsidRPr="0012155C" w:rsidDel="0049696B">
                <w:rPr>
                  <w:rFonts w:ascii="Times New Roman" w:hAnsi="Times New Roman"/>
                  <w:b/>
                  <w:bCs/>
                  <w:kern w:val="0"/>
                  <w:sz w:val="22"/>
                </w:rPr>
                <w:delText>6</w:delText>
              </w:r>
              <w:r w:rsidR="004433C6" w:rsidRPr="0012155C" w:rsidDel="0049696B">
                <w:rPr>
                  <w:rFonts w:ascii="Times New Roman" w:hAnsi="Times New Roman"/>
                  <w:b/>
                  <w:bCs/>
                  <w:kern w:val="0"/>
                  <w:sz w:val="22"/>
                </w:rPr>
                <w:delText>.</w:delText>
              </w:r>
              <w:r w:rsidR="002F282D" w:rsidRPr="0012155C" w:rsidDel="0049696B">
                <w:rPr>
                  <w:rFonts w:ascii="Times New Roman" w:hAnsi="Times New Roman"/>
                  <w:b/>
                  <w:bCs/>
                  <w:kern w:val="0"/>
                  <w:sz w:val="22"/>
                </w:rPr>
                <w:delText>2</w:delText>
              </w:r>
              <w:r w:rsidRPr="0012155C" w:rsidDel="0049696B">
                <w:rPr>
                  <w:rFonts w:ascii="Times New Roman" w:hAnsi="Times New Roman"/>
                  <w:b/>
                  <w:bCs/>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E51657" w:rsidRPr="00E92064" w:rsidDel="0049696B">
                <w:rPr>
                  <w:rFonts w:ascii="Times New Roman" w:hAnsi="Times New Roman"/>
                  <w:kern w:val="0"/>
                  <w:sz w:val="22"/>
                </w:rPr>
                <w:delText>8.3</w:delText>
              </w:r>
              <w:r w:rsidRPr="00E92064" w:rsidDel="0049696B">
                <w:rPr>
                  <w:rFonts w:ascii="Times New Roman" w:hAnsi="Times New Roman"/>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 xml:space="preserve">, </w:delText>
              </w:r>
              <w:r w:rsidR="00753A01" w:rsidRPr="0012155C" w:rsidDel="0049696B">
                <w:rPr>
                  <w:rFonts w:ascii="Times New Roman" w:hAnsi="Times New Roman"/>
                  <w:b/>
                  <w:bCs/>
                  <w:kern w:val="0"/>
                  <w:sz w:val="22"/>
                </w:rPr>
                <w:delText>2</w:delText>
              </w:r>
              <w:r w:rsidR="002F282D" w:rsidRPr="0012155C" w:rsidDel="0049696B">
                <w:rPr>
                  <w:rFonts w:ascii="Times New Roman" w:hAnsi="Times New Roman"/>
                  <w:b/>
                  <w:bCs/>
                  <w:kern w:val="0"/>
                  <w:sz w:val="22"/>
                </w:rPr>
                <w:delText>2</w:delText>
              </w:r>
              <w:r w:rsidR="00753A01" w:rsidRPr="0012155C" w:rsidDel="0049696B">
                <w:rPr>
                  <w:rFonts w:ascii="Times New Roman" w:hAnsi="Times New Roman"/>
                  <w:b/>
                  <w:bCs/>
                  <w:kern w:val="0"/>
                  <w:sz w:val="22"/>
                </w:rPr>
                <w:delText>.</w:delText>
              </w:r>
              <w:r w:rsidR="002F282D" w:rsidRPr="0012155C" w:rsidDel="0049696B">
                <w:rPr>
                  <w:rFonts w:ascii="Times New Roman" w:hAnsi="Times New Roman"/>
                  <w:b/>
                  <w:bCs/>
                  <w:kern w:val="0"/>
                  <w:sz w:val="22"/>
                </w:rPr>
                <w:delText>6</w:delText>
              </w:r>
              <w:r w:rsidRPr="0012155C" w:rsidDel="0049696B">
                <w:rPr>
                  <w:rFonts w:ascii="Times New Roman" w:hAnsi="Times New Roman"/>
                  <w:b/>
                  <w:bCs/>
                  <w:kern w:val="0"/>
                  <w:sz w:val="22"/>
                </w:rPr>
                <w:delText>%</w:delText>
              </w:r>
              <w:r w:rsidRPr="00E92064" w:rsidDel="0049696B">
                <w:rPr>
                  <w:rFonts w:ascii="Times New Roman" w:hAnsi="Times New Roman" w:cs="Times New Roman"/>
                  <w:kern w:val="0"/>
                  <w:sz w:val="22"/>
                </w:rPr>
                <w:delText>↓</w:delText>
              </w:r>
              <w:r w:rsidRPr="00E92064" w:rsidDel="0049696B">
                <w:rPr>
                  <w:rFonts w:ascii="Times New Roman" w:hAnsi="Times New Roman"/>
                  <w:kern w:val="0"/>
                  <w:sz w:val="22"/>
                </w:rPr>
                <w:delText>)</w:delText>
              </w:r>
            </w:del>
          </w:p>
        </w:tc>
        <w:tc>
          <w:tcPr>
            <w:tcW w:w="0" w:type="auto"/>
            <w:tcBorders>
              <w:top w:val="nil"/>
              <w:bottom w:val="single" w:sz="4" w:space="0" w:color="auto"/>
            </w:tcBorders>
            <w:shd w:val="pct10" w:color="auto" w:fill="auto"/>
            <w:vAlign w:val="center"/>
          </w:tcPr>
          <w:p w14:paraId="07786032" w14:textId="202F6E06" w:rsidR="00F6463E" w:rsidRPr="00E92064" w:rsidRDefault="00F6463E" w:rsidP="007F5B20">
            <w:pPr>
              <w:adjustRightInd w:val="0"/>
              <w:snapToGrid w:val="0"/>
              <w:jc w:val="center"/>
              <w:rPr>
                <w:rFonts w:ascii="Times New Roman" w:hAnsi="Times New Roman"/>
                <w:kern w:val="0"/>
                <w:sz w:val="22"/>
              </w:rPr>
            </w:pPr>
            <w:del w:id="577" w:author="zhengliang@csu.edu.cn" w:date="2022-10-21T11:48:00Z">
              <w:r w:rsidRPr="00E92064" w:rsidDel="0049696B">
                <w:rPr>
                  <w:rFonts w:ascii="Times New Roman" w:hAnsi="Times New Roman" w:hint="eastAsia"/>
                  <w:kern w:val="0"/>
                  <w:sz w:val="22"/>
                </w:rPr>
                <w:delText>(</w:delText>
              </w:r>
              <w:r w:rsidRPr="00E92064" w:rsidDel="0049696B">
                <w:rPr>
                  <w:rFonts w:ascii="Times New Roman" w:hAnsi="Times New Roman"/>
                  <w:kern w:val="0"/>
                  <w:sz w:val="22"/>
                </w:rPr>
                <w:delText>0.00</w:delText>
              </w:r>
              <w:r w:rsidR="009554C7" w:rsidRPr="00E92064" w:rsidDel="0049696B">
                <w:rPr>
                  <w:rFonts w:ascii="Times New Roman" w:hAnsi="Times New Roman"/>
                  <w:kern w:val="0"/>
                  <w:sz w:val="22"/>
                </w:rPr>
                <w:delText>1</w:delText>
              </w:r>
              <w:r w:rsidRPr="00E92064" w:rsidDel="0049696B">
                <w:rPr>
                  <w:rFonts w:ascii="Times New Roman" w:hAnsi="Times New Roman"/>
                  <w:kern w:val="0"/>
                  <w:sz w:val="22"/>
                </w:rPr>
                <w:delText>, 0.001, 0.00</w:delText>
              </w:r>
              <w:r w:rsidR="009554C7" w:rsidRPr="00E92064" w:rsidDel="0049696B">
                <w:rPr>
                  <w:rFonts w:ascii="Times New Roman" w:hAnsi="Times New Roman"/>
                  <w:kern w:val="0"/>
                  <w:sz w:val="22"/>
                </w:rPr>
                <w:delText>3</w:delText>
              </w:r>
              <w:r w:rsidRPr="00E92064" w:rsidDel="0049696B">
                <w:rPr>
                  <w:rFonts w:ascii="Times New Roman" w:hAnsi="Times New Roman"/>
                  <w:kern w:val="0"/>
                  <w:sz w:val="22"/>
                </w:rPr>
                <w:delText>)</w:delText>
              </w:r>
            </w:del>
          </w:p>
        </w:tc>
        <w:tc>
          <w:tcPr>
            <w:tcW w:w="0" w:type="auto"/>
            <w:tcBorders>
              <w:top w:val="nil"/>
              <w:bottom w:val="single" w:sz="4" w:space="0" w:color="auto"/>
            </w:tcBorders>
            <w:shd w:val="pct10" w:color="auto" w:fill="auto"/>
            <w:vAlign w:val="center"/>
          </w:tcPr>
          <w:p w14:paraId="300F1922" w14:textId="3B684B8F" w:rsidR="00F6463E" w:rsidRPr="00E92064" w:rsidRDefault="009738CE" w:rsidP="007F5B20">
            <w:pPr>
              <w:adjustRightInd w:val="0"/>
              <w:snapToGrid w:val="0"/>
              <w:jc w:val="left"/>
              <w:rPr>
                <w:rFonts w:ascii="Times New Roman" w:hAnsi="Times New Roman"/>
                <w:kern w:val="0"/>
                <w:sz w:val="22"/>
              </w:rPr>
            </w:pPr>
            <w:del w:id="578" w:author="zhengliang@csu.edu.cn" w:date="2022-10-21T11:48:00Z">
              <w:r w:rsidRPr="00E92064" w:rsidDel="0049696B">
                <w:rPr>
                  <w:rFonts w:ascii="Times New Roman" w:hAnsi="Times New Roman" w:hint="eastAsia"/>
                  <w:kern w:val="0"/>
                  <w:sz w:val="22"/>
                </w:rPr>
                <w:delText>0</w:delText>
              </w:r>
              <w:r w:rsidRPr="00E92064" w:rsidDel="0049696B">
                <w:rPr>
                  <w:rFonts w:ascii="Times New Roman" w:hAnsi="Times New Roman"/>
                  <w:kern w:val="0"/>
                  <w:sz w:val="22"/>
                </w:rPr>
                <w:delText>.8</w:delText>
              </w:r>
              <w:r w:rsidR="003F53C1" w:rsidRPr="00E92064" w:rsidDel="0049696B">
                <w:rPr>
                  <w:rFonts w:ascii="Times New Roman" w:hAnsi="Times New Roman"/>
                  <w:kern w:val="0"/>
                  <w:sz w:val="22"/>
                </w:rPr>
                <w:delText>61</w:delText>
              </w:r>
            </w:del>
          </w:p>
        </w:tc>
      </w:tr>
    </w:tbl>
    <w:p w14:paraId="581827C9" w14:textId="06066E9D" w:rsidR="002D355C" w:rsidRDefault="00C65D4A" w:rsidP="007F5B20">
      <w:pPr>
        <w:adjustRightInd w:val="0"/>
        <w:snapToGrid w:val="0"/>
        <w:rPr>
          <w:rFonts w:ascii="Times New Roman" w:hAnsi="Times New Roman" w:cs="Times New Roman"/>
          <w:i/>
          <w:iCs/>
          <w:kern w:val="0"/>
          <w:sz w:val="22"/>
        </w:rPr>
      </w:pPr>
      <w:r w:rsidRPr="009E0FE4">
        <w:rPr>
          <w:rFonts w:ascii="Times New Roman" w:hAnsi="Times New Roman" w:cs="Times New Roman" w:hint="eastAsia"/>
          <w:b/>
          <w:bCs/>
          <w:i/>
          <w:iCs/>
          <w:sz w:val="24"/>
          <w:szCs w:val="24"/>
        </w:rPr>
        <w:t>N</w:t>
      </w:r>
      <w:r w:rsidRPr="009E0FE4">
        <w:rPr>
          <w:rFonts w:ascii="Times New Roman" w:hAnsi="Times New Roman" w:cs="Times New Roman"/>
          <w:b/>
          <w:bCs/>
          <w:i/>
          <w:iCs/>
          <w:sz w:val="24"/>
          <w:szCs w:val="24"/>
        </w:rPr>
        <w:t>ote:</w:t>
      </w:r>
      <w:r>
        <w:rPr>
          <w:rFonts w:ascii="Times New Roman" w:hAnsi="Times New Roman" w:cs="Times New Roman"/>
          <w:sz w:val="24"/>
          <w:szCs w:val="24"/>
        </w:rPr>
        <w:t xml:space="preserve"> </w:t>
      </w:r>
      <m:oMath>
        <m:acc>
          <m:accPr>
            <m:chr m:val="̅"/>
            <m:ctrlPr>
              <w:rPr>
                <w:rFonts w:ascii="Cambria Math" w:hAnsi="Cambria Math"/>
                <w:i/>
                <w:iCs/>
                <w:kern w:val="0"/>
                <w:sz w:val="22"/>
              </w:rPr>
            </m:ctrlPr>
          </m:accPr>
          <m:e>
            <m:r>
              <w:rPr>
                <w:rFonts w:ascii="Cambria Math" w:hAnsi="Cambria Math" w:hint="eastAsia"/>
                <w:kern w:val="0"/>
                <w:sz w:val="22"/>
              </w:rPr>
              <m:t>D</m:t>
            </m:r>
          </m:e>
        </m:acc>
      </m:oMath>
      <w:r w:rsidR="00CD59A8" w:rsidRPr="0011204B">
        <w:rPr>
          <w:rFonts w:ascii="Times New Roman" w:hAnsi="Times New Roman" w:cs="Times New Roman" w:hint="eastAsia"/>
          <w:i/>
          <w:iCs/>
          <w:kern w:val="0"/>
          <w:sz w:val="22"/>
        </w:rPr>
        <w:t>,</w:t>
      </w:r>
      <w:r w:rsidR="00CD59A8" w:rsidRPr="0011204B">
        <w:rPr>
          <w:rFonts w:ascii="Times New Roman" w:hAnsi="Times New Roman" w:cs="Times New Roman"/>
          <w:i/>
          <w:iCs/>
          <w:kern w:val="0"/>
          <w:sz w:val="22"/>
        </w:rPr>
        <w:t xml:space="preserve"> </w:t>
      </w:r>
      <m:oMath>
        <m:acc>
          <m:accPr>
            <m:chr m:val="̅"/>
            <m:ctrlPr>
              <w:rPr>
                <w:rFonts w:ascii="Cambria Math" w:hAnsi="Cambria Math"/>
                <w:i/>
                <w:iCs/>
                <w:kern w:val="0"/>
                <w:sz w:val="22"/>
              </w:rPr>
            </m:ctrlPr>
          </m:accPr>
          <m:e>
            <m:r>
              <w:rPr>
                <w:rFonts w:ascii="Cambria Math" w:hAnsi="Cambria Math"/>
                <w:kern w:val="0"/>
                <w:sz w:val="22"/>
              </w:rPr>
              <m:t>A</m:t>
            </m:r>
          </m:e>
        </m:acc>
      </m:oMath>
      <w:r w:rsidR="00CD59A8" w:rsidRPr="0011204B">
        <w:rPr>
          <w:rFonts w:ascii="Times New Roman" w:hAnsi="Times New Roman" w:cs="Times New Roman"/>
          <w:i/>
          <w:iCs/>
          <w:kern w:val="0"/>
          <w:sz w:val="22"/>
        </w:rPr>
        <w:t xml:space="preserve"> and </w:t>
      </w:r>
      <m:oMath>
        <m:acc>
          <m:accPr>
            <m:chr m:val="̅"/>
            <m:ctrlPr>
              <w:rPr>
                <w:rFonts w:ascii="Cambria Math" w:hAnsi="Cambria Math"/>
                <w:i/>
                <w:iCs/>
                <w:kern w:val="0"/>
                <w:sz w:val="22"/>
              </w:rPr>
            </m:ctrlPr>
          </m:accPr>
          <m:e>
            <m:r>
              <w:rPr>
                <w:rFonts w:ascii="Cambria Math" w:hAnsi="Cambria Math"/>
                <w:kern w:val="0"/>
                <w:sz w:val="22"/>
              </w:rPr>
              <m:t>E</m:t>
            </m:r>
          </m:e>
        </m:acc>
      </m:oMath>
      <w:r w:rsidR="00CD59A8" w:rsidRPr="0011204B">
        <w:rPr>
          <w:rFonts w:ascii="Times New Roman" w:hAnsi="Times New Roman" w:cs="Times New Roman" w:hint="eastAsia"/>
          <w:i/>
          <w:iCs/>
          <w:kern w:val="0"/>
          <w:sz w:val="22"/>
        </w:rPr>
        <w:t xml:space="preserve"> </w:t>
      </w:r>
      <w:r w:rsidR="00CD59A8" w:rsidRPr="0011204B">
        <w:rPr>
          <w:rFonts w:ascii="Times New Roman" w:hAnsi="Times New Roman" w:cs="Times New Roman"/>
          <w:i/>
          <w:iCs/>
          <w:kern w:val="0"/>
          <w:sz w:val="22"/>
        </w:rPr>
        <w:t xml:space="preserve">denote the </w:t>
      </w:r>
      <w:r w:rsidR="00DE6E67" w:rsidRPr="0011204B">
        <w:rPr>
          <w:rFonts w:ascii="Times New Roman" w:hAnsi="Times New Roman" w:cs="Times New Roman"/>
          <w:i/>
          <w:iCs/>
          <w:kern w:val="0"/>
          <w:sz w:val="22"/>
        </w:rPr>
        <w:t xml:space="preserve">average </w:t>
      </w:r>
      <w:r w:rsidR="003A29DB">
        <w:rPr>
          <w:rFonts w:ascii="Times New Roman" w:hAnsi="Times New Roman" w:cs="Times New Roman"/>
          <w:i/>
          <w:iCs/>
          <w:kern w:val="0"/>
          <w:sz w:val="22"/>
        </w:rPr>
        <w:t xml:space="preserve">D, A, and E </w:t>
      </w:r>
      <w:r w:rsidR="00E7541E">
        <w:rPr>
          <w:rFonts w:ascii="Times New Roman" w:hAnsi="Times New Roman" w:cs="Times New Roman"/>
          <w:i/>
          <w:iCs/>
          <w:kern w:val="0"/>
          <w:sz w:val="22"/>
        </w:rPr>
        <w:t xml:space="preserve">values </w:t>
      </w:r>
      <w:r w:rsidR="0032585E" w:rsidRPr="0011204B">
        <w:rPr>
          <w:rFonts w:ascii="Times New Roman" w:hAnsi="Times New Roman" w:cs="Times New Roman"/>
          <w:i/>
          <w:iCs/>
          <w:kern w:val="0"/>
          <w:sz w:val="22"/>
        </w:rPr>
        <w:t xml:space="preserve">over </w:t>
      </w:r>
      <w:r w:rsidR="004B3646">
        <w:rPr>
          <w:rFonts w:ascii="Times New Roman" w:hAnsi="Times New Roman" w:cs="Times New Roman"/>
          <w:i/>
          <w:iCs/>
          <w:kern w:val="0"/>
          <w:sz w:val="22"/>
        </w:rPr>
        <w:t xml:space="preserve">100 </w:t>
      </w:r>
      <w:r w:rsidR="00A32A90" w:rsidRPr="00A32A90">
        <w:rPr>
          <w:rFonts w:ascii="Times New Roman" w:hAnsi="Times New Roman" w:cs="Times New Roman"/>
          <w:i/>
          <w:iCs/>
          <w:sz w:val="24"/>
          <w:szCs w:val="28"/>
        </w:rPr>
        <w:t>independent simulation evaluations</w:t>
      </w:r>
      <w:r w:rsidR="001030A8" w:rsidRPr="0011204B">
        <w:rPr>
          <w:rFonts w:ascii="Times New Roman" w:hAnsi="Times New Roman" w:cs="Times New Roman"/>
          <w:i/>
          <w:iCs/>
          <w:kern w:val="0"/>
          <w:sz w:val="22"/>
        </w:rPr>
        <w:t>, respectively</w:t>
      </w:r>
      <w:r w:rsidR="00AD5F26" w:rsidRPr="0026038C">
        <w:rPr>
          <w:rFonts w:ascii="Times New Roman" w:hAnsi="Times New Roman" w:cs="Times New Roman"/>
          <w:i/>
          <w:iCs/>
          <w:sz w:val="24"/>
          <w:szCs w:val="28"/>
        </w:rPr>
        <w:t xml:space="preserve">, and </w:t>
      </w:r>
      <m:oMath>
        <m:sSub>
          <m:sSubPr>
            <m:ctrlPr>
              <w:rPr>
                <w:rFonts w:ascii="Cambria Math" w:hAnsi="Cambria Math" w:cs="Times New Roman"/>
                <w:i/>
                <w:iCs/>
                <w:sz w:val="24"/>
                <w:szCs w:val="28"/>
              </w:rPr>
            </m:ctrlPr>
          </m:sSubPr>
          <m:e>
            <m:r>
              <w:rPr>
                <w:rFonts w:ascii="Cambria Math" w:hAnsi="Cambria Math" w:cs="Times New Roman"/>
                <w:sz w:val="24"/>
                <w:szCs w:val="28"/>
              </w:rPr>
              <m:t>Var</m:t>
            </m:r>
          </m:e>
          <m:sub>
            <m:r>
              <w:rPr>
                <w:rFonts w:ascii="Cambria Math" w:hAnsi="Cambria Math" w:cs="Times New Roman"/>
                <w:sz w:val="24"/>
                <w:szCs w:val="28"/>
              </w:rPr>
              <m:t>D</m:t>
            </m:r>
          </m:sub>
        </m:sSub>
      </m:oMath>
      <w:r w:rsidR="0026038C" w:rsidRPr="0026038C">
        <w:rPr>
          <w:rFonts w:ascii="Times New Roman" w:hAnsi="Times New Roman" w:cs="Times New Roman" w:hint="eastAsia"/>
          <w:i/>
          <w:iCs/>
          <w:sz w:val="24"/>
          <w:szCs w:val="28"/>
        </w:rPr>
        <w:t>,</w:t>
      </w:r>
      <w:r w:rsidR="0026038C" w:rsidRPr="0026038C">
        <w:rPr>
          <w:rFonts w:ascii="Times New Roman" w:hAnsi="Times New Roman" w:cs="Times New Roman"/>
          <w:i/>
          <w:iCs/>
          <w:sz w:val="24"/>
          <w:szCs w:val="28"/>
        </w:rPr>
        <w:t xml:space="preserve"> </w:t>
      </w:r>
      <m:oMath>
        <m:sSub>
          <m:sSubPr>
            <m:ctrlPr>
              <w:rPr>
                <w:rFonts w:ascii="Cambria Math" w:hAnsi="Cambria Math" w:cs="Times New Roman"/>
                <w:i/>
                <w:iCs/>
                <w:sz w:val="24"/>
                <w:szCs w:val="28"/>
              </w:rPr>
            </m:ctrlPr>
          </m:sSubPr>
          <m:e>
            <m:r>
              <w:rPr>
                <w:rFonts w:ascii="Cambria Math" w:hAnsi="Cambria Math" w:cs="Times New Roman"/>
                <w:sz w:val="24"/>
                <w:szCs w:val="28"/>
              </w:rPr>
              <m:t>Var</m:t>
            </m:r>
          </m:e>
          <m:sub>
            <m:r>
              <w:rPr>
                <w:rFonts w:ascii="Cambria Math" w:hAnsi="Cambria Math" w:cs="Times New Roman"/>
                <w:sz w:val="24"/>
                <w:szCs w:val="28"/>
              </w:rPr>
              <m:t>A</m:t>
            </m:r>
          </m:sub>
        </m:sSub>
      </m:oMath>
      <w:r w:rsidR="0026038C" w:rsidRPr="0026038C">
        <w:rPr>
          <w:rFonts w:ascii="Times New Roman" w:hAnsi="Times New Roman" w:cs="Times New Roman"/>
          <w:i/>
          <w:iCs/>
          <w:sz w:val="24"/>
          <w:szCs w:val="28"/>
        </w:rPr>
        <w:t xml:space="preserve"> and </w:t>
      </w:r>
      <m:oMath>
        <m:sSub>
          <m:sSubPr>
            <m:ctrlPr>
              <w:rPr>
                <w:rFonts w:ascii="Cambria Math" w:hAnsi="Cambria Math" w:cs="Times New Roman"/>
                <w:i/>
                <w:iCs/>
                <w:sz w:val="24"/>
                <w:szCs w:val="28"/>
              </w:rPr>
            </m:ctrlPr>
          </m:sSubPr>
          <m:e>
            <m:r>
              <w:rPr>
                <w:rFonts w:ascii="Cambria Math" w:hAnsi="Cambria Math" w:cs="Times New Roman"/>
                <w:sz w:val="24"/>
                <w:szCs w:val="28"/>
              </w:rPr>
              <m:t>Var</m:t>
            </m:r>
          </m:e>
          <m:sub>
            <m:r>
              <w:rPr>
                <w:rFonts w:ascii="Cambria Math" w:hAnsi="Cambria Math" w:cs="Times New Roman"/>
                <w:sz w:val="24"/>
                <w:szCs w:val="28"/>
              </w:rPr>
              <m:t>E</m:t>
            </m:r>
          </m:sub>
        </m:sSub>
      </m:oMath>
      <w:r w:rsidR="00AD5F26">
        <w:rPr>
          <w:rFonts w:ascii="Times New Roman" w:hAnsi="Times New Roman" w:cs="Times New Roman" w:hint="eastAsia"/>
          <w:i/>
          <w:iCs/>
          <w:sz w:val="24"/>
          <w:szCs w:val="28"/>
        </w:rPr>
        <w:t xml:space="preserve"> </w:t>
      </w:r>
      <w:r w:rsidR="00AD5F26">
        <w:rPr>
          <w:rFonts w:ascii="Times New Roman" w:hAnsi="Times New Roman" w:cs="Times New Roman"/>
          <w:i/>
          <w:iCs/>
          <w:sz w:val="24"/>
          <w:szCs w:val="28"/>
        </w:rPr>
        <w:t xml:space="preserve">represent the </w:t>
      </w:r>
      <w:r w:rsidR="00FC6770">
        <w:rPr>
          <w:rFonts w:ascii="Times New Roman" w:hAnsi="Times New Roman" w:cs="Times New Roman"/>
          <w:i/>
          <w:iCs/>
          <w:sz w:val="24"/>
          <w:szCs w:val="28"/>
        </w:rPr>
        <w:t>cor</w:t>
      </w:r>
      <w:r w:rsidR="00AD5B25">
        <w:rPr>
          <w:rFonts w:ascii="Times New Roman" w:hAnsi="Times New Roman" w:cs="Times New Roman"/>
          <w:i/>
          <w:iCs/>
          <w:sz w:val="24"/>
          <w:szCs w:val="28"/>
        </w:rPr>
        <w:t>responding</w:t>
      </w:r>
      <w:r w:rsidR="00017F77">
        <w:rPr>
          <w:rFonts w:ascii="Times New Roman" w:hAnsi="Times New Roman" w:cs="Times New Roman"/>
          <w:i/>
          <w:iCs/>
          <w:sz w:val="24"/>
          <w:szCs w:val="28"/>
        </w:rPr>
        <w:t xml:space="preserve"> </w:t>
      </w:r>
      <w:r w:rsidR="00AD5F26" w:rsidRPr="0026038C">
        <w:rPr>
          <w:rFonts w:ascii="Times New Roman" w:hAnsi="Times New Roman" w:cs="Times New Roman"/>
          <w:i/>
          <w:iCs/>
          <w:sz w:val="24"/>
          <w:szCs w:val="28"/>
        </w:rPr>
        <w:t>D, A, and E</w:t>
      </w:r>
      <w:r w:rsidR="00B307D2">
        <w:rPr>
          <w:rFonts w:ascii="Times New Roman" w:hAnsi="Times New Roman" w:cs="Times New Roman"/>
          <w:i/>
          <w:iCs/>
          <w:sz w:val="24"/>
          <w:szCs w:val="28"/>
        </w:rPr>
        <w:t xml:space="preserve"> variances, respectively</w:t>
      </w:r>
      <w:r w:rsidRPr="0026038C">
        <w:rPr>
          <w:rFonts w:ascii="Times New Roman" w:hAnsi="Times New Roman" w:cs="Times New Roman"/>
          <w:i/>
          <w:iCs/>
          <w:sz w:val="24"/>
          <w:szCs w:val="28"/>
        </w:rPr>
        <w:t>.</w:t>
      </w:r>
      <w:r w:rsidR="00F16935" w:rsidRPr="0026038C">
        <w:rPr>
          <w:rFonts w:ascii="Times New Roman" w:hAnsi="Times New Roman" w:cs="Times New Roman"/>
          <w:i/>
          <w:iCs/>
          <w:sz w:val="24"/>
          <w:szCs w:val="28"/>
        </w:rPr>
        <w:t xml:space="preserve"> </w:t>
      </w:r>
      <w:r w:rsidR="000A4A5F">
        <w:rPr>
          <w:rFonts w:ascii="Times New Roman" w:hAnsi="Times New Roman" w:cs="Times New Roman"/>
          <w:i/>
          <w:iCs/>
          <w:sz w:val="24"/>
          <w:szCs w:val="28"/>
        </w:rPr>
        <w:t>C</w:t>
      </w:r>
      <w:r w:rsidR="000A4A5F">
        <w:rPr>
          <w:rFonts w:ascii="Times New Roman" w:hAnsi="Times New Roman" w:cs="Times New Roman"/>
          <w:i/>
          <w:iCs/>
          <w:kern w:val="0"/>
          <w:sz w:val="22"/>
        </w:rPr>
        <w:t xml:space="preserve">ompared with the benchmark values (1,1,1) of the field-implemented signal control plan, </w:t>
      </w:r>
      <m:oMath>
        <m:sSub>
          <m:sSubPr>
            <m:ctrlPr>
              <w:rPr>
                <w:rFonts w:ascii="Cambria Math" w:hAnsi="Cambria Math" w:cs="Times New Roman"/>
                <w:i/>
                <w:iCs/>
                <w:sz w:val="24"/>
                <w:szCs w:val="28"/>
              </w:rPr>
            </m:ctrlPr>
          </m:sSubPr>
          <m:e>
            <m:r>
              <w:rPr>
                <w:rFonts w:ascii="Cambria Math" w:hAnsi="Cambria Math" w:cs="Times New Roman"/>
                <w:sz w:val="24"/>
                <w:szCs w:val="28"/>
              </w:rPr>
              <m:t>P</m:t>
            </m:r>
          </m:e>
          <m:sub>
            <m:acc>
              <m:accPr>
                <m:chr m:val="̅"/>
                <m:ctrlPr>
                  <w:rPr>
                    <w:rFonts w:ascii="Cambria Math" w:hAnsi="Cambria Math" w:cs="Times New Roman"/>
                    <w:i/>
                    <w:iCs/>
                    <w:sz w:val="24"/>
                    <w:szCs w:val="28"/>
                  </w:rPr>
                </m:ctrlPr>
              </m:accPr>
              <m:e>
                <m:r>
                  <w:rPr>
                    <w:rFonts w:ascii="Cambria Math" w:hAnsi="Cambria Math" w:cs="Times New Roman" w:hint="eastAsia"/>
                    <w:sz w:val="24"/>
                    <w:szCs w:val="28"/>
                  </w:rPr>
                  <m:t>D</m:t>
                </m:r>
              </m:e>
            </m:acc>
          </m:sub>
        </m:sSub>
      </m:oMath>
      <w:r w:rsidR="00E83A63" w:rsidRPr="00C81C6B">
        <w:rPr>
          <w:rFonts w:ascii="Times New Roman" w:hAnsi="Times New Roman" w:cs="Times New Roman" w:hint="eastAsia"/>
          <w:i/>
          <w:iCs/>
          <w:sz w:val="24"/>
          <w:szCs w:val="28"/>
        </w:rPr>
        <w:t>,</w:t>
      </w:r>
      <w:r w:rsidR="00E83A63" w:rsidRPr="00C81C6B">
        <w:rPr>
          <w:rFonts w:ascii="Times New Roman" w:hAnsi="Times New Roman" w:cs="Times New Roman"/>
          <w:i/>
          <w:iCs/>
          <w:sz w:val="24"/>
          <w:szCs w:val="28"/>
        </w:rPr>
        <w:t xml:space="preserve"> </w:t>
      </w:r>
      <m:oMath>
        <m:sSub>
          <m:sSubPr>
            <m:ctrlPr>
              <w:rPr>
                <w:rFonts w:ascii="Cambria Math" w:hAnsi="Cambria Math" w:cs="Times New Roman"/>
                <w:i/>
                <w:iCs/>
                <w:sz w:val="24"/>
                <w:szCs w:val="28"/>
              </w:rPr>
            </m:ctrlPr>
          </m:sSubPr>
          <m:e>
            <m:r>
              <w:rPr>
                <w:rFonts w:ascii="Cambria Math" w:hAnsi="Cambria Math" w:cs="Times New Roman"/>
                <w:sz w:val="24"/>
                <w:szCs w:val="28"/>
              </w:rPr>
              <m:t>P</m:t>
            </m:r>
          </m:e>
          <m:sub>
            <m:acc>
              <m:accPr>
                <m:chr m:val="̅"/>
                <m:ctrlPr>
                  <w:rPr>
                    <w:rFonts w:ascii="Cambria Math" w:hAnsi="Cambria Math" w:cs="Times New Roman"/>
                    <w:i/>
                    <w:iCs/>
                    <w:sz w:val="24"/>
                    <w:szCs w:val="28"/>
                  </w:rPr>
                </m:ctrlPr>
              </m:accPr>
              <m:e>
                <m:r>
                  <w:rPr>
                    <w:rFonts w:ascii="Cambria Math" w:hAnsi="Cambria Math" w:cs="Times New Roman"/>
                    <w:sz w:val="24"/>
                    <w:szCs w:val="28"/>
                  </w:rPr>
                  <m:t>A</m:t>
                </m:r>
              </m:e>
            </m:acc>
          </m:sub>
        </m:sSub>
      </m:oMath>
      <w:r w:rsidR="00E83A63" w:rsidRPr="00C81C6B">
        <w:rPr>
          <w:rFonts w:ascii="Times New Roman" w:hAnsi="Times New Roman" w:cs="Times New Roman"/>
          <w:i/>
          <w:iCs/>
          <w:sz w:val="24"/>
          <w:szCs w:val="28"/>
        </w:rPr>
        <w:t xml:space="preserve"> and </w:t>
      </w:r>
      <m:oMath>
        <m:sSub>
          <m:sSubPr>
            <m:ctrlPr>
              <w:rPr>
                <w:rFonts w:ascii="Cambria Math" w:hAnsi="Cambria Math" w:cs="Times New Roman"/>
                <w:i/>
                <w:iCs/>
                <w:sz w:val="24"/>
                <w:szCs w:val="28"/>
              </w:rPr>
            </m:ctrlPr>
          </m:sSubPr>
          <m:e>
            <m:r>
              <w:rPr>
                <w:rFonts w:ascii="Cambria Math" w:hAnsi="Cambria Math" w:cs="Times New Roman"/>
                <w:sz w:val="24"/>
                <w:szCs w:val="28"/>
              </w:rPr>
              <m:t>P</m:t>
            </m:r>
          </m:e>
          <m:sub>
            <m:acc>
              <m:accPr>
                <m:chr m:val="̅"/>
                <m:ctrlPr>
                  <w:rPr>
                    <w:rFonts w:ascii="Cambria Math" w:hAnsi="Cambria Math" w:cs="Times New Roman"/>
                    <w:i/>
                    <w:iCs/>
                    <w:sz w:val="24"/>
                    <w:szCs w:val="28"/>
                  </w:rPr>
                </m:ctrlPr>
              </m:accPr>
              <m:e>
                <m:r>
                  <w:rPr>
                    <w:rFonts w:ascii="Cambria Math" w:hAnsi="Cambria Math" w:cs="Times New Roman"/>
                    <w:sz w:val="24"/>
                    <w:szCs w:val="28"/>
                  </w:rPr>
                  <m:t>E</m:t>
                </m:r>
              </m:e>
            </m:acc>
          </m:sub>
        </m:sSub>
      </m:oMath>
      <w:r w:rsidR="00E83A63" w:rsidRPr="00C81C6B">
        <w:rPr>
          <w:rFonts w:ascii="Times New Roman" w:hAnsi="Times New Roman" w:cs="Times New Roman" w:hint="eastAsia"/>
          <w:i/>
          <w:iCs/>
          <w:sz w:val="24"/>
          <w:szCs w:val="28"/>
        </w:rPr>
        <w:t xml:space="preserve"> </w:t>
      </w:r>
      <w:r w:rsidR="003E3328" w:rsidRPr="00C81C6B">
        <w:rPr>
          <w:rFonts w:ascii="Times New Roman" w:hAnsi="Times New Roman" w:cs="Times New Roman" w:hint="eastAsia"/>
          <w:i/>
          <w:iCs/>
          <w:sz w:val="24"/>
          <w:szCs w:val="28"/>
        </w:rPr>
        <w:t>re</w:t>
      </w:r>
      <w:r w:rsidR="003E3328" w:rsidRPr="00C81C6B">
        <w:rPr>
          <w:rFonts w:ascii="Times New Roman" w:hAnsi="Times New Roman" w:cs="Times New Roman"/>
          <w:i/>
          <w:iCs/>
          <w:sz w:val="24"/>
          <w:szCs w:val="28"/>
        </w:rPr>
        <w:t xml:space="preserve">present the </w:t>
      </w:r>
      <w:r w:rsidR="00C81C6B" w:rsidRPr="00C81C6B">
        <w:rPr>
          <w:rFonts w:ascii="Times New Roman" w:hAnsi="Times New Roman" w:cs="Times New Roman"/>
          <w:i/>
          <w:iCs/>
          <w:sz w:val="24"/>
          <w:szCs w:val="28"/>
        </w:rPr>
        <w:t>percentage changes</w:t>
      </w:r>
      <w:r w:rsidR="00C81C6B">
        <w:rPr>
          <w:rFonts w:ascii="Times New Roman" w:hAnsi="Times New Roman" w:cs="Times New Roman"/>
          <w:i/>
          <w:iCs/>
          <w:sz w:val="24"/>
          <w:szCs w:val="28"/>
        </w:rPr>
        <w:t xml:space="preserve"> </w:t>
      </w:r>
      <w:r w:rsidR="00F708A0">
        <w:rPr>
          <w:rFonts w:ascii="Times New Roman" w:hAnsi="Times New Roman" w:cs="Times New Roman"/>
          <w:i/>
          <w:iCs/>
          <w:sz w:val="24"/>
          <w:szCs w:val="28"/>
        </w:rPr>
        <w:t>o</w:t>
      </w:r>
      <w:r w:rsidR="000A4A5F">
        <w:rPr>
          <w:rFonts w:ascii="Times New Roman" w:hAnsi="Times New Roman" w:cs="Times New Roman"/>
          <w:i/>
          <w:iCs/>
          <w:sz w:val="24"/>
          <w:szCs w:val="28"/>
        </w:rPr>
        <w:t xml:space="preserve">f </w:t>
      </w:r>
      <m:oMath>
        <m:acc>
          <m:accPr>
            <m:chr m:val="̅"/>
            <m:ctrlPr>
              <w:rPr>
                <w:rFonts w:ascii="Cambria Math" w:hAnsi="Cambria Math" w:cs="Times New Roman"/>
                <w:i/>
                <w:iCs/>
                <w:sz w:val="24"/>
                <w:szCs w:val="28"/>
              </w:rPr>
            </m:ctrlPr>
          </m:accPr>
          <m:e>
            <m:r>
              <w:rPr>
                <w:rFonts w:ascii="Cambria Math" w:hAnsi="Cambria Math" w:cs="Times New Roman" w:hint="eastAsia"/>
                <w:sz w:val="24"/>
                <w:szCs w:val="28"/>
              </w:rPr>
              <m:t>D</m:t>
            </m:r>
          </m:e>
        </m:acc>
      </m:oMath>
      <w:r w:rsidR="00B22839" w:rsidRPr="0026038C">
        <w:rPr>
          <w:rFonts w:ascii="Times New Roman" w:hAnsi="Times New Roman" w:cs="Times New Roman" w:hint="eastAsia"/>
          <w:i/>
          <w:iCs/>
          <w:sz w:val="24"/>
          <w:szCs w:val="28"/>
        </w:rPr>
        <w:t>,</w:t>
      </w:r>
      <w:r w:rsidR="00B22839" w:rsidRPr="0026038C">
        <w:rPr>
          <w:rFonts w:ascii="Times New Roman" w:hAnsi="Times New Roman" w:cs="Times New Roman"/>
          <w:i/>
          <w:iCs/>
          <w:sz w:val="24"/>
          <w:szCs w:val="28"/>
        </w:rPr>
        <w:t xml:space="preserve"> </w:t>
      </w:r>
      <m:oMath>
        <m:acc>
          <m:accPr>
            <m:chr m:val="̅"/>
            <m:ctrlPr>
              <w:rPr>
                <w:rFonts w:ascii="Cambria Math" w:hAnsi="Cambria Math" w:cs="Times New Roman"/>
                <w:i/>
                <w:iCs/>
                <w:sz w:val="24"/>
                <w:szCs w:val="28"/>
              </w:rPr>
            </m:ctrlPr>
          </m:accPr>
          <m:e>
            <m:r>
              <w:rPr>
                <w:rFonts w:ascii="Cambria Math" w:hAnsi="Cambria Math" w:cs="Times New Roman"/>
                <w:sz w:val="24"/>
                <w:szCs w:val="28"/>
              </w:rPr>
              <m:t>A</m:t>
            </m:r>
          </m:e>
        </m:acc>
      </m:oMath>
      <w:r w:rsidR="00B22839" w:rsidRPr="0026038C">
        <w:rPr>
          <w:rFonts w:ascii="Times New Roman" w:hAnsi="Times New Roman" w:cs="Times New Roman"/>
          <w:i/>
          <w:iCs/>
          <w:sz w:val="24"/>
          <w:szCs w:val="28"/>
        </w:rPr>
        <w:t xml:space="preserve"> and </w:t>
      </w:r>
      <m:oMath>
        <m:acc>
          <m:accPr>
            <m:chr m:val="̅"/>
            <m:ctrlPr>
              <w:rPr>
                <w:rFonts w:ascii="Cambria Math" w:hAnsi="Cambria Math" w:cs="Times New Roman"/>
                <w:i/>
                <w:iCs/>
                <w:sz w:val="24"/>
                <w:szCs w:val="28"/>
              </w:rPr>
            </m:ctrlPr>
          </m:accPr>
          <m:e>
            <m:r>
              <w:rPr>
                <w:rFonts w:ascii="Cambria Math" w:hAnsi="Cambria Math" w:cs="Times New Roman"/>
                <w:sz w:val="24"/>
                <w:szCs w:val="28"/>
              </w:rPr>
              <m:t>E</m:t>
            </m:r>
          </m:e>
        </m:acc>
      </m:oMath>
      <w:r w:rsidR="002536E5">
        <w:rPr>
          <w:rFonts w:ascii="Times New Roman" w:hAnsi="Times New Roman" w:cs="Times New Roman"/>
          <w:i/>
          <w:iCs/>
          <w:sz w:val="24"/>
          <w:szCs w:val="28"/>
        </w:rPr>
        <w:t>,</w:t>
      </w:r>
      <w:r w:rsidR="007E1367">
        <w:rPr>
          <w:rFonts w:ascii="Times New Roman" w:hAnsi="Times New Roman" w:cs="Times New Roman"/>
          <w:i/>
          <w:iCs/>
          <w:sz w:val="24"/>
          <w:szCs w:val="28"/>
        </w:rPr>
        <w:t xml:space="preserve"> </w:t>
      </w:r>
      <w:r w:rsidR="00EC54B1">
        <w:rPr>
          <w:rFonts w:ascii="Times New Roman" w:hAnsi="Times New Roman" w:cs="Times New Roman"/>
          <w:i/>
          <w:iCs/>
          <w:kern w:val="0"/>
          <w:sz w:val="22"/>
        </w:rPr>
        <w:t>respectively</w:t>
      </w:r>
      <w:r w:rsidR="000A4A5F">
        <w:rPr>
          <w:rFonts w:ascii="Times New Roman" w:hAnsi="Times New Roman" w:cs="Times New Roman"/>
          <w:i/>
          <w:iCs/>
          <w:kern w:val="0"/>
          <w:sz w:val="22"/>
        </w:rPr>
        <w:t>,</w:t>
      </w:r>
      <w:r w:rsidR="000A4A5F" w:rsidRPr="000A4A5F">
        <w:rPr>
          <w:rFonts w:ascii="Times New Roman" w:hAnsi="Times New Roman" w:cs="Times New Roman"/>
          <w:i/>
          <w:iCs/>
          <w:sz w:val="24"/>
          <w:szCs w:val="28"/>
        </w:rPr>
        <w:t xml:space="preserve"> </w:t>
      </w:r>
      <w:r w:rsidR="000A4A5F">
        <w:rPr>
          <w:rFonts w:ascii="Times New Roman" w:hAnsi="Times New Roman" w:cs="Times New Roman"/>
          <w:i/>
          <w:iCs/>
          <w:sz w:val="24"/>
          <w:szCs w:val="28"/>
        </w:rPr>
        <w:t>for a non-dominated signal control plan</w:t>
      </w:r>
      <w:r w:rsidR="00B22839">
        <w:rPr>
          <w:rFonts w:ascii="Times New Roman" w:hAnsi="Times New Roman" w:cs="Times New Roman"/>
          <w:i/>
          <w:iCs/>
          <w:kern w:val="0"/>
          <w:sz w:val="22"/>
        </w:rPr>
        <w:t xml:space="preserve">. </w:t>
      </w:r>
      <m:oMath>
        <m:sSub>
          <m:sSubPr>
            <m:ctrlPr>
              <w:rPr>
                <w:rFonts w:ascii="Cambria Math" w:hAnsi="Cambria Math" w:cs="Times New Roman"/>
                <w:i/>
                <w:iCs/>
                <w:sz w:val="24"/>
                <w:szCs w:val="28"/>
              </w:rPr>
            </m:ctrlPr>
          </m:sSubPr>
          <m:e>
            <m:r>
              <w:rPr>
                <w:rFonts w:ascii="Cambria Math" w:hAnsi="Cambria Math" w:cs="Times New Roman"/>
                <w:sz w:val="24"/>
                <w:szCs w:val="28"/>
              </w:rPr>
              <m:t>E</m:t>
            </m:r>
          </m:e>
          <m:sub>
            <m:r>
              <w:rPr>
                <w:rFonts w:ascii="Cambria Math" w:hAnsi="Cambria Math" w:cs="Times New Roman"/>
                <w:sz w:val="24"/>
                <w:szCs w:val="28"/>
              </w:rPr>
              <m:t>1-ε</m:t>
            </m:r>
          </m:sub>
        </m:sSub>
      </m:oMath>
      <w:r w:rsidR="00B33720" w:rsidRPr="00B33720">
        <w:rPr>
          <w:rFonts w:ascii="Times New Roman" w:hAnsi="Times New Roman" w:cs="Times New Roman" w:hint="eastAsia"/>
          <w:i/>
          <w:iCs/>
          <w:sz w:val="24"/>
          <w:szCs w:val="28"/>
        </w:rPr>
        <w:t xml:space="preserve"> de</w:t>
      </w:r>
      <w:r w:rsidR="00B33720" w:rsidRPr="00B33720">
        <w:rPr>
          <w:rFonts w:ascii="Times New Roman" w:hAnsi="Times New Roman" w:cs="Times New Roman"/>
          <w:i/>
          <w:iCs/>
          <w:sz w:val="24"/>
          <w:szCs w:val="28"/>
        </w:rPr>
        <w:t xml:space="preserve">notes </w:t>
      </w:r>
      <m:oMath>
        <m:r>
          <w:rPr>
            <w:rFonts w:ascii="Cambria Math" w:hAnsi="Cambria Math" w:cs="Times New Roman"/>
            <w:sz w:val="24"/>
            <w:szCs w:val="28"/>
          </w:rPr>
          <m:t>1-ε</m:t>
        </m:r>
      </m:oMath>
      <w:r w:rsidR="00A9045F">
        <w:rPr>
          <w:rFonts w:ascii="Times New Roman" w:hAnsi="Times New Roman" w:cs="Times New Roman"/>
          <w:i/>
          <w:iCs/>
          <w:sz w:val="24"/>
          <w:szCs w:val="28"/>
        </w:rPr>
        <w:t xml:space="preserve"> </w:t>
      </w:r>
      <w:r w:rsidR="00DF4857" w:rsidRPr="00DF4857">
        <w:rPr>
          <w:rFonts w:ascii="Times New Roman" w:hAnsi="Times New Roman" w:cs="Times New Roman"/>
          <w:i/>
          <w:iCs/>
          <w:sz w:val="24"/>
          <w:szCs w:val="28"/>
        </w:rPr>
        <w:t>quantile</w:t>
      </w:r>
      <w:r w:rsidR="004E1812">
        <w:rPr>
          <w:rFonts w:ascii="Times New Roman" w:hAnsi="Times New Roman" w:cs="Times New Roman"/>
          <w:i/>
          <w:iCs/>
          <w:sz w:val="24"/>
          <w:szCs w:val="28"/>
        </w:rPr>
        <w:t xml:space="preserve"> of </w:t>
      </w:r>
      <w:r w:rsidR="0085649A">
        <w:rPr>
          <w:rFonts w:ascii="Times New Roman" w:hAnsi="Times New Roman" w:cs="Times New Roman"/>
          <w:i/>
          <w:iCs/>
          <w:sz w:val="24"/>
          <w:szCs w:val="28"/>
        </w:rPr>
        <w:t xml:space="preserve">the </w:t>
      </w:r>
      <w:r w:rsidR="006C10D2">
        <w:rPr>
          <w:rFonts w:ascii="Times New Roman" w:hAnsi="Times New Roman" w:cs="Times New Roman"/>
          <w:i/>
          <w:iCs/>
          <w:sz w:val="24"/>
          <w:szCs w:val="28"/>
        </w:rPr>
        <w:t>E</w:t>
      </w:r>
      <w:r w:rsidR="007261E6">
        <w:rPr>
          <w:rFonts w:ascii="Times New Roman" w:hAnsi="Times New Roman" w:cs="Times New Roman"/>
          <w:i/>
          <w:iCs/>
          <w:sz w:val="24"/>
          <w:szCs w:val="28"/>
        </w:rPr>
        <w:t xml:space="preserve"> </w:t>
      </w:r>
      <w:r w:rsidR="00B307D2">
        <w:rPr>
          <w:rFonts w:ascii="Times New Roman" w:hAnsi="Times New Roman" w:cs="Times New Roman"/>
          <w:i/>
          <w:iCs/>
          <w:sz w:val="24"/>
          <w:szCs w:val="28"/>
        </w:rPr>
        <w:t xml:space="preserve">values </w:t>
      </w:r>
      <w:r w:rsidR="00DC3F2A">
        <w:rPr>
          <w:rFonts w:ascii="Times New Roman" w:hAnsi="Times New Roman" w:cs="Times New Roman"/>
          <w:i/>
          <w:iCs/>
          <w:sz w:val="24"/>
          <w:szCs w:val="28"/>
        </w:rPr>
        <w:t xml:space="preserve">over </w:t>
      </w:r>
      <w:r w:rsidR="00BE1025">
        <w:rPr>
          <w:rFonts w:ascii="Times New Roman" w:hAnsi="Times New Roman" w:cs="Times New Roman"/>
          <w:i/>
          <w:iCs/>
          <w:kern w:val="0"/>
          <w:sz w:val="22"/>
        </w:rPr>
        <w:t xml:space="preserve">100 </w:t>
      </w:r>
      <w:r w:rsidR="00BE1025" w:rsidRPr="00A32A90">
        <w:rPr>
          <w:rFonts w:ascii="Times New Roman" w:hAnsi="Times New Roman" w:cs="Times New Roman"/>
          <w:i/>
          <w:iCs/>
          <w:sz w:val="24"/>
          <w:szCs w:val="28"/>
        </w:rPr>
        <w:t>independent simulation evaluations</w:t>
      </w:r>
      <w:r w:rsidR="0054681E">
        <w:rPr>
          <w:rFonts w:ascii="Times New Roman" w:hAnsi="Times New Roman" w:cs="Times New Roman" w:hint="eastAsia"/>
          <w:i/>
          <w:iCs/>
          <w:sz w:val="24"/>
          <w:szCs w:val="28"/>
        </w:rPr>
        <w:t>.</w:t>
      </w:r>
      <w:r w:rsidR="000A4A5F" w:rsidRPr="000A4A5F">
        <w:rPr>
          <w:rFonts w:ascii="Times New Roman" w:hAnsi="Times New Roman" w:cs="Times New Roman"/>
          <w:kern w:val="0"/>
          <w:sz w:val="22"/>
        </w:rPr>
        <w:t xml:space="preserve"> </w:t>
      </w:r>
      <w:r w:rsidR="000A4A5F" w:rsidRPr="00E92064">
        <w:rPr>
          <w:rFonts w:ascii="Times New Roman" w:hAnsi="Times New Roman" w:cs="Times New Roman"/>
          <w:kern w:val="0"/>
          <w:sz w:val="22"/>
        </w:rPr>
        <w:t>↓</w:t>
      </w:r>
      <w:r w:rsidR="000F5D99">
        <w:rPr>
          <w:rFonts w:ascii="Times New Roman" w:hAnsi="Times New Roman" w:cs="Times New Roman"/>
          <w:kern w:val="0"/>
          <w:sz w:val="22"/>
        </w:rPr>
        <w:t xml:space="preserve"> is the improvement </w:t>
      </w:r>
      <w:r w:rsidR="000F5D99" w:rsidRPr="000F5D99">
        <w:rPr>
          <w:rFonts w:ascii="Times New Roman" w:hAnsi="Times New Roman" w:cs="Times New Roman"/>
          <w:kern w:val="0"/>
          <w:sz w:val="22"/>
        </w:rPr>
        <w:t>indi</w:t>
      </w:r>
      <w:r w:rsidR="000F5D99">
        <w:rPr>
          <w:rFonts w:ascii="Times New Roman" w:hAnsi="Times New Roman" w:cs="Times New Roman"/>
          <w:kern w:val="0"/>
          <w:sz w:val="22"/>
        </w:rPr>
        <w:t xml:space="preserve">cator for </w:t>
      </w:r>
      <m:oMath>
        <m:acc>
          <m:accPr>
            <m:chr m:val="̅"/>
            <m:ctrlPr>
              <w:rPr>
                <w:rFonts w:ascii="Cambria Math" w:hAnsi="Cambria Math"/>
                <w:i/>
                <w:iCs/>
                <w:kern w:val="0"/>
                <w:sz w:val="22"/>
              </w:rPr>
            </m:ctrlPr>
          </m:accPr>
          <m:e>
            <m:r>
              <w:rPr>
                <w:rFonts w:ascii="Cambria Math" w:hAnsi="Cambria Math" w:hint="eastAsia"/>
                <w:kern w:val="0"/>
                <w:sz w:val="22"/>
              </w:rPr>
              <m:t>D</m:t>
            </m:r>
          </m:e>
        </m:acc>
      </m:oMath>
      <w:r w:rsidR="000F5D99" w:rsidRPr="0011204B">
        <w:rPr>
          <w:rFonts w:ascii="Times New Roman" w:hAnsi="Times New Roman" w:cs="Times New Roman" w:hint="eastAsia"/>
          <w:i/>
          <w:iCs/>
          <w:kern w:val="0"/>
          <w:sz w:val="22"/>
        </w:rPr>
        <w:t>,</w:t>
      </w:r>
      <w:r w:rsidR="000F5D99" w:rsidRPr="0011204B">
        <w:rPr>
          <w:rFonts w:ascii="Times New Roman" w:hAnsi="Times New Roman" w:cs="Times New Roman"/>
          <w:i/>
          <w:iCs/>
          <w:kern w:val="0"/>
          <w:sz w:val="22"/>
        </w:rPr>
        <w:t xml:space="preserve"> </w:t>
      </w:r>
      <m:oMath>
        <m:acc>
          <m:accPr>
            <m:chr m:val="̅"/>
            <m:ctrlPr>
              <w:rPr>
                <w:rFonts w:ascii="Cambria Math" w:hAnsi="Cambria Math"/>
                <w:i/>
                <w:iCs/>
                <w:kern w:val="0"/>
                <w:sz w:val="22"/>
              </w:rPr>
            </m:ctrlPr>
          </m:accPr>
          <m:e>
            <m:r>
              <w:rPr>
                <w:rFonts w:ascii="Cambria Math" w:hAnsi="Cambria Math"/>
                <w:kern w:val="0"/>
                <w:sz w:val="22"/>
              </w:rPr>
              <m:t>A</m:t>
            </m:r>
          </m:e>
        </m:acc>
      </m:oMath>
      <w:r w:rsidR="000F5D99" w:rsidRPr="0011204B">
        <w:rPr>
          <w:rFonts w:ascii="Times New Roman" w:hAnsi="Times New Roman" w:cs="Times New Roman"/>
          <w:i/>
          <w:iCs/>
          <w:kern w:val="0"/>
          <w:sz w:val="22"/>
        </w:rPr>
        <w:t xml:space="preserve"> and </w:t>
      </w:r>
      <m:oMath>
        <m:acc>
          <m:accPr>
            <m:chr m:val="̅"/>
            <m:ctrlPr>
              <w:rPr>
                <w:rFonts w:ascii="Cambria Math" w:hAnsi="Cambria Math"/>
                <w:i/>
                <w:iCs/>
                <w:kern w:val="0"/>
                <w:sz w:val="22"/>
              </w:rPr>
            </m:ctrlPr>
          </m:accPr>
          <m:e>
            <m:r>
              <w:rPr>
                <w:rFonts w:ascii="Cambria Math" w:hAnsi="Cambria Math"/>
                <w:kern w:val="0"/>
                <w:sz w:val="22"/>
              </w:rPr>
              <m:t>E</m:t>
            </m:r>
          </m:e>
        </m:acc>
      </m:oMath>
      <w:r w:rsidR="000F5D99">
        <w:rPr>
          <w:rFonts w:ascii="Times New Roman" w:hAnsi="Times New Roman" w:cs="Times New Roman"/>
          <w:i/>
          <w:iCs/>
          <w:kern w:val="0"/>
          <w:sz w:val="22"/>
        </w:rPr>
        <w:t xml:space="preserve">. </w:t>
      </w:r>
    </w:p>
    <w:p w14:paraId="3FCE3CA6" w14:textId="65F98E4F" w:rsidR="00614D94" w:rsidRDefault="00614D94" w:rsidP="007F5B20">
      <w:pPr>
        <w:adjustRightInd w:val="0"/>
        <w:snapToGrid w:val="0"/>
        <w:rPr>
          <w:rFonts w:ascii="Times New Roman" w:hAnsi="Times New Roman" w:cs="Times New Roman"/>
          <w:sz w:val="24"/>
          <w:szCs w:val="24"/>
        </w:rPr>
      </w:pPr>
    </w:p>
    <w:p w14:paraId="615E4701" w14:textId="7E2996E2" w:rsidR="00614D94" w:rsidRDefault="00614D94" w:rsidP="00614D94">
      <w:pPr>
        <w:pStyle w:val="1"/>
        <w:adjustRightInd w:val="0"/>
        <w:snapToGrid w:val="0"/>
        <w:spacing w:before="0" w:after="0"/>
        <w:rPr>
          <w:rFonts w:ascii="Times New Roman" w:eastAsiaTheme="minorEastAsia" w:hAnsi="Times New Roman" w:cs="Times New Roman"/>
          <w:b/>
          <w:bCs/>
          <w:color w:val="auto"/>
          <w:kern w:val="2"/>
          <w:sz w:val="24"/>
          <w:szCs w:val="24"/>
        </w:rPr>
      </w:pPr>
      <w:r>
        <w:rPr>
          <w:rFonts w:ascii="Times New Roman" w:eastAsiaTheme="minorEastAsia" w:hAnsi="Times New Roman" w:cs="Times New Roman"/>
          <w:b/>
          <w:bCs/>
          <w:color w:val="auto"/>
          <w:kern w:val="2"/>
          <w:sz w:val="24"/>
          <w:szCs w:val="24"/>
        </w:rPr>
        <w:t>6 Conclusion</w:t>
      </w:r>
    </w:p>
    <w:p w14:paraId="2E9DCDAC" w14:textId="25EFA3BB" w:rsidR="00FC6973" w:rsidRDefault="00FC6973" w:rsidP="007F5B20">
      <w:pPr>
        <w:adjustRightInd w:val="0"/>
        <w:snapToGrid w:val="0"/>
        <w:rPr>
          <w:rFonts w:ascii="Times New Roman" w:hAnsi="Times New Roman" w:cs="Times New Roman"/>
          <w:sz w:val="24"/>
          <w:szCs w:val="24"/>
        </w:rPr>
      </w:pPr>
      <w:r>
        <w:rPr>
          <w:rFonts w:ascii="Times New Roman" w:hAnsi="Times New Roman" w:cs="Times New Roman"/>
          <w:sz w:val="24"/>
          <w:szCs w:val="24"/>
        </w:rPr>
        <w:t>This paper has proposed a SO approach for bi-objective stochastic optimization problems with probabilistic constraints</w:t>
      </w:r>
      <w:r w:rsidR="002104F6">
        <w:rPr>
          <w:rFonts w:ascii="Times New Roman" w:hAnsi="Times New Roman" w:cs="Times New Roman"/>
          <w:sz w:val="24"/>
          <w:szCs w:val="24"/>
        </w:rPr>
        <w:t xml:space="preserve"> and applied it to a nontrivial traffic network control problem which involves a very large number of feasible solutions. </w:t>
      </w:r>
      <w:r>
        <w:rPr>
          <w:rFonts w:ascii="Times New Roman" w:hAnsi="Times New Roman" w:cs="Times New Roman"/>
          <w:sz w:val="24"/>
          <w:szCs w:val="24"/>
        </w:rPr>
        <w:t xml:space="preserve">The challenges of these type of problems lie in </w:t>
      </w:r>
      <w:r w:rsidR="002104F6">
        <w:rPr>
          <w:rFonts w:ascii="Times New Roman" w:hAnsi="Times New Roman" w:cs="Times New Roman"/>
          <w:sz w:val="24"/>
          <w:szCs w:val="24"/>
        </w:rPr>
        <w:t xml:space="preserve">effective learning of both the mean values of the two objectives as well as the quantile of the constraint function, particularly when the decision space is large. Therefore, </w:t>
      </w:r>
      <w:r w:rsidR="001B1F5C">
        <w:rPr>
          <w:rFonts w:ascii="Times New Roman" w:hAnsi="Times New Roman" w:cs="Times New Roman"/>
          <w:sz w:val="24"/>
          <w:szCs w:val="24"/>
        </w:rPr>
        <w:t xml:space="preserve">we designed </w:t>
      </w:r>
      <w:r w:rsidR="002104F6">
        <w:rPr>
          <w:rFonts w:ascii="Times New Roman" w:hAnsi="Times New Roman" w:cs="Times New Roman"/>
          <w:sz w:val="24"/>
          <w:szCs w:val="24"/>
        </w:rPr>
        <w:t xml:space="preserve">a </w:t>
      </w:r>
      <w:r w:rsidR="00BE2C5A">
        <w:rPr>
          <w:rFonts w:ascii="Times New Roman" w:hAnsi="Times New Roman" w:cs="Times New Roman"/>
          <w:sz w:val="24"/>
          <w:szCs w:val="24"/>
        </w:rPr>
        <w:t xml:space="preserve">flexible </w:t>
      </w:r>
      <w:r w:rsidR="002104F6">
        <w:rPr>
          <w:rFonts w:ascii="Times New Roman" w:hAnsi="Times New Roman" w:cs="Times New Roman"/>
          <w:sz w:val="24"/>
          <w:szCs w:val="24"/>
        </w:rPr>
        <w:t>parametric GPR based posterior distribution over the feasible solutions and propose</w:t>
      </w:r>
      <w:r w:rsidR="001B1F5C">
        <w:rPr>
          <w:rFonts w:ascii="Times New Roman" w:hAnsi="Times New Roman" w:cs="Times New Roman"/>
          <w:sz w:val="24"/>
          <w:szCs w:val="24"/>
        </w:rPr>
        <w:t xml:space="preserve">d an </w:t>
      </w:r>
      <w:r w:rsidR="004F5886">
        <w:rPr>
          <w:rFonts w:ascii="Times New Roman" w:hAnsi="Times New Roman" w:cs="Times New Roman"/>
          <w:sz w:val="24"/>
          <w:szCs w:val="24"/>
        </w:rPr>
        <w:t xml:space="preserve">efficient </w:t>
      </w:r>
      <w:r w:rsidR="001B1F5C">
        <w:rPr>
          <w:rFonts w:ascii="Times New Roman" w:hAnsi="Times New Roman" w:cs="Times New Roman"/>
          <w:sz w:val="24"/>
          <w:szCs w:val="24"/>
        </w:rPr>
        <w:t xml:space="preserve">approximate knowledge gradient sampling policy. </w:t>
      </w:r>
      <w:r w:rsidR="000A50D0">
        <w:rPr>
          <w:rFonts w:ascii="Times New Roman" w:hAnsi="Times New Roman" w:cs="Times New Roman"/>
          <w:sz w:val="24"/>
          <w:szCs w:val="24"/>
        </w:rPr>
        <w:t xml:space="preserve">The parametric belief model is </w:t>
      </w:r>
      <w:r w:rsidR="00136C7B">
        <w:rPr>
          <w:rFonts w:ascii="Times New Roman" w:hAnsi="Times New Roman" w:cs="Times New Roman"/>
          <w:sz w:val="24"/>
          <w:szCs w:val="24"/>
        </w:rPr>
        <w:t xml:space="preserve">general </w:t>
      </w:r>
      <w:r w:rsidR="00BE2C5A">
        <w:rPr>
          <w:rFonts w:ascii="Times New Roman" w:hAnsi="Times New Roman" w:cs="Times New Roman"/>
          <w:sz w:val="24"/>
          <w:szCs w:val="24"/>
        </w:rPr>
        <w:t>enough</w:t>
      </w:r>
      <w:r w:rsidR="00136C7B">
        <w:rPr>
          <w:rFonts w:ascii="Times New Roman" w:hAnsi="Times New Roman" w:cs="Times New Roman"/>
          <w:sz w:val="24"/>
          <w:szCs w:val="24"/>
        </w:rPr>
        <w:t xml:space="preserve"> </w:t>
      </w:r>
      <w:r w:rsidR="000A50D0">
        <w:rPr>
          <w:rFonts w:ascii="Times New Roman" w:hAnsi="Times New Roman" w:cs="Times New Roman"/>
          <w:sz w:val="24"/>
          <w:szCs w:val="24"/>
        </w:rPr>
        <w:t xml:space="preserve">such that domain knowledge can be used to specified any feature vector associated with the solution. </w:t>
      </w:r>
      <w:r w:rsidR="001B1F5C">
        <w:rPr>
          <w:rFonts w:ascii="Times New Roman" w:hAnsi="Times New Roman" w:cs="Times New Roman"/>
          <w:sz w:val="24"/>
          <w:szCs w:val="24"/>
        </w:rPr>
        <w:t xml:space="preserve">Moreover, we proposed </w:t>
      </w:r>
      <w:r w:rsidR="004F5886">
        <w:rPr>
          <w:rFonts w:ascii="Times New Roman" w:hAnsi="Times New Roman" w:cs="Times New Roman"/>
          <w:sz w:val="24"/>
          <w:szCs w:val="24"/>
        </w:rPr>
        <w:t xml:space="preserve">an </w:t>
      </w:r>
      <w:r w:rsidR="00155FA9">
        <w:rPr>
          <w:rFonts w:ascii="Times New Roman" w:hAnsi="Times New Roman" w:cs="Times New Roman"/>
          <w:sz w:val="24"/>
          <w:szCs w:val="24"/>
        </w:rPr>
        <w:t>convenient iterative</w:t>
      </w:r>
      <w:r w:rsidR="004F5886">
        <w:rPr>
          <w:rFonts w:ascii="Times New Roman" w:hAnsi="Times New Roman" w:cs="Times New Roman"/>
          <w:sz w:val="24"/>
          <w:szCs w:val="24"/>
        </w:rPr>
        <w:t xml:space="preserve"> variance updating scheme aiming at fast learning of the variability distributions over the large solutions space </w:t>
      </w:r>
      <w:r w:rsidR="003F048F">
        <w:rPr>
          <w:rFonts w:ascii="Times New Roman" w:hAnsi="Times New Roman" w:cs="Times New Roman"/>
          <w:sz w:val="24"/>
          <w:szCs w:val="24"/>
        </w:rPr>
        <w:t>under</w:t>
      </w:r>
      <w:r w:rsidR="004F5886">
        <w:rPr>
          <w:rFonts w:ascii="Times New Roman" w:hAnsi="Times New Roman" w:cs="Times New Roman"/>
          <w:sz w:val="24"/>
          <w:szCs w:val="24"/>
        </w:rPr>
        <w:t xml:space="preserve"> limited simulation budget. </w:t>
      </w:r>
      <w:r w:rsidR="003F048F">
        <w:rPr>
          <w:rFonts w:ascii="Times New Roman" w:hAnsi="Times New Roman" w:cs="Times New Roman"/>
          <w:sz w:val="24"/>
          <w:szCs w:val="24"/>
        </w:rPr>
        <w:t xml:space="preserve">This variance updating scheme is based on grid divisions on the </w:t>
      </w:r>
      <w:r w:rsidR="00155FA9">
        <w:rPr>
          <w:rFonts w:ascii="Times New Roman" w:hAnsi="Times New Roman" w:cs="Times New Roman"/>
          <w:sz w:val="24"/>
          <w:szCs w:val="24"/>
        </w:rPr>
        <w:t xml:space="preserve">domain of the </w:t>
      </w:r>
      <w:r w:rsidR="003F048F">
        <w:rPr>
          <w:rFonts w:ascii="Times New Roman" w:hAnsi="Times New Roman" w:cs="Times New Roman"/>
          <w:sz w:val="24"/>
          <w:szCs w:val="24"/>
        </w:rPr>
        <w:t>feature</w:t>
      </w:r>
      <w:r w:rsidR="00155FA9">
        <w:rPr>
          <w:rFonts w:ascii="Times New Roman" w:hAnsi="Times New Roman" w:cs="Times New Roman"/>
          <w:sz w:val="24"/>
          <w:szCs w:val="24"/>
        </w:rPr>
        <w:t xml:space="preserve"> vector</w:t>
      </w:r>
      <w:r w:rsidR="003F048F">
        <w:rPr>
          <w:rFonts w:ascii="Times New Roman" w:hAnsi="Times New Roman" w:cs="Times New Roman"/>
          <w:sz w:val="24"/>
          <w:szCs w:val="24"/>
        </w:rPr>
        <w:t xml:space="preserve"> and deals with sampled and unsampled solution</w:t>
      </w:r>
      <w:r w:rsidR="00155FA9">
        <w:rPr>
          <w:rFonts w:ascii="Times New Roman" w:hAnsi="Times New Roman" w:cs="Times New Roman"/>
          <w:sz w:val="24"/>
          <w:szCs w:val="24"/>
        </w:rPr>
        <w:t>s</w:t>
      </w:r>
      <w:r w:rsidR="003F048F">
        <w:rPr>
          <w:rFonts w:ascii="Times New Roman" w:hAnsi="Times New Roman" w:cs="Times New Roman"/>
          <w:sz w:val="24"/>
          <w:szCs w:val="24"/>
        </w:rPr>
        <w:t xml:space="preserve"> separately such that the sampling policy has theoretical convergence guarantee.</w:t>
      </w:r>
    </w:p>
    <w:p w14:paraId="286916A1" w14:textId="6295EB4A" w:rsidR="008C316C" w:rsidRDefault="008C316C" w:rsidP="007F5B20">
      <w:pPr>
        <w:adjustRightInd w:val="0"/>
        <w:snapToGrid w:val="0"/>
        <w:rPr>
          <w:rFonts w:ascii="Times New Roman" w:hAnsi="Times New Roman" w:cs="Times New Roman"/>
          <w:sz w:val="24"/>
          <w:szCs w:val="24"/>
        </w:rPr>
      </w:pPr>
    </w:p>
    <w:p w14:paraId="6734D918" w14:textId="6174C7ED" w:rsidR="00ED038F" w:rsidRDefault="008C316C" w:rsidP="007F5B20">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Our experiments on a set of synthetic test problems </w:t>
      </w:r>
      <w:r w:rsidR="00D4620E">
        <w:rPr>
          <w:rFonts w:ascii="Times New Roman" w:hAnsi="Times New Roman" w:cs="Times New Roman"/>
          <w:sz w:val="24"/>
          <w:szCs w:val="24"/>
        </w:rPr>
        <w:t>validate</w:t>
      </w:r>
      <w:r>
        <w:rPr>
          <w:rFonts w:ascii="Times New Roman" w:hAnsi="Times New Roman" w:cs="Times New Roman"/>
          <w:sz w:val="24"/>
          <w:szCs w:val="24"/>
        </w:rPr>
        <w:t xml:space="preserve"> the effectiveness of the proposed </w:t>
      </w:r>
      <w:r w:rsidR="00471C16">
        <w:rPr>
          <w:rFonts w:ascii="Times New Roman" w:hAnsi="Times New Roman" w:cs="Times New Roman"/>
          <w:sz w:val="24"/>
          <w:szCs w:val="24"/>
        </w:rPr>
        <w:t>algorithm</w:t>
      </w:r>
      <w:r>
        <w:rPr>
          <w:rFonts w:ascii="Times New Roman" w:hAnsi="Times New Roman" w:cs="Times New Roman"/>
          <w:sz w:val="24"/>
          <w:szCs w:val="24"/>
        </w:rPr>
        <w:t xml:space="preserve"> in </w:t>
      </w:r>
      <w:r w:rsidR="00583264">
        <w:rPr>
          <w:rFonts w:ascii="Times New Roman" w:hAnsi="Times New Roman" w:cs="Times New Roman"/>
          <w:sz w:val="24"/>
          <w:szCs w:val="24"/>
        </w:rPr>
        <w:t xml:space="preserve">finding the </w:t>
      </w:r>
      <w:r w:rsidR="00583264" w:rsidRPr="00B4024B">
        <w:rPr>
          <w:rFonts w:ascii="Times New Roman" w:hAnsi="Times New Roman" w:cs="Times New Roman"/>
          <w:iCs/>
          <w:sz w:val="24"/>
          <w:szCs w:val="24"/>
        </w:rPr>
        <w:t xml:space="preserve">non-dominated </w:t>
      </w:r>
      <w:r w:rsidR="00583264">
        <w:rPr>
          <w:rFonts w:ascii="Times New Roman" w:hAnsi="Times New Roman" w:cs="Times New Roman"/>
          <w:iCs/>
          <w:sz w:val="24"/>
          <w:szCs w:val="24"/>
        </w:rPr>
        <w:t>feasible solutions. In all the three problems teste</w:t>
      </w:r>
      <w:r w:rsidR="00583264" w:rsidRPr="00C11854">
        <w:rPr>
          <w:rFonts w:ascii="Times New Roman" w:hAnsi="Times New Roman" w:cs="Times New Roman"/>
          <w:sz w:val="24"/>
          <w:szCs w:val="24"/>
        </w:rPr>
        <w:t>d</w:t>
      </w:r>
      <w:r w:rsidR="00583264" w:rsidRPr="00C11854">
        <w:rPr>
          <w:rFonts w:ascii="Times New Roman" w:hAnsi="Times New Roman" w:cs="Times New Roman"/>
          <w:iCs/>
          <w:sz w:val="24"/>
          <w:szCs w:val="24"/>
        </w:rPr>
        <w:t xml:space="preserve">, </w:t>
      </w:r>
      <w:r w:rsidR="00C11854">
        <w:rPr>
          <w:rFonts w:ascii="Times New Roman" w:hAnsi="Times New Roman" w:cs="Times New Roman"/>
          <w:iCs/>
          <w:sz w:val="24"/>
          <w:szCs w:val="24"/>
        </w:rPr>
        <w:t xml:space="preserve">the Pareto front found by our algorithm reasonably covers the theoretical one, </w:t>
      </w:r>
      <w:r w:rsidR="00C11854" w:rsidRPr="00C11854">
        <w:rPr>
          <w:rFonts w:ascii="Times New Roman" w:hAnsi="Times New Roman" w:cs="Times New Roman"/>
          <w:iCs/>
          <w:sz w:val="24"/>
          <w:szCs w:val="24"/>
        </w:rPr>
        <w:t>though</w:t>
      </w:r>
      <w:r w:rsidR="00C11854" w:rsidRPr="00C11854">
        <w:rPr>
          <w:rFonts w:ascii="Times New Roman" w:hAnsi="Times New Roman" w:cs="Times New Roman"/>
          <w:sz w:val="24"/>
          <w:szCs w:val="24"/>
        </w:rPr>
        <w:t xml:space="preserve"> </w:t>
      </w:r>
      <w:r w:rsidR="00C11854">
        <w:rPr>
          <w:rFonts w:ascii="Times New Roman" w:hAnsi="Times New Roman" w:cs="Times New Roman"/>
          <w:sz w:val="24"/>
          <w:szCs w:val="24"/>
        </w:rPr>
        <w:t xml:space="preserve">a higher initial </w:t>
      </w:r>
      <w:r w:rsidR="00583264" w:rsidRPr="00C11854">
        <w:rPr>
          <w:rFonts w:ascii="Times New Roman" w:hAnsi="Times New Roman" w:cs="Times New Roman"/>
          <w:sz w:val="24"/>
          <w:szCs w:val="24"/>
        </w:rPr>
        <w:t>variance</w:t>
      </w:r>
      <w:r w:rsidR="00583264">
        <w:rPr>
          <w:rFonts w:ascii="Times New Roman" w:hAnsi="Times New Roman" w:cs="Times New Roman"/>
          <w:iCs/>
          <w:sz w:val="24"/>
          <w:szCs w:val="24"/>
        </w:rPr>
        <w:t xml:space="preserve"> </w:t>
      </w:r>
      <w:r w:rsidR="00C11854">
        <w:rPr>
          <w:rFonts w:ascii="Times New Roman" w:hAnsi="Times New Roman" w:cs="Times New Roman"/>
          <w:iCs/>
          <w:sz w:val="24"/>
          <w:szCs w:val="24"/>
        </w:rPr>
        <w:t xml:space="preserve">estimate may lead to </w:t>
      </w:r>
      <w:r w:rsidR="009F6F0E">
        <w:rPr>
          <w:rFonts w:ascii="Times New Roman" w:hAnsi="Times New Roman" w:cs="Times New Roman"/>
          <w:iCs/>
          <w:sz w:val="24"/>
          <w:szCs w:val="24"/>
        </w:rPr>
        <w:t>fewer solutions</w:t>
      </w:r>
      <w:r w:rsidR="00C11854">
        <w:rPr>
          <w:rFonts w:ascii="Times New Roman" w:hAnsi="Times New Roman" w:cs="Times New Roman"/>
          <w:iCs/>
          <w:sz w:val="24"/>
          <w:szCs w:val="24"/>
        </w:rPr>
        <w:t xml:space="preserve">, mainly due to a more conservative posterior probabilistic constraint. </w:t>
      </w:r>
      <w:r w:rsidR="00640F52">
        <w:rPr>
          <w:rFonts w:ascii="Times New Roman" w:hAnsi="Times New Roman" w:cs="Times New Roman"/>
          <w:sz w:val="24"/>
          <w:szCs w:val="24"/>
        </w:rPr>
        <w:t xml:space="preserve">The proposed algorithm is also </w:t>
      </w:r>
      <w:r w:rsidR="00A94AAB">
        <w:rPr>
          <w:rFonts w:ascii="Times New Roman" w:hAnsi="Times New Roman" w:cs="Times New Roman"/>
          <w:sz w:val="24"/>
          <w:szCs w:val="24"/>
        </w:rPr>
        <w:t xml:space="preserve">successfully </w:t>
      </w:r>
      <w:r w:rsidR="00640F52">
        <w:rPr>
          <w:rFonts w:ascii="Times New Roman" w:hAnsi="Times New Roman" w:cs="Times New Roman"/>
          <w:sz w:val="24"/>
          <w:szCs w:val="24"/>
        </w:rPr>
        <w:t xml:space="preserve">applied to a real-world traffic network signal timing problem which involves </w:t>
      </w:r>
      <w:r w:rsidR="00A94AAB">
        <w:rPr>
          <w:rFonts w:ascii="Times New Roman" w:hAnsi="Times New Roman" w:cs="Times New Roman"/>
          <w:sz w:val="24"/>
          <w:szCs w:val="24"/>
        </w:rPr>
        <w:t xml:space="preserve">relative total delay and traffic equity as two stochastic objectives and a probabilistic constraint on the relative vehicular emission. </w:t>
      </w:r>
      <w:r w:rsidR="00CF5082">
        <w:rPr>
          <w:rFonts w:ascii="Times New Roman" w:hAnsi="Times New Roman" w:cs="Times New Roman"/>
          <w:sz w:val="24"/>
          <w:szCs w:val="24"/>
        </w:rPr>
        <w:t xml:space="preserve">Compared to field-implemented signal plan, any </w:t>
      </w:r>
      <w:r w:rsidR="00A94AAB">
        <w:rPr>
          <w:rFonts w:ascii="Times New Roman" w:hAnsi="Times New Roman" w:cs="Times New Roman"/>
          <w:sz w:val="24"/>
          <w:szCs w:val="24"/>
        </w:rPr>
        <w:t xml:space="preserve">solution that is finally found by </w:t>
      </w:r>
      <w:r w:rsidR="00640F52">
        <w:rPr>
          <w:rFonts w:ascii="Times New Roman" w:hAnsi="Times New Roman" w:cs="Times New Roman"/>
          <w:sz w:val="24"/>
          <w:szCs w:val="24"/>
        </w:rPr>
        <w:t xml:space="preserve">our algorithm </w:t>
      </w:r>
      <w:r w:rsidR="00A94AAB">
        <w:rPr>
          <w:rFonts w:ascii="Times New Roman" w:hAnsi="Times New Roman" w:cs="Times New Roman"/>
          <w:sz w:val="24"/>
          <w:szCs w:val="24"/>
        </w:rPr>
        <w:t xml:space="preserve">can </w:t>
      </w:r>
      <w:r w:rsidR="003C3004">
        <w:rPr>
          <w:rFonts w:ascii="Times New Roman" w:hAnsi="Times New Roman" w:cs="Times New Roman"/>
          <w:sz w:val="24"/>
          <w:szCs w:val="24"/>
        </w:rPr>
        <w:t>reduce</w:t>
      </w:r>
      <w:r w:rsidR="00A94AAB">
        <w:rPr>
          <w:rFonts w:ascii="Times New Roman" w:hAnsi="Times New Roman" w:cs="Times New Roman"/>
          <w:sz w:val="24"/>
          <w:szCs w:val="24"/>
        </w:rPr>
        <w:t xml:space="preserve"> </w:t>
      </w:r>
      <w:commentRangeStart w:id="579"/>
      <w:r w:rsidR="00A94AAB" w:rsidRPr="006820FD">
        <w:rPr>
          <w:rFonts w:ascii="Times New Roman" w:hAnsi="Times New Roman" w:cs="Times New Roman"/>
          <w:sz w:val="24"/>
          <w:szCs w:val="24"/>
          <w:highlight w:val="magenta"/>
        </w:rPr>
        <w:t>at least 10%</w:t>
      </w:r>
      <w:r w:rsidR="003C3004" w:rsidRPr="006820FD">
        <w:rPr>
          <w:rFonts w:ascii="Times New Roman" w:hAnsi="Times New Roman" w:cs="Times New Roman"/>
          <w:sz w:val="24"/>
          <w:szCs w:val="24"/>
          <w:highlight w:val="magenta"/>
        </w:rPr>
        <w:t xml:space="preserve"> and 8%</w:t>
      </w:r>
      <w:r w:rsidR="00A94AAB" w:rsidRPr="006820FD">
        <w:rPr>
          <w:rFonts w:ascii="Times New Roman" w:hAnsi="Times New Roman" w:cs="Times New Roman"/>
          <w:sz w:val="24"/>
          <w:szCs w:val="24"/>
          <w:highlight w:val="magenta"/>
        </w:rPr>
        <w:t xml:space="preserve"> </w:t>
      </w:r>
      <w:commentRangeEnd w:id="579"/>
      <w:r w:rsidR="006820FD">
        <w:rPr>
          <w:rStyle w:val="afd"/>
        </w:rPr>
        <w:commentReference w:id="579"/>
      </w:r>
      <w:r w:rsidR="00A94AAB">
        <w:rPr>
          <w:rFonts w:ascii="Times New Roman" w:hAnsi="Times New Roman" w:cs="Times New Roman"/>
          <w:sz w:val="24"/>
          <w:szCs w:val="24"/>
        </w:rPr>
        <w:t>for the mean value</w:t>
      </w:r>
      <w:r w:rsidR="00471C16">
        <w:rPr>
          <w:rFonts w:ascii="Times New Roman" w:hAnsi="Times New Roman" w:cs="Times New Roman"/>
          <w:sz w:val="24"/>
          <w:szCs w:val="24"/>
        </w:rPr>
        <w:t>s</w:t>
      </w:r>
      <w:r w:rsidR="00A94AAB">
        <w:rPr>
          <w:rFonts w:ascii="Times New Roman" w:hAnsi="Times New Roman" w:cs="Times New Roman"/>
          <w:sz w:val="24"/>
          <w:szCs w:val="24"/>
        </w:rPr>
        <w:t xml:space="preserve"> of</w:t>
      </w:r>
      <w:r w:rsidR="003C3004">
        <w:rPr>
          <w:rFonts w:ascii="Times New Roman" w:hAnsi="Times New Roman" w:cs="Times New Roman"/>
          <w:sz w:val="24"/>
          <w:szCs w:val="24"/>
        </w:rPr>
        <w:t xml:space="preserve"> the two</w:t>
      </w:r>
      <w:r w:rsidR="00CF5082">
        <w:rPr>
          <w:rFonts w:ascii="Times New Roman" w:hAnsi="Times New Roman" w:cs="Times New Roman"/>
          <w:sz w:val="24"/>
          <w:szCs w:val="24"/>
        </w:rPr>
        <w:t xml:space="preserve"> objectives</w:t>
      </w:r>
      <w:r w:rsidR="006820FD">
        <w:rPr>
          <w:rFonts w:ascii="Times New Roman" w:hAnsi="Times New Roman" w:cs="Times New Roman"/>
          <w:sz w:val="24"/>
          <w:szCs w:val="24"/>
        </w:rPr>
        <w:t>, respectively</w:t>
      </w:r>
      <w:r w:rsidR="00A94AAB">
        <w:rPr>
          <w:rFonts w:ascii="Times New Roman" w:hAnsi="Times New Roman" w:cs="Times New Roman"/>
          <w:sz w:val="24"/>
          <w:szCs w:val="24"/>
        </w:rPr>
        <w:t xml:space="preserve">. </w:t>
      </w:r>
      <w:r w:rsidR="00CF5082">
        <w:rPr>
          <w:rFonts w:ascii="Times New Roman" w:hAnsi="Times New Roman" w:cs="Times New Roman"/>
          <w:sz w:val="24"/>
          <w:szCs w:val="24"/>
        </w:rPr>
        <w:t xml:space="preserve">Unlike the field implemented signal plan, the solutions found by our algorithm all satisfy the probabilistic constraint, with the expected emission level cut by more </w:t>
      </w:r>
      <w:r w:rsidR="00CF5082" w:rsidRPr="006820FD">
        <w:rPr>
          <w:rFonts w:ascii="Times New Roman" w:hAnsi="Times New Roman" w:cs="Times New Roman"/>
          <w:sz w:val="24"/>
          <w:szCs w:val="24"/>
          <w:highlight w:val="magenta"/>
        </w:rPr>
        <w:t>than 19%</w:t>
      </w:r>
      <w:r w:rsidR="00CF5082">
        <w:rPr>
          <w:rFonts w:ascii="Times New Roman" w:hAnsi="Times New Roman" w:cs="Times New Roman"/>
          <w:sz w:val="24"/>
          <w:szCs w:val="24"/>
        </w:rPr>
        <w:t>.</w:t>
      </w:r>
      <w:r w:rsidR="00ED038F">
        <w:rPr>
          <w:rFonts w:ascii="Times New Roman" w:hAnsi="Times New Roman" w:cs="Times New Roman"/>
          <w:sz w:val="24"/>
          <w:szCs w:val="24"/>
        </w:rPr>
        <w:t xml:space="preserve"> Therefore, </w:t>
      </w:r>
      <w:r w:rsidR="009A013C">
        <w:rPr>
          <w:rFonts w:ascii="Times New Roman" w:hAnsi="Times New Roman" w:cs="Times New Roman"/>
          <w:sz w:val="24"/>
          <w:szCs w:val="24"/>
        </w:rPr>
        <w:t xml:space="preserve">the proposed SO approach is promising in solving probabilistically constrained bi-objective stochastic optimization problems. </w:t>
      </w:r>
      <w:r w:rsidR="004E2312">
        <w:rPr>
          <w:rFonts w:ascii="Times New Roman" w:hAnsi="Times New Roman" w:cs="Times New Roman"/>
          <w:sz w:val="24"/>
          <w:szCs w:val="24"/>
        </w:rPr>
        <w:t>A</w:t>
      </w:r>
      <w:r w:rsidR="00257F73">
        <w:rPr>
          <w:rFonts w:ascii="Times New Roman" w:hAnsi="Times New Roman" w:cs="Times New Roman"/>
          <w:sz w:val="24"/>
          <w:szCs w:val="24"/>
        </w:rPr>
        <w:t>lt</w:t>
      </w:r>
      <w:r w:rsidR="00D3554D">
        <w:rPr>
          <w:rFonts w:ascii="Times New Roman" w:hAnsi="Times New Roman" w:cs="Times New Roman"/>
          <w:sz w:val="24"/>
          <w:szCs w:val="24"/>
        </w:rPr>
        <w:t>hough the simpl</w:t>
      </w:r>
      <w:r w:rsidR="00257F73">
        <w:rPr>
          <w:rFonts w:ascii="Times New Roman" w:hAnsi="Times New Roman" w:cs="Times New Roman"/>
          <w:sz w:val="24"/>
          <w:szCs w:val="24"/>
        </w:rPr>
        <w:t>e</w:t>
      </w:r>
      <w:r w:rsidR="00D3554D">
        <w:rPr>
          <w:rFonts w:ascii="Times New Roman" w:hAnsi="Times New Roman" w:cs="Times New Roman"/>
          <w:sz w:val="24"/>
          <w:szCs w:val="24"/>
        </w:rPr>
        <w:t xml:space="preserve"> quadratic model </w:t>
      </w:r>
      <w:r w:rsidR="00C11854">
        <w:rPr>
          <w:rFonts w:ascii="Times New Roman" w:hAnsi="Times New Roman" w:cs="Times New Roman"/>
          <w:sz w:val="24"/>
          <w:szCs w:val="24"/>
        </w:rPr>
        <w:t>was shown effective</w:t>
      </w:r>
      <w:r w:rsidR="00D3554D">
        <w:rPr>
          <w:rFonts w:ascii="Times New Roman" w:hAnsi="Times New Roman" w:cs="Times New Roman"/>
          <w:sz w:val="24"/>
          <w:szCs w:val="24"/>
        </w:rPr>
        <w:t xml:space="preserve"> in our experiment, o</w:t>
      </w:r>
      <w:r w:rsidR="00BE2C5A">
        <w:rPr>
          <w:rFonts w:ascii="Times New Roman" w:hAnsi="Times New Roman" w:cs="Times New Roman"/>
          <w:sz w:val="24"/>
          <w:szCs w:val="24"/>
        </w:rPr>
        <w:t>ne meaningful future exploration</w:t>
      </w:r>
      <w:r w:rsidR="00FD041C">
        <w:rPr>
          <w:rFonts w:ascii="Times New Roman" w:hAnsi="Times New Roman" w:cs="Times New Roman"/>
          <w:sz w:val="24"/>
          <w:szCs w:val="24"/>
        </w:rPr>
        <w:t xml:space="preserve"> might be </w:t>
      </w:r>
      <w:r w:rsidR="005E4B51">
        <w:rPr>
          <w:rFonts w:ascii="Times New Roman" w:hAnsi="Times New Roman" w:cs="Times New Roman"/>
          <w:sz w:val="24"/>
          <w:szCs w:val="24"/>
        </w:rPr>
        <w:t>design</w:t>
      </w:r>
      <w:r w:rsidR="00D5347F">
        <w:rPr>
          <w:rFonts w:ascii="Times New Roman" w:hAnsi="Times New Roman" w:cs="Times New Roman" w:hint="eastAsia"/>
          <w:sz w:val="24"/>
          <w:szCs w:val="24"/>
        </w:rPr>
        <w:t>ing</w:t>
      </w:r>
      <w:r w:rsidR="005E4B51">
        <w:rPr>
          <w:rFonts w:ascii="Times New Roman" w:hAnsi="Times New Roman" w:cs="Times New Roman"/>
          <w:sz w:val="24"/>
          <w:szCs w:val="24"/>
        </w:rPr>
        <w:t xml:space="preserve"> adaptive feature selection method </w:t>
      </w:r>
      <w:r w:rsidR="00D3554D">
        <w:rPr>
          <w:rFonts w:ascii="Times New Roman" w:hAnsi="Times New Roman" w:cs="Times New Roman"/>
          <w:sz w:val="24"/>
          <w:szCs w:val="24"/>
        </w:rPr>
        <w:t xml:space="preserve">that can tailor </w:t>
      </w:r>
      <w:r w:rsidR="005E4B51">
        <w:rPr>
          <w:rFonts w:ascii="Times New Roman" w:hAnsi="Times New Roman" w:cs="Times New Roman"/>
          <w:sz w:val="24"/>
          <w:szCs w:val="24"/>
        </w:rPr>
        <w:t>the belief model</w:t>
      </w:r>
      <w:r w:rsidR="00D3554D">
        <w:rPr>
          <w:rFonts w:ascii="Times New Roman" w:hAnsi="Times New Roman" w:cs="Times New Roman"/>
          <w:sz w:val="24"/>
          <w:szCs w:val="24"/>
        </w:rPr>
        <w:t xml:space="preserve"> to different problem domains.</w:t>
      </w:r>
      <w:r w:rsidR="000A50D0">
        <w:rPr>
          <w:rFonts w:ascii="Times New Roman" w:hAnsi="Times New Roman" w:cs="Times New Roman"/>
          <w:sz w:val="24"/>
          <w:szCs w:val="24"/>
        </w:rPr>
        <w:t xml:space="preserve"> </w:t>
      </w:r>
    </w:p>
    <w:p w14:paraId="3F09AEE1" w14:textId="77777777" w:rsidR="00FC6973" w:rsidRDefault="00FC6973" w:rsidP="007F5B20">
      <w:pPr>
        <w:adjustRightInd w:val="0"/>
        <w:snapToGrid w:val="0"/>
        <w:rPr>
          <w:rFonts w:ascii="Times New Roman" w:hAnsi="Times New Roman" w:cs="Times New Roman"/>
          <w:sz w:val="24"/>
          <w:szCs w:val="24"/>
        </w:rPr>
      </w:pPr>
    </w:p>
    <w:p w14:paraId="31D55D05" w14:textId="5C47A47F" w:rsidR="00614D94" w:rsidRPr="00AB407F" w:rsidRDefault="00614D94" w:rsidP="00AB407F">
      <w:pPr>
        <w:adjustRightInd w:val="0"/>
        <w:snapToGrid w:val="0"/>
        <w:rPr>
          <w:rFonts w:ascii="Times New Roman" w:hAnsi="Times New Roman" w:cs="Times New Roman"/>
          <w:sz w:val="24"/>
          <w:szCs w:val="24"/>
        </w:rPr>
      </w:pPr>
    </w:p>
    <w:sectPr w:rsidR="00614D94" w:rsidRPr="00AB407F" w:rsidSect="003D0203">
      <w:pgSz w:w="11906" w:h="16838"/>
      <w:pgMar w:top="1440" w:right="1080" w:bottom="1440" w:left="108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Zhen Tan" w:date="2022-09-04T11:33:00Z" w:initials="ZT">
    <w:p w14:paraId="1F7FFB7D" w14:textId="6B2323DC" w:rsidR="00777993" w:rsidRDefault="00777993">
      <w:pPr>
        <w:pStyle w:val="afe"/>
      </w:pPr>
      <w:r>
        <w:rPr>
          <w:rStyle w:val="afd"/>
        </w:rPr>
        <w:annotationRef/>
      </w:r>
      <w:r>
        <w:rPr>
          <w:rFonts w:hint="eastAsia"/>
        </w:rPr>
        <w:t>这个名字到时统一再改</w:t>
      </w:r>
      <w:r>
        <w:rPr>
          <w:rFonts w:hint="eastAsia"/>
        </w:rPr>
        <w:t xml:space="preserve"> </w:t>
      </w:r>
    </w:p>
  </w:comment>
  <w:comment w:id="31" w:author="zhengliang@csu.edu.cn" w:date="2022-08-07T21:10:00Z" w:initials="z">
    <w:p w14:paraId="607C02D7" w14:textId="77777777" w:rsidR="00777993" w:rsidRDefault="00777993">
      <w:pPr>
        <w:pStyle w:val="afe"/>
      </w:pPr>
      <w:r>
        <w:rPr>
          <w:rStyle w:val="afd"/>
        </w:rPr>
        <w:annotationRef/>
      </w:r>
      <w:r>
        <w:rPr>
          <w:rFonts w:hint="eastAsia"/>
        </w:rPr>
        <w:t>应该是</w:t>
      </w:r>
      <w:r>
        <w:rPr>
          <w:rFonts w:hint="eastAsia"/>
        </w:rPr>
        <w:t>i</w:t>
      </w:r>
      <w:r>
        <w:t>??</w:t>
      </w:r>
    </w:p>
    <w:p w14:paraId="4303DC48" w14:textId="24B9FC74" w:rsidR="00777993" w:rsidRDefault="00777993">
      <w:pPr>
        <w:pStyle w:val="afe"/>
      </w:pPr>
      <w:r>
        <w:rPr>
          <w:rFonts w:hint="eastAsia"/>
        </w:rPr>
        <w:t>前后仔细核查？</w:t>
      </w:r>
    </w:p>
  </w:comment>
  <w:comment w:id="32" w:author="bao ji" w:date="2022-08-10T15:05:00Z" w:initials="bj">
    <w:p w14:paraId="64344680" w14:textId="60A7A42E" w:rsidR="00777993" w:rsidRDefault="00777993">
      <w:pPr>
        <w:pStyle w:val="afe"/>
      </w:pPr>
      <w:r>
        <w:rPr>
          <w:rStyle w:val="afd"/>
        </w:rPr>
        <w:annotationRef/>
      </w:r>
      <w:r>
        <w:rPr>
          <w:rFonts w:hint="eastAsia"/>
        </w:rPr>
        <w:t>这个</w:t>
      </w:r>
      <w:r>
        <w:t>i</w:t>
      </w:r>
      <w:r>
        <w:rPr>
          <w:rFonts w:hint="eastAsia"/>
        </w:rPr>
        <w:t>在上面章节被用了，这里改为</w:t>
      </w:r>
      <w:r>
        <w:t>t</w:t>
      </w:r>
    </w:p>
  </w:comment>
  <w:comment w:id="153" w:author="zhengliang@csu.edu.cn" w:date="2022-08-07T21:32:00Z" w:initials="z">
    <w:p w14:paraId="4BF19654" w14:textId="77777777" w:rsidR="00777993" w:rsidRDefault="00777993">
      <w:pPr>
        <w:pStyle w:val="afe"/>
      </w:pPr>
      <w:r>
        <w:rPr>
          <w:rStyle w:val="afd"/>
        </w:rPr>
        <w:annotationRef/>
      </w:r>
      <w:r>
        <w:rPr>
          <w:rFonts w:hint="eastAsia"/>
        </w:rPr>
        <w:t>你这里是估计啥子？</w:t>
      </w:r>
    </w:p>
    <w:p w14:paraId="0C189FB3" w14:textId="3B936903" w:rsidR="00777993" w:rsidRDefault="00777993">
      <w:pPr>
        <w:pStyle w:val="afe"/>
      </w:pPr>
      <w:r w:rsidRPr="00FB19B9">
        <w:rPr>
          <w:rFonts w:ascii="Times New Roman" w:hAnsi="Times New Roman" w:cs="Times New Roman"/>
          <w:bCs/>
          <w:sz w:val="24"/>
          <w:szCs w:val="24"/>
          <w:highlight w:val="yellow"/>
        </w:rPr>
        <w:t>constraint</w:t>
      </w:r>
      <w:r>
        <w:rPr>
          <w:rStyle w:val="afd"/>
        </w:rPr>
        <w:annotationRef/>
      </w:r>
      <w:r>
        <w:rPr>
          <w:rFonts w:ascii="Times New Roman" w:hAnsi="Times New Roman" w:cs="Times New Roman"/>
          <w:bCs/>
          <w:sz w:val="24"/>
          <w:szCs w:val="24"/>
        </w:rPr>
        <w:t xml:space="preserve"> function value ?</w:t>
      </w:r>
    </w:p>
  </w:comment>
  <w:comment w:id="154" w:author="bao ji" w:date="2022-08-10T15:55:00Z" w:initials="bj">
    <w:p w14:paraId="63BB9B2C" w14:textId="74F51209" w:rsidR="00777993" w:rsidRPr="00536706" w:rsidRDefault="00777993">
      <w:pPr>
        <w:pStyle w:val="afe"/>
      </w:pPr>
      <w:r>
        <w:rPr>
          <w:rStyle w:val="afd"/>
        </w:rPr>
        <w:annotationRef/>
      </w:r>
      <w:r>
        <w:rPr>
          <w:rFonts w:hint="eastAsia"/>
        </w:rPr>
        <w:t>代理模型用来估计</w:t>
      </w:r>
      <w:r w:rsidRPr="00536706">
        <w:rPr>
          <w:rFonts w:ascii="Cambria Math" w:eastAsia="Cambria Math" w:hAnsi="Cambria Math" w:cs="Times New Roman"/>
          <w:i/>
          <w:sz w:val="24"/>
          <w:szCs w:val="24"/>
        </w:rPr>
        <w:t xml:space="preserve"> </w:t>
      </w:r>
      <m:oMath>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m:rPr>
            <m:sty m:val="p"/>
          </m:rPr>
          <w:rPr>
            <w:rFonts w:ascii="Cambria Math" w:eastAsia="宋体" w:hAnsi="Cambria Math" w:cs="宋体" w:hint="eastAsia"/>
            <w:sz w:val="24"/>
            <w:szCs w:val="24"/>
          </w:rPr>
          <m:t>的</m:t>
        </m:r>
      </m:oMath>
      <w:r>
        <w:rPr>
          <w:rFonts w:ascii="宋体" w:eastAsia="宋体" w:hAnsi="宋体" w:cs="宋体" w:hint="eastAsia"/>
          <w:sz w:val="24"/>
          <w:szCs w:val="24"/>
        </w:rPr>
        <w:t>期望值</w:t>
      </w:r>
    </w:p>
  </w:comment>
  <w:comment w:id="155" w:author="Zhen Tan" w:date="2022-09-04T11:40:00Z" w:initials="ZT">
    <w:p w14:paraId="31BE7122" w14:textId="44BA60AC" w:rsidR="00777993" w:rsidRDefault="00777993">
      <w:pPr>
        <w:pStyle w:val="afe"/>
      </w:pPr>
      <w:r>
        <w:rPr>
          <w:rStyle w:val="afd"/>
        </w:rPr>
        <w:annotationRef/>
      </w:r>
      <w:r>
        <w:rPr>
          <w:rFonts w:hint="eastAsia"/>
        </w:rPr>
        <w:t>加了个</w:t>
      </w:r>
      <w:r>
        <w:rPr>
          <w:rFonts w:hint="eastAsia"/>
        </w:rPr>
        <w:t>function</w:t>
      </w:r>
    </w:p>
  </w:comment>
  <w:comment w:id="162" w:author="zhengliang@csu.edu.cn" w:date="2022-08-07T21:45:00Z" w:initials="z">
    <w:p w14:paraId="6AF77610" w14:textId="77777777" w:rsidR="00777993" w:rsidRDefault="00777993" w:rsidP="00021266">
      <w:pPr>
        <w:pStyle w:val="afe"/>
      </w:pPr>
      <w:r>
        <w:rPr>
          <w:rStyle w:val="afd"/>
        </w:rPr>
        <w:annotationRef/>
      </w:r>
      <w:r>
        <w:rPr>
          <w:rFonts w:hint="eastAsia"/>
        </w:rPr>
        <w:t>符号串了！</w:t>
      </w:r>
    </w:p>
    <w:p w14:paraId="32794404" w14:textId="77777777" w:rsidR="00777993" w:rsidRDefault="00777993" w:rsidP="00021266">
      <w:pPr>
        <w:pStyle w:val="afe"/>
      </w:pPr>
      <w:r>
        <w:rPr>
          <w:rFonts w:hint="eastAsia"/>
        </w:rPr>
        <w:t>换个标号把！</w:t>
      </w:r>
    </w:p>
  </w:comment>
  <w:comment w:id="163" w:author="bao ji" w:date="2022-08-10T15:58:00Z" w:initials="bj">
    <w:p w14:paraId="71331F32" w14:textId="77777777" w:rsidR="00777993" w:rsidRDefault="00777993" w:rsidP="00021266">
      <w:pPr>
        <w:pStyle w:val="afe"/>
      </w:pPr>
      <w:r>
        <w:rPr>
          <w:rStyle w:val="afd"/>
        </w:rPr>
        <w:annotationRef/>
      </w:r>
      <w:r>
        <w:rPr>
          <w:rFonts w:hint="eastAsia"/>
        </w:rPr>
        <w:t>这里</w:t>
      </w:r>
      <w:r>
        <w:rPr>
          <w:rFonts w:hint="eastAsia"/>
        </w:rPr>
        <w:t>i</w:t>
      </w:r>
      <w:r>
        <w:rPr>
          <w:rFonts w:hint="eastAsia"/>
        </w:rPr>
        <w:t>与上面的章节保持一致吧，卡年的</w:t>
      </w:r>
      <w:r>
        <w:rPr>
          <w:rFonts w:hint="eastAsia"/>
        </w:rPr>
        <w:t>x</w:t>
      </w:r>
      <w:r>
        <w:rPr>
          <w:rFonts w:hint="eastAsia"/>
        </w:rPr>
        <w:t>下标改为</w:t>
      </w:r>
      <w:r>
        <w:rPr>
          <w:rFonts w:hint="eastAsia"/>
        </w:rPr>
        <w:t>t</w:t>
      </w:r>
    </w:p>
  </w:comment>
  <w:comment w:id="213" w:author="zhengliang@csu.edu.cn" w:date="2022-08-07T21:51:00Z" w:initials="z">
    <w:p w14:paraId="727E0FBE" w14:textId="77777777" w:rsidR="00777993" w:rsidRDefault="00777993">
      <w:pPr>
        <w:pStyle w:val="afe"/>
      </w:pPr>
      <w:r>
        <w:rPr>
          <w:rStyle w:val="afd"/>
        </w:rPr>
        <w:annotationRef/>
      </w:r>
      <w:r>
        <w:rPr>
          <w:rFonts w:hint="eastAsia"/>
        </w:rPr>
        <w:t>你这符号乱七八糟的哈。</w:t>
      </w:r>
    </w:p>
    <w:p w14:paraId="33C0AC71" w14:textId="77777777" w:rsidR="00777993" w:rsidRDefault="00777993">
      <w:pPr>
        <w:pStyle w:val="afe"/>
      </w:pPr>
      <w:r>
        <w:rPr>
          <w:rFonts w:hint="eastAsia"/>
        </w:rPr>
        <w:t>老大，这是写论文！不要整篇都搞出这种问题</w:t>
      </w:r>
    </w:p>
    <w:p w14:paraId="09B8B911" w14:textId="66CC8753" w:rsidR="00777993" w:rsidRDefault="00777993">
      <w:pPr>
        <w:pStyle w:val="afe"/>
      </w:pPr>
      <w:r>
        <w:rPr>
          <w:rFonts w:hint="eastAsia"/>
        </w:rPr>
        <w:t>严谨！</w:t>
      </w:r>
    </w:p>
  </w:comment>
  <w:comment w:id="224" w:author="zhengliang@csu.edu.cn" w:date="2022-08-07T21:51:00Z" w:initials="z">
    <w:p w14:paraId="220C524F" w14:textId="77777777" w:rsidR="00777993" w:rsidRDefault="00777993" w:rsidP="00021266">
      <w:pPr>
        <w:pStyle w:val="afe"/>
      </w:pPr>
      <w:r>
        <w:rPr>
          <w:rStyle w:val="afd"/>
        </w:rPr>
        <w:annotationRef/>
      </w:r>
      <w:r>
        <w:rPr>
          <w:rFonts w:hint="eastAsia"/>
        </w:rPr>
        <w:t>你这符号乱七八糟的哈。</w:t>
      </w:r>
    </w:p>
    <w:p w14:paraId="4DBE72AC" w14:textId="77777777" w:rsidR="00777993" w:rsidRDefault="00777993" w:rsidP="00021266">
      <w:pPr>
        <w:pStyle w:val="afe"/>
      </w:pPr>
      <w:r>
        <w:rPr>
          <w:rFonts w:hint="eastAsia"/>
        </w:rPr>
        <w:t>老大，这是写论文！不要整篇都搞出这种问题</w:t>
      </w:r>
    </w:p>
    <w:p w14:paraId="1E41FF63" w14:textId="77777777" w:rsidR="00777993" w:rsidRDefault="00777993" w:rsidP="00021266">
      <w:pPr>
        <w:pStyle w:val="afe"/>
      </w:pPr>
      <w:r>
        <w:rPr>
          <w:rFonts w:hint="eastAsia"/>
        </w:rPr>
        <w:t>严谨！</w:t>
      </w:r>
    </w:p>
  </w:comment>
  <w:comment w:id="226" w:author="Zhen Tan" w:date="2022-09-04T16:40:00Z" w:initials="ZT">
    <w:p w14:paraId="7721CCF8" w14:textId="79375E04" w:rsidR="00777993" w:rsidRDefault="00777993">
      <w:pPr>
        <w:pStyle w:val="afe"/>
      </w:pPr>
      <w:r>
        <w:rPr>
          <w:rStyle w:val="afd"/>
        </w:rPr>
        <w:annotationRef/>
      </w:r>
      <w:r>
        <w:rPr>
          <w:rFonts w:hint="eastAsia"/>
        </w:rPr>
        <w:t>稍微改了下</w:t>
      </w:r>
    </w:p>
  </w:comment>
  <w:comment w:id="244" w:author="zhengliang@csu.edu.cn" w:date="2022-08-07T21:45:00Z" w:initials="z">
    <w:p w14:paraId="7FDC36ED" w14:textId="77777777" w:rsidR="00777993" w:rsidRDefault="00777993">
      <w:pPr>
        <w:pStyle w:val="afe"/>
      </w:pPr>
      <w:r>
        <w:rPr>
          <w:rStyle w:val="afd"/>
        </w:rPr>
        <w:annotationRef/>
      </w:r>
      <w:r>
        <w:rPr>
          <w:rFonts w:hint="eastAsia"/>
        </w:rPr>
        <w:t>符号串了！</w:t>
      </w:r>
    </w:p>
    <w:p w14:paraId="2A2C75F3" w14:textId="689EF394" w:rsidR="00777993" w:rsidRDefault="00777993">
      <w:pPr>
        <w:pStyle w:val="afe"/>
      </w:pPr>
      <w:r>
        <w:rPr>
          <w:rFonts w:hint="eastAsia"/>
        </w:rPr>
        <w:t>换个标号把！</w:t>
      </w:r>
    </w:p>
  </w:comment>
  <w:comment w:id="245" w:author="bao ji" w:date="2022-08-10T15:58:00Z" w:initials="bj">
    <w:p w14:paraId="5004894B" w14:textId="192C0E35" w:rsidR="00777993" w:rsidRDefault="00777993">
      <w:pPr>
        <w:pStyle w:val="afe"/>
      </w:pPr>
      <w:r>
        <w:rPr>
          <w:rStyle w:val="afd"/>
        </w:rPr>
        <w:annotationRef/>
      </w:r>
      <w:r>
        <w:rPr>
          <w:rFonts w:hint="eastAsia"/>
        </w:rPr>
        <w:t>这里</w:t>
      </w:r>
      <w:r>
        <w:rPr>
          <w:rFonts w:hint="eastAsia"/>
        </w:rPr>
        <w:t>i</w:t>
      </w:r>
      <w:r>
        <w:rPr>
          <w:rFonts w:hint="eastAsia"/>
        </w:rPr>
        <w:t>与上面的章节保持一致吧，卡年的</w:t>
      </w:r>
      <w:r>
        <w:rPr>
          <w:rFonts w:hint="eastAsia"/>
        </w:rPr>
        <w:t>x</w:t>
      </w:r>
      <w:r>
        <w:rPr>
          <w:rFonts w:hint="eastAsia"/>
        </w:rPr>
        <w:t>下标改为</w:t>
      </w:r>
      <w:r>
        <w:rPr>
          <w:rFonts w:hint="eastAsia"/>
        </w:rPr>
        <w:t>t</w:t>
      </w:r>
    </w:p>
  </w:comment>
  <w:comment w:id="273" w:author="zhengliang@csu.edu.cn" w:date="2022-08-07T22:01:00Z" w:initials="z">
    <w:p w14:paraId="54B31C85" w14:textId="77777777" w:rsidR="00777993" w:rsidRDefault="00777993">
      <w:pPr>
        <w:pStyle w:val="afe"/>
      </w:pPr>
      <w:r>
        <w:rPr>
          <w:rStyle w:val="afd"/>
        </w:rPr>
        <w:annotationRef/>
      </w:r>
      <w:r>
        <w:rPr>
          <w:rFonts w:hint="eastAsia"/>
        </w:rPr>
        <w:t>你道理准备用哪个符号来标识</w:t>
      </w:r>
      <w:r>
        <w:rPr>
          <w:rFonts w:hint="eastAsia"/>
        </w:rPr>
        <w:t>c</w:t>
      </w:r>
      <w:r>
        <w:t>ombination index?</w:t>
      </w:r>
    </w:p>
    <w:p w14:paraId="43AC44AC" w14:textId="43E1EF07" w:rsidR="00777993" w:rsidRDefault="00777993">
      <w:pPr>
        <w:pStyle w:val="afe"/>
      </w:pPr>
      <w:r>
        <w:t>q(x) or w ??</w:t>
      </w:r>
    </w:p>
  </w:comment>
  <w:comment w:id="274" w:author="bao ji" w:date="2022-08-10T16:10:00Z" w:initials="bj">
    <w:p w14:paraId="048EE7BC" w14:textId="4F6365E0" w:rsidR="00777993" w:rsidRDefault="00777993">
      <w:pPr>
        <w:pStyle w:val="afe"/>
      </w:pPr>
      <w:r>
        <w:rPr>
          <w:rStyle w:val="afd"/>
        </w:rPr>
        <w:annotationRef/>
      </w:r>
      <w:r>
        <w:rPr>
          <w:rFonts w:hint="eastAsia"/>
        </w:rPr>
        <w:t>这里与前面章节保持一致，用</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oMath>
    </w:p>
  </w:comment>
  <w:comment w:id="275" w:author="Zhen Tan" w:date="2022-09-04T16:24:00Z" w:initials="ZT">
    <w:p w14:paraId="74BF4746" w14:textId="5FE206E0" w:rsidR="00777993" w:rsidRDefault="00777993">
      <w:pPr>
        <w:pStyle w:val="afe"/>
      </w:pPr>
      <w:r>
        <w:rPr>
          <w:rStyle w:val="afd"/>
        </w:rPr>
        <w:annotationRef/>
      </w:r>
      <w:r>
        <w:rPr>
          <w:rFonts w:hint="eastAsia"/>
        </w:rPr>
        <w:t>这里先用</w:t>
      </w:r>
      <w:r>
        <w:rPr>
          <w:rFonts w:hint="eastAsia"/>
        </w:rPr>
        <w:t>w</w:t>
      </w:r>
      <w:r>
        <w:rPr>
          <w:rFonts w:hint="eastAsia"/>
        </w:rPr>
        <w:t>，后面再用</w:t>
      </w:r>
      <w:r w:rsidRPr="005B1CE6">
        <w:rPr>
          <w:rFonts w:hint="eastAsia"/>
          <w:i/>
        </w:rPr>
        <w:t>q</w:t>
      </w:r>
      <w:r>
        <w:t>(</w:t>
      </w:r>
      <w:r w:rsidRPr="005B1CE6">
        <w:rPr>
          <w:b/>
        </w:rPr>
        <w:t>x</w:t>
      </w:r>
      <w:r>
        <w:t>)</w:t>
      </w:r>
    </w:p>
  </w:comment>
  <w:comment w:id="291" w:author="zhengliang@csu.edu.cn" w:date="2022-08-07T22:01:00Z" w:initials="z">
    <w:p w14:paraId="2DF36317" w14:textId="77777777" w:rsidR="00777993" w:rsidRDefault="00777993" w:rsidP="007F1932">
      <w:pPr>
        <w:pStyle w:val="afe"/>
      </w:pPr>
      <w:r>
        <w:rPr>
          <w:rStyle w:val="afd"/>
        </w:rPr>
        <w:annotationRef/>
      </w:r>
      <w:r>
        <w:rPr>
          <w:rFonts w:hint="eastAsia"/>
        </w:rPr>
        <w:t>你道理准备用哪个符号来标识</w:t>
      </w:r>
      <w:r>
        <w:rPr>
          <w:rFonts w:hint="eastAsia"/>
        </w:rPr>
        <w:t>c</w:t>
      </w:r>
      <w:r>
        <w:t>ombination index?</w:t>
      </w:r>
    </w:p>
    <w:p w14:paraId="6D2D29CB" w14:textId="77777777" w:rsidR="00777993" w:rsidRDefault="00777993" w:rsidP="007F1932">
      <w:pPr>
        <w:pStyle w:val="afe"/>
      </w:pPr>
      <w:r>
        <w:t>q(x) or w ??</w:t>
      </w:r>
    </w:p>
  </w:comment>
  <w:comment w:id="364" w:author="Zhen Tan" w:date="2022-09-04T19:33:00Z" w:initials="ZT">
    <w:p w14:paraId="4DD77EC0" w14:textId="2C4DACD5" w:rsidR="00777993" w:rsidRDefault="00777993">
      <w:pPr>
        <w:pStyle w:val="afe"/>
      </w:pPr>
      <w:r>
        <w:rPr>
          <w:rStyle w:val="afd"/>
        </w:rPr>
        <w:annotationRef/>
      </w:r>
      <w:r>
        <w:rPr>
          <w:rFonts w:hint="eastAsia"/>
        </w:rPr>
        <w:t>这个</w:t>
      </w:r>
      <w:r>
        <w:rPr>
          <w:rFonts w:hint="eastAsia"/>
        </w:rPr>
        <w:t>l</w:t>
      </w:r>
      <w:r>
        <w:t>earned solution</w:t>
      </w:r>
      <w:r>
        <w:rPr>
          <w:rFonts w:hint="eastAsia"/>
        </w:rPr>
        <w:t>的表达好像没怎么见过，可以吗？</w:t>
      </w:r>
    </w:p>
  </w:comment>
  <w:comment w:id="386" w:author="zhengliang@csu.edu.cn" w:date="2022-08-08T08:34:00Z" w:initials="z">
    <w:p w14:paraId="07729151" w14:textId="77777777" w:rsidR="00777993" w:rsidRDefault="00777993" w:rsidP="00950235">
      <w:pPr>
        <w:pStyle w:val="afe"/>
      </w:pPr>
      <w:r>
        <w:rPr>
          <w:rStyle w:val="afd"/>
        </w:rPr>
        <w:annotationRef/>
      </w:r>
      <w:r>
        <w:rPr>
          <w:rFonts w:hint="eastAsia"/>
        </w:rPr>
        <w:t>请用灰色标识，图中是黑色哈！</w:t>
      </w:r>
    </w:p>
    <w:p w14:paraId="513D7C1C" w14:textId="77777777" w:rsidR="00777993" w:rsidRDefault="00777993" w:rsidP="00950235">
      <w:pPr>
        <w:pStyle w:val="afe"/>
      </w:pPr>
      <w:r>
        <w:rPr>
          <w:rFonts w:hint="eastAsia"/>
        </w:rPr>
        <w:t>图文不一致</w:t>
      </w:r>
    </w:p>
    <w:p w14:paraId="3ECF140A" w14:textId="77777777" w:rsidR="00777993" w:rsidRDefault="00777993" w:rsidP="00950235">
      <w:pPr>
        <w:pStyle w:val="afe"/>
      </w:pPr>
    </w:p>
  </w:comment>
  <w:comment w:id="387" w:author="bao ji" w:date="2022-08-12T21:41:00Z" w:initials="bj">
    <w:p w14:paraId="24A8E21E" w14:textId="031C9758" w:rsidR="00777993" w:rsidRDefault="00777993">
      <w:pPr>
        <w:pStyle w:val="afe"/>
      </w:pPr>
      <w:r>
        <w:rPr>
          <w:rStyle w:val="afd"/>
        </w:rPr>
        <w:annotationRef/>
      </w:r>
      <w:r>
        <w:rPr>
          <w:rFonts w:hint="eastAsia"/>
        </w:rPr>
        <w:t>改为灰色</w:t>
      </w:r>
    </w:p>
  </w:comment>
  <w:comment w:id="382" w:author="zhengliang@csu.edu.cn" w:date="2022-08-08T08:56:00Z" w:initials="z">
    <w:p w14:paraId="35CDC16A" w14:textId="78242369" w:rsidR="00777993" w:rsidRDefault="00777993">
      <w:pPr>
        <w:pStyle w:val="afe"/>
      </w:pPr>
      <w:r>
        <w:rPr>
          <w:rStyle w:val="afd"/>
        </w:rPr>
        <w:annotationRef/>
      </w:r>
      <w:r>
        <w:rPr>
          <w:rFonts w:hint="eastAsia"/>
        </w:rPr>
        <w:t>为什么在左边，是不是可以解释下！</w:t>
      </w:r>
    </w:p>
  </w:comment>
  <w:comment w:id="383" w:author="bao ji" w:date="2022-08-12T21:49:00Z" w:initials="bj">
    <w:p w14:paraId="5B5404F7" w14:textId="33E4E67E" w:rsidR="00777993" w:rsidRPr="005A7613" w:rsidRDefault="00777993">
      <w:pPr>
        <w:pStyle w:val="afe"/>
        <w:rPr>
          <w:i/>
          <w:iCs/>
        </w:rPr>
      </w:pPr>
      <w:r>
        <w:rPr>
          <w:rStyle w:val="afd"/>
        </w:rPr>
        <w:annotationRef/>
      </w:r>
      <w:r>
        <w:rPr>
          <w:rFonts w:hint="eastAsia"/>
        </w:rPr>
        <w:t>因为</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r>
          <m:rPr>
            <m:sty m:val="p"/>
          </m:rPr>
          <w:rPr>
            <w:rFonts w:ascii="Cambria Math" w:hAnsi="Cambria Math" w:cs="Times New Roman" w:hint="eastAsia"/>
            <w:sz w:val="24"/>
            <w:szCs w:val="24"/>
          </w:rPr>
          <m:t>函数为简单的与一次项函数</m:t>
        </m:r>
      </m:oMath>
      <w:r>
        <w:rPr>
          <w:rFonts w:hint="eastAsia"/>
          <w:iCs/>
          <w:sz w:val="24"/>
          <w:szCs w:val="24"/>
        </w:rPr>
        <w:t>仅与</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m:rPr>
            <m:sty m:val="p"/>
          </m:rPr>
          <w:rPr>
            <w:rFonts w:ascii="Cambria Math" w:hAnsi="Cambria Math" w:cs="Times New Roman" w:hint="eastAsia"/>
            <w:sz w:val="24"/>
            <w:szCs w:val="24"/>
          </w:rPr>
          <m:t>有关</m:t>
        </m:r>
      </m:oMath>
      <w:r>
        <w:rPr>
          <w:rFonts w:hint="eastAsia"/>
          <w:iCs/>
          <w:sz w:val="24"/>
          <w:szCs w:val="24"/>
        </w:rPr>
        <w:t>，</w:t>
      </w:r>
      <w:r>
        <w:rPr>
          <w:rFonts w:hint="eastAsia"/>
          <w:sz w:val="24"/>
          <w:szCs w:val="24"/>
        </w:rPr>
        <w:t>所以由一次项和二次项构成的多项式型的代理模型能够容易拟合出其真实函数形式</w:t>
      </w:r>
      <w:r>
        <w:rPr>
          <w:rFonts w:hint="eastAsia"/>
          <w:iCs/>
          <w:sz w:val="24"/>
          <w:szCs w:val="24"/>
        </w:rPr>
        <w:t>，并判断出当</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m:t>
        </m:r>
      </m:oMath>
      <w:r>
        <w:rPr>
          <w:rFonts w:hint="eastAsia"/>
          <w:sz w:val="24"/>
          <w:szCs w:val="24"/>
        </w:rPr>
        <w:t>时</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oMath>
      <w:r>
        <w:rPr>
          <w:rFonts w:hint="eastAsia"/>
          <w:sz w:val="24"/>
          <w:szCs w:val="24"/>
        </w:rPr>
        <w:t>能够取得最小值。</w:t>
      </w:r>
    </w:p>
  </w:comment>
  <w:comment w:id="398" w:author="zhengliang@csu.edu.cn" w:date="2022-08-08T09:28:00Z" w:initials="z">
    <w:p w14:paraId="74CEA359" w14:textId="77777777" w:rsidR="00777993" w:rsidRDefault="00777993">
      <w:pPr>
        <w:pStyle w:val="afe"/>
      </w:pPr>
      <w:r>
        <w:rPr>
          <w:rStyle w:val="afd"/>
        </w:rPr>
        <w:annotationRef/>
      </w:r>
      <w:r>
        <w:rPr>
          <w:rFonts w:hint="eastAsia"/>
        </w:rPr>
        <w:t>啥玩意！</w:t>
      </w:r>
    </w:p>
    <w:p w14:paraId="45DA4625" w14:textId="16B9DD6F" w:rsidR="00777993" w:rsidRDefault="00777993">
      <w:pPr>
        <w:pStyle w:val="afe"/>
      </w:pPr>
      <w:r>
        <w:rPr>
          <w:rFonts w:hint="eastAsia"/>
        </w:rPr>
        <w:t>审稿人还会记得或知道这玩意？</w:t>
      </w:r>
    </w:p>
  </w:comment>
  <w:comment w:id="399" w:author="bao ji" w:date="2022-08-10T17:11:00Z" w:initials="bj">
    <w:p w14:paraId="3BCC3725" w14:textId="38F6DB10" w:rsidR="00777993" w:rsidRDefault="00777993">
      <w:pPr>
        <w:pStyle w:val="afe"/>
      </w:pPr>
      <w:r>
        <w:rPr>
          <w:rStyle w:val="afd"/>
        </w:rPr>
        <w:annotationRef/>
      </w:r>
      <w:r>
        <w:rPr>
          <w:rFonts w:hint="eastAsia"/>
        </w:rPr>
        <w:t>这个是指前面</w:t>
      </w:r>
      <w:r>
        <w:rPr>
          <w:rFonts w:hint="eastAsia"/>
        </w:rPr>
        <w:t>section4</w:t>
      </w:r>
      <w:r>
        <w:t>.3</w:t>
      </w:r>
      <w:r>
        <w:rPr>
          <w:rFonts w:hint="eastAsia"/>
        </w:rPr>
        <w:t>中提到的第一部分随机在决策空间采样的候选解。</w:t>
      </w:r>
    </w:p>
  </w:comment>
  <w:comment w:id="400" w:author="Zhen Tan" w:date="2022-09-04T17:28:00Z" w:initials="ZT">
    <w:p w14:paraId="1B71570B" w14:textId="3D2FF0DE" w:rsidR="00777993" w:rsidRDefault="00777993">
      <w:pPr>
        <w:pStyle w:val="afe"/>
      </w:pPr>
      <w:r>
        <w:rPr>
          <w:rStyle w:val="afd"/>
        </w:rPr>
        <w:annotationRef/>
      </w:r>
      <w:r>
        <w:rPr>
          <w:rFonts w:hint="eastAsia"/>
        </w:rPr>
        <w:t>图例中几个标记的解释之间能否空行？另外</w:t>
      </w:r>
      <w:r>
        <w:rPr>
          <w:rFonts w:hint="eastAsia"/>
        </w:rPr>
        <w:t xml:space="preserve"> </w:t>
      </w:r>
      <w:r>
        <w:t>iterative solution</w:t>
      </w:r>
      <w:r>
        <w:rPr>
          <w:rFonts w:hint="eastAsia"/>
        </w:rPr>
        <w:t>是那些采样点吗？如果是感觉用</w:t>
      </w:r>
      <w:r>
        <w:rPr>
          <w:rFonts w:hint="eastAsia"/>
        </w:rPr>
        <w:t>sampled</w:t>
      </w:r>
      <w:r>
        <w:t xml:space="preserve"> solution</w:t>
      </w:r>
      <w:r>
        <w:rPr>
          <w:rFonts w:hint="eastAsia"/>
        </w:rPr>
        <w:t>更好点？</w:t>
      </w:r>
    </w:p>
  </w:comment>
  <w:comment w:id="401" w:author="zhengliang@csu.edu.cn" w:date="2022-08-08T08:31:00Z" w:initials="z">
    <w:p w14:paraId="2637339F" w14:textId="3590F00B" w:rsidR="00777993" w:rsidRDefault="00777993">
      <w:pPr>
        <w:pStyle w:val="afe"/>
      </w:pPr>
      <w:r>
        <w:rPr>
          <w:rStyle w:val="afd"/>
        </w:rPr>
        <w:annotationRef/>
      </w:r>
      <w:r>
        <w:rPr>
          <w:rFonts w:hint="eastAsia"/>
        </w:rPr>
        <w:t>三角形的解是包括迭代</w:t>
      </w:r>
      <w:r>
        <w:t>+</w:t>
      </w:r>
      <w:r>
        <w:rPr>
          <w:rFonts w:hint="eastAsia"/>
        </w:rPr>
        <w:t>代理模型两种情况的前沿面么？</w:t>
      </w:r>
    </w:p>
    <w:p w14:paraId="1455B947" w14:textId="02FB7F2E" w:rsidR="00777993" w:rsidRDefault="00777993">
      <w:pPr>
        <w:pStyle w:val="afe"/>
      </w:pPr>
      <w:r>
        <w:rPr>
          <w:rFonts w:hint="eastAsia"/>
        </w:rPr>
        <w:t>包骥：不是，三角形只是根据最后的后验代理模型和后验方差得到的。</w:t>
      </w:r>
    </w:p>
    <w:p w14:paraId="41620530" w14:textId="77777777" w:rsidR="00777993" w:rsidRDefault="00777993">
      <w:pPr>
        <w:pStyle w:val="afe"/>
      </w:pPr>
    </w:p>
    <w:p w14:paraId="77EA672C" w14:textId="4254290C" w:rsidR="00777993" w:rsidRDefault="00777993">
      <w:pPr>
        <w:pStyle w:val="afe"/>
      </w:pPr>
      <w:r>
        <w:rPr>
          <w:rFonts w:hint="eastAsia"/>
        </w:rPr>
        <w:t>图</w:t>
      </w:r>
      <w:r>
        <w:t>(a)</w:t>
      </w:r>
      <w:r>
        <w:rPr>
          <w:rFonts w:hint="eastAsia"/>
        </w:rPr>
        <w:t>显示右边两个小三角形好像有问题，非支配关系检查！</w:t>
      </w:r>
    </w:p>
    <w:p w14:paraId="31B78F9F" w14:textId="208E0E1F" w:rsidR="00777993" w:rsidRDefault="00777993">
      <w:pPr>
        <w:pStyle w:val="afe"/>
      </w:pPr>
      <w:r>
        <w:rPr>
          <w:rFonts w:hint="eastAsia"/>
        </w:rPr>
        <w:t>包骥：这里的蓝色三角形是指落在理论前沿面的解，那两个灰色三角形没有准确落在前沿面上面。</w:t>
      </w:r>
    </w:p>
    <w:p w14:paraId="04C0787B" w14:textId="77777777" w:rsidR="00777993" w:rsidRDefault="00777993">
      <w:pPr>
        <w:pStyle w:val="afe"/>
      </w:pPr>
    </w:p>
    <w:p w14:paraId="42F527F7" w14:textId="3C0F76A0" w:rsidR="00777993" w:rsidRDefault="00777993">
      <w:pPr>
        <w:pStyle w:val="afe"/>
      </w:pPr>
      <w:r>
        <w:rPr>
          <w:rFonts w:hint="eastAsia"/>
        </w:rPr>
        <w:t>这种</w:t>
      </w:r>
      <w:r>
        <w:rPr>
          <w:rFonts w:hint="eastAsia"/>
        </w:rPr>
        <w:t>l</w:t>
      </w:r>
      <w:r>
        <w:t>egen</w:t>
      </w:r>
      <w:r>
        <w:rPr>
          <w:rFonts w:hint="eastAsia"/>
        </w:rPr>
        <w:t>d</w:t>
      </w:r>
      <w:r>
        <w:rPr>
          <w:rFonts w:hint="eastAsia"/>
        </w:rPr>
        <w:t>放一个就好了吧，信息太重复了，看着碍眼，这都是灵活的哈！</w:t>
      </w:r>
    </w:p>
    <w:p w14:paraId="57C361F7" w14:textId="45B0ED22" w:rsidR="00777993" w:rsidRDefault="00777993">
      <w:pPr>
        <w:pStyle w:val="afe"/>
      </w:pPr>
      <w:r>
        <w:rPr>
          <w:rFonts w:hint="eastAsia"/>
        </w:rPr>
        <w:t>放到图（</w:t>
      </w:r>
      <w:r>
        <w:t>c</w:t>
      </w:r>
      <w:r>
        <w:rPr>
          <w:rFonts w:hint="eastAsia"/>
        </w:rPr>
        <w:t>）右边就行，我有个文章的图也是这么处理的。</w:t>
      </w:r>
    </w:p>
  </w:comment>
  <w:comment w:id="402" w:author="zhengliang@csu.edu.cn" w:date="2022-08-08T11:32:00Z" w:initials="z">
    <w:p w14:paraId="6F9D1344" w14:textId="77777777" w:rsidR="00777993" w:rsidRDefault="00777993">
      <w:pPr>
        <w:pStyle w:val="afe"/>
      </w:pPr>
      <w:r>
        <w:rPr>
          <w:rStyle w:val="afd"/>
        </w:rPr>
        <w:annotationRef/>
      </w:r>
      <w:r>
        <w:rPr>
          <w:rFonts w:hint="eastAsia"/>
        </w:rPr>
        <w:t>是从代理模型出来的么？</w:t>
      </w:r>
    </w:p>
    <w:p w14:paraId="6B92E571" w14:textId="77777777" w:rsidR="00777993" w:rsidRDefault="00777993">
      <w:pPr>
        <w:pStyle w:val="afe"/>
      </w:pPr>
      <w:r>
        <w:rPr>
          <w:rFonts w:hint="eastAsia"/>
        </w:rPr>
        <w:t>还是历史迭代的，需要讲清楚？</w:t>
      </w:r>
    </w:p>
    <w:p w14:paraId="5A3D084D" w14:textId="07052617" w:rsidR="00777993" w:rsidRDefault="00777993">
      <w:pPr>
        <w:pStyle w:val="afe"/>
      </w:pPr>
    </w:p>
  </w:comment>
  <w:comment w:id="403" w:author="bao ji" w:date="2022-08-10T20:15:00Z" w:initials="bj">
    <w:p w14:paraId="77B4751C" w14:textId="66962458" w:rsidR="00777993" w:rsidRDefault="00777993">
      <w:pPr>
        <w:pStyle w:val="afe"/>
      </w:pPr>
      <w:r>
        <w:rPr>
          <w:rStyle w:val="afd"/>
        </w:rPr>
        <w:annotationRef/>
      </w:r>
      <w:r>
        <w:rPr>
          <w:rFonts w:hint="eastAsia"/>
        </w:rPr>
        <w:t>是根据最终的后验代理模型和后验方差得出的优化解</w:t>
      </w:r>
    </w:p>
  </w:comment>
  <w:comment w:id="404" w:author="zhengliang@csu.edu.cn" w:date="2022-08-08T13:27:00Z" w:initials="z">
    <w:p w14:paraId="5795FFB7" w14:textId="77777777" w:rsidR="00777993" w:rsidRDefault="00777993">
      <w:pPr>
        <w:pStyle w:val="afe"/>
      </w:pPr>
      <w:r>
        <w:rPr>
          <w:rStyle w:val="afd"/>
        </w:rPr>
        <w:annotationRef/>
      </w:r>
      <w:r>
        <w:rPr>
          <w:rFonts w:hint="eastAsia"/>
        </w:rPr>
        <w:t>因为后面你讲了</w:t>
      </w:r>
      <w:r>
        <w:rPr>
          <w:rFonts w:hint="eastAsia"/>
        </w:rPr>
        <w:t>d</w:t>
      </w:r>
      <w:r>
        <w:t>iversity</w:t>
      </w:r>
      <w:r>
        <w:rPr>
          <w:rFonts w:hint="eastAsia"/>
        </w:rPr>
        <w:t>。</w:t>
      </w:r>
    </w:p>
    <w:p w14:paraId="3D7C5BAB" w14:textId="54F04285" w:rsidR="00777993" w:rsidRDefault="00777993">
      <w:pPr>
        <w:pStyle w:val="afe"/>
      </w:pPr>
      <w:r>
        <w:rPr>
          <w:rFonts w:hint="eastAsia"/>
        </w:rPr>
        <w:t>所以这里加了，你合适下，能不能评判</w:t>
      </w:r>
      <w:r>
        <w:rPr>
          <w:rFonts w:hint="eastAsia"/>
        </w:rPr>
        <w:t>d</w:t>
      </w:r>
      <w:r>
        <w:t>iversity.</w:t>
      </w:r>
    </w:p>
  </w:comment>
  <w:comment w:id="405" w:author="bao ji" w:date="2022-08-11T10:27:00Z" w:initials="bj">
    <w:p w14:paraId="1AAF9502" w14:textId="07B65706" w:rsidR="00777993" w:rsidRDefault="00777993">
      <w:pPr>
        <w:pStyle w:val="afe"/>
      </w:pPr>
      <w:r>
        <w:rPr>
          <w:rStyle w:val="afd"/>
        </w:rPr>
        <w:annotationRef/>
      </w:r>
      <w:r>
        <w:rPr>
          <w:rFonts w:hint="eastAsia"/>
        </w:rPr>
        <w:t>随着迭代增加，解的个数减少了，但是前沿面会靠近理论前沿面，就是说一开始的解集的前沿面离理论前沿面很远，但是解的多样性会更好，但是性能很差。到迭代结束，解基本落在了理论前沿面上，但解的数量少，多样性没开始的几次迭代好，但也能分散落在理论前沿上，而不是聚集再一起，从</w:t>
      </w:r>
      <w:r>
        <w:rPr>
          <w:rFonts w:hint="eastAsia"/>
        </w:rPr>
        <w:t>F</w:t>
      </w:r>
      <w:r>
        <w:t>IG.1</w:t>
      </w:r>
      <w:r>
        <w:rPr>
          <w:rFonts w:hint="eastAsia"/>
        </w:rPr>
        <w:t>能够看出来，</w:t>
      </w:r>
      <w:r>
        <w:t xml:space="preserve"> </w:t>
      </w:r>
      <w:r>
        <w:rPr>
          <w:rFonts w:hint="eastAsia"/>
        </w:rPr>
        <w:t>所以应该也能说明多样性好。</w:t>
      </w:r>
    </w:p>
  </w:comment>
  <w:comment w:id="406" w:author="zhengliang@csu.edu.cn" w:date="2022-08-08T15:22:00Z" w:initials="z">
    <w:p w14:paraId="3A28BC8E" w14:textId="77777777" w:rsidR="00777993" w:rsidRDefault="00777993">
      <w:pPr>
        <w:pStyle w:val="afe"/>
      </w:pPr>
      <w:r>
        <w:rPr>
          <w:rStyle w:val="afd"/>
        </w:rPr>
        <w:annotationRef/>
      </w:r>
      <w:r>
        <w:rPr>
          <w:rFonts w:hint="eastAsia"/>
        </w:rPr>
        <w:t>对么？</w:t>
      </w:r>
    </w:p>
    <w:p w14:paraId="3122061D" w14:textId="33FCF6DB" w:rsidR="00777993" w:rsidRDefault="00777993">
      <w:pPr>
        <w:pStyle w:val="afe"/>
      </w:pPr>
      <w:r>
        <w:rPr>
          <w:rFonts w:hint="eastAsia"/>
        </w:rPr>
        <w:t>是迭代过程中由代理模型生成的非支配解么？</w:t>
      </w:r>
    </w:p>
  </w:comment>
  <w:comment w:id="407" w:author="bao ji" w:date="2022-08-10T20:39:00Z" w:initials="bj">
    <w:p w14:paraId="00ECF43B" w14:textId="27DD13BC" w:rsidR="00777993" w:rsidRDefault="00777993">
      <w:pPr>
        <w:pStyle w:val="afe"/>
      </w:pPr>
      <w:r>
        <w:rPr>
          <w:rStyle w:val="afd"/>
        </w:rPr>
        <w:annotationRef/>
      </w:r>
      <w:r>
        <w:rPr>
          <w:rFonts w:hint="eastAsia"/>
        </w:rPr>
        <w:t>对的，是迭代过程中根据代理模型和后验方差得到的非支配解</w:t>
      </w:r>
    </w:p>
  </w:comment>
  <w:comment w:id="408" w:author="zhengliang@csu.edu.cn" w:date="2022-08-08T16:08:00Z" w:initials="z">
    <w:p w14:paraId="47359344" w14:textId="77777777" w:rsidR="00777993" w:rsidRDefault="00777993">
      <w:pPr>
        <w:pStyle w:val="afe"/>
      </w:pPr>
      <w:r>
        <w:rPr>
          <w:rStyle w:val="afd"/>
        </w:rPr>
        <w:annotationRef/>
      </w:r>
      <w:r>
        <w:rPr>
          <w:rFonts w:hint="eastAsia"/>
        </w:rPr>
        <w:t>前面貌似没有提到这个，</w:t>
      </w:r>
    </w:p>
    <w:p w14:paraId="3C712149" w14:textId="463ECED6" w:rsidR="00777993" w:rsidRDefault="00777993">
      <w:pPr>
        <w:pStyle w:val="afe"/>
      </w:pPr>
      <w:r>
        <w:rPr>
          <w:rFonts w:hint="eastAsia"/>
        </w:rPr>
        <w:t>怎么突然多了这个！</w:t>
      </w:r>
    </w:p>
  </w:comment>
  <w:comment w:id="409" w:author="bao ji" w:date="2022-08-10T21:14:00Z" w:initials="bj">
    <w:p w14:paraId="3C1320A2" w14:textId="32908998" w:rsidR="00777993" w:rsidRDefault="00777993">
      <w:pPr>
        <w:pStyle w:val="afe"/>
      </w:pPr>
      <w:r>
        <w:rPr>
          <w:rStyle w:val="afd"/>
        </w:rPr>
        <w:annotationRef/>
      </w:r>
      <w:r>
        <w:rPr>
          <w:rFonts w:hint="eastAsia"/>
        </w:rPr>
        <w:t>这个后验方差是与概率约束的精度有关</w:t>
      </w:r>
    </w:p>
  </w:comment>
  <w:comment w:id="410" w:author="zhengliang@csu.edu.cn" w:date="2022-08-08T15:56:00Z" w:initials="z">
    <w:p w14:paraId="05501C69" w14:textId="26A70AEC" w:rsidR="00777993" w:rsidRDefault="00777993">
      <w:pPr>
        <w:pStyle w:val="afe"/>
      </w:pPr>
      <w:r>
        <w:rPr>
          <w:rStyle w:val="afd"/>
        </w:rPr>
        <w:annotationRef/>
      </w:r>
      <w:r>
        <w:rPr>
          <w:rFonts w:hint="eastAsia"/>
        </w:rPr>
        <w:t>重新核查一下纵坐标！</w:t>
      </w:r>
    </w:p>
    <w:p w14:paraId="715AD3E0" w14:textId="00BD3C28" w:rsidR="00777993" w:rsidRDefault="00777993">
      <w:pPr>
        <w:pStyle w:val="afe"/>
      </w:pPr>
      <w:r>
        <w:rPr>
          <w:rFonts w:hint="eastAsia"/>
        </w:rPr>
        <w:t>并加一个</w:t>
      </w:r>
      <w:r>
        <w:rPr>
          <w:rFonts w:hint="eastAsia"/>
        </w:rPr>
        <w:t>a</w:t>
      </w:r>
      <w:r>
        <w:t>verage !</w:t>
      </w:r>
    </w:p>
    <w:p w14:paraId="30679499" w14:textId="77777777" w:rsidR="00777993" w:rsidRDefault="00777993">
      <w:pPr>
        <w:pStyle w:val="afe"/>
      </w:pPr>
      <w:r>
        <w:rPr>
          <w:rFonts w:hint="eastAsia"/>
        </w:rPr>
        <w:t>和谭老师商量下，把坐标统一下？</w:t>
      </w:r>
    </w:p>
    <w:p w14:paraId="7B69AD80" w14:textId="621DF721" w:rsidR="00777993" w:rsidRDefault="00777993">
      <w:pPr>
        <w:pStyle w:val="afe"/>
      </w:pPr>
      <w:r>
        <w:rPr>
          <w:rFonts w:hint="eastAsia"/>
        </w:rPr>
        <w:t>肉眼看不好！特别是中间这个！</w:t>
      </w:r>
    </w:p>
  </w:comment>
  <w:comment w:id="411" w:author="zhengliang@csu.edu.cn" w:date="2022-08-08T16:53:00Z" w:initials="z">
    <w:p w14:paraId="3D1FC650" w14:textId="77777777" w:rsidR="00777993" w:rsidRDefault="00777993">
      <w:pPr>
        <w:pStyle w:val="afe"/>
      </w:pPr>
      <w:r>
        <w:rPr>
          <w:rStyle w:val="afd"/>
        </w:rPr>
        <w:annotationRef/>
      </w:r>
      <w:r>
        <w:rPr>
          <w:rFonts w:hint="eastAsia"/>
        </w:rPr>
        <w:t>是非支配解集么？</w:t>
      </w:r>
    </w:p>
    <w:p w14:paraId="29028DAA" w14:textId="1EC928D4" w:rsidR="00777993" w:rsidRDefault="00777993">
      <w:pPr>
        <w:pStyle w:val="afe"/>
      </w:pPr>
      <w:r>
        <w:rPr>
          <w:rFonts w:hint="eastAsia"/>
        </w:rPr>
        <w:t>如果是的话，这个非支配解集是从哪里？怎么得来的呢？</w:t>
      </w:r>
    </w:p>
  </w:comment>
  <w:comment w:id="412" w:author="bao ji" w:date="2022-08-10T21:18:00Z" w:initials="bj">
    <w:p w14:paraId="4BF95198" w14:textId="210E5F7A" w:rsidR="00777993" w:rsidRDefault="00777993">
      <w:pPr>
        <w:pStyle w:val="afe"/>
      </w:pPr>
      <w:r>
        <w:rPr>
          <w:rStyle w:val="afd"/>
        </w:rPr>
        <w:annotationRef/>
      </w:r>
      <w:r>
        <w:rPr>
          <w:rFonts w:hint="eastAsia"/>
        </w:rPr>
        <w:t>是每次迭代加入新的评估后的迭代点，更新了代理模型与方差，再通过</w:t>
      </w:r>
      <w:r>
        <w:rPr>
          <w:rFonts w:hint="eastAsia"/>
        </w:rPr>
        <w:t>N</w:t>
      </w:r>
      <w:r>
        <w:t>SGAII</w:t>
      </w:r>
      <w:r>
        <w:rPr>
          <w:rFonts w:hint="eastAsia"/>
        </w:rPr>
        <w:t>进行求解</w:t>
      </w:r>
    </w:p>
  </w:comment>
  <w:comment w:id="415" w:author="Zhen Tan" w:date="2022-10-14T10:49:00Z" w:initials="ZT">
    <w:p w14:paraId="57CAD97A" w14:textId="24736F6A" w:rsidR="00777993" w:rsidRDefault="00777993">
      <w:pPr>
        <w:pStyle w:val="afe"/>
      </w:pPr>
      <w:r>
        <w:rPr>
          <w:rStyle w:val="afd"/>
        </w:rPr>
        <w:annotationRef/>
      </w:r>
      <w:r>
        <w:rPr>
          <w:rFonts w:hint="eastAsia"/>
        </w:rPr>
        <w:t>原始算</w:t>
      </w:r>
      <w:r w:rsidRPr="00F276E8">
        <w:rPr>
          <w:rFonts w:hint="eastAsia"/>
        </w:rPr>
        <w:t>法里有</w:t>
      </w:r>
      <w:r w:rsidRPr="00F276E8">
        <w:rPr>
          <w:rFonts w:ascii="Times New Roman" w:hAnsi="Times New Roman" w:cs="Times New Roman"/>
          <w:i/>
          <w:iCs/>
          <w:sz w:val="24"/>
          <w:szCs w:val="24"/>
        </w:rPr>
        <w:t>N</w:t>
      </w:r>
      <w:r w:rsidRPr="00F276E8">
        <w:rPr>
          <w:rFonts w:ascii="Times New Roman" w:hAnsi="Times New Roman" w:cs="Times New Roman"/>
          <w:sz w:val="24"/>
          <w:szCs w:val="24"/>
          <w:vertAlign w:val="subscript"/>
        </w:rPr>
        <w:t>0</w:t>
      </w:r>
      <w:r w:rsidRPr="00F276E8">
        <w:rPr>
          <w:rStyle w:val="afd"/>
        </w:rPr>
        <w:annotationRef/>
      </w:r>
      <w:r>
        <w:rPr>
          <w:rFonts w:hint="eastAsia"/>
        </w:rPr>
        <w:t>？如果是</w:t>
      </w:r>
      <m:oMath>
        <m:sSubSup>
          <m:sSubSupPr>
            <m:ctrlPr>
              <w:rPr>
                <w:rFonts w:ascii="Cambria Math" w:hAnsi="Cambria Math"/>
              </w:rPr>
            </m:ctrlPr>
          </m:sSubSupPr>
          <m:e>
            <m:r>
              <m:rPr>
                <m:sty m:val="p"/>
              </m:rPr>
              <w:rPr>
                <w:rFonts w:ascii="Cambria Math" w:hAnsi="Cambria Math"/>
              </w:rPr>
              <m:t>Λ</m:t>
            </m:r>
          </m:e>
          <m:sub>
            <m:r>
              <w:rPr>
                <w:rFonts w:ascii="Cambria Math" w:hAnsi="Cambria Math"/>
              </w:rPr>
              <m:t>q</m:t>
            </m:r>
            <m:d>
              <m:dPr>
                <m:ctrlPr>
                  <w:rPr>
                    <w:rFonts w:ascii="Cambria Math" w:hAnsi="Cambria Math"/>
                  </w:rPr>
                </m:ctrlPr>
              </m:dPr>
              <m:e>
                <m:r>
                  <m:rPr>
                    <m:sty m:val="b"/>
                  </m:rPr>
                  <w:rPr>
                    <w:rFonts w:ascii="Cambria Math" w:hAnsi="Cambria Math"/>
                  </w:rPr>
                  <m:t>x</m:t>
                </m:r>
              </m:e>
            </m:d>
          </m:sub>
          <m:sup>
            <m:r>
              <w:rPr>
                <w:rFonts w:ascii="Cambria Math"/>
              </w:rPr>
              <m:t>i</m:t>
            </m:r>
            <m:r>
              <m:rPr>
                <m:sty m:val="p"/>
              </m:rPr>
              <w:rPr>
                <w:rFonts w:ascii="Cambria Math"/>
              </w:rPr>
              <m:t>,0</m:t>
            </m:r>
          </m:sup>
        </m:sSubSup>
      </m:oMath>
      <w:r w:rsidRPr="00F276E8">
        <w:t xml:space="preserve"> </w:t>
      </w:r>
      <w:r w:rsidRPr="00F276E8">
        <w:rPr>
          <w:rFonts w:hint="eastAsia"/>
        </w:rPr>
        <w:t>三个指标一起变</w:t>
      </w:r>
      <w:r>
        <w:rPr>
          <w:rFonts w:hint="eastAsia"/>
        </w:rPr>
        <w:t>的话，可能有多种原因共同导致效果变差。</w:t>
      </w:r>
    </w:p>
  </w:comment>
  <w:comment w:id="428" w:author="zhengliang@csu.edu.cn" w:date="2022-08-08T23:33:00Z" w:initials="z">
    <w:p w14:paraId="0447EF84" w14:textId="151AC200" w:rsidR="00777993" w:rsidRDefault="00777993">
      <w:pPr>
        <w:pStyle w:val="afe"/>
      </w:pPr>
      <w:r>
        <w:rPr>
          <w:rStyle w:val="afd"/>
        </w:rPr>
        <w:annotationRef/>
      </w:r>
      <w:r>
        <w:rPr>
          <w:rFonts w:hint="eastAsia"/>
        </w:rPr>
        <w:t>改得对么？</w:t>
      </w:r>
    </w:p>
  </w:comment>
  <w:comment w:id="429" w:author="bao ji" w:date="2022-08-11T17:15:00Z" w:initials="bj">
    <w:p w14:paraId="68A2269D" w14:textId="0863AF16" w:rsidR="00777993" w:rsidRDefault="00777993">
      <w:pPr>
        <w:pStyle w:val="afe"/>
      </w:pPr>
      <w:r>
        <w:rPr>
          <w:rStyle w:val="afd"/>
        </w:rPr>
        <w:annotationRef/>
      </w:r>
      <w:r>
        <w:rPr>
          <w:rFonts w:hint="eastAsia"/>
        </w:rPr>
        <w:t>对的</w:t>
      </w:r>
    </w:p>
  </w:comment>
  <w:comment w:id="430" w:author="zhengliang@csu.edu.cn" w:date="2022-08-08T23:35:00Z" w:initials="z">
    <w:p w14:paraId="64B0AE80" w14:textId="33E2EF7A" w:rsidR="00777993" w:rsidRDefault="00777993">
      <w:pPr>
        <w:pStyle w:val="afe"/>
      </w:pPr>
      <w:r>
        <w:rPr>
          <w:rStyle w:val="afd"/>
        </w:rPr>
        <w:annotationRef/>
      </w:r>
      <w:r>
        <w:rPr>
          <w:rFonts w:hint="eastAsia"/>
        </w:rPr>
        <w:t>全文这个概率约束的表达对么？</w:t>
      </w:r>
    </w:p>
  </w:comment>
  <w:comment w:id="431" w:author="bao ji" w:date="2022-08-11T17:20:00Z" w:initials="bj">
    <w:p w14:paraId="5273EBE5" w14:textId="3B558148" w:rsidR="00777993" w:rsidRDefault="00777993">
      <w:pPr>
        <w:pStyle w:val="afe"/>
      </w:pPr>
      <w:r>
        <w:rPr>
          <w:rStyle w:val="afd"/>
        </w:rPr>
        <w:annotationRef/>
      </w:r>
      <w:r>
        <w:rPr>
          <w:rFonts w:hint="eastAsia"/>
        </w:rPr>
        <w:t>改为了</w:t>
      </w:r>
      <w:r>
        <w:t>probabilistic conbstraint</w:t>
      </w:r>
    </w:p>
  </w:comment>
  <w:comment w:id="426" w:author="zhengliang@csu.edu.cn" w:date="2022-08-08T23:36:00Z" w:initials="z">
    <w:p w14:paraId="607E3286" w14:textId="77777777" w:rsidR="00777993" w:rsidRDefault="00777993">
      <w:pPr>
        <w:pStyle w:val="afe"/>
      </w:pPr>
      <w:r>
        <w:rPr>
          <w:rStyle w:val="afd"/>
        </w:rPr>
        <w:annotationRef/>
      </w:r>
      <w:r>
        <w:rPr>
          <w:rFonts w:hint="eastAsia"/>
        </w:rPr>
        <w:t>这一段的原因解释不好，和谭老师商量下！</w:t>
      </w:r>
    </w:p>
    <w:p w14:paraId="3A2A1A28" w14:textId="77777777" w:rsidR="00777993" w:rsidRDefault="00777993">
      <w:pPr>
        <w:pStyle w:val="afe"/>
      </w:pPr>
      <w:r>
        <w:rPr>
          <w:rFonts w:hint="eastAsia"/>
        </w:rPr>
        <w:t>产生更保守的解就会使得收敛和多样性变差？</w:t>
      </w:r>
    </w:p>
    <w:p w14:paraId="29573269" w14:textId="6DE50B2C" w:rsidR="00777993" w:rsidRDefault="00777993">
      <w:pPr>
        <w:pStyle w:val="afe"/>
      </w:pPr>
      <w:r>
        <w:rPr>
          <w:rFonts w:hint="eastAsia"/>
        </w:rPr>
        <w:t>感觉没有解释清楚！</w:t>
      </w:r>
    </w:p>
  </w:comment>
  <w:comment w:id="427" w:author="bao ji" w:date="2022-08-11T21:08:00Z" w:initials="bj">
    <w:p w14:paraId="6F7AAB09" w14:textId="39DC23E3" w:rsidR="00777993" w:rsidRDefault="00777993">
      <w:pPr>
        <w:pStyle w:val="afe"/>
      </w:pPr>
      <w:r>
        <w:rPr>
          <w:rStyle w:val="afd"/>
        </w:rPr>
        <w:annotationRef/>
      </w:r>
      <w:r>
        <w:rPr>
          <w:rFonts w:hint="eastAsia"/>
        </w:rPr>
        <w:t>这里应该是因为我们给的扰动本身就很小，实际方差为</w:t>
      </w:r>
      <w:r>
        <w:rPr>
          <w:rFonts w:hint="eastAsia"/>
        </w:rPr>
        <w:t>0</w:t>
      </w:r>
      <w:r>
        <w:t>.0025</w:t>
      </w:r>
      <w:r>
        <w:rPr>
          <w:rFonts w:hint="eastAsia"/>
        </w:rPr>
        <w:t>，所以如果初始方差设定太大就会远远偏离这个实际方差，而在有限的评价次数下，基本一个样本点只评价一次，所以越大的方差就会对这些解产生更大程度的误判，这种现象应该解释为初始方差设定不能和实际方差偏离太大，当偏离一定程度，算法就会失效，所以用我们的算法求解随机优化问题得对方差有个差不多估计。</w:t>
      </w:r>
    </w:p>
  </w:comment>
  <w:comment w:id="432" w:author="zhengliang@csu.edu.cn" w:date="2022-08-08T22:58:00Z" w:initials="z">
    <w:p w14:paraId="7E65499B" w14:textId="750ABEC4" w:rsidR="00777993" w:rsidRPr="00D35028" w:rsidRDefault="00777993">
      <w:pPr>
        <w:pStyle w:val="afe"/>
      </w:pPr>
      <w:r>
        <w:rPr>
          <w:rStyle w:val="afd"/>
        </w:rPr>
        <w:annotationRef/>
      </w:r>
      <w:r>
        <w:t>N0</w:t>
      </w:r>
      <w:r>
        <w:rPr>
          <w:rFonts w:hint="eastAsia"/>
        </w:rPr>
        <w:t>标错了！</w:t>
      </w:r>
    </w:p>
  </w:comment>
  <w:comment w:id="433" w:author="bao ji" w:date="2022-08-10T22:04:00Z" w:initials="bj">
    <w:p w14:paraId="34AD1AC4" w14:textId="5E01360A" w:rsidR="00777993" w:rsidRDefault="00777993">
      <w:pPr>
        <w:pStyle w:val="afe"/>
      </w:pPr>
      <w:r>
        <w:rPr>
          <w:rStyle w:val="afd"/>
        </w:rPr>
        <w:annotationRef/>
      </w:r>
      <w:r>
        <w:rPr>
          <w:rFonts w:hint="eastAsia"/>
        </w:rPr>
        <w:t>已修改</w:t>
      </w:r>
    </w:p>
  </w:comment>
  <w:comment w:id="445" w:author="zhengliang@csu.edu.cn" w:date="2022-08-09T19:17:00Z" w:initials="z">
    <w:p w14:paraId="483830E3" w14:textId="77777777" w:rsidR="00777993" w:rsidRDefault="00777993">
      <w:pPr>
        <w:pStyle w:val="afe"/>
      </w:pPr>
      <w:r>
        <w:rPr>
          <w:rStyle w:val="afd"/>
        </w:rPr>
        <w:annotationRef/>
      </w:r>
      <w:r>
        <w:rPr>
          <w:rFonts w:hint="eastAsia"/>
        </w:rPr>
        <w:t>图例需要找我沟通修改！</w:t>
      </w:r>
    </w:p>
    <w:p w14:paraId="0A55892C" w14:textId="09D6D13B" w:rsidR="00777993" w:rsidRDefault="00777993">
      <w:pPr>
        <w:pStyle w:val="afe"/>
      </w:pPr>
      <w:r>
        <w:rPr>
          <w:rFonts w:hint="eastAsia"/>
        </w:rPr>
        <w:t>然后正文可能也要调整！</w:t>
      </w:r>
    </w:p>
  </w:comment>
  <w:comment w:id="446" w:author="bao ji" w:date="2022-08-12T12:46:00Z" w:initials="bj">
    <w:p w14:paraId="200E703A" w14:textId="53545649" w:rsidR="00777993" w:rsidRDefault="00777993">
      <w:pPr>
        <w:pStyle w:val="afe"/>
      </w:pPr>
      <w:r>
        <w:rPr>
          <w:rStyle w:val="afd"/>
        </w:rPr>
        <w:annotationRef/>
      </w:r>
      <w:r>
        <w:rPr>
          <w:rFonts w:hint="eastAsia"/>
        </w:rPr>
        <w:t>图修改为之前的两个解版本，这里的解是通过不考虑噪声情况下真实仿真评价的</w:t>
      </w:r>
    </w:p>
  </w:comment>
  <w:comment w:id="449" w:author="zhengliang@csu.edu.cn" w:date="2022-08-09T20:27:00Z" w:initials="z">
    <w:p w14:paraId="7DAB20DF" w14:textId="66CB5EDF" w:rsidR="00777993" w:rsidRDefault="00777993">
      <w:pPr>
        <w:pStyle w:val="afe"/>
      </w:pPr>
      <w:r>
        <w:rPr>
          <w:rStyle w:val="afd"/>
        </w:rPr>
        <w:annotationRef/>
      </w:r>
      <w:r>
        <w:rPr>
          <w:rFonts w:hint="eastAsia"/>
        </w:rPr>
        <w:t>最好换图，你这些图支撑不了这些结论！</w:t>
      </w:r>
    </w:p>
  </w:comment>
  <w:comment w:id="450" w:author="zhengliang@csu.edu.cn" w:date="2022-08-09T20:41:00Z" w:initials="z">
    <w:p w14:paraId="71EBB015" w14:textId="77777777" w:rsidR="00777993" w:rsidRDefault="00777993">
      <w:pPr>
        <w:pStyle w:val="afe"/>
      </w:pPr>
      <w:r>
        <w:rPr>
          <w:rStyle w:val="afd"/>
        </w:rPr>
        <w:annotationRef/>
      </w:r>
      <w:r>
        <w:rPr>
          <w:rFonts w:hint="eastAsia"/>
        </w:rPr>
        <w:t>能不能保证是类似的结论！</w:t>
      </w:r>
    </w:p>
    <w:p w14:paraId="2AFDAE3D" w14:textId="034402CA" w:rsidR="00777993" w:rsidRDefault="00777993">
      <w:pPr>
        <w:pStyle w:val="afe"/>
      </w:pPr>
      <w:r>
        <w:rPr>
          <w:rFonts w:hint="eastAsia"/>
        </w:rPr>
        <w:t>建议换图！</w:t>
      </w:r>
    </w:p>
  </w:comment>
  <w:comment w:id="454" w:author="zhengliang@csu.edu.cn" w:date="2022-08-09T22:40:00Z" w:initials="z">
    <w:p w14:paraId="04969F90" w14:textId="6E1BA840" w:rsidR="00777993" w:rsidRDefault="00777993">
      <w:pPr>
        <w:pStyle w:val="afe"/>
      </w:pPr>
      <w:r>
        <w:rPr>
          <w:rStyle w:val="afd"/>
        </w:rPr>
        <w:annotationRef/>
      </w:r>
      <w:r>
        <w:rPr>
          <w:rFonts w:hint="eastAsia"/>
        </w:rPr>
        <w:t>对的么？</w:t>
      </w:r>
    </w:p>
  </w:comment>
  <w:comment w:id="455" w:author="bao ji" w:date="2022-08-11T21:37:00Z" w:initials="bj">
    <w:p w14:paraId="720567DF" w14:textId="72292C54" w:rsidR="00777993" w:rsidRDefault="00777993">
      <w:pPr>
        <w:pStyle w:val="afe"/>
      </w:pPr>
      <w:r>
        <w:rPr>
          <w:rStyle w:val="afd"/>
        </w:rPr>
        <w:annotationRef/>
      </w:r>
      <w:r>
        <w:rPr>
          <w:rFonts w:hint="eastAsia"/>
        </w:rPr>
        <w:t>应该还与后验方差估计有关</w:t>
      </w:r>
    </w:p>
  </w:comment>
  <w:comment w:id="456" w:author="zhengliang@csu.edu.cn" w:date="2022-08-09T23:00:00Z" w:initials="z">
    <w:p w14:paraId="47DFC300" w14:textId="77777777" w:rsidR="00777993" w:rsidRDefault="00777993">
      <w:pPr>
        <w:pStyle w:val="afe"/>
      </w:pPr>
      <w:r>
        <w:rPr>
          <w:rStyle w:val="afd"/>
        </w:rPr>
        <w:annotationRef/>
      </w:r>
      <w:r>
        <w:rPr>
          <w:rFonts w:hint="eastAsia"/>
        </w:rPr>
        <w:t>这个原因解释到位了么？</w:t>
      </w:r>
    </w:p>
    <w:p w14:paraId="20E6C2D0" w14:textId="2295C2E9" w:rsidR="00777993" w:rsidRDefault="00777993">
      <w:pPr>
        <w:pStyle w:val="afe"/>
      </w:pPr>
      <w:r>
        <w:rPr>
          <w:rFonts w:hint="eastAsia"/>
        </w:rPr>
        <w:t>请仔细思考，或和谭老师多多沟通！</w:t>
      </w:r>
    </w:p>
  </w:comment>
  <w:comment w:id="457" w:author="zhengliang@csu.edu.cn" w:date="2022-08-09T22:52:00Z" w:initials="z">
    <w:p w14:paraId="5D2C4752" w14:textId="77777777" w:rsidR="00777993" w:rsidRDefault="00777993">
      <w:pPr>
        <w:pStyle w:val="afe"/>
      </w:pPr>
      <w:r>
        <w:rPr>
          <w:rStyle w:val="afd"/>
        </w:rPr>
        <w:annotationRef/>
      </w:r>
      <w:r>
        <w:rPr>
          <w:rFonts w:hint="eastAsia"/>
        </w:rPr>
        <w:t>这玩意有助于估计、预测均值？</w:t>
      </w:r>
    </w:p>
    <w:p w14:paraId="09DEB91F" w14:textId="77777777" w:rsidR="00777993" w:rsidRDefault="00777993">
      <w:pPr>
        <w:pStyle w:val="afe"/>
      </w:pPr>
      <w:r>
        <w:rPr>
          <w:rFonts w:hint="eastAsia"/>
        </w:rPr>
        <w:t>请认真核查下？</w:t>
      </w:r>
    </w:p>
    <w:p w14:paraId="14BCC216" w14:textId="6ADC832C" w:rsidR="00777993" w:rsidRDefault="00777993">
      <w:pPr>
        <w:pStyle w:val="afe"/>
      </w:pPr>
      <w:r>
        <w:rPr>
          <w:rFonts w:hint="eastAsia"/>
        </w:rPr>
        <w:t>意思要到位哈，老大！</w:t>
      </w:r>
    </w:p>
  </w:comment>
  <w:comment w:id="458" w:author="bao ji" w:date="2022-08-11T21:36:00Z" w:initials="bj">
    <w:p w14:paraId="2AF975C1" w14:textId="2D390114" w:rsidR="00777993" w:rsidRDefault="00777993">
      <w:pPr>
        <w:pStyle w:val="afe"/>
      </w:pPr>
      <w:r>
        <w:rPr>
          <w:rStyle w:val="afd"/>
        </w:rPr>
        <w:annotationRef/>
      </w:r>
      <w:r>
        <w:rPr>
          <w:rFonts w:hint="eastAsia"/>
        </w:rPr>
        <w:t>这个有助于估计是否违反概率约束</w:t>
      </w:r>
    </w:p>
  </w:comment>
  <w:comment w:id="459" w:author="zhengliang@csu.edu.cn" w:date="2022-08-09T22:54:00Z" w:initials="z">
    <w:p w14:paraId="17863BDA" w14:textId="77777777" w:rsidR="00777993" w:rsidRDefault="00777993">
      <w:pPr>
        <w:pStyle w:val="afe"/>
      </w:pPr>
      <w:r>
        <w:rPr>
          <w:rStyle w:val="afd"/>
        </w:rPr>
        <w:annotationRef/>
      </w:r>
      <w:r>
        <w:rPr>
          <w:rFonts w:hint="eastAsia"/>
        </w:rPr>
        <w:t>全文统一下称谓，和谭老师商量下，道理是</w:t>
      </w:r>
    </w:p>
    <w:p w14:paraId="2B5254D7" w14:textId="278A3236" w:rsidR="00777993" w:rsidRDefault="00777993">
      <w:pPr>
        <w:pStyle w:val="afe"/>
      </w:pPr>
      <w:r>
        <w:rPr>
          <w:rFonts w:ascii="Times New Roman" w:hAnsi="Times New Roman" w:cs="Times New Roman"/>
          <w:sz w:val="24"/>
          <w:szCs w:val="28"/>
        </w:rPr>
        <w:t xml:space="preserve">Probability constraint </w:t>
      </w:r>
      <w:r>
        <w:rPr>
          <w:rFonts w:ascii="Times New Roman" w:hAnsi="Times New Roman" w:cs="Times New Roman" w:hint="eastAsia"/>
          <w:sz w:val="24"/>
          <w:szCs w:val="28"/>
        </w:rPr>
        <w:t>还是</w:t>
      </w:r>
      <w:r>
        <w:rPr>
          <w:rFonts w:ascii="Times New Roman" w:hAnsi="Times New Roman" w:cs="Times New Roman" w:hint="eastAsia"/>
          <w:sz w:val="24"/>
          <w:szCs w:val="28"/>
        </w:rPr>
        <w:t xml:space="preserve"> </w:t>
      </w:r>
      <w:r>
        <w:rPr>
          <w:rFonts w:ascii="Times New Roman" w:hAnsi="Times New Roman" w:cs="Times New Roman"/>
          <w:sz w:val="24"/>
          <w:szCs w:val="28"/>
        </w:rPr>
        <w:t>probabilistic constraint???</w:t>
      </w:r>
    </w:p>
  </w:comment>
  <w:comment w:id="460" w:author="bao ji" w:date="2022-08-11T21:22:00Z" w:initials="bj">
    <w:p w14:paraId="4A255BA0" w14:textId="423AED1A" w:rsidR="00777993" w:rsidRDefault="00777993">
      <w:pPr>
        <w:pStyle w:val="afe"/>
      </w:pPr>
      <w:r>
        <w:rPr>
          <w:rStyle w:val="afd"/>
        </w:rPr>
        <w:annotationRef/>
      </w:r>
      <w:r>
        <w:rPr>
          <w:rFonts w:hint="eastAsia"/>
        </w:rPr>
        <w:t>全文改成</w:t>
      </w:r>
      <w:r>
        <w:rPr>
          <w:rFonts w:hint="eastAsia"/>
        </w:rPr>
        <w:t>pr</w:t>
      </w:r>
      <w:r>
        <w:t>obabilistic</w:t>
      </w:r>
    </w:p>
  </w:comment>
  <w:comment w:id="463" w:author="zhengliang@csu.edu.cn" w:date="2022-08-09T20:21:00Z" w:initials="z">
    <w:p w14:paraId="2E298908" w14:textId="0B016D54" w:rsidR="00777993" w:rsidRDefault="00777993">
      <w:pPr>
        <w:pStyle w:val="afe"/>
      </w:pPr>
      <w:r>
        <w:rPr>
          <w:rStyle w:val="afd"/>
        </w:rPr>
        <w:annotationRef/>
      </w:r>
      <w:r>
        <w:rPr>
          <w:rFonts w:hint="eastAsia"/>
        </w:rPr>
        <w:t>同理，这种情况，图例只要搞一个在右侧即可！</w:t>
      </w:r>
    </w:p>
  </w:comment>
  <w:comment w:id="579" w:author="Zhen Tan" w:date="2022-10-15T11:40:00Z" w:initials="ZT">
    <w:p w14:paraId="7471874D" w14:textId="28B914E5" w:rsidR="006820FD" w:rsidRDefault="006820FD">
      <w:pPr>
        <w:pStyle w:val="afe"/>
      </w:pPr>
      <w:r>
        <w:rPr>
          <w:rStyle w:val="afd"/>
        </w:rPr>
        <w:annotationRef/>
      </w:r>
      <w:r>
        <w:rPr>
          <w:rFonts w:hint="eastAsia"/>
        </w:rPr>
        <w:t>我是根据</w:t>
      </w:r>
      <w:r>
        <w:rPr>
          <w:rFonts w:hint="eastAsia"/>
        </w:rPr>
        <w:t>Table3</w:t>
      </w:r>
      <w:r>
        <w:t xml:space="preserve"> </w:t>
      </w:r>
      <w:r>
        <w:rPr>
          <w:rFonts w:hint="eastAsia"/>
        </w:rPr>
        <w:t>的五个解写的。还有下面这个</w:t>
      </w:r>
      <w:r>
        <w:rPr>
          <w:rFonts w:hint="eastAsia"/>
        </w:rPr>
        <w:t>19%</w:t>
      </w:r>
      <w:r>
        <w:rPr>
          <w:rFonts w:hint="eastAsia"/>
        </w:rPr>
        <w:t>也是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7FFB7D" w15:done="0"/>
  <w15:commentEx w15:paraId="4303DC48" w15:done="1"/>
  <w15:commentEx w15:paraId="64344680" w15:paraIdParent="4303DC48" w15:done="1"/>
  <w15:commentEx w15:paraId="0C189FB3" w15:done="1"/>
  <w15:commentEx w15:paraId="63BB9B2C" w15:paraIdParent="0C189FB3" w15:done="1"/>
  <w15:commentEx w15:paraId="31BE7122" w15:paraIdParent="0C189FB3" w15:done="1"/>
  <w15:commentEx w15:paraId="32794404" w15:done="1"/>
  <w15:commentEx w15:paraId="71331F32" w15:paraIdParent="32794404" w15:done="1"/>
  <w15:commentEx w15:paraId="09B8B911" w15:done="0"/>
  <w15:commentEx w15:paraId="1E41FF63" w15:done="1"/>
  <w15:commentEx w15:paraId="7721CCF8" w15:paraIdParent="1E41FF63" w15:done="1"/>
  <w15:commentEx w15:paraId="2A2C75F3" w15:done="1"/>
  <w15:commentEx w15:paraId="5004894B" w15:paraIdParent="2A2C75F3" w15:done="1"/>
  <w15:commentEx w15:paraId="43AC44AC" w15:done="1"/>
  <w15:commentEx w15:paraId="048EE7BC" w15:paraIdParent="43AC44AC" w15:done="1"/>
  <w15:commentEx w15:paraId="74BF4746" w15:paraIdParent="43AC44AC" w15:done="1"/>
  <w15:commentEx w15:paraId="6D2D29CB" w15:done="1"/>
  <w15:commentEx w15:paraId="4DD77EC0" w15:done="0"/>
  <w15:commentEx w15:paraId="3ECF140A" w15:done="1"/>
  <w15:commentEx w15:paraId="24A8E21E" w15:paraIdParent="3ECF140A" w15:done="1"/>
  <w15:commentEx w15:paraId="35CDC16A" w15:done="0"/>
  <w15:commentEx w15:paraId="5B5404F7" w15:paraIdParent="35CDC16A" w15:done="0"/>
  <w15:commentEx w15:paraId="45DA4625" w15:done="0"/>
  <w15:commentEx w15:paraId="3BCC3725" w15:paraIdParent="45DA4625" w15:done="0"/>
  <w15:commentEx w15:paraId="1B71570B" w15:done="0"/>
  <w15:commentEx w15:paraId="57C361F7" w15:done="0"/>
  <w15:commentEx w15:paraId="5A3D084D" w15:done="0"/>
  <w15:commentEx w15:paraId="77B4751C" w15:paraIdParent="5A3D084D" w15:done="0"/>
  <w15:commentEx w15:paraId="3D7C5BAB" w15:done="0"/>
  <w15:commentEx w15:paraId="1AAF9502" w15:paraIdParent="3D7C5BAB" w15:done="0"/>
  <w15:commentEx w15:paraId="3122061D" w15:done="0"/>
  <w15:commentEx w15:paraId="00ECF43B" w15:paraIdParent="3122061D" w15:done="0"/>
  <w15:commentEx w15:paraId="3C712149" w15:done="0"/>
  <w15:commentEx w15:paraId="3C1320A2" w15:paraIdParent="3C712149" w15:done="0"/>
  <w15:commentEx w15:paraId="7B69AD80" w15:done="0"/>
  <w15:commentEx w15:paraId="29028DAA" w15:done="0"/>
  <w15:commentEx w15:paraId="4BF95198" w15:paraIdParent="29028DAA" w15:done="0"/>
  <w15:commentEx w15:paraId="57CAD97A" w15:done="0"/>
  <w15:commentEx w15:paraId="0447EF84" w15:done="0"/>
  <w15:commentEx w15:paraId="68A2269D" w15:paraIdParent="0447EF84" w15:done="0"/>
  <w15:commentEx w15:paraId="64B0AE80" w15:done="0"/>
  <w15:commentEx w15:paraId="5273EBE5" w15:paraIdParent="64B0AE80" w15:done="0"/>
  <w15:commentEx w15:paraId="29573269" w15:done="0"/>
  <w15:commentEx w15:paraId="6F7AAB09" w15:paraIdParent="29573269" w15:done="0"/>
  <w15:commentEx w15:paraId="7E65499B" w15:done="0"/>
  <w15:commentEx w15:paraId="34AD1AC4" w15:paraIdParent="7E65499B" w15:done="0"/>
  <w15:commentEx w15:paraId="0A55892C" w15:done="0"/>
  <w15:commentEx w15:paraId="200E703A" w15:paraIdParent="0A55892C" w15:done="0"/>
  <w15:commentEx w15:paraId="7DAB20DF" w15:done="0"/>
  <w15:commentEx w15:paraId="2AFDAE3D" w15:done="0"/>
  <w15:commentEx w15:paraId="04969F90" w15:done="0"/>
  <w15:commentEx w15:paraId="720567DF" w15:paraIdParent="04969F90" w15:done="0"/>
  <w15:commentEx w15:paraId="20E6C2D0" w15:done="0"/>
  <w15:commentEx w15:paraId="14BCC216" w15:done="0"/>
  <w15:commentEx w15:paraId="2AF975C1" w15:paraIdParent="14BCC216" w15:done="0"/>
  <w15:commentEx w15:paraId="2B5254D7" w15:done="0"/>
  <w15:commentEx w15:paraId="4A255BA0" w15:paraIdParent="2B5254D7" w15:done="0"/>
  <w15:commentEx w15:paraId="2E298908" w15:done="0"/>
  <w15:commentEx w15:paraId="7471874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7FFB7D" w16cid:durableId="26BF0B8A"/>
  <w16cid:commentId w16cid:paraId="4303DC48" w16cid:durableId="26FCFEB9"/>
  <w16cid:commentId w16cid:paraId="64344680" w16cid:durableId="26FCFEBA"/>
  <w16cid:commentId w16cid:paraId="0C189FB3" w16cid:durableId="269AADDA"/>
  <w16cid:commentId w16cid:paraId="63BB9B2C" w16cid:durableId="269E5357"/>
  <w16cid:commentId w16cid:paraId="31BE7122" w16cid:durableId="26BF0D3B"/>
  <w16cid:commentId w16cid:paraId="32794404" w16cid:durableId="26BF5326"/>
  <w16cid:commentId w16cid:paraId="71331F32" w16cid:durableId="26BF5325"/>
  <w16cid:commentId w16cid:paraId="09B8B911" w16cid:durableId="269AB245"/>
  <w16cid:commentId w16cid:paraId="1E41FF63" w16cid:durableId="26FCFEC1"/>
  <w16cid:commentId w16cid:paraId="7721CCF8" w16cid:durableId="26FCFEC2"/>
  <w16cid:commentId w16cid:paraId="2A2C75F3" w16cid:durableId="269AB0EB"/>
  <w16cid:commentId w16cid:paraId="5004894B" w16cid:durableId="269E542C"/>
  <w16cid:commentId w16cid:paraId="43AC44AC" w16cid:durableId="269AB4AB"/>
  <w16cid:commentId w16cid:paraId="048EE7BC" w16cid:durableId="269E5713"/>
  <w16cid:commentId w16cid:paraId="74BF4746" w16cid:durableId="26BF4FD2"/>
  <w16cid:commentId w16cid:paraId="6D2D29CB" w16cid:durableId="26FCFEC8"/>
  <w16cid:commentId w16cid:paraId="4DD77EC0" w16cid:durableId="26BF7C25"/>
  <w16cid:commentId w16cid:paraId="3ECF140A" w16cid:durableId="269B4F7F"/>
  <w16cid:commentId w16cid:paraId="24A8E21E" w16cid:durableId="26A1478A"/>
  <w16cid:commentId w16cid:paraId="35CDC16A" w16cid:durableId="269B4E22"/>
  <w16cid:commentId w16cid:paraId="5B5404F7" w16cid:durableId="26A1495D"/>
  <w16cid:commentId w16cid:paraId="45DA4625" w16cid:durableId="269B55D1"/>
  <w16cid:commentId w16cid:paraId="3BCC3725" w16cid:durableId="269E654A"/>
  <w16cid:commentId w16cid:paraId="1B71570B" w16cid:durableId="26BF5ED2"/>
  <w16cid:commentId w16cid:paraId="57C361F7" w16cid:durableId="269B485A"/>
  <w16cid:commentId w16cid:paraId="5A3D084D" w16cid:durableId="269B72B3"/>
  <w16cid:commentId w16cid:paraId="77B4751C" w16cid:durableId="269E9059"/>
  <w16cid:commentId w16cid:paraId="3D7C5BAB" w16cid:durableId="269B8DAF"/>
  <w16cid:commentId w16cid:paraId="1AAF9502" w16cid:durableId="269F57F5"/>
  <w16cid:commentId w16cid:paraId="3122061D" w16cid:durableId="269BA8D0"/>
  <w16cid:commentId w16cid:paraId="00ECF43B" w16cid:durableId="269E95FC"/>
  <w16cid:commentId w16cid:paraId="3C712149" w16cid:durableId="269BB37E"/>
  <w16cid:commentId w16cid:paraId="3C1320A2" w16cid:durableId="269E9E3D"/>
  <w16cid:commentId w16cid:paraId="7B69AD80" w16cid:durableId="269BB0AD"/>
  <w16cid:commentId w16cid:paraId="29028DAA" w16cid:durableId="269BBDF6"/>
  <w16cid:commentId w16cid:paraId="4BF95198" w16cid:durableId="269E9F1F"/>
  <w16cid:commentId w16cid:paraId="57CAD97A" w16cid:durableId="26F3BD89"/>
  <w16cid:commentId w16cid:paraId="0447EF84" w16cid:durableId="269C1BC7"/>
  <w16cid:commentId w16cid:paraId="68A2269D" w16cid:durableId="269FB7C9"/>
  <w16cid:commentId w16cid:paraId="64B0AE80" w16cid:durableId="269C1C2E"/>
  <w16cid:commentId w16cid:paraId="5273EBE5" w16cid:durableId="269FB8E0"/>
  <w16cid:commentId w16cid:paraId="29573269" w16cid:durableId="269C1C82"/>
  <w16cid:commentId w16cid:paraId="6F7AAB09" w16cid:durableId="269FEE42"/>
  <w16cid:commentId w16cid:paraId="7E65499B" w16cid:durableId="269C13AE"/>
  <w16cid:commentId w16cid:paraId="34AD1AC4" w16cid:durableId="269EA9F8"/>
  <w16cid:commentId w16cid:paraId="0A55892C" w16cid:durableId="269D31A7"/>
  <w16cid:commentId w16cid:paraId="200E703A" w16cid:durableId="26A0CA13"/>
  <w16cid:commentId w16cid:paraId="7DAB20DF" w16cid:durableId="269D419E"/>
  <w16cid:commentId w16cid:paraId="2AFDAE3D" w16cid:durableId="269D450B"/>
  <w16cid:commentId w16cid:paraId="04969F90" w16cid:durableId="269D60F2"/>
  <w16cid:commentId w16cid:paraId="720567DF" w16cid:durableId="269FF50D"/>
  <w16cid:commentId w16cid:paraId="20E6C2D0" w16cid:durableId="269D6570"/>
  <w16cid:commentId w16cid:paraId="14BCC216" w16cid:durableId="269D63A3"/>
  <w16cid:commentId w16cid:paraId="2AF975C1" w16cid:durableId="269FF4D8"/>
  <w16cid:commentId w16cid:paraId="2B5254D7" w16cid:durableId="269D641A"/>
  <w16cid:commentId w16cid:paraId="4A255BA0" w16cid:durableId="269FF17E"/>
  <w16cid:commentId w16cid:paraId="2E298908" w16cid:durableId="269D402E"/>
  <w16cid:commentId w16cid:paraId="7471874D" w16cid:durableId="26F51A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94DDB" w14:textId="77777777" w:rsidR="00E331EF" w:rsidRDefault="00E331EF" w:rsidP="00E67543">
      <w:r>
        <w:separator/>
      </w:r>
    </w:p>
  </w:endnote>
  <w:endnote w:type="continuationSeparator" w:id="0">
    <w:p w14:paraId="634C4636" w14:textId="77777777" w:rsidR="00E331EF" w:rsidRDefault="00E331EF" w:rsidP="00E67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Bol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8209E" w14:textId="77777777" w:rsidR="00E331EF" w:rsidRDefault="00E331EF" w:rsidP="00E67543">
      <w:r>
        <w:separator/>
      </w:r>
    </w:p>
  </w:footnote>
  <w:footnote w:type="continuationSeparator" w:id="0">
    <w:p w14:paraId="18F9472C" w14:textId="77777777" w:rsidR="00E331EF" w:rsidRDefault="00E331EF" w:rsidP="00E675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96ECA"/>
    <w:multiLevelType w:val="hybridMultilevel"/>
    <w:tmpl w:val="042C5854"/>
    <w:lvl w:ilvl="0" w:tplc="316427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AF44FA"/>
    <w:multiLevelType w:val="hybridMultilevel"/>
    <w:tmpl w:val="6E900158"/>
    <w:lvl w:ilvl="0" w:tplc="C982328C">
      <w:start w:val="1"/>
      <w:numFmt w:val="lowerLetter"/>
      <w:lvlText w:val="(%1)"/>
      <w:lvlJc w:val="left"/>
      <w:pPr>
        <w:ind w:left="744" w:hanging="74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206F87"/>
    <w:multiLevelType w:val="hybridMultilevel"/>
    <w:tmpl w:val="604A684E"/>
    <w:lvl w:ilvl="0" w:tplc="B4EEB8E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256143"/>
    <w:multiLevelType w:val="hybridMultilevel"/>
    <w:tmpl w:val="81AE959A"/>
    <w:lvl w:ilvl="0" w:tplc="17E27EB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C13BE7"/>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5" w15:restartNumberingAfterBreak="0">
    <w:nsid w:val="249B0C7B"/>
    <w:multiLevelType w:val="hybridMultilevel"/>
    <w:tmpl w:val="82FEEB36"/>
    <w:lvl w:ilvl="0" w:tplc="9E06DAC6">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E156B3"/>
    <w:multiLevelType w:val="hybridMultilevel"/>
    <w:tmpl w:val="4DFE911E"/>
    <w:lvl w:ilvl="0" w:tplc="EE7EFD8A">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6587AD3"/>
    <w:multiLevelType w:val="hybridMultilevel"/>
    <w:tmpl w:val="50F42E8C"/>
    <w:lvl w:ilvl="0" w:tplc="1D1C1286">
      <w:start w:val="1"/>
      <w:numFmt w:val="decimal"/>
      <w:lvlText w:val="%1:"/>
      <w:lvlJc w:val="left"/>
      <w:pPr>
        <w:ind w:left="454" w:hanging="334"/>
      </w:pPr>
      <w:rPr>
        <w:rFonts w:hint="eastAsia"/>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8" w15:restartNumberingAfterBreak="0">
    <w:nsid w:val="4F7160C4"/>
    <w:multiLevelType w:val="hybridMultilevel"/>
    <w:tmpl w:val="1666A71A"/>
    <w:lvl w:ilvl="0" w:tplc="431E543E">
      <w:start w:val="1"/>
      <w:numFmt w:val="decimal"/>
      <w:lvlText w:val="%1:"/>
      <w:lvlJc w:val="left"/>
      <w:pPr>
        <w:ind w:left="454" w:hanging="341"/>
      </w:pPr>
      <w:rPr>
        <w:rFonts w:hint="eastAsia"/>
        <w:b w:val="0"/>
        <w:bCs w:val="0"/>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0410F0A"/>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0" w15:restartNumberingAfterBreak="0">
    <w:nsid w:val="56693966"/>
    <w:multiLevelType w:val="hybridMultilevel"/>
    <w:tmpl w:val="B52271D2"/>
    <w:lvl w:ilvl="0" w:tplc="3EE41C14">
      <w:start w:val="1"/>
      <w:numFmt w:val="lowerLetter"/>
      <w:lvlText w:val="(%1)"/>
      <w:lvlJc w:val="left"/>
      <w:pPr>
        <w:ind w:left="4956" w:hanging="49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EC3266F"/>
    <w:multiLevelType w:val="hybridMultilevel"/>
    <w:tmpl w:val="1CD695A8"/>
    <w:lvl w:ilvl="0" w:tplc="6AF00B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F1E5B08"/>
    <w:multiLevelType w:val="hybridMultilevel"/>
    <w:tmpl w:val="BA68BEEE"/>
    <w:lvl w:ilvl="0" w:tplc="48067C66">
      <w:start w:val="1"/>
      <w:numFmt w:val="decimal"/>
      <w:lvlText w:val="%1:"/>
      <w:lvlJc w:val="left"/>
      <w:pPr>
        <w:ind w:left="454" w:hanging="334"/>
      </w:pPr>
      <w:rPr>
        <w:rFonts w:hint="eastAsia"/>
        <w:b w:val="0"/>
        <w:b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3" w15:restartNumberingAfterBreak="0">
    <w:nsid w:val="649E3BFA"/>
    <w:multiLevelType w:val="hybridMultilevel"/>
    <w:tmpl w:val="427E56A6"/>
    <w:lvl w:ilvl="0" w:tplc="C7FA4C1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A9F2E18"/>
    <w:multiLevelType w:val="hybridMultilevel"/>
    <w:tmpl w:val="24703102"/>
    <w:lvl w:ilvl="0" w:tplc="1DA830A2">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C01F32"/>
    <w:multiLevelType w:val="hybridMultilevel"/>
    <w:tmpl w:val="4B0435F8"/>
    <w:lvl w:ilvl="0" w:tplc="17AC5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BC1156"/>
    <w:multiLevelType w:val="hybridMultilevel"/>
    <w:tmpl w:val="AE269E36"/>
    <w:lvl w:ilvl="0" w:tplc="E7962430">
      <w:start w:val="1"/>
      <w:numFmt w:val="lowerLetter"/>
      <w:lvlText w:val="(%1)"/>
      <w:lvlJc w:val="left"/>
      <w:pPr>
        <w:ind w:left="5016" w:hanging="50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54668606">
    <w:abstractNumId w:val="11"/>
  </w:num>
  <w:num w:numId="2" w16cid:durableId="2065982809">
    <w:abstractNumId w:val="3"/>
  </w:num>
  <w:num w:numId="3" w16cid:durableId="1794401775">
    <w:abstractNumId w:val="16"/>
  </w:num>
  <w:num w:numId="4" w16cid:durableId="1693262896">
    <w:abstractNumId w:val="7"/>
  </w:num>
  <w:num w:numId="5" w16cid:durableId="73170707">
    <w:abstractNumId w:val="7"/>
    <w:lvlOverride w:ilvl="0">
      <w:lvl w:ilvl="0" w:tplc="1D1C128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6" w16cid:durableId="137114907">
    <w:abstractNumId w:val="7"/>
    <w:lvlOverride w:ilvl="0">
      <w:lvl w:ilvl="0" w:tplc="1D1C128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7" w16cid:durableId="560600982">
    <w:abstractNumId w:val="7"/>
    <w:lvlOverride w:ilvl="0">
      <w:lvl w:ilvl="0" w:tplc="1D1C128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8" w16cid:durableId="1118333439">
    <w:abstractNumId w:val="7"/>
    <w:lvlOverride w:ilvl="0">
      <w:lvl w:ilvl="0" w:tplc="1D1C1286">
        <w:start w:val="1"/>
        <w:numFmt w:val="decimal"/>
        <w:lvlText w:val="%1:"/>
        <w:lvlJc w:val="left"/>
        <w:pPr>
          <w:ind w:left="454" w:hanging="33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9" w16cid:durableId="92437578">
    <w:abstractNumId w:val="7"/>
    <w:lvlOverride w:ilvl="0">
      <w:lvl w:ilvl="0" w:tplc="1D1C1286">
        <w:start w:val="1"/>
        <w:numFmt w:val="decimal"/>
        <w:lvlText w:val="%1:"/>
        <w:lvlJc w:val="left"/>
        <w:pPr>
          <w:ind w:left="1814" w:hanging="169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0" w16cid:durableId="159121657">
    <w:abstractNumId w:val="7"/>
    <w:lvlOverride w:ilvl="0">
      <w:lvl w:ilvl="0" w:tplc="1D1C1286">
        <w:start w:val="1"/>
        <w:numFmt w:val="decimal"/>
        <w:lvlText w:val="%1:"/>
        <w:lvlJc w:val="left"/>
        <w:pPr>
          <w:ind w:left="1134" w:hanging="101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1" w16cid:durableId="931817040">
    <w:abstractNumId w:val="12"/>
  </w:num>
  <w:num w:numId="12" w16cid:durableId="1237397085">
    <w:abstractNumId w:val="12"/>
    <w:lvlOverride w:ilvl="0">
      <w:lvl w:ilvl="0" w:tplc="48067C6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3" w16cid:durableId="1716157525">
    <w:abstractNumId w:val="12"/>
    <w:lvlOverride w:ilvl="0">
      <w:lvl w:ilvl="0" w:tplc="48067C6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4" w16cid:durableId="1868523457">
    <w:abstractNumId w:val="12"/>
    <w:lvlOverride w:ilvl="0">
      <w:lvl w:ilvl="0" w:tplc="48067C6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5" w16cid:durableId="1404061056">
    <w:abstractNumId w:val="12"/>
    <w:lvlOverride w:ilvl="0">
      <w:lvl w:ilvl="0" w:tplc="48067C66">
        <w:start w:val="1"/>
        <w:numFmt w:val="decimal"/>
        <w:lvlText w:val="%1:"/>
        <w:lvlJc w:val="left"/>
        <w:pPr>
          <w:ind w:left="1814" w:hanging="169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6" w16cid:durableId="534540280">
    <w:abstractNumId w:val="8"/>
  </w:num>
  <w:num w:numId="17" w16cid:durableId="1056467843">
    <w:abstractNumId w:val="8"/>
    <w:lvlOverride w:ilvl="0">
      <w:lvl w:ilvl="0" w:tplc="431E543E">
        <w:start w:val="1"/>
        <w:numFmt w:val="decimal"/>
        <w:lvlText w:val="%1:"/>
        <w:lvlJc w:val="left"/>
        <w:pPr>
          <w:ind w:left="794" w:hanging="68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8" w16cid:durableId="719981220">
    <w:abstractNumId w:val="8"/>
    <w:lvlOverride w:ilvl="0">
      <w:lvl w:ilvl="0" w:tplc="431E543E">
        <w:start w:val="1"/>
        <w:numFmt w:val="decimal"/>
        <w:lvlText w:val="%1:"/>
        <w:lvlJc w:val="left"/>
        <w:pPr>
          <w:ind w:left="1134" w:hanging="102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9" w16cid:durableId="1462503255">
    <w:abstractNumId w:val="8"/>
    <w:lvlOverride w:ilvl="0">
      <w:lvl w:ilvl="0" w:tplc="431E543E">
        <w:start w:val="1"/>
        <w:numFmt w:val="decimal"/>
        <w:lvlText w:val="%1:"/>
        <w:lvlJc w:val="left"/>
        <w:pPr>
          <w:ind w:left="1474" w:hanging="136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0" w16cid:durableId="1215510272">
    <w:abstractNumId w:val="8"/>
    <w:lvlOverride w:ilvl="0">
      <w:lvl w:ilvl="0" w:tplc="431E543E">
        <w:start w:val="1"/>
        <w:numFmt w:val="decimal"/>
        <w:lvlText w:val="%1:"/>
        <w:lvlJc w:val="left"/>
        <w:pPr>
          <w:ind w:left="1814" w:hanging="170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1" w16cid:durableId="245460422">
    <w:abstractNumId w:val="6"/>
  </w:num>
  <w:num w:numId="22" w16cid:durableId="185678742">
    <w:abstractNumId w:val="14"/>
  </w:num>
  <w:num w:numId="23" w16cid:durableId="466095203">
    <w:abstractNumId w:val="4"/>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4" w16cid:durableId="440760000">
    <w:abstractNumId w:val="4"/>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5" w16cid:durableId="2035838790">
    <w:abstractNumId w:val="4"/>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6" w16cid:durableId="1749690831">
    <w:abstractNumId w:val="4"/>
    <w:lvlOverride w:ilvl="0">
      <w:lvl w:ilvl="0" w:tplc="60309936">
        <w:start w:val="1"/>
        <w:numFmt w:val="decimal"/>
        <w:lvlText w:val="%1:"/>
        <w:lvlJc w:val="left"/>
        <w:pPr>
          <w:ind w:left="454" w:hanging="33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7" w16cid:durableId="1313948366">
    <w:abstractNumId w:val="4"/>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8" w16cid:durableId="483816264">
    <w:abstractNumId w:val="4"/>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9" w16cid:durableId="765151686">
    <w:abstractNumId w:val="4"/>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0" w16cid:durableId="325473242">
    <w:abstractNumId w:val="4"/>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1" w16cid:durableId="1722094900">
    <w:abstractNumId w:val="9"/>
  </w:num>
  <w:num w:numId="32" w16cid:durableId="321011003">
    <w:abstractNumId w:val="9"/>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3" w16cid:durableId="935985714">
    <w:abstractNumId w:val="9"/>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16cid:durableId="84497876">
    <w:abstractNumId w:val="9"/>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5" w16cid:durableId="631638290">
    <w:abstractNumId w:val="9"/>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6" w16cid:durableId="774787649">
    <w:abstractNumId w:val="9"/>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7" w16cid:durableId="327252260">
    <w:abstractNumId w:val="9"/>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8" w16cid:durableId="970012348">
    <w:abstractNumId w:val="9"/>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9" w16cid:durableId="2074813818">
    <w:abstractNumId w:val="9"/>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40" w16cid:durableId="1956674113">
    <w:abstractNumId w:val="10"/>
  </w:num>
  <w:num w:numId="41" w16cid:durableId="756945548">
    <w:abstractNumId w:val="13"/>
  </w:num>
  <w:num w:numId="42" w16cid:durableId="1058633004">
    <w:abstractNumId w:val="0"/>
  </w:num>
  <w:num w:numId="43" w16cid:durableId="1660423347">
    <w:abstractNumId w:val="5"/>
  </w:num>
  <w:num w:numId="44" w16cid:durableId="519469479">
    <w:abstractNumId w:val="15"/>
  </w:num>
  <w:num w:numId="45" w16cid:durableId="915555481">
    <w:abstractNumId w:val="2"/>
  </w:num>
  <w:num w:numId="46" w16cid:durableId="95167361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hen Tan">
    <w15:presenceInfo w15:providerId="AD" w15:userId="S-1-5-21-371399076-3047136788-812747186-65797"/>
  </w15:person>
  <w15:person w15:author="zhengliang@csu.edu.cn">
    <w15:presenceInfo w15:providerId="None" w15:userId="zhengliang@csu.edu.cn"/>
  </w15:person>
  <w15:person w15:author="bao ji">
    <w15:presenceInfo w15:providerId="Windows Live" w15:userId="95e8388e2b5aa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07F"/>
    <w:rsid w:val="00000448"/>
    <w:rsid w:val="00000650"/>
    <w:rsid w:val="000006D4"/>
    <w:rsid w:val="0000073E"/>
    <w:rsid w:val="0000081D"/>
    <w:rsid w:val="00000A1F"/>
    <w:rsid w:val="00000BCF"/>
    <w:rsid w:val="00000D59"/>
    <w:rsid w:val="000017B3"/>
    <w:rsid w:val="00001A68"/>
    <w:rsid w:val="00001C35"/>
    <w:rsid w:val="00001CFE"/>
    <w:rsid w:val="00001F8B"/>
    <w:rsid w:val="00002DE0"/>
    <w:rsid w:val="00002FBE"/>
    <w:rsid w:val="0000301F"/>
    <w:rsid w:val="00003042"/>
    <w:rsid w:val="000031D5"/>
    <w:rsid w:val="00003890"/>
    <w:rsid w:val="00003BE7"/>
    <w:rsid w:val="00003DA0"/>
    <w:rsid w:val="00003DD1"/>
    <w:rsid w:val="00004071"/>
    <w:rsid w:val="00004936"/>
    <w:rsid w:val="00004D36"/>
    <w:rsid w:val="00004E82"/>
    <w:rsid w:val="000052F2"/>
    <w:rsid w:val="00005453"/>
    <w:rsid w:val="0000554A"/>
    <w:rsid w:val="0000556A"/>
    <w:rsid w:val="00005772"/>
    <w:rsid w:val="0000586C"/>
    <w:rsid w:val="00005922"/>
    <w:rsid w:val="000059CA"/>
    <w:rsid w:val="00005AEC"/>
    <w:rsid w:val="00005CB4"/>
    <w:rsid w:val="00006023"/>
    <w:rsid w:val="0000629B"/>
    <w:rsid w:val="000069BF"/>
    <w:rsid w:val="00006B1C"/>
    <w:rsid w:val="00006B89"/>
    <w:rsid w:val="00006BD3"/>
    <w:rsid w:val="00006EF9"/>
    <w:rsid w:val="000071E8"/>
    <w:rsid w:val="00007229"/>
    <w:rsid w:val="000079EB"/>
    <w:rsid w:val="00007FA7"/>
    <w:rsid w:val="000101CC"/>
    <w:rsid w:val="0001051F"/>
    <w:rsid w:val="00010692"/>
    <w:rsid w:val="00011C0C"/>
    <w:rsid w:val="00011C74"/>
    <w:rsid w:val="00011E4A"/>
    <w:rsid w:val="00012345"/>
    <w:rsid w:val="0001249D"/>
    <w:rsid w:val="0001280A"/>
    <w:rsid w:val="0001305B"/>
    <w:rsid w:val="000136BC"/>
    <w:rsid w:val="000137F6"/>
    <w:rsid w:val="000139CD"/>
    <w:rsid w:val="00013A09"/>
    <w:rsid w:val="00013B6B"/>
    <w:rsid w:val="00014059"/>
    <w:rsid w:val="0001406A"/>
    <w:rsid w:val="000140CD"/>
    <w:rsid w:val="00014262"/>
    <w:rsid w:val="000149E5"/>
    <w:rsid w:val="00014A74"/>
    <w:rsid w:val="00014C2D"/>
    <w:rsid w:val="00014C6A"/>
    <w:rsid w:val="00015620"/>
    <w:rsid w:val="000156AD"/>
    <w:rsid w:val="00016321"/>
    <w:rsid w:val="00016520"/>
    <w:rsid w:val="00016952"/>
    <w:rsid w:val="00016C62"/>
    <w:rsid w:val="00016CA9"/>
    <w:rsid w:val="0001754B"/>
    <w:rsid w:val="00017AF6"/>
    <w:rsid w:val="00017F77"/>
    <w:rsid w:val="000200EA"/>
    <w:rsid w:val="0002027E"/>
    <w:rsid w:val="000202ED"/>
    <w:rsid w:val="000207FB"/>
    <w:rsid w:val="00021266"/>
    <w:rsid w:val="00021AE7"/>
    <w:rsid w:val="00021B84"/>
    <w:rsid w:val="00021C77"/>
    <w:rsid w:val="00021CA1"/>
    <w:rsid w:val="00022534"/>
    <w:rsid w:val="0002280E"/>
    <w:rsid w:val="00022C1A"/>
    <w:rsid w:val="000231D6"/>
    <w:rsid w:val="0002330C"/>
    <w:rsid w:val="00023721"/>
    <w:rsid w:val="00023748"/>
    <w:rsid w:val="00023B3D"/>
    <w:rsid w:val="00023CA6"/>
    <w:rsid w:val="00023F47"/>
    <w:rsid w:val="0002480B"/>
    <w:rsid w:val="000248D6"/>
    <w:rsid w:val="000249E7"/>
    <w:rsid w:val="00025018"/>
    <w:rsid w:val="00025EC6"/>
    <w:rsid w:val="00026013"/>
    <w:rsid w:val="000262E7"/>
    <w:rsid w:val="000266B6"/>
    <w:rsid w:val="0002696C"/>
    <w:rsid w:val="00026A03"/>
    <w:rsid w:val="00026A0A"/>
    <w:rsid w:val="00026A6B"/>
    <w:rsid w:val="00026EB2"/>
    <w:rsid w:val="00026FC8"/>
    <w:rsid w:val="00027238"/>
    <w:rsid w:val="00027546"/>
    <w:rsid w:val="0002785E"/>
    <w:rsid w:val="000278E8"/>
    <w:rsid w:val="00027C00"/>
    <w:rsid w:val="00027E2A"/>
    <w:rsid w:val="00027FFA"/>
    <w:rsid w:val="000303B3"/>
    <w:rsid w:val="0003063F"/>
    <w:rsid w:val="00030B91"/>
    <w:rsid w:val="00031149"/>
    <w:rsid w:val="0003118B"/>
    <w:rsid w:val="000311AB"/>
    <w:rsid w:val="00031750"/>
    <w:rsid w:val="00031804"/>
    <w:rsid w:val="000318BF"/>
    <w:rsid w:val="00031C40"/>
    <w:rsid w:val="0003252C"/>
    <w:rsid w:val="00032771"/>
    <w:rsid w:val="0003297A"/>
    <w:rsid w:val="00032C15"/>
    <w:rsid w:val="000331FA"/>
    <w:rsid w:val="000339DE"/>
    <w:rsid w:val="00033C57"/>
    <w:rsid w:val="00034330"/>
    <w:rsid w:val="000347DB"/>
    <w:rsid w:val="000349D0"/>
    <w:rsid w:val="00034A99"/>
    <w:rsid w:val="00035155"/>
    <w:rsid w:val="0003549D"/>
    <w:rsid w:val="00035DE3"/>
    <w:rsid w:val="0003660E"/>
    <w:rsid w:val="0003684F"/>
    <w:rsid w:val="000368E1"/>
    <w:rsid w:val="00036EAE"/>
    <w:rsid w:val="0003776F"/>
    <w:rsid w:val="00037770"/>
    <w:rsid w:val="00037789"/>
    <w:rsid w:val="000378E0"/>
    <w:rsid w:val="00037953"/>
    <w:rsid w:val="00037BEF"/>
    <w:rsid w:val="00037EE4"/>
    <w:rsid w:val="00040363"/>
    <w:rsid w:val="0004048B"/>
    <w:rsid w:val="0004061A"/>
    <w:rsid w:val="000408F8"/>
    <w:rsid w:val="00040BB8"/>
    <w:rsid w:val="00040E1F"/>
    <w:rsid w:val="000411C8"/>
    <w:rsid w:val="00041270"/>
    <w:rsid w:val="0004129D"/>
    <w:rsid w:val="00041589"/>
    <w:rsid w:val="00041914"/>
    <w:rsid w:val="00041B86"/>
    <w:rsid w:val="00041BBA"/>
    <w:rsid w:val="00041E4E"/>
    <w:rsid w:val="0004218B"/>
    <w:rsid w:val="00043250"/>
    <w:rsid w:val="000434CF"/>
    <w:rsid w:val="000435C2"/>
    <w:rsid w:val="0004364C"/>
    <w:rsid w:val="000436F2"/>
    <w:rsid w:val="00043809"/>
    <w:rsid w:val="00043955"/>
    <w:rsid w:val="00043E68"/>
    <w:rsid w:val="0004400A"/>
    <w:rsid w:val="000441A9"/>
    <w:rsid w:val="00044922"/>
    <w:rsid w:val="00044AF4"/>
    <w:rsid w:val="00044B53"/>
    <w:rsid w:val="00044EC3"/>
    <w:rsid w:val="00044EE4"/>
    <w:rsid w:val="00044FC7"/>
    <w:rsid w:val="000452CA"/>
    <w:rsid w:val="000457B7"/>
    <w:rsid w:val="000458C8"/>
    <w:rsid w:val="00045F15"/>
    <w:rsid w:val="00046390"/>
    <w:rsid w:val="00046C85"/>
    <w:rsid w:val="00046E03"/>
    <w:rsid w:val="00047634"/>
    <w:rsid w:val="00050654"/>
    <w:rsid w:val="000506AE"/>
    <w:rsid w:val="000507F7"/>
    <w:rsid w:val="00050F4E"/>
    <w:rsid w:val="000516FC"/>
    <w:rsid w:val="00051A6F"/>
    <w:rsid w:val="000521DC"/>
    <w:rsid w:val="0005241F"/>
    <w:rsid w:val="00052CE5"/>
    <w:rsid w:val="00052D86"/>
    <w:rsid w:val="00052DC1"/>
    <w:rsid w:val="0005323C"/>
    <w:rsid w:val="000534E3"/>
    <w:rsid w:val="00053529"/>
    <w:rsid w:val="000535C5"/>
    <w:rsid w:val="00053659"/>
    <w:rsid w:val="00053DB9"/>
    <w:rsid w:val="00054098"/>
    <w:rsid w:val="000541DF"/>
    <w:rsid w:val="000549E1"/>
    <w:rsid w:val="00054F3D"/>
    <w:rsid w:val="000554F5"/>
    <w:rsid w:val="0005556D"/>
    <w:rsid w:val="000557F5"/>
    <w:rsid w:val="00055C5B"/>
    <w:rsid w:val="00055DF0"/>
    <w:rsid w:val="000561BC"/>
    <w:rsid w:val="00056372"/>
    <w:rsid w:val="0005640B"/>
    <w:rsid w:val="00056782"/>
    <w:rsid w:val="000568F4"/>
    <w:rsid w:val="000574FC"/>
    <w:rsid w:val="00057886"/>
    <w:rsid w:val="00057981"/>
    <w:rsid w:val="00057C23"/>
    <w:rsid w:val="00057CF4"/>
    <w:rsid w:val="00057E48"/>
    <w:rsid w:val="00060252"/>
    <w:rsid w:val="000604CF"/>
    <w:rsid w:val="00060C78"/>
    <w:rsid w:val="00061295"/>
    <w:rsid w:val="00061444"/>
    <w:rsid w:val="0006198A"/>
    <w:rsid w:val="000619EF"/>
    <w:rsid w:val="00061C52"/>
    <w:rsid w:val="00061D78"/>
    <w:rsid w:val="00061EE4"/>
    <w:rsid w:val="0006220F"/>
    <w:rsid w:val="00062BED"/>
    <w:rsid w:val="0006349A"/>
    <w:rsid w:val="00063511"/>
    <w:rsid w:val="00063777"/>
    <w:rsid w:val="000638F8"/>
    <w:rsid w:val="00063AD7"/>
    <w:rsid w:val="00063B7D"/>
    <w:rsid w:val="00063BC9"/>
    <w:rsid w:val="00063C36"/>
    <w:rsid w:val="00063D6B"/>
    <w:rsid w:val="00063EA3"/>
    <w:rsid w:val="000640A5"/>
    <w:rsid w:val="00064D54"/>
    <w:rsid w:val="00064FF7"/>
    <w:rsid w:val="000654CB"/>
    <w:rsid w:val="0006560E"/>
    <w:rsid w:val="00065D57"/>
    <w:rsid w:val="00065E07"/>
    <w:rsid w:val="00065F7B"/>
    <w:rsid w:val="00066052"/>
    <w:rsid w:val="00066455"/>
    <w:rsid w:val="000665C2"/>
    <w:rsid w:val="00066FBA"/>
    <w:rsid w:val="00067181"/>
    <w:rsid w:val="00067278"/>
    <w:rsid w:val="00067299"/>
    <w:rsid w:val="00067625"/>
    <w:rsid w:val="0006792E"/>
    <w:rsid w:val="000679DD"/>
    <w:rsid w:val="00067F61"/>
    <w:rsid w:val="0007019F"/>
    <w:rsid w:val="00070C09"/>
    <w:rsid w:val="00070DE0"/>
    <w:rsid w:val="000713F7"/>
    <w:rsid w:val="00071685"/>
    <w:rsid w:val="00071AA7"/>
    <w:rsid w:val="00071AEE"/>
    <w:rsid w:val="000728FA"/>
    <w:rsid w:val="00072BEA"/>
    <w:rsid w:val="00072D76"/>
    <w:rsid w:val="000735E8"/>
    <w:rsid w:val="000736BD"/>
    <w:rsid w:val="00073D2D"/>
    <w:rsid w:val="00073E5A"/>
    <w:rsid w:val="00074151"/>
    <w:rsid w:val="00074375"/>
    <w:rsid w:val="000748B3"/>
    <w:rsid w:val="00074C52"/>
    <w:rsid w:val="00074DAE"/>
    <w:rsid w:val="00074DC9"/>
    <w:rsid w:val="00075294"/>
    <w:rsid w:val="00075438"/>
    <w:rsid w:val="000757DA"/>
    <w:rsid w:val="00075ADB"/>
    <w:rsid w:val="00075E49"/>
    <w:rsid w:val="00075F1D"/>
    <w:rsid w:val="00076457"/>
    <w:rsid w:val="00076754"/>
    <w:rsid w:val="000768A4"/>
    <w:rsid w:val="00076BE3"/>
    <w:rsid w:val="00076F89"/>
    <w:rsid w:val="000770C3"/>
    <w:rsid w:val="000771B5"/>
    <w:rsid w:val="00077520"/>
    <w:rsid w:val="00077A27"/>
    <w:rsid w:val="00077B41"/>
    <w:rsid w:val="00077CA6"/>
    <w:rsid w:val="00077F30"/>
    <w:rsid w:val="00080775"/>
    <w:rsid w:val="00080BD1"/>
    <w:rsid w:val="0008111E"/>
    <w:rsid w:val="00081C3E"/>
    <w:rsid w:val="00082039"/>
    <w:rsid w:val="000820E3"/>
    <w:rsid w:val="0008235B"/>
    <w:rsid w:val="000828A3"/>
    <w:rsid w:val="00082B6F"/>
    <w:rsid w:val="00082CBD"/>
    <w:rsid w:val="000831F5"/>
    <w:rsid w:val="0008348E"/>
    <w:rsid w:val="00083EC7"/>
    <w:rsid w:val="000843E0"/>
    <w:rsid w:val="000844C8"/>
    <w:rsid w:val="00084669"/>
    <w:rsid w:val="00084B6A"/>
    <w:rsid w:val="00084FDA"/>
    <w:rsid w:val="0008503D"/>
    <w:rsid w:val="000852DB"/>
    <w:rsid w:val="00085556"/>
    <w:rsid w:val="00085CD5"/>
    <w:rsid w:val="0008601D"/>
    <w:rsid w:val="00086066"/>
    <w:rsid w:val="000867D9"/>
    <w:rsid w:val="00087122"/>
    <w:rsid w:val="00087265"/>
    <w:rsid w:val="00087776"/>
    <w:rsid w:val="0008783C"/>
    <w:rsid w:val="00087A0E"/>
    <w:rsid w:val="00087AFC"/>
    <w:rsid w:val="00087E08"/>
    <w:rsid w:val="0009057E"/>
    <w:rsid w:val="000905D8"/>
    <w:rsid w:val="000906C0"/>
    <w:rsid w:val="000908A9"/>
    <w:rsid w:val="00091318"/>
    <w:rsid w:val="00091793"/>
    <w:rsid w:val="0009188A"/>
    <w:rsid w:val="00091B5E"/>
    <w:rsid w:val="00092086"/>
    <w:rsid w:val="0009211C"/>
    <w:rsid w:val="000924A8"/>
    <w:rsid w:val="00092F03"/>
    <w:rsid w:val="000936BF"/>
    <w:rsid w:val="00093890"/>
    <w:rsid w:val="000940BB"/>
    <w:rsid w:val="000945A3"/>
    <w:rsid w:val="000949AA"/>
    <w:rsid w:val="00094D3B"/>
    <w:rsid w:val="00094F40"/>
    <w:rsid w:val="000950A3"/>
    <w:rsid w:val="000950C6"/>
    <w:rsid w:val="000957C1"/>
    <w:rsid w:val="00095B46"/>
    <w:rsid w:val="000963B8"/>
    <w:rsid w:val="0009676C"/>
    <w:rsid w:val="00096A53"/>
    <w:rsid w:val="00096E60"/>
    <w:rsid w:val="0009729A"/>
    <w:rsid w:val="00097426"/>
    <w:rsid w:val="000976B4"/>
    <w:rsid w:val="00097863"/>
    <w:rsid w:val="00097932"/>
    <w:rsid w:val="00097982"/>
    <w:rsid w:val="00097D77"/>
    <w:rsid w:val="00097E98"/>
    <w:rsid w:val="000A0781"/>
    <w:rsid w:val="000A0872"/>
    <w:rsid w:val="000A0892"/>
    <w:rsid w:val="000A0D9B"/>
    <w:rsid w:val="000A1091"/>
    <w:rsid w:val="000A1187"/>
    <w:rsid w:val="000A183E"/>
    <w:rsid w:val="000A2793"/>
    <w:rsid w:val="000A2838"/>
    <w:rsid w:val="000A2D18"/>
    <w:rsid w:val="000A318D"/>
    <w:rsid w:val="000A31FF"/>
    <w:rsid w:val="000A32AF"/>
    <w:rsid w:val="000A35E2"/>
    <w:rsid w:val="000A38C6"/>
    <w:rsid w:val="000A3A00"/>
    <w:rsid w:val="000A3BF0"/>
    <w:rsid w:val="000A3E90"/>
    <w:rsid w:val="000A40DD"/>
    <w:rsid w:val="000A4148"/>
    <w:rsid w:val="000A430B"/>
    <w:rsid w:val="000A461C"/>
    <w:rsid w:val="000A480E"/>
    <w:rsid w:val="000A48E4"/>
    <w:rsid w:val="000A4A5F"/>
    <w:rsid w:val="000A4DB7"/>
    <w:rsid w:val="000A50D0"/>
    <w:rsid w:val="000A50D4"/>
    <w:rsid w:val="000A53D3"/>
    <w:rsid w:val="000A5CCB"/>
    <w:rsid w:val="000A60B5"/>
    <w:rsid w:val="000A6201"/>
    <w:rsid w:val="000A684A"/>
    <w:rsid w:val="000A68C5"/>
    <w:rsid w:val="000A6FC3"/>
    <w:rsid w:val="000A70C4"/>
    <w:rsid w:val="000A7104"/>
    <w:rsid w:val="000A7B73"/>
    <w:rsid w:val="000A7B89"/>
    <w:rsid w:val="000B020B"/>
    <w:rsid w:val="000B0390"/>
    <w:rsid w:val="000B0B52"/>
    <w:rsid w:val="000B12E3"/>
    <w:rsid w:val="000B13F0"/>
    <w:rsid w:val="000B14A4"/>
    <w:rsid w:val="000B1B24"/>
    <w:rsid w:val="000B229C"/>
    <w:rsid w:val="000B2424"/>
    <w:rsid w:val="000B264F"/>
    <w:rsid w:val="000B267C"/>
    <w:rsid w:val="000B2B75"/>
    <w:rsid w:val="000B2E1E"/>
    <w:rsid w:val="000B2F84"/>
    <w:rsid w:val="000B327C"/>
    <w:rsid w:val="000B358B"/>
    <w:rsid w:val="000B3BE4"/>
    <w:rsid w:val="000B3C2B"/>
    <w:rsid w:val="000B3C92"/>
    <w:rsid w:val="000B3CF6"/>
    <w:rsid w:val="000B41AB"/>
    <w:rsid w:val="000B4381"/>
    <w:rsid w:val="000B4390"/>
    <w:rsid w:val="000B452E"/>
    <w:rsid w:val="000B4648"/>
    <w:rsid w:val="000B47AA"/>
    <w:rsid w:val="000B4A2C"/>
    <w:rsid w:val="000B4F2F"/>
    <w:rsid w:val="000B54BD"/>
    <w:rsid w:val="000B597F"/>
    <w:rsid w:val="000B64E5"/>
    <w:rsid w:val="000B6501"/>
    <w:rsid w:val="000B73D0"/>
    <w:rsid w:val="000B7524"/>
    <w:rsid w:val="000B7BCC"/>
    <w:rsid w:val="000B7C87"/>
    <w:rsid w:val="000B7DA1"/>
    <w:rsid w:val="000C058C"/>
    <w:rsid w:val="000C1193"/>
    <w:rsid w:val="000C11A4"/>
    <w:rsid w:val="000C11CC"/>
    <w:rsid w:val="000C12B8"/>
    <w:rsid w:val="000C14E2"/>
    <w:rsid w:val="000C178E"/>
    <w:rsid w:val="000C1889"/>
    <w:rsid w:val="000C1C39"/>
    <w:rsid w:val="000C1E54"/>
    <w:rsid w:val="000C21F5"/>
    <w:rsid w:val="000C2255"/>
    <w:rsid w:val="000C236E"/>
    <w:rsid w:val="000C2402"/>
    <w:rsid w:val="000C2C46"/>
    <w:rsid w:val="000C2CBB"/>
    <w:rsid w:val="000C35BC"/>
    <w:rsid w:val="000C35D3"/>
    <w:rsid w:val="000C3660"/>
    <w:rsid w:val="000C3B37"/>
    <w:rsid w:val="000C3ED7"/>
    <w:rsid w:val="000C4285"/>
    <w:rsid w:val="000C45A2"/>
    <w:rsid w:val="000C4615"/>
    <w:rsid w:val="000C4A71"/>
    <w:rsid w:val="000C4AE9"/>
    <w:rsid w:val="000C5617"/>
    <w:rsid w:val="000C5A8B"/>
    <w:rsid w:val="000C5C5A"/>
    <w:rsid w:val="000C5D58"/>
    <w:rsid w:val="000C5E19"/>
    <w:rsid w:val="000C5E33"/>
    <w:rsid w:val="000C5F38"/>
    <w:rsid w:val="000C60CC"/>
    <w:rsid w:val="000C61D9"/>
    <w:rsid w:val="000C6234"/>
    <w:rsid w:val="000C62C5"/>
    <w:rsid w:val="000C62E4"/>
    <w:rsid w:val="000C641F"/>
    <w:rsid w:val="000C6D6B"/>
    <w:rsid w:val="000C6D90"/>
    <w:rsid w:val="000C6EF2"/>
    <w:rsid w:val="000C7252"/>
    <w:rsid w:val="000C7776"/>
    <w:rsid w:val="000C7B9C"/>
    <w:rsid w:val="000D0078"/>
    <w:rsid w:val="000D0111"/>
    <w:rsid w:val="000D0262"/>
    <w:rsid w:val="000D069C"/>
    <w:rsid w:val="000D075E"/>
    <w:rsid w:val="000D0839"/>
    <w:rsid w:val="000D0B8C"/>
    <w:rsid w:val="000D0E14"/>
    <w:rsid w:val="000D12BB"/>
    <w:rsid w:val="000D15A7"/>
    <w:rsid w:val="000D15AD"/>
    <w:rsid w:val="000D1ED4"/>
    <w:rsid w:val="000D1F99"/>
    <w:rsid w:val="000D1FE1"/>
    <w:rsid w:val="000D20B1"/>
    <w:rsid w:val="000D2126"/>
    <w:rsid w:val="000D22F8"/>
    <w:rsid w:val="000D271D"/>
    <w:rsid w:val="000D29E1"/>
    <w:rsid w:val="000D2AD0"/>
    <w:rsid w:val="000D2C1E"/>
    <w:rsid w:val="000D3058"/>
    <w:rsid w:val="000D3286"/>
    <w:rsid w:val="000D32BD"/>
    <w:rsid w:val="000D36B7"/>
    <w:rsid w:val="000D372E"/>
    <w:rsid w:val="000D3AB1"/>
    <w:rsid w:val="000D41D7"/>
    <w:rsid w:val="000D4390"/>
    <w:rsid w:val="000D4921"/>
    <w:rsid w:val="000D4E8C"/>
    <w:rsid w:val="000D5049"/>
    <w:rsid w:val="000D50FB"/>
    <w:rsid w:val="000D5156"/>
    <w:rsid w:val="000D53B6"/>
    <w:rsid w:val="000D5411"/>
    <w:rsid w:val="000D5485"/>
    <w:rsid w:val="000D5508"/>
    <w:rsid w:val="000D561C"/>
    <w:rsid w:val="000D5630"/>
    <w:rsid w:val="000D58A1"/>
    <w:rsid w:val="000D5AD4"/>
    <w:rsid w:val="000D5AE7"/>
    <w:rsid w:val="000D5BFB"/>
    <w:rsid w:val="000D5D49"/>
    <w:rsid w:val="000D5FA5"/>
    <w:rsid w:val="000D6430"/>
    <w:rsid w:val="000D6CA5"/>
    <w:rsid w:val="000D6D0E"/>
    <w:rsid w:val="000D6E6F"/>
    <w:rsid w:val="000D70AD"/>
    <w:rsid w:val="000D71C9"/>
    <w:rsid w:val="000D71F5"/>
    <w:rsid w:val="000D7667"/>
    <w:rsid w:val="000D77E1"/>
    <w:rsid w:val="000D7A90"/>
    <w:rsid w:val="000D7CCD"/>
    <w:rsid w:val="000D7F1C"/>
    <w:rsid w:val="000D7F2A"/>
    <w:rsid w:val="000E065A"/>
    <w:rsid w:val="000E0CE9"/>
    <w:rsid w:val="000E0D3F"/>
    <w:rsid w:val="000E11BB"/>
    <w:rsid w:val="000E173A"/>
    <w:rsid w:val="000E191A"/>
    <w:rsid w:val="000E1FA6"/>
    <w:rsid w:val="000E1FDC"/>
    <w:rsid w:val="000E2151"/>
    <w:rsid w:val="000E27BE"/>
    <w:rsid w:val="000E2B1A"/>
    <w:rsid w:val="000E2B87"/>
    <w:rsid w:val="000E2E7C"/>
    <w:rsid w:val="000E2FE5"/>
    <w:rsid w:val="000E3163"/>
    <w:rsid w:val="000E37DA"/>
    <w:rsid w:val="000E37E3"/>
    <w:rsid w:val="000E4033"/>
    <w:rsid w:val="000E40B6"/>
    <w:rsid w:val="000E4D6F"/>
    <w:rsid w:val="000E50CA"/>
    <w:rsid w:val="000E51C3"/>
    <w:rsid w:val="000E52D9"/>
    <w:rsid w:val="000E5330"/>
    <w:rsid w:val="000E56C0"/>
    <w:rsid w:val="000E5B3A"/>
    <w:rsid w:val="000E5D34"/>
    <w:rsid w:val="000E6034"/>
    <w:rsid w:val="000E6220"/>
    <w:rsid w:val="000E6369"/>
    <w:rsid w:val="000E6887"/>
    <w:rsid w:val="000E695D"/>
    <w:rsid w:val="000E7189"/>
    <w:rsid w:val="000E7311"/>
    <w:rsid w:val="000E791A"/>
    <w:rsid w:val="000F00F0"/>
    <w:rsid w:val="000F0811"/>
    <w:rsid w:val="000F0BBE"/>
    <w:rsid w:val="000F0DFA"/>
    <w:rsid w:val="000F0DFE"/>
    <w:rsid w:val="000F14C0"/>
    <w:rsid w:val="000F1B2D"/>
    <w:rsid w:val="000F1D90"/>
    <w:rsid w:val="000F232C"/>
    <w:rsid w:val="000F2478"/>
    <w:rsid w:val="000F26BC"/>
    <w:rsid w:val="000F2991"/>
    <w:rsid w:val="000F309B"/>
    <w:rsid w:val="000F30D1"/>
    <w:rsid w:val="000F3123"/>
    <w:rsid w:val="000F363A"/>
    <w:rsid w:val="000F3B11"/>
    <w:rsid w:val="000F3B6D"/>
    <w:rsid w:val="000F3C21"/>
    <w:rsid w:val="000F4277"/>
    <w:rsid w:val="000F42A4"/>
    <w:rsid w:val="000F4416"/>
    <w:rsid w:val="000F4831"/>
    <w:rsid w:val="000F4A05"/>
    <w:rsid w:val="000F4A91"/>
    <w:rsid w:val="000F4BA2"/>
    <w:rsid w:val="000F4C1C"/>
    <w:rsid w:val="000F50AF"/>
    <w:rsid w:val="000F50C1"/>
    <w:rsid w:val="000F5D99"/>
    <w:rsid w:val="000F5FAA"/>
    <w:rsid w:val="000F6063"/>
    <w:rsid w:val="000F607D"/>
    <w:rsid w:val="000F6145"/>
    <w:rsid w:val="000F6791"/>
    <w:rsid w:val="000F6891"/>
    <w:rsid w:val="000F69EC"/>
    <w:rsid w:val="000F6D1F"/>
    <w:rsid w:val="000F6DD3"/>
    <w:rsid w:val="000F70BE"/>
    <w:rsid w:val="000F71F8"/>
    <w:rsid w:val="000F720D"/>
    <w:rsid w:val="000F731B"/>
    <w:rsid w:val="000F757A"/>
    <w:rsid w:val="000F775C"/>
    <w:rsid w:val="000F7C42"/>
    <w:rsid w:val="000F7D45"/>
    <w:rsid w:val="000F7F3D"/>
    <w:rsid w:val="001003C2"/>
    <w:rsid w:val="0010063C"/>
    <w:rsid w:val="0010083C"/>
    <w:rsid w:val="00100C6C"/>
    <w:rsid w:val="0010119A"/>
    <w:rsid w:val="00101AB0"/>
    <w:rsid w:val="00101B27"/>
    <w:rsid w:val="00102006"/>
    <w:rsid w:val="00102112"/>
    <w:rsid w:val="00102544"/>
    <w:rsid w:val="00102596"/>
    <w:rsid w:val="00102995"/>
    <w:rsid w:val="001029C8"/>
    <w:rsid w:val="00102BEE"/>
    <w:rsid w:val="00102D92"/>
    <w:rsid w:val="0010302E"/>
    <w:rsid w:val="001030A8"/>
    <w:rsid w:val="001037B7"/>
    <w:rsid w:val="00103A51"/>
    <w:rsid w:val="00103AB6"/>
    <w:rsid w:val="0010427F"/>
    <w:rsid w:val="00104823"/>
    <w:rsid w:val="00104889"/>
    <w:rsid w:val="00104963"/>
    <w:rsid w:val="00104E70"/>
    <w:rsid w:val="0010539D"/>
    <w:rsid w:val="001053E8"/>
    <w:rsid w:val="00105ADA"/>
    <w:rsid w:val="001062A3"/>
    <w:rsid w:val="001069A1"/>
    <w:rsid w:val="00106CE6"/>
    <w:rsid w:val="00106ECC"/>
    <w:rsid w:val="00106F4B"/>
    <w:rsid w:val="001071DE"/>
    <w:rsid w:val="00107236"/>
    <w:rsid w:val="001079E9"/>
    <w:rsid w:val="00107EC1"/>
    <w:rsid w:val="00107EDB"/>
    <w:rsid w:val="0011035E"/>
    <w:rsid w:val="00110939"/>
    <w:rsid w:val="00110B79"/>
    <w:rsid w:val="00110C94"/>
    <w:rsid w:val="00110CBA"/>
    <w:rsid w:val="00110E73"/>
    <w:rsid w:val="00110F4D"/>
    <w:rsid w:val="001114B5"/>
    <w:rsid w:val="00111984"/>
    <w:rsid w:val="00111B73"/>
    <w:rsid w:val="00111C3A"/>
    <w:rsid w:val="00111CE9"/>
    <w:rsid w:val="00111CEF"/>
    <w:rsid w:val="00111F07"/>
    <w:rsid w:val="0011204B"/>
    <w:rsid w:val="0011215A"/>
    <w:rsid w:val="001127C3"/>
    <w:rsid w:val="001128DF"/>
    <w:rsid w:val="00112AD8"/>
    <w:rsid w:val="00112B41"/>
    <w:rsid w:val="00112EAC"/>
    <w:rsid w:val="001132AB"/>
    <w:rsid w:val="00113972"/>
    <w:rsid w:val="0011398E"/>
    <w:rsid w:val="0011490F"/>
    <w:rsid w:val="001149C3"/>
    <w:rsid w:val="0011502A"/>
    <w:rsid w:val="0011551F"/>
    <w:rsid w:val="0011584E"/>
    <w:rsid w:val="001166FF"/>
    <w:rsid w:val="001167FB"/>
    <w:rsid w:val="00116C8B"/>
    <w:rsid w:val="00116D6C"/>
    <w:rsid w:val="00116E7C"/>
    <w:rsid w:val="00117088"/>
    <w:rsid w:val="00117357"/>
    <w:rsid w:val="001173B0"/>
    <w:rsid w:val="001173C7"/>
    <w:rsid w:val="001173CE"/>
    <w:rsid w:val="0011762E"/>
    <w:rsid w:val="00117846"/>
    <w:rsid w:val="00117BCB"/>
    <w:rsid w:val="00117D31"/>
    <w:rsid w:val="00117D9C"/>
    <w:rsid w:val="00117ED4"/>
    <w:rsid w:val="00117FBD"/>
    <w:rsid w:val="001200FF"/>
    <w:rsid w:val="00120128"/>
    <w:rsid w:val="00120151"/>
    <w:rsid w:val="001204B2"/>
    <w:rsid w:val="0012065F"/>
    <w:rsid w:val="00120804"/>
    <w:rsid w:val="001208AD"/>
    <w:rsid w:val="00121189"/>
    <w:rsid w:val="00121307"/>
    <w:rsid w:val="0012155C"/>
    <w:rsid w:val="0012180B"/>
    <w:rsid w:val="001219D2"/>
    <w:rsid w:val="00122910"/>
    <w:rsid w:val="00122F2A"/>
    <w:rsid w:val="001236E9"/>
    <w:rsid w:val="00123CE8"/>
    <w:rsid w:val="00124176"/>
    <w:rsid w:val="00124C15"/>
    <w:rsid w:val="00125167"/>
    <w:rsid w:val="00125322"/>
    <w:rsid w:val="0012558E"/>
    <w:rsid w:val="00125601"/>
    <w:rsid w:val="001260A3"/>
    <w:rsid w:val="001265BB"/>
    <w:rsid w:val="001265DE"/>
    <w:rsid w:val="00126AA8"/>
    <w:rsid w:val="00126CFA"/>
    <w:rsid w:val="00126DFA"/>
    <w:rsid w:val="00126F75"/>
    <w:rsid w:val="00127063"/>
    <w:rsid w:val="001272BA"/>
    <w:rsid w:val="00127568"/>
    <w:rsid w:val="00127B6D"/>
    <w:rsid w:val="00127BD6"/>
    <w:rsid w:val="00127D1C"/>
    <w:rsid w:val="00127E72"/>
    <w:rsid w:val="00130190"/>
    <w:rsid w:val="00130286"/>
    <w:rsid w:val="00130971"/>
    <w:rsid w:val="00130DEA"/>
    <w:rsid w:val="0013101B"/>
    <w:rsid w:val="00131307"/>
    <w:rsid w:val="00131413"/>
    <w:rsid w:val="0013165D"/>
    <w:rsid w:val="001318A4"/>
    <w:rsid w:val="00131987"/>
    <w:rsid w:val="001329E9"/>
    <w:rsid w:val="00132BD2"/>
    <w:rsid w:val="00132D31"/>
    <w:rsid w:val="001333D8"/>
    <w:rsid w:val="0013360A"/>
    <w:rsid w:val="001344CB"/>
    <w:rsid w:val="00134B39"/>
    <w:rsid w:val="00135208"/>
    <w:rsid w:val="0013525F"/>
    <w:rsid w:val="00135435"/>
    <w:rsid w:val="001358E1"/>
    <w:rsid w:val="001358F8"/>
    <w:rsid w:val="00135C71"/>
    <w:rsid w:val="00135E00"/>
    <w:rsid w:val="00135E5C"/>
    <w:rsid w:val="001361DD"/>
    <w:rsid w:val="0013643E"/>
    <w:rsid w:val="00136C7B"/>
    <w:rsid w:val="00136FA1"/>
    <w:rsid w:val="00137295"/>
    <w:rsid w:val="001375CC"/>
    <w:rsid w:val="00137EBE"/>
    <w:rsid w:val="0014014D"/>
    <w:rsid w:val="001403CE"/>
    <w:rsid w:val="00140F3B"/>
    <w:rsid w:val="0014127D"/>
    <w:rsid w:val="00141542"/>
    <w:rsid w:val="00141EF8"/>
    <w:rsid w:val="00142622"/>
    <w:rsid w:val="00142C6E"/>
    <w:rsid w:val="00142F21"/>
    <w:rsid w:val="0014312C"/>
    <w:rsid w:val="00143137"/>
    <w:rsid w:val="00143A14"/>
    <w:rsid w:val="00143A44"/>
    <w:rsid w:val="001440E1"/>
    <w:rsid w:val="00144E86"/>
    <w:rsid w:val="00144E8E"/>
    <w:rsid w:val="0014529C"/>
    <w:rsid w:val="001458A3"/>
    <w:rsid w:val="00145E54"/>
    <w:rsid w:val="00146095"/>
    <w:rsid w:val="001466FC"/>
    <w:rsid w:val="00146702"/>
    <w:rsid w:val="00146764"/>
    <w:rsid w:val="0014693E"/>
    <w:rsid w:val="001469AA"/>
    <w:rsid w:val="00146E65"/>
    <w:rsid w:val="001470FE"/>
    <w:rsid w:val="00147878"/>
    <w:rsid w:val="00147A6C"/>
    <w:rsid w:val="00147C17"/>
    <w:rsid w:val="00147D17"/>
    <w:rsid w:val="00147DE1"/>
    <w:rsid w:val="001501CE"/>
    <w:rsid w:val="001501E0"/>
    <w:rsid w:val="001501F6"/>
    <w:rsid w:val="00150AD6"/>
    <w:rsid w:val="00150C78"/>
    <w:rsid w:val="00150DCB"/>
    <w:rsid w:val="00151B80"/>
    <w:rsid w:val="00151E47"/>
    <w:rsid w:val="0015250D"/>
    <w:rsid w:val="00152610"/>
    <w:rsid w:val="00152797"/>
    <w:rsid w:val="001527E4"/>
    <w:rsid w:val="00152902"/>
    <w:rsid w:val="00153253"/>
    <w:rsid w:val="001532AF"/>
    <w:rsid w:val="00153592"/>
    <w:rsid w:val="001535FA"/>
    <w:rsid w:val="00153657"/>
    <w:rsid w:val="001537F3"/>
    <w:rsid w:val="00154094"/>
    <w:rsid w:val="00154320"/>
    <w:rsid w:val="0015445C"/>
    <w:rsid w:val="00154668"/>
    <w:rsid w:val="001546CC"/>
    <w:rsid w:val="00154821"/>
    <w:rsid w:val="00154D49"/>
    <w:rsid w:val="001552A2"/>
    <w:rsid w:val="00155F91"/>
    <w:rsid w:val="00155FA9"/>
    <w:rsid w:val="001562FF"/>
    <w:rsid w:val="00156381"/>
    <w:rsid w:val="001563F0"/>
    <w:rsid w:val="001566E9"/>
    <w:rsid w:val="001567D7"/>
    <w:rsid w:val="00156935"/>
    <w:rsid w:val="00156937"/>
    <w:rsid w:val="00156EA3"/>
    <w:rsid w:val="00156EA7"/>
    <w:rsid w:val="00157E19"/>
    <w:rsid w:val="00160388"/>
    <w:rsid w:val="00160611"/>
    <w:rsid w:val="001606B8"/>
    <w:rsid w:val="00160D0A"/>
    <w:rsid w:val="00161187"/>
    <w:rsid w:val="001614DC"/>
    <w:rsid w:val="0016182D"/>
    <w:rsid w:val="00161DBA"/>
    <w:rsid w:val="00162162"/>
    <w:rsid w:val="001622EB"/>
    <w:rsid w:val="001623B4"/>
    <w:rsid w:val="001623F0"/>
    <w:rsid w:val="0016242C"/>
    <w:rsid w:val="0016284C"/>
    <w:rsid w:val="00162974"/>
    <w:rsid w:val="00162C19"/>
    <w:rsid w:val="00162CDA"/>
    <w:rsid w:val="00162E91"/>
    <w:rsid w:val="0016323B"/>
    <w:rsid w:val="00163259"/>
    <w:rsid w:val="0016358D"/>
    <w:rsid w:val="001639A5"/>
    <w:rsid w:val="00163ACC"/>
    <w:rsid w:val="001643C5"/>
    <w:rsid w:val="0016457E"/>
    <w:rsid w:val="001649AD"/>
    <w:rsid w:val="001649F7"/>
    <w:rsid w:val="00164B2B"/>
    <w:rsid w:val="00164D50"/>
    <w:rsid w:val="00165029"/>
    <w:rsid w:val="0016513E"/>
    <w:rsid w:val="00165B6F"/>
    <w:rsid w:val="00165C06"/>
    <w:rsid w:val="00165F33"/>
    <w:rsid w:val="001661CD"/>
    <w:rsid w:val="0016653B"/>
    <w:rsid w:val="00166BCD"/>
    <w:rsid w:val="00166CA3"/>
    <w:rsid w:val="00166E11"/>
    <w:rsid w:val="00167177"/>
    <w:rsid w:val="00167220"/>
    <w:rsid w:val="001677B3"/>
    <w:rsid w:val="001677DF"/>
    <w:rsid w:val="00167D52"/>
    <w:rsid w:val="00167D63"/>
    <w:rsid w:val="00167ECF"/>
    <w:rsid w:val="00167FC0"/>
    <w:rsid w:val="00170225"/>
    <w:rsid w:val="001703C0"/>
    <w:rsid w:val="001703CC"/>
    <w:rsid w:val="0017054E"/>
    <w:rsid w:val="001705F0"/>
    <w:rsid w:val="001706BA"/>
    <w:rsid w:val="00170ACE"/>
    <w:rsid w:val="00170EA1"/>
    <w:rsid w:val="00170FD9"/>
    <w:rsid w:val="00171496"/>
    <w:rsid w:val="00171563"/>
    <w:rsid w:val="001716A7"/>
    <w:rsid w:val="00171834"/>
    <w:rsid w:val="00171895"/>
    <w:rsid w:val="001718E8"/>
    <w:rsid w:val="0017191A"/>
    <w:rsid w:val="00171C5E"/>
    <w:rsid w:val="00171C9A"/>
    <w:rsid w:val="00171D36"/>
    <w:rsid w:val="001723E9"/>
    <w:rsid w:val="0017264B"/>
    <w:rsid w:val="001729EF"/>
    <w:rsid w:val="00172A96"/>
    <w:rsid w:val="00172CDF"/>
    <w:rsid w:val="001731D4"/>
    <w:rsid w:val="00173653"/>
    <w:rsid w:val="001736D3"/>
    <w:rsid w:val="0017413B"/>
    <w:rsid w:val="00174437"/>
    <w:rsid w:val="00174984"/>
    <w:rsid w:val="00174AD6"/>
    <w:rsid w:val="0017507B"/>
    <w:rsid w:val="00175D19"/>
    <w:rsid w:val="00175DB8"/>
    <w:rsid w:val="00175EF5"/>
    <w:rsid w:val="001762D8"/>
    <w:rsid w:val="001764B6"/>
    <w:rsid w:val="0017696F"/>
    <w:rsid w:val="00176B30"/>
    <w:rsid w:val="00176BF7"/>
    <w:rsid w:val="00176E3B"/>
    <w:rsid w:val="001776EF"/>
    <w:rsid w:val="00180874"/>
    <w:rsid w:val="00180AF6"/>
    <w:rsid w:val="001815EB"/>
    <w:rsid w:val="00182129"/>
    <w:rsid w:val="001824EA"/>
    <w:rsid w:val="0018253D"/>
    <w:rsid w:val="001826A6"/>
    <w:rsid w:val="00182C49"/>
    <w:rsid w:val="00182E26"/>
    <w:rsid w:val="00183000"/>
    <w:rsid w:val="00183068"/>
    <w:rsid w:val="00183106"/>
    <w:rsid w:val="0018330F"/>
    <w:rsid w:val="00183CF2"/>
    <w:rsid w:val="00183DCC"/>
    <w:rsid w:val="00183E30"/>
    <w:rsid w:val="00183E9B"/>
    <w:rsid w:val="001840AF"/>
    <w:rsid w:val="00184211"/>
    <w:rsid w:val="001842A6"/>
    <w:rsid w:val="001843DF"/>
    <w:rsid w:val="001847A8"/>
    <w:rsid w:val="0018484E"/>
    <w:rsid w:val="001853D4"/>
    <w:rsid w:val="00185AB5"/>
    <w:rsid w:val="00185BAA"/>
    <w:rsid w:val="00186652"/>
    <w:rsid w:val="00186B7E"/>
    <w:rsid w:val="0018703C"/>
    <w:rsid w:val="00187D13"/>
    <w:rsid w:val="00190069"/>
    <w:rsid w:val="001901C3"/>
    <w:rsid w:val="001904AC"/>
    <w:rsid w:val="001907BF"/>
    <w:rsid w:val="00190DB7"/>
    <w:rsid w:val="0019109B"/>
    <w:rsid w:val="00191B2B"/>
    <w:rsid w:val="00191B3A"/>
    <w:rsid w:val="001921FB"/>
    <w:rsid w:val="00192341"/>
    <w:rsid w:val="001925DB"/>
    <w:rsid w:val="00192ED0"/>
    <w:rsid w:val="00192F7F"/>
    <w:rsid w:val="00193175"/>
    <w:rsid w:val="001931BC"/>
    <w:rsid w:val="001931CC"/>
    <w:rsid w:val="001937DD"/>
    <w:rsid w:val="00193E6F"/>
    <w:rsid w:val="00194126"/>
    <w:rsid w:val="00194619"/>
    <w:rsid w:val="001946AD"/>
    <w:rsid w:val="00194B05"/>
    <w:rsid w:val="001953BA"/>
    <w:rsid w:val="001956B5"/>
    <w:rsid w:val="00195904"/>
    <w:rsid w:val="001962AA"/>
    <w:rsid w:val="0019646A"/>
    <w:rsid w:val="0019655C"/>
    <w:rsid w:val="001966A5"/>
    <w:rsid w:val="001966D7"/>
    <w:rsid w:val="001966DC"/>
    <w:rsid w:val="0019687E"/>
    <w:rsid w:val="0019692F"/>
    <w:rsid w:val="00197263"/>
    <w:rsid w:val="00197725"/>
    <w:rsid w:val="00197D25"/>
    <w:rsid w:val="001A031A"/>
    <w:rsid w:val="001A0756"/>
    <w:rsid w:val="001A0B07"/>
    <w:rsid w:val="001A0BDC"/>
    <w:rsid w:val="001A0FDD"/>
    <w:rsid w:val="001A1708"/>
    <w:rsid w:val="001A17AD"/>
    <w:rsid w:val="001A1ABB"/>
    <w:rsid w:val="001A1D67"/>
    <w:rsid w:val="001A1FCF"/>
    <w:rsid w:val="001A2299"/>
    <w:rsid w:val="001A2379"/>
    <w:rsid w:val="001A29FD"/>
    <w:rsid w:val="001A3234"/>
    <w:rsid w:val="001A33F6"/>
    <w:rsid w:val="001A4706"/>
    <w:rsid w:val="001A473A"/>
    <w:rsid w:val="001A4EFD"/>
    <w:rsid w:val="001A5888"/>
    <w:rsid w:val="001A5F30"/>
    <w:rsid w:val="001A5FAE"/>
    <w:rsid w:val="001A6052"/>
    <w:rsid w:val="001A61DC"/>
    <w:rsid w:val="001A6378"/>
    <w:rsid w:val="001A6420"/>
    <w:rsid w:val="001A7325"/>
    <w:rsid w:val="001A7856"/>
    <w:rsid w:val="001A7A66"/>
    <w:rsid w:val="001A7AAD"/>
    <w:rsid w:val="001A7CF7"/>
    <w:rsid w:val="001A7E4A"/>
    <w:rsid w:val="001B035E"/>
    <w:rsid w:val="001B0465"/>
    <w:rsid w:val="001B0C52"/>
    <w:rsid w:val="001B1164"/>
    <w:rsid w:val="001B125F"/>
    <w:rsid w:val="001B12D4"/>
    <w:rsid w:val="001B18FF"/>
    <w:rsid w:val="001B1F5C"/>
    <w:rsid w:val="001B2569"/>
    <w:rsid w:val="001B2691"/>
    <w:rsid w:val="001B3355"/>
    <w:rsid w:val="001B349F"/>
    <w:rsid w:val="001B358F"/>
    <w:rsid w:val="001B374E"/>
    <w:rsid w:val="001B38D8"/>
    <w:rsid w:val="001B4093"/>
    <w:rsid w:val="001B4A42"/>
    <w:rsid w:val="001B4B3C"/>
    <w:rsid w:val="001B4E09"/>
    <w:rsid w:val="001B5008"/>
    <w:rsid w:val="001B5124"/>
    <w:rsid w:val="001B5874"/>
    <w:rsid w:val="001B5936"/>
    <w:rsid w:val="001B5E68"/>
    <w:rsid w:val="001B5E69"/>
    <w:rsid w:val="001B6299"/>
    <w:rsid w:val="001B67FA"/>
    <w:rsid w:val="001B69BA"/>
    <w:rsid w:val="001B6C9B"/>
    <w:rsid w:val="001B6CC2"/>
    <w:rsid w:val="001B6E75"/>
    <w:rsid w:val="001B7694"/>
    <w:rsid w:val="001B7D9B"/>
    <w:rsid w:val="001B7EF1"/>
    <w:rsid w:val="001C07F2"/>
    <w:rsid w:val="001C0813"/>
    <w:rsid w:val="001C148F"/>
    <w:rsid w:val="001C17A6"/>
    <w:rsid w:val="001C1C14"/>
    <w:rsid w:val="001C1D90"/>
    <w:rsid w:val="001C1ED1"/>
    <w:rsid w:val="001C20DB"/>
    <w:rsid w:val="001C2417"/>
    <w:rsid w:val="001C288C"/>
    <w:rsid w:val="001C2ED8"/>
    <w:rsid w:val="001C2FFA"/>
    <w:rsid w:val="001C3065"/>
    <w:rsid w:val="001C3319"/>
    <w:rsid w:val="001C3593"/>
    <w:rsid w:val="001C38B2"/>
    <w:rsid w:val="001C39EF"/>
    <w:rsid w:val="001C3E77"/>
    <w:rsid w:val="001C43A7"/>
    <w:rsid w:val="001C4545"/>
    <w:rsid w:val="001C4A26"/>
    <w:rsid w:val="001C4C38"/>
    <w:rsid w:val="001C4F06"/>
    <w:rsid w:val="001C5011"/>
    <w:rsid w:val="001C5511"/>
    <w:rsid w:val="001C572E"/>
    <w:rsid w:val="001C59E9"/>
    <w:rsid w:val="001C5A76"/>
    <w:rsid w:val="001C66CE"/>
    <w:rsid w:val="001C68A2"/>
    <w:rsid w:val="001C697D"/>
    <w:rsid w:val="001C6CDA"/>
    <w:rsid w:val="001C77AA"/>
    <w:rsid w:val="001C7990"/>
    <w:rsid w:val="001C79A7"/>
    <w:rsid w:val="001C7A06"/>
    <w:rsid w:val="001C7E6D"/>
    <w:rsid w:val="001D00BA"/>
    <w:rsid w:val="001D026A"/>
    <w:rsid w:val="001D0336"/>
    <w:rsid w:val="001D0424"/>
    <w:rsid w:val="001D04F1"/>
    <w:rsid w:val="001D0AAB"/>
    <w:rsid w:val="001D0C45"/>
    <w:rsid w:val="001D0FC9"/>
    <w:rsid w:val="001D1B4E"/>
    <w:rsid w:val="001D1DD8"/>
    <w:rsid w:val="001D1E00"/>
    <w:rsid w:val="001D1E4A"/>
    <w:rsid w:val="001D213F"/>
    <w:rsid w:val="001D2348"/>
    <w:rsid w:val="001D2509"/>
    <w:rsid w:val="001D288F"/>
    <w:rsid w:val="001D2AA6"/>
    <w:rsid w:val="001D2D79"/>
    <w:rsid w:val="001D2DD2"/>
    <w:rsid w:val="001D2F65"/>
    <w:rsid w:val="001D31D8"/>
    <w:rsid w:val="001D3A32"/>
    <w:rsid w:val="001D3D16"/>
    <w:rsid w:val="001D3D22"/>
    <w:rsid w:val="001D4425"/>
    <w:rsid w:val="001D497C"/>
    <w:rsid w:val="001D4E97"/>
    <w:rsid w:val="001D5AD5"/>
    <w:rsid w:val="001D62FE"/>
    <w:rsid w:val="001D63E9"/>
    <w:rsid w:val="001D65BE"/>
    <w:rsid w:val="001D680F"/>
    <w:rsid w:val="001D6B15"/>
    <w:rsid w:val="001D6F0D"/>
    <w:rsid w:val="001D7B55"/>
    <w:rsid w:val="001E011D"/>
    <w:rsid w:val="001E0DD1"/>
    <w:rsid w:val="001E0E84"/>
    <w:rsid w:val="001E0EA0"/>
    <w:rsid w:val="001E1098"/>
    <w:rsid w:val="001E11C5"/>
    <w:rsid w:val="001E1524"/>
    <w:rsid w:val="001E16AB"/>
    <w:rsid w:val="001E1B6B"/>
    <w:rsid w:val="001E1D0E"/>
    <w:rsid w:val="001E1DF6"/>
    <w:rsid w:val="001E1FA0"/>
    <w:rsid w:val="001E2169"/>
    <w:rsid w:val="001E23AF"/>
    <w:rsid w:val="001E2556"/>
    <w:rsid w:val="001E261B"/>
    <w:rsid w:val="001E270F"/>
    <w:rsid w:val="001E2871"/>
    <w:rsid w:val="001E2ABC"/>
    <w:rsid w:val="001E3013"/>
    <w:rsid w:val="001E3377"/>
    <w:rsid w:val="001E36EC"/>
    <w:rsid w:val="001E37F0"/>
    <w:rsid w:val="001E413B"/>
    <w:rsid w:val="001E4325"/>
    <w:rsid w:val="001E4644"/>
    <w:rsid w:val="001E4828"/>
    <w:rsid w:val="001E4954"/>
    <w:rsid w:val="001E4BF1"/>
    <w:rsid w:val="001E4C1C"/>
    <w:rsid w:val="001E4E4A"/>
    <w:rsid w:val="001E4ED6"/>
    <w:rsid w:val="001E4F08"/>
    <w:rsid w:val="001E5047"/>
    <w:rsid w:val="001E5122"/>
    <w:rsid w:val="001E5807"/>
    <w:rsid w:val="001E5CF3"/>
    <w:rsid w:val="001E5E98"/>
    <w:rsid w:val="001E5FFF"/>
    <w:rsid w:val="001E641F"/>
    <w:rsid w:val="001E665F"/>
    <w:rsid w:val="001E6745"/>
    <w:rsid w:val="001E68D2"/>
    <w:rsid w:val="001E68ED"/>
    <w:rsid w:val="001E6AD5"/>
    <w:rsid w:val="001E6D2F"/>
    <w:rsid w:val="001E739B"/>
    <w:rsid w:val="001E7706"/>
    <w:rsid w:val="001E7738"/>
    <w:rsid w:val="001E79F5"/>
    <w:rsid w:val="001E7B23"/>
    <w:rsid w:val="001E7B48"/>
    <w:rsid w:val="001E7C3C"/>
    <w:rsid w:val="001E7CB2"/>
    <w:rsid w:val="001E7D89"/>
    <w:rsid w:val="001F0778"/>
    <w:rsid w:val="001F106B"/>
    <w:rsid w:val="001F1214"/>
    <w:rsid w:val="001F1738"/>
    <w:rsid w:val="001F177D"/>
    <w:rsid w:val="001F1C28"/>
    <w:rsid w:val="001F1F55"/>
    <w:rsid w:val="001F2086"/>
    <w:rsid w:val="001F22D7"/>
    <w:rsid w:val="001F27EF"/>
    <w:rsid w:val="001F2AB9"/>
    <w:rsid w:val="001F2BA0"/>
    <w:rsid w:val="001F326F"/>
    <w:rsid w:val="001F33A8"/>
    <w:rsid w:val="001F38C6"/>
    <w:rsid w:val="001F3A01"/>
    <w:rsid w:val="001F3F6C"/>
    <w:rsid w:val="001F4080"/>
    <w:rsid w:val="001F4196"/>
    <w:rsid w:val="001F49BA"/>
    <w:rsid w:val="001F4D08"/>
    <w:rsid w:val="001F4D80"/>
    <w:rsid w:val="001F5988"/>
    <w:rsid w:val="001F5C96"/>
    <w:rsid w:val="001F5CDA"/>
    <w:rsid w:val="001F5E81"/>
    <w:rsid w:val="001F607F"/>
    <w:rsid w:val="001F67B6"/>
    <w:rsid w:val="001F689D"/>
    <w:rsid w:val="001F6A04"/>
    <w:rsid w:val="001F74BC"/>
    <w:rsid w:val="001F775F"/>
    <w:rsid w:val="001F77D5"/>
    <w:rsid w:val="001F7F0A"/>
    <w:rsid w:val="001F7F1D"/>
    <w:rsid w:val="002000D2"/>
    <w:rsid w:val="00200468"/>
    <w:rsid w:val="002006E0"/>
    <w:rsid w:val="0020087F"/>
    <w:rsid w:val="00200C13"/>
    <w:rsid w:val="00201218"/>
    <w:rsid w:val="002016C8"/>
    <w:rsid w:val="00201898"/>
    <w:rsid w:val="00201B10"/>
    <w:rsid w:val="00201B20"/>
    <w:rsid w:val="00201D2B"/>
    <w:rsid w:val="00201EE3"/>
    <w:rsid w:val="002022D6"/>
    <w:rsid w:val="00202415"/>
    <w:rsid w:val="002025EE"/>
    <w:rsid w:val="002028E3"/>
    <w:rsid w:val="00202964"/>
    <w:rsid w:val="00202DBA"/>
    <w:rsid w:val="00203185"/>
    <w:rsid w:val="00203435"/>
    <w:rsid w:val="002034AA"/>
    <w:rsid w:val="0020355E"/>
    <w:rsid w:val="00203CE7"/>
    <w:rsid w:val="002045B0"/>
    <w:rsid w:val="0020484E"/>
    <w:rsid w:val="00204AAC"/>
    <w:rsid w:val="00204E61"/>
    <w:rsid w:val="0020512F"/>
    <w:rsid w:val="002051A6"/>
    <w:rsid w:val="00205403"/>
    <w:rsid w:val="00205644"/>
    <w:rsid w:val="00205B4E"/>
    <w:rsid w:val="00206395"/>
    <w:rsid w:val="00206923"/>
    <w:rsid w:val="0020798F"/>
    <w:rsid w:val="00207EB5"/>
    <w:rsid w:val="00210312"/>
    <w:rsid w:val="002103E0"/>
    <w:rsid w:val="002104E1"/>
    <w:rsid w:val="002104F6"/>
    <w:rsid w:val="00210A77"/>
    <w:rsid w:val="00210B33"/>
    <w:rsid w:val="00211467"/>
    <w:rsid w:val="002116FE"/>
    <w:rsid w:val="002119F9"/>
    <w:rsid w:val="00211B72"/>
    <w:rsid w:val="00212148"/>
    <w:rsid w:val="00212312"/>
    <w:rsid w:val="002123E9"/>
    <w:rsid w:val="00212556"/>
    <w:rsid w:val="00212747"/>
    <w:rsid w:val="0021281D"/>
    <w:rsid w:val="00212B0A"/>
    <w:rsid w:val="00212EE5"/>
    <w:rsid w:val="00212F87"/>
    <w:rsid w:val="0021342C"/>
    <w:rsid w:val="0021370B"/>
    <w:rsid w:val="00213949"/>
    <w:rsid w:val="00213B83"/>
    <w:rsid w:val="00213DE1"/>
    <w:rsid w:val="00213F0B"/>
    <w:rsid w:val="0021421D"/>
    <w:rsid w:val="00214267"/>
    <w:rsid w:val="00214416"/>
    <w:rsid w:val="00214442"/>
    <w:rsid w:val="0021518F"/>
    <w:rsid w:val="002152F3"/>
    <w:rsid w:val="00215B08"/>
    <w:rsid w:val="00215B62"/>
    <w:rsid w:val="00215BE5"/>
    <w:rsid w:val="002162A7"/>
    <w:rsid w:val="0021657B"/>
    <w:rsid w:val="00216D60"/>
    <w:rsid w:val="00216FBD"/>
    <w:rsid w:val="002173C0"/>
    <w:rsid w:val="002177D5"/>
    <w:rsid w:val="002178DF"/>
    <w:rsid w:val="00217BE2"/>
    <w:rsid w:val="00217E62"/>
    <w:rsid w:val="00217FAC"/>
    <w:rsid w:val="00220513"/>
    <w:rsid w:val="002206DB"/>
    <w:rsid w:val="00220750"/>
    <w:rsid w:val="00220B1F"/>
    <w:rsid w:val="00221621"/>
    <w:rsid w:val="00221670"/>
    <w:rsid w:val="002217F2"/>
    <w:rsid w:val="002219A5"/>
    <w:rsid w:val="00221A4F"/>
    <w:rsid w:val="00221FC3"/>
    <w:rsid w:val="00222035"/>
    <w:rsid w:val="00222137"/>
    <w:rsid w:val="00222177"/>
    <w:rsid w:val="00222425"/>
    <w:rsid w:val="002226CB"/>
    <w:rsid w:val="00222816"/>
    <w:rsid w:val="002229F2"/>
    <w:rsid w:val="00222A45"/>
    <w:rsid w:val="002233C7"/>
    <w:rsid w:val="00223A7E"/>
    <w:rsid w:val="00223ADC"/>
    <w:rsid w:val="00223EA9"/>
    <w:rsid w:val="0022441C"/>
    <w:rsid w:val="00224629"/>
    <w:rsid w:val="00224A2F"/>
    <w:rsid w:val="00224B8C"/>
    <w:rsid w:val="00224CD7"/>
    <w:rsid w:val="00224E7C"/>
    <w:rsid w:val="002251EA"/>
    <w:rsid w:val="00225229"/>
    <w:rsid w:val="0022526B"/>
    <w:rsid w:val="00225D0B"/>
    <w:rsid w:val="00225DAB"/>
    <w:rsid w:val="00225E58"/>
    <w:rsid w:val="00225ECD"/>
    <w:rsid w:val="00226639"/>
    <w:rsid w:val="00226A4E"/>
    <w:rsid w:val="00227F75"/>
    <w:rsid w:val="002300FE"/>
    <w:rsid w:val="0023030A"/>
    <w:rsid w:val="00230436"/>
    <w:rsid w:val="002307E2"/>
    <w:rsid w:val="002308B0"/>
    <w:rsid w:val="00230969"/>
    <w:rsid w:val="00230CF4"/>
    <w:rsid w:val="00230D3D"/>
    <w:rsid w:val="00231194"/>
    <w:rsid w:val="00231583"/>
    <w:rsid w:val="00231C31"/>
    <w:rsid w:val="00231FE9"/>
    <w:rsid w:val="00232BB1"/>
    <w:rsid w:val="002333AB"/>
    <w:rsid w:val="0023345A"/>
    <w:rsid w:val="002336AD"/>
    <w:rsid w:val="0023375B"/>
    <w:rsid w:val="00233809"/>
    <w:rsid w:val="00233B4C"/>
    <w:rsid w:val="00233BCB"/>
    <w:rsid w:val="00234461"/>
    <w:rsid w:val="00234641"/>
    <w:rsid w:val="00234866"/>
    <w:rsid w:val="00234C68"/>
    <w:rsid w:val="0023526E"/>
    <w:rsid w:val="002352A5"/>
    <w:rsid w:val="00235431"/>
    <w:rsid w:val="002358F2"/>
    <w:rsid w:val="00235980"/>
    <w:rsid w:val="00235AB5"/>
    <w:rsid w:val="002362C1"/>
    <w:rsid w:val="00236316"/>
    <w:rsid w:val="00236788"/>
    <w:rsid w:val="00236D64"/>
    <w:rsid w:val="00236FD1"/>
    <w:rsid w:val="0023725E"/>
    <w:rsid w:val="002373AC"/>
    <w:rsid w:val="002374E9"/>
    <w:rsid w:val="00237A4A"/>
    <w:rsid w:val="00237B6B"/>
    <w:rsid w:val="00237E2C"/>
    <w:rsid w:val="00237EF2"/>
    <w:rsid w:val="00237F48"/>
    <w:rsid w:val="002401B9"/>
    <w:rsid w:val="0024060D"/>
    <w:rsid w:val="0024072B"/>
    <w:rsid w:val="00240752"/>
    <w:rsid w:val="002407AB"/>
    <w:rsid w:val="00240B31"/>
    <w:rsid w:val="00240D40"/>
    <w:rsid w:val="002410B2"/>
    <w:rsid w:val="00241280"/>
    <w:rsid w:val="0024149D"/>
    <w:rsid w:val="00241DDD"/>
    <w:rsid w:val="0024222C"/>
    <w:rsid w:val="00242250"/>
    <w:rsid w:val="00242D6A"/>
    <w:rsid w:val="00242E19"/>
    <w:rsid w:val="00242F9D"/>
    <w:rsid w:val="00243136"/>
    <w:rsid w:val="00243643"/>
    <w:rsid w:val="00243916"/>
    <w:rsid w:val="00243BEC"/>
    <w:rsid w:val="00244012"/>
    <w:rsid w:val="002440AE"/>
    <w:rsid w:val="00244D58"/>
    <w:rsid w:val="00244FC9"/>
    <w:rsid w:val="002455ED"/>
    <w:rsid w:val="0024569F"/>
    <w:rsid w:val="00245C11"/>
    <w:rsid w:val="00246102"/>
    <w:rsid w:val="00246144"/>
    <w:rsid w:val="002466B3"/>
    <w:rsid w:val="00246971"/>
    <w:rsid w:val="00246AE7"/>
    <w:rsid w:val="00246D4E"/>
    <w:rsid w:val="00246F3B"/>
    <w:rsid w:val="00246F40"/>
    <w:rsid w:val="002473D4"/>
    <w:rsid w:val="002473DB"/>
    <w:rsid w:val="00247886"/>
    <w:rsid w:val="002478D0"/>
    <w:rsid w:val="00247A7C"/>
    <w:rsid w:val="00247EC5"/>
    <w:rsid w:val="00250364"/>
    <w:rsid w:val="002506C9"/>
    <w:rsid w:val="002508A1"/>
    <w:rsid w:val="00250A97"/>
    <w:rsid w:val="00250F1E"/>
    <w:rsid w:val="002513E3"/>
    <w:rsid w:val="002515A7"/>
    <w:rsid w:val="00251799"/>
    <w:rsid w:val="0025210E"/>
    <w:rsid w:val="002522FE"/>
    <w:rsid w:val="002525AD"/>
    <w:rsid w:val="0025274A"/>
    <w:rsid w:val="0025278E"/>
    <w:rsid w:val="00252AC6"/>
    <w:rsid w:val="00252C68"/>
    <w:rsid w:val="00253026"/>
    <w:rsid w:val="0025315A"/>
    <w:rsid w:val="002533BF"/>
    <w:rsid w:val="002535D1"/>
    <w:rsid w:val="002536A2"/>
    <w:rsid w:val="002536E5"/>
    <w:rsid w:val="0025395A"/>
    <w:rsid w:val="00253A30"/>
    <w:rsid w:val="00253A37"/>
    <w:rsid w:val="00253D7B"/>
    <w:rsid w:val="00253FC2"/>
    <w:rsid w:val="00254004"/>
    <w:rsid w:val="00254047"/>
    <w:rsid w:val="00254249"/>
    <w:rsid w:val="0025447D"/>
    <w:rsid w:val="00254692"/>
    <w:rsid w:val="0025476D"/>
    <w:rsid w:val="00254C46"/>
    <w:rsid w:val="002551A1"/>
    <w:rsid w:val="00255876"/>
    <w:rsid w:val="00255B2B"/>
    <w:rsid w:val="00255FD8"/>
    <w:rsid w:val="0025626D"/>
    <w:rsid w:val="00256CC8"/>
    <w:rsid w:val="00256F32"/>
    <w:rsid w:val="00257164"/>
    <w:rsid w:val="002575A2"/>
    <w:rsid w:val="002576D2"/>
    <w:rsid w:val="002578E8"/>
    <w:rsid w:val="00257F5B"/>
    <w:rsid w:val="00257F73"/>
    <w:rsid w:val="002601DB"/>
    <w:rsid w:val="002601F9"/>
    <w:rsid w:val="0026038C"/>
    <w:rsid w:val="00260589"/>
    <w:rsid w:val="002606E1"/>
    <w:rsid w:val="00260A33"/>
    <w:rsid w:val="00260CB6"/>
    <w:rsid w:val="00260E02"/>
    <w:rsid w:val="0026118B"/>
    <w:rsid w:val="00261324"/>
    <w:rsid w:val="002613FD"/>
    <w:rsid w:val="00261498"/>
    <w:rsid w:val="00261780"/>
    <w:rsid w:val="00261C9A"/>
    <w:rsid w:val="00262295"/>
    <w:rsid w:val="002623C6"/>
    <w:rsid w:val="00262968"/>
    <w:rsid w:val="00262B86"/>
    <w:rsid w:val="00263072"/>
    <w:rsid w:val="00263605"/>
    <w:rsid w:val="002637B6"/>
    <w:rsid w:val="0026397A"/>
    <w:rsid w:val="00263C11"/>
    <w:rsid w:val="0026415B"/>
    <w:rsid w:val="002645DE"/>
    <w:rsid w:val="002645ED"/>
    <w:rsid w:val="002649CB"/>
    <w:rsid w:val="00264A7A"/>
    <w:rsid w:val="00264DD4"/>
    <w:rsid w:val="0026513F"/>
    <w:rsid w:val="002659CE"/>
    <w:rsid w:val="00265AB5"/>
    <w:rsid w:val="00265DB1"/>
    <w:rsid w:val="002660D5"/>
    <w:rsid w:val="00266490"/>
    <w:rsid w:val="00266C2D"/>
    <w:rsid w:val="00266D29"/>
    <w:rsid w:val="00266EF2"/>
    <w:rsid w:val="00266F38"/>
    <w:rsid w:val="00267CBE"/>
    <w:rsid w:val="00267D39"/>
    <w:rsid w:val="00267D6A"/>
    <w:rsid w:val="00267FEC"/>
    <w:rsid w:val="002705FC"/>
    <w:rsid w:val="00270827"/>
    <w:rsid w:val="002709B8"/>
    <w:rsid w:val="00270CA6"/>
    <w:rsid w:val="0027111B"/>
    <w:rsid w:val="00271395"/>
    <w:rsid w:val="00271510"/>
    <w:rsid w:val="0027173F"/>
    <w:rsid w:val="00271874"/>
    <w:rsid w:val="002718AF"/>
    <w:rsid w:val="00272454"/>
    <w:rsid w:val="00272E3E"/>
    <w:rsid w:val="0027336D"/>
    <w:rsid w:val="002736B7"/>
    <w:rsid w:val="0027383D"/>
    <w:rsid w:val="00273BA8"/>
    <w:rsid w:val="002743E6"/>
    <w:rsid w:val="002744CD"/>
    <w:rsid w:val="0027494E"/>
    <w:rsid w:val="00275386"/>
    <w:rsid w:val="0027578A"/>
    <w:rsid w:val="0027583D"/>
    <w:rsid w:val="00275EE0"/>
    <w:rsid w:val="0027678A"/>
    <w:rsid w:val="002768F2"/>
    <w:rsid w:val="00276DFA"/>
    <w:rsid w:val="0027706F"/>
    <w:rsid w:val="00277D10"/>
    <w:rsid w:val="00277D4B"/>
    <w:rsid w:val="00277DD4"/>
    <w:rsid w:val="00280239"/>
    <w:rsid w:val="00280248"/>
    <w:rsid w:val="00280385"/>
    <w:rsid w:val="0028039B"/>
    <w:rsid w:val="00281A32"/>
    <w:rsid w:val="00281A8D"/>
    <w:rsid w:val="00281B9F"/>
    <w:rsid w:val="00281D3B"/>
    <w:rsid w:val="00282258"/>
    <w:rsid w:val="00282DC4"/>
    <w:rsid w:val="00282E1D"/>
    <w:rsid w:val="00282E7B"/>
    <w:rsid w:val="0028320D"/>
    <w:rsid w:val="002832A6"/>
    <w:rsid w:val="00283FFC"/>
    <w:rsid w:val="002844F1"/>
    <w:rsid w:val="00284650"/>
    <w:rsid w:val="00284E23"/>
    <w:rsid w:val="00284F0F"/>
    <w:rsid w:val="002855C1"/>
    <w:rsid w:val="002857AD"/>
    <w:rsid w:val="00285C30"/>
    <w:rsid w:val="00285D87"/>
    <w:rsid w:val="0028618F"/>
    <w:rsid w:val="0028651E"/>
    <w:rsid w:val="00286647"/>
    <w:rsid w:val="00286BF4"/>
    <w:rsid w:val="00286F0F"/>
    <w:rsid w:val="002870F4"/>
    <w:rsid w:val="00287933"/>
    <w:rsid w:val="0028795C"/>
    <w:rsid w:val="00287F14"/>
    <w:rsid w:val="00287FF9"/>
    <w:rsid w:val="002900A4"/>
    <w:rsid w:val="0029050E"/>
    <w:rsid w:val="002909D3"/>
    <w:rsid w:val="00290A13"/>
    <w:rsid w:val="00290A90"/>
    <w:rsid w:val="00291114"/>
    <w:rsid w:val="00291240"/>
    <w:rsid w:val="002914EE"/>
    <w:rsid w:val="00291C35"/>
    <w:rsid w:val="00292129"/>
    <w:rsid w:val="00292294"/>
    <w:rsid w:val="00292602"/>
    <w:rsid w:val="00292D80"/>
    <w:rsid w:val="00292EAF"/>
    <w:rsid w:val="002935BB"/>
    <w:rsid w:val="00293B50"/>
    <w:rsid w:val="00294188"/>
    <w:rsid w:val="0029430D"/>
    <w:rsid w:val="002951A9"/>
    <w:rsid w:val="002951E0"/>
    <w:rsid w:val="002951EE"/>
    <w:rsid w:val="002953C6"/>
    <w:rsid w:val="002953C9"/>
    <w:rsid w:val="0029549D"/>
    <w:rsid w:val="002954B2"/>
    <w:rsid w:val="00295BC7"/>
    <w:rsid w:val="00295C24"/>
    <w:rsid w:val="00295E68"/>
    <w:rsid w:val="00296612"/>
    <w:rsid w:val="002970DB"/>
    <w:rsid w:val="00297588"/>
    <w:rsid w:val="00297A90"/>
    <w:rsid w:val="00297BF9"/>
    <w:rsid w:val="002A0364"/>
    <w:rsid w:val="002A0369"/>
    <w:rsid w:val="002A0417"/>
    <w:rsid w:val="002A05B0"/>
    <w:rsid w:val="002A05B2"/>
    <w:rsid w:val="002A06CE"/>
    <w:rsid w:val="002A0A7D"/>
    <w:rsid w:val="002A0AEB"/>
    <w:rsid w:val="002A0E15"/>
    <w:rsid w:val="002A101F"/>
    <w:rsid w:val="002A1E19"/>
    <w:rsid w:val="002A24FE"/>
    <w:rsid w:val="002A2839"/>
    <w:rsid w:val="002A2AB8"/>
    <w:rsid w:val="002A2C0D"/>
    <w:rsid w:val="002A312E"/>
    <w:rsid w:val="002A336C"/>
    <w:rsid w:val="002A369F"/>
    <w:rsid w:val="002A3D51"/>
    <w:rsid w:val="002A3E4F"/>
    <w:rsid w:val="002A3F24"/>
    <w:rsid w:val="002A40A0"/>
    <w:rsid w:val="002A461B"/>
    <w:rsid w:val="002A4E3F"/>
    <w:rsid w:val="002A4FCF"/>
    <w:rsid w:val="002A50C9"/>
    <w:rsid w:val="002A62DA"/>
    <w:rsid w:val="002A64F6"/>
    <w:rsid w:val="002A6D13"/>
    <w:rsid w:val="002A6D79"/>
    <w:rsid w:val="002A7439"/>
    <w:rsid w:val="002A797C"/>
    <w:rsid w:val="002A7C3D"/>
    <w:rsid w:val="002A7D3B"/>
    <w:rsid w:val="002B03C4"/>
    <w:rsid w:val="002B0A1E"/>
    <w:rsid w:val="002B0AD2"/>
    <w:rsid w:val="002B0C56"/>
    <w:rsid w:val="002B0DD3"/>
    <w:rsid w:val="002B0F11"/>
    <w:rsid w:val="002B118D"/>
    <w:rsid w:val="002B19F2"/>
    <w:rsid w:val="002B20BC"/>
    <w:rsid w:val="002B231D"/>
    <w:rsid w:val="002B270F"/>
    <w:rsid w:val="002B2AC3"/>
    <w:rsid w:val="002B2ACE"/>
    <w:rsid w:val="002B2C1D"/>
    <w:rsid w:val="002B30AC"/>
    <w:rsid w:val="002B3E77"/>
    <w:rsid w:val="002B3FE9"/>
    <w:rsid w:val="002B3FEF"/>
    <w:rsid w:val="002B4646"/>
    <w:rsid w:val="002B4697"/>
    <w:rsid w:val="002B49A2"/>
    <w:rsid w:val="002B4BA7"/>
    <w:rsid w:val="002B4BFD"/>
    <w:rsid w:val="002B4D2D"/>
    <w:rsid w:val="002B55D4"/>
    <w:rsid w:val="002B5ABD"/>
    <w:rsid w:val="002B5D11"/>
    <w:rsid w:val="002B5F5C"/>
    <w:rsid w:val="002B6673"/>
    <w:rsid w:val="002B69CC"/>
    <w:rsid w:val="002B6C9C"/>
    <w:rsid w:val="002B71BC"/>
    <w:rsid w:val="002B7835"/>
    <w:rsid w:val="002B78D4"/>
    <w:rsid w:val="002B7BCD"/>
    <w:rsid w:val="002B7CAB"/>
    <w:rsid w:val="002C01AD"/>
    <w:rsid w:val="002C043E"/>
    <w:rsid w:val="002C08FD"/>
    <w:rsid w:val="002C0979"/>
    <w:rsid w:val="002C0B51"/>
    <w:rsid w:val="002C1BAF"/>
    <w:rsid w:val="002C1D5C"/>
    <w:rsid w:val="002C23F2"/>
    <w:rsid w:val="002C2701"/>
    <w:rsid w:val="002C2C16"/>
    <w:rsid w:val="002C2D23"/>
    <w:rsid w:val="002C30B3"/>
    <w:rsid w:val="002C3638"/>
    <w:rsid w:val="002C3857"/>
    <w:rsid w:val="002C3E36"/>
    <w:rsid w:val="002C3ECC"/>
    <w:rsid w:val="002C4551"/>
    <w:rsid w:val="002C456F"/>
    <w:rsid w:val="002C48DD"/>
    <w:rsid w:val="002C4A10"/>
    <w:rsid w:val="002C51E4"/>
    <w:rsid w:val="002C55CE"/>
    <w:rsid w:val="002C5C04"/>
    <w:rsid w:val="002C5CAA"/>
    <w:rsid w:val="002C5DA0"/>
    <w:rsid w:val="002C5E84"/>
    <w:rsid w:val="002C5F08"/>
    <w:rsid w:val="002C6555"/>
    <w:rsid w:val="002C70F3"/>
    <w:rsid w:val="002C743A"/>
    <w:rsid w:val="002C7A39"/>
    <w:rsid w:val="002C7B7E"/>
    <w:rsid w:val="002C7D3B"/>
    <w:rsid w:val="002C7F08"/>
    <w:rsid w:val="002D00F1"/>
    <w:rsid w:val="002D0696"/>
    <w:rsid w:val="002D0750"/>
    <w:rsid w:val="002D0926"/>
    <w:rsid w:val="002D0CF4"/>
    <w:rsid w:val="002D1544"/>
    <w:rsid w:val="002D163C"/>
    <w:rsid w:val="002D1E53"/>
    <w:rsid w:val="002D24D6"/>
    <w:rsid w:val="002D2A08"/>
    <w:rsid w:val="002D304E"/>
    <w:rsid w:val="002D31A4"/>
    <w:rsid w:val="002D355C"/>
    <w:rsid w:val="002D3ED8"/>
    <w:rsid w:val="002D3F0D"/>
    <w:rsid w:val="002D4140"/>
    <w:rsid w:val="002D4220"/>
    <w:rsid w:val="002D445A"/>
    <w:rsid w:val="002D452D"/>
    <w:rsid w:val="002D4706"/>
    <w:rsid w:val="002D4799"/>
    <w:rsid w:val="002D4809"/>
    <w:rsid w:val="002D4AF8"/>
    <w:rsid w:val="002D4BC0"/>
    <w:rsid w:val="002D4E40"/>
    <w:rsid w:val="002D6020"/>
    <w:rsid w:val="002D63D9"/>
    <w:rsid w:val="002D6724"/>
    <w:rsid w:val="002D6A66"/>
    <w:rsid w:val="002D6D2E"/>
    <w:rsid w:val="002D7596"/>
    <w:rsid w:val="002D7606"/>
    <w:rsid w:val="002D7C44"/>
    <w:rsid w:val="002D7CEB"/>
    <w:rsid w:val="002E09BD"/>
    <w:rsid w:val="002E0A07"/>
    <w:rsid w:val="002E0BC7"/>
    <w:rsid w:val="002E0DBF"/>
    <w:rsid w:val="002E0FF2"/>
    <w:rsid w:val="002E10CD"/>
    <w:rsid w:val="002E120F"/>
    <w:rsid w:val="002E1B47"/>
    <w:rsid w:val="002E1D70"/>
    <w:rsid w:val="002E1F03"/>
    <w:rsid w:val="002E239B"/>
    <w:rsid w:val="002E2978"/>
    <w:rsid w:val="002E2AF8"/>
    <w:rsid w:val="002E2B9B"/>
    <w:rsid w:val="002E347B"/>
    <w:rsid w:val="002E3528"/>
    <w:rsid w:val="002E3741"/>
    <w:rsid w:val="002E376E"/>
    <w:rsid w:val="002E39AF"/>
    <w:rsid w:val="002E4751"/>
    <w:rsid w:val="002E494D"/>
    <w:rsid w:val="002E4CB8"/>
    <w:rsid w:val="002E5734"/>
    <w:rsid w:val="002E58B9"/>
    <w:rsid w:val="002E599E"/>
    <w:rsid w:val="002E5A75"/>
    <w:rsid w:val="002E5C24"/>
    <w:rsid w:val="002E5C3D"/>
    <w:rsid w:val="002E5DC8"/>
    <w:rsid w:val="002E62A0"/>
    <w:rsid w:val="002E646C"/>
    <w:rsid w:val="002E6515"/>
    <w:rsid w:val="002E653A"/>
    <w:rsid w:val="002E666E"/>
    <w:rsid w:val="002E6D3A"/>
    <w:rsid w:val="002E6D61"/>
    <w:rsid w:val="002E6D9A"/>
    <w:rsid w:val="002E7394"/>
    <w:rsid w:val="002E76DD"/>
    <w:rsid w:val="002E7BD5"/>
    <w:rsid w:val="002E7D12"/>
    <w:rsid w:val="002E7F00"/>
    <w:rsid w:val="002E7FF4"/>
    <w:rsid w:val="002F0B4C"/>
    <w:rsid w:val="002F0C03"/>
    <w:rsid w:val="002F0D57"/>
    <w:rsid w:val="002F0D73"/>
    <w:rsid w:val="002F11AB"/>
    <w:rsid w:val="002F166E"/>
    <w:rsid w:val="002F1674"/>
    <w:rsid w:val="002F1678"/>
    <w:rsid w:val="002F1722"/>
    <w:rsid w:val="002F1948"/>
    <w:rsid w:val="002F1A25"/>
    <w:rsid w:val="002F1CDB"/>
    <w:rsid w:val="002F1DDE"/>
    <w:rsid w:val="002F1EEB"/>
    <w:rsid w:val="002F2029"/>
    <w:rsid w:val="002F2362"/>
    <w:rsid w:val="002F282D"/>
    <w:rsid w:val="002F2892"/>
    <w:rsid w:val="002F2A44"/>
    <w:rsid w:val="002F2A51"/>
    <w:rsid w:val="002F321E"/>
    <w:rsid w:val="002F3355"/>
    <w:rsid w:val="002F3374"/>
    <w:rsid w:val="002F3521"/>
    <w:rsid w:val="002F364F"/>
    <w:rsid w:val="002F4465"/>
    <w:rsid w:val="002F45F9"/>
    <w:rsid w:val="002F4641"/>
    <w:rsid w:val="002F491B"/>
    <w:rsid w:val="002F497A"/>
    <w:rsid w:val="002F4A8E"/>
    <w:rsid w:val="002F4B4C"/>
    <w:rsid w:val="002F4F93"/>
    <w:rsid w:val="002F50B2"/>
    <w:rsid w:val="002F526E"/>
    <w:rsid w:val="002F567A"/>
    <w:rsid w:val="002F57D7"/>
    <w:rsid w:val="002F5E09"/>
    <w:rsid w:val="002F60CA"/>
    <w:rsid w:val="002F62E8"/>
    <w:rsid w:val="002F6452"/>
    <w:rsid w:val="002F69D5"/>
    <w:rsid w:val="002F6E2B"/>
    <w:rsid w:val="002F7138"/>
    <w:rsid w:val="002F71BC"/>
    <w:rsid w:val="002F75BE"/>
    <w:rsid w:val="002F77F8"/>
    <w:rsid w:val="002F7D6C"/>
    <w:rsid w:val="002F7E63"/>
    <w:rsid w:val="002F7EC5"/>
    <w:rsid w:val="003000CE"/>
    <w:rsid w:val="00300355"/>
    <w:rsid w:val="0030059B"/>
    <w:rsid w:val="00300A80"/>
    <w:rsid w:val="00300E99"/>
    <w:rsid w:val="00300FC7"/>
    <w:rsid w:val="003012F1"/>
    <w:rsid w:val="003016CB"/>
    <w:rsid w:val="0030199B"/>
    <w:rsid w:val="00301D20"/>
    <w:rsid w:val="00301F0E"/>
    <w:rsid w:val="0030227B"/>
    <w:rsid w:val="00302283"/>
    <w:rsid w:val="00302487"/>
    <w:rsid w:val="00302919"/>
    <w:rsid w:val="00302BD3"/>
    <w:rsid w:val="00302E74"/>
    <w:rsid w:val="00303B02"/>
    <w:rsid w:val="00304258"/>
    <w:rsid w:val="003043C5"/>
    <w:rsid w:val="0030445C"/>
    <w:rsid w:val="003046D6"/>
    <w:rsid w:val="00304736"/>
    <w:rsid w:val="00304C2A"/>
    <w:rsid w:val="003058FD"/>
    <w:rsid w:val="00305C87"/>
    <w:rsid w:val="00305CAA"/>
    <w:rsid w:val="00305FE1"/>
    <w:rsid w:val="0030626D"/>
    <w:rsid w:val="003062FC"/>
    <w:rsid w:val="00306676"/>
    <w:rsid w:val="0030680D"/>
    <w:rsid w:val="00306867"/>
    <w:rsid w:val="00306C33"/>
    <w:rsid w:val="00306F1D"/>
    <w:rsid w:val="003074CD"/>
    <w:rsid w:val="0030755E"/>
    <w:rsid w:val="00307564"/>
    <w:rsid w:val="00307D19"/>
    <w:rsid w:val="00307F35"/>
    <w:rsid w:val="003100CE"/>
    <w:rsid w:val="00310BCB"/>
    <w:rsid w:val="00310D7B"/>
    <w:rsid w:val="00310EEF"/>
    <w:rsid w:val="003111A8"/>
    <w:rsid w:val="00311601"/>
    <w:rsid w:val="003117B4"/>
    <w:rsid w:val="00311868"/>
    <w:rsid w:val="00311C2B"/>
    <w:rsid w:val="003120DB"/>
    <w:rsid w:val="00313042"/>
    <w:rsid w:val="003130D6"/>
    <w:rsid w:val="003131D0"/>
    <w:rsid w:val="003144E2"/>
    <w:rsid w:val="0031491E"/>
    <w:rsid w:val="00314CB8"/>
    <w:rsid w:val="00314E78"/>
    <w:rsid w:val="0031519E"/>
    <w:rsid w:val="00315237"/>
    <w:rsid w:val="003153DD"/>
    <w:rsid w:val="00315783"/>
    <w:rsid w:val="00315B59"/>
    <w:rsid w:val="00315CA7"/>
    <w:rsid w:val="0031602E"/>
    <w:rsid w:val="00316375"/>
    <w:rsid w:val="003163D3"/>
    <w:rsid w:val="003166C3"/>
    <w:rsid w:val="00316C7C"/>
    <w:rsid w:val="00316CEB"/>
    <w:rsid w:val="00316CF1"/>
    <w:rsid w:val="003170AA"/>
    <w:rsid w:val="0031745A"/>
    <w:rsid w:val="003175E0"/>
    <w:rsid w:val="00317795"/>
    <w:rsid w:val="003202E0"/>
    <w:rsid w:val="003207EC"/>
    <w:rsid w:val="0032092D"/>
    <w:rsid w:val="00320B91"/>
    <w:rsid w:val="003213EE"/>
    <w:rsid w:val="0032179D"/>
    <w:rsid w:val="00321874"/>
    <w:rsid w:val="00322324"/>
    <w:rsid w:val="00322494"/>
    <w:rsid w:val="00322507"/>
    <w:rsid w:val="00322844"/>
    <w:rsid w:val="0032312D"/>
    <w:rsid w:val="0032325B"/>
    <w:rsid w:val="003235BC"/>
    <w:rsid w:val="00323773"/>
    <w:rsid w:val="003238C9"/>
    <w:rsid w:val="003238E7"/>
    <w:rsid w:val="00323FEE"/>
    <w:rsid w:val="0032429F"/>
    <w:rsid w:val="00324657"/>
    <w:rsid w:val="003249CE"/>
    <w:rsid w:val="00324DDF"/>
    <w:rsid w:val="00324E52"/>
    <w:rsid w:val="0032558D"/>
    <w:rsid w:val="003255F3"/>
    <w:rsid w:val="00325803"/>
    <w:rsid w:val="0032585E"/>
    <w:rsid w:val="00326919"/>
    <w:rsid w:val="00326B25"/>
    <w:rsid w:val="00326EDE"/>
    <w:rsid w:val="00326EF9"/>
    <w:rsid w:val="003273F8"/>
    <w:rsid w:val="00327ECB"/>
    <w:rsid w:val="003308F7"/>
    <w:rsid w:val="00330BD0"/>
    <w:rsid w:val="00331355"/>
    <w:rsid w:val="00331373"/>
    <w:rsid w:val="00331460"/>
    <w:rsid w:val="00331523"/>
    <w:rsid w:val="0033169C"/>
    <w:rsid w:val="00331D3A"/>
    <w:rsid w:val="00331F5C"/>
    <w:rsid w:val="0033244A"/>
    <w:rsid w:val="003324AC"/>
    <w:rsid w:val="0033254F"/>
    <w:rsid w:val="003325FF"/>
    <w:rsid w:val="00332850"/>
    <w:rsid w:val="00332E9F"/>
    <w:rsid w:val="003334DD"/>
    <w:rsid w:val="00333AE3"/>
    <w:rsid w:val="00333AF6"/>
    <w:rsid w:val="003343DA"/>
    <w:rsid w:val="0033443A"/>
    <w:rsid w:val="003345D7"/>
    <w:rsid w:val="003345EE"/>
    <w:rsid w:val="00334915"/>
    <w:rsid w:val="00334A2B"/>
    <w:rsid w:val="00334CB7"/>
    <w:rsid w:val="00334D8A"/>
    <w:rsid w:val="00335031"/>
    <w:rsid w:val="003350D3"/>
    <w:rsid w:val="003354EF"/>
    <w:rsid w:val="00335707"/>
    <w:rsid w:val="00335B53"/>
    <w:rsid w:val="00335E0F"/>
    <w:rsid w:val="00335E78"/>
    <w:rsid w:val="00336078"/>
    <w:rsid w:val="00336491"/>
    <w:rsid w:val="003365D5"/>
    <w:rsid w:val="00336B92"/>
    <w:rsid w:val="00336D6B"/>
    <w:rsid w:val="00337534"/>
    <w:rsid w:val="00337798"/>
    <w:rsid w:val="003377AB"/>
    <w:rsid w:val="0033784A"/>
    <w:rsid w:val="003378C6"/>
    <w:rsid w:val="003379DC"/>
    <w:rsid w:val="0034003C"/>
    <w:rsid w:val="00340867"/>
    <w:rsid w:val="00341492"/>
    <w:rsid w:val="003415C1"/>
    <w:rsid w:val="00341913"/>
    <w:rsid w:val="003419C8"/>
    <w:rsid w:val="00341A2C"/>
    <w:rsid w:val="00342017"/>
    <w:rsid w:val="00342196"/>
    <w:rsid w:val="003422EF"/>
    <w:rsid w:val="003425D5"/>
    <w:rsid w:val="00342939"/>
    <w:rsid w:val="0034308D"/>
    <w:rsid w:val="00343726"/>
    <w:rsid w:val="003439BF"/>
    <w:rsid w:val="00343C6A"/>
    <w:rsid w:val="00343DA8"/>
    <w:rsid w:val="00343DF4"/>
    <w:rsid w:val="00343F12"/>
    <w:rsid w:val="003442F6"/>
    <w:rsid w:val="00344428"/>
    <w:rsid w:val="0034471C"/>
    <w:rsid w:val="003447C1"/>
    <w:rsid w:val="00344DDB"/>
    <w:rsid w:val="00345395"/>
    <w:rsid w:val="003453F0"/>
    <w:rsid w:val="003454BB"/>
    <w:rsid w:val="00345541"/>
    <w:rsid w:val="00345D6B"/>
    <w:rsid w:val="00345DE7"/>
    <w:rsid w:val="00345E5A"/>
    <w:rsid w:val="00346273"/>
    <w:rsid w:val="00346374"/>
    <w:rsid w:val="00346711"/>
    <w:rsid w:val="0034680B"/>
    <w:rsid w:val="00346AA4"/>
    <w:rsid w:val="00347B0F"/>
    <w:rsid w:val="00347C54"/>
    <w:rsid w:val="00347D07"/>
    <w:rsid w:val="00347E51"/>
    <w:rsid w:val="00350298"/>
    <w:rsid w:val="003503B4"/>
    <w:rsid w:val="0035042E"/>
    <w:rsid w:val="00350623"/>
    <w:rsid w:val="0035076D"/>
    <w:rsid w:val="0035080C"/>
    <w:rsid w:val="0035106A"/>
    <w:rsid w:val="0035116C"/>
    <w:rsid w:val="003514B4"/>
    <w:rsid w:val="003516BC"/>
    <w:rsid w:val="00351AF8"/>
    <w:rsid w:val="00351BF3"/>
    <w:rsid w:val="00351C79"/>
    <w:rsid w:val="00352573"/>
    <w:rsid w:val="0035270C"/>
    <w:rsid w:val="00352750"/>
    <w:rsid w:val="00352AF2"/>
    <w:rsid w:val="00352B6F"/>
    <w:rsid w:val="00352D4E"/>
    <w:rsid w:val="00352F6C"/>
    <w:rsid w:val="0035382E"/>
    <w:rsid w:val="00353905"/>
    <w:rsid w:val="00353AB1"/>
    <w:rsid w:val="003541C9"/>
    <w:rsid w:val="0035431A"/>
    <w:rsid w:val="00354487"/>
    <w:rsid w:val="0035462B"/>
    <w:rsid w:val="003546CF"/>
    <w:rsid w:val="003547C6"/>
    <w:rsid w:val="0035486A"/>
    <w:rsid w:val="00354B35"/>
    <w:rsid w:val="00354EB8"/>
    <w:rsid w:val="003550F2"/>
    <w:rsid w:val="00355115"/>
    <w:rsid w:val="003557EE"/>
    <w:rsid w:val="00355B46"/>
    <w:rsid w:val="00355B63"/>
    <w:rsid w:val="00355C8F"/>
    <w:rsid w:val="00356024"/>
    <w:rsid w:val="00356128"/>
    <w:rsid w:val="00356458"/>
    <w:rsid w:val="00356D22"/>
    <w:rsid w:val="003570C4"/>
    <w:rsid w:val="003570F4"/>
    <w:rsid w:val="00357253"/>
    <w:rsid w:val="0035726E"/>
    <w:rsid w:val="003573E4"/>
    <w:rsid w:val="00357ABC"/>
    <w:rsid w:val="00357AF9"/>
    <w:rsid w:val="00357DAA"/>
    <w:rsid w:val="00357E64"/>
    <w:rsid w:val="00357F7C"/>
    <w:rsid w:val="00360641"/>
    <w:rsid w:val="0036084C"/>
    <w:rsid w:val="003608DA"/>
    <w:rsid w:val="00360A47"/>
    <w:rsid w:val="00360FE2"/>
    <w:rsid w:val="00361335"/>
    <w:rsid w:val="0036158E"/>
    <w:rsid w:val="003616BE"/>
    <w:rsid w:val="00361C1E"/>
    <w:rsid w:val="00361EB0"/>
    <w:rsid w:val="00362044"/>
    <w:rsid w:val="00362436"/>
    <w:rsid w:val="0036253A"/>
    <w:rsid w:val="003626EC"/>
    <w:rsid w:val="003628F9"/>
    <w:rsid w:val="00362BDD"/>
    <w:rsid w:val="00363046"/>
    <w:rsid w:val="003634B7"/>
    <w:rsid w:val="003634D9"/>
    <w:rsid w:val="003636DF"/>
    <w:rsid w:val="00363AA0"/>
    <w:rsid w:val="00364031"/>
    <w:rsid w:val="00364071"/>
    <w:rsid w:val="0036429C"/>
    <w:rsid w:val="003643C5"/>
    <w:rsid w:val="003645A3"/>
    <w:rsid w:val="00364809"/>
    <w:rsid w:val="00364DF8"/>
    <w:rsid w:val="00364FCB"/>
    <w:rsid w:val="00365173"/>
    <w:rsid w:val="00365254"/>
    <w:rsid w:val="00365255"/>
    <w:rsid w:val="003653E8"/>
    <w:rsid w:val="00365647"/>
    <w:rsid w:val="003659BB"/>
    <w:rsid w:val="00365BE5"/>
    <w:rsid w:val="00365C6D"/>
    <w:rsid w:val="00365D24"/>
    <w:rsid w:val="00365DA0"/>
    <w:rsid w:val="00366085"/>
    <w:rsid w:val="003666A2"/>
    <w:rsid w:val="00367085"/>
    <w:rsid w:val="003670BA"/>
    <w:rsid w:val="003675C8"/>
    <w:rsid w:val="003675CE"/>
    <w:rsid w:val="003677E0"/>
    <w:rsid w:val="00367856"/>
    <w:rsid w:val="00367B8B"/>
    <w:rsid w:val="00367CB2"/>
    <w:rsid w:val="00367E03"/>
    <w:rsid w:val="003704E5"/>
    <w:rsid w:val="00370707"/>
    <w:rsid w:val="003707F9"/>
    <w:rsid w:val="00370808"/>
    <w:rsid w:val="0037082E"/>
    <w:rsid w:val="00370A94"/>
    <w:rsid w:val="00371058"/>
    <w:rsid w:val="003715BF"/>
    <w:rsid w:val="0037166C"/>
    <w:rsid w:val="00371C33"/>
    <w:rsid w:val="0037262C"/>
    <w:rsid w:val="00372AC0"/>
    <w:rsid w:val="00372B40"/>
    <w:rsid w:val="00372ECB"/>
    <w:rsid w:val="003730D8"/>
    <w:rsid w:val="00373296"/>
    <w:rsid w:val="00373367"/>
    <w:rsid w:val="00373445"/>
    <w:rsid w:val="00373516"/>
    <w:rsid w:val="00373C1B"/>
    <w:rsid w:val="00373F94"/>
    <w:rsid w:val="00373FEB"/>
    <w:rsid w:val="00374285"/>
    <w:rsid w:val="0037470C"/>
    <w:rsid w:val="00374A39"/>
    <w:rsid w:val="00374B27"/>
    <w:rsid w:val="00374B96"/>
    <w:rsid w:val="0037509A"/>
    <w:rsid w:val="003753D6"/>
    <w:rsid w:val="003757BA"/>
    <w:rsid w:val="00375C6D"/>
    <w:rsid w:val="00375E77"/>
    <w:rsid w:val="0037649D"/>
    <w:rsid w:val="00376589"/>
    <w:rsid w:val="00376EAF"/>
    <w:rsid w:val="00376FE9"/>
    <w:rsid w:val="00377271"/>
    <w:rsid w:val="003775B8"/>
    <w:rsid w:val="00377897"/>
    <w:rsid w:val="00377CDC"/>
    <w:rsid w:val="003805CB"/>
    <w:rsid w:val="003805EA"/>
    <w:rsid w:val="00380801"/>
    <w:rsid w:val="0038081E"/>
    <w:rsid w:val="00380A1F"/>
    <w:rsid w:val="00380E11"/>
    <w:rsid w:val="00380EFA"/>
    <w:rsid w:val="00381243"/>
    <w:rsid w:val="00381347"/>
    <w:rsid w:val="00381910"/>
    <w:rsid w:val="00381A9F"/>
    <w:rsid w:val="00381AED"/>
    <w:rsid w:val="00381E00"/>
    <w:rsid w:val="003820D8"/>
    <w:rsid w:val="0038211E"/>
    <w:rsid w:val="003822DB"/>
    <w:rsid w:val="00382670"/>
    <w:rsid w:val="00382718"/>
    <w:rsid w:val="00382771"/>
    <w:rsid w:val="003827BF"/>
    <w:rsid w:val="00382B25"/>
    <w:rsid w:val="00382DE8"/>
    <w:rsid w:val="003834F9"/>
    <w:rsid w:val="00383A9C"/>
    <w:rsid w:val="00383C3A"/>
    <w:rsid w:val="00383F40"/>
    <w:rsid w:val="00384038"/>
    <w:rsid w:val="003840D8"/>
    <w:rsid w:val="00384A41"/>
    <w:rsid w:val="00384B1B"/>
    <w:rsid w:val="00384CC8"/>
    <w:rsid w:val="00384DAE"/>
    <w:rsid w:val="00385576"/>
    <w:rsid w:val="0038579D"/>
    <w:rsid w:val="00385A18"/>
    <w:rsid w:val="00385DB7"/>
    <w:rsid w:val="00386015"/>
    <w:rsid w:val="00386B05"/>
    <w:rsid w:val="00386D72"/>
    <w:rsid w:val="00387363"/>
    <w:rsid w:val="003873D1"/>
    <w:rsid w:val="0038787F"/>
    <w:rsid w:val="00387F1F"/>
    <w:rsid w:val="00390521"/>
    <w:rsid w:val="00390A7D"/>
    <w:rsid w:val="00390C22"/>
    <w:rsid w:val="00390D14"/>
    <w:rsid w:val="003911CE"/>
    <w:rsid w:val="0039138E"/>
    <w:rsid w:val="00391444"/>
    <w:rsid w:val="003917CE"/>
    <w:rsid w:val="00391C9D"/>
    <w:rsid w:val="0039216C"/>
    <w:rsid w:val="003923B1"/>
    <w:rsid w:val="00392AB9"/>
    <w:rsid w:val="003932BE"/>
    <w:rsid w:val="0039354F"/>
    <w:rsid w:val="00393660"/>
    <w:rsid w:val="00393C52"/>
    <w:rsid w:val="003942A1"/>
    <w:rsid w:val="003945B1"/>
    <w:rsid w:val="00394962"/>
    <w:rsid w:val="00394A1B"/>
    <w:rsid w:val="00394B57"/>
    <w:rsid w:val="00394E80"/>
    <w:rsid w:val="00395146"/>
    <w:rsid w:val="0039579B"/>
    <w:rsid w:val="00395C0C"/>
    <w:rsid w:val="0039604D"/>
    <w:rsid w:val="00396392"/>
    <w:rsid w:val="003967F0"/>
    <w:rsid w:val="00396AE6"/>
    <w:rsid w:val="00396EB7"/>
    <w:rsid w:val="003972F2"/>
    <w:rsid w:val="00397441"/>
    <w:rsid w:val="00397444"/>
    <w:rsid w:val="003975FA"/>
    <w:rsid w:val="0039761F"/>
    <w:rsid w:val="00397875"/>
    <w:rsid w:val="00397A45"/>
    <w:rsid w:val="00397B67"/>
    <w:rsid w:val="00397C4B"/>
    <w:rsid w:val="00397EB6"/>
    <w:rsid w:val="003A05C0"/>
    <w:rsid w:val="003A085A"/>
    <w:rsid w:val="003A0FEF"/>
    <w:rsid w:val="003A1281"/>
    <w:rsid w:val="003A15DC"/>
    <w:rsid w:val="003A162A"/>
    <w:rsid w:val="003A1876"/>
    <w:rsid w:val="003A1E45"/>
    <w:rsid w:val="003A24A3"/>
    <w:rsid w:val="003A29DB"/>
    <w:rsid w:val="003A2BBD"/>
    <w:rsid w:val="003A2E01"/>
    <w:rsid w:val="003A2F82"/>
    <w:rsid w:val="003A317B"/>
    <w:rsid w:val="003A34C9"/>
    <w:rsid w:val="003A3921"/>
    <w:rsid w:val="003A3AC8"/>
    <w:rsid w:val="003A3B92"/>
    <w:rsid w:val="003A3C40"/>
    <w:rsid w:val="003A46BA"/>
    <w:rsid w:val="003A47D0"/>
    <w:rsid w:val="003A4BEC"/>
    <w:rsid w:val="003A4E57"/>
    <w:rsid w:val="003A5444"/>
    <w:rsid w:val="003A59EC"/>
    <w:rsid w:val="003A5A03"/>
    <w:rsid w:val="003A5A32"/>
    <w:rsid w:val="003A5B5A"/>
    <w:rsid w:val="003A5E9D"/>
    <w:rsid w:val="003A600E"/>
    <w:rsid w:val="003A6022"/>
    <w:rsid w:val="003A6554"/>
    <w:rsid w:val="003A69E7"/>
    <w:rsid w:val="003A6CF0"/>
    <w:rsid w:val="003A7330"/>
    <w:rsid w:val="003A7D9C"/>
    <w:rsid w:val="003A7E1A"/>
    <w:rsid w:val="003A7F2A"/>
    <w:rsid w:val="003B03EC"/>
    <w:rsid w:val="003B0652"/>
    <w:rsid w:val="003B078A"/>
    <w:rsid w:val="003B0AE4"/>
    <w:rsid w:val="003B0B9F"/>
    <w:rsid w:val="003B0C4E"/>
    <w:rsid w:val="003B0F15"/>
    <w:rsid w:val="003B1186"/>
    <w:rsid w:val="003B161A"/>
    <w:rsid w:val="003B1623"/>
    <w:rsid w:val="003B1659"/>
    <w:rsid w:val="003B1A74"/>
    <w:rsid w:val="003B1BF6"/>
    <w:rsid w:val="003B21FD"/>
    <w:rsid w:val="003B2396"/>
    <w:rsid w:val="003B2679"/>
    <w:rsid w:val="003B31FA"/>
    <w:rsid w:val="003B3ADF"/>
    <w:rsid w:val="003B3B1C"/>
    <w:rsid w:val="003B40FD"/>
    <w:rsid w:val="003B4247"/>
    <w:rsid w:val="003B42FA"/>
    <w:rsid w:val="003B448A"/>
    <w:rsid w:val="003B50E5"/>
    <w:rsid w:val="003B54FD"/>
    <w:rsid w:val="003B553C"/>
    <w:rsid w:val="003B56F1"/>
    <w:rsid w:val="003B57CE"/>
    <w:rsid w:val="003B5F3C"/>
    <w:rsid w:val="003B6124"/>
    <w:rsid w:val="003B61F3"/>
    <w:rsid w:val="003B630F"/>
    <w:rsid w:val="003B6447"/>
    <w:rsid w:val="003B6CB5"/>
    <w:rsid w:val="003B6FC4"/>
    <w:rsid w:val="003B70A4"/>
    <w:rsid w:val="003B71F5"/>
    <w:rsid w:val="003B79B4"/>
    <w:rsid w:val="003B79E4"/>
    <w:rsid w:val="003B7A1F"/>
    <w:rsid w:val="003B7C5F"/>
    <w:rsid w:val="003B7CAA"/>
    <w:rsid w:val="003C0516"/>
    <w:rsid w:val="003C081F"/>
    <w:rsid w:val="003C0B5A"/>
    <w:rsid w:val="003C0CD2"/>
    <w:rsid w:val="003C0EC5"/>
    <w:rsid w:val="003C14F2"/>
    <w:rsid w:val="003C1647"/>
    <w:rsid w:val="003C17CB"/>
    <w:rsid w:val="003C1D74"/>
    <w:rsid w:val="003C285F"/>
    <w:rsid w:val="003C2C71"/>
    <w:rsid w:val="003C2D48"/>
    <w:rsid w:val="003C2D53"/>
    <w:rsid w:val="003C2FA7"/>
    <w:rsid w:val="003C3004"/>
    <w:rsid w:val="003C3453"/>
    <w:rsid w:val="003C3A8C"/>
    <w:rsid w:val="003C3CFD"/>
    <w:rsid w:val="003C3F45"/>
    <w:rsid w:val="003C41B0"/>
    <w:rsid w:val="003C438B"/>
    <w:rsid w:val="003C4D5F"/>
    <w:rsid w:val="003C519B"/>
    <w:rsid w:val="003C51BE"/>
    <w:rsid w:val="003C551F"/>
    <w:rsid w:val="003C566C"/>
    <w:rsid w:val="003C5832"/>
    <w:rsid w:val="003C5897"/>
    <w:rsid w:val="003C6007"/>
    <w:rsid w:val="003C6443"/>
    <w:rsid w:val="003C669D"/>
    <w:rsid w:val="003C6B86"/>
    <w:rsid w:val="003C7B3C"/>
    <w:rsid w:val="003C7DFA"/>
    <w:rsid w:val="003C7EDD"/>
    <w:rsid w:val="003C7F48"/>
    <w:rsid w:val="003D0203"/>
    <w:rsid w:val="003D0496"/>
    <w:rsid w:val="003D0655"/>
    <w:rsid w:val="003D0747"/>
    <w:rsid w:val="003D0BA7"/>
    <w:rsid w:val="003D0C89"/>
    <w:rsid w:val="003D0E6A"/>
    <w:rsid w:val="003D191E"/>
    <w:rsid w:val="003D266C"/>
    <w:rsid w:val="003D287A"/>
    <w:rsid w:val="003D2CED"/>
    <w:rsid w:val="003D2EC8"/>
    <w:rsid w:val="003D2F62"/>
    <w:rsid w:val="003D2FB4"/>
    <w:rsid w:val="003D3347"/>
    <w:rsid w:val="003D38B5"/>
    <w:rsid w:val="003D3994"/>
    <w:rsid w:val="003D3DDB"/>
    <w:rsid w:val="003D4752"/>
    <w:rsid w:val="003D4828"/>
    <w:rsid w:val="003D483A"/>
    <w:rsid w:val="003D494F"/>
    <w:rsid w:val="003D4B49"/>
    <w:rsid w:val="003D4BF3"/>
    <w:rsid w:val="003D5181"/>
    <w:rsid w:val="003D51D5"/>
    <w:rsid w:val="003D5778"/>
    <w:rsid w:val="003D5B7F"/>
    <w:rsid w:val="003D5C06"/>
    <w:rsid w:val="003D5CDF"/>
    <w:rsid w:val="003D62F4"/>
    <w:rsid w:val="003D6327"/>
    <w:rsid w:val="003D664B"/>
    <w:rsid w:val="003D690D"/>
    <w:rsid w:val="003D6A96"/>
    <w:rsid w:val="003D6C9C"/>
    <w:rsid w:val="003D6E21"/>
    <w:rsid w:val="003D7135"/>
    <w:rsid w:val="003D7172"/>
    <w:rsid w:val="003D7330"/>
    <w:rsid w:val="003D74D9"/>
    <w:rsid w:val="003D79CE"/>
    <w:rsid w:val="003E0035"/>
    <w:rsid w:val="003E037F"/>
    <w:rsid w:val="003E0722"/>
    <w:rsid w:val="003E09DE"/>
    <w:rsid w:val="003E0A37"/>
    <w:rsid w:val="003E0CF3"/>
    <w:rsid w:val="003E0E61"/>
    <w:rsid w:val="003E111F"/>
    <w:rsid w:val="003E138A"/>
    <w:rsid w:val="003E13BF"/>
    <w:rsid w:val="003E148D"/>
    <w:rsid w:val="003E14AC"/>
    <w:rsid w:val="003E160E"/>
    <w:rsid w:val="003E1710"/>
    <w:rsid w:val="003E1788"/>
    <w:rsid w:val="003E1BBF"/>
    <w:rsid w:val="003E1BC8"/>
    <w:rsid w:val="003E23E7"/>
    <w:rsid w:val="003E2458"/>
    <w:rsid w:val="003E26DC"/>
    <w:rsid w:val="003E2864"/>
    <w:rsid w:val="003E2DC6"/>
    <w:rsid w:val="003E31F8"/>
    <w:rsid w:val="003E3328"/>
    <w:rsid w:val="003E3391"/>
    <w:rsid w:val="003E339D"/>
    <w:rsid w:val="003E3A99"/>
    <w:rsid w:val="003E3E47"/>
    <w:rsid w:val="003E4066"/>
    <w:rsid w:val="003E4491"/>
    <w:rsid w:val="003E44B7"/>
    <w:rsid w:val="003E46BD"/>
    <w:rsid w:val="003E4AEF"/>
    <w:rsid w:val="003E4D07"/>
    <w:rsid w:val="003E4D76"/>
    <w:rsid w:val="003E4DAC"/>
    <w:rsid w:val="003E4EB2"/>
    <w:rsid w:val="003E4EB7"/>
    <w:rsid w:val="003E5C10"/>
    <w:rsid w:val="003E60B3"/>
    <w:rsid w:val="003E6764"/>
    <w:rsid w:val="003E6B25"/>
    <w:rsid w:val="003E6F72"/>
    <w:rsid w:val="003E7183"/>
    <w:rsid w:val="003E751D"/>
    <w:rsid w:val="003E7576"/>
    <w:rsid w:val="003E77D4"/>
    <w:rsid w:val="003E7B59"/>
    <w:rsid w:val="003E7F46"/>
    <w:rsid w:val="003E7F9B"/>
    <w:rsid w:val="003F048F"/>
    <w:rsid w:val="003F076C"/>
    <w:rsid w:val="003F0940"/>
    <w:rsid w:val="003F0989"/>
    <w:rsid w:val="003F0C34"/>
    <w:rsid w:val="003F0F0D"/>
    <w:rsid w:val="003F125D"/>
    <w:rsid w:val="003F1402"/>
    <w:rsid w:val="003F15D3"/>
    <w:rsid w:val="003F1D9C"/>
    <w:rsid w:val="003F1EF8"/>
    <w:rsid w:val="003F2246"/>
    <w:rsid w:val="003F253B"/>
    <w:rsid w:val="003F26B6"/>
    <w:rsid w:val="003F282C"/>
    <w:rsid w:val="003F2B0D"/>
    <w:rsid w:val="003F2C6E"/>
    <w:rsid w:val="003F2FB1"/>
    <w:rsid w:val="003F300F"/>
    <w:rsid w:val="003F3273"/>
    <w:rsid w:val="003F45EA"/>
    <w:rsid w:val="003F480D"/>
    <w:rsid w:val="003F49D9"/>
    <w:rsid w:val="003F4A5B"/>
    <w:rsid w:val="003F4A9A"/>
    <w:rsid w:val="003F4C40"/>
    <w:rsid w:val="003F4DCC"/>
    <w:rsid w:val="003F53C1"/>
    <w:rsid w:val="003F5741"/>
    <w:rsid w:val="003F596F"/>
    <w:rsid w:val="003F5C2C"/>
    <w:rsid w:val="003F6911"/>
    <w:rsid w:val="003F6B80"/>
    <w:rsid w:val="003F6C02"/>
    <w:rsid w:val="003F7033"/>
    <w:rsid w:val="003F7D8B"/>
    <w:rsid w:val="003F7DB3"/>
    <w:rsid w:val="003F7F36"/>
    <w:rsid w:val="004004E4"/>
    <w:rsid w:val="00400E2B"/>
    <w:rsid w:val="0040113A"/>
    <w:rsid w:val="00401774"/>
    <w:rsid w:val="00401972"/>
    <w:rsid w:val="0040198C"/>
    <w:rsid w:val="0040210F"/>
    <w:rsid w:val="0040281C"/>
    <w:rsid w:val="00402EC2"/>
    <w:rsid w:val="00402FB5"/>
    <w:rsid w:val="00403025"/>
    <w:rsid w:val="00403449"/>
    <w:rsid w:val="004037EF"/>
    <w:rsid w:val="00404701"/>
    <w:rsid w:val="004047A9"/>
    <w:rsid w:val="00404A08"/>
    <w:rsid w:val="00404C31"/>
    <w:rsid w:val="00404D9E"/>
    <w:rsid w:val="00405187"/>
    <w:rsid w:val="00405358"/>
    <w:rsid w:val="00405583"/>
    <w:rsid w:val="00405890"/>
    <w:rsid w:val="00405BD9"/>
    <w:rsid w:val="00406100"/>
    <w:rsid w:val="004061BF"/>
    <w:rsid w:val="00406364"/>
    <w:rsid w:val="004066C0"/>
    <w:rsid w:val="00406760"/>
    <w:rsid w:val="00407549"/>
    <w:rsid w:val="00407635"/>
    <w:rsid w:val="004076CF"/>
    <w:rsid w:val="004078F1"/>
    <w:rsid w:val="00407E25"/>
    <w:rsid w:val="00407F14"/>
    <w:rsid w:val="004102BB"/>
    <w:rsid w:val="00410321"/>
    <w:rsid w:val="00410419"/>
    <w:rsid w:val="004105AC"/>
    <w:rsid w:val="00410639"/>
    <w:rsid w:val="0041065E"/>
    <w:rsid w:val="00410722"/>
    <w:rsid w:val="00410790"/>
    <w:rsid w:val="00410F9F"/>
    <w:rsid w:val="004115C0"/>
    <w:rsid w:val="004116B4"/>
    <w:rsid w:val="00411B22"/>
    <w:rsid w:val="0041209C"/>
    <w:rsid w:val="00412382"/>
    <w:rsid w:val="00412388"/>
    <w:rsid w:val="00412C41"/>
    <w:rsid w:val="004131A3"/>
    <w:rsid w:val="00413251"/>
    <w:rsid w:val="004134FE"/>
    <w:rsid w:val="004136D9"/>
    <w:rsid w:val="004137B6"/>
    <w:rsid w:val="00413970"/>
    <w:rsid w:val="00413E97"/>
    <w:rsid w:val="00414199"/>
    <w:rsid w:val="004141C8"/>
    <w:rsid w:val="004141F0"/>
    <w:rsid w:val="004143B6"/>
    <w:rsid w:val="00414DBA"/>
    <w:rsid w:val="00414E7E"/>
    <w:rsid w:val="00414F57"/>
    <w:rsid w:val="00415088"/>
    <w:rsid w:val="00415644"/>
    <w:rsid w:val="00415973"/>
    <w:rsid w:val="00415B02"/>
    <w:rsid w:val="00416081"/>
    <w:rsid w:val="004167C1"/>
    <w:rsid w:val="0041683E"/>
    <w:rsid w:val="00416E83"/>
    <w:rsid w:val="004170F7"/>
    <w:rsid w:val="00417229"/>
    <w:rsid w:val="00417758"/>
    <w:rsid w:val="00417AD2"/>
    <w:rsid w:val="00417D6E"/>
    <w:rsid w:val="00417DA2"/>
    <w:rsid w:val="00420113"/>
    <w:rsid w:val="00420477"/>
    <w:rsid w:val="0042093B"/>
    <w:rsid w:val="00420A03"/>
    <w:rsid w:val="00420C33"/>
    <w:rsid w:val="004212CE"/>
    <w:rsid w:val="0042138E"/>
    <w:rsid w:val="00421419"/>
    <w:rsid w:val="004214C3"/>
    <w:rsid w:val="00421692"/>
    <w:rsid w:val="00421E47"/>
    <w:rsid w:val="004221C5"/>
    <w:rsid w:val="0042221F"/>
    <w:rsid w:val="00422BDB"/>
    <w:rsid w:val="00422F04"/>
    <w:rsid w:val="004231A3"/>
    <w:rsid w:val="004232B1"/>
    <w:rsid w:val="004233E2"/>
    <w:rsid w:val="004234E7"/>
    <w:rsid w:val="004236E0"/>
    <w:rsid w:val="0042379B"/>
    <w:rsid w:val="00424798"/>
    <w:rsid w:val="00424F25"/>
    <w:rsid w:val="00426069"/>
    <w:rsid w:val="00426287"/>
    <w:rsid w:val="004262C4"/>
    <w:rsid w:val="004269F3"/>
    <w:rsid w:val="00426E8E"/>
    <w:rsid w:val="004272EC"/>
    <w:rsid w:val="0043040B"/>
    <w:rsid w:val="00430B89"/>
    <w:rsid w:val="00430C54"/>
    <w:rsid w:val="00430D75"/>
    <w:rsid w:val="004313B3"/>
    <w:rsid w:val="00431B60"/>
    <w:rsid w:val="00431B81"/>
    <w:rsid w:val="00431CD6"/>
    <w:rsid w:val="00431F3E"/>
    <w:rsid w:val="00432304"/>
    <w:rsid w:val="00432B00"/>
    <w:rsid w:val="00432B4B"/>
    <w:rsid w:val="00432D7D"/>
    <w:rsid w:val="00432DB7"/>
    <w:rsid w:val="00433161"/>
    <w:rsid w:val="004338C2"/>
    <w:rsid w:val="00433935"/>
    <w:rsid w:val="00433FA6"/>
    <w:rsid w:val="00434089"/>
    <w:rsid w:val="004342D6"/>
    <w:rsid w:val="004343E3"/>
    <w:rsid w:val="00434488"/>
    <w:rsid w:val="004348C6"/>
    <w:rsid w:val="00434A74"/>
    <w:rsid w:val="00434B36"/>
    <w:rsid w:val="0043533E"/>
    <w:rsid w:val="00435467"/>
    <w:rsid w:val="00435836"/>
    <w:rsid w:val="00435BBE"/>
    <w:rsid w:val="004363D9"/>
    <w:rsid w:val="004368BC"/>
    <w:rsid w:val="004368EC"/>
    <w:rsid w:val="00436950"/>
    <w:rsid w:val="00436C15"/>
    <w:rsid w:val="0043730D"/>
    <w:rsid w:val="0043757C"/>
    <w:rsid w:val="0043771D"/>
    <w:rsid w:val="004379E5"/>
    <w:rsid w:val="00437CEE"/>
    <w:rsid w:val="00437D45"/>
    <w:rsid w:val="004400ED"/>
    <w:rsid w:val="004401CA"/>
    <w:rsid w:val="004405D3"/>
    <w:rsid w:val="004406E3"/>
    <w:rsid w:val="0044101B"/>
    <w:rsid w:val="00441111"/>
    <w:rsid w:val="004413F7"/>
    <w:rsid w:val="004418EF"/>
    <w:rsid w:val="0044196C"/>
    <w:rsid w:val="00441C2C"/>
    <w:rsid w:val="00441CA0"/>
    <w:rsid w:val="0044265B"/>
    <w:rsid w:val="00442739"/>
    <w:rsid w:val="004427E9"/>
    <w:rsid w:val="00442B5F"/>
    <w:rsid w:val="00442BCC"/>
    <w:rsid w:val="00442DD5"/>
    <w:rsid w:val="00443028"/>
    <w:rsid w:val="0044305F"/>
    <w:rsid w:val="004433C6"/>
    <w:rsid w:val="0044342C"/>
    <w:rsid w:val="00443D99"/>
    <w:rsid w:val="00443DB4"/>
    <w:rsid w:val="0044412E"/>
    <w:rsid w:val="004444F3"/>
    <w:rsid w:val="0044463B"/>
    <w:rsid w:val="0044482B"/>
    <w:rsid w:val="0044506D"/>
    <w:rsid w:val="004456FD"/>
    <w:rsid w:val="00445C03"/>
    <w:rsid w:val="00445DFA"/>
    <w:rsid w:val="00445EB8"/>
    <w:rsid w:val="004466C2"/>
    <w:rsid w:val="0044695C"/>
    <w:rsid w:val="00446B63"/>
    <w:rsid w:val="00447409"/>
    <w:rsid w:val="00447A1E"/>
    <w:rsid w:val="004502FC"/>
    <w:rsid w:val="0045093A"/>
    <w:rsid w:val="00450F65"/>
    <w:rsid w:val="004512E0"/>
    <w:rsid w:val="004513A2"/>
    <w:rsid w:val="004513B0"/>
    <w:rsid w:val="004515E4"/>
    <w:rsid w:val="0045177D"/>
    <w:rsid w:val="00451D32"/>
    <w:rsid w:val="00451DD6"/>
    <w:rsid w:val="004520CB"/>
    <w:rsid w:val="00452246"/>
    <w:rsid w:val="00452BFB"/>
    <w:rsid w:val="00452CE6"/>
    <w:rsid w:val="00452D32"/>
    <w:rsid w:val="00452D7C"/>
    <w:rsid w:val="004531AB"/>
    <w:rsid w:val="00453AE2"/>
    <w:rsid w:val="00453B33"/>
    <w:rsid w:val="00453BBF"/>
    <w:rsid w:val="00453C4B"/>
    <w:rsid w:val="00453D2A"/>
    <w:rsid w:val="00454014"/>
    <w:rsid w:val="004542CE"/>
    <w:rsid w:val="0045434D"/>
    <w:rsid w:val="00454430"/>
    <w:rsid w:val="0045471D"/>
    <w:rsid w:val="0045480F"/>
    <w:rsid w:val="00454B0A"/>
    <w:rsid w:val="00454CB0"/>
    <w:rsid w:val="00454F4F"/>
    <w:rsid w:val="0045557B"/>
    <w:rsid w:val="0045572C"/>
    <w:rsid w:val="00455C5C"/>
    <w:rsid w:val="00455DCE"/>
    <w:rsid w:val="004563E7"/>
    <w:rsid w:val="004564B8"/>
    <w:rsid w:val="00456847"/>
    <w:rsid w:val="004569B3"/>
    <w:rsid w:val="00456E09"/>
    <w:rsid w:val="004571B8"/>
    <w:rsid w:val="0045748E"/>
    <w:rsid w:val="004575D1"/>
    <w:rsid w:val="0045779F"/>
    <w:rsid w:val="004577C8"/>
    <w:rsid w:val="004578C0"/>
    <w:rsid w:val="00457E2E"/>
    <w:rsid w:val="00460442"/>
    <w:rsid w:val="004605E7"/>
    <w:rsid w:val="00460932"/>
    <w:rsid w:val="004609B2"/>
    <w:rsid w:val="004609E2"/>
    <w:rsid w:val="00460B33"/>
    <w:rsid w:val="00460DA1"/>
    <w:rsid w:val="00461020"/>
    <w:rsid w:val="00461698"/>
    <w:rsid w:val="004617A0"/>
    <w:rsid w:val="00461E9B"/>
    <w:rsid w:val="00462084"/>
    <w:rsid w:val="00462283"/>
    <w:rsid w:val="00462DC0"/>
    <w:rsid w:val="00464294"/>
    <w:rsid w:val="004645E2"/>
    <w:rsid w:val="00464A06"/>
    <w:rsid w:val="00464B22"/>
    <w:rsid w:val="00464B29"/>
    <w:rsid w:val="00464EBE"/>
    <w:rsid w:val="0046549D"/>
    <w:rsid w:val="004654C6"/>
    <w:rsid w:val="00465E7C"/>
    <w:rsid w:val="0046624B"/>
    <w:rsid w:val="00466BB8"/>
    <w:rsid w:val="00466FD4"/>
    <w:rsid w:val="004670AE"/>
    <w:rsid w:val="00467376"/>
    <w:rsid w:val="00467540"/>
    <w:rsid w:val="0046771D"/>
    <w:rsid w:val="004677A2"/>
    <w:rsid w:val="00467864"/>
    <w:rsid w:val="0046791C"/>
    <w:rsid w:val="0046799A"/>
    <w:rsid w:val="004679A6"/>
    <w:rsid w:val="00467C95"/>
    <w:rsid w:val="00467E93"/>
    <w:rsid w:val="0047016E"/>
    <w:rsid w:val="0047041C"/>
    <w:rsid w:val="004706CB"/>
    <w:rsid w:val="00470703"/>
    <w:rsid w:val="004707B5"/>
    <w:rsid w:val="0047127D"/>
    <w:rsid w:val="004713B6"/>
    <w:rsid w:val="00471562"/>
    <w:rsid w:val="00471791"/>
    <w:rsid w:val="0047191D"/>
    <w:rsid w:val="00471A34"/>
    <w:rsid w:val="00471B91"/>
    <w:rsid w:val="00471C16"/>
    <w:rsid w:val="00472212"/>
    <w:rsid w:val="004724D1"/>
    <w:rsid w:val="004725C4"/>
    <w:rsid w:val="00472787"/>
    <w:rsid w:val="004727D9"/>
    <w:rsid w:val="00472D56"/>
    <w:rsid w:val="004730E6"/>
    <w:rsid w:val="0047356A"/>
    <w:rsid w:val="00473D9A"/>
    <w:rsid w:val="00473FC8"/>
    <w:rsid w:val="00474000"/>
    <w:rsid w:val="0047453C"/>
    <w:rsid w:val="00474580"/>
    <w:rsid w:val="00474597"/>
    <w:rsid w:val="00474684"/>
    <w:rsid w:val="0047491B"/>
    <w:rsid w:val="00474ADA"/>
    <w:rsid w:val="00474D23"/>
    <w:rsid w:val="0047530E"/>
    <w:rsid w:val="00475AC4"/>
    <w:rsid w:val="00475D92"/>
    <w:rsid w:val="00475DE4"/>
    <w:rsid w:val="00475E82"/>
    <w:rsid w:val="00475FEA"/>
    <w:rsid w:val="004765D2"/>
    <w:rsid w:val="004765EA"/>
    <w:rsid w:val="00476897"/>
    <w:rsid w:val="00476CD4"/>
    <w:rsid w:val="00476E0F"/>
    <w:rsid w:val="004772B0"/>
    <w:rsid w:val="004773F7"/>
    <w:rsid w:val="00477736"/>
    <w:rsid w:val="00477F7A"/>
    <w:rsid w:val="004803DC"/>
    <w:rsid w:val="004804EA"/>
    <w:rsid w:val="00480AAC"/>
    <w:rsid w:val="00480B85"/>
    <w:rsid w:val="00480C92"/>
    <w:rsid w:val="00480DE2"/>
    <w:rsid w:val="00480F2F"/>
    <w:rsid w:val="00480F6D"/>
    <w:rsid w:val="00481059"/>
    <w:rsid w:val="004813AC"/>
    <w:rsid w:val="004813BA"/>
    <w:rsid w:val="004813EA"/>
    <w:rsid w:val="004814F5"/>
    <w:rsid w:val="004815ED"/>
    <w:rsid w:val="00481900"/>
    <w:rsid w:val="004819A4"/>
    <w:rsid w:val="00481F48"/>
    <w:rsid w:val="0048209D"/>
    <w:rsid w:val="00482311"/>
    <w:rsid w:val="004826EF"/>
    <w:rsid w:val="00482CD8"/>
    <w:rsid w:val="00482E9E"/>
    <w:rsid w:val="00482F25"/>
    <w:rsid w:val="0048318B"/>
    <w:rsid w:val="00483329"/>
    <w:rsid w:val="004834A3"/>
    <w:rsid w:val="0048391A"/>
    <w:rsid w:val="00483B98"/>
    <w:rsid w:val="00484507"/>
    <w:rsid w:val="0048474A"/>
    <w:rsid w:val="004847B8"/>
    <w:rsid w:val="00484E6E"/>
    <w:rsid w:val="004850A5"/>
    <w:rsid w:val="004850AA"/>
    <w:rsid w:val="004852BA"/>
    <w:rsid w:val="00485332"/>
    <w:rsid w:val="00485666"/>
    <w:rsid w:val="00485B88"/>
    <w:rsid w:val="00485CEF"/>
    <w:rsid w:val="00485CF3"/>
    <w:rsid w:val="004860AB"/>
    <w:rsid w:val="00486314"/>
    <w:rsid w:val="00486451"/>
    <w:rsid w:val="00486878"/>
    <w:rsid w:val="00486B0B"/>
    <w:rsid w:val="00486BB5"/>
    <w:rsid w:val="00486E16"/>
    <w:rsid w:val="0048724C"/>
    <w:rsid w:val="0048733D"/>
    <w:rsid w:val="004876C0"/>
    <w:rsid w:val="0048796D"/>
    <w:rsid w:val="00487EC0"/>
    <w:rsid w:val="004905A8"/>
    <w:rsid w:val="0049074A"/>
    <w:rsid w:val="004908C2"/>
    <w:rsid w:val="00490E3B"/>
    <w:rsid w:val="00490E40"/>
    <w:rsid w:val="0049111E"/>
    <w:rsid w:val="004915F3"/>
    <w:rsid w:val="0049170B"/>
    <w:rsid w:val="0049178A"/>
    <w:rsid w:val="004918F0"/>
    <w:rsid w:val="004919EB"/>
    <w:rsid w:val="00491A34"/>
    <w:rsid w:val="00491F50"/>
    <w:rsid w:val="004922AD"/>
    <w:rsid w:val="00492309"/>
    <w:rsid w:val="00492FE6"/>
    <w:rsid w:val="004938AB"/>
    <w:rsid w:val="00493E25"/>
    <w:rsid w:val="004941A5"/>
    <w:rsid w:val="004945FC"/>
    <w:rsid w:val="004946AA"/>
    <w:rsid w:val="00494CD6"/>
    <w:rsid w:val="00495270"/>
    <w:rsid w:val="004952B5"/>
    <w:rsid w:val="00495587"/>
    <w:rsid w:val="004959C2"/>
    <w:rsid w:val="00495A17"/>
    <w:rsid w:val="00495A48"/>
    <w:rsid w:val="00495AB2"/>
    <w:rsid w:val="00495AB8"/>
    <w:rsid w:val="00495B67"/>
    <w:rsid w:val="00496420"/>
    <w:rsid w:val="00496572"/>
    <w:rsid w:val="004965B5"/>
    <w:rsid w:val="0049674F"/>
    <w:rsid w:val="0049696B"/>
    <w:rsid w:val="00496CC5"/>
    <w:rsid w:val="0049758B"/>
    <w:rsid w:val="0049768B"/>
    <w:rsid w:val="00497D67"/>
    <w:rsid w:val="00497DD2"/>
    <w:rsid w:val="00497FF8"/>
    <w:rsid w:val="004A0024"/>
    <w:rsid w:val="004A018C"/>
    <w:rsid w:val="004A01F0"/>
    <w:rsid w:val="004A0B0D"/>
    <w:rsid w:val="004A0B94"/>
    <w:rsid w:val="004A0CEC"/>
    <w:rsid w:val="004A1338"/>
    <w:rsid w:val="004A149C"/>
    <w:rsid w:val="004A1840"/>
    <w:rsid w:val="004A1C62"/>
    <w:rsid w:val="004A1E50"/>
    <w:rsid w:val="004A2187"/>
    <w:rsid w:val="004A2489"/>
    <w:rsid w:val="004A25AA"/>
    <w:rsid w:val="004A2AF7"/>
    <w:rsid w:val="004A31D7"/>
    <w:rsid w:val="004A3296"/>
    <w:rsid w:val="004A33B7"/>
    <w:rsid w:val="004A33CB"/>
    <w:rsid w:val="004A3783"/>
    <w:rsid w:val="004A39EC"/>
    <w:rsid w:val="004A3F81"/>
    <w:rsid w:val="004A4517"/>
    <w:rsid w:val="004A4736"/>
    <w:rsid w:val="004A4B7E"/>
    <w:rsid w:val="004A4C1A"/>
    <w:rsid w:val="004A4DE3"/>
    <w:rsid w:val="004A4EAE"/>
    <w:rsid w:val="004A4F80"/>
    <w:rsid w:val="004A4FA5"/>
    <w:rsid w:val="004A53B4"/>
    <w:rsid w:val="004A53BB"/>
    <w:rsid w:val="004A5A56"/>
    <w:rsid w:val="004A5D26"/>
    <w:rsid w:val="004A6294"/>
    <w:rsid w:val="004A631C"/>
    <w:rsid w:val="004A6920"/>
    <w:rsid w:val="004A6BF4"/>
    <w:rsid w:val="004A6E27"/>
    <w:rsid w:val="004A7006"/>
    <w:rsid w:val="004A74D2"/>
    <w:rsid w:val="004A75CE"/>
    <w:rsid w:val="004A79E9"/>
    <w:rsid w:val="004A7B75"/>
    <w:rsid w:val="004A7BA5"/>
    <w:rsid w:val="004A7D39"/>
    <w:rsid w:val="004A7EE5"/>
    <w:rsid w:val="004B0631"/>
    <w:rsid w:val="004B063E"/>
    <w:rsid w:val="004B09DC"/>
    <w:rsid w:val="004B0AD3"/>
    <w:rsid w:val="004B0E3C"/>
    <w:rsid w:val="004B0FFC"/>
    <w:rsid w:val="004B11C5"/>
    <w:rsid w:val="004B11FD"/>
    <w:rsid w:val="004B189B"/>
    <w:rsid w:val="004B1B99"/>
    <w:rsid w:val="004B1D4F"/>
    <w:rsid w:val="004B1FC6"/>
    <w:rsid w:val="004B227F"/>
    <w:rsid w:val="004B2A4C"/>
    <w:rsid w:val="004B2AA2"/>
    <w:rsid w:val="004B2D3B"/>
    <w:rsid w:val="004B30D1"/>
    <w:rsid w:val="004B35F7"/>
    <w:rsid w:val="004B3646"/>
    <w:rsid w:val="004B3B2E"/>
    <w:rsid w:val="004B4031"/>
    <w:rsid w:val="004B405B"/>
    <w:rsid w:val="004B417C"/>
    <w:rsid w:val="004B417F"/>
    <w:rsid w:val="004B4265"/>
    <w:rsid w:val="004B4B5E"/>
    <w:rsid w:val="004B4F2F"/>
    <w:rsid w:val="004B5022"/>
    <w:rsid w:val="004B5060"/>
    <w:rsid w:val="004B5158"/>
    <w:rsid w:val="004B51B0"/>
    <w:rsid w:val="004B555C"/>
    <w:rsid w:val="004B590C"/>
    <w:rsid w:val="004B5B9F"/>
    <w:rsid w:val="004B6025"/>
    <w:rsid w:val="004B663D"/>
    <w:rsid w:val="004B69B8"/>
    <w:rsid w:val="004B6C07"/>
    <w:rsid w:val="004B6EA2"/>
    <w:rsid w:val="004B7026"/>
    <w:rsid w:val="004B764F"/>
    <w:rsid w:val="004B77D4"/>
    <w:rsid w:val="004B785C"/>
    <w:rsid w:val="004C023D"/>
    <w:rsid w:val="004C0B93"/>
    <w:rsid w:val="004C0D66"/>
    <w:rsid w:val="004C0D6E"/>
    <w:rsid w:val="004C0FBD"/>
    <w:rsid w:val="004C13CC"/>
    <w:rsid w:val="004C1412"/>
    <w:rsid w:val="004C1499"/>
    <w:rsid w:val="004C1CCD"/>
    <w:rsid w:val="004C23E4"/>
    <w:rsid w:val="004C244E"/>
    <w:rsid w:val="004C248B"/>
    <w:rsid w:val="004C266D"/>
    <w:rsid w:val="004C2A5B"/>
    <w:rsid w:val="004C3278"/>
    <w:rsid w:val="004C331A"/>
    <w:rsid w:val="004C35C1"/>
    <w:rsid w:val="004C3A88"/>
    <w:rsid w:val="004C448D"/>
    <w:rsid w:val="004C49FE"/>
    <w:rsid w:val="004C4BCF"/>
    <w:rsid w:val="004C4FD4"/>
    <w:rsid w:val="004C5150"/>
    <w:rsid w:val="004C5311"/>
    <w:rsid w:val="004C5BE4"/>
    <w:rsid w:val="004C5E9C"/>
    <w:rsid w:val="004C60C0"/>
    <w:rsid w:val="004C680E"/>
    <w:rsid w:val="004C6924"/>
    <w:rsid w:val="004C6968"/>
    <w:rsid w:val="004C6C7C"/>
    <w:rsid w:val="004C79E8"/>
    <w:rsid w:val="004C7C10"/>
    <w:rsid w:val="004C7E17"/>
    <w:rsid w:val="004D07CC"/>
    <w:rsid w:val="004D0809"/>
    <w:rsid w:val="004D09DE"/>
    <w:rsid w:val="004D10B8"/>
    <w:rsid w:val="004D1361"/>
    <w:rsid w:val="004D1755"/>
    <w:rsid w:val="004D229A"/>
    <w:rsid w:val="004D2310"/>
    <w:rsid w:val="004D2737"/>
    <w:rsid w:val="004D285E"/>
    <w:rsid w:val="004D2954"/>
    <w:rsid w:val="004D2A81"/>
    <w:rsid w:val="004D2D8E"/>
    <w:rsid w:val="004D2DE6"/>
    <w:rsid w:val="004D338C"/>
    <w:rsid w:val="004D3A01"/>
    <w:rsid w:val="004D3B0C"/>
    <w:rsid w:val="004D3D73"/>
    <w:rsid w:val="004D3F4C"/>
    <w:rsid w:val="004D40A2"/>
    <w:rsid w:val="004D42BC"/>
    <w:rsid w:val="004D42ED"/>
    <w:rsid w:val="004D470B"/>
    <w:rsid w:val="004D4861"/>
    <w:rsid w:val="004D4934"/>
    <w:rsid w:val="004D4B17"/>
    <w:rsid w:val="004D4B81"/>
    <w:rsid w:val="004D4E5A"/>
    <w:rsid w:val="004D5EEA"/>
    <w:rsid w:val="004D5FCB"/>
    <w:rsid w:val="004D601E"/>
    <w:rsid w:val="004D669A"/>
    <w:rsid w:val="004D687D"/>
    <w:rsid w:val="004D6A84"/>
    <w:rsid w:val="004D6C14"/>
    <w:rsid w:val="004D6D6B"/>
    <w:rsid w:val="004D6D83"/>
    <w:rsid w:val="004D6DBC"/>
    <w:rsid w:val="004D6FF3"/>
    <w:rsid w:val="004D7252"/>
    <w:rsid w:val="004D727C"/>
    <w:rsid w:val="004D7344"/>
    <w:rsid w:val="004D7D07"/>
    <w:rsid w:val="004E0241"/>
    <w:rsid w:val="004E032B"/>
    <w:rsid w:val="004E03A7"/>
    <w:rsid w:val="004E052A"/>
    <w:rsid w:val="004E0E4E"/>
    <w:rsid w:val="004E10C9"/>
    <w:rsid w:val="004E1812"/>
    <w:rsid w:val="004E2234"/>
    <w:rsid w:val="004E2312"/>
    <w:rsid w:val="004E24A2"/>
    <w:rsid w:val="004E2564"/>
    <w:rsid w:val="004E2AAA"/>
    <w:rsid w:val="004E2F8C"/>
    <w:rsid w:val="004E322D"/>
    <w:rsid w:val="004E3292"/>
    <w:rsid w:val="004E3A8D"/>
    <w:rsid w:val="004E3B1D"/>
    <w:rsid w:val="004E3BB5"/>
    <w:rsid w:val="004E4787"/>
    <w:rsid w:val="004E4D5A"/>
    <w:rsid w:val="004E4ECA"/>
    <w:rsid w:val="004E509C"/>
    <w:rsid w:val="004E50BB"/>
    <w:rsid w:val="004E530E"/>
    <w:rsid w:val="004E56BB"/>
    <w:rsid w:val="004E6229"/>
    <w:rsid w:val="004E6368"/>
    <w:rsid w:val="004E73AC"/>
    <w:rsid w:val="004E7748"/>
    <w:rsid w:val="004E79BC"/>
    <w:rsid w:val="004F0412"/>
    <w:rsid w:val="004F0BC2"/>
    <w:rsid w:val="004F0F9D"/>
    <w:rsid w:val="004F1788"/>
    <w:rsid w:val="004F187A"/>
    <w:rsid w:val="004F1900"/>
    <w:rsid w:val="004F1931"/>
    <w:rsid w:val="004F1BAC"/>
    <w:rsid w:val="004F1DE2"/>
    <w:rsid w:val="004F22CF"/>
    <w:rsid w:val="004F28AA"/>
    <w:rsid w:val="004F292D"/>
    <w:rsid w:val="004F2DD8"/>
    <w:rsid w:val="004F2EB2"/>
    <w:rsid w:val="004F2FAF"/>
    <w:rsid w:val="004F3285"/>
    <w:rsid w:val="004F32F6"/>
    <w:rsid w:val="004F333C"/>
    <w:rsid w:val="004F3586"/>
    <w:rsid w:val="004F36EC"/>
    <w:rsid w:val="004F37C7"/>
    <w:rsid w:val="004F38F7"/>
    <w:rsid w:val="004F3AF3"/>
    <w:rsid w:val="004F3B95"/>
    <w:rsid w:val="004F4723"/>
    <w:rsid w:val="004F49D4"/>
    <w:rsid w:val="004F4DB3"/>
    <w:rsid w:val="004F5042"/>
    <w:rsid w:val="004F50BF"/>
    <w:rsid w:val="004F511B"/>
    <w:rsid w:val="004F52C4"/>
    <w:rsid w:val="004F55E5"/>
    <w:rsid w:val="004F5886"/>
    <w:rsid w:val="004F6152"/>
    <w:rsid w:val="004F68CE"/>
    <w:rsid w:val="004F6912"/>
    <w:rsid w:val="004F6BAD"/>
    <w:rsid w:val="004F6DCD"/>
    <w:rsid w:val="004F7182"/>
    <w:rsid w:val="004F7272"/>
    <w:rsid w:val="004F7388"/>
    <w:rsid w:val="004F740F"/>
    <w:rsid w:val="004F7E4B"/>
    <w:rsid w:val="005001CA"/>
    <w:rsid w:val="005004A0"/>
    <w:rsid w:val="005008E0"/>
    <w:rsid w:val="00500F99"/>
    <w:rsid w:val="00500FBC"/>
    <w:rsid w:val="0050126D"/>
    <w:rsid w:val="005013B7"/>
    <w:rsid w:val="0050161F"/>
    <w:rsid w:val="00501894"/>
    <w:rsid w:val="00501E6B"/>
    <w:rsid w:val="0050226B"/>
    <w:rsid w:val="005025DC"/>
    <w:rsid w:val="00502732"/>
    <w:rsid w:val="00502965"/>
    <w:rsid w:val="00502B22"/>
    <w:rsid w:val="00502BF2"/>
    <w:rsid w:val="00502E4C"/>
    <w:rsid w:val="0050308A"/>
    <w:rsid w:val="0050350D"/>
    <w:rsid w:val="00503C3E"/>
    <w:rsid w:val="00503E93"/>
    <w:rsid w:val="00504154"/>
    <w:rsid w:val="005046E2"/>
    <w:rsid w:val="00504950"/>
    <w:rsid w:val="00504B3C"/>
    <w:rsid w:val="00505479"/>
    <w:rsid w:val="0050588D"/>
    <w:rsid w:val="00505964"/>
    <w:rsid w:val="00506073"/>
    <w:rsid w:val="005061A3"/>
    <w:rsid w:val="005062C5"/>
    <w:rsid w:val="005066C1"/>
    <w:rsid w:val="005066F0"/>
    <w:rsid w:val="00506AFA"/>
    <w:rsid w:val="00506B88"/>
    <w:rsid w:val="00507024"/>
    <w:rsid w:val="005071B3"/>
    <w:rsid w:val="00507478"/>
    <w:rsid w:val="00507CB7"/>
    <w:rsid w:val="00507F12"/>
    <w:rsid w:val="0051048E"/>
    <w:rsid w:val="005106B1"/>
    <w:rsid w:val="00510B73"/>
    <w:rsid w:val="00510EA6"/>
    <w:rsid w:val="005111FE"/>
    <w:rsid w:val="005112FD"/>
    <w:rsid w:val="00511B16"/>
    <w:rsid w:val="00511F5B"/>
    <w:rsid w:val="005127D9"/>
    <w:rsid w:val="00512B52"/>
    <w:rsid w:val="00512CDC"/>
    <w:rsid w:val="005131CB"/>
    <w:rsid w:val="005138A7"/>
    <w:rsid w:val="00513C70"/>
    <w:rsid w:val="00513E46"/>
    <w:rsid w:val="005143B9"/>
    <w:rsid w:val="00515009"/>
    <w:rsid w:val="0051532C"/>
    <w:rsid w:val="00515653"/>
    <w:rsid w:val="00515B8C"/>
    <w:rsid w:val="00516580"/>
    <w:rsid w:val="005174F7"/>
    <w:rsid w:val="00517878"/>
    <w:rsid w:val="00517CEE"/>
    <w:rsid w:val="00517F24"/>
    <w:rsid w:val="0052028F"/>
    <w:rsid w:val="005203BA"/>
    <w:rsid w:val="00520A05"/>
    <w:rsid w:val="00520C17"/>
    <w:rsid w:val="00520E99"/>
    <w:rsid w:val="00520EF0"/>
    <w:rsid w:val="005213AA"/>
    <w:rsid w:val="0052144E"/>
    <w:rsid w:val="0052160F"/>
    <w:rsid w:val="005216C7"/>
    <w:rsid w:val="0052185C"/>
    <w:rsid w:val="00521B78"/>
    <w:rsid w:val="00521E4A"/>
    <w:rsid w:val="005221DF"/>
    <w:rsid w:val="005223EC"/>
    <w:rsid w:val="00522F95"/>
    <w:rsid w:val="0052342B"/>
    <w:rsid w:val="00523681"/>
    <w:rsid w:val="00523B03"/>
    <w:rsid w:val="00523B7D"/>
    <w:rsid w:val="00523D53"/>
    <w:rsid w:val="00523DDE"/>
    <w:rsid w:val="00524047"/>
    <w:rsid w:val="0052434D"/>
    <w:rsid w:val="00524374"/>
    <w:rsid w:val="00524762"/>
    <w:rsid w:val="00524F62"/>
    <w:rsid w:val="005253D2"/>
    <w:rsid w:val="0052618F"/>
    <w:rsid w:val="00526207"/>
    <w:rsid w:val="005268FE"/>
    <w:rsid w:val="00526CE7"/>
    <w:rsid w:val="00526F2A"/>
    <w:rsid w:val="00527038"/>
    <w:rsid w:val="005272C4"/>
    <w:rsid w:val="00527483"/>
    <w:rsid w:val="00527568"/>
    <w:rsid w:val="005275A7"/>
    <w:rsid w:val="005276AE"/>
    <w:rsid w:val="00527814"/>
    <w:rsid w:val="00527A68"/>
    <w:rsid w:val="00527C85"/>
    <w:rsid w:val="00527DD1"/>
    <w:rsid w:val="0053010E"/>
    <w:rsid w:val="00530315"/>
    <w:rsid w:val="00530752"/>
    <w:rsid w:val="00530C31"/>
    <w:rsid w:val="00530DF5"/>
    <w:rsid w:val="00530E6B"/>
    <w:rsid w:val="00531014"/>
    <w:rsid w:val="00531075"/>
    <w:rsid w:val="005312F2"/>
    <w:rsid w:val="0053182C"/>
    <w:rsid w:val="00531C5D"/>
    <w:rsid w:val="00532278"/>
    <w:rsid w:val="0053285C"/>
    <w:rsid w:val="00532880"/>
    <w:rsid w:val="005334C6"/>
    <w:rsid w:val="00533BFD"/>
    <w:rsid w:val="0053403B"/>
    <w:rsid w:val="005349AC"/>
    <w:rsid w:val="005349DB"/>
    <w:rsid w:val="00534AFC"/>
    <w:rsid w:val="00534FB0"/>
    <w:rsid w:val="005351CC"/>
    <w:rsid w:val="00535296"/>
    <w:rsid w:val="00535315"/>
    <w:rsid w:val="00535759"/>
    <w:rsid w:val="0053590F"/>
    <w:rsid w:val="00535AD1"/>
    <w:rsid w:val="00535D07"/>
    <w:rsid w:val="00535ECE"/>
    <w:rsid w:val="00535FDE"/>
    <w:rsid w:val="005363A2"/>
    <w:rsid w:val="00536576"/>
    <w:rsid w:val="0053666A"/>
    <w:rsid w:val="00536706"/>
    <w:rsid w:val="0053670F"/>
    <w:rsid w:val="00536ADC"/>
    <w:rsid w:val="00536CDB"/>
    <w:rsid w:val="00536F77"/>
    <w:rsid w:val="005374BE"/>
    <w:rsid w:val="0053793E"/>
    <w:rsid w:val="005379B8"/>
    <w:rsid w:val="00537A5F"/>
    <w:rsid w:val="0054003E"/>
    <w:rsid w:val="00540229"/>
    <w:rsid w:val="00540605"/>
    <w:rsid w:val="005408D5"/>
    <w:rsid w:val="005409F8"/>
    <w:rsid w:val="005411E5"/>
    <w:rsid w:val="00541681"/>
    <w:rsid w:val="00541E56"/>
    <w:rsid w:val="00541FFE"/>
    <w:rsid w:val="00542052"/>
    <w:rsid w:val="005421C9"/>
    <w:rsid w:val="00542263"/>
    <w:rsid w:val="00542750"/>
    <w:rsid w:val="00542A40"/>
    <w:rsid w:val="00542A42"/>
    <w:rsid w:val="0054346F"/>
    <w:rsid w:val="0054364C"/>
    <w:rsid w:val="005439F8"/>
    <w:rsid w:val="00543F7D"/>
    <w:rsid w:val="00544163"/>
    <w:rsid w:val="005441E6"/>
    <w:rsid w:val="0054490D"/>
    <w:rsid w:val="00544FA0"/>
    <w:rsid w:val="00544FE3"/>
    <w:rsid w:val="00545383"/>
    <w:rsid w:val="005454E1"/>
    <w:rsid w:val="00545C28"/>
    <w:rsid w:val="00545E47"/>
    <w:rsid w:val="00546151"/>
    <w:rsid w:val="00546424"/>
    <w:rsid w:val="00546750"/>
    <w:rsid w:val="0054681E"/>
    <w:rsid w:val="00546887"/>
    <w:rsid w:val="00546966"/>
    <w:rsid w:val="00546C25"/>
    <w:rsid w:val="005472F3"/>
    <w:rsid w:val="00547719"/>
    <w:rsid w:val="00547A6B"/>
    <w:rsid w:val="005504AF"/>
    <w:rsid w:val="00550A10"/>
    <w:rsid w:val="00550D17"/>
    <w:rsid w:val="00550E4A"/>
    <w:rsid w:val="00551559"/>
    <w:rsid w:val="00552335"/>
    <w:rsid w:val="0055241B"/>
    <w:rsid w:val="00552458"/>
    <w:rsid w:val="005526EA"/>
    <w:rsid w:val="005530A7"/>
    <w:rsid w:val="005533E1"/>
    <w:rsid w:val="005535A4"/>
    <w:rsid w:val="00553A7F"/>
    <w:rsid w:val="00553AAF"/>
    <w:rsid w:val="0055484C"/>
    <w:rsid w:val="00554906"/>
    <w:rsid w:val="0055494A"/>
    <w:rsid w:val="005549E0"/>
    <w:rsid w:val="00555073"/>
    <w:rsid w:val="005554AB"/>
    <w:rsid w:val="00555A7D"/>
    <w:rsid w:val="00555B38"/>
    <w:rsid w:val="005565BA"/>
    <w:rsid w:val="005568E8"/>
    <w:rsid w:val="00556E04"/>
    <w:rsid w:val="00557305"/>
    <w:rsid w:val="0055740F"/>
    <w:rsid w:val="005574A7"/>
    <w:rsid w:val="0055765E"/>
    <w:rsid w:val="005576CA"/>
    <w:rsid w:val="00557879"/>
    <w:rsid w:val="00557B19"/>
    <w:rsid w:val="00557B73"/>
    <w:rsid w:val="00557EEA"/>
    <w:rsid w:val="00557FB4"/>
    <w:rsid w:val="005603D0"/>
    <w:rsid w:val="00560885"/>
    <w:rsid w:val="00560933"/>
    <w:rsid w:val="00560BA1"/>
    <w:rsid w:val="00561130"/>
    <w:rsid w:val="00561317"/>
    <w:rsid w:val="00561676"/>
    <w:rsid w:val="00561881"/>
    <w:rsid w:val="005618E5"/>
    <w:rsid w:val="00561BC3"/>
    <w:rsid w:val="00561FAE"/>
    <w:rsid w:val="00562661"/>
    <w:rsid w:val="005627E6"/>
    <w:rsid w:val="00562AAF"/>
    <w:rsid w:val="00562C72"/>
    <w:rsid w:val="00562E9C"/>
    <w:rsid w:val="0056301B"/>
    <w:rsid w:val="0056332E"/>
    <w:rsid w:val="005634BC"/>
    <w:rsid w:val="005638EA"/>
    <w:rsid w:val="00564108"/>
    <w:rsid w:val="005642C1"/>
    <w:rsid w:val="005643DB"/>
    <w:rsid w:val="005649AE"/>
    <w:rsid w:val="00564C45"/>
    <w:rsid w:val="00564E9B"/>
    <w:rsid w:val="00564FAF"/>
    <w:rsid w:val="005654AB"/>
    <w:rsid w:val="0056579E"/>
    <w:rsid w:val="00565870"/>
    <w:rsid w:val="00565997"/>
    <w:rsid w:val="005659C5"/>
    <w:rsid w:val="00565A63"/>
    <w:rsid w:val="00565C79"/>
    <w:rsid w:val="0056688A"/>
    <w:rsid w:val="00566C6D"/>
    <w:rsid w:val="00566D10"/>
    <w:rsid w:val="00566ECA"/>
    <w:rsid w:val="0056725C"/>
    <w:rsid w:val="0056736A"/>
    <w:rsid w:val="005673F4"/>
    <w:rsid w:val="00567514"/>
    <w:rsid w:val="00567995"/>
    <w:rsid w:val="00567B33"/>
    <w:rsid w:val="00567B36"/>
    <w:rsid w:val="00567CA5"/>
    <w:rsid w:val="00567E3D"/>
    <w:rsid w:val="00567F57"/>
    <w:rsid w:val="00570477"/>
    <w:rsid w:val="00570808"/>
    <w:rsid w:val="00570BD9"/>
    <w:rsid w:val="00570F05"/>
    <w:rsid w:val="0057112A"/>
    <w:rsid w:val="00571676"/>
    <w:rsid w:val="0057177C"/>
    <w:rsid w:val="00571E61"/>
    <w:rsid w:val="005722B6"/>
    <w:rsid w:val="00572824"/>
    <w:rsid w:val="00572ACD"/>
    <w:rsid w:val="00573486"/>
    <w:rsid w:val="00573B1D"/>
    <w:rsid w:val="00573B76"/>
    <w:rsid w:val="00573CD5"/>
    <w:rsid w:val="00573CED"/>
    <w:rsid w:val="00573D6D"/>
    <w:rsid w:val="00573F27"/>
    <w:rsid w:val="00573F35"/>
    <w:rsid w:val="0057415E"/>
    <w:rsid w:val="00574916"/>
    <w:rsid w:val="00574D4C"/>
    <w:rsid w:val="00574DCB"/>
    <w:rsid w:val="00574E08"/>
    <w:rsid w:val="00574ED6"/>
    <w:rsid w:val="00575991"/>
    <w:rsid w:val="005759A4"/>
    <w:rsid w:val="00575B55"/>
    <w:rsid w:val="00575BBB"/>
    <w:rsid w:val="00575E15"/>
    <w:rsid w:val="0057609F"/>
    <w:rsid w:val="0057657B"/>
    <w:rsid w:val="00576B5C"/>
    <w:rsid w:val="00576B84"/>
    <w:rsid w:val="00577328"/>
    <w:rsid w:val="00577CFA"/>
    <w:rsid w:val="00580202"/>
    <w:rsid w:val="005802EF"/>
    <w:rsid w:val="0058056B"/>
    <w:rsid w:val="0058075A"/>
    <w:rsid w:val="00580777"/>
    <w:rsid w:val="005807C6"/>
    <w:rsid w:val="00580ED9"/>
    <w:rsid w:val="00580F65"/>
    <w:rsid w:val="00581032"/>
    <w:rsid w:val="00581DB4"/>
    <w:rsid w:val="00581DCC"/>
    <w:rsid w:val="0058207F"/>
    <w:rsid w:val="0058213F"/>
    <w:rsid w:val="00582268"/>
    <w:rsid w:val="00582526"/>
    <w:rsid w:val="00582681"/>
    <w:rsid w:val="00582E27"/>
    <w:rsid w:val="00582FE9"/>
    <w:rsid w:val="00583042"/>
    <w:rsid w:val="00583264"/>
    <w:rsid w:val="0058334F"/>
    <w:rsid w:val="00584100"/>
    <w:rsid w:val="0058416F"/>
    <w:rsid w:val="00584303"/>
    <w:rsid w:val="0058470A"/>
    <w:rsid w:val="005847D9"/>
    <w:rsid w:val="00584FF1"/>
    <w:rsid w:val="00585109"/>
    <w:rsid w:val="00585823"/>
    <w:rsid w:val="00585B61"/>
    <w:rsid w:val="00585B7D"/>
    <w:rsid w:val="00585E08"/>
    <w:rsid w:val="00586286"/>
    <w:rsid w:val="005862BC"/>
    <w:rsid w:val="00586410"/>
    <w:rsid w:val="005865B0"/>
    <w:rsid w:val="00586741"/>
    <w:rsid w:val="00586825"/>
    <w:rsid w:val="00586836"/>
    <w:rsid w:val="00586C8C"/>
    <w:rsid w:val="00586F96"/>
    <w:rsid w:val="00587AB8"/>
    <w:rsid w:val="00587AF1"/>
    <w:rsid w:val="005903A9"/>
    <w:rsid w:val="00590400"/>
    <w:rsid w:val="00590691"/>
    <w:rsid w:val="005908C5"/>
    <w:rsid w:val="00590CFD"/>
    <w:rsid w:val="00590D37"/>
    <w:rsid w:val="0059105D"/>
    <w:rsid w:val="00591075"/>
    <w:rsid w:val="0059116C"/>
    <w:rsid w:val="005912C8"/>
    <w:rsid w:val="0059153E"/>
    <w:rsid w:val="005915A2"/>
    <w:rsid w:val="0059182C"/>
    <w:rsid w:val="00591C22"/>
    <w:rsid w:val="00591DBD"/>
    <w:rsid w:val="00591DDC"/>
    <w:rsid w:val="00591FA2"/>
    <w:rsid w:val="00592063"/>
    <w:rsid w:val="00592482"/>
    <w:rsid w:val="00592498"/>
    <w:rsid w:val="005924FD"/>
    <w:rsid w:val="005925DC"/>
    <w:rsid w:val="00592747"/>
    <w:rsid w:val="00592760"/>
    <w:rsid w:val="00592899"/>
    <w:rsid w:val="00593775"/>
    <w:rsid w:val="005938A1"/>
    <w:rsid w:val="005938BC"/>
    <w:rsid w:val="00593EC4"/>
    <w:rsid w:val="00593FB8"/>
    <w:rsid w:val="00594254"/>
    <w:rsid w:val="005942AC"/>
    <w:rsid w:val="00594318"/>
    <w:rsid w:val="00594492"/>
    <w:rsid w:val="00594D35"/>
    <w:rsid w:val="00594E03"/>
    <w:rsid w:val="005953A9"/>
    <w:rsid w:val="005954A0"/>
    <w:rsid w:val="005956E1"/>
    <w:rsid w:val="00595A39"/>
    <w:rsid w:val="0059635F"/>
    <w:rsid w:val="0059680B"/>
    <w:rsid w:val="00596848"/>
    <w:rsid w:val="0059684E"/>
    <w:rsid w:val="0059693B"/>
    <w:rsid w:val="00596CA8"/>
    <w:rsid w:val="00596DD0"/>
    <w:rsid w:val="00596DD4"/>
    <w:rsid w:val="00596E54"/>
    <w:rsid w:val="005972FB"/>
    <w:rsid w:val="0059772B"/>
    <w:rsid w:val="00597F09"/>
    <w:rsid w:val="005A0186"/>
    <w:rsid w:val="005A0288"/>
    <w:rsid w:val="005A02BF"/>
    <w:rsid w:val="005A04BB"/>
    <w:rsid w:val="005A0A08"/>
    <w:rsid w:val="005A0C1D"/>
    <w:rsid w:val="005A0E38"/>
    <w:rsid w:val="005A1239"/>
    <w:rsid w:val="005A1533"/>
    <w:rsid w:val="005A1699"/>
    <w:rsid w:val="005A1798"/>
    <w:rsid w:val="005A19C0"/>
    <w:rsid w:val="005A266A"/>
    <w:rsid w:val="005A26A9"/>
    <w:rsid w:val="005A26CA"/>
    <w:rsid w:val="005A26D5"/>
    <w:rsid w:val="005A26F3"/>
    <w:rsid w:val="005A2B8B"/>
    <w:rsid w:val="005A2BE9"/>
    <w:rsid w:val="005A2CD6"/>
    <w:rsid w:val="005A2D1C"/>
    <w:rsid w:val="005A2F57"/>
    <w:rsid w:val="005A35F9"/>
    <w:rsid w:val="005A3DE5"/>
    <w:rsid w:val="005A3ECC"/>
    <w:rsid w:val="005A40E9"/>
    <w:rsid w:val="005A40EF"/>
    <w:rsid w:val="005A4423"/>
    <w:rsid w:val="005A47E2"/>
    <w:rsid w:val="005A4C6E"/>
    <w:rsid w:val="005A50A7"/>
    <w:rsid w:val="005A51BF"/>
    <w:rsid w:val="005A57EA"/>
    <w:rsid w:val="005A58E3"/>
    <w:rsid w:val="005A591F"/>
    <w:rsid w:val="005A5BEC"/>
    <w:rsid w:val="005A5E5E"/>
    <w:rsid w:val="005A610A"/>
    <w:rsid w:val="005A6235"/>
    <w:rsid w:val="005A6862"/>
    <w:rsid w:val="005A6B4B"/>
    <w:rsid w:val="005A6CF3"/>
    <w:rsid w:val="005A7101"/>
    <w:rsid w:val="005A74ED"/>
    <w:rsid w:val="005A7613"/>
    <w:rsid w:val="005A7815"/>
    <w:rsid w:val="005A7A7C"/>
    <w:rsid w:val="005B042E"/>
    <w:rsid w:val="005B05A2"/>
    <w:rsid w:val="005B07C0"/>
    <w:rsid w:val="005B0DC4"/>
    <w:rsid w:val="005B0F89"/>
    <w:rsid w:val="005B132B"/>
    <w:rsid w:val="005B1403"/>
    <w:rsid w:val="005B1442"/>
    <w:rsid w:val="005B1A90"/>
    <w:rsid w:val="005B1CE6"/>
    <w:rsid w:val="005B1E10"/>
    <w:rsid w:val="005B21EA"/>
    <w:rsid w:val="005B260A"/>
    <w:rsid w:val="005B2616"/>
    <w:rsid w:val="005B2723"/>
    <w:rsid w:val="005B2A92"/>
    <w:rsid w:val="005B2D2A"/>
    <w:rsid w:val="005B2F90"/>
    <w:rsid w:val="005B30B2"/>
    <w:rsid w:val="005B3394"/>
    <w:rsid w:val="005B345B"/>
    <w:rsid w:val="005B3621"/>
    <w:rsid w:val="005B3723"/>
    <w:rsid w:val="005B3D64"/>
    <w:rsid w:val="005B3DD4"/>
    <w:rsid w:val="005B419F"/>
    <w:rsid w:val="005B42B9"/>
    <w:rsid w:val="005B45A8"/>
    <w:rsid w:val="005B46C3"/>
    <w:rsid w:val="005B4FA3"/>
    <w:rsid w:val="005B51FD"/>
    <w:rsid w:val="005B5BC8"/>
    <w:rsid w:val="005B5D07"/>
    <w:rsid w:val="005B5FB2"/>
    <w:rsid w:val="005B5FD8"/>
    <w:rsid w:val="005B6094"/>
    <w:rsid w:val="005B631F"/>
    <w:rsid w:val="005B64F3"/>
    <w:rsid w:val="005B6682"/>
    <w:rsid w:val="005B6684"/>
    <w:rsid w:val="005B6737"/>
    <w:rsid w:val="005B704F"/>
    <w:rsid w:val="005B751C"/>
    <w:rsid w:val="005C0281"/>
    <w:rsid w:val="005C0344"/>
    <w:rsid w:val="005C0725"/>
    <w:rsid w:val="005C083F"/>
    <w:rsid w:val="005C0C3B"/>
    <w:rsid w:val="005C0F12"/>
    <w:rsid w:val="005C1179"/>
    <w:rsid w:val="005C1A79"/>
    <w:rsid w:val="005C1C82"/>
    <w:rsid w:val="005C24AC"/>
    <w:rsid w:val="005C27B0"/>
    <w:rsid w:val="005C2957"/>
    <w:rsid w:val="005C299C"/>
    <w:rsid w:val="005C36B4"/>
    <w:rsid w:val="005C372F"/>
    <w:rsid w:val="005C3A84"/>
    <w:rsid w:val="005C4EDE"/>
    <w:rsid w:val="005C4F5B"/>
    <w:rsid w:val="005C5706"/>
    <w:rsid w:val="005C5A32"/>
    <w:rsid w:val="005C5D45"/>
    <w:rsid w:val="005C657E"/>
    <w:rsid w:val="005C66C5"/>
    <w:rsid w:val="005C6F1A"/>
    <w:rsid w:val="005C7416"/>
    <w:rsid w:val="005C76A4"/>
    <w:rsid w:val="005C780A"/>
    <w:rsid w:val="005C7E82"/>
    <w:rsid w:val="005D0260"/>
    <w:rsid w:val="005D0983"/>
    <w:rsid w:val="005D0E2F"/>
    <w:rsid w:val="005D0EC0"/>
    <w:rsid w:val="005D10C9"/>
    <w:rsid w:val="005D1616"/>
    <w:rsid w:val="005D1C94"/>
    <w:rsid w:val="005D1F51"/>
    <w:rsid w:val="005D201B"/>
    <w:rsid w:val="005D24BA"/>
    <w:rsid w:val="005D251C"/>
    <w:rsid w:val="005D2790"/>
    <w:rsid w:val="005D31DF"/>
    <w:rsid w:val="005D3A2C"/>
    <w:rsid w:val="005D3CDD"/>
    <w:rsid w:val="005D402C"/>
    <w:rsid w:val="005D44D7"/>
    <w:rsid w:val="005D4634"/>
    <w:rsid w:val="005D4776"/>
    <w:rsid w:val="005D4981"/>
    <w:rsid w:val="005D4B48"/>
    <w:rsid w:val="005D4C62"/>
    <w:rsid w:val="005D4E67"/>
    <w:rsid w:val="005D5796"/>
    <w:rsid w:val="005D5B7E"/>
    <w:rsid w:val="005D629D"/>
    <w:rsid w:val="005D6466"/>
    <w:rsid w:val="005D6D2F"/>
    <w:rsid w:val="005D6E95"/>
    <w:rsid w:val="005D6FEC"/>
    <w:rsid w:val="005D723A"/>
    <w:rsid w:val="005D7829"/>
    <w:rsid w:val="005D7BD3"/>
    <w:rsid w:val="005E0447"/>
    <w:rsid w:val="005E0562"/>
    <w:rsid w:val="005E0D1B"/>
    <w:rsid w:val="005E0DD4"/>
    <w:rsid w:val="005E0E60"/>
    <w:rsid w:val="005E0F56"/>
    <w:rsid w:val="005E124A"/>
    <w:rsid w:val="005E1689"/>
    <w:rsid w:val="005E17CB"/>
    <w:rsid w:val="005E18C5"/>
    <w:rsid w:val="005E1BB2"/>
    <w:rsid w:val="005E25A0"/>
    <w:rsid w:val="005E2750"/>
    <w:rsid w:val="005E276C"/>
    <w:rsid w:val="005E2789"/>
    <w:rsid w:val="005E2A89"/>
    <w:rsid w:val="005E3177"/>
    <w:rsid w:val="005E3DDF"/>
    <w:rsid w:val="005E415E"/>
    <w:rsid w:val="005E4188"/>
    <w:rsid w:val="005E4591"/>
    <w:rsid w:val="005E4604"/>
    <w:rsid w:val="005E4681"/>
    <w:rsid w:val="005E4952"/>
    <w:rsid w:val="005E4B3C"/>
    <w:rsid w:val="005E4B51"/>
    <w:rsid w:val="005E4C9F"/>
    <w:rsid w:val="005E4D0E"/>
    <w:rsid w:val="005E4FF8"/>
    <w:rsid w:val="005E52D8"/>
    <w:rsid w:val="005E557B"/>
    <w:rsid w:val="005E580F"/>
    <w:rsid w:val="005E6644"/>
    <w:rsid w:val="005E6A13"/>
    <w:rsid w:val="005E6E49"/>
    <w:rsid w:val="005E7296"/>
    <w:rsid w:val="005E755B"/>
    <w:rsid w:val="005E7720"/>
    <w:rsid w:val="005E7CF8"/>
    <w:rsid w:val="005E7F00"/>
    <w:rsid w:val="005F0173"/>
    <w:rsid w:val="005F0BD4"/>
    <w:rsid w:val="005F120B"/>
    <w:rsid w:val="005F12E0"/>
    <w:rsid w:val="005F13BA"/>
    <w:rsid w:val="005F145C"/>
    <w:rsid w:val="005F1566"/>
    <w:rsid w:val="005F18C9"/>
    <w:rsid w:val="005F19DD"/>
    <w:rsid w:val="005F1CC7"/>
    <w:rsid w:val="005F21BA"/>
    <w:rsid w:val="005F2680"/>
    <w:rsid w:val="005F2916"/>
    <w:rsid w:val="005F2B8C"/>
    <w:rsid w:val="005F2EBA"/>
    <w:rsid w:val="005F3069"/>
    <w:rsid w:val="005F3191"/>
    <w:rsid w:val="005F3212"/>
    <w:rsid w:val="005F3450"/>
    <w:rsid w:val="005F34BA"/>
    <w:rsid w:val="005F35E5"/>
    <w:rsid w:val="005F38BC"/>
    <w:rsid w:val="005F3B7A"/>
    <w:rsid w:val="005F4415"/>
    <w:rsid w:val="005F46B1"/>
    <w:rsid w:val="005F4725"/>
    <w:rsid w:val="005F4889"/>
    <w:rsid w:val="005F4A0D"/>
    <w:rsid w:val="005F4AC2"/>
    <w:rsid w:val="005F4E00"/>
    <w:rsid w:val="005F4E1F"/>
    <w:rsid w:val="005F4E80"/>
    <w:rsid w:val="005F4FC1"/>
    <w:rsid w:val="005F5822"/>
    <w:rsid w:val="005F58B4"/>
    <w:rsid w:val="005F60F1"/>
    <w:rsid w:val="005F6537"/>
    <w:rsid w:val="005F65F0"/>
    <w:rsid w:val="005F67A7"/>
    <w:rsid w:val="005F681A"/>
    <w:rsid w:val="005F73EA"/>
    <w:rsid w:val="005F7556"/>
    <w:rsid w:val="005F76DA"/>
    <w:rsid w:val="005F78F8"/>
    <w:rsid w:val="005F7C59"/>
    <w:rsid w:val="00600152"/>
    <w:rsid w:val="00600214"/>
    <w:rsid w:val="0060058A"/>
    <w:rsid w:val="0060065B"/>
    <w:rsid w:val="00600810"/>
    <w:rsid w:val="00600B22"/>
    <w:rsid w:val="00600C48"/>
    <w:rsid w:val="006018CE"/>
    <w:rsid w:val="00601B64"/>
    <w:rsid w:val="00601D77"/>
    <w:rsid w:val="00603187"/>
    <w:rsid w:val="00603229"/>
    <w:rsid w:val="006037CE"/>
    <w:rsid w:val="00603B3D"/>
    <w:rsid w:val="00604011"/>
    <w:rsid w:val="006042B6"/>
    <w:rsid w:val="0060444A"/>
    <w:rsid w:val="0060464F"/>
    <w:rsid w:val="006047C4"/>
    <w:rsid w:val="00604B7A"/>
    <w:rsid w:val="00604E22"/>
    <w:rsid w:val="0060525B"/>
    <w:rsid w:val="0060526A"/>
    <w:rsid w:val="0060538C"/>
    <w:rsid w:val="0060593B"/>
    <w:rsid w:val="0060593E"/>
    <w:rsid w:val="006059CB"/>
    <w:rsid w:val="00605D2E"/>
    <w:rsid w:val="00605E08"/>
    <w:rsid w:val="006060AD"/>
    <w:rsid w:val="006062A8"/>
    <w:rsid w:val="00606601"/>
    <w:rsid w:val="006069AA"/>
    <w:rsid w:val="00606B3E"/>
    <w:rsid w:val="00606B54"/>
    <w:rsid w:val="00606CEB"/>
    <w:rsid w:val="0060739A"/>
    <w:rsid w:val="006074D7"/>
    <w:rsid w:val="00607637"/>
    <w:rsid w:val="0060772F"/>
    <w:rsid w:val="00607A8E"/>
    <w:rsid w:val="00607C7E"/>
    <w:rsid w:val="00607D30"/>
    <w:rsid w:val="006101BC"/>
    <w:rsid w:val="0061052B"/>
    <w:rsid w:val="00610827"/>
    <w:rsid w:val="00611C39"/>
    <w:rsid w:val="00611DCA"/>
    <w:rsid w:val="0061256E"/>
    <w:rsid w:val="00612625"/>
    <w:rsid w:val="0061273B"/>
    <w:rsid w:val="00612959"/>
    <w:rsid w:val="00612C7F"/>
    <w:rsid w:val="00612CCC"/>
    <w:rsid w:val="00612DF1"/>
    <w:rsid w:val="00612F44"/>
    <w:rsid w:val="00612FDD"/>
    <w:rsid w:val="0061304A"/>
    <w:rsid w:val="00613524"/>
    <w:rsid w:val="0061388E"/>
    <w:rsid w:val="0061399D"/>
    <w:rsid w:val="00613A00"/>
    <w:rsid w:val="006140F7"/>
    <w:rsid w:val="00614488"/>
    <w:rsid w:val="00614944"/>
    <w:rsid w:val="00614A92"/>
    <w:rsid w:val="00614AC1"/>
    <w:rsid w:val="00614CC4"/>
    <w:rsid w:val="00614D94"/>
    <w:rsid w:val="00614F58"/>
    <w:rsid w:val="00614FFC"/>
    <w:rsid w:val="00615049"/>
    <w:rsid w:val="006155FC"/>
    <w:rsid w:val="00615AC4"/>
    <w:rsid w:val="00615C95"/>
    <w:rsid w:val="00615F71"/>
    <w:rsid w:val="006161F9"/>
    <w:rsid w:val="00616681"/>
    <w:rsid w:val="00616777"/>
    <w:rsid w:val="006167D2"/>
    <w:rsid w:val="00616809"/>
    <w:rsid w:val="00616A20"/>
    <w:rsid w:val="00616C4C"/>
    <w:rsid w:val="00616D30"/>
    <w:rsid w:val="00616FD4"/>
    <w:rsid w:val="006171F1"/>
    <w:rsid w:val="006178FF"/>
    <w:rsid w:val="00617B73"/>
    <w:rsid w:val="0062015A"/>
    <w:rsid w:val="006202A9"/>
    <w:rsid w:val="006207FC"/>
    <w:rsid w:val="006209DC"/>
    <w:rsid w:val="00620A16"/>
    <w:rsid w:val="00620D36"/>
    <w:rsid w:val="00620D6B"/>
    <w:rsid w:val="00621103"/>
    <w:rsid w:val="00621169"/>
    <w:rsid w:val="00621250"/>
    <w:rsid w:val="006216BD"/>
    <w:rsid w:val="0062182F"/>
    <w:rsid w:val="00621890"/>
    <w:rsid w:val="0062194A"/>
    <w:rsid w:val="00621E01"/>
    <w:rsid w:val="00621F36"/>
    <w:rsid w:val="00622455"/>
    <w:rsid w:val="00622984"/>
    <w:rsid w:val="00623091"/>
    <w:rsid w:val="00623167"/>
    <w:rsid w:val="00623384"/>
    <w:rsid w:val="00623BB1"/>
    <w:rsid w:val="00623C3A"/>
    <w:rsid w:val="00623EAF"/>
    <w:rsid w:val="0062414B"/>
    <w:rsid w:val="006241AE"/>
    <w:rsid w:val="00624365"/>
    <w:rsid w:val="006243B3"/>
    <w:rsid w:val="006244D2"/>
    <w:rsid w:val="0062555D"/>
    <w:rsid w:val="006257DD"/>
    <w:rsid w:val="00625806"/>
    <w:rsid w:val="00625A74"/>
    <w:rsid w:val="00625ABA"/>
    <w:rsid w:val="00625B08"/>
    <w:rsid w:val="00625F5E"/>
    <w:rsid w:val="00625FD7"/>
    <w:rsid w:val="00626090"/>
    <w:rsid w:val="006264F3"/>
    <w:rsid w:val="006267A6"/>
    <w:rsid w:val="0062680D"/>
    <w:rsid w:val="00626AF2"/>
    <w:rsid w:val="00626B2C"/>
    <w:rsid w:val="00626F78"/>
    <w:rsid w:val="00627454"/>
    <w:rsid w:val="006300F7"/>
    <w:rsid w:val="0063020B"/>
    <w:rsid w:val="006302C7"/>
    <w:rsid w:val="006310F0"/>
    <w:rsid w:val="0063119F"/>
    <w:rsid w:val="0063159A"/>
    <w:rsid w:val="00631693"/>
    <w:rsid w:val="0063171D"/>
    <w:rsid w:val="00631DCB"/>
    <w:rsid w:val="00631E65"/>
    <w:rsid w:val="00631F5B"/>
    <w:rsid w:val="006323B4"/>
    <w:rsid w:val="006325AB"/>
    <w:rsid w:val="00632BD8"/>
    <w:rsid w:val="00632BEF"/>
    <w:rsid w:val="00632C2C"/>
    <w:rsid w:val="00632CC0"/>
    <w:rsid w:val="00632E44"/>
    <w:rsid w:val="0063316B"/>
    <w:rsid w:val="0063354C"/>
    <w:rsid w:val="00633611"/>
    <w:rsid w:val="00633738"/>
    <w:rsid w:val="00633872"/>
    <w:rsid w:val="00633995"/>
    <w:rsid w:val="006339AA"/>
    <w:rsid w:val="00633E20"/>
    <w:rsid w:val="0063409D"/>
    <w:rsid w:val="00634232"/>
    <w:rsid w:val="00634288"/>
    <w:rsid w:val="006344BD"/>
    <w:rsid w:val="006345AF"/>
    <w:rsid w:val="006346C8"/>
    <w:rsid w:val="00634C2B"/>
    <w:rsid w:val="00634D25"/>
    <w:rsid w:val="00635134"/>
    <w:rsid w:val="0063571D"/>
    <w:rsid w:val="006358E3"/>
    <w:rsid w:val="00635C9D"/>
    <w:rsid w:val="00636772"/>
    <w:rsid w:val="00636981"/>
    <w:rsid w:val="00636ECB"/>
    <w:rsid w:val="00637208"/>
    <w:rsid w:val="0063739D"/>
    <w:rsid w:val="00637B62"/>
    <w:rsid w:val="00637E97"/>
    <w:rsid w:val="006401F5"/>
    <w:rsid w:val="006403F9"/>
    <w:rsid w:val="0064042B"/>
    <w:rsid w:val="00640626"/>
    <w:rsid w:val="00640F52"/>
    <w:rsid w:val="00640FB0"/>
    <w:rsid w:val="0064103C"/>
    <w:rsid w:val="00641167"/>
    <w:rsid w:val="0064136A"/>
    <w:rsid w:val="00641A5C"/>
    <w:rsid w:val="00641C72"/>
    <w:rsid w:val="006429C1"/>
    <w:rsid w:val="00642FB5"/>
    <w:rsid w:val="006437B3"/>
    <w:rsid w:val="00643B9A"/>
    <w:rsid w:val="00643D6E"/>
    <w:rsid w:val="006443F0"/>
    <w:rsid w:val="006449A2"/>
    <w:rsid w:val="00645006"/>
    <w:rsid w:val="00645B5F"/>
    <w:rsid w:val="00645D18"/>
    <w:rsid w:val="00645ECC"/>
    <w:rsid w:val="00646668"/>
    <w:rsid w:val="00646BFB"/>
    <w:rsid w:val="00646D42"/>
    <w:rsid w:val="00646DFF"/>
    <w:rsid w:val="00646E5B"/>
    <w:rsid w:val="006470A7"/>
    <w:rsid w:val="00647196"/>
    <w:rsid w:val="00647273"/>
    <w:rsid w:val="00647607"/>
    <w:rsid w:val="00647EE6"/>
    <w:rsid w:val="00650301"/>
    <w:rsid w:val="00650890"/>
    <w:rsid w:val="006509BC"/>
    <w:rsid w:val="00650C70"/>
    <w:rsid w:val="00650D8D"/>
    <w:rsid w:val="00650FAC"/>
    <w:rsid w:val="006519AB"/>
    <w:rsid w:val="00651BD9"/>
    <w:rsid w:val="00651BE1"/>
    <w:rsid w:val="00651CB6"/>
    <w:rsid w:val="00651DE5"/>
    <w:rsid w:val="0065203F"/>
    <w:rsid w:val="00652423"/>
    <w:rsid w:val="00652488"/>
    <w:rsid w:val="0065273D"/>
    <w:rsid w:val="006527A9"/>
    <w:rsid w:val="00652991"/>
    <w:rsid w:val="00652EBF"/>
    <w:rsid w:val="00653394"/>
    <w:rsid w:val="00653612"/>
    <w:rsid w:val="006538E8"/>
    <w:rsid w:val="00653D9C"/>
    <w:rsid w:val="00654086"/>
    <w:rsid w:val="006546DB"/>
    <w:rsid w:val="006548FC"/>
    <w:rsid w:val="006549CF"/>
    <w:rsid w:val="00654B04"/>
    <w:rsid w:val="00654CB5"/>
    <w:rsid w:val="00654FFB"/>
    <w:rsid w:val="0065538A"/>
    <w:rsid w:val="00655ED9"/>
    <w:rsid w:val="0065620E"/>
    <w:rsid w:val="00656496"/>
    <w:rsid w:val="006565D5"/>
    <w:rsid w:val="00656931"/>
    <w:rsid w:val="00656C47"/>
    <w:rsid w:val="00656F08"/>
    <w:rsid w:val="006573EA"/>
    <w:rsid w:val="00657574"/>
    <w:rsid w:val="0065759B"/>
    <w:rsid w:val="0065776C"/>
    <w:rsid w:val="0065777A"/>
    <w:rsid w:val="00657BCD"/>
    <w:rsid w:val="00657F19"/>
    <w:rsid w:val="00660119"/>
    <w:rsid w:val="00660210"/>
    <w:rsid w:val="00660263"/>
    <w:rsid w:val="006606EC"/>
    <w:rsid w:val="00660D25"/>
    <w:rsid w:val="006612E1"/>
    <w:rsid w:val="006613CE"/>
    <w:rsid w:val="006623E6"/>
    <w:rsid w:val="00662880"/>
    <w:rsid w:val="00662882"/>
    <w:rsid w:val="006629EC"/>
    <w:rsid w:val="00662ABB"/>
    <w:rsid w:val="00663520"/>
    <w:rsid w:val="0066352C"/>
    <w:rsid w:val="006635A0"/>
    <w:rsid w:val="0066386E"/>
    <w:rsid w:val="00663942"/>
    <w:rsid w:val="00663C50"/>
    <w:rsid w:val="006644BC"/>
    <w:rsid w:val="00664549"/>
    <w:rsid w:val="006648E4"/>
    <w:rsid w:val="00664918"/>
    <w:rsid w:val="006649BF"/>
    <w:rsid w:val="006649CC"/>
    <w:rsid w:val="006649E2"/>
    <w:rsid w:val="00664A14"/>
    <w:rsid w:val="00664E36"/>
    <w:rsid w:val="00664E76"/>
    <w:rsid w:val="0066516D"/>
    <w:rsid w:val="00665284"/>
    <w:rsid w:val="0066553A"/>
    <w:rsid w:val="006657E7"/>
    <w:rsid w:val="006658A7"/>
    <w:rsid w:val="00665938"/>
    <w:rsid w:val="00665D66"/>
    <w:rsid w:val="006660A4"/>
    <w:rsid w:val="006662C3"/>
    <w:rsid w:val="00666727"/>
    <w:rsid w:val="00666DC3"/>
    <w:rsid w:val="00666F77"/>
    <w:rsid w:val="00667E83"/>
    <w:rsid w:val="00667EE6"/>
    <w:rsid w:val="00670144"/>
    <w:rsid w:val="006706F9"/>
    <w:rsid w:val="00670814"/>
    <w:rsid w:val="00670BE2"/>
    <w:rsid w:val="00670E5B"/>
    <w:rsid w:val="00670F7F"/>
    <w:rsid w:val="00670FBB"/>
    <w:rsid w:val="0067105D"/>
    <w:rsid w:val="00671440"/>
    <w:rsid w:val="0067158E"/>
    <w:rsid w:val="0067207B"/>
    <w:rsid w:val="0067297B"/>
    <w:rsid w:val="00672E09"/>
    <w:rsid w:val="00673092"/>
    <w:rsid w:val="0067323F"/>
    <w:rsid w:val="00673478"/>
    <w:rsid w:val="00673538"/>
    <w:rsid w:val="00673793"/>
    <w:rsid w:val="00673A51"/>
    <w:rsid w:val="00673CD3"/>
    <w:rsid w:val="00673D0C"/>
    <w:rsid w:val="0067407B"/>
    <w:rsid w:val="00674098"/>
    <w:rsid w:val="006740F3"/>
    <w:rsid w:val="00674322"/>
    <w:rsid w:val="006743A8"/>
    <w:rsid w:val="00674431"/>
    <w:rsid w:val="0067466D"/>
    <w:rsid w:val="006746CF"/>
    <w:rsid w:val="00674A60"/>
    <w:rsid w:val="00674E9D"/>
    <w:rsid w:val="0067501F"/>
    <w:rsid w:val="0067507A"/>
    <w:rsid w:val="006755BE"/>
    <w:rsid w:val="00675993"/>
    <w:rsid w:val="00675AC1"/>
    <w:rsid w:val="00675D1D"/>
    <w:rsid w:val="00675E17"/>
    <w:rsid w:val="00676136"/>
    <w:rsid w:val="00676145"/>
    <w:rsid w:val="00676251"/>
    <w:rsid w:val="00676417"/>
    <w:rsid w:val="006764E2"/>
    <w:rsid w:val="006765A3"/>
    <w:rsid w:val="00676AE0"/>
    <w:rsid w:val="00676C8B"/>
    <w:rsid w:val="00676F60"/>
    <w:rsid w:val="00677372"/>
    <w:rsid w:val="006776E8"/>
    <w:rsid w:val="006777EE"/>
    <w:rsid w:val="006777F0"/>
    <w:rsid w:val="00677CD4"/>
    <w:rsid w:val="00677FCB"/>
    <w:rsid w:val="00680775"/>
    <w:rsid w:val="00680834"/>
    <w:rsid w:val="00680A81"/>
    <w:rsid w:val="00680CA3"/>
    <w:rsid w:val="00680DC5"/>
    <w:rsid w:val="006810E9"/>
    <w:rsid w:val="00681660"/>
    <w:rsid w:val="00681BB7"/>
    <w:rsid w:val="00681D2F"/>
    <w:rsid w:val="00681D41"/>
    <w:rsid w:val="00681DD1"/>
    <w:rsid w:val="006820FD"/>
    <w:rsid w:val="006821E1"/>
    <w:rsid w:val="00682234"/>
    <w:rsid w:val="00682835"/>
    <w:rsid w:val="00682E82"/>
    <w:rsid w:val="00683028"/>
    <w:rsid w:val="0068316F"/>
    <w:rsid w:val="00683547"/>
    <w:rsid w:val="006837F3"/>
    <w:rsid w:val="006840E4"/>
    <w:rsid w:val="00684802"/>
    <w:rsid w:val="00684857"/>
    <w:rsid w:val="0068497E"/>
    <w:rsid w:val="00684CF9"/>
    <w:rsid w:val="00684EC3"/>
    <w:rsid w:val="006850C5"/>
    <w:rsid w:val="00685338"/>
    <w:rsid w:val="006854F1"/>
    <w:rsid w:val="006862C5"/>
    <w:rsid w:val="00686540"/>
    <w:rsid w:val="00686777"/>
    <w:rsid w:val="00686A14"/>
    <w:rsid w:val="00686A56"/>
    <w:rsid w:val="00686F7A"/>
    <w:rsid w:val="00687277"/>
    <w:rsid w:val="006873E5"/>
    <w:rsid w:val="00687B9B"/>
    <w:rsid w:val="00687BBD"/>
    <w:rsid w:val="00687E0E"/>
    <w:rsid w:val="0069016B"/>
    <w:rsid w:val="0069029D"/>
    <w:rsid w:val="00690AAC"/>
    <w:rsid w:val="00690C91"/>
    <w:rsid w:val="00690EBA"/>
    <w:rsid w:val="006915F2"/>
    <w:rsid w:val="00691747"/>
    <w:rsid w:val="00691A73"/>
    <w:rsid w:val="00691F38"/>
    <w:rsid w:val="00691F97"/>
    <w:rsid w:val="00692125"/>
    <w:rsid w:val="00692331"/>
    <w:rsid w:val="00692610"/>
    <w:rsid w:val="006927B7"/>
    <w:rsid w:val="0069292F"/>
    <w:rsid w:val="00692B66"/>
    <w:rsid w:val="00692CF5"/>
    <w:rsid w:val="00693078"/>
    <w:rsid w:val="00693127"/>
    <w:rsid w:val="0069316F"/>
    <w:rsid w:val="00693875"/>
    <w:rsid w:val="00693CC5"/>
    <w:rsid w:val="00693D06"/>
    <w:rsid w:val="00693ECE"/>
    <w:rsid w:val="0069405E"/>
    <w:rsid w:val="0069410B"/>
    <w:rsid w:val="00694178"/>
    <w:rsid w:val="00694959"/>
    <w:rsid w:val="006949FD"/>
    <w:rsid w:val="00694EB7"/>
    <w:rsid w:val="00695560"/>
    <w:rsid w:val="00695BE9"/>
    <w:rsid w:val="00695C1C"/>
    <w:rsid w:val="00695C47"/>
    <w:rsid w:val="006960DB"/>
    <w:rsid w:val="0069639F"/>
    <w:rsid w:val="0069696F"/>
    <w:rsid w:val="00696AD4"/>
    <w:rsid w:val="006970F7"/>
    <w:rsid w:val="00697365"/>
    <w:rsid w:val="0069784C"/>
    <w:rsid w:val="00697B07"/>
    <w:rsid w:val="00697CF7"/>
    <w:rsid w:val="006A01A7"/>
    <w:rsid w:val="006A02AA"/>
    <w:rsid w:val="006A05D9"/>
    <w:rsid w:val="006A0610"/>
    <w:rsid w:val="006A0920"/>
    <w:rsid w:val="006A0993"/>
    <w:rsid w:val="006A09D4"/>
    <w:rsid w:val="006A0CC0"/>
    <w:rsid w:val="006A0DF0"/>
    <w:rsid w:val="006A0F6A"/>
    <w:rsid w:val="006A1226"/>
    <w:rsid w:val="006A15E6"/>
    <w:rsid w:val="006A16CA"/>
    <w:rsid w:val="006A17B8"/>
    <w:rsid w:val="006A1C63"/>
    <w:rsid w:val="006A25AB"/>
    <w:rsid w:val="006A2AA7"/>
    <w:rsid w:val="006A35D9"/>
    <w:rsid w:val="006A3D13"/>
    <w:rsid w:val="006A3ED8"/>
    <w:rsid w:val="006A41B4"/>
    <w:rsid w:val="006A4418"/>
    <w:rsid w:val="006A455E"/>
    <w:rsid w:val="006A4782"/>
    <w:rsid w:val="006A4DB9"/>
    <w:rsid w:val="006A4E37"/>
    <w:rsid w:val="006A5198"/>
    <w:rsid w:val="006A51B0"/>
    <w:rsid w:val="006A536C"/>
    <w:rsid w:val="006A57D8"/>
    <w:rsid w:val="006A584F"/>
    <w:rsid w:val="006A5C01"/>
    <w:rsid w:val="006A5DEB"/>
    <w:rsid w:val="006A5E72"/>
    <w:rsid w:val="006A5F86"/>
    <w:rsid w:val="006A60E8"/>
    <w:rsid w:val="006A6241"/>
    <w:rsid w:val="006A6467"/>
    <w:rsid w:val="006A6754"/>
    <w:rsid w:val="006A67C3"/>
    <w:rsid w:val="006A69F2"/>
    <w:rsid w:val="006A7346"/>
    <w:rsid w:val="006A7361"/>
    <w:rsid w:val="006A7528"/>
    <w:rsid w:val="006A7571"/>
    <w:rsid w:val="006A794D"/>
    <w:rsid w:val="006A7D00"/>
    <w:rsid w:val="006A7D33"/>
    <w:rsid w:val="006A7E8D"/>
    <w:rsid w:val="006B0D14"/>
    <w:rsid w:val="006B13F1"/>
    <w:rsid w:val="006B1509"/>
    <w:rsid w:val="006B151B"/>
    <w:rsid w:val="006B15CF"/>
    <w:rsid w:val="006B1744"/>
    <w:rsid w:val="006B1A96"/>
    <w:rsid w:val="006B1B92"/>
    <w:rsid w:val="006B1E2F"/>
    <w:rsid w:val="006B20C2"/>
    <w:rsid w:val="006B2547"/>
    <w:rsid w:val="006B2598"/>
    <w:rsid w:val="006B259F"/>
    <w:rsid w:val="006B3622"/>
    <w:rsid w:val="006B36A6"/>
    <w:rsid w:val="006B3862"/>
    <w:rsid w:val="006B3868"/>
    <w:rsid w:val="006B3BAD"/>
    <w:rsid w:val="006B4147"/>
    <w:rsid w:val="006B465E"/>
    <w:rsid w:val="006B50BF"/>
    <w:rsid w:val="006B5A35"/>
    <w:rsid w:val="006B5B3A"/>
    <w:rsid w:val="006B5BD5"/>
    <w:rsid w:val="006B6104"/>
    <w:rsid w:val="006B61DB"/>
    <w:rsid w:val="006B6628"/>
    <w:rsid w:val="006B68FF"/>
    <w:rsid w:val="006B6AFF"/>
    <w:rsid w:val="006B78A7"/>
    <w:rsid w:val="006B7A67"/>
    <w:rsid w:val="006B7B69"/>
    <w:rsid w:val="006C077B"/>
    <w:rsid w:val="006C0840"/>
    <w:rsid w:val="006C10D2"/>
    <w:rsid w:val="006C1501"/>
    <w:rsid w:val="006C1B20"/>
    <w:rsid w:val="006C1B27"/>
    <w:rsid w:val="006C1EB2"/>
    <w:rsid w:val="006C1F06"/>
    <w:rsid w:val="006C25C4"/>
    <w:rsid w:val="006C28DD"/>
    <w:rsid w:val="006C2D78"/>
    <w:rsid w:val="006C338F"/>
    <w:rsid w:val="006C33AA"/>
    <w:rsid w:val="006C3D5C"/>
    <w:rsid w:val="006C3E41"/>
    <w:rsid w:val="006C3E7E"/>
    <w:rsid w:val="006C3FEC"/>
    <w:rsid w:val="006C4109"/>
    <w:rsid w:val="006C420A"/>
    <w:rsid w:val="006C4882"/>
    <w:rsid w:val="006C48A0"/>
    <w:rsid w:val="006C48DB"/>
    <w:rsid w:val="006C4A8A"/>
    <w:rsid w:val="006C4B40"/>
    <w:rsid w:val="006C5126"/>
    <w:rsid w:val="006C57C3"/>
    <w:rsid w:val="006C5B8C"/>
    <w:rsid w:val="006C6832"/>
    <w:rsid w:val="006C6ABD"/>
    <w:rsid w:val="006C74AC"/>
    <w:rsid w:val="006C7610"/>
    <w:rsid w:val="006C79BD"/>
    <w:rsid w:val="006C7BCB"/>
    <w:rsid w:val="006D006B"/>
    <w:rsid w:val="006D0301"/>
    <w:rsid w:val="006D0A54"/>
    <w:rsid w:val="006D1691"/>
    <w:rsid w:val="006D17BD"/>
    <w:rsid w:val="006D185B"/>
    <w:rsid w:val="006D1BFC"/>
    <w:rsid w:val="006D1C3E"/>
    <w:rsid w:val="006D1D8A"/>
    <w:rsid w:val="006D2241"/>
    <w:rsid w:val="006D2A84"/>
    <w:rsid w:val="006D32C5"/>
    <w:rsid w:val="006D38CA"/>
    <w:rsid w:val="006D3CA5"/>
    <w:rsid w:val="006D3E3F"/>
    <w:rsid w:val="006D400D"/>
    <w:rsid w:val="006D4169"/>
    <w:rsid w:val="006D41FD"/>
    <w:rsid w:val="006D42A5"/>
    <w:rsid w:val="006D42B4"/>
    <w:rsid w:val="006D46F5"/>
    <w:rsid w:val="006D4A19"/>
    <w:rsid w:val="006D4A2A"/>
    <w:rsid w:val="006D51F9"/>
    <w:rsid w:val="006D5CF8"/>
    <w:rsid w:val="006D5D4A"/>
    <w:rsid w:val="006D6027"/>
    <w:rsid w:val="006D6290"/>
    <w:rsid w:val="006D6476"/>
    <w:rsid w:val="006D6497"/>
    <w:rsid w:val="006D675A"/>
    <w:rsid w:val="006D6B4D"/>
    <w:rsid w:val="006D6DC4"/>
    <w:rsid w:val="006D74A9"/>
    <w:rsid w:val="006D7505"/>
    <w:rsid w:val="006D787A"/>
    <w:rsid w:val="006D7B2A"/>
    <w:rsid w:val="006D7BD3"/>
    <w:rsid w:val="006D7F10"/>
    <w:rsid w:val="006E05B8"/>
    <w:rsid w:val="006E0A88"/>
    <w:rsid w:val="006E0B1D"/>
    <w:rsid w:val="006E0C0F"/>
    <w:rsid w:val="006E1159"/>
    <w:rsid w:val="006E154E"/>
    <w:rsid w:val="006E1A0E"/>
    <w:rsid w:val="006E1EB2"/>
    <w:rsid w:val="006E2363"/>
    <w:rsid w:val="006E2B04"/>
    <w:rsid w:val="006E2C04"/>
    <w:rsid w:val="006E2CC9"/>
    <w:rsid w:val="006E2DE1"/>
    <w:rsid w:val="006E31FF"/>
    <w:rsid w:val="006E3475"/>
    <w:rsid w:val="006E35A6"/>
    <w:rsid w:val="006E3C4D"/>
    <w:rsid w:val="006E3D94"/>
    <w:rsid w:val="006E43BF"/>
    <w:rsid w:val="006E4465"/>
    <w:rsid w:val="006E4484"/>
    <w:rsid w:val="006E46DF"/>
    <w:rsid w:val="006E521A"/>
    <w:rsid w:val="006E5771"/>
    <w:rsid w:val="006E592A"/>
    <w:rsid w:val="006E5C89"/>
    <w:rsid w:val="006E6561"/>
    <w:rsid w:val="006E6B2B"/>
    <w:rsid w:val="006E746F"/>
    <w:rsid w:val="006E7A85"/>
    <w:rsid w:val="006E7D69"/>
    <w:rsid w:val="006E7EA3"/>
    <w:rsid w:val="006E7F21"/>
    <w:rsid w:val="006E7FF8"/>
    <w:rsid w:val="006F0057"/>
    <w:rsid w:val="006F01D3"/>
    <w:rsid w:val="006F0262"/>
    <w:rsid w:val="006F0351"/>
    <w:rsid w:val="006F0365"/>
    <w:rsid w:val="006F068E"/>
    <w:rsid w:val="006F0735"/>
    <w:rsid w:val="006F093E"/>
    <w:rsid w:val="006F0BC8"/>
    <w:rsid w:val="006F100E"/>
    <w:rsid w:val="006F1073"/>
    <w:rsid w:val="006F1652"/>
    <w:rsid w:val="006F194A"/>
    <w:rsid w:val="006F2829"/>
    <w:rsid w:val="006F2B17"/>
    <w:rsid w:val="006F306C"/>
    <w:rsid w:val="006F30CE"/>
    <w:rsid w:val="006F3637"/>
    <w:rsid w:val="006F39B9"/>
    <w:rsid w:val="006F3AE1"/>
    <w:rsid w:val="006F3B3B"/>
    <w:rsid w:val="006F3BBA"/>
    <w:rsid w:val="006F3C5B"/>
    <w:rsid w:val="006F3E6D"/>
    <w:rsid w:val="006F40A9"/>
    <w:rsid w:val="006F46B8"/>
    <w:rsid w:val="006F47A4"/>
    <w:rsid w:val="006F4B04"/>
    <w:rsid w:val="006F4E32"/>
    <w:rsid w:val="006F518D"/>
    <w:rsid w:val="006F5313"/>
    <w:rsid w:val="006F554D"/>
    <w:rsid w:val="006F56CD"/>
    <w:rsid w:val="006F58C9"/>
    <w:rsid w:val="006F5ED5"/>
    <w:rsid w:val="006F6000"/>
    <w:rsid w:val="006F62E6"/>
    <w:rsid w:val="006F6688"/>
    <w:rsid w:val="006F66C6"/>
    <w:rsid w:val="006F6A2C"/>
    <w:rsid w:val="006F6C40"/>
    <w:rsid w:val="006F6F8D"/>
    <w:rsid w:val="006F7329"/>
    <w:rsid w:val="006F7655"/>
    <w:rsid w:val="006F76E1"/>
    <w:rsid w:val="006F7C9D"/>
    <w:rsid w:val="00700183"/>
    <w:rsid w:val="00700B1F"/>
    <w:rsid w:val="00700B28"/>
    <w:rsid w:val="00700BF3"/>
    <w:rsid w:val="00700C83"/>
    <w:rsid w:val="00700D57"/>
    <w:rsid w:val="00701507"/>
    <w:rsid w:val="00701583"/>
    <w:rsid w:val="00701740"/>
    <w:rsid w:val="007017B8"/>
    <w:rsid w:val="00701920"/>
    <w:rsid w:val="00701941"/>
    <w:rsid w:val="0070206F"/>
    <w:rsid w:val="0070237A"/>
    <w:rsid w:val="00702645"/>
    <w:rsid w:val="0070278A"/>
    <w:rsid w:val="007028F8"/>
    <w:rsid w:val="00702B9C"/>
    <w:rsid w:val="00702DE7"/>
    <w:rsid w:val="007032B6"/>
    <w:rsid w:val="0070348A"/>
    <w:rsid w:val="00703541"/>
    <w:rsid w:val="00703606"/>
    <w:rsid w:val="00703750"/>
    <w:rsid w:val="00703E44"/>
    <w:rsid w:val="0070444C"/>
    <w:rsid w:val="007048F9"/>
    <w:rsid w:val="007049B8"/>
    <w:rsid w:val="00704A1B"/>
    <w:rsid w:val="00704C90"/>
    <w:rsid w:val="007050C1"/>
    <w:rsid w:val="0070531C"/>
    <w:rsid w:val="007058E5"/>
    <w:rsid w:val="00705BFE"/>
    <w:rsid w:val="00706456"/>
    <w:rsid w:val="00706831"/>
    <w:rsid w:val="007068D5"/>
    <w:rsid w:val="007071C0"/>
    <w:rsid w:val="00707404"/>
    <w:rsid w:val="007079D6"/>
    <w:rsid w:val="00707E3A"/>
    <w:rsid w:val="00707F97"/>
    <w:rsid w:val="0071054B"/>
    <w:rsid w:val="00710A39"/>
    <w:rsid w:val="00710A76"/>
    <w:rsid w:val="00710A92"/>
    <w:rsid w:val="00710ECB"/>
    <w:rsid w:val="007110C7"/>
    <w:rsid w:val="00711333"/>
    <w:rsid w:val="007114BD"/>
    <w:rsid w:val="007114EA"/>
    <w:rsid w:val="00711565"/>
    <w:rsid w:val="00711B65"/>
    <w:rsid w:val="00711B8A"/>
    <w:rsid w:val="00711DB4"/>
    <w:rsid w:val="007121BA"/>
    <w:rsid w:val="00712405"/>
    <w:rsid w:val="00712C37"/>
    <w:rsid w:val="00712F39"/>
    <w:rsid w:val="00713AC0"/>
    <w:rsid w:val="00713B81"/>
    <w:rsid w:val="00713E4C"/>
    <w:rsid w:val="00714022"/>
    <w:rsid w:val="007144F7"/>
    <w:rsid w:val="0071461B"/>
    <w:rsid w:val="00714C96"/>
    <w:rsid w:val="00714F58"/>
    <w:rsid w:val="0071541E"/>
    <w:rsid w:val="00715543"/>
    <w:rsid w:val="00715560"/>
    <w:rsid w:val="00715577"/>
    <w:rsid w:val="00715628"/>
    <w:rsid w:val="00715B8E"/>
    <w:rsid w:val="00715DF9"/>
    <w:rsid w:val="00715FD7"/>
    <w:rsid w:val="0071607F"/>
    <w:rsid w:val="0071688F"/>
    <w:rsid w:val="00716A16"/>
    <w:rsid w:val="00716B9A"/>
    <w:rsid w:val="00716D18"/>
    <w:rsid w:val="0071719C"/>
    <w:rsid w:val="00717246"/>
    <w:rsid w:val="00717552"/>
    <w:rsid w:val="0071773B"/>
    <w:rsid w:val="00717767"/>
    <w:rsid w:val="007177FC"/>
    <w:rsid w:val="00717967"/>
    <w:rsid w:val="00717D30"/>
    <w:rsid w:val="00717E4A"/>
    <w:rsid w:val="007206C1"/>
    <w:rsid w:val="00720832"/>
    <w:rsid w:val="00720BA5"/>
    <w:rsid w:val="007211B7"/>
    <w:rsid w:val="00721372"/>
    <w:rsid w:val="00721476"/>
    <w:rsid w:val="007214E3"/>
    <w:rsid w:val="00721509"/>
    <w:rsid w:val="007217F0"/>
    <w:rsid w:val="0072220C"/>
    <w:rsid w:val="00722341"/>
    <w:rsid w:val="00722CAC"/>
    <w:rsid w:val="00722CEC"/>
    <w:rsid w:val="00723031"/>
    <w:rsid w:val="007231F0"/>
    <w:rsid w:val="0072330E"/>
    <w:rsid w:val="00723396"/>
    <w:rsid w:val="00723488"/>
    <w:rsid w:val="007235AA"/>
    <w:rsid w:val="00723610"/>
    <w:rsid w:val="0072375B"/>
    <w:rsid w:val="00723B8A"/>
    <w:rsid w:val="00724006"/>
    <w:rsid w:val="00724290"/>
    <w:rsid w:val="0072443B"/>
    <w:rsid w:val="00724CE1"/>
    <w:rsid w:val="007252AC"/>
    <w:rsid w:val="0072566F"/>
    <w:rsid w:val="00725875"/>
    <w:rsid w:val="00725FBA"/>
    <w:rsid w:val="007261E6"/>
    <w:rsid w:val="00726FC0"/>
    <w:rsid w:val="007273B2"/>
    <w:rsid w:val="007276D4"/>
    <w:rsid w:val="00727C4A"/>
    <w:rsid w:val="007300DA"/>
    <w:rsid w:val="007301D5"/>
    <w:rsid w:val="007303C1"/>
    <w:rsid w:val="007306A3"/>
    <w:rsid w:val="00730743"/>
    <w:rsid w:val="00730B47"/>
    <w:rsid w:val="0073125E"/>
    <w:rsid w:val="00731612"/>
    <w:rsid w:val="0073194C"/>
    <w:rsid w:val="00732BA1"/>
    <w:rsid w:val="00733137"/>
    <w:rsid w:val="00733293"/>
    <w:rsid w:val="0073335B"/>
    <w:rsid w:val="007333D1"/>
    <w:rsid w:val="00733706"/>
    <w:rsid w:val="00733C1E"/>
    <w:rsid w:val="007343D1"/>
    <w:rsid w:val="00734B29"/>
    <w:rsid w:val="00734D2D"/>
    <w:rsid w:val="00734EA2"/>
    <w:rsid w:val="00734EB8"/>
    <w:rsid w:val="00735000"/>
    <w:rsid w:val="00735030"/>
    <w:rsid w:val="007353E8"/>
    <w:rsid w:val="0073562D"/>
    <w:rsid w:val="00735C2E"/>
    <w:rsid w:val="00735C35"/>
    <w:rsid w:val="00735EDF"/>
    <w:rsid w:val="00736747"/>
    <w:rsid w:val="00736C03"/>
    <w:rsid w:val="00736C6D"/>
    <w:rsid w:val="00736C78"/>
    <w:rsid w:val="00736E19"/>
    <w:rsid w:val="00736E34"/>
    <w:rsid w:val="00737791"/>
    <w:rsid w:val="00740B0D"/>
    <w:rsid w:val="00741039"/>
    <w:rsid w:val="007413BE"/>
    <w:rsid w:val="00741462"/>
    <w:rsid w:val="00741C34"/>
    <w:rsid w:val="00741DE5"/>
    <w:rsid w:val="00741ECB"/>
    <w:rsid w:val="00742A90"/>
    <w:rsid w:val="00742A9A"/>
    <w:rsid w:val="00742AB0"/>
    <w:rsid w:val="00742ACC"/>
    <w:rsid w:val="00742D34"/>
    <w:rsid w:val="00743004"/>
    <w:rsid w:val="0074346C"/>
    <w:rsid w:val="007436D4"/>
    <w:rsid w:val="00743B0A"/>
    <w:rsid w:val="00743BCA"/>
    <w:rsid w:val="00743C15"/>
    <w:rsid w:val="007444DC"/>
    <w:rsid w:val="007449E2"/>
    <w:rsid w:val="00744C01"/>
    <w:rsid w:val="007453C2"/>
    <w:rsid w:val="007454C8"/>
    <w:rsid w:val="007457F3"/>
    <w:rsid w:val="0074580B"/>
    <w:rsid w:val="00745CEE"/>
    <w:rsid w:val="00745D02"/>
    <w:rsid w:val="00745D3F"/>
    <w:rsid w:val="007460E8"/>
    <w:rsid w:val="0074623C"/>
    <w:rsid w:val="007468DD"/>
    <w:rsid w:val="00746E6E"/>
    <w:rsid w:val="00747268"/>
    <w:rsid w:val="007472DA"/>
    <w:rsid w:val="00747360"/>
    <w:rsid w:val="00747504"/>
    <w:rsid w:val="00747903"/>
    <w:rsid w:val="00747A6F"/>
    <w:rsid w:val="0075015D"/>
    <w:rsid w:val="007504B9"/>
    <w:rsid w:val="007508A3"/>
    <w:rsid w:val="00750E0F"/>
    <w:rsid w:val="00750EF9"/>
    <w:rsid w:val="00751959"/>
    <w:rsid w:val="00751A32"/>
    <w:rsid w:val="00751BC9"/>
    <w:rsid w:val="00751DC0"/>
    <w:rsid w:val="00752152"/>
    <w:rsid w:val="0075222E"/>
    <w:rsid w:val="00752615"/>
    <w:rsid w:val="007526A1"/>
    <w:rsid w:val="0075274E"/>
    <w:rsid w:val="007527AA"/>
    <w:rsid w:val="00752FF4"/>
    <w:rsid w:val="00753066"/>
    <w:rsid w:val="007530C7"/>
    <w:rsid w:val="007532D8"/>
    <w:rsid w:val="007536C5"/>
    <w:rsid w:val="0075381C"/>
    <w:rsid w:val="0075383C"/>
    <w:rsid w:val="00753A01"/>
    <w:rsid w:val="00753A19"/>
    <w:rsid w:val="00753F57"/>
    <w:rsid w:val="00754092"/>
    <w:rsid w:val="007540C8"/>
    <w:rsid w:val="0075415A"/>
    <w:rsid w:val="00754428"/>
    <w:rsid w:val="007549D9"/>
    <w:rsid w:val="00754B01"/>
    <w:rsid w:val="00754C50"/>
    <w:rsid w:val="00754C68"/>
    <w:rsid w:val="00754D7F"/>
    <w:rsid w:val="007553C5"/>
    <w:rsid w:val="0075549F"/>
    <w:rsid w:val="00755588"/>
    <w:rsid w:val="007559E5"/>
    <w:rsid w:val="00755A70"/>
    <w:rsid w:val="00755D0A"/>
    <w:rsid w:val="00755D22"/>
    <w:rsid w:val="007566DB"/>
    <w:rsid w:val="00756C08"/>
    <w:rsid w:val="007571B5"/>
    <w:rsid w:val="0075780D"/>
    <w:rsid w:val="0075796A"/>
    <w:rsid w:val="00757F42"/>
    <w:rsid w:val="00757FE9"/>
    <w:rsid w:val="0076035F"/>
    <w:rsid w:val="00760485"/>
    <w:rsid w:val="00760AAD"/>
    <w:rsid w:val="00760E45"/>
    <w:rsid w:val="00761570"/>
    <w:rsid w:val="007617DA"/>
    <w:rsid w:val="0076195A"/>
    <w:rsid w:val="00761A4F"/>
    <w:rsid w:val="00761A57"/>
    <w:rsid w:val="0076215E"/>
    <w:rsid w:val="0076221A"/>
    <w:rsid w:val="007627F5"/>
    <w:rsid w:val="00763888"/>
    <w:rsid w:val="00763EB4"/>
    <w:rsid w:val="00763F27"/>
    <w:rsid w:val="00763F4D"/>
    <w:rsid w:val="0076471B"/>
    <w:rsid w:val="00765466"/>
    <w:rsid w:val="00765569"/>
    <w:rsid w:val="00765699"/>
    <w:rsid w:val="00765C08"/>
    <w:rsid w:val="00765C1F"/>
    <w:rsid w:val="00765C96"/>
    <w:rsid w:val="00765ECA"/>
    <w:rsid w:val="0076644F"/>
    <w:rsid w:val="0076656B"/>
    <w:rsid w:val="007669D1"/>
    <w:rsid w:val="00766C12"/>
    <w:rsid w:val="00766DDB"/>
    <w:rsid w:val="007670B6"/>
    <w:rsid w:val="00767184"/>
    <w:rsid w:val="0076754E"/>
    <w:rsid w:val="00767689"/>
    <w:rsid w:val="00767C1C"/>
    <w:rsid w:val="00767CBA"/>
    <w:rsid w:val="0077003E"/>
    <w:rsid w:val="007702E2"/>
    <w:rsid w:val="00770533"/>
    <w:rsid w:val="00770BDC"/>
    <w:rsid w:val="00770C4B"/>
    <w:rsid w:val="00771709"/>
    <w:rsid w:val="00771A0D"/>
    <w:rsid w:val="007726FB"/>
    <w:rsid w:val="00772702"/>
    <w:rsid w:val="00772B2D"/>
    <w:rsid w:val="00772B42"/>
    <w:rsid w:val="00772CA5"/>
    <w:rsid w:val="00773B7E"/>
    <w:rsid w:val="0077441A"/>
    <w:rsid w:val="00774471"/>
    <w:rsid w:val="007747BA"/>
    <w:rsid w:val="00774DD3"/>
    <w:rsid w:val="00774F0C"/>
    <w:rsid w:val="007751E8"/>
    <w:rsid w:val="00775249"/>
    <w:rsid w:val="007753FC"/>
    <w:rsid w:val="00775623"/>
    <w:rsid w:val="007758C4"/>
    <w:rsid w:val="00775FA2"/>
    <w:rsid w:val="00776125"/>
    <w:rsid w:val="00776A2C"/>
    <w:rsid w:val="00776EDA"/>
    <w:rsid w:val="007771E2"/>
    <w:rsid w:val="00777315"/>
    <w:rsid w:val="007776DA"/>
    <w:rsid w:val="00777826"/>
    <w:rsid w:val="00777993"/>
    <w:rsid w:val="007779E3"/>
    <w:rsid w:val="00777BA5"/>
    <w:rsid w:val="00777C6D"/>
    <w:rsid w:val="0078030C"/>
    <w:rsid w:val="00780332"/>
    <w:rsid w:val="007803C5"/>
    <w:rsid w:val="0078097C"/>
    <w:rsid w:val="00780AD9"/>
    <w:rsid w:val="00780BCE"/>
    <w:rsid w:val="00780F45"/>
    <w:rsid w:val="00781505"/>
    <w:rsid w:val="007815A0"/>
    <w:rsid w:val="00781636"/>
    <w:rsid w:val="0078197F"/>
    <w:rsid w:val="00781A00"/>
    <w:rsid w:val="00782099"/>
    <w:rsid w:val="007821D6"/>
    <w:rsid w:val="007823B4"/>
    <w:rsid w:val="00782960"/>
    <w:rsid w:val="00782A56"/>
    <w:rsid w:val="00782ABD"/>
    <w:rsid w:val="00783DEA"/>
    <w:rsid w:val="00783FDB"/>
    <w:rsid w:val="007842CA"/>
    <w:rsid w:val="00784643"/>
    <w:rsid w:val="00784767"/>
    <w:rsid w:val="007849EC"/>
    <w:rsid w:val="00784C29"/>
    <w:rsid w:val="00784ED1"/>
    <w:rsid w:val="007855AA"/>
    <w:rsid w:val="0078565A"/>
    <w:rsid w:val="00785B33"/>
    <w:rsid w:val="00786559"/>
    <w:rsid w:val="00786965"/>
    <w:rsid w:val="00786A53"/>
    <w:rsid w:val="00786E6A"/>
    <w:rsid w:val="00786EDA"/>
    <w:rsid w:val="00786F3C"/>
    <w:rsid w:val="007870E4"/>
    <w:rsid w:val="0078717B"/>
    <w:rsid w:val="00787CAC"/>
    <w:rsid w:val="00787E62"/>
    <w:rsid w:val="00787E88"/>
    <w:rsid w:val="00790A99"/>
    <w:rsid w:val="00790AA2"/>
    <w:rsid w:val="00790D76"/>
    <w:rsid w:val="00790E23"/>
    <w:rsid w:val="00791293"/>
    <w:rsid w:val="0079143A"/>
    <w:rsid w:val="00791F33"/>
    <w:rsid w:val="00792062"/>
    <w:rsid w:val="00792671"/>
    <w:rsid w:val="0079290D"/>
    <w:rsid w:val="00792CB9"/>
    <w:rsid w:val="00792F6A"/>
    <w:rsid w:val="0079309A"/>
    <w:rsid w:val="0079332B"/>
    <w:rsid w:val="00793568"/>
    <w:rsid w:val="00793AEB"/>
    <w:rsid w:val="00793FC9"/>
    <w:rsid w:val="00794297"/>
    <w:rsid w:val="007943E7"/>
    <w:rsid w:val="007946A8"/>
    <w:rsid w:val="00794790"/>
    <w:rsid w:val="0079487F"/>
    <w:rsid w:val="00794C62"/>
    <w:rsid w:val="00794F60"/>
    <w:rsid w:val="00795493"/>
    <w:rsid w:val="007954AA"/>
    <w:rsid w:val="00795B19"/>
    <w:rsid w:val="00795BC1"/>
    <w:rsid w:val="00795F6E"/>
    <w:rsid w:val="00796090"/>
    <w:rsid w:val="00796733"/>
    <w:rsid w:val="0079697F"/>
    <w:rsid w:val="00796E96"/>
    <w:rsid w:val="00797469"/>
    <w:rsid w:val="00797AF0"/>
    <w:rsid w:val="00797CD6"/>
    <w:rsid w:val="007A0272"/>
    <w:rsid w:val="007A02A8"/>
    <w:rsid w:val="007A03EA"/>
    <w:rsid w:val="007A0E7F"/>
    <w:rsid w:val="007A114F"/>
    <w:rsid w:val="007A13BF"/>
    <w:rsid w:val="007A16A0"/>
    <w:rsid w:val="007A174A"/>
    <w:rsid w:val="007A1CEB"/>
    <w:rsid w:val="007A1EE9"/>
    <w:rsid w:val="007A21BD"/>
    <w:rsid w:val="007A25F7"/>
    <w:rsid w:val="007A2DB8"/>
    <w:rsid w:val="007A2F1A"/>
    <w:rsid w:val="007A32A1"/>
    <w:rsid w:val="007A3391"/>
    <w:rsid w:val="007A35EB"/>
    <w:rsid w:val="007A366B"/>
    <w:rsid w:val="007A39BE"/>
    <w:rsid w:val="007A3E73"/>
    <w:rsid w:val="007A4151"/>
    <w:rsid w:val="007A41CB"/>
    <w:rsid w:val="007A42AF"/>
    <w:rsid w:val="007A462B"/>
    <w:rsid w:val="007A47DB"/>
    <w:rsid w:val="007A4C4B"/>
    <w:rsid w:val="007A4CED"/>
    <w:rsid w:val="007A4F57"/>
    <w:rsid w:val="007A50E4"/>
    <w:rsid w:val="007A5151"/>
    <w:rsid w:val="007A5213"/>
    <w:rsid w:val="007A5389"/>
    <w:rsid w:val="007A53E2"/>
    <w:rsid w:val="007A555E"/>
    <w:rsid w:val="007A5CBC"/>
    <w:rsid w:val="007A5CD5"/>
    <w:rsid w:val="007A651F"/>
    <w:rsid w:val="007A65B7"/>
    <w:rsid w:val="007A6693"/>
    <w:rsid w:val="007A6724"/>
    <w:rsid w:val="007A68D7"/>
    <w:rsid w:val="007A6B65"/>
    <w:rsid w:val="007A6D22"/>
    <w:rsid w:val="007A71A3"/>
    <w:rsid w:val="007A7931"/>
    <w:rsid w:val="007B00A7"/>
    <w:rsid w:val="007B0613"/>
    <w:rsid w:val="007B0714"/>
    <w:rsid w:val="007B0900"/>
    <w:rsid w:val="007B0A00"/>
    <w:rsid w:val="007B0A15"/>
    <w:rsid w:val="007B0B6A"/>
    <w:rsid w:val="007B0EB8"/>
    <w:rsid w:val="007B131D"/>
    <w:rsid w:val="007B17A2"/>
    <w:rsid w:val="007B1A54"/>
    <w:rsid w:val="007B1D54"/>
    <w:rsid w:val="007B255C"/>
    <w:rsid w:val="007B25E8"/>
    <w:rsid w:val="007B2E21"/>
    <w:rsid w:val="007B2E68"/>
    <w:rsid w:val="007B3B42"/>
    <w:rsid w:val="007B3D78"/>
    <w:rsid w:val="007B41C5"/>
    <w:rsid w:val="007B41CC"/>
    <w:rsid w:val="007B4636"/>
    <w:rsid w:val="007B485F"/>
    <w:rsid w:val="007B4C10"/>
    <w:rsid w:val="007B4D17"/>
    <w:rsid w:val="007B51A2"/>
    <w:rsid w:val="007B542D"/>
    <w:rsid w:val="007B5565"/>
    <w:rsid w:val="007B5B42"/>
    <w:rsid w:val="007B5EC6"/>
    <w:rsid w:val="007B5FD9"/>
    <w:rsid w:val="007B6076"/>
    <w:rsid w:val="007B6364"/>
    <w:rsid w:val="007B6B21"/>
    <w:rsid w:val="007B6D0E"/>
    <w:rsid w:val="007B6DF6"/>
    <w:rsid w:val="007C09C2"/>
    <w:rsid w:val="007C0E38"/>
    <w:rsid w:val="007C0EA3"/>
    <w:rsid w:val="007C10F5"/>
    <w:rsid w:val="007C137E"/>
    <w:rsid w:val="007C1515"/>
    <w:rsid w:val="007C1606"/>
    <w:rsid w:val="007C1CC5"/>
    <w:rsid w:val="007C2DAC"/>
    <w:rsid w:val="007C302A"/>
    <w:rsid w:val="007C3194"/>
    <w:rsid w:val="007C3244"/>
    <w:rsid w:val="007C3249"/>
    <w:rsid w:val="007C32CF"/>
    <w:rsid w:val="007C3D1C"/>
    <w:rsid w:val="007C4165"/>
    <w:rsid w:val="007C41AD"/>
    <w:rsid w:val="007C46AC"/>
    <w:rsid w:val="007C47C8"/>
    <w:rsid w:val="007C4C42"/>
    <w:rsid w:val="007C518C"/>
    <w:rsid w:val="007C5D82"/>
    <w:rsid w:val="007C684C"/>
    <w:rsid w:val="007C68FD"/>
    <w:rsid w:val="007C6B7B"/>
    <w:rsid w:val="007C6D3A"/>
    <w:rsid w:val="007C73A6"/>
    <w:rsid w:val="007C7A8F"/>
    <w:rsid w:val="007C7E69"/>
    <w:rsid w:val="007D06B1"/>
    <w:rsid w:val="007D0A67"/>
    <w:rsid w:val="007D0AFB"/>
    <w:rsid w:val="007D0B33"/>
    <w:rsid w:val="007D0C02"/>
    <w:rsid w:val="007D0F09"/>
    <w:rsid w:val="007D1425"/>
    <w:rsid w:val="007D1667"/>
    <w:rsid w:val="007D1699"/>
    <w:rsid w:val="007D1816"/>
    <w:rsid w:val="007D1CB5"/>
    <w:rsid w:val="007D20AC"/>
    <w:rsid w:val="007D2592"/>
    <w:rsid w:val="007D26A0"/>
    <w:rsid w:val="007D2B07"/>
    <w:rsid w:val="007D2DBC"/>
    <w:rsid w:val="007D2EAE"/>
    <w:rsid w:val="007D3129"/>
    <w:rsid w:val="007D350D"/>
    <w:rsid w:val="007D4218"/>
    <w:rsid w:val="007D45C9"/>
    <w:rsid w:val="007D520C"/>
    <w:rsid w:val="007D5225"/>
    <w:rsid w:val="007D5B29"/>
    <w:rsid w:val="007D5F49"/>
    <w:rsid w:val="007D677F"/>
    <w:rsid w:val="007D684C"/>
    <w:rsid w:val="007D69D5"/>
    <w:rsid w:val="007D76E2"/>
    <w:rsid w:val="007E03A0"/>
    <w:rsid w:val="007E09D6"/>
    <w:rsid w:val="007E0A2F"/>
    <w:rsid w:val="007E0A76"/>
    <w:rsid w:val="007E0C1C"/>
    <w:rsid w:val="007E1367"/>
    <w:rsid w:val="007E13A3"/>
    <w:rsid w:val="007E17E7"/>
    <w:rsid w:val="007E1EED"/>
    <w:rsid w:val="007E23EA"/>
    <w:rsid w:val="007E241F"/>
    <w:rsid w:val="007E2D2E"/>
    <w:rsid w:val="007E30E3"/>
    <w:rsid w:val="007E32DF"/>
    <w:rsid w:val="007E3452"/>
    <w:rsid w:val="007E3C3C"/>
    <w:rsid w:val="007E3D4A"/>
    <w:rsid w:val="007E420D"/>
    <w:rsid w:val="007E44B7"/>
    <w:rsid w:val="007E472B"/>
    <w:rsid w:val="007E4829"/>
    <w:rsid w:val="007E4885"/>
    <w:rsid w:val="007E4A76"/>
    <w:rsid w:val="007E4DA6"/>
    <w:rsid w:val="007E4F53"/>
    <w:rsid w:val="007E4FCC"/>
    <w:rsid w:val="007E53F4"/>
    <w:rsid w:val="007E57AA"/>
    <w:rsid w:val="007E58F3"/>
    <w:rsid w:val="007E5988"/>
    <w:rsid w:val="007E6143"/>
    <w:rsid w:val="007E630F"/>
    <w:rsid w:val="007E689A"/>
    <w:rsid w:val="007E6AA0"/>
    <w:rsid w:val="007E6C1C"/>
    <w:rsid w:val="007E6EDE"/>
    <w:rsid w:val="007E6FCD"/>
    <w:rsid w:val="007E7018"/>
    <w:rsid w:val="007E7495"/>
    <w:rsid w:val="007E7831"/>
    <w:rsid w:val="007E79D8"/>
    <w:rsid w:val="007E7BC4"/>
    <w:rsid w:val="007F02B7"/>
    <w:rsid w:val="007F044A"/>
    <w:rsid w:val="007F0489"/>
    <w:rsid w:val="007F04A5"/>
    <w:rsid w:val="007F0981"/>
    <w:rsid w:val="007F0C7B"/>
    <w:rsid w:val="007F1124"/>
    <w:rsid w:val="007F14F3"/>
    <w:rsid w:val="007F1932"/>
    <w:rsid w:val="007F1957"/>
    <w:rsid w:val="007F197D"/>
    <w:rsid w:val="007F2423"/>
    <w:rsid w:val="007F265A"/>
    <w:rsid w:val="007F2857"/>
    <w:rsid w:val="007F28A4"/>
    <w:rsid w:val="007F3137"/>
    <w:rsid w:val="007F3BB7"/>
    <w:rsid w:val="007F3BCB"/>
    <w:rsid w:val="007F4693"/>
    <w:rsid w:val="007F47EF"/>
    <w:rsid w:val="007F4905"/>
    <w:rsid w:val="007F5107"/>
    <w:rsid w:val="007F51E1"/>
    <w:rsid w:val="007F5208"/>
    <w:rsid w:val="007F5439"/>
    <w:rsid w:val="007F546E"/>
    <w:rsid w:val="007F5542"/>
    <w:rsid w:val="007F5602"/>
    <w:rsid w:val="007F57DF"/>
    <w:rsid w:val="007F5B20"/>
    <w:rsid w:val="007F5C62"/>
    <w:rsid w:val="007F604F"/>
    <w:rsid w:val="007F63AF"/>
    <w:rsid w:val="007F63FB"/>
    <w:rsid w:val="007F6529"/>
    <w:rsid w:val="007F6B78"/>
    <w:rsid w:val="007F7139"/>
    <w:rsid w:val="007F72A3"/>
    <w:rsid w:val="007F75B4"/>
    <w:rsid w:val="007F7FF9"/>
    <w:rsid w:val="008000ED"/>
    <w:rsid w:val="008003F9"/>
    <w:rsid w:val="00800F54"/>
    <w:rsid w:val="0080157B"/>
    <w:rsid w:val="0080161A"/>
    <w:rsid w:val="0080163B"/>
    <w:rsid w:val="00801F8C"/>
    <w:rsid w:val="0080207C"/>
    <w:rsid w:val="00802146"/>
    <w:rsid w:val="0080222C"/>
    <w:rsid w:val="00802461"/>
    <w:rsid w:val="0080267A"/>
    <w:rsid w:val="00802D5B"/>
    <w:rsid w:val="00803204"/>
    <w:rsid w:val="00803426"/>
    <w:rsid w:val="00803575"/>
    <w:rsid w:val="00803617"/>
    <w:rsid w:val="008039A6"/>
    <w:rsid w:val="00803A90"/>
    <w:rsid w:val="00803D11"/>
    <w:rsid w:val="00804580"/>
    <w:rsid w:val="00804E14"/>
    <w:rsid w:val="00805137"/>
    <w:rsid w:val="0080520B"/>
    <w:rsid w:val="00805298"/>
    <w:rsid w:val="00805F1F"/>
    <w:rsid w:val="00806290"/>
    <w:rsid w:val="0080639A"/>
    <w:rsid w:val="00806698"/>
    <w:rsid w:val="008070FE"/>
    <w:rsid w:val="00807205"/>
    <w:rsid w:val="00807D25"/>
    <w:rsid w:val="008101D1"/>
    <w:rsid w:val="00810252"/>
    <w:rsid w:val="00810473"/>
    <w:rsid w:val="00810488"/>
    <w:rsid w:val="008105DA"/>
    <w:rsid w:val="008106F8"/>
    <w:rsid w:val="00810BC3"/>
    <w:rsid w:val="00811359"/>
    <w:rsid w:val="00811374"/>
    <w:rsid w:val="00811532"/>
    <w:rsid w:val="00811560"/>
    <w:rsid w:val="0081185F"/>
    <w:rsid w:val="00811BDD"/>
    <w:rsid w:val="00811CD1"/>
    <w:rsid w:val="00811D48"/>
    <w:rsid w:val="00812272"/>
    <w:rsid w:val="008122CC"/>
    <w:rsid w:val="008128A3"/>
    <w:rsid w:val="00813492"/>
    <w:rsid w:val="008134FE"/>
    <w:rsid w:val="00813ADB"/>
    <w:rsid w:val="00814317"/>
    <w:rsid w:val="0081464A"/>
    <w:rsid w:val="008146D8"/>
    <w:rsid w:val="00814817"/>
    <w:rsid w:val="0081491B"/>
    <w:rsid w:val="008149B9"/>
    <w:rsid w:val="00814FF4"/>
    <w:rsid w:val="00815752"/>
    <w:rsid w:val="00815939"/>
    <w:rsid w:val="00815970"/>
    <w:rsid w:val="008159E7"/>
    <w:rsid w:val="00815AB5"/>
    <w:rsid w:val="00816462"/>
    <w:rsid w:val="008164BC"/>
    <w:rsid w:val="00816750"/>
    <w:rsid w:val="008167C1"/>
    <w:rsid w:val="0081698C"/>
    <w:rsid w:val="0081726F"/>
    <w:rsid w:val="0081747E"/>
    <w:rsid w:val="00817CB0"/>
    <w:rsid w:val="0082003D"/>
    <w:rsid w:val="00820041"/>
    <w:rsid w:val="008200C6"/>
    <w:rsid w:val="0082021B"/>
    <w:rsid w:val="008203EF"/>
    <w:rsid w:val="0082065D"/>
    <w:rsid w:val="008207AA"/>
    <w:rsid w:val="00820ACE"/>
    <w:rsid w:val="00820E79"/>
    <w:rsid w:val="00820FDE"/>
    <w:rsid w:val="0082143D"/>
    <w:rsid w:val="00821778"/>
    <w:rsid w:val="008218BA"/>
    <w:rsid w:val="00821BA9"/>
    <w:rsid w:val="00822202"/>
    <w:rsid w:val="0082297B"/>
    <w:rsid w:val="00824128"/>
    <w:rsid w:val="008241DA"/>
    <w:rsid w:val="0082441A"/>
    <w:rsid w:val="0082483A"/>
    <w:rsid w:val="00824B1B"/>
    <w:rsid w:val="00824DD8"/>
    <w:rsid w:val="008252B5"/>
    <w:rsid w:val="008255C6"/>
    <w:rsid w:val="00825F6B"/>
    <w:rsid w:val="0082676B"/>
    <w:rsid w:val="0082689C"/>
    <w:rsid w:val="008268DE"/>
    <w:rsid w:val="00826AC3"/>
    <w:rsid w:val="00826B75"/>
    <w:rsid w:val="00826D1B"/>
    <w:rsid w:val="0082724D"/>
    <w:rsid w:val="00827514"/>
    <w:rsid w:val="00827703"/>
    <w:rsid w:val="00827834"/>
    <w:rsid w:val="0082795C"/>
    <w:rsid w:val="00827EC8"/>
    <w:rsid w:val="008301AD"/>
    <w:rsid w:val="008303EE"/>
    <w:rsid w:val="008305D4"/>
    <w:rsid w:val="00830BD3"/>
    <w:rsid w:val="00830D98"/>
    <w:rsid w:val="00831502"/>
    <w:rsid w:val="0083186B"/>
    <w:rsid w:val="008324AF"/>
    <w:rsid w:val="00832D8C"/>
    <w:rsid w:val="00832E31"/>
    <w:rsid w:val="008334A9"/>
    <w:rsid w:val="00833858"/>
    <w:rsid w:val="00833F59"/>
    <w:rsid w:val="00833FE4"/>
    <w:rsid w:val="0083404B"/>
    <w:rsid w:val="00834473"/>
    <w:rsid w:val="00834AD1"/>
    <w:rsid w:val="00835478"/>
    <w:rsid w:val="0083569B"/>
    <w:rsid w:val="00835D68"/>
    <w:rsid w:val="00835E03"/>
    <w:rsid w:val="00836FF3"/>
    <w:rsid w:val="00837755"/>
    <w:rsid w:val="00837FA4"/>
    <w:rsid w:val="00840EEA"/>
    <w:rsid w:val="008413E6"/>
    <w:rsid w:val="00841493"/>
    <w:rsid w:val="00841883"/>
    <w:rsid w:val="00842062"/>
    <w:rsid w:val="008424DD"/>
    <w:rsid w:val="0084263E"/>
    <w:rsid w:val="008427FB"/>
    <w:rsid w:val="00843085"/>
    <w:rsid w:val="0084340D"/>
    <w:rsid w:val="008434B0"/>
    <w:rsid w:val="0084369E"/>
    <w:rsid w:val="00843D7F"/>
    <w:rsid w:val="0084432F"/>
    <w:rsid w:val="00844702"/>
    <w:rsid w:val="00844759"/>
    <w:rsid w:val="00844776"/>
    <w:rsid w:val="008449C2"/>
    <w:rsid w:val="00845381"/>
    <w:rsid w:val="0084554A"/>
    <w:rsid w:val="0084558A"/>
    <w:rsid w:val="00845DD8"/>
    <w:rsid w:val="00845DDE"/>
    <w:rsid w:val="008466D9"/>
    <w:rsid w:val="008467FC"/>
    <w:rsid w:val="00846DC6"/>
    <w:rsid w:val="00847182"/>
    <w:rsid w:val="008471B2"/>
    <w:rsid w:val="008473A3"/>
    <w:rsid w:val="00847AD1"/>
    <w:rsid w:val="00847BE9"/>
    <w:rsid w:val="00847DC1"/>
    <w:rsid w:val="00850151"/>
    <w:rsid w:val="008501A8"/>
    <w:rsid w:val="0085022B"/>
    <w:rsid w:val="008502BC"/>
    <w:rsid w:val="00850470"/>
    <w:rsid w:val="0085090D"/>
    <w:rsid w:val="00850CB4"/>
    <w:rsid w:val="00850EF0"/>
    <w:rsid w:val="008514EE"/>
    <w:rsid w:val="008514F8"/>
    <w:rsid w:val="0085154B"/>
    <w:rsid w:val="008518E3"/>
    <w:rsid w:val="00851D74"/>
    <w:rsid w:val="00851F00"/>
    <w:rsid w:val="00852427"/>
    <w:rsid w:val="0085254E"/>
    <w:rsid w:val="008527BA"/>
    <w:rsid w:val="00852A88"/>
    <w:rsid w:val="00853543"/>
    <w:rsid w:val="008537AF"/>
    <w:rsid w:val="008546A7"/>
    <w:rsid w:val="00854733"/>
    <w:rsid w:val="0085498F"/>
    <w:rsid w:val="00855071"/>
    <w:rsid w:val="008558D1"/>
    <w:rsid w:val="00855AD9"/>
    <w:rsid w:val="00855B96"/>
    <w:rsid w:val="00855B9D"/>
    <w:rsid w:val="00855D34"/>
    <w:rsid w:val="00855DDD"/>
    <w:rsid w:val="00855EBB"/>
    <w:rsid w:val="008562ED"/>
    <w:rsid w:val="0085649A"/>
    <w:rsid w:val="00856873"/>
    <w:rsid w:val="00857099"/>
    <w:rsid w:val="00857542"/>
    <w:rsid w:val="00857E6C"/>
    <w:rsid w:val="00857F48"/>
    <w:rsid w:val="00860605"/>
    <w:rsid w:val="008607B0"/>
    <w:rsid w:val="0086089E"/>
    <w:rsid w:val="00860A80"/>
    <w:rsid w:val="00860B1D"/>
    <w:rsid w:val="00860CEC"/>
    <w:rsid w:val="00861071"/>
    <w:rsid w:val="0086118D"/>
    <w:rsid w:val="008612F1"/>
    <w:rsid w:val="008617FB"/>
    <w:rsid w:val="008618F1"/>
    <w:rsid w:val="00861AEF"/>
    <w:rsid w:val="008626A7"/>
    <w:rsid w:val="008628C9"/>
    <w:rsid w:val="00863029"/>
    <w:rsid w:val="0086355C"/>
    <w:rsid w:val="00863818"/>
    <w:rsid w:val="00863984"/>
    <w:rsid w:val="00863D93"/>
    <w:rsid w:val="00863FD8"/>
    <w:rsid w:val="008642D5"/>
    <w:rsid w:val="008643D4"/>
    <w:rsid w:val="008644C7"/>
    <w:rsid w:val="008645E9"/>
    <w:rsid w:val="00864E23"/>
    <w:rsid w:val="00865181"/>
    <w:rsid w:val="008653F4"/>
    <w:rsid w:val="008654B2"/>
    <w:rsid w:val="00865595"/>
    <w:rsid w:val="00865CF9"/>
    <w:rsid w:val="00866492"/>
    <w:rsid w:val="008666A0"/>
    <w:rsid w:val="00866A67"/>
    <w:rsid w:val="00866BF2"/>
    <w:rsid w:val="00866C12"/>
    <w:rsid w:val="00866F46"/>
    <w:rsid w:val="00867013"/>
    <w:rsid w:val="008675F8"/>
    <w:rsid w:val="00867750"/>
    <w:rsid w:val="00867D19"/>
    <w:rsid w:val="00867D1B"/>
    <w:rsid w:val="00870597"/>
    <w:rsid w:val="008712C3"/>
    <w:rsid w:val="00871731"/>
    <w:rsid w:val="00871FA0"/>
    <w:rsid w:val="00872042"/>
    <w:rsid w:val="008720D2"/>
    <w:rsid w:val="00872156"/>
    <w:rsid w:val="00872488"/>
    <w:rsid w:val="00872673"/>
    <w:rsid w:val="008728C9"/>
    <w:rsid w:val="00872969"/>
    <w:rsid w:val="008729B9"/>
    <w:rsid w:val="00872C12"/>
    <w:rsid w:val="00872DE7"/>
    <w:rsid w:val="00873AF6"/>
    <w:rsid w:val="0087403E"/>
    <w:rsid w:val="008740E8"/>
    <w:rsid w:val="008742AA"/>
    <w:rsid w:val="0087439A"/>
    <w:rsid w:val="0087479E"/>
    <w:rsid w:val="008747C2"/>
    <w:rsid w:val="00874C23"/>
    <w:rsid w:val="00874D16"/>
    <w:rsid w:val="00874D56"/>
    <w:rsid w:val="008758C5"/>
    <w:rsid w:val="00875999"/>
    <w:rsid w:val="00875B94"/>
    <w:rsid w:val="00875BD5"/>
    <w:rsid w:val="00876237"/>
    <w:rsid w:val="008765F9"/>
    <w:rsid w:val="00876B2E"/>
    <w:rsid w:val="00876F0B"/>
    <w:rsid w:val="008771D2"/>
    <w:rsid w:val="008771F4"/>
    <w:rsid w:val="008775CF"/>
    <w:rsid w:val="0087761F"/>
    <w:rsid w:val="0087766F"/>
    <w:rsid w:val="00877994"/>
    <w:rsid w:val="00877FA1"/>
    <w:rsid w:val="00880076"/>
    <w:rsid w:val="00880183"/>
    <w:rsid w:val="00880363"/>
    <w:rsid w:val="00880479"/>
    <w:rsid w:val="00880508"/>
    <w:rsid w:val="008809F3"/>
    <w:rsid w:val="00880B0D"/>
    <w:rsid w:val="00880B70"/>
    <w:rsid w:val="0088125B"/>
    <w:rsid w:val="00881299"/>
    <w:rsid w:val="008816E8"/>
    <w:rsid w:val="0088184A"/>
    <w:rsid w:val="00881B21"/>
    <w:rsid w:val="00881EB8"/>
    <w:rsid w:val="008829BF"/>
    <w:rsid w:val="00882C12"/>
    <w:rsid w:val="00882C92"/>
    <w:rsid w:val="00882FE8"/>
    <w:rsid w:val="008835B4"/>
    <w:rsid w:val="00883D19"/>
    <w:rsid w:val="00883FA3"/>
    <w:rsid w:val="0088400B"/>
    <w:rsid w:val="008847D3"/>
    <w:rsid w:val="008851C3"/>
    <w:rsid w:val="00885519"/>
    <w:rsid w:val="008855AD"/>
    <w:rsid w:val="00885B58"/>
    <w:rsid w:val="00885DD0"/>
    <w:rsid w:val="00885F38"/>
    <w:rsid w:val="00886384"/>
    <w:rsid w:val="00886660"/>
    <w:rsid w:val="00886853"/>
    <w:rsid w:val="00886B8A"/>
    <w:rsid w:val="008872C8"/>
    <w:rsid w:val="0088739B"/>
    <w:rsid w:val="00887424"/>
    <w:rsid w:val="008874AB"/>
    <w:rsid w:val="0088756F"/>
    <w:rsid w:val="00887A89"/>
    <w:rsid w:val="008901BA"/>
    <w:rsid w:val="008905CD"/>
    <w:rsid w:val="00890F9D"/>
    <w:rsid w:val="0089102F"/>
    <w:rsid w:val="008916A9"/>
    <w:rsid w:val="00891A2B"/>
    <w:rsid w:val="00891AF1"/>
    <w:rsid w:val="008923D2"/>
    <w:rsid w:val="008929F4"/>
    <w:rsid w:val="00892A5A"/>
    <w:rsid w:val="00892DDA"/>
    <w:rsid w:val="00893372"/>
    <w:rsid w:val="00893601"/>
    <w:rsid w:val="00893E36"/>
    <w:rsid w:val="008942DD"/>
    <w:rsid w:val="008949B7"/>
    <w:rsid w:val="008949C9"/>
    <w:rsid w:val="00894CA1"/>
    <w:rsid w:val="0089511F"/>
    <w:rsid w:val="008952A9"/>
    <w:rsid w:val="00895696"/>
    <w:rsid w:val="008957F8"/>
    <w:rsid w:val="00895AA8"/>
    <w:rsid w:val="00895AC5"/>
    <w:rsid w:val="00895D4B"/>
    <w:rsid w:val="00895D75"/>
    <w:rsid w:val="00895E6D"/>
    <w:rsid w:val="00895F0E"/>
    <w:rsid w:val="00896626"/>
    <w:rsid w:val="008968D6"/>
    <w:rsid w:val="00896C14"/>
    <w:rsid w:val="0089716C"/>
    <w:rsid w:val="008972C3"/>
    <w:rsid w:val="0089754B"/>
    <w:rsid w:val="00897782"/>
    <w:rsid w:val="008977F6"/>
    <w:rsid w:val="00897B44"/>
    <w:rsid w:val="008A0797"/>
    <w:rsid w:val="008A0C4C"/>
    <w:rsid w:val="008A0D16"/>
    <w:rsid w:val="008A1248"/>
    <w:rsid w:val="008A14A4"/>
    <w:rsid w:val="008A15B5"/>
    <w:rsid w:val="008A18A3"/>
    <w:rsid w:val="008A18C4"/>
    <w:rsid w:val="008A1921"/>
    <w:rsid w:val="008A1991"/>
    <w:rsid w:val="008A20A5"/>
    <w:rsid w:val="008A26A6"/>
    <w:rsid w:val="008A2D8C"/>
    <w:rsid w:val="008A2DF8"/>
    <w:rsid w:val="008A3086"/>
    <w:rsid w:val="008A352F"/>
    <w:rsid w:val="008A36D7"/>
    <w:rsid w:val="008A3807"/>
    <w:rsid w:val="008A3B46"/>
    <w:rsid w:val="008A45F2"/>
    <w:rsid w:val="008A469E"/>
    <w:rsid w:val="008A4812"/>
    <w:rsid w:val="008A4B8F"/>
    <w:rsid w:val="008A4BB3"/>
    <w:rsid w:val="008A516C"/>
    <w:rsid w:val="008A520F"/>
    <w:rsid w:val="008A5221"/>
    <w:rsid w:val="008A5281"/>
    <w:rsid w:val="008A5B43"/>
    <w:rsid w:val="008A60B9"/>
    <w:rsid w:val="008A6634"/>
    <w:rsid w:val="008A66F5"/>
    <w:rsid w:val="008A6C47"/>
    <w:rsid w:val="008A7290"/>
    <w:rsid w:val="008A765A"/>
    <w:rsid w:val="008A7B03"/>
    <w:rsid w:val="008A7B5F"/>
    <w:rsid w:val="008A7E52"/>
    <w:rsid w:val="008B042D"/>
    <w:rsid w:val="008B0467"/>
    <w:rsid w:val="008B066E"/>
    <w:rsid w:val="008B1313"/>
    <w:rsid w:val="008B1327"/>
    <w:rsid w:val="008B1899"/>
    <w:rsid w:val="008B1A38"/>
    <w:rsid w:val="008B1C62"/>
    <w:rsid w:val="008B1CAB"/>
    <w:rsid w:val="008B1D59"/>
    <w:rsid w:val="008B2381"/>
    <w:rsid w:val="008B2605"/>
    <w:rsid w:val="008B2CAB"/>
    <w:rsid w:val="008B2D55"/>
    <w:rsid w:val="008B2DF8"/>
    <w:rsid w:val="008B339A"/>
    <w:rsid w:val="008B3C73"/>
    <w:rsid w:val="008B3E24"/>
    <w:rsid w:val="008B3FF9"/>
    <w:rsid w:val="008B40FE"/>
    <w:rsid w:val="008B45E4"/>
    <w:rsid w:val="008B46A2"/>
    <w:rsid w:val="008B47C7"/>
    <w:rsid w:val="008B4AD2"/>
    <w:rsid w:val="008B4AD3"/>
    <w:rsid w:val="008B4E81"/>
    <w:rsid w:val="008B4F8A"/>
    <w:rsid w:val="008B509E"/>
    <w:rsid w:val="008B526A"/>
    <w:rsid w:val="008B5352"/>
    <w:rsid w:val="008B55C9"/>
    <w:rsid w:val="008B5988"/>
    <w:rsid w:val="008B5D7E"/>
    <w:rsid w:val="008B6707"/>
    <w:rsid w:val="008B6D6D"/>
    <w:rsid w:val="008B6DF5"/>
    <w:rsid w:val="008B6E17"/>
    <w:rsid w:val="008B733D"/>
    <w:rsid w:val="008B7356"/>
    <w:rsid w:val="008B74E4"/>
    <w:rsid w:val="008B7FB8"/>
    <w:rsid w:val="008C0382"/>
    <w:rsid w:val="008C046F"/>
    <w:rsid w:val="008C0AB5"/>
    <w:rsid w:val="008C0D7B"/>
    <w:rsid w:val="008C1181"/>
    <w:rsid w:val="008C11D6"/>
    <w:rsid w:val="008C127B"/>
    <w:rsid w:val="008C135D"/>
    <w:rsid w:val="008C175F"/>
    <w:rsid w:val="008C17F6"/>
    <w:rsid w:val="008C1AA7"/>
    <w:rsid w:val="008C1FEB"/>
    <w:rsid w:val="008C245B"/>
    <w:rsid w:val="008C26DC"/>
    <w:rsid w:val="008C28CF"/>
    <w:rsid w:val="008C2A35"/>
    <w:rsid w:val="008C2A8A"/>
    <w:rsid w:val="008C2F35"/>
    <w:rsid w:val="008C2FA7"/>
    <w:rsid w:val="008C30D8"/>
    <w:rsid w:val="008C316C"/>
    <w:rsid w:val="008C31A4"/>
    <w:rsid w:val="008C35DC"/>
    <w:rsid w:val="008C372B"/>
    <w:rsid w:val="008C3752"/>
    <w:rsid w:val="008C3A24"/>
    <w:rsid w:val="008C3BC2"/>
    <w:rsid w:val="008C3EA3"/>
    <w:rsid w:val="008C4432"/>
    <w:rsid w:val="008C47F1"/>
    <w:rsid w:val="008C4850"/>
    <w:rsid w:val="008C4A04"/>
    <w:rsid w:val="008C4A12"/>
    <w:rsid w:val="008C4AC3"/>
    <w:rsid w:val="008C4D0D"/>
    <w:rsid w:val="008C4D8C"/>
    <w:rsid w:val="008C518D"/>
    <w:rsid w:val="008C5AF1"/>
    <w:rsid w:val="008C6335"/>
    <w:rsid w:val="008C6412"/>
    <w:rsid w:val="008C6A97"/>
    <w:rsid w:val="008C75DE"/>
    <w:rsid w:val="008C7719"/>
    <w:rsid w:val="008C7877"/>
    <w:rsid w:val="008C7AFB"/>
    <w:rsid w:val="008C7EE1"/>
    <w:rsid w:val="008D006A"/>
    <w:rsid w:val="008D0290"/>
    <w:rsid w:val="008D02B9"/>
    <w:rsid w:val="008D037C"/>
    <w:rsid w:val="008D05A4"/>
    <w:rsid w:val="008D062C"/>
    <w:rsid w:val="008D09B8"/>
    <w:rsid w:val="008D0CD5"/>
    <w:rsid w:val="008D0F1D"/>
    <w:rsid w:val="008D10E5"/>
    <w:rsid w:val="008D110B"/>
    <w:rsid w:val="008D113C"/>
    <w:rsid w:val="008D1718"/>
    <w:rsid w:val="008D18B6"/>
    <w:rsid w:val="008D1B39"/>
    <w:rsid w:val="008D1EDE"/>
    <w:rsid w:val="008D26A7"/>
    <w:rsid w:val="008D2981"/>
    <w:rsid w:val="008D2B79"/>
    <w:rsid w:val="008D2C72"/>
    <w:rsid w:val="008D2CB3"/>
    <w:rsid w:val="008D2E9D"/>
    <w:rsid w:val="008D2F14"/>
    <w:rsid w:val="008D35D0"/>
    <w:rsid w:val="008D391F"/>
    <w:rsid w:val="008D3955"/>
    <w:rsid w:val="008D3A7E"/>
    <w:rsid w:val="008D3ADA"/>
    <w:rsid w:val="008D3C8A"/>
    <w:rsid w:val="008D48E4"/>
    <w:rsid w:val="008D4CD9"/>
    <w:rsid w:val="008D4D71"/>
    <w:rsid w:val="008D53C2"/>
    <w:rsid w:val="008D5739"/>
    <w:rsid w:val="008D59C6"/>
    <w:rsid w:val="008D5A33"/>
    <w:rsid w:val="008D605E"/>
    <w:rsid w:val="008D6752"/>
    <w:rsid w:val="008D689C"/>
    <w:rsid w:val="008D72F1"/>
    <w:rsid w:val="008D7657"/>
    <w:rsid w:val="008D7BD1"/>
    <w:rsid w:val="008D7EA7"/>
    <w:rsid w:val="008E0240"/>
    <w:rsid w:val="008E0426"/>
    <w:rsid w:val="008E05EA"/>
    <w:rsid w:val="008E0F85"/>
    <w:rsid w:val="008E1415"/>
    <w:rsid w:val="008E1678"/>
    <w:rsid w:val="008E1C74"/>
    <w:rsid w:val="008E2090"/>
    <w:rsid w:val="008E227A"/>
    <w:rsid w:val="008E2331"/>
    <w:rsid w:val="008E29A1"/>
    <w:rsid w:val="008E2B06"/>
    <w:rsid w:val="008E308E"/>
    <w:rsid w:val="008E332A"/>
    <w:rsid w:val="008E3864"/>
    <w:rsid w:val="008E3AFC"/>
    <w:rsid w:val="008E3C0B"/>
    <w:rsid w:val="008E3F21"/>
    <w:rsid w:val="008E4130"/>
    <w:rsid w:val="008E426E"/>
    <w:rsid w:val="008E42AD"/>
    <w:rsid w:val="008E497A"/>
    <w:rsid w:val="008E4AC0"/>
    <w:rsid w:val="008E4C99"/>
    <w:rsid w:val="008E4CB3"/>
    <w:rsid w:val="008E4F38"/>
    <w:rsid w:val="008E4F80"/>
    <w:rsid w:val="008E5499"/>
    <w:rsid w:val="008E555C"/>
    <w:rsid w:val="008E629F"/>
    <w:rsid w:val="008E62D8"/>
    <w:rsid w:val="008E6447"/>
    <w:rsid w:val="008E6CB9"/>
    <w:rsid w:val="008E6E97"/>
    <w:rsid w:val="008E772E"/>
    <w:rsid w:val="008E7BC6"/>
    <w:rsid w:val="008E7F6B"/>
    <w:rsid w:val="008F00C5"/>
    <w:rsid w:val="008F046A"/>
    <w:rsid w:val="008F1908"/>
    <w:rsid w:val="008F1CCD"/>
    <w:rsid w:val="008F2446"/>
    <w:rsid w:val="008F24B6"/>
    <w:rsid w:val="008F26AB"/>
    <w:rsid w:val="008F333E"/>
    <w:rsid w:val="008F33F8"/>
    <w:rsid w:val="008F37AD"/>
    <w:rsid w:val="008F37C5"/>
    <w:rsid w:val="008F3C81"/>
    <w:rsid w:val="008F3FA3"/>
    <w:rsid w:val="008F4147"/>
    <w:rsid w:val="008F42BA"/>
    <w:rsid w:val="008F462D"/>
    <w:rsid w:val="008F4698"/>
    <w:rsid w:val="008F507A"/>
    <w:rsid w:val="008F52BC"/>
    <w:rsid w:val="008F5847"/>
    <w:rsid w:val="008F5861"/>
    <w:rsid w:val="008F5D8B"/>
    <w:rsid w:val="008F5DC9"/>
    <w:rsid w:val="008F5E34"/>
    <w:rsid w:val="008F5E5E"/>
    <w:rsid w:val="008F5F5B"/>
    <w:rsid w:val="008F64E5"/>
    <w:rsid w:val="008F69DA"/>
    <w:rsid w:val="008F6D19"/>
    <w:rsid w:val="008F73F6"/>
    <w:rsid w:val="008F7614"/>
    <w:rsid w:val="008F772C"/>
    <w:rsid w:val="008F77B1"/>
    <w:rsid w:val="008F7FC6"/>
    <w:rsid w:val="009000CC"/>
    <w:rsid w:val="009002F2"/>
    <w:rsid w:val="00900363"/>
    <w:rsid w:val="009005F9"/>
    <w:rsid w:val="00900719"/>
    <w:rsid w:val="00900866"/>
    <w:rsid w:val="009008C1"/>
    <w:rsid w:val="00900B34"/>
    <w:rsid w:val="00900E7F"/>
    <w:rsid w:val="00900EA7"/>
    <w:rsid w:val="00900F4D"/>
    <w:rsid w:val="0090102A"/>
    <w:rsid w:val="0090149F"/>
    <w:rsid w:val="009016F0"/>
    <w:rsid w:val="00901E2E"/>
    <w:rsid w:val="0090213D"/>
    <w:rsid w:val="00902384"/>
    <w:rsid w:val="00902437"/>
    <w:rsid w:val="00902C26"/>
    <w:rsid w:val="009030EA"/>
    <w:rsid w:val="0090319A"/>
    <w:rsid w:val="00903458"/>
    <w:rsid w:val="00903476"/>
    <w:rsid w:val="009036AF"/>
    <w:rsid w:val="00903B73"/>
    <w:rsid w:val="00903E18"/>
    <w:rsid w:val="009041BF"/>
    <w:rsid w:val="009048E7"/>
    <w:rsid w:val="009049B9"/>
    <w:rsid w:val="00905397"/>
    <w:rsid w:val="00905415"/>
    <w:rsid w:val="00905528"/>
    <w:rsid w:val="0090583E"/>
    <w:rsid w:val="0090595B"/>
    <w:rsid w:val="00905EAD"/>
    <w:rsid w:val="009063D5"/>
    <w:rsid w:val="00906C04"/>
    <w:rsid w:val="00906FB7"/>
    <w:rsid w:val="00907206"/>
    <w:rsid w:val="0090775D"/>
    <w:rsid w:val="009078A1"/>
    <w:rsid w:val="00907D40"/>
    <w:rsid w:val="0091003B"/>
    <w:rsid w:val="009100A4"/>
    <w:rsid w:val="00910442"/>
    <w:rsid w:val="009105DA"/>
    <w:rsid w:val="00910755"/>
    <w:rsid w:val="0091077E"/>
    <w:rsid w:val="00910806"/>
    <w:rsid w:val="00910F53"/>
    <w:rsid w:val="00911002"/>
    <w:rsid w:val="0091138E"/>
    <w:rsid w:val="009119A5"/>
    <w:rsid w:val="00911B05"/>
    <w:rsid w:val="00911C3F"/>
    <w:rsid w:val="00912315"/>
    <w:rsid w:val="00912E25"/>
    <w:rsid w:val="00913076"/>
    <w:rsid w:val="009132B4"/>
    <w:rsid w:val="009132B5"/>
    <w:rsid w:val="009135C2"/>
    <w:rsid w:val="00913D94"/>
    <w:rsid w:val="00913EAC"/>
    <w:rsid w:val="00913F93"/>
    <w:rsid w:val="00913FD2"/>
    <w:rsid w:val="009152C8"/>
    <w:rsid w:val="00915699"/>
    <w:rsid w:val="00915A7A"/>
    <w:rsid w:val="00915B78"/>
    <w:rsid w:val="009160A1"/>
    <w:rsid w:val="009165AB"/>
    <w:rsid w:val="00916932"/>
    <w:rsid w:val="00916E1F"/>
    <w:rsid w:val="009174BB"/>
    <w:rsid w:val="00917781"/>
    <w:rsid w:val="009178B2"/>
    <w:rsid w:val="00917906"/>
    <w:rsid w:val="00917D2D"/>
    <w:rsid w:val="00920179"/>
    <w:rsid w:val="0092078E"/>
    <w:rsid w:val="00920A6B"/>
    <w:rsid w:val="00920F9B"/>
    <w:rsid w:val="00920FD2"/>
    <w:rsid w:val="009210C5"/>
    <w:rsid w:val="00921532"/>
    <w:rsid w:val="00921D3E"/>
    <w:rsid w:val="00921E7F"/>
    <w:rsid w:val="00921E8D"/>
    <w:rsid w:val="009220D1"/>
    <w:rsid w:val="00922157"/>
    <w:rsid w:val="00922A0B"/>
    <w:rsid w:val="00922D35"/>
    <w:rsid w:val="00923002"/>
    <w:rsid w:val="0092374A"/>
    <w:rsid w:val="00923959"/>
    <w:rsid w:val="00923A00"/>
    <w:rsid w:val="00923A78"/>
    <w:rsid w:val="00923EC6"/>
    <w:rsid w:val="00923FE6"/>
    <w:rsid w:val="00924166"/>
    <w:rsid w:val="00924575"/>
    <w:rsid w:val="009247C3"/>
    <w:rsid w:val="0092493B"/>
    <w:rsid w:val="009249BF"/>
    <w:rsid w:val="00924F84"/>
    <w:rsid w:val="00925165"/>
    <w:rsid w:val="009251D9"/>
    <w:rsid w:val="009260CF"/>
    <w:rsid w:val="00926A37"/>
    <w:rsid w:val="00926C8A"/>
    <w:rsid w:val="009274D6"/>
    <w:rsid w:val="00927D06"/>
    <w:rsid w:val="0093090A"/>
    <w:rsid w:val="00930C3D"/>
    <w:rsid w:val="00931045"/>
    <w:rsid w:val="0093181E"/>
    <w:rsid w:val="009318DD"/>
    <w:rsid w:val="009319DB"/>
    <w:rsid w:val="00931E51"/>
    <w:rsid w:val="0093239B"/>
    <w:rsid w:val="009326C7"/>
    <w:rsid w:val="00932D40"/>
    <w:rsid w:val="00932E35"/>
    <w:rsid w:val="00933036"/>
    <w:rsid w:val="00933159"/>
    <w:rsid w:val="00933544"/>
    <w:rsid w:val="00933DBB"/>
    <w:rsid w:val="009346DA"/>
    <w:rsid w:val="009346DC"/>
    <w:rsid w:val="00934A22"/>
    <w:rsid w:val="00934FEA"/>
    <w:rsid w:val="00935002"/>
    <w:rsid w:val="0093502D"/>
    <w:rsid w:val="009350D2"/>
    <w:rsid w:val="009352BC"/>
    <w:rsid w:val="00935360"/>
    <w:rsid w:val="009356D1"/>
    <w:rsid w:val="0093594C"/>
    <w:rsid w:val="00935DDB"/>
    <w:rsid w:val="0093606C"/>
    <w:rsid w:val="00936071"/>
    <w:rsid w:val="00936095"/>
    <w:rsid w:val="00936183"/>
    <w:rsid w:val="0093622D"/>
    <w:rsid w:val="00936645"/>
    <w:rsid w:val="0093739A"/>
    <w:rsid w:val="00937E9C"/>
    <w:rsid w:val="00937FF0"/>
    <w:rsid w:val="009401EE"/>
    <w:rsid w:val="009405E8"/>
    <w:rsid w:val="0094080E"/>
    <w:rsid w:val="00940FC6"/>
    <w:rsid w:val="00941665"/>
    <w:rsid w:val="00941EAD"/>
    <w:rsid w:val="0094204E"/>
    <w:rsid w:val="00942548"/>
    <w:rsid w:val="00942ABD"/>
    <w:rsid w:val="00942B15"/>
    <w:rsid w:val="00942BAA"/>
    <w:rsid w:val="00942C20"/>
    <w:rsid w:val="00942DEF"/>
    <w:rsid w:val="0094369D"/>
    <w:rsid w:val="00943F08"/>
    <w:rsid w:val="00944095"/>
    <w:rsid w:val="00944193"/>
    <w:rsid w:val="0094429B"/>
    <w:rsid w:val="00944BFF"/>
    <w:rsid w:val="00944D27"/>
    <w:rsid w:val="00944E48"/>
    <w:rsid w:val="00944F28"/>
    <w:rsid w:val="009452EE"/>
    <w:rsid w:val="0094531F"/>
    <w:rsid w:val="00945388"/>
    <w:rsid w:val="00945A95"/>
    <w:rsid w:val="00945B5B"/>
    <w:rsid w:val="00945CB6"/>
    <w:rsid w:val="00945F21"/>
    <w:rsid w:val="0094654D"/>
    <w:rsid w:val="00947229"/>
    <w:rsid w:val="009474B7"/>
    <w:rsid w:val="009478D0"/>
    <w:rsid w:val="00947A23"/>
    <w:rsid w:val="00950235"/>
    <w:rsid w:val="009504C3"/>
    <w:rsid w:val="00950709"/>
    <w:rsid w:val="00950E68"/>
    <w:rsid w:val="009511DF"/>
    <w:rsid w:val="00951557"/>
    <w:rsid w:val="00951C93"/>
    <w:rsid w:val="00951D60"/>
    <w:rsid w:val="00952397"/>
    <w:rsid w:val="00952445"/>
    <w:rsid w:val="009526D4"/>
    <w:rsid w:val="00952B3F"/>
    <w:rsid w:val="00952B4F"/>
    <w:rsid w:val="0095317B"/>
    <w:rsid w:val="009531F2"/>
    <w:rsid w:val="009531FD"/>
    <w:rsid w:val="0095321C"/>
    <w:rsid w:val="0095383E"/>
    <w:rsid w:val="0095392E"/>
    <w:rsid w:val="00953A0F"/>
    <w:rsid w:val="00953E6E"/>
    <w:rsid w:val="00953F2D"/>
    <w:rsid w:val="009540F3"/>
    <w:rsid w:val="00954136"/>
    <w:rsid w:val="00954604"/>
    <w:rsid w:val="00954892"/>
    <w:rsid w:val="00954AD7"/>
    <w:rsid w:val="00954B0D"/>
    <w:rsid w:val="009554B9"/>
    <w:rsid w:val="009554C7"/>
    <w:rsid w:val="00955789"/>
    <w:rsid w:val="00955A50"/>
    <w:rsid w:val="00955D44"/>
    <w:rsid w:val="00955E6A"/>
    <w:rsid w:val="00955E85"/>
    <w:rsid w:val="0095601D"/>
    <w:rsid w:val="0095639B"/>
    <w:rsid w:val="0095651B"/>
    <w:rsid w:val="00956666"/>
    <w:rsid w:val="0095673A"/>
    <w:rsid w:val="00956B88"/>
    <w:rsid w:val="00956F4C"/>
    <w:rsid w:val="0095730C"/>
    <w:rsid w:val="009575BF"/>
    <w:rsid w:val="009575F2"/>
    <w:rsid w:val="00960018"/>
    <w:rsid w:val="00960304"/>
    <w:rsid w:val="00960730"/>
    <w:rsid w:val="00960A34"/>
    <w:rsid w:val="00960B46"/>
    <w:rsid w:val="00960C7E"/>
    <w:rsid w:val="009612A5"/>
    <w:rsid w:val="00961332"/>
    <w:rsid w:val="009614C1"/>
    <w:rsid w:val="00961A2D"/>
    <w:rsid w:val="0096226C"/>
    <w:rsid w:val="009629AE"/>
    <w:rsid w:val="00963667"/>
    <w:rsid w:val="009637DB"/>
    <w:rsid w:val="009638F1"/>
    <w:rsid w:val="0096398C"/>
    <w:rsid w:val="00963A50"/>
    <w:rsid w:val="00963B6B"/>
    <w:rsid w:val="00963F39"/>
    <w:rsid w:val="009645CF"/>
    <w:rsid w:val="009648DA"/>
    <w:rsid w:val="00964983"/>
    <w:rsid w:val="009649E4"/>
    <w:rsid w:val="00964BE1"/>
    <w:rsid w:val="00964D63"/>
    <w:rsid w:val="00964E55"/>
    <w:rsid w:val="00964FDE"/>
    <w:rsid w:val="00965078"/>
    <w:rsid w:val="00965137"/>
    <w:rsid w:val="009655A2"/>
    <w:rsid w:val="00965853"/>
    <w:rsid w:val="00965AF4"/>
    <w:rsid w:val="00965C8C"/>
    <w:rsid w:val="00965CF2"/>
    <w:rsid w:val="00966101"/>
    <w:rsid w:val="0096627F"/>
    <w:rsid w:val="0096647F"/>
    <w:rsid w:val="009667E5"/>
    <w:rsid w:val="009669EC"/>
    <w:rsid w:val="00966DC2"/>
    <w:rsid w:val="00966ED2"/>
    <w:rsid w:val="009670EC"/>
    <w:rsid w:val="0096717F"/>
    <w:rsid w:val="00967409"/>
    <w:rsid w:val="00967462"/>
    <w:rsid w:val="009678DA"/>
    <w:rsid w:val="00967901"/>
    <w:rsid w:val="00967917"/>
    <w:rsid w:val="00967BF6"/>
    <w:rsid w:val="00967C4C"/>
    <w:rsid w:val="00967DFC"/>
    <w:rsid w:val="009700B0"/>
    <w:rsid w:val="009700D1"/>
    <w:rsid w:val="00970102"/>
    <w:rsid w:val="0097026D"/>
    <w:rsid w:val="009708C9"/>
    <w:rsid w:val="00970C5E"/>
    <w:rsid w:val="00970FBA"/>
    <w:rsid w:val="009713C2"/>
    <w:rsid w:val="00971526"/>
    <w:rsid w:val="00971FC2"/>
    <w:rsid w:val="00972353"/>
    <w:rsid w:val="009723EC"/>
    <w:rsid w:val="00972AB4"/>
    <w:rsid w:val="00972F1A"/>
    <w:rsid w:val="00972FD8"/>
    <w:rsid w:val="00973094"/>
    <w:rsid w:val="009738CE"/>
    <w:rsid w:val="00973FE9"/>
    <w:rsid w:val="00974646"/>
    <w:rsid w:val="00974C96"/>
    <w:rsid w:val="00974DCE"/>
    <w:rsid w:val="00975130"/>
    <w:rsid w:val="0097627B"/>
    <w:rsid w:val="009769F3"/>
    <w:rsid w:val="00976FDC"/>
    <w:rsid w:val="0097716F"/>
    <w:rsid w:val="00977360"/>
    <w:rsid w:val="00977499"/>
    <w:rsid w:val="00977510"/>
    <w:rsid w:val="009778FC"/>
    <w:rsid w:val="00977C75"/>
    <w:rsid w:val="00977CA9"/>
    <w:rsid w:val="00977DD5"/>
    <w:rsid w:val="00980200"/>
    <w:rsid w:val="009806E6"/>
    <w:rsid w:val="0098072E"/>
    <w:rsid w:val="00980883"/>
    <w:rsid w:val="009808C8"/>
    <w:rsid w:val="0098095A"/>
    <w:rsid w:val="00980F39"/>
    <w:rsid w:val="009812CF"/>
    <w:rsid w:val="00981316"/>
    <w:rsid w:val="00981570"/>
    <w:rsid w:val="00981941"/>
    <w:rsid w:val="00981C23"/>
    <w:rsid w:val="00981C36"/>
    <w:rsid w:val="00981E04"/>
    <w:rsid w:val="009820DB"/>
    <w:rsid w:val="00982680"/>
    <w:rsid w:val="00982EF9"/>
    <w:rsid w:val="009837C3"/>
    <w:rsid w:val="009837D7"/>
    <w:rsid w:val="0098387C"/>
    <w:rsid w:val="00983B14"/>
    <w:rsid w:val="009842FE"/>
    <w:rsid w:val="00984348"/>
    <w:rsid w:val="00984668"/>
    <w:rsid w:val="009848F5"/>
    <w:rsid w:val="00984C90"/>
    <w:rsid w:val="00984CD5"/>
    <w:rsid w:val="00984D8F"/>
    <w:rsid w:val="00984D9D"/>
    <w:rsid w:val="00984FC5"/>
    <w:rsid w:val="00985225"/>
    <w:rsid w:val="0098528C"/>
    <w:rsid w:val="0098562E"/>
    <w:rsid w:val="009856F2"/>
    <w:rsid w:val="0098573A"/>
    <w:rsid w:val="00985830"/>
    <w:rsid w:val="00985CBE"/>
    <w:rsid w:val="00985DA9"/>
    <w:rsid w:val="0098612C"/>
    <w:rsid w:val="00986303"/>
    <w:rsid w:val="00986336"/>
    <w:rsid w:val="009866F6"/>
    <w:rsid w:val="009869C5"/>
    <w:rsid w:val="0098723C"/>
    <w:rsid w:val="009873D7"/>
    <w:rsid w:val="00987811"/>
    <w:rsid w:val="009902F1"/>
    <w:rsid w:val="009906DF"/>
    <w:rsid w:val="009910ED"/>
    <w:rsid w:val="009911C4"/>
    <w:rsid w:val="009918D3"/>
    <w:rsid w:val="00991E8B"/>
    <w:rsid w:val="00992277"/>
    <w:rsid w:val="00992B1E"/>
    <w:rsid w:val="00992D45"/>
    <w:rsid w:val="00992E68"/>
    <w:rsid w:val="00992F13"/>
    <w:rsid w:val="00992F1D"/>
    <w:rsid w:val="00992FD5"/>
    <w:rsid w:val="009930B8"/>
    <w:rsid w:val="00993259"/>
    <w:rsid w:val="009934E6"/>
    <w:rsid w:val="009935D6"/>
    <w:rsid w:val="00993F0F"/>
    <w:rsid w:val="00994046"/>
    <w:rsid w:val="00994146"/>
    <w:rsid w:val="009942E2"/>
    <w:rsid w:val="00994315"/>
    <w:rsid w:val="00994B61"/>
    <w:rsid w:val="0099580E"/>
    <w:rsid w:val="00995A20"/>
    <w:rsid w:val="00995BE1"/>
    <w:rsid w:val="0099619C"/>
    <w:rsid w:val="009966CC"/>
    <w:rsid w:val="00996955"/>
    <w:rsid w:val="009970E3"/>
    <w:rsid w:val="009979D7"/>
    <w:rsid w:val="009A0115"/>
    <w:rsid w:val="009A013C"/>
    <w:rsid w:val="009A018B"/>
    <w:rsid w:val="009A0226"/>
    <w:rsid w:val="009A0954"/>
    <w:rsid w:val="009A0A1F"/>
    <w:rsid w:val="009A0B67"/>
    <w:rsid w:val="009A10F4"/>
    <w:rsid w:val="009A11E4"/>
    <w:rsid w:val="009A1222"/>
    <w:rsid w:val="009A1514"/>
    <w:rsid w:val="009A168D"/>
    <w:rsid w:val="009A18C9"/>
    <w:rsid w:val="009A18F0"/>
    <w:rsid w:val="009A1B5A"/>
    <w:rsid w:val="009A1F60"/>
    <w:rsid w:val="009A208C"/>
    <w:rsid w:val="009A20BA"/>
    <w:rsid w:val="009A2256"/>
    <w:rsid w:val="009A22EF"/>
    <w:rsid w:val="009A240B"/>
    <w:rsid w:val="009A24AB"/>
    <w:rsid w:val="009A24AE"/>
    <w:rsid w:val="009A2A3E"/>
    <w:rsid w:val="009A2D0A"/>
    <w:rsid w:val="009A2E7D"/>
    <w:rsid w:val="009A3913"/>
    <w:rsid w:val="009A3B87"/>
    <w:rsid w:val="009A3D06"/>
    <w:rsid w:val="009A3FC2"/>
    <w:rsid w:val="009A410C"/>
    <w:rsid w:val="009A424D"/>
    <w:rsid w:val="009A435E"/>
    <w:rsid w:val="009A4793"/>
    <w:rsid w:val="009A48C7"/>
    <w:rsid w:val="009A4AE8"/>
    <w:rsid w:val="009A4AFA"/>
    <w:rsid w:val="009A5382"/>
    <w:rsid w:val="009A5406"/>
    <w:rsid w:val="009A5464"/>
    <w:rsid w:val="009A548E"/>
    <w:rsid w:val="009A628A"/>
    <w:rsid w:val="009A6326"/>
    <w:rsid w:val="009A6793"/>
    <w:rsid w:val="009A6ECB"/>
    <w:rsid w:val="009A70AC"/>
    <w:rsid w:val="009A731C"/>
    <w:rsid w:val="009B0ADC"/>
    <w:rsid w:val="009B10CE"/>
    <w:rsid w:val="009B1482"/>
    <w:rsid w:val="009B1516"/>
    <w:rsid w:val="009B1912"/>
    <w:rsid w:val="009B1AEF"/>
    <w:rsid w:val="009B1C1F"/>
    <w:rsid w:val="009B2469"/>
    <w:rsid w:val="009B258E"/>
    <w:rsid w:val="009B26E0"/>
    <w:rsid w:val="009B2740"/>
    <w:rsid w:val="009B29D8"/>
    <w:rsid w:val="009B3C47"/>
    <w:rsid w:val="009B3E52"/>
    <w:rsid w:val="009B4105"/>
    <w:rsid w:val="009B4265"/>
    <w:rsid w:val="009B4474"/>
    <w:rsid w:val="009B47C3"/>
    <w:rsid w:val="009B5538"/>
    <w:rsid w:val="009B5B66"/>
    <w:rsid w:val="009B5C9D"/>
    <w:rsid w:val="009B61B4"/>
    <w:rsid w:val="009B63B5"/>
    <w:rsid w:val="009B6888"/>
    <w:rsid w:val="009B6AB4"/>
    <w:rsid w:val="009B6D10"/>
    <w:rsid w:val="009B6EA7"/>
    <w:rsid w:val="009B6F9D"/>
    <w:rsid w:val="009B72BE"/>
    <w:rsid w:val="009B7341"/>
    <w:rsid w:val="009B7397"/>
    <w:rsid w:val="009C007C"/>
    <w:rsid w:val="009C0182"/>
    <w:rsid w:val="009C02FD"/>
    <w:rsid w:val="009C0402"/>
    <w:rsid w:val="009C06EC"/>
    <w:rsid w:val="009C0764"/>
    <w:rsid w:val="009C0A75"/>
    <w:rsid w:val="009C0C83"/>
    <w:rsid w:val="009C0D66"/>
    <w:rsid w:val="009C1399"/>
    <w:rsid w:val="009C1445"/>
    <w:rsid w:val="009C1702"/>
    <w:rsid w:val="009C17DA"/>
    <w:rsid w:val="009C1A53"/>
    <w:rsid w:val="009C1DE0"/>
    <w:rsid w:val="009C2041"/>
    <w:rsid w:val="009C28DC"/>
    <w:rsid w:val="009C2E01"/>
    <w:rsid w:val="009C2FA7"/>
    <w:rsid w:val="009C2FD1"/>
    <w:rsid w:val="009C3893"/>
    <w:rsid w:val="009C419B"/>
    <w:rsid w:val="009C4754"/>
    <w:rsid w:val="009C4870"/>
    <w:rsid w:val="009C48A0"/>
    <w:rsid w:val="009C49EE"/>
    <w:rsid w:val="009C4DDD"/>
    <w:rsid w:val="009C5C0C"/>
    <w:rsid w:val="009C5EFE"/>
    <w:rsid w:val="009C5F45"/>
    <w:rsid w:val="009C623E"/>
    <w:rsid w:val="009C677E"/>
    <w:rsid w:val="009C6789"/>
    <w:rsid w:val="009C6B99"/>
    <w:rsid w:val="009C7478"/>
    <w:rsid w:val="009C76E0"/>
    <w:rsid w:val="009C7991"/>
    <w:rsid w:val="009C7BE5"/>
    <w:rsid w:val="009D05D8"/>
    <w:rsid w:val="009D0A9D"/>
    <w:rsid w:val="009D0D7E"/>
    <w:rsid w:val="009D101E"/>
    <w:rsid w:val="009D11F5"/>
    <w:rsid w:val="009D13B6"/>
    <w:rsid w:val="009D1632"/>
    <w:rsid w:val="009D17BE"/>
    <w:rsid w:val="009D1837"/>
    <w:rsid w:val="009D194C"/>
    <w:rsid w:val="009D1AA0"/>
    <w:rsid w:val="009D2160"/>
    <w:rsid w:val="009D23F2"/>
    <w:rsid w:val="009D289C"/>
    <w:rsid w:val="009D3340"/>
    <w:rsid w:val="009D3344"/>
    <w:rsid w:val="009D355E"/>
    <w:rsid w:val="009D35BF"/>
    <w:rsid w:val="009D36D0"/>
    <w:rsid w:val="009D44CE"/>
    <w:rsid w:val="009D4C0A"/>
    <w:rsid w:val="009D4F07"/>
    <w:rsid w:val="009D517B"/>
    <w:rsid w:val="009D524F"/>
    <w:rsid w:val="009D529B"/>
    <w:rsid w:val="009D54AA"/>
    <w:rsid w:val="009D585A"/>
    <w:rsid w:val="009D5BBD"/>
    <w:rsid w:val="009D5D69"/>
    <w:rsid w:val="009D5DDF"/>
    <w:rsid w:val="009D5E32"/>
    <w:rsid w:val="009D6540"/>
    <w:rsid w:val="009D65BD"/>
    <w:rsid w:val="009D6989"/>
    <w:rsid w:val="009D6AC9"/>
    <w:rsid w:val="009D6B76"/>
    <w:rsid w:val="009D6EE2"/>
    <w:rsid w:val="009D703A"/>
    <w:rsid w:val="009D7924"/>
    <w:rsid w:val="009D7B3D"/>
    <w:rsid w:val="009D7B90"/>
    <w:rsid w:val="009D7EFF"/>
    <w:rsid w:val="009E01BD"/>
    <w:rsid w:val="009E0324"/>
    <w:rsid w:val="009E0ACB"/>
    <w:rsid w:val="009E0E39"/>
    <w:rsid w:val="009E0F7D"/>
    <w:rsid w:val="009E0FE4"/>
    <w:rsid w:val="009E117C"/>
    <w:rsid w:val="009E1265"/>
    <w:rsid w:val="009E157D"/>
    <w:rsid w:val="009E1D6C"/>
    <w:rsid w:val="009E1E6B"/>
    <w:rsid w:val="009E23A5"/>
    <w:rsid w:val="009E2423"/>
    <w:rsid w:val="009E2CC8"/>
    <w:rsid w:val="009E37A4"/>
    <w:rsid w:val="009E39BB"/>
    <w:rsid w:val="009E3D3D"/>
    <w:rsid w:val="009E43CF"/>
    <w:rsid w:val="009E46F6"/>
    <w:rsid w:val="009E4DD7"/>
    <w:rsid w:val="009E521B"/>
    <w:rsid w:val="009E5425"/>
    <w:rsid w:val="009E5649"/>
    <w:rsid w:val="009E5F57"/>
    <w:rsid w:val="009E5F8C"/>
    <w:rsid w:val="009E66D3"/>
    <w:rsid w:val="009E68D9"/>
    <w:rsid w:val="009E6C36"/>
    <w:rsid w:val="009E6D0A"/>
    <w:rsid w:val="009E6EBD"/>
    <w:rsid w:val="009E6FB1"/>
    <w:rsid w:val="009E749B"/>
    <w:rsid w:val="009E74C8"/>
    <w:rsid w:val="009E75DC"/>
    <w:rsid w:val="009E76F7"/>
    <w:rsid w:val="009E782B"/>
    <w:rsid w:val="009E7909"/>
    <w:rsid w:val="009E7AC6"/>
    <w:rsid w:val="009F015B"/>
    <w:rsid w:val="009F0231"/>
    <w:rsid w:val="009F0246"/>
    <w:rsid w:val="009F06B3"/>
    <w:rsid w:val="009F0832"/>
    <w:rsid w:val="009F0D65"/>
    <w:rsid w:val="009F10A8"/>
    <w:rsid w:val="009F13AE"/>
    <w:rsid w:val="009F150D"/>
    <w:rsid w:val="009F178A"/>
    <w:rsid w:val="009F1B15"/>
    <w:rsid w:val="009F1B6F"/>
    <w:rsid w:val="009F1E7C"/>
    <w:rsid w:val="009F1F1D"/>
    <w:rsid w:val="009F2090"/>
    <w:rsid w:val="009F2146"/>
    <w:rsid w:val="009F219B"/>
    <w:rsid w:val="009F235A"/>
    <w:rsid w:val="009F27D0"/>
    <w:rsid w:val="009F2AF1"/>
    <w:rsid w:val="009F2D6D"/>
    <w:rsid w:val="009F30DB"/>
    <w:rsid w:val="009F322C"/>
    <w:rsid w:val="009F352E"/>
    <w:rsid w:val="009F361A"/>
    <w:rsid w:val="009F3906"/>
    <w:rsid w:val="009F44A7"/>
    <w:rsid w:val="009F47DC"/>
    <w:rsid w:val="009F4930"/>
    <w:rsid w:val="009F496E"/>
    <w:rsid w:val="009F4EA7"/>
    <w:rsid w:val="009F4FD2"/>
    <w:rsid w:val="009F55E8"/>
    <w:rsid w:val="009F5CB4"/>
    <w:rsid w:val="009F5DED"/>
    <w:rsid w:val="009F5EDE"/>
    <w:rsid w:val="009F5F27"/>
    <w:rsid w:val="009F60CF"/>
    <w:rsid w:val="009F6201"/>
    <w:rsid w:val="009F629C"/>
    <w:rsid w:val="009F66CE"/>
    <w:rsid w:val="009F69A9"/>
    <w:rsid w:val="009F6F0E"/>
    <w:rsid w:val="009F73A4"/>
    <w:rsid w:val="009F74E6"/>
    <w:rsid w:val="009F78B2"/>
    <w:rsid w:val="009F79E5"/>
    <w:rsid w:val="00A00335"/>
    <w:rsid w:val="00A0063A"/>
    <w:rsid w:val="00A00A49"/>
    <w:rsid w:val="00A00AED"/>
    <w:rsid w:val="00A00FF8"/>
    <w:rsid w:val="00A01540"/>
    <w:rsid w:val="00A01645"/>
    <w:rsid w:val="00A0172A"/>
    <w:rsid w:val="00A01B68"/>
    <w:rsid w:val="00A01D76"/>
    <w:rsid w:val="00A01E9E"/>
    <w:rsid w:val="00A0232D"/>
    <w:rsid w:val="00A02AF1"/>
    <w:rsid w:val="00A02EBF"/>
    <w:rsid w:val="00A02EF7"/>
    <w:rsid w:val="00A031FB"/>
    <w:rsid w:val="00A0333F"/>
    <w:rsid w:val="00A033CF"/>
    <w:rsid w:val="00A03429"/>
    <w:rsid w:val="00A034F9"/>
    <w:rsid w:val="00A0356E"/>
    <w:rsid w:val="00A03A0E"/>
    <w:rsid w:val="00A040D3"/>
    <w:rsid w:val="00A0416A"/>
    <w:rsid w:val="00A04313"/>
    <w:rsid w:val="00A04585"/>
    <w:rsid w:val="00A04998"/>
    <w:rsid w:val="00A04CEE"/>
    <w:rsid w:val="00A04E48"/>
    <w:rsid w:val="00A050D9"/>
    <w:rsid w:val="00A05201"/>
    <w:rsid w:val="00A053F1"/>
    <w:rsid w:val="00A054F0"/>
    <w:rsid w:val="00A05D25"/>
    <w:rsid w:val="00A05FC5"/>
    <w:rsid w:val="00A06489"/>
    <w:rsid w:val="00A06585"/>
    <w:rsid w:val="00A066CB"/>
    <w:rsid w:val="00A0672D"/>
    <w:rsid w:val="00A06B6F"/>
    <w:rsid w:val="00A06E4A"/>
    <w:rsid w:val="00A06F59"/>
    <w:rsid w:val="00A07140"/>
    <w:rsid w:val="00A072E1"/>
    <w:rsid w:val="00A07311"/>
    <w:rsid w:val="00A07379"/>
    <w:rsid w:val="00A07A86"/>
    <w:rsid w:val="00A07AE6"/>
    <w:rsid w:val="00A07DED"/>
    <w:rsid w:val="00A07F36"/>
    <w:rsid w:val="00A07F7F"/>
    <w:rsid w:val="00A102C2"/>
    <w:rsid w:val="00A10428"/>
    <w:rsid w:val="00A10530"/>
    <w:rsid w:val="00A10551"/>
    <w:rsid w:val="00A1089B"/>
    <w:rsid w:val="00A10B3D"/>
    <w:rsid w:val="00A11027"/>
    <w:rsid w:val="00A11415"/>
    <w:rsid w:val="00A115E7"/>
    <w:rsid w:val="00A116A9"/>
    <w:rsid w:val="00A119B8"/>
    <w:rsid w:val="00A11B2F"/>
    <w:rsid w:val="00A11E04"/>
    <w:rsid w:val="00A11EDE"/>
    <w:rsid w:val="00A11F09"/>
    <w:rsid w:val="00A12323"/>
    <w:rsid w:val="00A12522"/>
    <w:rsid w:val="00A126BB"/>
    <w:rsid w:val="00A12D80"/>
    <w:rsid w:val="00A13549"/>
    <w:rsid w:val="00A13B91"/>
    <w:rsid w:val="00A13F48"/>
    <w:rsid w:val="00A14191"/>
    <w:rsid w:val="00A1439E"/>
    <w:rsid w:val="00A14A45"/>
    <w:rsid w:val="00A1650F"/>
    <w:rsid w:val="00A16EAD"/>
    <w:rsid w:val="00A1700C"/>
    <w:rsid w:val="00A17339"/>
    <w:rsid w:val="00A174AD"/>
    <w:rsid w:val="00A17657"/>
    <w:rsid w:val="00A17E1D"/>
    <w:rsid w:val="00A17E1F"/>
    <w:rsid w:val="00A201B9"/>
    <w:rsid w:val="00A20310"/>
    <w:rsid w:val="00A205E7"/>
    <w:rsid w:val="00A205F8"/>
    <w:rsid w:val="00A20690"/>
    <w:rsid w:val="00A207B7"/>
    <w:rsid w:val="00A20A08"/>
    <w:rsid w:val="00A20C96"/>
    <w:rsid w:val="00A21000"/>
    <w:rsid w:val="00A214E9"/>
    <w:rsid w:val="00A21F47"/>
    <w:rsid w:val="00A221B5"/>
    <w:rsid w:val="00A222DB"/>
    <w:rsid w:val="00A22526"/>
    <w:rsid w:val="00A229FE"/>
    <w:rsid w:val="00A22E7B"/>
    <w:rsid w:val="00A23468"/>
    <w:rsid w:val="00A2394B"/>
    <w:rsid w:val="00A23DEB"/>
    <w:rsid w:val="00A23E37"/>
    <w:rsid w:val="00A23FD0"/>
    <w:rsid w:val="00A248DB"/>
    <w:rsid w:val="00A24AD4"/>
    <w:rsid w:val="00A24B82"/>
    <w:rsid w:val="00A24BF5"/>
    <w:rsid w:val="00A2521C"/>
    <w:rsid w:val="00A25229"/>
    <w:rsid w:val="00A253F0"/>
    <w:rsid w:val="00A25845"/>
    <w:rsid w:val="00A25987"/>
    <w:rsid w:val="00A25A10"/>
    <w:rsid w:val="00A260ED"/>
    <w:rsid w:val="00A262B2"/>
    <w:rsid w:val="00A2655B"/>
    <w:rsid w:val="00A266F2"/>
    <w:rsid w:val="00A26C64"/>
    <w:rsid w:val="00A26E51"/>
    <w:rsid w:val="00A26F14"/>
    <w:rsid w:val="00A2743B"/>
    <w:rsid w:val="00A274BA"/>
    <w:rsid w:val="00A27F5B"/>
    <w:rsid w:val="00A30158"/>
    <w:rsid w:val="00A30300"/>
    <w:rsid w:val="00A30629"/>
    <w:rsid w:val="00A3070D"/>
    <w:rsid w:val="00A30F35"/>
    <w:rsid w:val="00A31272"/>
    <w:rsid w:val="00A31306"/>
    <w:rsid w:val="00A31619"/>
    <w:rsid w:val="00A31D5D"/>
    <w:rsid w:val="00A3272C"/>
    <w:rsid w:val="00A32759"/>
    <w:rsid w:val="00A327DD"/>
    <w:rsid w:val="00A328ED"/>
    <w:rsid w:val="00A329ED"/>
    <w:rsid w:val="00A32A90"/>
    <w:rsid w:val="00A330B8"/>
    <w:rsid w:val="00A3315F"/>
    <w:rsid w:val="00A3316F"/>
    <w:rsid w:val="00A33172"/>
    <w:rsid w:val="00A33354"/>
    <w:rsid w:val="00A33424"/>
    <w:rsid w:val="00A33515"/>
    <w:rsid w:val="00A33930"/>
    <w:rsid w:val="00A33CB4"/>
    <w:rsid w:val="00A34329"/>
    <w:rsid w:val="00A34D56"/>
    <w:rsid w:val="00A353AF"/>
    <w:rsid w:val="00A36069"/>
    <w:rsid w:val="00A361DB"/>
    <w:rsid w:val="00A36300"/>
    <w:rsid w:val="00A364F1"/>
    <w:rsid w:val="00A36747"/>
    <w:rsid w:val="00A367D0"/>
    <w:rsid w:val="00A3686B"/>
    <w:rsid w:val="00A36AC4"/>
    <w:rsid w:val="00A36C50"/>
    <w:rsid w:val="00A36E9D"/>
    <w:rsid w:val="00A36FE3"/>
    <w:rsid w:val="00A37052"/>
    <w:rsid w:val="00A374CF"/>
    <w:rsid w:val="00A375B5"/>
    <w:rsid w:val="00A37E54"/>
    <w:rsid w:val="00A37E7F"/>
    <w:rsid w:val="00A37F62"/>
    <w:rsid w:val="00A37FFB"/>
    <w:rsid w:val="00A40527"/>
    <w:rsid w:val="00A40880"/>
    <w:rsid w:val="00A4127D"/>
    <w:rsid w:val="00A41542"/>
    <w:rsid w:val="00A4177E"/>
    <w:rsid w:val="00A41C00"/>
    <w:rsid w:val="00A41C86"/>
    <w:rsid w:val="00A41D13"/>
    <w:rsid w:val="00A42111"/>
    <w:rsid w:val="00A42415"/>
    <w:rsid w:val="00A427BE"/>
    <w:rsid w:val="00A42902"/>
    <w:rsid w:val="00A42AE7"/>
    <w:rsid w:val="00A42CE2"/>
    <w:rsid w:val="00A43199"/>
    <w:rsid w:val="00A43364"/>
    <w:rsid w:val="00A43542"/>
    <w:rsid w:val="00A43F06"/>
    <w:rsid w:val="00A43FF2"/>
    <w:rsid w:val="00A440F8"/>
    <w:rsid w:val="00A44B79"/>
    <w:rsid w:val="00A44D16"/>
    <w:rsid w:val="00A450AE"/>
    <w:rsid w:val="00A45231"/>
    <w:rsid w:val="00A455DC"/>
    <w:rsid w:val="00A45614"/>
    <w:rsid w:val="00A456EF"/>
    <w:rsid w:val="00A45C0B"/>
    <w:rsid w:val="00A45EBF"/>
    <w:rsid w:val="00A45F5D"/>
    <w:rsid w:val="00A45FC3"/>
    <w:rsid w:val="00A46140"/>
    <w:rsid w:val="00A4623A"/>
    <w:rsid w:val="00A463EC"/>
    <w:rsid w:val="00A464BD"/>
    <w:rsid w:val="00A46C3A"/>
    <w:rsid w:val="00A46F49"/>
    <w:rsid w:val="00A473B8"/>
    <w:rsid w:val="00A473C1"/>
    <w:rsid w:val="00A47E47"/>
    <w:rsid w:val="00A47F5D"/>
    <w:rsid w:val="00A50332"/>
    <w:rsid w:val="00A50848"/>
    <w:rsid w:val="00A50D61"/>
    <w:rsid w:val="00A510A6"/>
    <w:rsid w:val="00A51428"/>
    <w:rsid w:val="00A51644"/>
    <w:rsid w:val="00A5164D"/>
    <w:rsid w:val="00A5168E"/>
    <w:rsid w:val="00A518DC"/>
    <w:rsid w:val="00A519F4"/>
    <w:rsid w:val="00A51B4B"/>
    <w:rsid w:val="00A51CF2"/>
    <w:rsid w:val="00A51DF6"/>
    <w:rsid w:val="00A523E7"/>
    <w:rsid w:val="00A52904"/>
    <w:rsid w:val="00A52A49"/>
    <w:rsid w:val="00A52B4D"/>
    <w:rsid w:val="00A5347B"/>
    <w:rsid w:val="00A5351C"/>
    <w:rsid w:val="00A53536"/>
    <w:rsid w:val="00A53563"/>
    <w:rsid w:val="00A53824"/>
    <w:rsid w:val="00A539DD"/>
    <w:rsid w:val="00A53B47"/>
    <w:rsid w:val="00A5440D"/>
    <w:rsid w:val="00A54815"/>
    <w:rsid w:val="00A54DFE"/>
    <w:rsid w:val="00A550CA"/>
    <w:rsid w:val="00A5538A"/>
    <w:rsid w:val="00A55558"/>
    <w:rsid w:val="00A55956"/>
    <w:rsid w:val="00A5606A"/>
    <w:rsid w:val="00A564EC"/>
    <w:rsid w:val="00A56921"/>
    <w:rsid w:val="00A5703F"/>
    <w:rsid w:val="00A5751B"/>
    <w:rsid w:val="00A57579"/>
    <w:rsid w:val="00A577F3"/>
    <w:rsid w:val="00A578B5"/>
    <w:rsid w:val="00A57916"/>
    <w:rsid w:val="00A57B2B"/>
    <w:rsid w:val="00A60613"/>
    <w:rsid w:val="00A607DE"/>
    <w:rsid w:val="00A60FD9"/>
    <w:rsid w:val="00A6103B"/>
    <w:rsid w:val="00A61107"/>
    <w:rsid w:val="00A612E6"/>
    <w:rsid w:val="00A6131E"/>
    <w:rsid w:val="00A61660"/>
    <w:rsid w:val="00A620EF"/>
    <w:rsid w:val="00A628F5"/>
    <w:rsid w:val="00A62E79"/>
    <w:rsid w:val="00A63230"/>
    <w:rsid w:val="00A632F6"/>
    <w:rsid w:val="00A6348D"/>
    <w:rsid w:val="00A636CA"/>
    <w:rsid w:val="00A636ED"/>
    <w:rsid w:val="00A63948"/>
    <w:rsid w:val="00A63C5C"/>
    <w:rsid w:val="00A63F2A"/>
    <w:rsid w:val="00A64228"/>
    <w:rsid w:val="00A647A6"/>
    <w:rsid w:val="00A64811"/>
    <w:rsid w:val="00A64975"/>
    <w:rsid w:val="00A64A3F"/>
    <w:rsid w:val="00A64CA6"/>
    <w:rsid w:val="00A652FA"/>
    <w:rsid w:val="00A657B4"/>
    <w:rsid w:val="00A659CB"/>
    <w:rsid w:val="00A65D8D"/>
    <w:rsid w:val="00A661D0"/>
    <w:rsid w:val="00A664E5"/>
    <w:rsid w:val="00A66787"/>
    <w:rsid w:val="00A66855"/>
    <w:rsid w:val="00A66BE2"/>
    <w:rsid w:val="00A6739C"/>
    <w:rsid w:val="00A70674"/>
    <w:rsid w:val="00A708CA"/>
    <w:rsid w:val="00A70A28"/>
    <w:rsid w:val="00A71242"/>
    <w:rsid w:val="00A7148A"/>
    <w:rsid w:val="00A71E81"/>
    <w:rsid w:val="00A722DC"/>
    <w:rsid w:val="00A7248A"/>
    <w:rsid w:val="00A7251E"/>
    <w:rsid w:val="00A7268E"/>
    <w:rsid w:val="00A72A3A"/>
    <w:rsid w:val="00A72AF6"/>
    <w:rsid w:val="00A72C85"/>
    <w:rsid w:val="00A72CAA"/>
    <w:rsid w:val="00A73358"/>
    <w:rsid w:val="00A73458"/>
    <w:rsid w:val="00A73AF5"/>
    <w:rsid w:val="00A73BE1"/>
    <w:rsid w:val="00A73E5A"/>
    <w:rsid w:val="00A742A5"/>
    <w:rsid w:val="00A7499D"/>
    <w:rsid w:val="00A74DFC"/>
    <w:rsid w:val="00A74FB0"/>
    <w:rsid w:val="00A74FCC"/>
    <w:rsid w:val="00A75175"/>
    <w:rsid w:val="00A751ED"/>
    <w:rsid w:val="00A75310"/>
    <w:rsid w:val="00A75591"/>
    <w:rsid w:val="00A758DB"/>
    <w:rsid w:val="00A75B5C"/>
    <w:rsid w:val="00A76B5F"/>
    <w:rsid w:val="00A770F6"/>
    <w:rsid w:val="00A774EC"/>
    <w:rsid w:val="00A77D98"/>
    <w:rsid w:val="00A80194"/>
    <w:rsid w:val="00A801EF"/>
    <w:rsid w:val="00A802DD"/>
    <w:rsid w:val="00A80575"/>
    <w:rsid w:val="00A8081A"/>
    <w:rsid w:val="00A80DB6"/>
    <w:rsid w:val="00A811A3"/>
    <w:rsid w:val="00A813F3"/>
    <w:rsid w:val="00A8150C"/>
    <w:rsid w:val="00A81758"/>
    <w:rsid w:val="00A819F4"/>
    <w:rsid w:val="00A820E8"/>
    <w:rsid w:val="00A827DA"/>
    <w:rsid w:val="00A82CD2"/>
    <w:rsid w:val="00A83026"/>
    <w:rsid w:val="00A830BC"/>
    <w:rsid w:val="00A83183"/>
    <w:rsid w:val="00A83485"/>
    <w:rsid w:val="00A834D2"/>
    <w:rsid w:val="00A83AE2"/>
    <w:rsid w:val="00A84229"/>
    <w:rsid w:val="00A843F1"/>
    <w:rsid w:val="00A84418"/>
    <w:rsid w:val="00A84C94"/>
    <w:rsid w:val="00A859B0"/>
    <w:rsid w:val="00A85A2F"/>
    <w:rsid w:val="00A860E0"/>
    <w:rsid w:val="00A861E8"/>
    <w:rsid w:val="00A86516"/>
    <w:rsid w:val="00A86900"/>
    <w:rsid w:val="00A86B85"/>
    <w:rsid w:val="00A86EB7"/>
    <w:rsid w:val="00A8706E"/>
    <w:rsid w:val="00A872E7"/>
    <w:rsid w:val="00A87320"/>
    <w:rsid w:val="00A87B94"/>
    <w:rsid w:val="00A87CA8"/>
    <w:rsid w:val="00A9027C"/>
    <w:rsid w:val="00A9045F"/>
    <w:rsid w:val="00A904AB"/>
    <w:rsid w:val="00A90721"/>
    <w:rsid w:val="00A90A66"/>
    <w:rsid w:val="00A90D70"/>
    <w:rsid w:val="00A911A0"/>
    <w:rsid w:val="00A913D6"/>
    <w:rsid w:val="00A91604"/>
    <w:rsid w:val="00A91A35"/>
    <w:rsid w:val="00A91B1D"/>
    <w:rsid w:val="00A91B4E"/>
    <w:rsid w:val="00A91F51"/>
    <w:rsid w:val="00A92027"/>
    <w:rsid w:val="00A920CE"/>
    <w:rsid w:val="00A925D4"/>
    <w:rsid w:val="00A92875"/>
    <w:rsid w:val="00A9288F"/>
    <w:rsid w:val="00A92EF0"/>
    <w:rsid w:val="00A93068"/>
    <w:rsid w:val="00A93177"/>
    <w:rsid w:val="00A93476"/>
    <w:rsid w:val="00A934AE"/>
    <w:rsid w:val="00A9378F"/>
    <w:rsid w:val="00A93ABC"/>
    <w:rsid w:val="00A93D96"/>
    <w:rsid w:val="00A93F33"/>
    <w:rsid w:val="00A94152"/>
    <w:rsid w:val="00A94832"/>
    <w:rsid w:val="00A94A17"/>
    <w:rsid w:val="00A94AAB"/>
    <w:rsid w:val="00A94DE5"/>
    <w:rsid w:val="00A94E1E"/>
    <w:rsid w:val="00A94EAD"/>
    <w:rsid w:val="00A94F2F"/>
    <w:rsid w:val="00A95013"/>
    <w:rsid w:val="00A954C9"/>
    <w:rsid w:val="00A9599A"/>
    <w:rsid w:val="00A95C25"/>
    <w:rsid w:val="00A9616D"/>
    <w:rsid w:val="00A963DF"/>
    <w:rsid w:val="00A96574"/>
    <w:rsid w:val="00A966E9"/>
    <w:rsid w:val="00A9673E"/>
    <w:rsid w:val="00A967E8"/>
    <w:rsid w:val="00A9696B"/>
    <w:rsid w:val="00A96E8C"/>
    <w:rsid w:val="00A96EC2"/>
    <w:rsid w:val="00A97468"/>
    <w:rsid w:val="00A97648"/>
    <w:rsid w:val="00A97992"/>
    <w:rsid w:val="00AA0596"/>
    <w:rsid w:val="00AA08FF"/>
    <w:rsid w:val="00AA0A59"/>
    <w:rsid w:val="00AA0ACA"/>
    <w:rsid w:val="00AA1068"/>
    <w:rsid w:val="00AA14F3"/>
    <w:rsid w:val="00AA15C4"/>
    <w:rsid w:val="00AA1780"/>
    <w:rsid w:val="00AA17D6"/>
    <w:rsid w:val="00AA17F9"/>
    <w:rsid w:val="00AA22E3"/>
    <w:rsid w:val="00AA23AC"/>
    <w:rsid w:val="00AA274A"/>
    <w:rsid w:val="00AA283F"/>
    <w:rsid w:val="00AA2AD7"/>
    <w:rsid w:val="00AA2C91"/>
    <w:rsid w:val="00AA2D3C"/>
    <w:rsid w:val="00AA303F"/>
    <w:rsid w:val="00AA30B6"/>
    <w:rsid w:val="00AA32B4"/>
    <w:rsid w:val="00AA3842"/>
    <w:rsid w:val="00AA3A6E"/>
    <w:rsid w:val="00AA3E13"/>
    <w:rsid w:val="00AA464A"/>
    <w:rsid w:val="00AA488D"/>
    <w:rsid w:val="00AA4A2F"/>
    <w:rsid w:val="00AA54D9"/>
    <w:rsid w:val="00AA596A"/>
    <w:rsid w:val="00AA5E8C"/>
    <w:rsid w:val="00AA631A"/>
    <w:rsid w:val="00AA67A8"/>
    <w:rsid w:val="00AA6C45"/>
    <w:rsid w:val="00AA6C7B"/>
    <w:rsid w:val="00AA6D65"/>
    <w:rsid w:val="00AA718B"/>
    <w:rsid w:val="00AA7509"/>
    <w:rsid w:val="00AA7703"/>
    <w:rsid w:val="00AA7933"/>
    <w:rsid w:val="00AA7990"/>
    <w:rsid w:val="00AA7D75"/>
    <w:rsid w:val="00AA7F72"/>
    <w:rsid w:val="00AB0724"/>
    <w:rsid w:val="00AB0C2F"/>
    <w:rsid w:val="00AB1922"/>
    <w:rsid w:val="00AB1B1F"/>
    <w:rsid w:val="00AB1D5F"/>
    <w:rsid w:val="00AB22BB"/>
    <w:rsid w:val="00AB23C9"/>
    <w:rsid w:val="00AB242E"/>
    <w:rsid w:val="00AB2861"/>
    <w:rsid w:val="00AB2CC6"/>
    <w:rsid w:val="00AB2E11"/>
    <w:rsid w:val="00AB2E5F"/>
    <w:rsid w:val="00AB2EF7"/>
    <w:rsid w:val="00AB30FD"/>
    <w:rsid w:val="00AB314C"/>
    <w:rsid w:val="00AB3699"/>
    <w:rsid w:val="00AB407F"/>
    <w:rsid w:val="00AB47E0"/>
    <w:rsid w:val="00AB4C4F"/>
    <w:rsid w:val="00AB4E4E"/>
    <w:rsid w:val="00AB5441"/>
    <w:rsid w:val="00AB5618"/>
    <w:rsid w:val="00AB5634"/>
    <w:rsid w:val="00AB5660"/>
    <w:rsid w:val="00AB568D"/>
    <w:rsid w:val="00AB5758"/>
    <w:rsid w:val="00AB586E"/>
    <w:rsid w:val="00AB59D4"/>
    <w:rsid w:val="00AB5C53"/>
    <w:rsid w:val="00AB5D45"/>
    <w:rsid w:val="00AB5EA0"/>
    <w:rsid w:val="00AB6206"/>
    <w:rsid w:val="00AB641E"/>
    <w:rsid w:val="00AB673F"/>
    <w:rsid w:val="00AB69CD"/>
    <w:rsid w:val="00AB6AA8"/>
    <w:rsid w:val="00AB6CAE"/>
    <w:rsid w:val="00AB6CB6"/>
    <w:rsid w:val="00AB6DE5"/>
    <w:rsid w:val="00AB6F81"/>
    <w:rsid w:val="00AB7A92"/>
    <w:rsid w:val="00AB7BB8"/>
    <w:rsid w:val="00AB7C58"/>
    <w:rsid w:val="00AB7F3C"/>
    <w:rsid w:val="00AC01F1"/>
    <w:rsid w:val="00AC06FC"/>
    <w:rsid w:val="00AC0A26"/>
    <w:rsid w:val="00AC0D8C"/>
    <w:rsid w:val="00AC156A"/>
    <w:rsid w:val="00AC1720"/>
    <w:rsid w:val="00AC1BBA"/>
    <w:rsid w:val="00AC1F53"/>
    <w:rsid w:val="00AC27A5"/>
    <w:rsid w:val="00AC28EC"/>
    <w:rsid w:val="00AC2909"/>
    <w:rsid w:val="00AC3369"/>
    <w:rsid w:val="00AC35F2"/>
    <w:rsid w:val="00AC369B"/>
    <w:rsid w:val="00AC36F3"/>
    <w:rsid w:val="00AC37CD"/>
    <w:rsid w:val="00AC3891"/>
    <w:rsid w:val="00AC3CEA"/>
    <w:rsid w:val="00AC3F67"/>
    <w:rsid w:val="00AC410E"/>
    <w:rsid w:val="00AC4C6D"/>
    <w:rsid w:val="00AC50E9"/>
    <w:rsid w:val="00AC565C"/>
    <w:rsid w:val="00AC5B6C"/>
    <w:rsid w:val="00AC5C71"/>
    <w:rsid w:val="00AC67C6"/>
    <w:rsid w:val="00AC6AE8"/>
    <w:rsid w:val="00AC6BD2"/>
    <w:rsid w:val="00AC732C"/>
    <w:rsid w:val="00AC75B6"/>
    <w:rsid w:val="00AC7906"/>
    <w:rsid w:val="00AC7F59"/>
    <w:rsid w:val="00AD0180"/>
    <w:rsid w:val="00AD01FC"/>
    <w:rsid w:val="00AD0768"/>
    <w:rsid w:val="00AD0794"/>
    <w:rsid w:val="00AD0D15"/>
    <w:rsid w:val="00AD139A"/>
    <w:rsid w:val="00AD162D"/>
    <w:rsid w:val="00AD19DF"/>
    <w:rsid w:val="00AD21CE"/>
    <w:rsid w:val="00AD22C5"/>
    <w:rsid w:val="00AD26EF"/>
    <w:rsid w:val="00AD27F9"/>
    <w:rsid w:val="00AD29EA"/>
    <w:rsid w:val="00AD3242"/>
    <w:rsid w:val="00AD3738"/>
    <w:rsid w:val="00AD3901"/>
    <w:rsid w:val="00AD3CB4"/>
    <w:rsid w:val="00AD3F93"/>
    <w:rsid w:val="00AD4002"/>
    <w:rsid w:val="00AD415A"/>
    <w:rsid w:val="00AD4597"/>
    <w:rsid w:val="00AD4642"/>
    <w:rsid w:val="00AD4E3A"/>
    <w:rsid w:val="00AD4E9C"/>
    <w:rsid w:val="00AD5005"/>
    <w:rsid w:val="00AD51B4"/>
    <w:rsid w:val="00AD5B25"/>
    <w:rsid w:val="00AD5C91"/>
    <w:rsid w:val="00AD5DB9"/>
    <w:rsid w:val="00AD5F26"/>
    <w:rsid w:val="00AD5FC8"/>
    <w:rsid w:val="00AD6356"/>
    <w:rsid w:val="00AD6603"/>
    <w:rsid w:val="00AD670C"/>
    <w:rsid w:val="00AD69E2"/>
    <w:rsid w:val="00AD728F"/>
    <w:rsid w:val="00AD7904"/>
    <w:rsid w:val="00AD7EE2"/>
    <w:rsid w:val="00AE010D"/>
    <w:rsid w:val="00AE086E"/>
    <w:rsid w:val="00AE094C"/>
    <w:rsid w:val="00AE12FC"/>
    <w:rsid w:val="00AE1621"/>
    <w:rsid w:val="00AE18B9"/>
    <w:rsid w:val="00AE1A23"/>
    <w:rsid w:val="00AE1CCC"/>
    <w:rsid w:val="00AE1DA1"/>
    <w:rsid w:val="00AE1DC9"/>
    <w:rsid w:val="00AE1DDB"/>
    <w:rsid w:val="00AE2C1A"/>
    <w:rsid w:val="00AE31A6"/>
    <w:rsid w:val="00AE3552"/>
    <w:rsid w:val="00AE37E2"/>
    <w:rsid w:val="00AE41E8"/>
    <w:rsid w:val="00AE4249"/>
    <w:rsid w:val="00AE4F7D"/>
    <w:rsid w:val="00AE52E9"/>
    <w:rsid w:val="00AE57DE"/>
    <w:rsid w:val="00AE5892"/>
    <w:rsid w:val="00AE5D15"/>
    <w:rsid w:val="00AE5E30"/>
    <w:rsid w:val="00AE5FEA"/>
    <w:rsid w:val="00AE6027"/>
    <w:rsid w:val="00AE665D"/>
    <w:rsid w:val="00AE69AD"/>
    <w:rsid w:val="00AE7029"/>
    <w:rsid w:val="00AE7045"/>
    <w:rsid w:val="00AE711E"/>
    <w:rsid w:val="00AE71F5"/>
    <w:rsid w:val="00AE7204"/>
    <w:rsid w:val="00AE73AF"/>
    <w:rsid w:val="00AE7450"/>
    <w:rsid w:val="00AE7649"/>
    <w:rsid w:val="00AE7696"/>
    <w:rsid w:val="00AE76CE"/>
    <w:rsid w:val="00AE7B1D"/>
    <w:rsid w:val="00AF11FC"/>
    <w:rsid w:val="00AF1492"/>
    <w:rsid w:val="00AF161F"/>
    <w:rsid w:val="00AF1795"/>
    <w:rsid w:val="00AF1832"/>
    <w:rsid w:val="00AF1B30"/>
    <w:rsid w:val="00AF1BD1"/>
    <w:rsid w:val="00AF1CB6"/>
    <w:rsid w:val="00AF1D02"/>
    <w:rsid w:val="00AF1E82"/>
    <w:rsid w:val="00AF1F50"/>
    <w:rsid w:val="00AF228B"/>
    <w:rsid w:val="00AF251B"/>
    <w:rsid w:val="00AF2723"/>
    <w:rsid w:val="00AF2880"/>
    <w:rsid w:val="00AF2D91"/>
    <w:rsid w:val="00AF2E1C"/>
    <w:rsid w:val="00AF3249"/>
    <w:rsid w:val="00AF351A"/>
    <w:rsid w:val="00AF3527"/>
    <w:rsid w:val="00AF3651"/>
    <w:rsid w:val="00AF3820"/>
    <w:rsid w:val="00AF39C7"/>
    <w:rsid w:val="00AF3C73"/>
    <w:rsid w:val="00AF3CAD"/>
    <w:rsid w:val="00AF3DA1"/>
    <w:rsid w:val="00AF4163"/>
    <w:rsid w:val="00AF485F"/>
    <w:rsid w:val="00AF4AE6"/>
    <w:rsid w:val="00AF4C6C"/>
    <w:rsid w:val="00AF5978"/>
    <w:rsid w:val="00AF7034"/>
    <w:rsid w:val="00AF78EF"/>
    <w:rsid w:val="00AF7CF4"/>
    <w:rsid w:val="00B00577"/>
    <w:rsid w:val="00B00876"/>
    <w:rsid w:val="00B009B2"/>
    <w:rsid w:val="00B00D45"/>
    <w:rsid w:val="00B00E66"/>
    <w:rsid w:val="00B00F52"/>
    <w:rsid w:val="00B015CF"/>
    <w:rsid w:val="00B01D05"/>
    <w:rsid w:val="00B01DE6"/>
    <w:rsid w:val="00B01E2F"/>
    <w:rsid w:val="00B02034"/>
    <w:rsid w:val="00B0207D"/>
    <w:rsid w:val="00B02248"/>
    <w:rsid w:val="00B02383"/>
    <w:rsid w:val="00B02586"/>
    <w:rsid w:val="00B02AA5"/>
    <w:rsid w:val="00B02BB6"/>
    <w:rsid w:val="00B02C64"/>
    <w:rsid w:val="00B02F14"/>
    <w:rsid w:val="00B03082"/>
    <w:rsid w:val="00B030E0"/>
    <w:rsid w:val="00B030E4"/>
    <w:rsid w:val="00B0342D"/>
    <w:rsid w:val="00B03554"/>
    <w:rsid w:val="00B039BA"/>
    <w:rsid w:val="00B03A8E"/>
    <w:rsid w:val="00B040E4"/>
    <w:rsid w:val="00B048BC"/>
    <w:rsid w:val="00B049BB"/>
    <w:rsid w:val="00B04BE2"/>
    <w:rsid w:val="00B04C0D"/>
    <w:rsid w:val="00B04F0C"/>
    <w:rsid w:val="00B0512A"/>
    <w:rsid w:val="00B0530D"/>
    <w:rsid w:val="00B05543"/>
    <w:rsid w:val="00B05A4A"/>
    <w:rsid w:val="00B060E5"/>
    <w:rsid w:val="00B0673C"/>
    <w:rsid w:val="00B06942"/>
    <w:rsid w:val="00B06EC9"/>
    <w:rsid w:val="00B071E1"/>
    <w:rsid w:val="00B07323"/>
    <w:rsid w:val="00B073C8"/>
    <w:rsid w:val="00B0759C"/>
    <w:rsid w:val="00B075B4"/>
    <w:rsid w:val="00B07660"/>
    <w:rsid w:val="00B079A6"/>
    <w:rsid w:val="00B07C9E"/>
    <w:rsid w:val="00B07E5F"/>
    <w:rsid w:val="00B10729"/>
    <w:rsid w:val="00B10895"/>
    <w:rsid w:val="00B10E65"/>
    <w:rsid w:val="00B11228"/>
    <w:rsid w:val="00B11364"/>
    <w:rsid w:val="00B11379"/>
    <w:rsid w:val="00B11464"/>
    <w:rsid w:val="00B11552"/>
    <w:rsid w:val="00B115B0"/>
    <w:rsid w:val="00B116FD"/>
    <w:rsid w:val="00B12A43"/>
    <w:rsid w:val="00B12F6C"/>
    <w:rsid w:val="00B1313D"/>
    <w:rsid w:val="00B1335D"/>
    <w:rsid w:val="00B138D9"/>
    <w:rsid w:val="00B13E01"/>
    <w:rsid w:val="00B13F61"/>
    <w:rsid w:val="00B14045"/>
    <w:rsid w:val="00B142FE"/>
    <w:rsid w:val="00B143B6"/>
    <w:rsid w:val="00B146E1"/>
    <w:rsid w:val="00B148D4"/>
    <w:rsid w:val="00B14B68"/>
    <w:rsid w:val="00B151B2"/>
    <w:rsid w:val="00B15435"/>
    <w:rsid w:val="00B1550F"/>
    <w:rsid w:val="00B15ACF"/>
    <w:rsid w:val="00B15B4A"/>
    <w:rsid w:val="00B15D68"/>
    <w:rsid w:val="00B1612D"/>
    <w:rsid w:val="00B161E2"/>
    <w:rsid w:val="00B16318"/>
    <w:rsid w:val="00B1657E"/>
    <w:rsid w:val="00B1669F"/>
    <w:rsid w:val="00B167B8"/>
    <w:rsid w:val="00B16ACA"/>
    <w:rsid w:val="00B16D6A"/>
    <w:rsid w:val="00B17132"/>
    <w:rsid w:val="00B1763E"/>
    <w:rsid w:val="00B178C9"/>
    <w:rsid w:val="00B17A57"/>
    <w:rsid w:val="00B17A86"/>
    <w:rsid w:val="00B17B75"/>
    <w:rsid w:val="00B2005B"/>
    <w:rsid w:val="00B20089"/>
    <w:rsid w:val="00B20542"/>
    <w:rsid w:val="00B206D3"/>
    <w:rsid w:val="00B2151D"/>
    <w:rsid w:val="00B21C02"/>
    <w:rsid w:val="00B21F18"/>
    <w:rsid w:val="00B2204D"/>
    <w:rsid w:val="00B221F8"/>
    <w:rsid w:val="00B2274A"/>
    <w:rsid w:val="00B22839"/>
    <w:rsid w:val="00B22F95"/>
    <w:rsid w:val="00B235A1"/>
    <w:rsid w:val="00B23690"/>
    <w:rsid w:val="00B23AF6"/>
    <w:rsid w:val="00B23B0E"/>
    <w:rsid w:val="00B23EC0"/>
    <w:rsid w:val="00B2410F"/>
    <w:rsid w:val="00B242A0"/>
    <w:rsid w:val="00B24475"/>
    <w:rsid w:val="00B2488A"/>
    <w:rsid w:val="00B24EA1"/>
    <w:rsid w:val="00B24FC4"/>
    <w:rsid w:val="00B25012"/>
    <w:rsid w:val="00B25087"/>
    <w:rsid w:val="00B2512D"/>
    <w:rsid w:val="00B25173"/>
    <w:rsid w:val="00B2547C"/>
    <w:rsid w:val="00B26802"/>
    <w:rsid w:val="00B26DB3"/>
    <w:rsid w:val="00B271FB"/>
    <w:rsid w:val="00B27242"/>
    <w:rsid w:val="00B275B9"/>
    <w:rsid w:val="00B27615"/>
    <w:rsid w:val="00B27619"/>
    <w:rsid w:val="00B27778"/>
    <w:rsid w:val="00B27873"/>
    <w:rsid w:val="00B27A0B"/>
    <w:rsid w:val="00B27A5D"/>
    <w:rsid w:val="00B27B91"/>
    <w:rsid w:val="00B27C85"/>
    <w:rsid w:val="00B300FB"/>
    <w:rsid w:val="00B3015F"/>
    <w:rsid w:val="00B301DF"/>
    <w:rsid w:val="00B3051D"/>
    <w:rsid w:val="00B307D2"/>
    <w:rsid w:val="00B30B5E"/>
    <w:rsid w:val="00B30F0C"/>
    <w:rsid w:val="00B310E6"/>
    <w:rsid w:val="00B3161A"/>
    <w:rsid w:val="00B31695"/>
    <w:rsid w:val="00B31790"/>
    <w:rsid w:val="00B31CAB"/>
    <w:rsid w:val="00B31F67"/>
    <w:rsid w:val="00B320AA"/>
    <w:rsid w:val="00B32EF8"/>
    <w:rsid w:val="00B32F6D"/>
    <w:rsid w:val="00B333C4"/>
    <w:rsid w:val="00B33720"/>
    <w:rsid w:val="00B3386B"/>
    <w:rsid w:val="00B338D4"/>
    <w:rsid w:val="00B33B8A"/>
    <w:rsid w:val="00B33DAF"/>
    <w:rsid w:val="00B3459F"/>
    <w:rsid w:val="00B3477E"/>
    <w:rsid w:val="00B34798"/>
    <w:rsid w:val="00B34A99"/>
    <w:rsid w:val="00B34B9A"/>
    <w:rsid w:val="00B34F67"/>
    <w:rsid w:val="00B359A1"/>
    <w:rsid w:val="00B362C4"/>
    <w:rsid w:val="00B36772"/>
    <w:rsid w:val="00B36BC1"/>
    <w:rsid w:val="00B36E5E"/>
    <w:rsid w:val="00B36F43"/>
    <w:rsid w:val="00B372B4"/>
    <w:rsid w:val="00B37435"/>
    <w:rsid w:val="00B37558"/>
    <w:rsid w:val="00B3757D"/>
    <w:rsid w:val="00B37A89"/>
    <w:rsid w:val="00B37BAE"/>
    <w:rsid w:val="00B37BE6"/>
    <w:rsid w:val="00B4006C"/>
    <w:rsid w:val="00B40AAD"/>
    <w:rsid w:val="00B40E12"/>
    <w:rsid w:val="00B41178"/>
    <w:rsid w:val="00B411FB"/>
    <w:rsid w:val="00B417D9"/>
    <w:rsid w:val="00B41C9A"/>
    <w:rsid w:val="00B41ED4"/>
    <w:rsid w:val="00B41EEA"/>
    <w:rsid w:val="00B4204D"/>
    <w:rsid w:val="00B42382"/>
    <w:rsid w:val="00B42770"/>
    <w:rsid w:val="00B42A0E"/>
    <w:rsid w:val="00B42A18"/>
    <w:rsid w:val="00B42B62"/>
    <w:rsid w:val="00B4305B"/>
    <w:rsid w:val="00B433B5"/>
    <w:rsid w:val="00B43499"/>
    <w:rsid w:val="00B43955"/>
    <w:rsid w:val="00B43D68"/>
    <w:rsid w:val="00B44135"/>
    <w:rsid w:val="00B4422F"/>
    <w:rsid w:val="00B44765"/>
    <w:rsid w:val="00B447F5"/>
    <w:rsid w:val="00B44B9D"/>
    <w:rsid w:val="00B44E50"/>
    <w:rsid w:val="00B44F0B"/>
    <w:rsid w:val="00B4584F"/>
    <w:rsid w:val="00B45B4D"/>
    <w:rsid w:val="00B4622E"/>
    <w:rsid w:val="00B4650E"/>
    <w:rsid w:val="00B47288"/>
    <w:rsid w:val="00B47667"/>
    <w:rsid w:val="00B479D0"/>
    <w:rsid w:val="00B47E11"/>
    <w:rsid w:val="00B47E26"/>
    <w:rsid w:val="00B504D8"/>
    <w:rsid w:val="00B5092C"/>
    <w:rsid w:val="00B50E33"/>
    <w:rsid w:val="00B51482"/>
    <w:rsid w:val="00B5148E"/>
    <w:rsid w:val="00B51563"/>
    <w:rsid w:val="00B51758"/>
    <w:rsid w:val="00B517DE"/>
    <w:rsid w:val="00B52219"/>
    <w:rsid w:val="00B5266F"/>
    <w:rsid w:val="00B52862"/>
    <w:rsid w:val="00B52999"/>
    <w:rsid w:val="00B529BD"/>
    <w:rsid w:val="00B53B73"/>
    <w:rsid w:val="00B53CE0"/>
    <w:rsid w:val="00B53D34"/>
    <w:rsid w:val="00B5485B"/>
    <w:rsid w:val="00B54C37"/>
    <w:rsid w:val="00B55604"/>
    <w:rsid w:val="00B55813"/>
    <w:rsid w:val="00B5599E"/>
    <w:rsid w:val="00B55AB5"/>
    <w:rsid w:val="00B55C64"/>
    <w:rsid w:val="00B55EFF"/>
    <w:rsid w:val="00B567B8"/>
    <w:rsid w:val="00B56A19"/>
    <w:rsid w:val="00B56D48"/>
    <w:rsid w:val="00B56FF4"/>
    <w:rsid w:val="00B57182"/>
    <w:rsid w:val="00B57CFC"/>
    <w:rsid w:val="00B57D53"/>
    <w:rsid w:val="00B60598"/>
    <w:rsid w:val="00B605CA"/>
    <w:rsid w:val="00B60770"/>
    <w:rsid w:val="00B6083B"/>
    <w:rsid w:val="00B60A59"/>
    <w:rsid w:val="00B61424"/>
    <w:rsid w:val="00B61456"/>
    <w:rsid w:val="00B617F9"/>
    <w:rsid w:val="00B61822"/>
    <w:rsid w:val="00B6183B"/>
    <w:rsid w:val="00B61AB3"/>
    <w:rsid w:val="00B61BFC"/>
    <w:rsid w:val="00B623C1"/>
    <w:rsid w:val="00B626D6"/>
    <w:rsid w:val="00B62896"/>
    <w:rsid w:val="00B62AA9"/>
    <w:rsid w:val="00B62B49"/>
    <w:rsid w:val="00B62E0E"/>
    <w:rsid w:val="00B63086"/>
    <w:rsid w:val="00B63210"/>
    <w:rsid w:val="00B632D4"/>
    <w:rsid w:val="00B635D9"/>
    <w:rsid w:val="00B639A8"/>
    <w:rsid w:val="00B63BBC"/>
    <w:rsid w:val="00B64134"/>
    <w:rsid w:val="00B64549"/>
    <w:rsid w:val="00B64B1C"/>
    <w:rsid w:val="00B64CAD"/>
    <w:rsid w:val="00B6517B"/>
    <w:rsid w:val="00B652B5"/>
    <w:rsid w:val="00B652DA"/>
    <w:rsid w:val="00B6542E"/>
    <w:rsid w:val="00B654D1"/>
    <w:rsid w:val="00B656CF"/>
    <w:rsid w:val="00B659BC"/>
    <w:rsid w:val="00B659F8"/>
    <w:rsid w:val="00B65F27"/>
    <w:rsid w:val="00B66620"/>
    <w:rsid w:val="00B66692"/>
    <w:rsid w:val="00B66ACC"/>
    <w:rsid w:val="00B66ED9"/>
    <w:rsid w:val="00B66FE0"/>
    <w:rsid w:val="00B6748F"/>
    <w:rsid w:val="00B676E9"/>
    <w:rsid w:val="00B67B6A"/>
    <w:rsid w:val="00B67F44"/>
    <w:rsid w:val="00B70462"/>
    <w:rsid w:val="00B704D4"/>
    <w:rsid w:val="00B70987"/>
    <w:rsid w:val="00B71155"/>
    <w:rsid w:val="00B716DC"/>
    <w:rsid w:val="00B71D87"/>
    <w:rsid w:val="00B71DE1"/>
    <w:rsid w:val="00B71F5D"/>
    <w:rsid w:val="00B72476"/>
    <w:rsid w:val="00B7253F"/>
    <w:rsid w:val="00B728BD"/>
    <w:rsid w:val="00B728DC"/>
    <w:rsid w:val="00B729CF"/>
    <w:rsid w:val="00B72DEF"/>
    <w:rsid w:val="00B73429"/>
    <w:rsid w:val="00B73934"/>
    <w:rsid w:val="00B73A22"/>
    <w:rsid w:val="00B73EE3"/>
    <w:rsid w:val="00B73F2A"/>
    <w:rsid w:val="00B74279"/>
    <w:rsid w:val="00B74E86"/>
    <w:rsid w:val="00B751E7"/>
    <w:rsid w:val="00B75320"/>
    <w:rsid w:val="00B75340"/>
    <w:rsid w:val="00B75EA3"/>
    <w:rsid w:val="00B75F9B"/>
    <w:rsid w:val="00B7624E"/>
    <w:rsid w:val="00B762B2"/>
    <w:rsid w:val="00B763B2"/>
    <w:rsid w:val="00B76474"/>
    <w:rsid w:val="00B76629"/>
    <w:rsid w:val="00B7673B"/>
    <w:rsid w:val="00B76745"/>
    <w:rsid w:val="00B7682B"/>
    <w:rsid w:val="00B76CB1"/>
    <w:rsid w:val="00B7702C"/>
    <w:rsid w:val="00B770AA"/>
    <w:rsid w:val="00B77288"/>
    <w:rsid w:val="00B77407"/>
    <w:rsid w:val="00B7770D"/>
    <w:rsid w:val="00B7791D"/>
    <w:rsid w:val="00B77E8D"/>
    <w:rsid w:val="00B80084"/>
    <w:rsid w:val="00B809B3"/>
    <w:rsid w:val="00B80BCD"/>
    <w:rsid w:val="00B80C0C"/>
    <w:rsid w:val="00B8112C"/>
    <w:rsid w:val="00B81438"/>
    <w:rsid w:val="00B8145F"/>
    <w:rsid w:val="00B814A7"/>
    <w:rsid w:val="00B81A9D"/>
    <w:rsid w:val="00B81C96"/>
    <w:rsid w:val="00B82038"/>
    <w:rsid w:val="00B82216"/>
    <w:rsid w:val="00B8286B"/>
    <w:rsid w:val="00B82907"/>
    <w:rsid w:val="00B82C35"/>
    <w:rsid w:val="00B82C43"/>
    <w:rsid w:val="00B82F51"/>
    <w:rsid w:val="00B83289"/>
    <w:rsid w:val="00B83542"/>
    <w:rsid w:val="00B83B9A"/>
    <w:rsid w:val="00B83F52"/>
    <w:rsid w:val="00B840CE"/>
    <w:rsid w:val="00B8412E"/>
    <w:rsid w:val="00B8468E"/>
    <w:rsid w:val="00B8474B"/>
    <w:rsid w:val="00B84AF6"/>
    <w:rsid w:val="00B84D1A"/>
    <w:rsid w:val="00B85D77"/>
    <w:rsid w:val="00B8603F"/>
    <w:rsid w:val="00B86233"/>
    <w:rsid w:val="00B86463"/>
    <w:rsid w:val="00B86988"/>
    <w:rsid w:val="00B86A21"/>
    <w:rsid w:val="00B87405"/>
    <w:rsid w:val="00B87532"/>
    <w:rsid w:val="00B87619"/>
    <w:rsid w:val="00B876EE"/>
    <w:rsid w:val="00B877F7"/>
    <w:rsid w:val="00B87899"/>
    <w:rsid w:val="00B90283"/>
    <w:rsid w:val="00B906DB"/>
    <w:rsid w:val="00B90901"/>
    <w:rsid w:val="00B90958"/>
    <w:rsid w:val="00B90D66"/>
    <w:rsid w:val="00B9125A"/>
    <w:rsid w:val="00B9140C"/>
    <w:rsid w:val="00B91575"/>
    <w:rsid w:val="00B91F7B"/>
    <w:rsid w:val="00B922AE"/>
    <w:rsid w:val="00B924D8"/>
    <w:rsid w:val="00B929FE"/>
    <w:rsid w:val="00B92AF7"/>
    <w:rsid w:val="00B92BEA"/>
    <w:rsid w:val="00B92D60"/>
    <w:rsid w:val="00B92EA9"/>
    <w:rsid w:val="00B93D5F"/>
    <w:rsid w:val="00B93DC4"/>
    <w:rsid w:val="00B93DD6"/>
    <w:rsid w:val="00B94150"/>
    <w:rsid w:val="00B945B7"/>
    <w:rsid w:val="00B94694"/>
    <w:rsid w:val="00B9479E"/>
    <w:rsid w:val="00B94EAE"/>
    <w:rsid w:val="00B95084"/>
    <w:rsid w:val="00B95390"/>
    <w:rsid w:val="00B955D9"/>
    <w:rsid w:val="00B95746"/>
    <w:rsid w:val="00B95D84"/>
    <w:rsid w:val="00B964FA"/>
    <w:rsid w:val="00B96F65"/>
    <w:rsid w:val="00B97098"/>
    <w:rsid w:val="00B97188"/>
    <w:rsid w:val="00B977B3"/>
    <w:rsid w:val="00B97DD2"/>
    <w:rsid w:val="00B97E39"/>
    <w:rsid w:val="00BA023E"/>
    <w:rsid w:val="00BA0991"/>
    <w:rsid w:val="00BA10EA"/>
    <w:rsid w:val="00BA1CD8"/>
    <w:rsid w:val="00BA238C"/>
    <w:rsid w:val="00BA26E9"/>
    <w:rsid w:val="00BA270F"/>
    <w:rsid w:val="00BA2A83"/>
    <w:rsid w:val="00BA2E98"/>
    <w:rsid w:val="00BA301F"/>
    <w:rsid w:val="00BA334E"/>
    <w:rsid w:val="00BA3797"/>
    <w:rsid w:val="00BA3A70"/>
    <w:rsid w:val="00BA421B"/>
    <w:rsid w:val="00BA4E11"/>
    <w:rsid w:val="00BA4F60"/>
    <w:rsid w:val="00BA4F9F"/>
    <w:rsid w:val="00BA5186"/>
    <w:rsid w:val="00BA57A6"/>
    <w:rsid w:val="00BA589D"/>
    <w:rsid w:val="00BA5A8F"/>
    <w:rsid w:val="00BA5B31"/>
    <w:rsid w:val="00BA62FF"/>
    <w:rsid w:val="00BA631D"/>
    <w:rsid w:val="00BA674B"/>
    <w:rsid w:val="00BA69D4"/>
    <w:rsid w:val="00BA6E59"/>
    <w:rsid w:val="00BA7156"/>
    <w:rsid w:val="00BA7257"/>
    <w:rsid w:val="00BA7315"/>
    <w:rsid w:val="00BA7394"/>
    <w:rsid w:val="00BA757B"/>
    <w:rsid w:val="00BA76B1"/>
    <w:rsid w:val="00BA7D2A"/>
    <w:rsid w:val="00BB046A"/>
    <w:rsid w:val="00BB067A"/>
    <w:rsid w:val="00BB09DC"/>
    <w:rsid w:val="00BB0A3C"/>
    <w:rsid w:val="00BB0C53"/>
    <w:rsid w:val="00BB0F27"/>
    <w:rsid w:val="00BB12F3"/>
    <w:rsid w:val="00BB14C7"/>
    <w:rsid w:val="00BB1624"/>
    <w:rsid w:val="00BB1FBF"/>
    <w:rsid w:val="00BB209C"/>
    <w:rsid w:val="00BB2437"/>
    <w:rsid w:val="00BB2917"/>
    <w:rsid w:val="00BB29B6"/>
    <w:rsid w:val="00BB29D8"/>
    <w:rsid w:val="00BB2A60"/>
    <w:rsid w:val="00BB2BB2"/>
    <w:rsid w:val="00BB2BB7"/>
    <w:rsid w:val="00BB2FE2"/>
    <w:rsid w:val="00BB32ED"/>
    <w:rsid w:val="00BB3313"/>
    <w:rsid w:val="00BB346E"/>
    <w:rsid w:val="00BB3577"/>
    <w:rsid w:val="00BB3767"/>
    <w:rsid w:val="00BB3A9D"/>
    <w:rsid w:val="00BB3ADC"/>
    <w:rsid w:val="00BB405A"/>
    <w:rsid w:val="00BB4349"/>
    <w:rsid w:val="00BB44A0"/>
    <w:rsid w:val="00BB4755"/>
    <w:rsid w:val="00BB4B05"/>
    <w:rsid w:val="00BB4DA3"/>
    <w:rsid w:val="00BB51E4"/>
    <w:rsid w:val="00BB5492"/>
    <w:rsid w:val="00BB5543"/>
    <w:rsid w:val="00BB567C"/>
    <w:rsid w:val="00BB56F7"/>
    <w:rsid w:val="00BB5ABC"/>
    <w:rsid w:val="00BB5B02"/>
    <w:rsid w:val="00BB5D44"/>
    <w:rsid w:val="00BB60E9"/>
    <w:rsid w:val="00BB62C1"/>
    <w:rsid w:val="00BB69C8"/>
    <w:rsid w:val="00BB7476"/>
    <w:rsid w:val="00BB75A0"/>
    <w:rsid w:val="00BB7BCB"/>
    <w:rsid w:val="00BC06B3"/>
    <w:rsid w:val="00BC0DBA"/>
    <w:rsid w:val="00BC1724"/>
    <w:rsid w:val="00BC1924"/>
    <w:rsid w:val="00BC1B6E"/>
    <w:rsid w:val="00BC22EC"/>
    <w:rsid w:val="00BC29BF"/>
    <w:rsid w:val="00BC2B7D"/>
    <w:rsid w:val="00BC328F"/>
    <w:rsid w:val="00BC338E"/>
    <w:rsid w:val="00BC3402"/>
    <w:rsid w:val="00BC36DC"/>
    <w:rsid w:val="00BC372D"/>
    <w:rsid w:val="00BC3A9E"/>
    <w:rsid w:val="00BC3CF8"/>
    <w:rsid w:val="00BC3D08"/>
    <w:rsid w:val="00BC3E4A"/>
    <w:rsid w:val="00BC4496"/>
    <w:rsid w:val="00BC476D"/>
    <w:rsid w:val="00BC4B87"/>
    <w:rsid w:val="00BC4BAE"/>
    <w:rsid w:val="00BC4D03"/>
    <w:rsid w:val="00BC4D89"/>
    <w:rsid w:val="00BC5156"/>
    <w:rsid w:val="00BC5A16"/>
    <w:rsid w:val="00BC6076"/>
    <w:rsid w:val="00BC682F"/>
    <w:rsid w:val="00BC6A21"/>
    <w:rsid w:val="00BC70A0"/>
    <w:rsid w:val="00BC721E"/>
    <w:rsid w:val="00BC723D"/>
    <w:rsid w:val="00BC7A67"/>
    <w:rsid w:val="00BC7B90"/>
    <w:rsid w:val="00BD007A"/>
    <w:rsid w:val="00BD013A"/>
    <w:rsid w:val="00BD0611"/>
    <w:rsid w:val="00BD08AA"/>
    <w:rsid w:val="00BD098A"/>
    <w:rsid w:val="00BD0D41"/>
    <w:rsid w:val="00BD10D2"/>
    <w:rsid w:val="00BD1855"/>
    <w:rsid w:val="00BD1B05"/>
    <w:rsid w:val="00BD1B25"/>
    <w:rsid w:val="00BD1F13"/>
    <w:rsid w:val="00BD2034"/>
    <w:rsid w:val="00BD2447"/>
    <w:rsid w:val="00BD2A03"/>
    <w:rsid w:val="00BD2B1F"/>
    <w:rsid w:val="00BD2CB4"/>
    <w:rsid w:val="00BD2CD7"/>
    <w:rsid w:val="00BD35FD"/>
    <w:rsid w:val="00BD3F3D"/>
    <w:rsid w:val="00BD4E3E"/>
    <w:rsid w:val="00BD4EB6"/>
    <w:rsid w:val="00BD4F1B"/>
    <w:rsid w:val="00BD4F37"/>
    <w:rsid w:val="00BD51E8"/>
    <w:rsid w:val="00BD5981"/>
    <w:rsid w:val="00BD6050"/>
    <w:rsid w:val="00BD6089"/>
    <w:rsid w:val="00BD6120"/>
    <w:rsid w:val="00BD6CFF"/>
    <w:rsid w:val="00BD6E5D"/>
    <w:rsid w:val="00BD6FD8"/>
    <w:rsid w:val="00BD7163"/>
    <w:rsid w:val="00BD7B75"/>
    <w:rsid w:val="00BD7CC2"/>
    <w:rsid w:val="00BD7CE7"/>
    <w:rsid w:val="00BD7E61"/>
    <w:rsid w:val="00BE0BFB"/>
    <w:rsid w:val="00BE1025"/>
    <w:rsid w:val="00BE1468"/>
    <w:rsid w:val="00BE1EF8"/>
    <w:rsid w:val="00BE243E"/>
    <w:rsid w:val="00BE2501"/>
    <w:rsid w:val="00BE2605"/>
    <w:rsid w:val="00BE262D"/>
    <w:rsid w:val="00BE2A34"/>
    <w:rsid w:val="00BE2C5A"/>
    <w:rsid w:val="00BE2D18"/>
    <w:rsid w:val="00BE361D"/>
    <w:rsid w:val="00BE4708"/>
    <w:rsid w:val="00BE4B2F"/>
    <w:rsid w:val="00BE4BAD"/>
    <w:rsid w:val="00BE4EA3"/>
    <w:rsid w:val="00BE5860"/>
    <w:rsid w:val="00BE591E"/>
    <w:rsid w:val="00BE59C5"/>
    <w:rsid w:val="00BE5B0D"/>
    <w:rsid w:val="00BE5F67"/>
    <w:rsid w:val="00BE6277"/>
    <w:rsid w:val="00BE67D8"/>
    <w:rsid w:val="00BE6B94"/>
    <w:rsid w:val="00BE6D08"/>
    <w:rsid w:val="00BE6D9D"/>
    <w:rsid w:val="00BE6F88"/>
    <w:rsid w:val="00BE7345"/>
    <w:rsid w:val="00BE73C8"/>
    <w:rsid w:val="00BE7550"/>
    <w:rsid w:val="00BE7777"/>
    <w:rsid w:val="00BE7BE5"/>
    <w:rsid w:val="00BE7C52"/>
    <w:rsid w:val="00BF0EE3"/>
    <w:rsid w:val="00BF21BF"/>
    <w:rsid w:val="00BF23D0"/>
    <w:rsid w:val="00BF2B32"/>
    <w:rsid w:val="00BF32D6"/>
    <w:rsid w:val="00BF33F8"/>
    <w:rsid w:val="00BF3584"/>
    <w:rsid w:val="00BF3705"/>
    <w:rsid w:val="00BF3CD3"/>
    <w:rsid w:val="00BF3F5A"/>
    <w:rsid w:val="00BF4281"/>
    <w:rsid w:val="00BF47D0"/>
    <w:rsid w:val="00BF4EC4"/>
    <w:rsid w:val="00BF500E"/>
    <w:rsid w:val="00BF515E"/>
    <w:rsid w:val="00BF5509"/>
    <w:rsid w:val="00BF5FFA"/>
    <w:rsid w:val="00BF77A7"/>
    <w:rsid w:val="00BF7A4D"/>
    <w:rsid w:val="00BF7BC1"/>
    <w:rsid w:val="00C000A0"/>
    <w:rsid w:val="00C00642"/>
    <w:rsid w:val="00C00D59"/>
    <w:rsid w:val="00C00E33"/>
    <w:rsid w:val="00C01251"/>
    <w:rsid w:val="00C01324"/>
    <w:rsid w:val="00C01820"/>
    <w:rsid w:val="00C01A7D"/>
    <w:rsid w:val="00C027E5"/>
    <w:rsid w:val="00C02968"/>
    <w:rsid w:val="00C032FC"/>
    <w:rsid w:val="00C034F6"/>
    <w:rsid w:val="00C03590"/>
    <w:rsid w:val="00C03871"/>
    <w:rsid w:val="00C03A7F"/>
    <w:rsid w:val="00C03E28"/>
    <w:rsid w:val="00C03E34"/>
    <w:rsid w:val="00C04122"/>
    <w:rsid w:val="00C0412A"/>
    <w:rsid w:val="00C04143"/>
    <w:rsid w:val="00C041FE"/>
    <w:rsid w:val="00C0425F"/>
    <w:rsid w:val="00C0432C"/>
    <w:rsid w:val="00C04C2B"/>
    <w:rsid w:val="00C04C3E"/>
    <w:rsid w:val="00C04C7D"/>
    <w:rsid w:val="00C057D8"/>
    <w:rsid w:val="00C059F4"/>
    <w:rsid w:val="00C05CF9"/>
    <w:rsid w:val="00C05DDC"/>
    <w:rsid w:val="00C05FD3"/>
    <w:rsid w:val="00C06741"/>
    <w:rsid w:val="00C0693F"/>
    <w:rsid w:val="00C06AC1"/>
    <w:rsid w:val="00C06DC7"/>
    <w:rsid w:val="00C06F63"/>
    <w:rsid w:val="00C0739F"/>
    <w:rsid w:val="00C073A9"/>
    <w:rsid w:val="00C079AE"/>
    <w:rsid w:val="00C10371"/>
    <w:rsid w:val="00C10DBF"/>
    <w:rsid w:val="00C10E98"/>
    <w:rsid w:val="00C10F20"/>
    <w:rsid w:val="00C11089"/>
    <w:rsid w:val="00C114F2"/>
    <w:rsid w:val="00C115D3"/>
    <w:rsid w:val="00C1166A"/>
    <w:rsid w:val="00C11716"/>
    <w:rsid w:val="00C117A1"/>
    <w:rsid w:val="00C11854"/>
    <w:rsid w:val="00C1196A"/>
    <w:rsid w:val="00C11B79"/>
    <w:rsid w:val="00C11D26"/>
    <w:rsid w:val="00C12282"/>
    <w:rsid w:val="00C12442"/>
    <w:rsid w:val="00C12895"/>
    <w:rsid w:val="00C129E1"/>
    <w:rsid w:val="00C12B27"/>
    <w:rsid w:val="00C12EFB"/>
    <w:rsid w:val="00C12F60"/>
    <w:rsid w:val="00C12FC3"/>
    <w:rsid w:val="00C13765"/>
    <w:rsid w:val="00C13A9B"/>
    <w:rsid w:val="00C140C6"/>
    <w:rsid w:val="00C142E5"/>
    <w:rsid w:val="00C142F9"/>
    <w:rsid w:val="00C14470"/>
    <w:rsid w:val="00C14BE0"/>
    <w:rsid w:val="00C14EED"/>
    <w:rsid w:val="00C15011"/>
    <w:rsid w:val="00C1506B"/>
    <w:rsid w:val="00C154D8"/>
    <w:rsid w:val="00C1552E"/>
    <w:rsid w:val="00C156DF"/>
    <w:rsid w:val="00C1575B"/>
    <w:rsid w:val="00C15E72"/>
    <w:rsid w:val="00C16059"/>
    <w:rsid w:val="00C161A3"/>
    <w:rsid w:val="00C16288"/>
    <w:rsid w:val="00C1679C"/>
    <w:rsid w:val="00C1696F"/>
    <w:rsid w:val="00C16E25"/>
    <w:rsid w:val="00C16ECC"/>
    <w:rsid w:val="00C172B9"/>
    <w:rsid w:val="00C177BB"/>
    <w:rsid w:val="00C177C0"/>
    <w:rsid w:val="00C17B68"/>
    <w:rsid w:val="00C17E63"/>
    <w:rsid w:val="00C17F8D"/>
    <w:rsid w:val="00C20886"/>
    <w:rsid w:val="00C20CD4"/>
    <w:rsid w:val="00C20F57"/>
    <w:rsid w:val="00C20F7A"/>
    <w:rsid w:val="00C2132D"/>
    <w:rsid w:val="00C215F8"/>
    <w:rsid w:val="00C216ED"/>
    <w:rsid w:val="00C216FD"/>
    <w:rsid w:val="00C2173C"/>
    <w:rsid w:val="00C21BCC"/>
    <w:rsid w:val="00C22127"/>
    <w:rsid w:val="00C2237C"/>
    <w:rsid w:val="00C22433"/>
    <w:rsid w:val="00C225A7"/>
    <w:rsid w:val="00C22C00"/>
    <w:rsid w:val="00C22C23"/>
    <w:rsid w:val="00C235F3"/>
    <w:rsid w:val="00C2376D"/>
    <w:rsid w:val="00C23EF6"/>
    <w:rsid w:val="00C24580"/>
    <w:rsid w:val="00C24701"/>
    <w:rsid w:val="00C249ED"/>
    <w:rsid w:val="00C24A06"/>
    <w:rsid w:val="00C24C9A"/>
    <w:rsid w:val="00C24EAB"/>
    <w:rsid w:val="00C24F0B"/>
    <w:rsid w:val="00C25012"/>
    <w:rsid w:val="00C256C9"/>
    <w:rsid w:val="00C25872"/>
    <w:rsid w:val="00C2590A"/>
    <w:rsid w:val="00C26433"/>
    <w:rsid w:val="00C26621"/>
    <w:rsid w:val="00C2672F"/>
    <w:rsid w:val="00C26E8E"/>
    <w:rsid w:val="00C27078"/>
    <w:rsid w:val="00C27293"/>
    <w:rsid w:val="00C2781D"/>
    <w:rsid w:val="00C3068B"/>
    <w:rsid w:val="00C3069F"/>
    <w:rsid w:val="00C3071A"/>
    <w:rsid w:val="00C3074B"/>
    <w:rsid w:val="00C30792"/>
    <w:rsid w:val="00C30C48"/>
    <w:rsid w:val="00C31856"/>
    <w:rsid w:val="00C3193B"/>
    <w:rsid w:val="00C31D15"/>
    <w:rsid w:val="00C32734"/>
    <w:rsid w:val="00C3305D"/>
    <w:rsid w:val="00C33364"/>
    <w:rsid w:val="00C339CA"/>
    <w:rsid w:val="00C33BC1"/>
    <w:rsid w:val="00C341D2"/>
    <w:rsid w:val="00C34385"/>
    <w:rsid w:val="00C344D9"/>
    <w:rsid w:val="00C34646"/>
    <w:rsid w:val="00C34674"/>
    <w:rsid w:val="00C34888"/>
    <w:rsid w:val="00C3491B"/>
    <w:rsid w:val="00C34C9B"/>
    <w:rsid w:val="00C35BA7"/>
    <w:rsid w:val="00C36145"/>
    <w:rsid w:val="00C3696C"/>
    <w:rsid w:val="00C3757F"/>
    <w:rsid w:val="00C375AD"/>
    <w:rsid w:val="00C37C0E"/>
    <w:rsid w:val="00C37DD9"/>
    <w:rsid w:val="00C37EB0"/>
    <w:rsid w:val="00C37FC1"/>
    <w:rsid w:val="00C40148"/>
    <w:rsid w:val="00C4054B"/>
    <w:rsid w:val="00C40A4C"/>
    <w:rsid w:val="00C40BA4"/>
    <w:rsid w:val="00C4182D"/>
    <w:rsid w:val="00C419C8"/>
    <w:rsid w:val="00C41FC5"/>
    <w:rsid w:val="00C42329"/>
    <w:rsid w:val="00C4263B"/>
    <w:rsid w:val="00C427F1"/>
    <w:rsid w:val="00C431C6"/>
    <w:rsid w:val="00C43437"/>
    <w:rsid w:val="00C43EA1"/>
    <w:rsid w:val="00C43F09"/>
    <w:rsid w:val="00C441BD"/>
    <w:rsid w:val="00C4457E"/>
    <w:rsid w:val="00C4498D"/>
    <w:rsid w:val="00C44E64"/>
    <w:rsid w:val="00C45192"/>
    <w:rsid w:val="00C457BC"/>
    <w:rsid w:val="00C458EB"/>
    <w:rsid w:val="00C45A26"/>
    <w:rsid w:val="00C45A65"/>
    <w:rsid w:val="00C45E3A"/>
    <w:rsid w:val="00C46145"/>
    <w:rsid w:val="00C4637B"/>
    <w:rsid w:val="00C469B8"/>
    <w:rsid w:val="00C46C2F"/>
    <w:rsid w:val="00C46C57"/>
    <w:rsid w:val="00C473CA"/>
    <w:rsid w:val="00C47607"/>
    <w:rsid w:val="00C47CC7"/>
    <w:rsid w:val="00C47EBD"/>
    <w:rsid w:val="00C500CB"/>
    <w:rsid w:val="00C50219"/>
    <w:rsid w:val="00C506A2"/>
    <w:rsid w:val="00C507C2"/>
    <w:rsid w:val="00C508AC"/>
    <w:rsid w:val="00C50D66"/>
    <w:rsid w:val="00C50F21"/>
    <w:rsid w:val="00C51007"/>
    <w:rsid w:val="00C5153C"/>
    <w:rsid w:val="00C5163E"/>
    <w:rsid w:val="00C51715"/>
    <w:rsid w:val="00C517FE"/>
    <w:rsid w:val="00C5209B"/>
    <w:rsid w:val="00C521B3"/>
    <w:rsid w:val="00C52569"/>
    <w:rsid w:val="00C529B3"/>
    <w:rsid w:val="00C532F0"/>
    <w:rsid w:val="00C53339"/>
    <w:rsid w:val="00C538AF"/>
    <w:rsid w:val="00C53DAC"/>
    <w:rsid w:val="00C53E45"/>
    <w:rsid w:val="00C540D4"/>
    <w:rsid w:val="00C5424E"/>
    <w:rsid w:val="00C542F6"/>
    <w:rsid w:val="00C544BB"/>
    <w:rsid w:val="00C54848"/>
    <w:rsid w:val="00C55096"/>
    <w:rsid w:val="00C55196"/>
    <w:rsid w:val="00C55414"/>
    <w:rsid w:val="00C5552A"/>
    <w:rsid w:val="00C55597"/>
    <w:rsid w:val="00C555F8"/>
    <w:rsid w:val="00C55606"/>
    <w:rsid w:val="00C55CB5"/>
    <w:rsid w:val="00C57044"/>
    <w:rsid w:val="00C572A1"/>
    <w:rsid w:val="00C577C1"/>
    <w:rsid w:val="00C57B53"/>
    <w:rsid w:val="00C57BE5"/>
    <w:rsid w:val="00C60635"/>
    <w:rsid w:val="00C60839"/>
    <w:rsid w:val="00C61046"/>
    <w:rsid w:val="00C61146"/>
    <w:rsid w:val="00C611FC"/>
    <w:rsid w:val="00C61747"/>
    <w:rsid w:val="00C61B8F"/>
    <w:rsid w:val="00C623A8"/>
    <w:rsid w:val="00C62671"/>
    <w:rsid w:val="00C62BC3"/>
    <w:rsid w:val="00C62C3C"/>
    <w:rsid w:val="00C6308B"/>
    <w:rsid w:val="00C631E6"/>
    <w:rsid w:val="00C633C0"/>
    <w:rsid w:val="00C6349F"/>
    <w:rsid w:val="00C634E0"/>
    <w:rsid w:val="00C63563"/>
    <w:rsid w:val="00C63648"/>
    <w:rsid w:val="00C6383E"/>
    <w:rsid w:val="00C63A22"/>
    <w:rsid w:val="00C63A7C"/>
    <w:rsid w:val="00C64238"/>
    <w:rsid w:val="00C643AD"/>
    <w:rsid w:val="00C6499D"/>
    <w:rsid w:val="00C64C3C"/>
    <w:rsid w:val="00C64DAA"/>
    <w:rsid w:val="00C6508A"/>
    <w:rsid w:val="00C65215"/>
    <w:rsid w:val="00C6542A"/>
    <w:rsid w:val="00C654B8"/>
    <w:rsid w:val="00C65D4A"/>
    <w:rsid w:val="00C65E00"/>
    <w:rsid w:val="00C65F59"/>
    <w:rsid w:val="00C65FBF"/>
    <w:rsid w:val="00C66706"/>
    <w:rsid w:val="00C675AE"/>
    <w:rsid w:val="00C67904"/>
    <w:rsid w:val="00C67D96"/>
    <w:rsid w:val="00C70051"/>
    <w:rsid w:val="00C7081B"/>
    <w:rsid w:val="00C7093A"/>
    <w:rsid w:val="00C7095D"/>
    <w:rsid w:val="00C709A5"/>
    <w:rsid w:val="00C710E3"/>
    <w:rsid w:val="00C712EC"/>
    <w:rsid w:val="00C71460"/>
    <w:rsid w:val="00C71566"/>
    <w:rsid w:val="00C717EC"/>
    <w:rsid w:val="00C719CF"/>
    <w:rsid w:val="00C719D0"/>
    <w:rsid w:val="00C71F3A"/>
    <w:rsid w:val="00C725E2"/>
    <w:rsid w:val="00C726BA"/>
    <w:rsid w:val="00C7331A"/>
    <w:rsid w:val="00C7386A"/>
    <w:rsid w:val="00C73AB1"/>
    <w:rsid w:val="00C74122"/>
    <w:rsid w:val="00C74193"/>
    <w:rsid w:val="00C741F9"/>
    <w:rsid w:val="00C74B96"/>
    <w:rsid w:val="00C74E15"/>
    <w:rsid w:val="00C74FB1"/>
    <w:rsid w:val="00C7539E"/>
    <w:rsid w:val="00C754FB"/>
    <w:rsid w:val="00C7562B"/>
    <w:rsid w:val="00C75805"/>
    <w:rsid w:val="00C7583C"/>
    <w:rsid w:val="00C75F4E"/>
    <w:rsid w:val="00C75F7B"/>
    <w:rsid w:val="00C760D0"/>
    <w:rsid w:val="00C762D2"/>
    <w:rsid w:val="00C76547"/>
    <w:rsid w:val="00C76A13"/>
    <w:rsid w:val="00C76DB3"/>
    <w:rsid w:val="00C76DDC"/>
    <w:rsid w:val="00C775C9"/>
    <w:rsid w:val="00C7770A"/>
    <w:rsid w:val="00C77C6D"/>
    <w:rsid w:val="00C77FA0"/>
    <w:rsid w:val="00C80519"/>
    <w:rsid w:val="00C806C0"/>
    <w:rsid w:val="00C80AF0"/>
    <w:rsid w:val="00C80B40"/>
    <w:rsid w:val="00C8124F"/>
    <w:rsid w:val="00C81644"/>
    <w:rsid w:val="00C817D8"/>
    <w:rsid w:val="00C81AC2"/>
    <w:rsid w:val="00C81C26"/>
    <w:rsid w:val="00C81C6B"/>
    <w:rsid w:val="00C8235C"/>
    <w:rsid w:val="00C82744"/>
    <w:rsid w:val="00C828D7"/>
    <w:rsid w:val="00C82B3D"/>
    <w:rsid w:val="00C82E66"/>
    <w:rsid w:val="00C82F15"/>
    <w:rsid w:val="00C8341D"/>
    <w:rsid w:val="00C836D1"/>
    <w:rsid w:val="00C836D7"/>
    <w:rsid w:val="00C83E51"/>
    <w:rsid w:val="00C8408C"/>
    <w:rsid w:val="00C840FB"/>
    <w:rsid w:val="00C84673"/>
    <w:rsid w:val="00C8467E"/>
    <w:rsid w:val="00C84A14"/>
    <w:rsid w:val="00C84F50"/>
    <w:rsid w:val="00C850A0"/>
    <w:rsid w:val="00C8552F"/>
    <w:rsid w:val="00C85590"/>
    <w:rsid w:val="00C8580F"/>
    <w:rsid w:val="00C85833"/>
    <w:rsid w:val="00C85C25"/>
    <w:rsid w:val="00C85E33"/>
    <w:rsid w:val="00C865AC"/>
    <w:rsid w:val="00C8664D"/>
    <w:rsid w:val="00C86797"/>
    <w:rsid w:val="00C86CB3"/>
    <w:rsid w:val="00C8705C"/>
    <w:rsid w:val="00C87641"/>
    <w:rsid w:val="00C87796"/>
    <w:rsid w:val="00C87976"/>
    <w:rsid w:val="00C879B3"/>
    <w:rsid w:val="00C87CCA"/>
    <w:rsid w:val="00C87EA9"/>
    <w:rsid w:val="00C902EA"/>
    <w:rsid w:val="00C90330"/>
    <w:rsid w:val="00C90469"/>
    <w:rsid w:val="00C906E8"/>
    <w:rsid w:val="00C9092B"/>
    <w:rsid w:val="00C909AF"/>
    <w:rsid w:val="00C90B41"/>
    <w:rsid w:val="00C91091"/>
    <w:rsid w:val="00C9123A"/>
    <w:rsid w:val="00C9133D"/>
    <w:rsid w:val="00C91350"/>
    <w:rsid w:val="00C9135A"/>
    <w:rsid w:val="00C91467"/>
    <w:rsid w:val="00C917AA"/>
    <w:rsid w:val="00C918B0"/>
    <w:rsid w:val="00C91A7B"/>
    <w:rsid w:val="00C91B0D"/>
    <w:rsid w:val="00C91F20"/>
    <w:rsid w:val="00C9204E"/>
    <w:rsid w:val="00C92463"/>
    <w:rsid w:val="00C924F4"/>
    <w:rsid w:val="00C92658"/>
    <w:rsid w:val="00C9265E"/>
    <w:rsid w:val="00C926B5"/>
    <w:rsid w:val="00C92CB5"/>
    <w:rsid w:val="00C930EC"/>
    <w:rsid w:val="00C9310C"/>
    <w:rsid w:val="00C93157"/>
    <w:rsid w:val="00C93481"/>
    <w:rsid w:val="00C9349A"/>
    <w:rsid w:val="00C937AA"/>
    <w:rsid w:val="00C93A30"/>
    <w:rsid w:val="00C93A82"/>
    <w:rsid w:val="00C93AA9"/>
    <w:rsid w:val="00C93CCA"/>
    <w:rsid w:val="00C93E7C"/>
    <w:rsid w:val="00C94487"/>
    <w:rsid w:val="00C94694"/>
    <w:rsid w:val="00C94A0C"/>
    <w:rsid w:val="00C94A76"/>
    <w:rsid w:val="00C94C35"/>
    <w:rsid w:val="00C94C50"/>
    <w:rsid w:val="00C94C69"/>
    <w:rsid w:val="00C94F33"/>
    <w:rsid w:val="00C95408"/>
    <w:rsid w:val="00C9567B"/>
    <w:rsid w:val="00C956A7"/>
    <w:rsid w:val="00C95A95"/>
    <w:rsid w:val="00C96010"/>
    <w:rsid w:val="00C96114"/>
    <w:rsid w:val="00C9658C"/>
    <w:rsid w:val="00C9662A"/>
    <w:rsid w:val="00C96780"/>
    <w:rsid w:val="00C967A5"/>
    <w:rsid w:val="00C96C34"/>
    <w:rsid w:val="00C96F8E"/>
    <w:rsid w:val="00C96FA4"/>
    <w:rsid w:val="00C970F6"/>
    <w:rsid w:val="00C97163"/>
    <w:rsid w:val="00C9717B"/>
    <w:rsid w:val="00C97489"/>
    <w:rsid w:val="00C978B1"/>
    <w:rsid w:val="00C97C44"/>
    <w:rsid w:val="00C97F6A"/>
    <w:rsid w:val="00CA0108"/>
    <w:rsid w:val="00CA034C"/>
    <w:rsid w:val="00CA08D9"/>
    <w:rsid w:val="00CA0F37"/>
    <w:rsid w:val="00CA15C7"/>
    <w:rsid w:val="00CA1914"/>
    <w:rsid w:val="00CA1B1E"/>
    <w:rsid w:val="00CA1B4C"/>
    <w:rsid w:val="00CA1D9E"/>
    <w:rsid w:val="00CA2B14"/>
    <w:rsid w:val="00CA2DC2"/>
    <w:rsid w:val="00CA3405"/>
    <w:rsid w:val="00CA353A"/>
    <w:rsid w:val="00CA3634"/>
    <w:rsid w:val="00CA3648"/>
    <w:rsid w:val="00CA3D67"/>
    <w:rsid w:val="00CA3DC6"/>
    <w:rsid w:val="00CA3F69"/>
    <w:rsid w:val="00CA4420"/>
    <w:rsid w:val="00CA46FE"/>
    <w:rsid w:val="00CA4B07"/>
    <w:rsid w:val="00CA4B0A"/>
    <w:rsid w:val="00CA529D"/>
    <w:rsid w:val="00CA5465"/>
    <w:rsid w:val="00CA5AC6"/>
    <w:rsid w:val="00CA5FF2"/>
    <w:rsid w:val="00CA6455"/>
    <w:rsid w:val="00CA64B5"/>
    <w:rsid w:val="00CA67CE"/>
    <w:rsid w:val="00CA6ABE"/>
    <w:rsid w:val="00CA71A6"/>
    <w:rsid w:val="00CA7270"/>
    <w:rsid w:val="00CA7872"/>
    <w:rsid w:val="00CA788F"/>
    <w:rsid w:val="00CA78F8"/>
    <w:rsid w:val="00CA793B"/>
    <w:rsid w:val="00CA7994"/>
    <w:rsid w:val="00CB05E8"/>
    <w:rsid w:val="00CB0604"/>
    <w:rsid w:val="00CB066C"/>
    <w:rsid w:val="00CB0A75"/>
    <w:rsid w:val="00CB0AFF"/>
    <w:rsid w:val="00CB0BE8"/>
    <w:rsid w:val="00CB0FF9"/>
    <w:rsid w:val="00CB116E"/>
    <w:rsid w:val="00CB1BA2"/>
    <w:rsid w:val="00CB1BF5"/>
    <w:rsid w:val="00CB1F4C"/>
    <w:rsid w:val="00CB2871"/>
    <w:rsid w:val="00CB2B7D"/>
    <w:rsid w:val="00CB2DBE"/>
    <w:rsid w:val="00CB3031"/>
    <w:rsid w:val="00CB32D3"/>
    <w:rsid w:val="00CB354A"/>
    <w:rsid w:val="00CB3AA5"/>
    <w:rsid w:val="00CB3C32"/>
    <w:rsid w:val="00CB3CB7"/>
    <w:rsid w:val="00CB3FC6"/>
    <w:rsid w:val="00CB42B7"/>
    <w:rsid w:val="00CB42FC"/>
    <w:rsid w:val="00CB4436"/>
    <w:rsid w:val="00CB4470"/>
    <w:rsid w:val="00CB44D2"/>
    <w:rsid w:val="00CB47D0"/>
    <w:rsid w:val="00CB4BDF"/>
    <w:rsid w:val="00CB4D21"/>
    <w:rsid w:val="00CB56E8"/>
    <w:rsid w:val="00CB59EF"/>
    <w:rsid w:val="00CB5A36"/>
    <w:rsid w:val="00CB6012"/>
    <w:rsid w:val="00CB60B3"/>
    <w:rsid w:val="00CB629A"/>
    <w:rsid w:val="00CB6387"/>
    <w:rsid w:val="00CB67F8"/>
    <w:rsid w:val="00CB6BBC"/>
    <w:rsid w:val="00CB747D"/>
    <w:rsid w:val="00CB78E9"/>
    <w:rsid w:val="00CB7E9D"/>
    <w:rsid w:val="00CC020D"/>
    <w:rsid w:val="00CC0494"/>
    <w:rsid w:val="00CC0BCD"/>
    <w:rsid w:val="00CC1141"/>
    <w:rsid w:val="00CC12D5"/>
    <w:rsid w:val="00CC1A0B"/>
    <w:rsid w:val="00CC1C0B"/>
    <w:rsid w:val="00CC1E79"/>
    <w:rsid w:val="00CC32AB"/>
    <w:rsid w:val="00CC341D"/>
    <w:rsid w:val="00CC3914"/>
    <w:rsid w:val="00CC3EB4"/>
    <w:rsid w:val="00CC3EC4"/>
    <w:rsid w:val="00CC41FC"/>
    <w:rsid w:val="00CC4259"/>
    <w:rsid w:val="00CC46AA"/>
    <w:rsid w:val="00CC46F3"/>
    <w:rsid w:val="00CC495F"/>
    <w:rsid w:val="00CC4C6C"/>
    <w:rsid w:val="00CC4D7E"/>
    <w:rsid w:val="00CC4EC8"/>
    <w:rsid w:val="00CC5076"/>
    <w:rsid w:val="00CC542B"/>
    <w:rsid w:val="00CC54B4"/>
    <w:rsid w:val="00CC5CCD"/>
    <w:rsid w:val="00CC5F1B"/>
    <w:rsid w:val="00CC6090"/>
    <w:rsid w:val="00CC6BC6"/>
    <w:rsid w:val="00CC6E7F"/>
    <w:rsid w:val="00CC7268"/>
    <w:rsid w:val="00CC7465"/>
    <w:rsid w:val="00CC764B"/>
    <w:rsid w:val="00CC768B"/>
    <w:rsid w:val="00CC78C8"/>
    <w:rsid w:val="00CD00F5"/>
    <w:rsid w:val="00CD0440"/>
    <w:rsid w:val="00CD0AD0"/>
    <w:rsid w:val="00CD0B13"/>
    <w:rsid w:val="00CD0C5B"/>
    <w:rsid w:val="00CD0D1B"/>
    <w:rsid w:val="00CD13E9"/>
    <w:rsid w:val="00CD183E"/>
    <w:rsid w:val="00CD18CD"/>
    <w:rsid w:val="00CD1B88"/>
    <w:rsid w:val="00CD1C82"/>
    <w:rsid w:val="00CD23D9"/>
    <w:rsid w:val="00CD23EA"/>
    <w:rsid w:val="00CD2A98"/>
    <w:rsid w:val="00CD2CA8"/>
    <w:rsid w:val="00CD3609"/>
    <w:rsid w:val="00CD3BC0"/>
    <w:rsid w:val="00CD3D3F"/>
    <w:rsid w:val="00CD3F44"/>
    <w:rsid w:val="00CD40EB"/>
    <w:rsid w:val="00CD419A"/>
    <w:rsid w:val="00CD43F1"/>
    <w:rsid w:val="00CD44F5"/>
    <w:rsid w:val="00CD45A5"/>
    <w:rsid w:val="00CD466F"/>
    <w:rsid w:val="00CD4E63"/>
    <w:rsid w:val="00CD4EA1"/>
    <w:rsid w:val="00CD4F15"/>
    <w:rsid w:val="00CD5420"/>
    <w:rsid w:val="00CD5635"/>
    <w:rsid w:val="00CD5838"/>
    <w:rsid w:val="00CD5958"/>
    <w:rsid w:val="00CD59A8"/>
    <w:rsid w:val="00CD60E8"/>
    <w:rsid w:val="00CD62F8"/>
    <w:rsid w:val="00CD6479"/>
    <w:rsid w:val="00CD65F6"/>
    <w:rsid w:val="00CD6DC1"/>
    <w:rsid w:val="00CD70D2"/>
    <w:rsid w:val="00CD78B3"/>
    <w:rsid w:val="00CE00C4"/>
    <w:rsid w:val="00CE01C0"/>
    <w:rsid w:val="00CE02C8"/>
    <w:rsid w:val="00CE0AE0"/>
    <w:rsid w:val="00CE0EA6"/>
    <w:rsid w:val="00CE0F0E"/>
    <w:rsid w:val="00CE14F1"/>
    <w:rsid w:val="00CE1657"/>
    <w:rsid w:val="00CE248D"/>
    <w:rsid w:val="00CE2D8D"/>
    <w:rsid w:val="00CE361E"/>
    <w:rsid w:val="00CE37D1"/>
    <w:rsid w:val="00CE3AA0"/>
    <w:rsid w:val="00CE3B80"/>
    <w:rsid w:val="00CE3DAD"/>
    <w:rsid w:val="00CE40F5"/>
    <w:rsid w:val="00CE44D7"/>
    <w:rsid w:val="00CE4851"/>
    <w:rsid w:val="00CE4ED3"/>
    <w:rsid w:val="00CE4EEA"/>
    <w:rsid w:val="00CE51DF"/>
    <w:rsid w:val="00CE56F5"/>
    <w:rsid w:val="00CE620E"/>
    <w:rsid w:val="00CE6502"/>
    <w:rsid w:val="00CE70C8"/>
    <w:rsid w:val="00CE739C"/>
    <w:rsid w:val="00CE74B1"/>
    <w:rsid w:val="00CE787C"/>
    <w:rsid w:val="00CE7CFD"/>
    <w:rsid w:val="00CE7D41"/>
    <w:rsid w:val="00CE7E32"/>
    <w:rsid w:val="00CE7EB2"/>
    <w:rsid w:val="00CF01AF"/>
    <w:rsid w:val="00CF04D5"/>
    <w:rsid w:val="00CF0532"/>
    <w:rsid w:val="00CF071D"/>
    <w:rsid w:val="00CF0A2F"/>
    <w:rsid w:val="00CF0C2B"/>
    <w:rsid w:val="00CF0FCC"/>
    <w:rsid w:val="00CF115B"/>
    <w:rsid w:val="00CF163C"/>
    <w:rsid w:val="00CF1D02"/>
    <w:rsid w:val="00CF223C"/>
    <w:rsid w:val="00CF2C3D"/>
    <w:rsid w:val="00CF30C2"/>
    <w:rsid w:val="00CF30D4"/>
    <w:rsid w:val="00CF31F7"/>
    <w:rsid w:val="00CF3656"/>
    <w:rsid w:val="00CF36CF"/>
    <w:rsid w:val="00CF3773"/>
    <w:rsid w:val="00CF4572"/>
    <w:rsid w:val="00CF491F"/>
    <w:rsid w:val="00CF4A35"/>
    <w:rsid w:val="00CF4B2B"/>
    <w:rsid w:val="00CF5082"/>
    <w:rsid w:val="00CF533D"/>
    <w:rsid w:val="00CF57AD"/>
    <w:rsid w:val="00CF5D8F"/>
    <w:rsid w:val="00CF5E23"/>
    <w:rsid w:val="00CF6167"/>
    <w:rsid w:val="00CF6385"/>
    <w:rsid w:val="00CF6918"/>
    <w:rsid w:val="00CF6AB0"/>
    <w:rsid w:val="00CF7020"/>
    <w:rsid w:val="00CF7916"/>
    <w:rsid w:val="00CF7B20"/>
    <w:rsid w:val="00CF7E1E"/>
    <w:rsid w:val="00D000A7"/>
    <w:rsid w:val="00D000DA"/>
    <w:rsid w:val="00D00A10"/>
    <w:rsid w:val="00D00DB6"/>
    <w:rsid w:val="00D01088"/>
    <w:rsid w:val="00D01654"/>
    <w:rsid w:val="00D016D2"/>
    <w:rsid w:val="00D01BEE"/>
    <w:rsid w:val="00D01D30"/>
    <w:rsid w:val="00D01E0A"/>
    <w:rsid w:val="00D01E24"/>
    <w:rsid w:val="00D0209B"/>
    <w:rsid w:val="00D021A5"/>
    <w:rsid w:val="00D021D0"/>
    <w:rsid w:val="00D021E8"/>
    <w:rsid w:val="00D02C11"/>
    <w:rsid w:val="00D02DF7"/>
    <w:rsid w:val="00D02EB4"/>
    <w:rsid w:val="00D02F20"/>
    <w:rsid w:val="00D0318F"/>
    <w:rsid w:val="00D0385F"/>
    <w:rsid w:val="00D03A0C"/>
    <w:rsid w:val="00D0444B"/>
    <w:rsid w:val="00D04852"/>
    <w:rsid w:val="00D04AFA"/>
    <w:rsid w:val="00D04B56"/>
    <w:rsid w:val="00D04EBE"/>
    <w:rsid w:val="00D050C3"/>
    <w:rsid w:val="00D0553E"/>
    <w:rsid w:val="00D056A9"/>
    <w:rsid w:val="00D057BA"/>
    <w:rsid w:val="00D059A4"/>
    <w:rsid w:val="00D05C97"/>
    <w:rsid w:val="00D0633F"/>
    <w:rsid w:val="00D06995"/>
    <w:rsid w:val="00D06BFA"/>
    <w:rsid w:val="00D06EBF"/>
    <w:rsid w:val="00D06FA3"/>
    <w:rsid w:val="00D07020"/>
    <w:rsid w:val="00D076A9"/>
    <w:rsid w:val="00D07837"/>
    <w:rsid w:val="00D102A0"/>
    <w:rsid w:val="00D1068D"/>
    <w:rsid w:val="00D109F7"/>
    <w:rsid w:val="00D10DE0"/>
    <w:rsid w:val="00D10E36"/>
    <w:rsid w:val="00D11329"/>
    <w:rsid w:val="00D1149C"/>
    <w:rsid w:val="00D1150E"/>
    <w:rsid w:val="00D11C4B"/>
    <w:rsid w:val="00D11F73"/>
    <w:rsid w:val="00D1275A"/>
    <w:rsid w:val="00D13805"/>
    <w:rsid w:val="00D13997"/>
    <w:rsid w:val="00D144FC"/>
    <w:rsid w:val="00D1457E"/>
    <w:rsid w:val="00D14791"/>
    <w:rsid w:val="00D14973"/>
    <w:rsid w:val="00D14A02"/>
    <w:rsid w:val="00D14A66"/>
    <w:rsid w:val="00D15096"/>
    <w:rsid w:val="00D150CD"/>
    <w:rsid w:val="00D1568C"/>
    <w:rsid w:val="00D15A36"/>
    <w:rsid w:val="00D15A55"/>
    <w:rsid w:val="00D16414"/>
    <w:rsid w:val="00D16648"/>
    <w:rsid w:val="00D1667C"/>
    <w:rsid w:val="00D16875"/>
    <w:rsid w:val="00D168A5"/>
    <w:rsid w:val="00D172B5"/>
    <w:rsid w:val="00D17AC2"/>
    <w:rsid w:val="00D17FE4"/>
    <w:rsid w:val="00D20045"/>
    <w:rsid w:val="00D20319"/>
    <w:rsid w:val="00D203AE"/>
    <w:rsid w:val="00D206D9"/>
    <w:rsid w:val="00D20742"/>
    <w:rsid w:val="00D2090C"/>
    <w:rsid w:val="00D20965"/>
    <w:rsid w:val="00D21102"/>
    <w:rsid w:val="00D2132F"/>
    <w:rsid w:val="00D21582"/>
    <w:rsid w:val="00D21618"/>
    <w:rsid w:val="00D2188A"/>
    <w:rsid w:val="00D21AF7"/>
    <w:rsid w:val="00D2225C"/>
    <w:rsid w:val="00D22293"/>
    <w:rsid w:val="00D225CC"/>
    <w:rsid w:val="00D226F3"/>
    <w:rsid w:val="00D22986"/>
    <w:rsid w:val="00D2299E"/>
    <w:rsid w:val="00D22B97"/>
    <w:rsid w:val="00D22DA8"/>
    <w:rsid w:val="00D22E2D"/>
    <w:rsid w:val="00D2332F"/>
    <w:rsid w:val="00D233C4"/>
    <w:rsid w:val="00D2353E"/>
    <w:rsid w:val="00D23D48"/>
    <w:rsid w:val="00D2479B"/>
    <w:rsid w:val="00D24AD7"/>
    <w:rsid w:val="00D24AFE"/>
    <w:rsid w:val="00D24B7D"/>
    <w:rsid w:val="00D252F7"/>
    <w:rsid w:val="00D253A9"/>
    <w:rsid w:val="00D2552A"/>
    <w:rsid w:val="00D2585F"/>
    <w:rsid w:val="00D2592A"/>
    <w:rsid w:val="00D2604C"/>
    <w:rsid w:val="00D26056"/>
    <w:rsid w:val="00D2631D"/>
    <w:rsid w:val="00D2648C"/>
    <w:rsid w:val="00D267E9"/>
    <w:rsid w:val="00D2751A"/>
    <w:rsid w:val="00D27E6E"/>
    <w:rsid w:val="00D305F9"/>
    <w:rsid w:val="00D3083B"/>
    <w:rsid w:val="00D30C48"/>
    <w:rsid w:val="00D30CC6"/>
    <w:rsid w:val="00D30E1C"/>
    <w:rsid w:val="00D31849"/>
    <w:rsid w:val="00D31AEF"/>
    <w:rsid w:val="00D31C67"/>
    <w:rsid w:val="00D3256F"/>
    <w:rsid w:val="00D325A8"/>
    <w:rsid w:val="00D32992"/>
    <w:rsid w:val="00D32DF6"/>
    <w:rsid w:val="00D32E6B"/>
    <w:rsid w:val="00D3328A"/>
    <w:rsid w:val="00D336EE"/>
    <w:rsid w:val="00D34531"/>
    <w:rsid w:val="00D3456F"/>
    <w:rsid w:val="00D3477C"/>
    <w:rsid w:val="00D34A43"/>
    <w:rsid w:val="00D34C4B"/>
    <w:rsid w:val="00D34C66"/>
    <w:rsid w:val="00D34CE0"/>
    <w:rsid w:val="00D34D29"/>
    <w:rsid w:val="00D34D8B"/>
    <w:rsid w:val="00D34E54"/>
    <w:rsid w:val="00D34F8C"/>
    <w:rsid w:val="00D34FDC"/>
    <w:rsid w:val="00D35028"/>
    <w:rsid w:val="00D35235"/>
    <w:rsid w:val="00D35245"/>
    <w:rsid w:val="00D352C6"/>
    <w:rsid w:val="00D3554D"/>
    <w:rsid w:val="00D35828"/>
    <w:rsid w:val="00D3612C"/>
    <w:rsid w:val="00D36257"/>
    <w:rsid w:val="00D364EE"/>
    <w:rsid w:val="00D3674A"/>
    <w:rsid w:val="00D37121"/>
    <w:rsid w:val="00D3744E"/>
    <w:rsid w:val="00D3765A"/>
    <w:rsid w:val="00D37745"/>
    <w:rsid w:val="00D37A22"/>
    <w:rsid w:val="00D37BBE"/>
    <w:rsid w:val="00D40165"/>
    <w:rsid w:val="00D40EC8"/>
    <w:rsid w:val="00D4154C"/>
    <w:rsid w:val="00D41F0E"/>
    <w:rsid w:val="00D41FA5"/>
    <w:rsid w:val="00D425CE"/>
    <w:rsid w:val="00D42A0A"/>
    <w:rsid w:val="00D42B9B"/>
    <w:rsid w:val="00D42E3B"/>
    <w:rsid w:val="00D4366C"/>
    <w:rsid w:val="00D43BB2"/>
    <w:rsid w:val="00D43FAF"/>
    <w:rsid w:val="00D44114"/>
    <w:rsid w:val="00D44238"/>
    <w:rsid w:val="00D4426D"/>
    <w:rsid w:val="00D4449E"/>
    <w:rsid w:val="00D451BD"/>
    <w:rsid w:val="00D45542"/>
    <w:rsid w:val="00D455BE"/>
    <w:rsid w:val="00D45A64"/>
    <w:rsid w:val="00D4620E"/>
    <w:rsid w:val="00D463C3"/>
    <w:rsid w:val="00D464C8"/>
    <w:rsid w:val="00D46FA6"/>
    <w:rsid w:val="00D473CB"/>
    <w:rsid w:val="00D474D7"/>
    <w:rsid w:val="00D47805"/>
    <w:rsid w:val="00D47DF3"/>
    <w:rsid w:val="00D50305"/>
    <w:rsid w:val="00D506FA"/>
    <w:rsid w:val="00D50762"/>
    <w:rsid w:val="00D50D97"/>
    <w:rsid w:val="00D50F0A"/>
    <w:rsid w:val="00D511BB"/>
    <w:rsid w:val="00D518D3"/>
    <w:rsid w:val="00D5194F"/>
    <w:rsid w:val="00D51A60"/>
    <w:rsid w:val="00D51C09"/>
    <w:rsid w:val="00D522FA"/>
    <w:rsid w:val="00D52734"/>
    <w:rsid w:val="00D5282F"/>
    <w:rsid w:val="00D52C0E"/>
    <w:rsid w:val="00D52D02"/>
    <w:rsid w:val="00D52F5F"/>
    <w:rsid w:val="00D531AC"/>
    <w:rsid w:val="00D53262"/>
    <w:rsid w:val="00D53411"/>
    <w:rsid w:val="00D5347F"/>
    <w:rsid w:val="00D535A9"/>
    <w:rsid w:val="00D5365D"/>
    <w:rsid w:val="00D53B32"/>
    <w:rsid w:val="00D53C6F"/>
    <w:rsid w:val="00D53CD3"/>
    <w:rsid w:val="00D54271"/>
    <w:rsid w:val="00D54286"/>
    <w:rsid w:val="00D543CC"/>
    <w:rsid w:val="00D547D9"/>
    <w:rsid w:val="00D5485B"/>
    <w:rsid w:val="00D54F49"/>
    <w:rsid w:val="00D552CB"/>
    <w:rsid w:val="00D556FA"/>
    <w:rsid w:val="00D55798"/>
    <w:rsid w:val="00D5604D"/>
    <w:rsid w:val="00D56442"/>
    <w:rsid w:val="00D56741"/>
    <w:rsid w:val="00D5686F"/>
    <w:rsid w:val="00D56DB6"/>
    <w:rsid w:val="00D574D5"/>
    <w:rsid w:val="00D579C1"/>
    <w:rsid w:val="00D60145"/>
    <w:rsid w:val="00D6052B"/>
    <w:rsid w:val="00D607C1"/>
    <w:rsid w:val="00D608E5"/>
    <w:rsid w:val="00D60A81"/>
    <w:rsid w:val="00D60CBE"/>
    <w:rsid w:val="00D60FF5"/>
    <w:rsid w:val="00D617F8"/>
    <w:rsid w:val="00D61B11"/>
    <w:rsid w:val="00D61C88"/>
    <w:rsid w:val="00D61CAF"/>
    <w:rsid w:val="00D621FA"/>
    <w:rsid w:val="00D6224D"/>
    <w:rsid w:val="00D62CC9"/>
    <w:rsid w:val="00D62DF1"/>
    <w:rsid w:val="00D637B7"/>
    <w:rsid w:val="00D63A22"/>
    <w:rsid w:val="00D63CA3"/>
    <w:rsid w:val="00D63DC1"/>
    <w:rsid w:val="00D640FE"/>
    <w:rsid w:val="00D643DC"/>
    <w:rsid w:val="00D64606"/>
    <w:rsid w:val="00D64815"/>
    <w:rsid w:val="00D65353"/>
    <w:rsid w:val="00D6537C"/>
    <w:rsid w:val="00D654D0"/>
    <w:rsid w:val="00D65819"/>
    <w:rsid w:val="00D659B5"/>
    <w:rsid w:val="00D65C75"/>
    <w:rsid w:val="00D65EAA"/>
    <w:rsid w:val="00D66008"/>
    <w:rsid w:val="00D6601E"/>
    <w:rsid w:val="00D66268"/>
    <w:rsid w:val="00D66488"/>
    <w:rsid w:val="00D665BC"/>
    <w:rsid w:val="00D6677C"/>
    <w:rsid w:val="00D6680B"/>
    <w:rsid w:val="00D668A9"/>
    <w:rsid w:val="00D66B88"/>
    <w:rsid w:val="00D66E63"/>
    <w:rsid w:val="00D67270"/>
    <w:rsid w:val="00D6755D"/>
    <w:rsid w:val="00D67817"/>
    <w:rsid w:val="00D67C88"/>
    <w:rsid w:val="00D67EE8"/>
    <w:rsid w:val="00D67FF5"/>
    <w:rsid w:val="00D7012D"/>
    <w:rsid w:val="00D7076B"/>
    <w:rsid w:val="00D70A1C"/>
    <w:rsid w:val="00D70AB4"/>
    <w:rsid w:val="00D70ACA"/>
    <w:rsid w:val="00D70E01"/>
    <w:rsid w:val="00D710D3"/>
    <w:rsid w:val="00D71356"/>
    <w:rsid w:val="00D714F2"/>
    <w:rsid w:val="00D71C57"/>
    <w:rsid w:val="00D721AF"/>
    <w:rsid w:val="00D723D4"/>
    <w:rsid w:val="00D72557"/>
    <w:rsid w:val="00D72B84"/>
    <w:rsid w:val="00D72D49"/>
    <w:rsid w:val="00D72E65"/>
    <w:rsid w:val="00D73356"/>
    <w:rsid w:val="00D733AF"/>
    <w:rsid w:val="00D73919"/>
    <w:rsid w:val="00D739EA"/>
    <w:rsid w:val="00D73D06"/>
    <w:rsid w:val="00D73D2B"/>
    <w:rsid w:val="00D73D2C"/>
    <w:rsid w:val="00D7410E"/>
    <w:rsid w:val="00D741F8"/>
    <w:rsid w:val="00D74D8B"/>
    <w:rsid w:val="00D751FD"/>
    <w:rsid w:val="00D75742"/>
    <w:rsid w:val="00D75A17"/>
    <w:rsid w:val="00D75A2A"/>
    <w:rsid w:val="00D75A92"/>
    <w:rsid w:val="00D7658B"/>
    <w:rsid w:val="00D7664D"/>
    <w:rsid w:val="00D76CCC"/>
    <w:rsid w:val="00D7700F"/>
    <w:rsid w:val="00D775C5"/>
    <w:rsid w:val="00D776DC"/>
    <w:rsid w:val="00D777D5"/>
    <w:rsid w:val="00D7794A"/>
    <w:rsid w:val="00D8000D"/>
    <w:rsid w:val="00D800E8"/>
    <w:rsid w:val="00D8046A"/>
    <w:rsid w:val="00D80AC3"/>
    <w:rsid w:val="00D80B02"/>
    <w:rsid w:val="00D80E32"/>
    <w:rsid w:val="00D80F12"/>
    <w:rsid w:val="00D80FC0"/>
    <w:rsid w:val="00D81191"/>
    <w:rsid w:val="00D811F5"/>
    <w:rsid w:val="00D81266"/>
    <w:rsid w:val="00D8172C"/>
    <w:rsid w:val="00D81EA3"/>
    <w:rsid w:val="00D823CF"/>
    <w:rsid w:val="00D824A3"/>
    <w:rsid w:val="00D824C4"/>
    <w:rsid w:val="00D8252D"/>
    <w:rsid w:val="00D82907"/>
    <w:rsid w:val="00D829F5"/>
    <w:rsid w:val="00D837D8"/>
    <w:rsid w:val="00D837EF"/>
    <w:rsid w:val="00D83B51"/>
    <w:rsid w:val="00D83CDF"/>
    <w:rsid w:val="00D83D7A"/>
    <w:rsid w:val="00D84059"/>
    <w:rsid w:val="00D84358"/>
    <w:rsid w:val="00D848D8"/>
    <w:rsid w:val="00D849F2"/>
    <w:rsid w:val="00D84DCC"/>
    <w:rsid w:val="00D84FF8"/>
    <w:rsid w:val="00D84FFE"/>
    <w:rsid w:val="00D853AA"/>
    <w:rsid w:val="00D8555B"/>
    <w:rsid w:val="00D8579C"/>
    <w:rsid w:val="00D85A12"/>
    <w:rsid w:val="00D866E6"/>
    <w:rsid w:val="00D86C2D"/>
    <w:rsid w:val="00D875EF"/>
    <w:rsid w:val="00D877BF"/>
    <w:rsid w:val="00D87DF2"/>
    <w:rsid w:val="00D901A4"/>
    <w:rsid w:val="00D9069B"/>
    <w:rsid w:val="00D90896"/>
    <w:rsid w:val="00D90A72"/>
    <w:rsid w:val="00D917D8"/>
    <w:rsid w:val="00D91952"/>
    <w:rsid w:val="00D9199D"/>
    <w:rsid w:val="00D91AAA"/>
    <w:rsid w:val="00D91E8D"/>
    <w:rsid w:val="00D9219F"/>
    <w:rsid w:val="00D9255D"/>
    <w:rsid w:val="00D92AF5"/>
    <w:rsid w:val="00D9325F"/>
    <w:rsid w:val="00D93771"/>
    <w:rsid w:val="00D937E6"/>
    <w:rsid w:val="00D93B5A"/>
    <w:rsid w:val="00D93BDD"/>
    <w:rsid w:val="00D93D6D"/>
    <w:rsid w:val="00D93FCC"/>
    <w:rsid w:val="00D941F7"/>
    <w:rsid w:val="00D94466"/>
    <w:rsid w:val="00D9451A"/>
    <w:rsid w:val="00D947DB"/>
    <w:rsid w:val="00D947E3"/>
    <w:rsid w:val="00D94A96"/>
    <w:rsid w:val="00D94AFE"/>
    <w:rsid w:val="00D94BEB"/>
    <w:rsid w:val="00D9514B"/>
    <w:rsid w:val="00D95173"/>
    <w:rsid w:val="00D953E9"/>
    <w:rsid w:val="00D954DB"/>
    <w:rsid w:val="00D95655"/>
    <w:rsid w:val="00D956E3"/>
    <w:rsid w:val="00D95770"/>
    <w:rsid w:val="00D95CF0"/>
    <w:rsid w:val="00D968AF"/>
    <w:rsid w:val="00D969CE"/>
    <w:rsid w:val="00D96DB7"/>
    <w:rsid w:val="00D96F0D"/>
    <w:rsid w:val="00D97013"/>
    <w:rsid w:val="00D97832"/>
    <w:rsid w:val="00D97CCF"/>
    <w:rsid w:val="00DA034F"/>
    <w:rsid w:val="00DA038A"/>
    <w:rsid w:val="00DA0469"/>
    <w:rsid w:val="00DA0B08"/>
    <w:rsid w:val="00DA0C6B"/>
    <w:rsid w:val="00DA0E85"/>
    <w:rsid w:val="00DA0EA8"/>
    <w:rsid w:val="00DA161F"/>
    <w:rsid w:val="00DA174C"/>
    <w:rsid w:val="00DA1900"/>
    <w:rsid w:val="00DA1A9A"/>
    <w:rsid w:val="00DA1AED"/>
    <w:rsid w:val="00DA1CCE"/>
    <w:rsid w:val="00DA1CEF"/>
    <w:rsid w:val="00DA1E06"/>
    <w:rsid w:val="00DA1E73"/>
    <w:rsid w:val="00DA21CA"/>
    <w:rsid w:val="00DA21D2"/>
    <w:rsid w:val="00DA23C5"/>
    <w:rsid w:val="00DA24B1"/>
    <w:rsid w:val="00DA24BC"/>
    <w:rsid w:val="00DA25A2"/>
    <w:rsid w:val="00DA275B"/>
    <w:rsid w:val="00DA2E73"/>
    <w:rsid w:val="00DA3392"/>
    <w:rsid w:val="00DA3874"/>
    <w:rsid w:val="00DA38F5"/>
    <w:rsid w:val="00DA3CDD"/>
    <w:rsid w:val="00DA3D60"/>
    <w:rsid w:val="00DA55F8"/>
    <w:rsid w:val="00DA588D"/>
    <w:rsid w:val="00DA5A41"/>
    <w:rsid w:val="00DA5CA6"/>
    <w:rsid w:val="00DA6255"/>
    <w:rsid w:val="00DA63D4"/>
    <w:rsid w:val="00DA6557"/>
    <w:rsid w:val="00DA7046"/>
    <w:rsid w:val="00DA70E0"/>
    <w:rsid w:val="00DA72E0"/>
    <w:rsid w:val="00DA770C"/>
    <w:rsid w:val="00DA7CAB"/>
    <w:rsid w:val="00DB01DE"/>
    <w:rsid w:val="00DB01FB"/>
    <w:rsid w:val="00DB03C2"/>
    <w:rsid w:val="00DB0733"/>
    <w:rsid w:val="00DB0CD0"/>
    <w:rsid w:val="00DB0CF5"/>
    <w:rsid w:val="00DB1134"/>
    <w:rsid w:val="00DB122F"/>
    <w:rsid w:val="00DB12E9"/>
    <w:rsid w:val="00DB15C0"/>
    <w:rsid w:val="00DB170A"/>
    <w:rsid w:val="00DB175B"/>
    <w:rsid w:val="00DB181E"/>
    <w:rsid w:val="00DB185B"/>
    <w:rsid w:val="00DB1D61"/>
    <w:rsid w:val="00DB1FC7"/>
    <w:rsid w:val="00DB2091"/>
    <w:rsid w:val="00DB24A0"/>
    <w:rsid w:val="00DB2B14"/>
    <w:rsid w:val="00DB2CCF"/>
    <w:rsid w:val="00DB3236"/>
    <w:rsid w:val="00DB34E3"/>
    <w:rsid w:val="00DB358B"/>
    <w:rsid w:val="00DB3B61"/>
    <w:rsid w:val="00DB3DFE"/>
    <w:rsid w:val="00DB43C8"/>
    <w:rsid w:val="00DB4D7D"/>
    <w:rsid w:val="00DB4E40"/>
    <w:rsid w:val="00DB54EE"/>
    <w:rsid w:val="00DB5B59"/>
    <w:rsid w:val="00DB5D6B"/>
    <w:rsid w:val="00DB5EF1"/>
    <w:rsid w:val="00DB6189"/>
    <w:rsid w:val="00DB64EE"/>
    <w:rsid w:val="00DB6661"/>
    <w:rsid w:val="00DB66F8"/>
    <w:rsid w:val="00DB677D"/>
    <w:rsid w:val="00DB6E37"/>
    <w:rsid w:val="00DB6ED9"/>
    <w:rsid w:val="00DB78B0"/>
    <w:rsid w:val="00DB7B43"/>
    <w:rsid w:val="00DB7CF7"/>
    <w:rsid w:val="00DB7D75"/>
    <w:rsid w:val="00DB7ED9"/>
    <w:rsid w:val="00DB7EF3"/>
    <w:rsid w:val="00DC0227"/>
    <w:rsid w:val="00DC05F7"/>
    <w:rsid w:val="00DC063B"/>
    <w:rsid w:val="00DC0E4D"/>
    <w:rsid w:val="00DC1083"/>
    <w:rsid w:val="00DC1C62"/>
    <w:rsid w:val="00DC229E"/>
    <w:rsid w:val="00DC28A8"/>
    <w:rsid w:val="00DC2F9A"/>
    <w:rsid w:val="00DC32BF"/>
    <w:rsid w:val="00DC3455"/>
    <w:rsid w:val="00DC3F2A"/>
    <w:rsid w:val="00DC3F88"/>
    <w:rsid w:val="00DC4221"/>
    <w:rsid w:val="00DC43E1"/>
    <w:rsid w:val="00DC46D2"/>
    <w:rsid w:val="00DC4C79"/>
    <w:rsid w:val="00DC500A"/>
    <w:rsid w:val="00DC5EB7"/>
    <w:rsid w:val="00DC5F28"/>
    <w:rsid w:val="00DC6740"/>
    <w:rsid w:val="00DC6BC4"/>
    <w:rsid w:val="00DC6CA1"/>
    <w:rsid w:val="00DC6D54"/>
    <w:rsid w:val="00DC6E91"/>
    <w:rsid w:val="00DC7460"/>
    <w:rsid w:val="00DC79E7"/>
    <w:rsid w:val="00DD06F5"/>
    <w:rsid w:val="00DD093F"/>
    <w:rsid w:val="00DD0AAF"/>
    <w:rsid w:val="00DD0FB6"/>
    <w:rsid w:val="00DD189E"/>
    <w:rsid w:val="00DD18EE"/>
    <w:rsid w:val="00DD195E"/>
    <w:rsid w:val="00DD1C75"/>
    <w:rsid w:val="00DD1EBB"/>
    <w:rsid w:val="00DD2013"/>
    <w:rsid w:val="00DD2636"/>
    <w:rsid w:val="00DD26C9"/>
    <w:rsid w:val="00DD298B"/>
    <w:rsid w:val="00DD29DE"/>
    <w:rsid w:val="00DD2E72"/>
    <w:rsid w:val="00DD342F"/>
    <w:rsid w:val="00DD37E0"/>
    <w:rsid w:val="00DD3FE1"/>
    <w:rsid w:val="00DD40D0"/>
    <w:rsid w:val="00DD4103"/>
    <w:rsid w:val="00DD4467"/>
    <w:rsid w:val="00DD4B93"/>
    <w:rsid w:val="00DD590A"/>
    <w:rsid w:val="00DD59AD"/>
    <w:rsid w:val="00DD5B5D"/>
    <w:rsid w:val="00DD5BE2"/>
    <w:rsid w:val="00DD5CC5"/>
    <w:rsid w:val="00DD60EA"/>
    <w:rsid w:val="00DD691B"/>
    <w:rsid w:val="00DD6B9E"/>
    <w:rsid w:val="00DD6CBB"/>
    <w:rsid w:val="00DD6DE3"/>
    <w:rsid w:val="00DD6ED7"/>
    <w:rsid w:val="00DD7164"/>
    <w:rsid w:val="00DD72FB"/>
    <w:rsid w:val="00DD76C7"/>
    <w:rsid w:val="00DD77BF"/>
    <w:rsid w:val="00DD796B"/>
    <w:rsid w:val="00DD7FAA"/>
    <w:rsid w:val="00DE08AD"/>
    <w:rsid w:val="00DE0AC0"/>
    <w:rsid w:val="00DE0EBC"/>
    <w:rsid w:val="00DE1BF0"/>
    <w:rsid w:val="00DE1BF5"/>
    <w:rsid w:val="00DE1DC8"/>
    <w:rsid w:val="00DE2212"/>
    <w:rsid w:val="00DE2B94"/>
    <w:rsid w:val="00DE2DC1"/>
    <w:rsid w:val="00DE2E78"/>
    <w:rsid w:val="00DE335B"/>
    <w:rsid w:val="00DE360B"/>
    <w:rsid w:val="00DE36E7"/>
    <w:rsid w:val="00DE37FC"/>
    <w:rsid w:val="00DE3CF5"/>
    <w:rsid w:val="00DE3F97"/>
    <w:rsid w:val="00DE4186"/>
    <w:rsid w:val="00DE4227"/>
    <w:rsid w:val="00DE42DD"/>
    <w:rsid w:val="00DE4311"/>
    <w:rsid w:val="00DE43FF"/>
    <w:rsid w:val="00DE4651"/>
    <w:rsid w:val="00DE478D"/>
    <w:rsid w:val="00DE4853"/>
    <w:rsid w:val="00DE4896"/>
    <w:rsid w:val="00DE4A5C"/>
    <w:rsid w:val="00DE4DE1"/>
    <w:rsid w:val="00DE534B"/>
    <w:rsid w:val="00DE540A"/>
    <w:rsid w:val="00DE5848"/>
    <w:rsid w:val="00DE5980"/>
    <w:rsid w:val="00DE60A5"/>
    <w:rsid w:val="00DE60FB"/>
    <w:rsid w:val="00DE616C"/>
    <w:rsid w:val="00DE647D"/>
    <w:rsid w:val="00DE6753"/>
    <w:rsid w:val="00DE6A75"/>
    <w:rsid w:val="00DE6D51"/>
    <w:rsid w:val="00DE6E67"/>
    <w:rsid w:val="00DE734D"/>
    <w:rsid w:val="00DE75A2"/>
    <w:rsid w:val="00DF0149"/>
    <w:rsid w:val="00DF025B"/>
    <w:rsid w:val="00DF025D"/>
    <w:rsid w:val="00DF076F"/>
    <w:rsid w:val="00DF08F6"/>
    <w:rsid w:val="00DF0918"/>
    <w:rsid w:val="00DF0DEE"/>
    <w:rsid w:val="00DF14B3"/>
    <w:rsid w:val="00DF1604"/>
    <w:rsid w:val="00DF18C9"/>
    <w:rsid w:val="00DF1A0E"/>
    <w:rsid w:val="00DF1A9B"/>
    <w:rsid w:val="00DF210F"/>
    <w:rsid w:val="00DF2AD0"/>
    <w:rsid w:val="00DF2B9B"/>
    <w:rsid w:val="00DF2BBC"/>
    <w:rsid w:val="00DF2D29"/>
    <w:rsid w:val="00DF3789"/>
    <w:rsid w:val="00DF3A91"/>
    <w:rsid w:val="00DF4436"/>
    <w:rsid w:val="00DF46ED"/>
    <w:rsid w:val="00DF4857"/>
    <w:rsid w:val="00DF4BB3"/>
    <w:rsid w:val="00DF4C7E"/>
    <w:rsid w:val="00DF4D40"/>
    <w:rsid w:val="00DF4E40"/>
    <w:rsid w:val="00DF4EEF"/>
    <w:rsid w:val="00DF5E37"/>
    <w:rsid w:val="00DF6168"/>
    <w:rsid w:val="00DF6275"/>
    <w:rsid w:val="00DF684B"/>
    <w:rsid w:val="00DF6BA8"/>
    <w:rsid w:val="00DF76F5"/>
    <w:rsid w:val="00DF7C2E"/>
    <w:rsid w:val="00DF7D90"/>
    <w:rsid w:val="00DF7E33"/>
    <w:rsid w:val="00E001C6"/>
    <w:rsid w:val="00E00496"/>
    <w:rsid w:val="00E005C5"/>
    <w:rsid w:val="00E00735"/>
    <w:rsid w:val="00E00786"/>
    <w:rsid w:val="00E009FB"/>
    <w:rsid w:val="00E00E7A"/>
    <w:rsid w:val="00E00FC4"/>
    <w:rsid w:val="00E010BB"/>
    <w:rsid w:val="00E01142"/>
    <w:rsid w:val="00E0139E"/>
    <w:rsid w:val="00E0145F"/>
    <w:rsid w:val="00E0189C"/>
    <w:rsid w:val="00E01CBA"/>
    <w:rsid w:val="00E01D5E"/>
    <w:rsid w:val="00E02060"/>
    <w:rsid w:val="00E02612"/>
    <w:rsid w:val="00E02737"/>
    <w:rsid w:val="00E03062"/>
    <w:rsid w:val="00E0369F"/>
    <w:rsid w:val="00E0377F"/>
    <w:rsid w:val="00E039D7"/>
    <w:rsid w:val="00E03AB1"/>
    <w:rsid w:val="00E03BF9"/>
    <w:rsid w:val="00E03D9E"/>
    <w:rsid w:val="00E03DFC"/>
    <w:rsid w:val="00E043AB"/>
    <w:rsid w:val="00E04AE8"/>
    <w:rsid w:val="00E04B71"/>
    <w:rsid w:val="00E04C55"/>
    <w:rsid w:val="00E05168"/>
    <w:rsid w:val="00E05939"/>
    <w:rsid w:val="00E05A3E"/>
    <w:rsid w:val="00E05AF8"/>
    <w:rsid w:val="00E05FC6"/>
    <w:rsid w:val="00E061AB"/>
    <w:rsid w:val="00E06748"/>
    <w:rsid w:val="00E06801"/>
    <w:rsid w:val="00E06B3B"/>
    <w:rsid w:val="00E06D68"/>
    <w:rsid w:val="00E06F25"/>
    <w:rsid w:val="00E06FBF"/>
    <w:rsid w:val="00E072D4"/>
    <w:rsid w:val="00E072F4"/>
    <w:rsid w:val="00E073E2"/>
    <w:rsid w:val="00E07462"/>
    <w:rsid w:val="00E07563"/>
    <w:rsid w:val="00E075EA"/>
    <w:rsid w:val="00E07C02"/>
    <w:rsid w:val="00E07D5F"/>
    <w:rsid w:val="00E07FBE"/>
    <w:rsid w:val="00E1040E"/>
    <w:rsid w:val="00E10487"/>
    <w:rsid w:val="00E10742"/>
    <w:rsid w:val="00E1081D"/>
    <w:rsid w:val="00E108D3"/>
    <w:rsid w:val="00E10AF2"/>
    <w:rsid w:val="00E10EE0"/>
    <w:rsid w:val="00E10EFB"/>
    <w:rsid w:val="00E110C8"/>
    <w:rsid w:val="00E114B1"/>
    <w:rsid w:val="00E114EF"/>
    <w:rsid w:val="00E11882"/>
    <w:rsid w:val="00E11BEE"/>
    <w:rsid w:val="00E11CF8"/>
    <w:rsid w:val="00E1215E"/>
    <w:rsid w:val="00E121BC"/>
    <w:rsid w:val="00E1289F"/>
    <w:rsid w:val="00E128A3"/>
    <w:rsid w:val="00E128A8"/>
    <w:rsid w:val="00E12903"/>
    <w:rsid w:val="00E12BF2"/>
    <w:rsid w:val="00E12CF7"/>
    <w:rsid w:val="00E12DA0"/>
    <w:rsid w:val="00E13297"/>
    <w:rsid w:val="00E132EB"/>
    <w:rsid w:val="00E1353D"/>
    <w:rsid w:val="00E13A67"/>
    <w:rsid w:val="00E14012"/>
    <w:rsid w:val="00E14220"/>
    <w:rsid w:val="00E146B2"/>
    <w:rsid w:val="00E14BCE"/>
    <w:rsid w:val="00E14BE7"/>
    <w:rsid w:val="00E14DB7"/>
    <w:rsid w:val="00E15C83"/>
    <w:rsid w:val="00E15D8F"/>
    <w:rsid w:val="00E15F0E"/>
    <w:rsid w:val="00E16283"/>
    <w:rsid w:val="00E16358"/>
    <w:rsid w:val="00E16546"/>
    <w:rsid w:val="00E169A6"/>
    <w:rsid w:val="00E16B41"/>
    <w:rsid w:val="00E16DC4"/>
    <w:rsid w:val="00E16F5A"/>
    <w:rsid w:val="00E172EB"/>
    <w:rsid w:val="00E17393"/>
    <w:rsid w:val="00E17818"/>
    <w:rsid w:val="00E17B6C"/>
    <w:rsid w:val="00E17EA9"/>
    <w:rsid w:val="00E20229"/>
    <w:rsid w:val="00E204C0"/>
    <w:rsid w:val="00E2066B"/>
    <w:rsid w:val="00E20B51"/>
    <w:rsid w:val="00E20BB4"/>
    <w:rsid w:val="00E2117D"/>
    <w:rsid w:val="00E21509"/>
    <w:rsid w:val="00E21681"/>
    <w:rsid w:val="00E218B1"/>
    <w:rsid w:val="00E219AE"/>
    <w:rsid w:val="00E2238B"/>
    <w:rsid w:val="00E22CBE"/>
    <w:rsid w:val="00E22D91"/>
    <w:rsid w:val="00E22DEF"/>
    <w:rsid w:val="00E230A4"/>
    <w:rsid w:val="00E2324D"/>
    <w:rsid w:val="00E23389"/>
    <w:rsid w:val="00E235E9"/>
    <w:rsid w:val="00E23861"/>
    <w:rsid w:val="00E23A43"/>
    <w:rsid w:val="00E23BEE"/>
    <w:rsid w:val="00E23F1A"/>
    <w:rsid w:val="00E23F6D"/>
    <w:rsid w:val="00E24110"/>
    <w:rsid w:val="00E2450D"/>
    <w:rsid w:val="00E24EAE"/>
    <w:rsid w:val="00E24ED1"/>
    <w:rsid w:val="00E2541C"/>
    <w:rsid w:val="00E2547E"/>
    <w:rsid w:val="00E25EB7"/>
    <w:rsid w:val="00E26208"/>
    <w:rsid w:val="00E26673"/>
    <w:rsid w:val="00E26827"/>
    <w:rsid w:val="00E26909"/>
    <w:rsid w:val="00E26A77"/>
    <w:rsid w:val="00E26FBF"/>
    <w:rsid w:val="00E2728F"/>
    <w:rsid w:val="00E275F8"/>
    <w:rsid w:val="00E27CF3"/>
    <w:rsid w:val="00E27FB9"/>
    <w:rsid w:val="00E301C2"/>
    <w:rsid w:val="00E30350"/>
    <w:rsid w:val="00E307B5"/>
    <w:rsid w:val="00E30943"/>
    <w:rsid w:val="00E30A63"/>
    <w:rsid w:val="00E30ADB"/>
    <w:rsid w:val="00E30F4C"/>
    <w:rsid w:val="00E31071"/>
    <w:rsid w:val="00E310E9"/>
    <w:rsid w:val="00E31611"/>
    <w:rsid w:val="00E31648"/>
    <w:rsid w:val="00E3226A"/>
    <w:rsid w:val="00E32814"/>
    <w:rsid w:val="00E32BB6"/>
    <w:rsid w:val="00E32DF6"/>
    <w:rsid w:val="00E331EF"/>
    <w:rsid w:val="00E3347A"/>
    <w:rsid w:val="00E3377A"/>
    <w:rsid w:val="00E3418E"/>
    <w:rsid w:val="00E34717"/>
    <w:rsid w:val="00E34A37"/>
    <w:rsid w:val="00E34A76"/>
    <w:rsid w:val="00E34AE7"/>
    <w:rsid w:val="00E35978"/>
    <w:rsid w:val="00E359F3"/>
    <w:rsid w:val="00E35AC1"/>
    <w:rsid w:val="00E35D16"/>
    <w:rsid w:val="00E3624C"/>
    <w:rsid w:val="00E3647E"/>
    <w:rsid w:val="00E366F3"/>
    <w:rsid w:val="00E36952"/>
    <w:rsid w:val="00E370F2"/>
    <w:rsid w:val="00E377E8"/>
    <w:rsid w:val="00E37AC4"/>
    <w:rsid w:val="00E37DA9"/>
    <w:rsid w:val="00E40866"/>
    <w:rsid w:val="00E41647"/>
    <w:rsid w:val="00E41B50"/>
    <w:rsid w:val="00E41B83"/>
    <w:rsid w:val="00E420D9"/>
    <w:rsid w:val="00E421A2"/>
    <w:rsid w:val="00E4226D"/>
    <w:rsid w:val="00E42632"/>
    <w:rsid w:val="00E42D17"/>
    <w:rsid w:val="00E43275"/>
    <w:rsid w:val="00E435C2"/>
    <w:rsid w:val="00E43803"/>
    <w:rsid w:val="00E43AFF"/>
    <w:rsid w:val="00E43CE0"/>
    <w:rsid w:val="00E443EF"/>
    <w:rsid w:val="00E44636"/>
    <w:rsid w:val="00E44750"/>
    <w:rsid w:val="00E44AF1"/>
    <w:rsid w:val="00E44CB2"/>
    <w:rsid w:val="00E453AB"/>
    <w:rsid w:val="00E4572D"/>
    <w:rsid w:val="00E4585A"/>
    <w:rsid w:val="00E458AD"/>
    <w:rsid w:val="00E4591A"/>
    <w:rsid w:val="00E45A35"/>
    <w:rsid w:val="00E45A9B"/>
    <w:rsid w:val="00E45E2E"/>
    <w:rsid w:val="00E45E67"/>
    <w:rsid w:val="00E4609C"/>
    <w:rsid w:val="00E4615A"/>
    <w:rsid w:val="00E467E8"/>
    <w:rsid w:val="00E46DE3"/>
    <w:rsid w:val="00E4742D"/>
    <w:rsid w:val="00E4779B"/>
    <w:rsid w:val="00E477A2"/>
    <w:rsid w:val="00E477BA"/>
    <w:rsid w:val="00E4784F"/>
    <w:rsid w:val="00E47E8E"/>
    <w:rsid w:val="00E47F49"/>
    <w:rsid w:val="00E50198"/>
    <w:rsid w:val="00E503A3"/>
    <w:rsid w:val="00E504ED"/>
    <w:rsid w:val="00E50583"/>
    <w:rsid w:val="00E505E6"/>
    <w:rsid w:val="00E50A27"/>
    <w:rsid w:val="00E515EC"/>
    <w:rsid w:val="00E51657"/>
    <w:rsid w:val="00E51704"/>
    <w:rsid w:val="00E51FFD"/>
    <w:rsid w:val="00E52700"/>
    <w:rsid w:val="00E52A41"/>
    <w:rsid w:val="00E52B8B"/>
    <w:rsid w:val="00E52D6B"/>
    <w:rsid w:val="00E532CB"/>
    <w:rsid w:val="00E537AC"/>
    <w:rsid w:val="00E538A7"/>
    <w:rsid w:val="00E53CE7"/>
    <w:rsid w:val="00E54363"/>
    <w:rsid w:val="00E543FA"/>
    <w:rsid w:val="00E547D8"/>
    <w:rsid w:val="00E5486B"/>
    <w:rsid w:val="00E54B9C"/>
    <w:rsid w:val="00E555A5"/>
    <w:rsid w:val="00E55735"/>
    <w:rsid w:val="00E5573E"/>
    <w:rsid w:val="00E55758"/>
    <w:rsid w:val="00E55767"/>
    <w:rsid w:val="00E566AC"/>
    <w:rsid w:val="00E56CA4"/>
    <w:rsid w:val="00E5702E"/>
    <w:rsid w:val="00E57310"/>
    <w:rsid w:val="00E574EF"/>
    <w:rsid w:val="00E57571"/>
    <w:rsid w:val="00E60073"/>
    <w:rsid w:val="00E60122"/>
    <w:rsid w:val="00E607CC"/>
    <w:rsid w:val="00E60B59"/>
    <w:rsid w:val="00E60C2D"/>
    <w:rsid w:val="00E60FC6"/>
    <w:rsid w:val="00E6118D"/>
    <w:rsid w:val="00E612AE"/>
    <w:rsid w:val="00E61593"/>
    <w:rsid w:val="00E61E9F"/>
    <w:rsid w:val="00E61EC8"/>
    <w:rsid w:val="00E6271B"/>
    <w:rsid w:val="00E627A9"/>
    <w:rsid w:val="00E62A6A"/>
    <w:rsid w:val="00E62DFA"/>
    <w:rsid w:val="00E62FA1"/>
    <w:rsid w:val="00E62FFA"/>
    <w:rsid w:val="00E63324"/>
    <w:rsid w:val="00E637A7"/>
    <w:rsid w:val="00E63A0E"/>
    <w:rsid w:val="00E63B76"/>
    <w:rsid w:val="00E63D03"/>
    <w:rsid w:val="00E6422C"/>
    <w:rsid w:val="00E646E7"/>
    <w:rsid w:val="00E6480D"/>
    <w:rsid w:val="00E64836"/>
    <w:rsid w:val="00E64DE5"/>
    <w:rsid w:val="00E64E27"/>
    <w:rsid w:val="00E65C5C"/>
    <w:rsid w:val="00E65CB0"/>
    <w:rsid w:val="00E65D79"/>
    <w:rsid w:val="00E65D7B"/>
    <w:rsid w:val="00E66399"/>
    <w:rsid w:val="00E66C50"/>
    <w:rsid w:val="00E66D1C"/>
    <w:rsid w:val="00E66EC5"/>
    <w:rsid w:val="00E67133"/>
    <w:rsid w:val="00E6713B"/>
    <w:rsid w:val="00E67543"/>
    <w:rsid w:val="00E67939"/>
    <w:rsid w:val="00E67C32"/>
    <w:rsid w:val="00E7009B"/>
    <w:rsid w:val="00E7053D"/>
    <w:rsid w:val="00E70670"/>
    <w:rsid w:val="00E7092F"/>
    <w:rsid w:val="00E709AC"/>
    <w:rsid w:val="00E70AFC"/>
    <w:rsid w:val="00E713A0"/>
    <w:rsid w:val="00E7140E"/>
    <w:rsid w:val="00E71424"/>
    <w:rsid w:val="00E71A19"/>
    <w:rsid w:val="00E71CC5"/>
    <w:rsid w:val="00E721AA"/>
    <w:rsid w:val="00E72293"/>
    <w:rsid w:val="00E72424"/>
    <w:rsid w:val="00E72BE5"/>
    <w:rsid w:val="00E72C26"/>
    <w:rsid w:val="00E72D00"/>
    <w:rsid w:val="00E72EED"/>
    <w:rsid w:val="00E72FD4"/>
    <w:rsid w:val="00E72FE1"/>
    <w:rsid w:val="00E73551"/>
    <w:rsid w:val="00E73717"/>
    <w:rsid w:val="00E73A95"/>
    <w:rsid w:val="00E73BD1"/>
    <w:rsid w:val="00E743AF"/>
    <w:rsid w:val="00E74746"/>
    <w:rsid w:val="00E747C2"/>
    <w:rsid w:val="00E747C7"/>
    <w:rsid w:val="00E74D17"/>
    <w:rsid w:val="00E75042"/>
    <w:rsid w:val="00E7541E"/>
    <w:rsid w:val="00E75823"/>
    <w:rsid w:val="00E75CA1"/>
    <w:rsid w:val="00E760BA"/>
    <w:rsid w:val="00E7618F"/>
    <w:rsid w:val="00E7665D"/>
    <w:rsid w:val="00E766FC"/>
    <w:rsid w:val="00E76852"/>
    <w:rsid w:val="00E7685C"/>
    <w:rsid w:val="00E76D5D"/>
    <w:rsid w:val="00E76DCD"/>
    <w:rsid w:val="00E76E90"/>
    <w:rsid w:val="00E76EB2"/>
    <w:rsid w:val="00E77933"/>
    <w:rsid w:val="00E80178"/>
    <w:rsid w:val="00E806BB"/>
    <w:rsid w:val="00E80989"/>
    <w:rsid w:val="00E80BA7"/>
    <w:rsid w:val="00E810CA"/>
    <w:rsid w:val="00E81292"/>
    <w:rsid w:val="00E815C8"/>
    <w:rsid w:val="00E81837"/>
    <w:rsid w:val="00E81963"/>
    <w:rsid w:val="00E82673"/>
    <w:rsid w:val="00E82ADF"/>
    <w:rsid w:val="00E82AE9"/>
    <w:rsid w:val="00E82B5D"/>
    <w:rsid w:val="00E82C59"/>
    <w:rsid w:val="00E83877"/>
    <w:rsid w:val="00E83A63"/>
    <w:rsid w:val="00E83B52"/>
    <w:rsid w:val="00E83BC2"/>
    <w:rsid w:val="00E83C32"/>
    <w:rsid w:val="00E83F28"/>
    <w:rsid w:val="00E83F81"/>
    <w:rsid w:val="00E84784"/>
    <w:rsid w:val="00E84AB3"/>
    <w:rsid w:val="00E84DD8"/>
    <w:rsid w:val="00E852B5"/>
    <w:rsid w:val="00E852FB"/>
    <w:rsid w:val="00E8543D"/>
    <w:rsid w:val="00E8596A"/>
    <w:rsid w:val="00E85A53"/>
    <w:rsid w:val="00E85A57"/>
    <w:rsid w:val="00E85CAD"/>
    <w:rsid w:val="00E864B4"/>
    <w:rsid w:val="00E86671"/>
    <w:rsid w:val="00E86D96"/>
    <w:rsid w:val="00E86DA9"/>
    <w:rsid w:val="00E86F63"/>
    <w:rsid w:val="00E86FE9"/>
    <w:rsid w:val="00E8708C"/>
    <w:rsid w:val="00E87217"/>
    <w:rsid w:val="00E8732E"/>
    <w:rsid w:val="00E875E0"/>
    <w:rsid w:val="00E879D1"/>
    <w:rsid w:val="00E87C8C"/>
    <w:rsid w:val="00E87F50"/>
    <w:rsid w:val="00E87FC3"/>
    <w:rsid w:val="00E902AE"/>
    <w:rsid w:val="00E90832"/>
    <w:rsid w:val="00E90A00"/>
    <w:rsid w:val="00E90A0F"/>
    <w:rsid w:val="00E90BAC"/>
    <w:rsid w:val="00E9118B"/>
    <w:rsid w:val="00E9168F"/>
    <w:rsid w:val="00E9172D"/>
    <w:rsid w:val="00E91A1A"/>
    <w:rsid w:val="00E92064"/>
    <w:rsid w:val="00E923B7"/>
    <w:rsid w:val="00E928F6"/>
    <w:rsid w:val="00E92D98"/>
    <w:rsid w:val="00E9318A"/>
    <w:rsid w:val="00E9320F"/>
    <w:rsid w:val="00E938AB"/>
    <w:rsid w:val="00E93A1B"/>
    <w:rsid w:val="00E94066"/>
    <w:rsid w:val="00E94BF3"/>
    <w:rsid w:val="00E95501"/>
    <w:rsid w:val="00E956C8"/>
    <w:rsid w:val="00E95DB5"/>
    <w:rsid w:val="00E966A9"/>
    <w:rsid w:val="00E96BD6"/>
    <w:rsid w:val="00E97C7D"/>
    <w:rsid w:val="00E97C83"/>
    <w:rsid w:val="00EA04CC"/>
    <w:rsid w:val="00EA06CB"/>
    <w:rsid w:val="00EA0C2E"/>
    <w:rsid w:val="00EA10F8"/>
    <w:rsid w:val="00EA19CD"/>
    <w:rsid w:val="00EA21D7"/>
    <w:rsid w:val="00EA2305"/>
    <w:rsid w:val="00EA241D"/>
    <w:rsid w:val="00EA2585"/>
    <w:rsid w:val="00EA27E5"/>
    <w:rsid w:val="00EA2924"/>
    <w:rsid w:val="00EA2B02"/>
    <w:rsid w:val="00EA2B3D"/>
    <w:rsid w:val="00EA2E20"/>
    <w:rsid w:val="00EA2F31"/>
    <w:rsid w:val="00EA3733"/>
    <w:rsid w:val="00EA38B7"/>
    <w:rsid w:val="00EA3941"/>
    <w:rsid w:val="00EA3C7E"/>
    <w:rsid w:val="00EA3FD9"/>
    <w:rsid w:val="00EA4168"/>
    <w:rsid w:val="00EA41B2"/>
    <w:rsid w:val="00EA425B"/>
    <w:rsid w:val="00EA4299"/>
    <w:rsid w:val="00EA44E2"/>
    <w:rsid w:val="00EA46BA"/>
    <w:rsid w:val="00EA496B"/>
    <w:rsid w:val="00EA4BFA"/>
    <w:rsid w:val="00EA52C0"/>
    <w:rsid w:val="00EA568A"/>
    <w:rsid w:val="00EA569D"/>
    <w:rsid w:val="00EA5B49"/>
    <w:rsid w:val="00EA5C40"/>
    <w:rsid w:val="00EA5C9D"/>
    <w:rsid w:val="00EA5DB3"/>
    <w:rsid w:val="00EA6585"/>
    <w:rsid w:val="00EA6874"/>
    <w:rsid w:val="00EA7105"/>
    <w:rsid w:val="00EA7224"/>
    <w:rsid w:val="00EA7247"/>
    <w:rsid w:val="00EA73A2"/>
    <w:rsid w:val="00EA7C07"/>
    <w:rsid w:val="00EA7C1B"/>
    <w:rsid w:val="00EA7D09"/>
    <w:rsid w:val="00EB0367"/>
    <w:rsid w:val="00EB063D"/>
    <w:rsid w:val="00EB0E49"/>
    <w:rsid w:val="00EB0EEE"/>
    <w:rsid w:val="00EB1067"/>
    <w:rsid w:val="00EB13F5"/>
    <w:rsid w:val="00EB19B3"/>
    <w:rsid w:val="00EB1A76"/>
    <w:rsid w:val="00EB1EC7"/>
    <w:rsid w:val="00EB20E0"/>
    <w:rsid w:val="00EB2439"/>
    <w:rsid w:val="00EB246F"/>
    <w:rsid w:val="00EB2F58"/>
    <w:rsid w:val="00EB2F6A"/>
    <w:rsid w:val="00EB30BF"/>
    <w:rsid w:val="00EB3B7E"/>
    <w:rsid w:val="00EB4254"/>
    <w:rsid w:val="00EB43AC"/>
    <w:rsid w:val="00EB46E4"/>
    <w:rsid w:val="00EB4861"/>
    <w:rsid w:val="00EB52A8"/>
    <w:rsid w:val="00EB5330"/>
    <w:rsid w:val="00EB535D"/>
    <w:rsid w:val="00EB5A7F"/>
    <w:rsid w:val="00EB5C36"/>
    <w:rsid w:val="00EB61B0"/>
    <w:rsid w:val="00EB6CC3"/>
    <w:rsid w:val="00EB6E12"/>
    <w:rsid w:val="00EB75F8"/>
    <w:rsid w:val="00EB7845"/>
    <w:rsid w:val="00EB7C95"/>
    <w:rsid w:val="00EC0268"/>
    <w:rsid w:val="00EC045A"/>
    <w:rsid w:val="00EC0697"/>
    <w:rsid w:val="00EC06D8"/>
    <w:rsid w:val="00EC09B6"/>
    <w:rsid w:val="00EC0ADA"/>
    <w:rsid w:val="00EC0AFC"/>
    <w:rsid w:val="00EC1AF4"/>
    <w:rsid w:val="00EC1B5E"/>
    <w:rsid w:val="00EC1F62"/>
    <w:rsid w:val="00EC2050"/>
    <w:rsid w:val="00EC2814"/>
    <w:rsid w:val="00EC2B35"/>
    <w:rsid w:val="00EC2E9E"/>
    <w:rsid w:val="00EC309C"/>
    <w:rsid w:val="00EC359A"/>
    <w:rsid w:val="00EC36A1"/>
    <w:rsid w:val="00EC36F2"/>
    <w:rsid w:val="00EC3912"/>
    <w:rsid w:val="00EC3E8A"/>
    <w:rsid w:val="00EC4233"/>
    <w:rsid w:val="00EC439A"/>
    <w:rsid w:val="00EC4406"/>
    <w:rsid w:val="00EC458A"/>
    <w:rsid w:val="00EC4946"/>
    <w:rsid w:val="00EC4AAC"/>
    <w:rsid w:val="00EC4AD1"/>
    <w:rsid w:val="00EC4C0B"/>
    <w:rsid w:val="00EC54B1"/>
    <w:rsid w:val="00EC5F65"/>
    <w:rsid w:val="00EC5FF5"/>
    <w:rsid w:val="00EC60BC"/>
    <w:rsid w:val="00EC67CD"/>
    <w:rsid w:val="00EC6BCC"/>
    <w:rsid w:val="00EC6CCC"/>
    <w:rsid w:val="00EC6DD2"/>
    <w:rsid w:val="00EC7394"/>
    <w:rsid w:val="00EC745A"/>
    <w:rsid w:val="00EC74D8"/>
    <w:rsid w:val="00EC74F3"/>
    <w:rsid w:val="00EC77DD"/>
    <w:rsid w:val="00EC7943"/>
    <w:rsid w:val="00EC7E71"/>
    <w:rsid w:val="00ED038F"/>
    <w:rsid w:val="00ED090F"/>
    <w:rsid w:val="00ED09FA"/>
    <w:rsid w:val="00ED0B49"/>
    <w:rsid w:val="00ED0C84"/>
    <w:rsid w:val="00ED0CA8"/>
    <w:rsid w:val="00ED1670"/>
    <w:rsid w:val="00ED17B3"/>
    <w:rsid w:val="00ED1A05"/>
    <w:rsid w:val="00ED21FB"/>
    <w:rsid w:val="00ED2C7C"/>
    <w:rsid w:val="00ED35BC"/>
    <w:rsid w:val="00ED3888"/>
    <w:rsid w:val="00ED4562"/>
    <w:rsid w:val="00ED4788"/>
    <w:rsid w:val="00ED4CEF"/>
    <w:rsid w:val="00ED4ED4"/>
    <w:rsid w:val="00ED5739"/>
    <w:rsid w:val="00ED5ABF"/>
    <w:rsid w:val="00ED5DD1"/>
    <w:rsid w:val="00ED6457"/>
    <w:rsid w:val="00ED6550"/>
    <w:rsid w:val="00ED69BA"/>
    <w:rsid w:val="00ED6AC0"/>
    <w:rsid w:val="00ED6BC2"/>
    <w:rsid w:val="00ED6BCE"/>
    <w:rsid w:val="00ED6F4C"/>
    <w:rsid w:val="00ED73E1"/>
    <w:rsid w:val="00ED753D"/>
    <w:rsid w:val="00ED7550"/>
    <w:rsid w:val="00ED797E"/>
    <w:rsid w:val="00ED7A7A"/>
    <w:rsid w:val="00EE0859"/>
    <w:rsid w:val="00EE0D3A"/>
    <w:rsid w:val="00EE0EFF"/>
    <w:rsid w:val="00EE11C9"/>
    <w:rsid w:val="00EE16A2"/>
    <w:rsid w:val="00EE16C9"/>
    <w:rsid w:val="00EE1BA8"/>
    <w:rsid w:val="00EE2193"/>
    <w:rsid w:val="00EE22FF"/>
    <w:rsid w:val="00EE25B8"/>
    <w:rsid w:val="00EE2A58"/>
    <w:rsid w:val="00EE2CE6"/>
    <w:rsid w:val="00EE2DFB"/>
    <w:rsid w:val="00EE3117"/>
    <w:rsid w:val="00EE3A3E"/>
    <w:rsid w:val="00EE3CB9"/>
    <w:rsid w:val="00EE3CCE"/>
    <w:rsid w:val="00EE3D65"/>
    <w:rsid w:val="00EE4488"/>
    <w:rsid w:val="00EE45BC"/>
    <w:rsid w:val="00EE486A"/>
    <w:rsid w:val="00EE48D5"/>
    <w:rsid w:val="00EE4A93"/>
    <w:rsid w:val="00EE5025"/>
    <w:rsid w:val="00EE5915"/>
    <w:rsid w:val="00EE5947"/>
    <w:rsid w:val="00EE5E86"/>
    <w:rsid w:val="00EE5F6C"/>
    <w:rsid w:val="00EE5FFF"/>
    <w:rsid w:val="00EE67AE"/>
    <w:rsid w:val="00EE691A"/>
    <w:rsid w:val="00EE6ABE"/>
    <w:rsid w:val="00EE6B39"/>
    <w:rsid w:val="00EE6D43"/>
    <w:rsid w:val="00EE6E98"/>
    <w:rsid w:val="00EE7287"/>
    <w:rsid w:val="00EE785B"/>
    <w:rsid w:val="00EE78B2"/>
    <w:rsid w:val="00EE799A"/>
    <w:rsid w:val="00EE7BFF"/>
    <w:rsid w:val="00EE7D01"/>
    <w:rsid w:val="00EE7D05"/>
    <w:rsid w:val="00EE7F11"/>
    <w:rsid w:val="00EE7FBD"/>
    <w:rsid w:val="00EE7FD7"/>
    <w:rsid w:val="00EF00B0"/>
    <w:rsid w:val="00EF08B6"/>
    <w:rsid w:val="00EF09AF"/>
    <w:rsid w:val="00EF0BF0"/>
    <w:rsid w:val="00EF0BFA"/>
    <w:rsid w:val="00EF0CE0"/>
    <w:rsid w:val="00EF11B4"/>
    <w:rsid w:val="00EF12F9"/>
    <w:rsid w:val="00EF1403"/>
    <w:rsid w:val="00EF153B"/>
    <w:rsid w:val="00EF1625"/>
    <w:rsid w:val="00EF1723"/>
    <w:rsid w:val="00EF1804"/>
    <w:rsid w:val="00EF1E6B"/>
    <w:rsid w:val="00EF1E8D"/>
    <w:rsid w:val="00EF2507"/>
    <w:rsid w:val="00EF25B1"/>
    <w:rsid w:val="00EF2958"/>
    <w:rsid w:val="00EF2C1B"/>
    <w:rsid w:val="00EF2E1A"/>
    <w:rsid w:val="00EF339B"/>
    <w:rsid w:val="00EF34BA"/>
    <w:rsid w:val="00EF3AB9"/>
    <w:rsid w:val="00EF3CF1"/>
    <w:rsid w:val="00EF3F39"/>
    <w:rsid w:val="00EF44FC"/>
    <w:rsid w:val="00EF4646"/>
    <w:rsid w:val="00EF4819"/>
    <w:rsid w:val="00EF4E87"/>
    <w:rsid w:val="00EF4FF8"/>
    <w:rsid w:val="00EF5869"/>
    <w:rsid w:val="00EF5A77"/>
    <w:rsid w:val="00EF5C27"/>
    <w:rsid w:val="00EF5FB7"/>
    <w:rsid w:val="00EF5FFD"/>
    <w:rsid w:val="00EF6480"/>
    <w:rsid w:val="00EF6710"/>
    <w:rsid w:val="00EF6730"/>
    <w:rsid w:val="00EF6C62"/>
    <w:rsid w:val="00EF6F64"/>
    <w:rsid w:val="00EF6FFB"/>
    <w:rsid w:val="00EF748C"/>
    <w:rsid w:val="00EF78A2"/>
    <w:rsid w:val="00EF79F3"/>
    <w:rsid w:val="00EF7AA2"/>
    <w:rsid w:val="00EF7DCB"/>
    <w:rsid w:val="00EF7EDA"/>
    <w:rsid w:val="00F0034D"/>
    <w:rsid w:val="00F0036D"/>
    <w:rsid w:val="00F006B0"/>
    <w:rsid w:val="00F008B5"/>
    <w:rsid w:val="00F019CC"/>
    <w:rsid w:val="00F02102"/>
    <w:rsid w:val="00F02403"/>
    <w:rsid w:val="00F024D3"/>
    <w:rsid w:val="00F025C7"/>
    <w:rsid w:val="00F0277E"/>
    <w:rsid w:val="00F02D2E"/>
    <w:rsid w:val="00F02E6A"/>
    <w:rsid w:val="00F030C1"/>
    <w:rsid w:val="00F03751"/>
    <w:rsid w:val="00F03A4F"/>
    <w:rsid w:val="00F03D3C"/>
    <w:rsid w:val="00F03E04"/>
    <w:rsid w:val="00F043A1"/>
    <w:rsid w:val="00F04452"/>
    <w:rsid w:val="00F047F9"/>
    <w:rsid w:val="00F04F5D"/>
    <w:rsid w:val="00F05112"/>
    <w:rsid w:val="00F052DB"/>
    <w:rsid w:val="00F053EF"/>
    <w:rsid w:val="00F054D1"/>
    <w:rsid w:val="00F05629"/>
    <w:rsid w:val="00F0570B"/>
    <w:rsid w:val="00F0603D"/>
    <w:rsid w:val="00F06137"/>
    <w:rsid w:val="00F06291"/>
    <w:rsid w:val="00F06645"/>
    <w:rsid w:val="00F06668"/>
    <w:rsid w:val="00F067CA"/>
    <w:rsid w:val="00F0694D"/>
    <w:rsid w:val="00F076C2"/>
    <w:rsid w:val="00F07AA1"/>
    <w:rsid w:val="00F07CB3"/>
    <w:rsid w:val="00F07D05"/>
    <w:rsid w:val="00F07F31"/>
    <w:rsid w:val="00F07FB8"/>
    <w:rsid w:val="00F10130"/>
    <w:rsid w:val="00F10728"/>
    <w:rsid w:val="00F10AA3"/>
    <w:rsid w:val="00F10B33"/>
    <w:rsid w:val="00F1104C"/>
    <w:rsid w:val="00F111A5"/>
    <w:rsid w:val="00F1132B"/>
    <w:rsid w:val="00F113F1"/>
    <w:rsid w:val="00F116BD"/>
    <w:rsid w:val="00F118A7"/>
    <w:rsid w:val="00F119BC"/>
    <w:rsid w:val="00F11D6D"/>
    <w:rsid w:val="00F12468"/>
    <w:rsid w:val="00F124EE"/>
    <w:rsid w:val="00F1288C"/>
    <w:rsid w:val="00F129E8"/>
    <w:rsid w:val="00F12C5F"/>
    <w:rsid w:val="00F12CFA"/>
    <w:rsid w:val="00F12F42"/>
    <w:rsid w:val="00F1300F"/>
    <w:rsid w:val="00F130B9"/>
    <w:rsid w:val="00F13729"/>
    <w:rsid w:val="00F13AA0"/>
    <w:rsid w:val="00F13B46"/>
    <w:rsid w:val="00F13C7C"/>
    <w:rsid w:val="00F1426B"/>
    <w:rsid w:val="00F1451E"/>
    <w:rsid w:val="00F145A7"/>
    <w:rsid w:val="00F14A58"/>
    <w:rsid w:val="00F14AEE"/>
    <w:rsid w:val="00F14CDC"/>
    <w:rsid w:val="00F14ECC"/>
    <w:rsid w:val="00F154C6"/>
    <w:rsid w:val="00F15653"/>
    <w:rsid w:val="00F15677"/>
    <w:rsid w:val="00F15E46"/>
    <w:rsid w:val="00F15F4A"/>
    <w:rsid w:val="00F16169"/>
    <w:rsid w:val="00F1634D"/>
    <w:rsid w:val="00F1670C"/>
    <w:rsid w:val="00F16935"/>
    <w:rsid w:val="00F16AE2"/>
    <w:rsid w:val="00F16CB8"/>
    <w:rsid w:val="00F171F7"/>
    <w:rsid w:val="00F171FD"/>
    <w:rsid w:val="00F17B24"/>
    <w:rsid w:val="00F17B7F"/>
    <w:rsid w:val="00F17F13"/>
    <w:rsid w:val="00F17F1C"/>
    <w:rsid w:val="00F203C7"/>
    <w:rsid w:val="00F203FC"/>
    <w:rsid w:val="00F206D3"/>
    <w:rsid w:val="00F213D4"/>
    <w:rsid w:val="00F217F9"/>
    <w:rsid w:val="00F218C0"/>
    <w:rsid w:val="00F21930"/>
    <w:rsid w:val="00F21C6D"/>
    <w:rsid w:val="00F220F9"/>
    <w:rsid w:val="00F22184"/>
    <w:rsid w:val="00F225B3"/>
    <w:rsid w:val="00F229AB"/>
    <w:rsid w:val="00F22D01"/>
    <w:rsid w:val="00F230CD"/>
    <w:rsid w:val="00F23A6C"/>
    <w:rsid w:val="00F23AAF"/>
    <w:rsid w:val="00F23BD1"/>
    <w:rsid w:val="00F23DAD"/>
    <w:rsid w:val="00F23ED2"/>
    <w:rsid w:val="00F242EB"/>
    <w:rsid w:val="00F24673"/>
    <w:rsid w:val="00F248EC"/>
    <w:rsid w:val="00F24F44"/>
    <w:rsid w:val="00F2602F"/>
    <w:rsid w:val="00F26058"/>
    <w:rsid w:val="00F263DF"/>
    <w:rsid w:val="00F268E5"/>
    <w:rsid w:val="00F27158"/>
    <w:rsid w:val="00F272FE"/>
    <w:rsid w:val="00F276E8"/>
    <w:rsid w:val="00F30169"/>
    <w:rsid w:val="00F3024D"/>
    <w:rsid w:val="00F30542"/>
    <w:rsid w:val="00F30806"/>
    <w:rsid w:val="00F30FB6"/>
    <w:rsid w:val="00F314E2"/>
    <w:rsid w:val="00F3160A"/>
    <w:rsid w:val="00F3167A"/>
    <w:rsid w:val="00F31772"/>
    <w:rsid w:val="00F31CB2"/>
    <w:rsid w:val="00F31F47"/>
    <w:rsid w:val="00F321C8"/>
    <w:rsid w:val="00F329AE"/>
    <w:rsid w:val="00F32E7C"/>
    <w:rsid w:val="00F32F1C"/>
    <w:rsid w:val="00F3348F"/>
    <w:rsid w:val="00F335BA"/>
    <w:rsid w:val="00F34BF8"/>
    <w:rsid w:val="00F34D39"/>
    <w:rsid w:val="00F351B7"/>
    <w:rsid w:val="00F3568A"/>
    <w:rsid w:val="00F356D8"/>
    <w:rsid w:val="00F35711"/>
    <w:rsid w:val="00F35BC1"/>
    <w:rsid w:val="00F35E7A"/>
    <w:rsid w:val="00F365D6"/>
    <w:rsid w:val="00F3753C"/>
    <w:rsid w:val="00F37C8E"/>
    <w:rsid w:val="00F37E15"/>
    <w:rsid w:val="00F37F35"/>
    <w:rsid w:val="00F37F92"/>
    <w:rsid w:val="00F4139C"/>
    <w:rsid w:val="00F413ED"/>
    <w:rsid w:val="00F41E4C"/>
    <w:rsid w:val="00F42093"/>
    <w:rsid w:val="00F420F9"/>
    <w:rsid w:val="00F4260B"/>
    <w:rsid w:val="00F42759"/>
    <w:rsid w:val="00F42854"/>
    <w:rsid w:val="00F42C8B"/>
    <w:rsid w:val="00F42DB9"/>
    <w:rsid w:val="00F43A1B"/>
    <w:rsid w:val="00F43ACA"/>
    <w:rsid w:val="00F43B49"/>
    <w:rsid w:val="00F43D5B"/>
    <w:rsid w:val="00F43E6F"/>
    <w:rsid w:val="00F44261"/>
    <w:rsid w:val="00F443EE"/>
    <w:rsid w:val="00F4498A"/>
    <w:rsid w:val="00F44AC0"/>
    <w:rsid w:val="00F44E5D"/>
    <w:rsid w:val="00F44F94"/>
    <w:rsid w:val="00F458D2"/>
    <w:rsid w:val="00F459B4"/>
    <w:rsid w:val="00F45A04"/>
    <w:rsid w:val="00F45CA1"/>
    <w:rsid w:val="00F46061"/>
    <w:rsid w:val="00F461CB"/>
    <w:rsid w:val="00F46367"/>
    <w:rsid w:val="00F463D9"/>
    <w:rsid w:val="00F4678E"/>
    <w:rsid w:val="00F46854"/>
    <w:rsid w:val="00F4692D"/>
    <w:rsid w:val="00F46B1E"/>
    <w:rsid w:val="00F46D0F"/>
    <w:rsid w:val="00F46D74"/>
    <w:rsid w:val="00F46FC7"/>
    <w:rsid w:val="00F47201"/>
    <w:rsid w:val="00F472C8"/>
    <w:rsid w:val="00F47565"/>
    <w:rsid w:val="00F47A16"/>
    <w:rsid w:val="00F509E5"/>
    <w:rsid w:val="00F50A6A"/>
    <w:rsid w:val="00F50F0F"/>
    <w:rsid w:val="00F523DF"/>
    <w:rsid w:val="00F5252D"/>
    <w:rsid w:val="00F528F5"/>
    <w:rsid w:val="00F53476"/>
    <w:rsid w:val="00F53AD3"/>
    <w:rsid w:val="00F53E59"/>
    <w:rsid w:val="00F53ED5"/>
    <w:rsid w:val="00F540F9"/>
    <w:rsid w:val="00F542B4"/>
    <w:rsid w:val="00F543F5"/>
    <w:rsid w:val="00F545C4"/>
    <w:rsid w:val="00F545C8"/>
    <w:rsid w:val="00F54E38"/>
    <w:rsid w:val="00F54F33"/>
    <w:rsid w:val="00F553DA"/>
    <w:rsid w:val="00F5576D"/>
    <w:rsid w:val="00F55BEB"/>
    <w:rsid w:val="00F56059"/>
    <w:rsid w:val="00F5624A"/>
    <w:rsid w:val="00F56581"/>
    <w:rsid w:val="00F56606"/>
    <w:rsid w:val="00F56614"/>
    <w:rsid w:val="00F56AB6"/>
    <w:rsid w:val="00F60043"/>
    <w:rsid w:val="00F60303"/>
    <w:rsid w:val="00F603BA"/>
    <w:rsid w:val="00F6050A"/>
    <w:rsid w:val="00F60A46"/>
    <w:rsid w:val="00F60BDD"/>
    <w:rsid w:val="00F61002"/>
    <w:rsid w:val="00F61145"/>
    <w:rsid w:val="00F6193D"/>
    <w:rsid w:val="00F61D78"/>
    <w:rsid w:val="00F61E54"/>
    <w:rsid w:val="00F61EFA"/>
    <w:rsid w:val="00F61F53"/>
    <w:rsid w:val="00F61FBC"/>
    <w:rsid w:val="00F61FC1"/>
    <w:rsid w:val="00F621F5"/>
    <w:rsid w:val="00F6255E"/>
    <w:rsid w:val="00F627B6"/>
    <w:rsid w:val="00F628EC"/>
    <w:rsid w:val="00F62C1F"/>
    <w:rsid w:val="00F62D88"/>
    <w:rsid w:val="00F63465"/>
    <w:rsid w:val="00F636FF"/>
    <w:rsid w:val="00F63891"/>
    <w:rsid w:val="00F63CD8"/>
    <w:rsid w:val="00F6432A"/>
    <w:rsid w:val="00F643B7"/>
    <w:rsid w:val="00F6463E"/>
    <w:rsid w:val="00F64B17"/>
    <w:rsid w:val="00F64C11"/>
    <w:rsid w:val="00F64E83"/>
    <w:rsid w:val="00F658A1"/>
    <w:rsid w:val="00F65ADD"/>
    <w:rsid w:val="00F65BE7"/>
    <w:rsid w:val="00F65F53"/>
    <w:rsid w:val="00F6600F"/>
    <w:rsid w:val="00F66066"/>
    <w:rsid w:val="00F661FF"/>
    <w:rsid w:val="00F663CA"/>
    <w:rsid w:val="00F66630"/>
    <w:rsid w:val="00F667FB"/>
    <w:rsid w:val="00F66898"/>
    <w:rsid w:val="00F6695C"/>
    <w:rsid w:val="00F66E18"/>
    <w:rsid w:val="00F66F4D"/>
    <w:rsid w:val="00F67289"/>
    <w:rsid w:val="00F672E8"/>
    <w:rsid w:val="00F67380"/>
    <w:rsid w:val="00F67447"/>
    <w:rsid w:val="00F6744C"/>
    <w:rsid w:val="00F67AFC"/>
    <w:rsid w:val="00F67E14"/>
    <w:rsid w:val="00F67FBC"/>
    <w:rsid w:val="00F700F3"/>
    <w:rsid w:val="00F704A7"/>
    <w:rsid w:val="00F70671"/>
    <w:rsid w:val="00F7075E"/>
    <w:rsid w:val="00F708A0"/>
    <w:rsid w:val="00F708D8"/>
    <w:rsid w:val="00F70CD4"/>
    <w:rsid w:val="00F71325"/>
    <w:rsid w:val="00F71752"/>
    <w:rsid w:val="00F717FA"/>
    <w:rsid w:val="00F7198A"/>
    <w:rsid w:val="00F71BBF"/>
    <w:rsid w:val="00F72342"/>
    <w:rsid w:val="00F724DE"/>
    <w:rsid w:val="00F724F5"/>
    <w:rsid w:val="00F727E8"/>
    <w:rsid w:val="00F728CF"/>
    <w:rsid w:val="00F72E90"/>
    <w:rsid w:val="00F73600"/>
    <w:rsid w:val="00F73B65"/>
    <w:rsid w:val="00F73C78"/>
    <w:rsid w:val="00F73DBA"/>
    <w:rsid w:val="00F73E6D"/>
    <w:rsid w:val="00F7404C"/>
    <w:rsid w:val="00F745FC"/>
    <w:rsid w:val="00F7492F"/>
    <w:rsid w:val="00F74D92"/>
    <w:rsid w:val="00F74FB6"/>
    <w:rsid w:val="00F7524F"/>
    <w:rsid w:val="00F75CD0"/>
    <w:rsid w:val="00F75D40"/>
    <w:rsid w:val="00F762FD"/>
    <w:rsid w:val="00F76D83"/>
    <w:rsid w:val="00F77022"/>
    <w:rsid w:val="00F77387"/>
    <w:rsid w:val="00F773A1"/>
    <w:rsid w:val="00F773A3"/>
    <w:rsid w:val="00F77B3B"/>
    <w:rsid w:val="00F77BBA"/>
    <w:rsid w:val="00F806BA"/>
    <w:rsid w:val="00F80A25"/>
    <w:rsid w:val="00F80BED"/>
    <w:rsid w:val="00F80FDC"/>
    <w:rsid w:val="00F81265"/>
    <w:rsid w:val="00F813AB"/>
    <w:rsid w:val="00F82772"/>
    <w:rsid w:val="00F82961"/>
    <w:rsid w:val="00F82B0F"/>
    <w:rsid w:val="00F82CC8"/>
    <w:rsid w:val="00F82E04"/>
    <w:rsid w:val="00F83037"/>
    <w:rsid w:val="00F8325C"/>
    <w:rsid w:val="00F8371C"/>
    <w:rsid w:val="00F8374A"/>
    <w:rsid w:val="00F8405B"/>
    <w:rsid w:val="00F84554"/>
    <w:rsid w:val="00F846FC"/>
    <w:rsid w:val="00F84945"/>
    <w:rsid w:val="00F84B87"/>
    <w:rsid w:val="00F84E39"/>
    <w:rsid w:val="00F855F8"/>
    <w:rsid w:val="00F85717"/>
    <w:rsid w:val="00F859C9"/>
    <w:rsid w:val="00F85EC5"/>
    <w:rsid w:val="00F86510"/>
    <w:rsid w:val="00F86D27"/>
    <w:rsid w:val="00F86D46"/>
    <w:rsid w:val="00F872A7"/>
    <w:rsid w:val="00F8770D"/>
    <w:rsid w:val="00F8777D"/>
    <w:rsid w:val="00F877FE"/>
    <w:rsid w:val="00F87886"/>
    <w:rsid w:val="00F87978"/>
    <w:rsid w:val="00F90347"/>
    <w:rsid w:val="00F90587"/>
    <w:rsid w:val="00F90723"/>
    <w:rsid w:val="00F907D1"/>
    <w:rsid w:val="00F90CBA"/>
    <w:rsid w:val="00F90EA4"/>
    <w:rsid w:val="00F91295"/>
    <w:rsid w:val="00F91393"/>
    <w:rsid w:val="00F91916"/>
    <w:rsid w:val="00F91A1B"/>
    <w:rsid w:val="00F91C1C"/>
    <w:rsid w:val="00F9204D"/>
    <w:rsid w:val="00F924F5"/>
    <w:rsid w:val="00F92BFB"/>
    <w:rsid w:val="00F92C88"/>
    <w:rsid w:val="00F92DBE"/>
    <w:rsid w:val="00F92E61"/>
    <w:rsid w:val="00F93006"/>
    <w:rsid w:val="00F930BD"/>
    <w:rsid w:val="00F9312C"/>
    <w:rsid w:val="00F93498"/>
    <w:rsid w:val="00F9401B"/>
    <w:rsid w:val="00F9421E"/>
    <w:rsid w:val="00F94230"/>
    <w:rsid w:val="00F94532"/>
    <w:rsid w:val="00F946E2"/>
    <w:rsid w:val="00F94947"/>
    <w:rsid w:val="00F949D5"/>
    <w:rsid w:val="00F949F0"/>
    <w:rsid w:val="00F94C6E"/>
    <w:rsid w:val="00F94E7B"/>
    <w:rsid w:val="00F94E9B"/>
    <w:rsid w:val="00F95EA1"/>
    <w:rsid w:val="00F96014"/>
    <w:rsid w:val="00F96127"/>
    <w:rsid w:val="00F96512"/>
    <w:rsid w:val="00F9676A"/>
    <w:rsid w:val="00F96835"/>
    <w:rsid w:val="00F97113"/>
    <w:rsid w:val="00F9751B"/>
    <w:rsid w:val="00F976F9"/>
    <w:rsid w:val="00F977C8"/>
    <w:rsid w:val="00F978F3"/>
    <w:rsid w:val="00F97A0D"/>
    <w:rsid w:val="00FA048E"/>
    <w:rsid w:val="00FA06FC"/>
    <w:rsid w:val="00FA0B3D"/>
    <w:rsid w:val="00FA0F53"/>
    <w:rsid w:val="00FA1261"/>
    <w:rsid w:val="00FA175E"/>
    <w:rsid w:val="00FA18F1"/>
    <w:rsid w:val="00FA1C5B"/>
    <w:rsid w:val="00FA206A"/>
    <w:rsid w:val="00FA2336"/>
    <w:rsid w:val="00FA2791"/>
    <w:rsid w:val="00FA2880"/>
    <w:rsid w:val="00FA28BA"/>
    <w:rsid w:val="00FA2A43"/>
    <w:rsid w:val="00FA2DDB"/>
    <w:rsid w:val="00FA30B6"/>
    <w:rsid w:val="00FA3131"/>
    <w:rsid w:val="00FA3208"/>
    <w:rsid w:val="00FA329A"/>
    <w:rsid w:val="00FA364B"/>
    <w:rsid w:val="00FA373B"/>
    <w:rsid w:val="00FA3B98"/>
    <w:rsid w:val="00FA3EB7"/>
    <w:rsid w:val="00FA3FA8"/>
    <w:rsid w:val="00FA4D1F"/>
    <w:rsid w:val="00FA4F7B"/>
    <w:rsid w:val="00FA5529"/>
    <w:rsid w:val="00FA5A99"/>
    <w:rsid w:val="00FA5BCC"/>
    <w:rsid w:val="00FA5C32"/>
    <w:rsid w:val="00FA5D23"/>
    <w:rsid w:val="00FA5E33"/>
    <w:rsid w:val="00FA60C4"/>
    <w:rsid w:val="00FA6168"/>
    <w:rsid w:val="00FA64C5"/>
    <w:rsid w:val="00FA6C5E"/>
    <w:rsid w:val="00FA6FF9"/>
    <w:rsid w:val="00FA7CFC"/>
    <w:rsid w:val="00FA7EA3"/>
    <w:rsid w:val="00FB0133"/>
    <w:rsid w:val="00FB0214"/>
    <w:rsid w:val="00FB02E5"/>
    <w:rsid w:val="00FB1066"/>
    <w:rsid w:val="00FB121B"/>
    <w:rsid w:val="00FB1620"/>
    <w:rsid w:val="00FB1621"/>
    <w:rsid w:val="00FB18E2"/>
    <w:rsid w:val="00FB19B9"/>
    <w:rsid w:val="00FB1A53"/>
    <w:rsid w:val="00FB1A91"/>
    <w:rsid w:val="00FB1C9F"/>
    <w:rsid w:val="00FB1DF8"/>
    <w:rsid w:val="00FB2311"/>
    <w:rsid w:val="00FB28B1"/>
    <w:rsid w:val="00FB29E7"/>
    <w:rsid w:val="00FB2AC1"/>
    <w:rsid w:val="00FB2F09"/>
    <w:rsid w:val="00FB3425"/>
    <w:rsid w:val="00FB3B79"/>
    <w:rsid w:val="00FB3C98"/>
    <w:rsid w:val="00FB3D67"/>
    <w:rsid w:val="00FB3E46"/>
    <w:rsid w:val="00FB3E67"/>
    <w:rsid w:val="00FB4BB1"/>
    <w:rsid w:val="00FB4E93"/>
    <w:rsid w:val="00FB5026"/>
    <w:rsid w:val="00FB5567"/>
    <w:rsid w:val="00FB55A9"/>
    <w:rsid w:val="00FB56A9"/>
    <w:rsid w:val="00FB56C3"/>
    <w:rsid w:val="00FB5B61"/>
    <w:rsid w:val="00FB5E5B"/>
    <w:rsid w:val="00FB5F54"/>
    <w:rsid w:val="00FB6274"/>
    <w:rsid w:val="00FB6366"/>
    <w:rsid w:val="00FB66C6"/>
    <w:rsid w:val="00FB6FEA"/>
    <w:rsid w:val="00FB721D"/>
    <w:rsid w:val="00FB78A7"/>
    <w:rsid w:val="00FB7A35"/>
    <w:rsid w:val="00FB7B18"/>
    <w:rsid w:val="00FB7B66"/>
    <w:rsid w:val="00FB7CCB"/>
    <w:rsid w:val="00FC0103"/>
    <w:rsid w:val="00FC033C"/>
    <w:rsid w:val="00FC0363"/>
    <w:rsid w:val="00FC04C9"/>
    <w:rsid w:val="00FC0595"/>
    <w:rsid w:val="00FC0806"/>
    <w:rsid w:val="00FC0DD7"/>
    <w:rsid w:val="00FC1111"/>
    <w:rsid w:val="00FC1166"/>
    <w:rsid w:val="00FC131D"/>
    <w:rsid w:val="00FC1AA9"/>
    <w:rsid w:val="00FC1EB5"/>
    <w:rsid w:val="00FC22BF"/>
    <w:rsid w:val="00FC2656"/>
    <w:rsid w:val="00FC297E"/>
    <w:rsid w:val="00FC2F36"/>
    <w:rsid w:val="00FC2FBA"/>
    <w:rsid w:val="00FC3961"/>
    <w:rsid w:val="00FC3D2F"/>
    <w:rsid w:val="00FC3DB8"/>
    <w:rsid w:val="00FC3E1C"/>
    <w:rsid w:val="00FC47D4"/>
    <w:rsid w:val="00FC4835"/>
    <w:rsid w:val="00FC5035"/>
    <w:rsid w:val="00FC50E7"/>
    <w:rsid w:val="00FC53B9"/>
    <w:rsid w:val="00FC5873"/>
    <w:rsid w:val="00FC5984"/>
    <w:rsid w:val="00FC5CE9"/>
    <w:rsid w:val="00FC5DB3"/>
    <w:rsid w:val="00FC61F5"/>
    <w:rsid w:val="00FC6770"/>
    <w:rsid w:val="00FC689E"/>
    <w:rsid w:val="00FC6973"/>
    <w:rsid w:val="00FC6D39"/>
    <w:rsid w:val="00FC6D83"/>
    <w:rsid w:val="00FC6DE0"/>
    <w:rsid w:val="00FC7290"/>
    <w:rsid w:val="00FC7321"/>
    <w:rsid w:val="00FC79B2"/>
    <w:rsid w:val="00FC7C8E"/>
    <w:rsid w:val="00FC7DEB"/>
    <w:rsid w:val="00FD00DF"/>
    <w:rsid w:val="00FD011B"/>
    <w:rsid w:val="00FD02C0"/>
    <w:rsid w:val="00FD041C"/>
    <w:rsid w:val="00FD0766"/>
    <w:rsid w:val="00FD09E2"/>
    <w:rsid w:val="00FD0CC2"/>
    <w:rsid w:val="00FD0CEA"/>
    <w:rsid w:val="00FD0F1F"/>
    <w:rsid w:val="00FD0FEE"/>
    <w:rsid w:val="00FD10AD"/>
    <w:rsid w:val="00FD10F3"/>
    <w:rsid w:val="00FD1180"/>
    <w:rsid w:val="00FD1220"/>
    <w:rsid w:val="00FD16A3"/>
    <w:rsid w:val="00FD197E"/>
    <w:rsid w:val="00FD19FD"/>
    <w:rsid w:val="00FD1F21"/>
    <w:rsid w:val="00FD1FBD"/>
    <w:rsid w:val="00FD24A5"/>
    <w:rsid w:val="00FD259C"/>
    <w:rsid w:val="00FD2806"/>
    <w:rsid w:val="00FD2D59"/>
    <w:rsid w:val="00FD2F23"/>
    <w:rsid w:val="00FD2F83"/>
    <w:rsid w:val="00FD30C5"/>
    <w:rsid w:val="00FD369B"/>
    <w:rsid w:val="00FD379B"/>
    <w:rsid w:val="00FD37CA"/>
    <w:rsid w:val="00FD3F11"/>
    <w:rsid w:val="00FD3F5B"/>
    <w:rsid w:val="00FD41CE"/>
    <w:rsid w:val="00FD4569"/>
    <w:rsid w:val="00FD4731"/>
    <w:rsid w:val="00FD5166"/>
    <w:rsid w:val="00FD5627"/>
    <w:rsid w:val="00FD569E"/>
    <w:rsid w:val="00FD56C9"/>
    <w:rsid w:val="00FD5788"/>
    <w:rsid w:val="00FD591A"/>
    <w:rsid w:val="00FD59D8"/>
    <w:rsid w:val="00FD59F2"/>
    <w:rsid w:val="00FD5B23"/>
    <w:rsid w:val="00FD5FDC"/>
    <w:rsid w:val="00FD6211"/>
    <w:rsid w:val="00FD6B40"/>
    <w:rsid w:val="00FD6E80"/>
    <w:rsid w:val="00FD7397"/>
    <w:rsid w:val="00FD764F"/>
    <w:rsid w:val="00FD79CE"/>
    <w:rsid w:val="00FD7EC7"/>
    <w:rsid w:val="00FE02D7"/>
    <w:rsid w:val="00FE0903"/>
    <w:rsid w:val="00FE0C74"/>
    <w:rsid w:val="00FE13D1"/>
    <w:rsid w:val="00FE1451"/>
    <w:rsid w:val="00FE1E15"/>
    <w:rsid w:val="00FE1F39"/>
    <w:rsid w:val="00FE20C2"/>
    <w:rsid w:val="00FE211F"/>
    <w:rsid w:val="00FE2128"/>
    <w:rsid w:val="00FE2465"/>
    <w:rsid w:val="00FE2D53"/>
    <w:rsid w:val="00FE35CA"/>
    <w:rsid w:val="00FE39BA"/>
    <w:rsid w:val="00FE3AA7"/>
    <w:rsid w:val="00FE3EF1"/>
    <w:rsid w:val="00FE4059"/>
    <w:rsid w:val="00FE4BE7"/>
    <w:rsid w:val="00FE4D9E"/>
    <w:rsid w:val="00FE52DB"/>
    <w:rsid w:val="00FE553B"/>
    <w:rsid w:val="00FE56DA"/>
    <w:rsid w:val="00FE585B"/>
    <w:rsid w:val="00FE5962"/>
    <w:rsid w:val="00FE5AEA"/>
    <w:rsid w:val="00FE5E77"/>
    <w:rsid w:val="00FE6323"/>
    <w:rsid w:val="00FE635A"/>
    <w:rsid w:val="00FE636D"/>
    <w:rsid w:val="00FE6999"/>
    <w:rsid w:val="00FE6AF6"/>
    <w:rsid w:val="00FE6BD4"/>
    <w:rsid w:val="00FE6D27"/>
    <w:rsid w:val="00FE7801"/>
    <w:rsid w:val="00FF037D"/>
    <w:rsid w:val="00FF0707"/>
    <w:rsid w:val="00FF07D6"/>
    <w:rsid w:val="00FF07F7"/>
    <w:rsid w:val="00FF09A1"/>
    <w:rsid w:val="00FF0A11"/>
    <w:rsid w:val="00FF0EEA"/>
    <w:rsid w:val="00FF0F53"/>
    <w:rsid w:val="00FF1887"/>
    <w:rsid w:val="00FF195C"/>
    <w:rsid w:val="00FF1A8A"/>
    <w:rsid w:val="00FF1C77"/>
    <w:rsid w:val="00FF1F68"/>
    <w:rsid w:val="00FF22A5"/>
    <w:rsid w:val="00FF2314"/>
    <w:rsid w:val="00FF2336"/>
    <w:rsid w:val="00FF23ED"/>
    <w:rsid w:val="00FF28BE"/>
    <w:rsid w:val="00FF2C9C"/>
    <w:rsid w:val="00FF2CC3"/>
    <w:rsid w:val="00FF31B1"/>
    <w:rsid w:val="00FF3210"/>
    <w:rsid w:val="00FF34B8"/>
    <w:rsid w:val="00FF35FA"/>
    <w:rsid w:val="00FF46F7"/>
    <w:rsid w:val="00FF5325"/>
    <w:rsid w:val="00FF5D41"/>
    <w:rsid w:val="00FF5F03"/>
    <w:rsid w:val="00FF670D"/>
    <w:rsid w:val="00FF6BE4"/>
    <w:rsid w:val="00FF6D1E"/>
    <w:rsid w:val="00FF6DAA"/>
    <w:rsid w:val="00FF6F56"/>
    <w:rsid w:val="00FF7437"/>
    <w:rsid w:val="00FF768C"/>
    <w:rsid w:val="00FF7699"/>
    <w:rsid w:val="00FF7CAD"/>
    <w:rsid w:val="00FF7D19"/>
    <w:rsid w:val="00FF7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B933D"/>
  <w15:chartTrackingRefBased/>
  <w15:docId w15:val="{EDD7F29E-FFA3-4702-B54B-F2B6DF28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67543"/>
    <w:pPr>
      <w:keepNext/>
      <w:keepLines/>
      <w:widowControl/>
      <w:spacing w:before="360" w:after="40"/>
      <w:jc w:val="left"/>
      <w:outlineLvl w:val="0"/>
    </w:pPr>
    <w:rPr>
      <w:rFonts w:asciiTheme="majorHAnsi" w:eastAsiaTheme="majorEastAsia" w:hAnsiTheme="majorHAnsi" w:cstheme="majorBidi"/>
      <w:color w:val="538135" w:themeColor="accent6" w:themeShade="BF"/>
      <w:kern w:val="0"/>
      <w:sz w:val="40"/>
      <w:szCs w:val="40"/>
    </w:rPr>
  </w:style>
  <w:style w:type="paragraph" w:styleId="2">
    <w:name w:val="heading 2"/>
    <w:basedOn w:val="a"/>
    <w:next w:val="a"/>
    <w:link w:val="20"/>
    <w:uiPriority w:val="9"/>
    <w:unhideWhenUsed/>
    <w:qFormat/>
    <w:rsid w:val="00E67543"/>
    <w:pPr>
      <w:keepNext/>
      <w:keepLines/>
      <w:widowControl/>
      <w:spacing w:before="80"/>
      <w:jc w:val="left"/>
      <w:outlineLvl w:val="1"/>
    </w:pPr>
    <w:rPr>
      <w:rFonts w:asciiTheme="majorHAnsi" w:eastAsiaTheme="majorEastAsia" w:hAnsiTheme="majorHAnsi" w:cstheme="majorBidi"/>
      <w:color w:val="538135" w:themeColor="accent6" w:themeShade="BF"/>
      <w:kern w:val="0"/>
      <w:sz w:val="28"/>
      <w:szCs w:val="28"/>
    </w:rPr>
  </w:style>
  <w:style w:type="paragraph" w:styleId="3">
    <w:name w:val="heading 3"/>
    <w:basedOn w:val="a"/>
    <w:next w:val="a"/>
    <w:link w:val="30"/>
    <w:uiPriority w:val="9"/>
    <w:unhideWhenUsed/>
    <w:qFormat/>
    <w:rsid w:val="00E67543"/>
    <w:pPr>
      <w:keepNext/>
      <w:keepLines/>
      <w:widowControl/>
      <w:spacing w:before="80"/>
      <w:jc w:val="left"/>
      <w:outlineLvl w:val="2"/>
    </w:pPr>
    <w:rPr>
      <w:rFonts w:asciiTheme="majorHAnsi" w:eastAsiaTheme="majorEastAsia" w:hAnsiTheme="majorHAnsi" w:cstheme="majorBidi"/>
      <w:color w:val="538135" w:themeColor="accent6" w:themeShade="BF"/>
      <w:kern w:val="0"/>
      <w:sz w:val="24"/>
      <w:szCs w:val="24"/>
    </w:rPr>
  </w:style>
  <w:style w:type="paragraph" w:styleId="4">
    <w:name w:val="heading 4"/>
    <w:basedOn w:val="a"/>
    <w:next w:val="a"/>
    <w:link w:val="40"/>
    <w:uiPriority w:val="9"/>
    <w:semiHidden/>
    <w:unhideWhenUsed/>
    <w:qFormat/>
    <w:rsid w:val="00E67543"/>
    <w:pPr>
      <w:keepNext/>
      <w:keepLines/>
      <w:widowControl/>
      <w:spacing w:before="80" w:line="288" w:lineRule="auto"/>
      <w:jc w:val="left"/>
      <w:outlineLvl w:val="3"/>
    </w:pPr>
    <w:rPr>
      <w:rFonts w:asciiTheme="majorHAnsi" w:eastAsiaTheme="majorEastAsia" w:hAnsiTheme="majorHAnsi" w:cstheme="majorBidi"/>
      <w:color w:val="70AD47" w:themeColor="accent6"/>
      <w:kern w:val="0"/>
      <w:sz w:val="22"/>
    </w:rPr>
  </w:style>
  <w:style w:type="paragraph" w:styleId="5">
    <w:name w:val="heading 5"/>
    <w:basedOn w:val="a"/>
    <w:next w:val="a"/>
    <w:link w:val="50"/>
    <w:uiPriority w:val="9"/>
    <w:semiHidden/>
    <w:unhideWhenUsed/>
    <w:qFormat/>
    <w:rsid w:val="00E67543"/>
    <w:pPr>
      <w:keepNext/>
      <w:keepLines/>
      <w:widowControl/>
      <w:spacing w:before="40" w:line="288" w:lineRule="auto"/>
      <w:jc w:val="left"/>
      <w:outlineLvl w:val="4"/>
    </w:pPr>
    <w:rPr>
      <w:rFonts w:asciiTheme="majorHAnsi" w:eastAsiaTheme="majorEastAsia" w:hAnsiTheme="majorHAnsi" w:cstheme="majorBidi"/>
      <w:i/>
      <w:iCs/>
      <w:color w:val="70AD47" w:themeColor="accent6"/>
      <w:kern w:val="0"/>
      <w:sz w:val="22"/>
    </w:rPr>
  </w:style>
  <w:style w:type="paragraph" w:styleId="6">
    <w:name w:val="heading 6"/>
    <w:basedOn w:val="a"/>
    <w:next w:val="a"/>
    <w:link w:val="60"/>
    <w:uiPriority w:val="9"/>
    <w:semiHidden/>
    <w:unhideWhenUsed/>
    <w:qFormat/>
    <w:rsid w:val="00E67543"/>
    <w:pPr>
      <w:keepNext/>
      <w:keepLines/>
      <w:widowControl/>
      <w:spacing w:before="40" w:line="288" w:lineRule="auto"/>
      <w:jc w:val="left"/>
      <w:outlineLvl w:val="5"/>
    </w:pPr>
    <w:rPr>
      <w:rFonts w:asciiTheme="majorHAnsi" w:eastAsiaTheme="majorEastAsia" w:hAnsiTheme="majorHAnsi" w:cstheme="majorBidi"/>
      <w:color w:val="70AD47" w:themeColor="accent6"/>
      <w:kern w:val="0"/>
      <w:szCs w:val="21"/>
    </w:rPr>
  </w:style>
  <w:style w:type="paragraph" w:styleId="7">
    <w:name w:val="heading 7"/>
    <w:basedOn w:val="a"/>
    <w:next w:val="a"/>
    <w:link w:val="70"/>
    <w:uiPriority w:val="9"/>
    <w:semiHidden/>
    <w:unhideWhenUsed/>
    <w:qFormat/>
    <w:rsid w:val="00E67543"/>
    <w:pPr>
      <w:keepNext/>
      <w:keepLines/>
      <w:widowControl/>
      <w:spacing w:before="40" w:line="288" w:lineRule="auto"/>
      <w:jc w:val="left"/>
      <w:outlineLvl w:val="6"/>
    </w:pPr>
    <w:rPr>
      <w:rFonts w:asciiTheme="majorHAnsi" w:eastAsiaTheme="majorEastAsia" w:hAnsiTheme="majorHAnsi" w:cstheme="majorBidi"/>
      <w:b/>
      <w:bCs/>
      <w:color w:val="70AD47" w:themeColor="accent6"/>
      <w:kern w:val="0"/>
      <w:szCs w:val="21"/>
    </w:rPr>
  </w:style>
  <w:style w:type="paragraph" w:styleId="8">
    <w:name w:val="heading 8"/>
    <w:basedOn w:val="a"/>
    <w:next w:val="a"/>
    <w:link w:val="80"/>
    <w:uiPriority w:val="9"/>
    <w:semiHidden/>
    <w:unhideWhenUsed/>
    <w:qFormat/>
    <w:rsid w:val="00E67543"/>
    <w:pPr>
      <w:keepNext/>
      <w:keepLines/>
      <w:widowControl/>
      <w:spacing w:before="40" w:line="288" w:lineRule="auto"/>
      <w:jc w:val="left"/>
      <w:outlineLvl w:val="7"/>
    </w:pPr>
    <w:rPr>
      <w:rFonts w:asciiTheme="majorHAnsi" w:eastAsiaTheme="majorEastAsia" w:hAnsiTheme="majorHAnsi" w:cstheme="majorBidi"/>
      <w:b/>
      <w:bCs/>
      <w:i/>
      <w:iCs/>
      <w:color w:val="70AD47" w:themeColor="accent6"/>
      <w:kern w:val="0"/>
      <w:sz w:val="20"/>
      <w:szCs w:val="20"/>
    </w:rPr>
  </w:style>
  <w:style w:type="paragraph" w:styleId="9">
    <w:name w:val="heading 9"/>
    <w:basedOn w:val="a"/>
    <w:next w:val="a"/>
    <w:link w:val="90"/>
    <w:uiPriority w:val="9"/>
    <w:semiHidden/>
    <w:unhideWhenUsed/>
    <w:qFormat/>
    <w:rsid w:val="00E67543"/>
    <w:pPr>
      <w:keepNext/>
      <w:keepLines/>
      <w:widowControl/>
      <w:spacing w:before="40" w:line="288" w:lineRule="auto"/>
      <w:jc w:val="left"/>
      <w:outlineLvl w:val="8"/>
    </w:pPr>
    <w:rPr>
      <w:rFonts w:asciiTheme="majorHAnsi" w:eastAsiaTheme="majorEastAsia" w:hAnsiTheme="majorHAnsi" w:cstheme="majorBidi"/>
      <w:i/>
      <w:iCs/>
      <w:color w:val="70AD47" w:themeColor="accent6"/>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54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67543"/>
    <w:rPr>
      <w:sz w:val="18"/>
      <w:szCs w:val="18"/>
    </w:rPr>
  </w:style>
  <w:style w:type="paragraph" w:styleId="a5">
    <w:name w:val="footer"/>
    <w:basedOn w:val="a"/>
    <w:link w:val="a6"/>
    <w:uiPriority w:val="99"/>
    <w:unhideWhenUsed/>
    <w:rsid w:val="00E67543"/>
    <w:pPr>
      <w:tabs>
        <w:tab w:val="center" w:pos="4153"/>
        <w:tab w:val="right" w:pos="8306"/>
      </w:tabs>
      <w:snapToGrid w:val="0"/>
      <w:jc w:val="left"/>
    </w:pPr>
    <w:rPr>
      <w:sz w:val="18"/>
      <w:szCs w:val="18"/>
    </w:rPr>
  </w:style>
  <w:style w:type="character" w:customStyle="1" w:styleId="a6">
    <w:name w:val="页脚 字符"/>
    <w:basedOn w:val="a0"/>
    <w:link w:val="a5"/>
    <w:uiPriority w:val="99"/>
    <w:rsid w:val="00E67543"/>
    <w:rPr>
      <w:sz w:val="18"/>
      <w:szCs w:val="18"/>
    </w:rPr>
  </w:style>
  <w:style w:type="character" w:customStyle="1" w:styleId="10">
    <w:name w:val="标题 1 字符"/>
    <w:basedOn w:val="a0"/>
    <w:link w:val="1"/>
    <w:uiPriority w:val="9"/>
    <w:rsid w:val="00E67543"/>
    <w:rPr>
      <w:rFonts w:asciiTheme="majorHAnsi" w:eastAsiaTheme="majorEastAsia" w:hAnsiTheme="majorHAnsi" w:cstheme="majorBidi"/>
      <w:color w:val="538135" w:themeColor="accent6" w:themeShade="BF"/>
      <w:kern w:val="0"/>
      <w:sz w:val="40"/>
      <w:szCs w:val="40"/>
    </w:rPr>
  </w:style>
  <w:style w:type="character" w:customStyle="1" w:styleId="20">
    <w:name w:val="标题 2 字符"/>
    <w:basedOn w:val="a0"/>
    <w:link w:val="2"/>
    <w:uiPriority w:val="9"/>
    <w:rsid w:val="00E67543"/>
    <w:rPr>
      <w:rFonts w:asciiTheme="majorHAnsi" w:eastAsiaTheme="majorEastAsia" w:hAnsiTheme="majorHAnsi" w:cstheme="majorBidi"/>
      <w:color w:val="538135" w:themeColor="accent6" w:themeShade="BF"/>
      <w:kern w:val="0"/>
      <w:sz w:val="28"/>
      <w:szCs w:val="28"/>
    </w:rPr>
  </w:style>
  <w:style w:type="character" w:customStyle="1" w:styleId="30">
    <w:name w:val="标题 3 字符"/>
    <w:basedOn w:val="a0"/>
    <w:link w:val="3"/>
    <w:uiPriority w:val="9"/>
    <w:rsid w:val="00E67543"/>
    <w:rPr>
      <w:rFonts w:asciiTheme="majorHAnsi" w:eastAsiaTheme="majorEastAsia" w:hAnsiTheme="majorHAnsi" w:cstheme="majorBidi"/>
      <w:color w:val="538135" w:themeColor="accent6" w:themeShade="BF"/>
      <w:kern w:val="0"/>
      <w:sz w:val="24"/>
      <w:szCs w:val="24"/>
    </w:rPr>
  </w:style>
  <w:style w:type="character" w:customStyle="1" w:styleId="40">
    <w:name w:val="标题 4 字符"/>
    <w:basedOn w:val="a0"/>
    <w:link w:val="4"/>
    <w:uiPriority w:val="9"/>
    <w:semiHidden/>
    <w:rsid w:val="00E67543"/>
    <w:rPr>
      <w:rFonts w:asciiTheme="majorHAnsi" w:eastAsiaTheme="majorEastAsia" w:hAnsiTheme="majorHAnsi" w:cstheme="majorBidi"/>
      <w:color w:val="70AD47" w:themeColor="accent6"/>
      <w:kern w:val="0"/>
      <w:sz w:val="22"/>
    </w:rPr>
  </w:style>
  <w:style w:type="character" w:customStyle="1" w:styleId="50">
    <w:name w:val="标题 5 字符"/>
    <w:basedOn w:val="a0"/>
    <w:link w:val="5"/>
    <w:uiPriority w:val="9"/>
    <w:semiHidden/>
    <w:rsid w:val="00E67543"/>
    <w:rPr>
      <w:rFonts w:asciiTheme="majorHAnsi" w:eastAsiaTheme="majorEastAsia" w:hAnsiTheme="majorHAnsi" w:cstheme="majorBidi"/>
      <w:i/>
      <w:iCs/>
      <w:color w:val="70AD47" w:themeColor="accent6"/>
      <w:kern w:val="0"/>
      <w:sz w:val="22"/>
    </w:rPr>
  </w:style>
  <w:style w:type="character" w:customStyle="1" w:styleId="60">
    <w:name w:val="标题 6 字符"/>
    <w:basedOn w:val="a0"/>
    <w:link w:val="6"/>
    <w:uiPriority w:val="9"/>
    <w:semiHidden/>
    <w:rsid w:val="00E67543"/>
    <w:rPr>
      <w:rFonts w:asciiTheme="majorHAnsi" w:eastAsiaTheme="majorEastAsia" w:hAnsiTheme="majorHAnsi" w:cstheme="majorBidi"/>
      <w:color w:val="70AD47" w:themeColor="accent6"/>
      <w:kern w:val="0"/>
      <w:szCs w:val="21"/>
    </w:rPr>
  </w:style>
  <w:style w:type="character" w:customStyle="1" w:styleId="70">
    <w:name w:val="标题 7 字符"/>
    <w:basedOn w:val="a0"/>
    <w:link w:val="7"/>
    <w:uiPriority w:val="9"/>
    <w:semiHidden/>
    <w:rsid w:val="00E67543"/>
    <w:rPr>
      <w:rFonts w:asciiTheme="majorHAnsi" w:eastAsiaTheme="majorEastAsia" w:hAnsiTheme="majorHAnsi" w:cstheme="majorBidi"/>
      <w:b/>
      <w:bCs/>
      <w:color w:val="70AD47" w:themeColor="accent6"/>
      <w:kern w:val="0"/>
      <w:szCs w:val="21"/>
    </w:rPr>
  </w:style>
  <w:style w:type="character" w:customStyle="1" w:styleId="80">
    <w:name w:val="标题 8 字符"/>
    <w:basedOn w:val="a0"/>
    <w:link w:val="8"/>
    <w:uiPriority w:val="9"/>
    <w:semiHidden/>
    <w:rsid w:val="00E67543"/>
    <w:rPr>
      <w:rFonts w:asciiTheme="majorHAnsi" w:eastAsiaTheme="majorEastAsia" w:hAnsiTheme="majorHAnsi" w:cstheme="majorBidi"/>
      <w:b/>
      <w:bCs/>
      <w:i/>
      <w:iCs/>
      <w:color w:val="70AD47" w:themeColor="accent6"/>
      <w:kern w:val="0"/>
      <w:sz w:val="20"/>
      <w:szCs w:val="20"/>
    </w:rPr>
  </w:style>
  <w:style w:type="character" w:customStyle="1" w:styleId="90">
    <w:name w:val="标题 9 字符"/>
    <w:basedOn w:val="a0"/>
    <w:link w:val="9"/>
    <w:uiPriority w:val="9"/>
    <w:semiHidden/>
    <w:rsid w:val="00E67543"/>
    <w:rPr>
      <w:rFonts w:asciiTheme="majorHAnsi" w:eastAsiaTheme="majorEastAsia" w:hAnsiTheme="majorHAnsi" w:cstheme="majorBidi"/>
      <w:i/>
      <w:iCs/>
      <w:color w:val="70AD47" w:themeColor="accent6"/>
      <w:kern w:val="0"/>
      <w:sz w:val="20"/>
      <w:szCs w:val="20"/>
    </w:rPr>
  </w:style>
  <w:style w:type="character" w:styleId="a7">
    <w:name w:val="Placeholder Text"/>
    <w:basedOn w:val="a0"/>
    <w:uiPriority w:val="99"/>
    <w:semiHidden/>
    <w:rsid w:val="00E67543"/>
    <w:rPr>
      <w:color w:val="808080"/>
    </w:rPr>
  </w:style>
  <w:style w:type="paragraph" w:styleId="a8">
    <w:name w:val="List Paragraph"/>
    <w:basedOn w:val="a"/>
    <w:uiPriority w:val="34"/>
    <w:qFormat/>
    <w:rsid w:val="00E67543"/>
    <w:pPr>
      <w:widowControl/>
      <w:spacing w:after="200" w:line="288" w:lineRule="auto"/>
      <w:ind w:left="720"/>
      <w:contextualSpacing/>
      <w:jc w:val="left"/>
    </w:pPr>
    <w:rPr>
      <w:kern w:val="0"/>
      <w:szCs w:val="21"/>
    </w:rPr>
  </w:style>
  <w:style w:type="paragraph" w:styleId="a9">
    <w:name w:val="Balloon Text"/>
    <w:basedOn w:val="a"/>
    <w:link w:val="aa"/>
    <w:uiPriority w:val="99"/>
    <w:semiHidden/>
    <w:unhideWhenUsed/>
    <w:rsid w:val="00E67543"/>
    <w:pPr>
      <w:widowControl/>
      <w:jc w:val="left"/>
    </w:pPr>
    <w:rPr>
      <w:kern w:val="0"/>
      <w:sz w:val="18"/>
      <w:szCs w:val="18"/>
    </w:rPr>
  </w:style>
  <w:style w:type="character" w:customStyle="1" w:styleId="aa">
    <w:name w:val="批注框文本 字符"/>
    <w:basedOn w:val="a0"/>
    <w:link w:val="a9"/>
    <w:uiPriority w:val="99"/>
    <w:semiHidden/>
    <w:rsid w:val="00E67543"/>
    <w:rPr>
      <w:kern w:val="0"/>
      <w:sz w:val="18"/>
      <w:szCs w:val="18"/>
    </w:rPr>
  </w:style>
  <w:style w:type="table" w:styleId="ab">
    <w:name w:val="Table Grid"/>
    <w:basedOn w:val="a1"/>
    <w:uiPriority w:val="39"/>
    <w:qFormat/>
    <w:rsid w:val="00E67543"/>
    <w:pPr>
      <w:spacing w:after="200" w:line="288" w:lineRule="auto"/>
    </w:pPr>
    <w:rPr>
      <w:kern w:val="0"/>
      <w:sz w:val="22"/>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
    <w:next w:val="a"/>
    <w:uiPriority w:val="35"/>
    <w:unhideWhenUsed/>
    <w:qFormat/>
    <w:rsid w:val="00E67543"/>
    <w:pPr>
      <w:widowControl/>
      <w:spacing w:after="200"/>
      <w:jc w:val="left"/>
    </w:pPr>
    <w:rPr>
      <w:b/>
      <w:bCs/>
      <w:smallCaps/>
      <w:color w:val="595959" w:themeColor="text1" w:themeTint="A6"/>
      <w:kern w:val="0"/>
      <w:szCs w:val="21"/>
    </w:rPr>
  </w:style>
  <w:style w:type="paragraph" w:styleId="ad">
    <w:name w:val="Title"/>
    <w:basedOn w:val="a"/>
    <w:next w:val="a"/>
    <w:link w:val="ae"/>
    <w:uiPriority w:val="10"/>
    <w:qFormat/>
    <w:rsid w:val="00E67543"/>
    <w:pPr>
      <w:widowControl/>
      <w:contextualSpacing/>
      <w:jc w:val="left"/>
    </w:pPr>
    <w:rPr>
      <w:rFonts w:asciiTheme="majorHAnsi" w:eastAsiaTheme="majorEastAsia" w:hAnsiTheme="majorHAnsi" w:cstheme="majorBidi"/>
      <w:color w:val="262626" w:themeColor="text1" w:themeTint="D9"/>
      <w:spacing w:val="-15"/>
      <w:kern w:val="0"/>
      <w:sz w:val="96"/>
      <w:szCs w:val="96"/>
    </w:rPr>
  </w:style>
  <w:style w:type="character" w:customStyle="1" w:styleId="ae">
    <w:name w:val="标题 字符"/>
    <w:basedOn w:val="a0"/>
    <w:link w:val="ad"/>
    <w:uiPriority w:val="10"/>
    <w:rsid w:val="00E67543"/>
    <w:rPr>
      <w:rFonts w:asciiTheme="majorHAnsi" w:eastAsiaTheme="majorEastAsia" w:hAnsiTheme="majorHAnsi" w:cstheme="majorBidi"/>
      <w:color w:val="262626" w:themeColor="text1" w:themeTint="D9"/>
      <w:spacing w:val="-15"/>
      <w:kern w:val="0"/>
      <w:sz w:val="96"/>
      <w:szCs w:val="96"/>
    </w:rPr>
  </w:style>
  <w:style w:type="paragraph" w:styleId="af">
    <w:name w:val="Subtitle"/>
    <w:basedOn w:val="a"/>
    <w:next w:val="a"/>
    <w:link w:val="af0"/>
    <w:uiPriority w:val="11"/>
    <w:qFormat/>
    <w:rsid w:val="00E67543"/>
    <w:pPr>
      <w:widowControl/>
      <w:numPr>
        <w:ilvl w:val="1"/>
      </w:numPr>
      <w:spacing w:after="200"/>
      <w:jc w:val="left"/>
    </w:pPr>
    <w:rPr>
      <w:rFonts w:asciiTheme="majorHAnsi" w:eastAsiaTheme="majorEastAsia" w:hAnsiTheme="majorHAnsi" w:cstheme="majorBidi"/>
      <w:kern w:val="0"/>
      <w:sz w:val="30"/>
      <w:szCs w:val="30"/>
    </w:rPr>
  </w:style>
  <w:style w:type="character" w:customStyle="1" w:styleId="af0">
    <w:name w:val="副标题 字符"/>
    <w:basedOn w:val="a0"/>
    <w:link w:val="af"/>
    <w:uiPriority w:val="11"/>
    <w:rsid w:val="00E67543"/>
    <w:rPr>
      <w:rFonts w:asciiTheme="majorHAnsi" w:eastAsiaTheme="majorEastAsia" w:hAnsiTheme="majorHAnsi" w:cstheme="majorBidi"/>
      <w:kern w:val="0"/>
      <w:sz w:val="30"/>
      <w:szCs w:val="30"/>
    </w:rPr>
  </w:style>
  <w:style w:type="character" w:styleId="af1">
    <w:name w:val="Strong"/>
    <w:basedOn w:val="a0"/>
    <w:uiPriority w:val="22"/>
    <w:qFormat/>
    <w:rsid w:val="00E67543"/>
    <w:rPr>
      <w:b/>
      <w:bCs/>
    </w:rPr>
  </w:style>
  <w:style w:type="character" w:styleId="af2">
    <w:name w:val="Emphasis"/>
    <w:basedOn w:val="a0"/>
    <w:uiPriority w:val="20"/>
    <w:qFormat/>
    <w:rsid w:val="00E67543"/>
    <w:rPr>
      <w:i/>
      <w:iCs/>
      <w:color w:val="70AD47" w:themeColor="accent6"/>
    </w:rPr>
  </w:style>
  <w:style w:type="paragraph" w:styleId="af3">
    <w:name w:val="No Spacing"/>
    <w:uiPriority w:val="1"/>
    <w:qFormat/>
    <w:rsid w:val="00E67543"/>
    <w:rPr>
      <w:kern w:val="0"/>
      <w:szCs w:val="21"/>
    </w:rPr>
  </w:style>
  <w:style w:type="paragraph" w:styleId="af4">
    <w:name w:val="Quote"/>
    <w:basedOn w:val="a"/>
    <w:next w:val="a"/>
    <w:link w:val="af5"/>
    <w:uiPriority w:val="29"/>
    <w:qFormat/>
    <w:rsid w:val="00E67543"/>
    <w:pPr>
      <w:widowControl/>
      <w:spacing w:before="160" w:after="200" w:line="288" w:lineRule="auto"/>
      <w:ind w:left="720" w:right="720"/>
      <w:jc w:val="center"/>
    </w:pPr>
    <w:rPr>
      <w:i/>
      <w:iCs/>
      <w:color w:val="262626" w:themeColor="text1" w:themeTint="D9"/>
      <w:kern w:val="0"/>
      <w:szCs w:val="21"/>
    </w:rPr>
  </w:style>
  <w:style w:type="character" w:customStyle="1" w:styleId="af5">
    <w:name w:val="引用 字符"/>
    <w:basedOn w:val="a0"/>
    <w:link w:val="af4"/>
    <w:uiPriority w:val="29"/>
    <w:rsid w:val="00E67543"/>
    <w:rPr>
      <w:i/>
      <w:iCs/>
      <w:color w:val="262626" w:themeColor="text1" w:themeTint="D9"/>
      <w:kern w:val="0"/>
      <w:szCs w:val="21"/>
    </w:rPr>
  </w:style>
  <w:style w:type="paragraph" w:styleId="af6">
    <w:name w:val="Intense Quote"/>
    <w:basedOn w:val="a"/>
    <w:next w:val="a"/>
    <w:link w:val="af7"/>
    <w:uiPriority w:val="30"/>
    <w:qFormat/>
    <w:rsid w:val="00E67543"/>
    <w:pPr>
      <w:widowControl/>
      <w:spacing w:before="160" w:after="160" w:line="264" w:lineRule="auto"/>
      <w:ind w:left="720" w:right="720"/>
      <w:jc w:val="center"/>
    </w:pPr>
    <w:rPr>
      <w:rFonts w:asciiTheme="majorHAnsi" w:eastAsiaTheme="majorEastAsia" w:hAnsiTheme="majorHAnsi" w:cstheme="majorBidi"/>
      <w:i/>
      <w:iCs/>
      <w:color w:val="70AD47" w:themeColor="accent6"/>
      <w:kern w:val="0"/>
      <w:sz w:val="32"/>
      <w:szCs w:val="32"/>
    </w:rPr>
  </w:style>
  <w:style w:type="character" w:customStyle="1" w:styleId="af7">
    <w:name w:val="明显引用 字符"/>
    <w:basedOn w:val="a0"/>
    <w:link w:val="af6"/>
    <w:uiPriority w:val="30"/>
    <w:rsid w:val="00E67543"/>
    <w:rPr>
      <w:rFonts w:asciiTheme="majorHAnsi" w:eastAsiaTheme="majorEastAsia" w:hAnsiTheme="majorHAnsi" w:cstheme="majorBidi"/>
      <w:i/>
      <w:iCs/>
      <w:color w:val="70AD47" w:themeColor="accent6"/>
      <w:kern w:val="0"/>
      <w:sz w:val="32"/>
      <w:szCs w:val="32"/>
    </w:rPr>
  </w:style>
  <w:style w:type="character" w:styleId="af8">
    <w:name w:val="Subtle Emphasis"/>
    <w:basedOn w:val="a0"/>
    <w:uiPriority w:val="19"/>
    <w:qFormat/>
    <w:rsid w:val="00E67543"/>
    <w:rPr>
      <w:i/>
      <w:iCs/>
    </w:rPr>
  </w:style>
  <w:style w:type="character" w:styleId="af9">
    <w:name w:val="Intense Emphasis"/>
    <w:basedOn w:val="a0"/>
    <w:uiPriority w:val="21"/>
    <w:qFormat/>
    <w:rsid w:val="00E67543"/>
    <w:rPr>
      <w:b/>
      <w:bCs/>
      <w:i/>
      <w:iCs/>
    </w:rPr>
  </w:style>
  <w:style w:type="character" w:styleId="afa">
    <w:name w:val="Subtle Reference"/>
    <w:basedOn w:val="a0"/>
    <w:uiPriority w:val="31"/>
    <w:qFormat/>
    <w:rsid w:val="00E67543"/>
    <w:rPr>
      <w:smallCaps/>
      <w:color w:val="595959" w:themeColor="text1" w:themeTint="A6"/>
    </w:rPr>
  </w:style>
  <w:style w:type="character" w:styleId="afb">
    <w:name w:val="Intense Reference"/>
    <w:basedOn w:val="a0"/>
    <w:uiPriority w:val="32"/>
    <w:qFormat/>
    <w:rsid w:val="00E67543"/>
    <w:rPr>
      <w:b/>
      <w:bCs/>
      <w:smallCaps/>
      <w:color w:val="70AD47" w:themeColor="accent6"/>
    </w:rPr>
  </w:style>
  <w:style w:type="character" w:styleId="afc">
    <w:name w:val="Book Title"/>
    <w:basedOn w:val="a0"/>
    <w:uiPriority w:val="33"/>
    <w:qFormat/>
    <w:rsid w:val="00E67543"/>
    <w:rPr>
      <w:b/>
      <w:bCs/>
      <w:caps w:val="0"/>
      <w:smallCaps/>
      <w:spacing w:val="7"/>
      <w:sz w:val="21"/>
      <w:szCs w:val="21"/>
    </w:rPr>
  </w:style>
  <w:style w:type="paragraph" w:styleId="TOC">
    <w:name w:val="TOC Heading"/>
    <w:basedOn w:val="1"/>
    <w:next w:val="a"/>
    <w:uiPriority w:val="39"/>
    <w:semiHidden/>
    <w:unhideWhenUsed/>
    <w:qFormat/>
    <w:rsid w:val="00E67543"/>
    <w:pPr>
      <w:outlineLvl w:val="9"/>
    </w:pPr>
  </w:style>
  <w:style w:type="character" w:styleId="afd">
    <w:name w:val="annotation reference"/>
    <w:basedOn w:val="a0"/>
    <w:uiPriority w:val="99"/>
    <w:semiHidden/>
    <w:unhideWhenUsed/>
    <w:rsid w:val="00E67543"/>
    <w:rPr>
      <w:sz w:val="21"/>
      <w:szCs w:val="21"/>
    </w:rPr>
  </w:style>
  <w:style w:type="paragraph" w:styleId="afe">
    <w:name w:val="annotation text"/>
    <w:basedOn w:val="a"/>
    <w:link w:val="aff"/>
    <w:uiPriority w:val="99"/>
    <w:unhideWhenUsed/>
    <w:rsid w:val="00E67543"/>
    <w:pPr>
      <w:jc w:val="left"/>
    </w:pPr>
    <w:rPr>
      <w:szCs w:val="21"/>
    </w:rPr>
  </w:style>
  <w:style w:type="character" w:customStyle="1" w:styleId="aff">
    <w:name w:val="批注文字 字符"/>
    <w:basedOn w:val="a0"/>
    <w:link w:val="afe"/>
    <w:uiPriority w:val="99"/>
    <w:rsid w:val="00E67543"/>
    <w:rPr>
      <w:szCs w:val="21"/>
    </w:rPr>
  </w:style>
  <w:style w:type="paragraph" w:styleId="aff0">
    <w:name w:val="annotation subject"/>
    <w:basedOn w:val="afe"/>
    <w:next w:val="afe"/>
    <w:link w:val="aff1"/>
    <w:uiPriority w:val="99"/>
    <w:semiHidden/>
    <w:unhideWhenUsed/>
    <w:rsid w:val="00E67543"/>
    <w:pPr>
      <w:widowControl/>
      <w:spacing w:after="200" w:line="276" w:lineRule="auto"/>
    </w:pPr>
    <w:rPr>
      <w:b/>
      <w:bCs/>
      <w:kern w:val="0"/>
      <w:sz w:val="22"/>
    </w:rPr>
  </w:style>
  <w:style w:type="character" w:customStyle="1" w:styleId="aff1">
    <w:name w:val="批注主题 字符"/>
    <w:basedOn w:val="aff"/>
    <w:link w:val="aff0"/>
    <w:uiPriority w:val="99"/>
    <w:semiHidden/>
    <w:rsid w:val="00E67543"/>
    <w:rPr>
      <w:b/>
      <w:bCs/>
      <w:kern w:val="0"/>
      <w:sz w:val="22"/>
      <w:szCs w:val="21"/>
    </w:rPr>
  </w:style>
  <w:style w:type="paragraph" w:customStyle="1" w:styleId="Default">
    <w:name w:val="Default"/>
    <w:rsid w:val="00E67543"/>
    <w:pPr>
      <w:widowControl w:val="0"/>
      <w:autoSpaceDE w:val="0"/>
      <w:autoSpaceDN w:val="0"/>
      <w:adjustRightInd w:val="0"/>
      <w:spacing w:after="200" w:line="288" w:lineRule="auto"/>
    </w:pPr>
    <w:rPr>
      <w:rFonts w:ascii="Times New Roman" w:hAnsi="Times New Roman" w:cs="Times New Roman"/>
      <w:color w:val="000000"/>
      <w:kern w:val="0"/>
      <w:sz w:val="24"/>
      <w:szCs w:val="24"/>
    </w:rPr>
  </w:style>
  <w:style w:type="character" w:customStyle="1" w:styleId="hithilite">
    <w:name w:val="hithilite"/>
    <w:basedOn w:val="a0"/>
    <w:rsid w:val="00413970"/>
  </w:style>
  <w:style w:type="character" w:customStyle="1" w:styleId="fontstyle01">
    <w:name w:val="fontstyle01"/>
    <w:basedOn w:val="a0"/>
    <w:qFormat/>
    <w:rsid w:val="00CE2D8D"/>
    <w:rPr>
      <w:rFonts w:ascii="Bold" w:hAnsi="Bold" w:hint="default"/>
      <w:b/>
      <w:bCs/>
      <w:i w:val="0"/>
      <w:iCs w:val="0"/>
      <w:color w:val="0000FF"/>
      <w:sz w:val="24"/>
      <w:szCs w:val="24"/>
    </w:rPr>
  </w:style>
  <w:style w:type="paragraph" w:styleId="aff2">
    <w:name w:val="Revision"/>
    <w:hidden/>
    <w:uiPriority w:val="99"/>
    <w:semiHidden/>
    <w:rsid w:val="00223A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50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emf"/><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image" Target="media/image24.jpeg"/><Relationship Id="rId7" Type="http://schemas.openxmlformats.org/officeDocument/2006/relationships/comments" Target="comment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3.jpeg"/><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package" Target="embeddings/Microsoft_Visio___.vsdx"/><Relationship Id="rId30" Type="http://schemas.openxmlformats.org/officeDocument/2006/relationships/image" Target="media/image20.png"/><Relationship Id="rId35" Type="http://schemas.openxmlformats.org/officeDocument/2006/relationships/image" Target="media/image2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4167</TotalTime>
  <Pages>10</Pages>
  <Words>4026</Words>
  <Characters>22952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 Tan</dc:creator>
  <cp:keywords/>
  <dc:description/>
  <cp:lastModifiedBy>zhengliang@csu.edu.cn</cp:lastModifiedBy>
  <cp:revision>11</cp:revision>
  <dcterms:created xsi:type="dcterms:W3CDTF">2022-09-02T03:20:00Z</dcterms:created>
  <dcterms:modified xsi:type="dcterms:W3CDTF">2022-10-21T04:00:00Z</dcterms:modified>
</cp:coreProperties>
</file>