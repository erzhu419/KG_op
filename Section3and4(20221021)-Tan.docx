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237A1" w14:textId="4EA91EA4" w:rsidR="00E67543" w:rsidRPr="0080518C" w:rsidRDefault="00F22D01" w:rsidP="008052D1">
      <w:pPr>
        <w:pStyle w:val="1"/>
        <w:adjustRightInd w:val="0"/>
        <w:snapToGrid w:val="0"/>
        <w:spacing w:before="0" w:after="0"/>
        <w:rPr>
          <w:rFonts w:ascii="Times New Roman" w:eastAsiaTheme="minorEastAsia" w:hAnsi="Times New Roman" w:cs="Times New Roman"/>
          <w:b/>
          <w:bCs/>
          <w:color w:val="auto"/>
          <w:kern w:val="2"/>
          <w:sz w:val="24"/>
          <w:szCs w:val="24"/>
        </w:rPr>
      </w:pPr>
      <w:r w:rsidRPr="0080518C">
        <w:rPr>
          <w:rFonts w:ascii="Times New Roman" w:eastAsiaTheme="minorEastAsia" w:hAnsi="Times New Roman" w:cs="Times New Roman"/>
          <w:b/>
          <w:bCs/>
          <w:color w:val="auto"/>
          <w:kern w:val="2"/>
          <w:sz w:val="24"/>
          <w:szCs w:val="24"/>
        </w:rPr>
        <w:t>3</w:t>
      </w:r>
      <w:r w:rsidR="00E67543" w:rsidRPr="0080518C">
        <w:rPr>
          <w:rFonts w:ascii="Times New Roman" w:eastAsiaTheme="minorEastAsia" w:hAnsi="Times New Roman" w:cs="Times New Roman"/>
          <w:b/>
          <w:bCs/>
          <w:color w:val="auto"/>
          <w:kern w:val="2"/>
          <w:sz w:val="24"/>
          <w:szCs w:val="24"/>
        </w:rPr>
        <w:t xml:space="preserve"> Network-wide Signal Timing Problem under Uncertainties (NSTPU)</w:t>
      </w:r>
    </w:p>
    <w:p w14:paraId="5D5EBD6B" w14:textId="76EBB96E" w:rsidR="00EF5FB7" w:rsidRPr="0080518C" w:rsidRDefault="00EF5FB7"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Urban signalized intersections are not only the bottleneck of traffic efficiency and dense area of vehicular emissions, but also influence the equity of right-of-way in the urban road network. In this condition, traffic efficiency is set as an evaluation indicator rather than the only indicator, when designing the traffic control system. Specifically, the traffic equity has been considered in various traffic control problems, such as temporal and spatial inequities of ramp metering control (</w:t>
      </w:r>
      <w:r w:rsidRPr="0080518C">
        <w:rPr>
          <w:rFonts w:ascii="Times New Roman" w:hAnsi="Times New Roman" w:cs="Times New Roman"/>
          <w:sz w:val="24"/>
          <w:szCs w:val="24"/>
          <w:highlight w:val="yellow"/>
        </w:rPr>
        <w:t>Levinson and Zhang, 2006</w:t>
      </w:r>
      <w:r w:rsidRPr="0080518C">
        <w:rPr>
          <w:rFonts w:ascii="Times New Roman" w:hAnsi="Times New Roman" w:cs="Times New Roman"/>
          <w:sz w:val="24"/>
          <w:szCs w:val="24"/>
        </w:rPr>
        <w:t>), aggregated and non-aggregated equity indices of corridor control (</w:t>
      </w:r>
      <w:r w:rsidRPr="0080518C">
        <w:rPr>
          <w:rFonts w:ascii="Times New Roman" w:hAnsi="Times New Roman" w:cs="Times New Roman"/>
          <w:sz w:val="24"/>
          <w:szCs w:val="24"/>
          <w:highlight w:val="yellow"/>
        </w:rPr>
        <w:t>Ma and Zhang, 2008</w:t>
      </w:r>
      <w:r w:rsidRPr="0080518C">
        <w:rPr>
          <w:rFonts w:ascii="Times New Roman" w:hAnsi="Times New Roman" w:cs="Times New Roman"/>
          <w:sz w:val="24"/>
          <w:szCs w:val="24"/>
        </w:rPr>
        <w:t>), spatial equity index of dynamic ramp control (</w:t>
      </w:r>
      <w:r w:rsidRPr="0080518C">
        <w:rPr>
          <w:rFonts w:ascii="Times New Roman" w:hAnsi="Times New Roman" w:cs="Times New Roman"/>
          <w:sz w:val="24"/>
          <w:szCs w:val="24"/>
          <w:highlight w:val="yellow"/>
        </w:rPr>
        <w:t>Meng and Khoo, 2010</w:t>
      </w:r>
      <w:r w:rsidRPr="0080518C">
        <w:rPr>
          <w:rFonts w:ascii="Times New Roman" w:hAnsi="Times New Roman" w:cs="Times New Roman"/>
          <w:sz w:val="24"/>
          <w:szCs w:val="24"/>
        </w:rPr>
        <w:t>), travel time-based Atkinson index of network-wide traffic signal timing plan (</w:t>
      </w:r>
      <w:r w:rsidRPr="0080518C">
        <w:rPr>
          <w:rFonts w:ascii="Times New Roman" w:hAnsi="Times New Roman" w:cs="Times New Roman"/>
          <w:sz w:val="24"/>
          <w:szCs w:val="24"/>
          <w:highlight w:val="yellow"/>
        </w:rPr>
        <w:t>Zheng et al., 2019</w:t>
      </w:r>
      <w:r w:rsidRPr="0080518C">
        <w:rPr>
          <w:rFonts w:ascii="Times New Roman" w:hAnsi="Times New Roman" w:cs="Times New Roman"/>
          <w:sz w:val="24"/>
          <w:szCs w:val="24"/>
          <w:highlight w:val="red"/>
        </w:rPr>
        <w:t>a</w:t>
      </w:r>
      <w:r w:rsidRPr="0080518C">
        <w:rPr>
          <w:rFonts w:ascii="Times New Roman" w:hAnsi="Times New Roman" w:cs="Times New Roman"/>
          <w:sz w:val="24"/>
          <w:szCs w:val="24"/>
        </w:rPr>
        <w:t xml:space="preserve">). Meanwhile, </w:t>
      </w:r>
      <w:ins w:id="0" w:author="Zhen Tan" w:date="2022-08-20T10:33:00Z">
        <w:r w:rsidR="00EE5278" w:rsidRPr="0080518C">
          <w:rPr>
            <w:rFonts w:ascii="Times New Roman" w:hAnsi="Times New Roman" w:cs="Times New Roman"/>
            <w:sz w:val="24"/>
            <w:szCs w:val="24"/>
          </w:rPr>
          <w:t>traffic signal control plan substantially affe</w:t>
        </w:r>
      </w:ins>
      <w:ins w:id="1" w:author="Zhen Tan" w:date="2022-08-20T10:34:00Z">
        <w:r w:rsidR="00EE5278" w:rsidRPr="0080518C">
          <w:rPr>
            <w:rFonts w:ascii="Times New Roman" w:hAnsi="Times New Roman" w:cs="Times New Roman"/>
            <w:sz w:val="24"/>
            <w:szCs w:val="24"/>
          </w:rPr>
          <w:t xml:space="preserve">cts the </w:t>
        </w:r>
      </w:ins>
      <w:r w:rsidRPr="0080518C">
        <w:rPr>
          <w:rFonts w:ascii="Times New Roman" w:hAnsi="Times New Roman" w:cs="Times New Roman"/>
          <w:sz w:val="24"/>
          <w:szCs w:val="24"/>
        </w:rPr>
        <w:t xml:space="preserve">driving modes of vehicles </w:t>
      </w:r>
      <w:ins w:id="2" w:author="Zhen Tan" w:date="2022-08-20T10:34:00Z">
        <w:r w:rsidR="00EE5278" w:rsidRPr="0080518C">
          <w:rPr>
            <w:rFonts w:ascii="Times New Roman" w:hAnsi="Times New Roman" w:cs="Times New Roman"/>
            <w:sz w:val="24"/>
            <w:szCs w:val="24"/>
          </w:rPr>
          <w:t xml:space="preserve">which </w:t>
        </w:r>
      </w:ins>
      <w:r w:rsidRPr="0080518C">
        <w:rPr>
          <w:rFonts w:ascii="Times New Roman" w:hAnsi="Times New Roman" w:cs="Times New Roman"/>
          <w:sz w:val="24"/>
          <w:szCs w:val="24"/>
        </w:rPr>
        <w:t xml:space="preserve">would result in various </w:t>
      </w:r>
      <w:ins w:id="3" w:author="Zhen Tan" w:date="2022-08-20T10:36:00Z">
        <w:r w:rsidR="00065A7A" w:rsidRPr="0080518C">
          <w:rPr>
            <w:rFonts w:ascii="Times New Roman" w:hAnsi="Times New Roman" w:cs="Times New Roman"/>
            <w:sz w:val="24"/>
            <w:szCs w:val="24"/>
          </w:rPr>
          <w:t xml:space="preserve">intensities of </w:t>
        </w:r>
      </w:ins>
      <w:r w:rsidRPr="0080518C">
        <w:rPr>
          <w:rFonts w:ascii="Times New Roman" w:hAnsi="Times New Roman" w:cs="Times New Roman"/>
          <w:sz w:val="24"/>
          <w:szCs w:val="24"/>
        </w:rPr>
        <w:t xml:space="preserve">vehicular emissions. </w:t>
      </w:r>
      <w:ins w:id="4" w:author="Zhen Tan" w:date="2022-08-20T10:36:00Z">
        <w:r w:rsidR="00065A7A" w:rsidRPr="0080518C">
          <w:rPr>
            <w:rFonts w:ascii="Times New Roman" w:hAnsi="Times New Roman" w:cs="Times New Roman" w:hint="eastAsia"/>
            <w:sz w:val="24"/>
            <w:szCs w:val="24"/>
          </w:rPr>
          <w:t>More</w:t>
        </w:r>
        <w:r w:rsidR="00065A7A" w:rsidRPr="0080518C">
          <w:rPr>
            <w:rFonts w:ascii="Times New Roman" w:hAnsi="Times New Roman" w:cs="Times New Roman"/>
            <w:sz w:val="24"/>
            <w:szCs w:val="24"/>
          </w:rPr>
          <w:t xml:space="preserve"> specifically</w:t>
        </w:r>
      </w:ins>
      <w:r w:rsidRPr="0080518C">
        <w:rPr>
          <w:rFonts w:ascii="Times New Roman" w:hAnsi="Times New Roman" w:cs="Times New Roman"/>
          <w:sz w:val="24"/>
          <w:szCs w:val="24"/>
        </w:rPr>
        <w:t xml:space="preserve">, vehicular emissions tend to decrease </w:t>
      </w:r>
      <w:ins w:id="5" w:author="Zhen Tan" w:date="2022-08-20T10:37:00Z">
        <w:r w:rsidR="00065A7A" w:rsidRPr="0080518C">
          <w:rPr>
            <w:rFonts w:ascii="Times New Roman" w:hAnsi="Times New Roman" w:cs="Times New Roman"/>
            <w:sz w:val="24"/>
            <w:szCs w:val="24"/>
          </w:rPr>
          <w:t>when the vehicle is</w:t>
        </w:r>
      </w:ins>
      <w:r w:rsidRPr="0080518C">
        <w:rPr>
          <w:rFonts w:ascii="Times New Roman" w:hAnsi="Times New Roman" w:cs="Times New Roman"/>
          <w:sz w:val="24"/>
          <w:szCs w:val="24"/>
        </w:rPr>
        <w:t xml:space="preserve"> accelerati</w:t>
      </w:r>
      <w:ins w:id="6" w:author="Zhen Tan" w:date="2022-08-20T10:37:00Z">
        <w:r w:rsidR="00065A7A" w:rsidRPr="0080518C">
          <w:rPr>
            <w:rFonts w:ascii="Times New Roman" w:hAnsi="Times New Roman" w:cs="Times New Roman"/>
            <w:sz w:val="24"/>
            <w:szCs w:val="24"/>
          </w:rPr>
          <w:t>ng</w:t>
        </w:r>
      </w:ins>
      <w:r w:rsidRPr="0080518C">
        <w:rPr>
          <w:rFonts w:ascii="Times New Roman" w:hAnsi="Times New Roman" w:cs="Times New Roman"/>
          <w:sz w:val="24"/>
          <w:szCs w:val="24"/>
        </w:rPr>
        <w:t>, cruis</w:t>
      </w:r>
      <w:ins w:id="7" w:author="Zhen Tan" w:date="2022-08-20T10:37:00Z">
        <w:r w:rsidR="00065A7A" w:rsidRPr="0080518C">
          <w:rPr>
            <w:rFonts w:ascii="Times New Roman" w:hAnsi="Times New Roman" w:cs="Times New Roman"/>
            <w:sz w:val="24"/>
            <w:szCs w:val="24"/>
          </w:rPr>
          <w:t>ing</w:t>
        </w:r>
      </w:ins>
      <w:r w:rsidRPr="0080518C">
        <w:rPr>
          <w:rFonts w:ascii="Times New Roman" w:hAnsi="Times New Roman" w:cs="Times New Roman"/>
          <w:sz w:val="24"/>
          <w:szCs w:val="24"/>
        </w:rPr>
        <w:t>, decelerati</w:t>
      </w:r>
      <w:ins w:id="8" w:author="Zhen Tan" w:date="2022-08-20T10:37:00Z">
        <w:r w:rsidR="00065A7A" w:rsidRPr="0080518C">
          <w:rPr>
            <w:rFonts w:ascii="Times New Roman" w:hAnsi="Times New Roman" w:cs="Times New Roman"/>
            <w:sz w:val="24"/>
            <w:szCs w:val="24"/>
          </w:rPr>
          <w:t>ng</w:t>
        </w:r>
      </w:ins>
      <w:r w:rsidRPr="0080518C">
        <w:rPr>
          <w:rFonts w:ascii="Times New Roman" w:hAnsi="Times New Roman" w:cs="Times New Roman"/>
          <w:sz w:val="24"/>
          <w:szCs w:val="24"/>
        </w:rPr>
        <w:t xml:space="preserve"> and idl</w:t>
      </w:r>
      <w:r w:rsidR="002F7B4A">
        <w:rPr>
          <w:rFonts w:ascii="Times New Roman" w:hAnsi="Times New Roman" w:cs="Times New Roman"/>
          <w:sz w:val="24"/>
          <w:szCs w:val="24"/>
        </w:rPr>
        <w:t>ing</w:t>
      </w:r>
      <w:r w:rsidRPr="0080518C">
        <w:rPr>
          <w:rFonts w:ascii="Times New Roman" w:hAnsi="Times New Roman" w:cs="Times New Roman"/>
          <w:sz w:val="24"/>
          <w:szCs w:val="24"/>
        </w:rPr>
        <w:t xml:space="preserve"> (</w:t>
      </w:r>
      <w:r w:rsidRPr="0080518C">
        <w:rPr>
          <w:rFonts w:ascii="Times New Roman" w:hAnsi="Times New Roman" w:cs="Times New Roman"/>
          <w:sz w:val="24"/>
          <w:szCs w:val="24"/>
          <w:highlight w:val="yellow"/>
        </w:rPr>
        <w:t>Unal et al</w:t>
      </w:r>
      <w:r w:rsidRPr="0080518C">
        <w:rPr>
          <w:rFonts w:ascii="Times New Roman" w:hAnsi="Times New Roman" w:cs="Times New Roman"/>
          <w:sz w:val="24"/>
          <w:szCs w:val="24"/>
        </w:rPr>
        <w:t>., 2003), and increase considerably if vehicle stops are introduced (</w:t>
      </w:r>
      <w:r w:rsidRPr="0080518C">
        <w:rPr>
          <w:rFonts w:ascii="Times New Roman" w:hAnsi="Times New Roman" w:cs="Times New Roman"/>
          <w:sz w:val="24"/>
          <w:szCs w:val="24"/>
          <w:highlight w:val="yellow"/>
        </w:rPr>
        <w:t>Rakha and Ding</w:t>
      </w:r>
      <w:r w:rsidRPr="0080518C">
        <w:rPr>
          <w:rFonts w:ascii="Times New Roman" w:hAnsi="Times New Roman" w:cs="Times New Roman"/>
          <w:sz w:val="24"/>
          <w:szCs w:val="24"/>
        </w:rPr>
        <w:t xml:space="preserve">, 2003). Thus, apart from traffic efficiency, vehicular emissions </w:t>
      </w:r>
      <w:ins w:id="9" w:author="Zhen Tan" w:date="2022-08-20T10:38:00Z">
        <w:r w:rsidR="001D2147" w:rsidRPr="0080518C">
          <w:rPr>
            <w:rFonts w:ascii="Times New Roman" w:hAnsi="Times New Roman" w:cs="Times New Roman"/>
            <w:sz w:val="24"/>
            <w:szCs w:val="24"/>
          </w:rPr>
          <w:t>on</w:t>
        </w:r>
      </w:ins>
      <w:r w:rsidRPr="0080518C">
        <w:rPr>
          <w:rFonts w:ascii="Times New Roman" w:hAnsi="Times New Roman" w:cs="Times New Roman"/>
          <w:sz w:val="24"/>
          <w:szCs w:val="24"/>
        </w:rPr>
        <w:t xml:space="preserve"> signalized </w:t>
      </w:r>
      <w:ins w:id="10" w:author="Zhen Tan" w:date="2022-08-20T10:39:00Z">
        <w:r w:rsidR="00E456B6" w:rsidRPr="0080518C">
          <w:rPr>
            <w:rFonts w:ascii="Times New Roman" w:hAnsi="Times New Roman" w:cs="Times New Roman"/>
            <w:sz w:val="24"/>
            <w:szCs w:val="24"/>
          </w:rPr>
          <w:t xml:space="preserve">traffic networks </w:t>
        </w:r>
      </w:ins>
      <w:r w:rsidRPr="0080518C">
        <w:rPr>
          <w:rFonts w:ascii="Times New Roman" w:hAnsi="Times New Roman" w:cs="Times New Roman"/>
          <w:sz w:val="24"/>
          <w:szCs w:val="24"/>
        </w:rPr>
        <w:t xml:space="preserve">are greatly influenced by the traffic signal control plan. In this condition, traffic signal control optimization provides an alternative way to mitigate urban vehicular emissions. For example, </w:t>
      </w:r>
      <w:ins w:id="11" w:author="Zhen Tan" w:date="2022-08-20T10:56:00Z">
        <w:r w:rsidR="008D227C" w:rsidRPr="0080518C">
          <w:rPr>
            <w:rFonts w:ascii="Times New Roman" w:hAnsi="Times New Roman" w:cs="Times New Roman"/>
            <w:sz w:val="24"/>
            <w:szCs w:val="24"/>
            <w:highlight w:val="yellow"/>
          </w:rPr>
          <w:t>Stevanovic et al.(</w:t>
        </w:r>
        <w:r w:rsidR="008D227C" w:rsidRPr="0080518C">
          <w:rPr>
            <w:rFonts w:ascii="Times New Roman" w:hAnsi="Times New Roman" w:cs="Times New Roman"/>
            <w:sz w:val="24"/>
            <w:szCs w:val="24"/>
          </w:rPr>
          <w:t xml:space="preserve">2009) applied </w:t>
        </w:r>
      </w:ins>
      <w:r w:rsidRPr="0080518C">
        <w:rPr>
          <w:rFonts w:ascii="Times New Roman" w:hAnsi="Times New Roman" w:cs="Times New Roman"/>
          <w:sz w:val="24"/>
          <w:szCs w:val="24"/>
        </w:rPr>
        <w:t>network-wide traffic signal control SO to reduce total delay, fuel consumption and CO</w:t>
      </w:r>
      <w:r w:rsidRPr="0080518C">
        <w:rPr>
          <w:rFonts w:ascii="Times New Roman" w:hAnsi="Times New Roman" w:cs="Times New Roman"/>
          <w:sz w:val="24"/>
          <w:szCs w:val="24"/>
          <w:vertAlign w:val="subscript"/>
        </w:rPr>
        <w:t>2</w:t>
      </w:r>
      <w:r w:rsidRPr="0080518C">
        <w:rPr>
          <w:rFonts w:ascii="Times New Roman" w:hAnsi="Times New Roman" w:cs="Times New Roman"/>
          <w:sz w:val="24"/>
          <w:szCs w:val="24"/>
        </w:rPr>
        <w:t xml:space="preserve"> emissions. </w:t>
      </w:r>
      <w:r w:rsidRPr="0080518C">
        <w:rPr>
          <w:rFonts w:ascii="Times New Roman" w:hAnsi="Times New Roman" w:cs="Times New Roman"/>
          <w:sz w:val="24"/>
          <w:szCs w:val="24"/>
          <w:highlight w:val="yellow"/>
        </w:rPr>
        <w:t>Osorio and Nanduri</w:t>
      </w:r>
      <w:r w:rsidR="00BE151B">
        <w:rPr>
          <w:rFonts w:ascii="Times New Roman" w:hAnsi="Times New Roman" w:cs="Times New Roman"/>
          <w:sz w:val="24"/>
          <w:szCs w:val="24"/>
          <w:highlight w:val="yellow"/>
        </w:rPr>
        <w:t xml:space="preserve"> (</w:t>
      </w:r>
      <w:r w:rsidRPr="0080518C">
        <w:rPr>
          <w:rFonts w:ascii="Times New Roman" w:hAnsi="Times New Roman" w:cs="Times New Roman"/>
          <w:sz w:val="24"/>
          <w:szCs w:val="24"/>
          <w:highlight w:val="yellow"/>
        </w:rPr>
        <w:t>2015a, 2015b</w:t>
      </w:r>
      <w:r w:rsidRPr="0080518C">
        <w:rPr>
          <w:rFonts w:ascii="Times New Roman" w:hAnsi="Times New Roman" w:cs="Times New Roman"/>
          <w:sz w:val="24"/>
          <w:szCs w:val="24"/>
        </w:rPr>
        <w:t>)</w:t>
      </w:r>
      <w:r w:rsidR="00BE151B">
        <w:rPr>
          <w:rFonts w:ascii="Times New Roman" w:hAnsi="Times New Roman" w:cs="Times New Roman"/>
          <w:sz w:val="24"/>
          <w:szCs w:val="24"/>
        </w:rPr>
        <w:t xml:space="preserve"> </w:t>
      </w:r>
      <w:ins w:id="12" w:author="Zhen Tan" w:date="2022-08-20T10:55:00Z">
        <w:r w:rsidR="008D227C" w:rsidRPr="0080518C">
          <w:rPr>
            <w:rFonts w:ascii="Times New Roman" w:hAnsi="Times New Roman" w:cs="Times New Roman"/>
            <w:sz w:val="24"/>
            <w:szCs w:val="24"/>
          </w:rPr>
          <w:t xml:space="preserve">applied a combined surrogate model of </w:t>
        </w:r>
        <w:r w:rsidR="008D227C" w:rsidRPr="0080518C">
          <w:rPr>
            <w:rFonts w:ascii="Times New Roman" w:hAnsi="Times New Roman" w:cs="Times New Roman" w:hint="eastAsia"/>
            <w:sz w:val="24"/>
            <w:szCs w:val="24"/>
          </w:rPr>
          <w:t>functio</w:t>
        </w:r>
        <w:r w:rsidR="008D227C" w:rsidRPr="0080518C">
          <w:rPr>
            <w:rFonts w:ascii="Times New Roman" w:hAnsi="Times New Roman" w:cs="Times New Roman"/>
            <w:sz w:val="24"/>
            <w:szCs w:val="24"/>
          </w:rPr>
          <w:t xml:space="preserve">nal </w:t>
        </w:r>
        <w:r w:rsidR="008D227C" w:rsidRPr="0080518C">
          <w:rPr>
            <w:rFonts w:ascii="Times New Roman" w:hAnsi="Times New Roman" w:cs="Times New Roman" w:hint="eastAsia"/>
            <w:sz w:val="24"/>
            <w:szCs w:val="24"/>
          </w:rPr>
          <w:t>compon</w:t>
        </w:r>
        <w:r w:rsidR="008D227C" w:rsidRPr="0080518C">
          <w:rPr>
            <w:rFonts w:ascii="Times New Roman" w:hAnsi="Times New Roman" w:cs="Times New Roman"/>
            <w:sz w:val="24"/>
            <w:szCs w:val="24"/>
          </w:rPr>
          <w:t xml:space="preserve">ent and </w:t>
        </w:r>
        <w:r w:rsidR="008D227C" w:rsidRPr="0080518C">
          <w:rPr>
            <w:rFonts w:ascii="Times New Roman" w:hAnsi="Times New Roman" w:cs="Times New Roman" w:hint="eastAsia"/>
            <w:sz w:val="24"/>
            <w:szCs w:val="24"/>
          </w:rPr>
          <w:t>physical component</w:t>
        </w:r>
        <w:r w:rsidR="008D227C" w:rsidRPr="0080518C">
          <w:rPr>
            <w:rFonts w:ascii="Times New Roman" w:hAnsi="Times New Roman" w:cs="Times New Roman"/>
            <w:sz w:val="24"/>
            <w:szCs w:val="24"/>
          </w:rPr>
          <w:t xml:space="preserve"> in the regional traffic signal timing SO to reduc</w:t>
        </w:r>
      </w:ins>
      <w:ins w:id="13" w:author="Zhen Tan" w:date="2022-08-20T10:56:00Z">
        <w:r w:rsidR="008D227C" w:rsidRPr="0080518C">
          <w:rPr>
            <w:rFonts w:ascii="Times New Roman" w:hAnsi="Times New Roman" w:cs="Times New Roman"/>
            <w:sz w:val="24"/>
            <w:szCs w:val="24"/>
          </w:rPr>
          <w:t>e</w:t>
        </w:r>
      </w:ins>
      <w:ins w:id="14" w:author="Zhen Tan" w:date="2022-08-20T10:57:00Z">
        <w:r w:rsidR="00F33104" w:rsidRPr="0080518C">
          <w:rPr>
            <w:rFonts w:ascii="Times New Roman" w:hAnsi="Times New Roman" w:cs="Times New Roman"/>
            <w:sz w:val="24"/>
            <w:szCs w:val="24"/>
          </w:rPr>
          <w:t xml:space="preserve"> a</w:t>
        </w:r>
      </w:ins>
      <w:ins w:id="15" w:author="Zhen Tan" w:date="2022-08-20T10:56:00Z">
        <w:r w:rsidR="008D227C" w:rsidRPr="0080518C">
          <w:rPr>
            <w:rFonts w:ascii="Times New Roman" w:hAnsi="Times New Roman" w:cs="Times New Roman"/>
            <w:sz w:val="24"/>
            <w:szCs w:val="24"/>
          </w:rPr>
          <w:t xml:space="preserve"> weighted index of average travel time and high-resolution vehicular emissions. </w:t>
        </w:r>
      </w:ins>
      <w:ins w:id="16" w:author="Zhen Tan" w:date="2022-08-20T11:04:00Z">
        <w:r w:rsidR="00BA17AE" w:rsidRPr="0080518C">
          <w:rPr>
            <w:rFonts w:ascii="Times New Roman" w:hAnsi="Times New Roman" w:cs="Times New Roman"/>
            <w:sz w:val="24"/>
            <w:szCs w:val="24"/>
            <w:highlight w:val="yellow"/>
          </w:rPr>
          <w:t>Zhang et al</w:t>
        </w:r>
      </w:ins>
      <w:r w:rsidR="007D1BCB">
        <w:rPr>
          <w:rFonts w:ascii="Times New Roman" w:hAnsi="Times New Roman" w:cs="Times New Roman"/>
          <w:sz w:val="24"/>
          <w:szCs w:val="24"/>
        </w:rPr>
        <w:t xml:space="preserve">. </w:t>
      </w:r>
      <w:ins w:id="17" w:author="Zhen Tan" w:date="2022-08-20T11:04:00Z">
        <w:r w:rsidR="00BA17AE" w:rsidRPr="0080518C">
          <w:rPr>
            <w:rFonts w:ascii="Times New Roman" w:hAnsi="Times New Roman" w:cs="Times New Roman"/>
            <w:sz w:val="24"/>
            <w:szCs w:val="24"/>
          </w:rPr>
          <w:t xml:space="preserve">(2013) </w:t>
        </w:r>
        <w:r w:rsidR="00374329" w:rsidRPr="0080518C">
          <w:rPr>
            <w:rFonts w:ascii="Times New Roman" w:hAnsi="Times New Roman" w:cs="Times New Roman"/>
            <w:sz w:val="24"/>
            <w:szCs w:val="24"/>
          </w:rPr>
          <w:t xml:space="preserve">minimized </w:t>
        </w:r>
      </w:ins>
      <w:ins w:id="18" w:author="Zhen Tan" w:date="2022-08-20T11:05:00Z">
        <w:r w:rsidR="00374329" w:rsidRPr="0080518C">
          <w:rPr>
            <w:rFonts w:ascii="Times New Roman" w:hAnsi="Times New Roman" w:cs="Times New Roman"/>
            <w:sz w:val="24"/>
            <w:szCs w:val="24"/>
          </w:rPr>
          <w:t>t</w:t>
        </w:r>
      </w:ins>
      <w:r w:rsidRPr="0080518C">
        <w:rPr>
          <w:rFonts w:ascii="Times New Roman" w:hAnsi="Times New Roman" w:cs="Times New Roman"/>
          <w:sz w:val="24"/>
          <w:szCs w:val="24"/>
        </w:rPr>
        <w:t>otal delay and mean excess exposure simultaneou</w:t>
      </w:r>
      <w:r w:rsidR="007D1BCB">
        <w:rPr>
          <w:rFonts w:ascii="Times New Roman" w:hAnsi="Times New Roman" w:cs="Times New Roman"/>
          <w:sz w:val="24"/>
          <w:szCs w:val="24"/>
        </w:rPr>
        <w:t xml:space="preserve">sly </w:t>
      </w:r>
      <w:r w:rsidRPr="0080518C">
        <w:rPr>
          <w:rFonts w:ascii="Times New Roman" w:hAnsi="Times New Roman" w:cs="Times New Roman"/>
          <w:sz w:val="24"/>
          <w:szCs w:val="24"/>
        </w:rPr>
        <w:t xml:space="preserve">by using a simulation-based biobjective GA to solve a signal timing optimization model. </w:t>
      </w:r>
      <w:ins w:id="19" w:author="Zhen Tan" w:date="2022-08-20T11:05:00Z">
        <w:r w:rsidR="00374329" w:rsidRPr="0080518C">
          <w:rPr>
            <w:rFonts w:ascii="Times New Roman" w:hAnsi="Times New Roman" w:cs="Times New Roman"/>
            <w:sz w:val="24"/>
            <w:szCs w:val="24"/>
            <w:highlight w:val="yellow"/>
          </w:rPr>
          <w:t>Zheng et al</w:t>
        </w:r>
      </w:ins>
      <w:r w:rsidR="000052AE">
        <w:rPr>
          <w:rFonts w:ascii="Times New Roman" w:hAnsi="Times New Roman" w:cs="Times New Roman"/>
          <w:sz w:val="24"/>
          <w:szCs w:val="24"/>
          <w:highlight w:val="yellow"/>
        </w:rPr>
        <w:t xml:space="preserve">. </w:t>
      </w:r>
      <w:ins w:id="20" w:author="Zhen Tan" w:date="2022-08-20T11:05:00Z">
        <w:r w:rsidR="00374329" w:rsidRPr="0080518C">
          <w:rPr>
            <w:rFonts w:ascii="Times New Roman" w:hAnsi="Times New Roman" w:cs="Times New Roman"/>
            <w:sz w:val="24"/>
            <w:szCs w:val="24"/>
            <w:highlight w:val="yellow"/>
          </w:rPr>
          <w:t>(2019</w:t>
        </w:r>
        <w:r w:rsidR="00374329" w:rsidRPr="0080518C">
          <w:rPr>
            <w:rFonts w:ascii="Times New Roman" w:hAnsi="Times New Roman" w:cs="Times New Roman"/>
            <w:sz w:val="24"/>
            <w:szCs w:val="24"/>
            <w:highlight w:val="red"/>
          </w:rPr>
          <w:t>b)</w:t>
        </w:r>
        <w:r w:rsidR="00374329" w:rsidRPr="0080518C">
          <w:rPr>
            <w:rFonts w:ascii="Times New Roman" w:hAnsi="Times New Roman" w:cs="Times New Roman"/>
            <w:sz w:val="24"/>
            <w:szCs w:val="24"/>
          </w:rPr>
          <w:t xml:space="preserve"> used</w:t>
        </w:r>
      </w:ins>
      <w:r w:rsidR="007D1BCB">
        <w:rPr>
          <w:rFonts w:ascii="Times New Roman" w:hAnsi="Times New Roman" w:cs="Times New Roman"/>
          <w:sz w:val="24"/>
          <w:szCs w:val="24"/>
        </w:rPr>
        <w:t xml:space="preserve"> </w:t>
      </w:r>
      <w:ins w:id="21" w:author="Zhen Tan" w:date="2022-08-20T11:05:00Z">
        <w:r w:rsidR="00374329" w:rsidRPr="0080518C">
          <w:rPr>
            <w:rFonts w:ascii="Times New Roman" w:hAnsi="Times New Roman" w:cs="Times New Roman"/>
            <w:sz w:val="24"/>
            <w:szCs w:val="24"/>
          </w:rPr>
          <w:t>a</w:t>
        </w:r>
      </w:ins>
      <w:r w:rsidRPr="0080518C">
        <w:rPr>
          <w:rFonts w:ascii="Times New Roman" w:hAnsi="Times New Roman" w:cs="Times New Roman"/>
          <w:sz w:val="24"/>
          <w:szCs w:val="24"/>
        </w:rPr>
        <w:t xml:space="preserve"> </w:t>
      </w:r>
      <w:r w:rsidR="002F57D7" w:rsidRPr="0080518C">
        <w:rPr>
          <w:rFonts w:ascii="Times New Roman" w:hAnsi="Times New Roman" w:cs="Times New Roman"/>
          <w:sz w:val="24"/>
          <w:szCs w:val="24"/>
        </w:rPr>
        <w:t>biobjective</w:t>
      </w:r>
      <w:r w:rsidRPr="0080518C">
        <w:rPr>
          <w:rFonts w:ascii="Times New Roman" w:hAnsi="Times New Roman" w:cs="Times New Roman"/>
          <w:sz w:val="24"/>
          <w:szCs w:val="24"/>
        </w:rPr>
        <w:t xml:space="preserve"> stochastic simulation-based optimization (BOSSO) method to address a network-wide signal timing optimization problem </w:t>
      </w:r>
      <w:ins w:id="22" w:author="Zhen Tan" w:date="2022-08-20T11:06:00Z">
        <w:r w:rsidR="00374329" w:rsidRPr="0080518C">
          <w:rPr>
            <w:rFonts w:ascii="Times New Roman" w:hAnsi="Times New Roman" w:cs="Times New Roman"/>
            <w:sz w:val="24"/>
            <w:szCs w:val="24"/>
          </w:rPr>
          <w:t>w</w:t>
        </w:r>
      </w:ins>
      <w:r w:rsidR="000052AE">
        <w:rPr>
          <w:rFonts w:ascii="Times New Roman" w:hAnsi="Times New Roman" w:cs="Times New Roman"/>
          <w:sz w:val="24"/>
          <w:szCs w:val="24"/>
        </w:rPr>
        <w:t xml:space="preserve">hose </w:t>
      </w:r>
      <w:ins w:id="23" w:author="Zhen Tan" w:date="2022-08-20T11:06:00Z">
        <w:r w:rsidR="00374329" w:rsidRPr="0080518C">
          <w:rPr>
            <w:rFonts w:ascii="Times New Roman" w:hAnsi="Times New Roman" w:cs="Times New Roman"/>
            <w:sz w:val="24"/>
            <w:szCs w:val="24"/>
          </w:rPr>
          <w:t>objective</w:t>
        </w:r>
      </w:ins>
      <w:r w:rsidR="007D1BCB">
        <w:rPr>
          <w:rFonts w:ascii="Times New Roman" w:hAnsi="Times New Roman" w:cs="Times New Roman"/>
          <w:sz w:val="24"/>
          <w:szCs w:val="24"/>
        </w:rPr>
        <w:t xml:space="preserve">s are </w:t>
      </w:r>
      <w:r w:rsidRPr="0080518C">
        <w:rPr>
          <w:rFonts w:ascii="Times New Roman" w:hAnsi="Times New Roman" w:cs="Times New Roman"/>
          <w:sz w:val="24"/>
          <w:szCs w:val="24"/>
        </w:rPr>
        <w:t>a linear combination of four pollutants’ emissions and total delay.</w:t>
      </w:r>
    </w:p>
    <w:p w14:paraId="16959634" w14:textId="77777777" w:rsidR="00EF5FB7" w:rsidRPr="0080518C" w:rsidRDefault="00EF5FB7" w:rsidP="008052D1">
      <w:pPr>
        <w:adjustRightInd w:val="0"/>
        <w:snapToGrid w:val="0"/>
        <w:rPr>
          <w:rFonts w:ascii="Times New Roman" w:hAnsi="Times New Roman" w:cs="Times New Roman"/>
          <w:sz w:val="24"/>
          <w:szCs w:val="24"/>
        </w:rPr>
      </w:pPr>
    </w:p>
    <w:p w14:paraId="03B004B0" w14:textId="5B7A401A" w:rsidR="00EF5FB7" w:rsidRPr="0080518C" w:rsidRDefault="00EF5FB7"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Due to the </w:t>
      </w:r>
      <w:r w:rsidR="008D10E5" w:rsidRPr="0080518C">
        <w:rPr>
          <w:rFonts w:ascii="Times New Roman" w:hAnsi="Times New Roman" w:cs="Times New Roman"/>
          <w:sz w:val="24"/>
          <w:szCs w:val="24"/>
        </w:rPr>
        <w:t>conflicting nature</w:t>
      </w:r>
      <w:r w:rsidRPr="0080518C">
        <w:rPr>
          <w:rFonts w:ascii="Times New Roman" w:hAnsi="Times New Roman" w:cs="Times New Roman"/>
          <w:sz w:val="24"/>
          <w:szCs w:val="24"/>
        </w:rPr>
        <w:t xml:space="preserve"> between traffic efficiency and equity (</w:t>
      </w:r>
      <w:r w:rsidRPr="0080518C">
        <w:rPr>
          <w:rFonts w:ascii="Times New Roman" w:hAnsi="Times New Roman" w:cs="Times New Roman"/>
          <w:sz w:val="24"/>
          <w:szCs w:val="24"/>
          <w:highlight w:val="yellow"/>
        </w:rPr>
        <w:t>Kotsialos and Papageorgiou, 2004; Zhang and Levinson, 2004; Kesten et al., 2013; Zheng et al., 2019</w:t>
      </w:r>
      <w:r w:rsidRPr="0080518C">
        <w:rPr>
          <w:rFonts w:ascii="Times New Roman" w:hAnsi="Times New Roman" w:cs="Times New Roman"/>
          <w:sz w:val="24"/>
          <w:szCs w:val="24"/>
          <w:highlight w:val="red"/>
        </w:rPr>
        <w:t>a</w:t>
      </w:r>
      <w:r w:rsidRPr="0080518C">
        <w:rPr>
          <w:rFonts w:ascii="Times New Roman" w:hAnsi="Times New Roman" w:cs="Times New Roman"/>
          <w:sz w:val="24"/>
          <w:szCs w:val="24"/>
        </w:rPr>
        <w:t>), we take traffic efficiency and equity as bi</w:t>
      </w:r>
      <w:ins w:id="24" w:author="Zhen Tan" w:date="2022-08-21T16:02:00Z">
        <w:r w:rsidR="00732AEB" w:rsidRPr="0080518C">
          <w:rPr>
            <w:rFonts w:ascii="Times New Roman" w:hAnsi="Times New Roman" w:cs="Times New Roman"/>
            <w:sz w:val="24"/>
            <w:szCs w:val="24"/>
          </w:rPr>
          <w:t>-</w:t>
        </w:r>
      </w:ins>
      <w:r w:rsidRPr="0080518C">
        <w:rPr>
          <w:rFonts w:ascii="Times New Roman" w:hAnsi="Times New Roman" w:cs="Times New Roman"/>
          <w:sz w:val="24"/>
          <w:szCs w:val="24"/>
        </w:rPr>
        <w:t xml:space="preserve">objectives in this study. Meanwhile, </w:t>
      </w:r>
      <w:commentRangeStart w:id="25"/>
      <w:commentRangeEnd w:id="25"/>
      <w:del w:id="26" w:author="Zhen Tan" w:date="2022-08-20T11:21:00Z">
        <w:r w:rsidRPr="0080518C" w:rsidDel="00757BCD">
          <w:rPr>
            <w:rStyle w:val="afd"/>
            <w:rFonts w:hint="eastAsia"/>
          </w:rPr>
          <w:commentReference w:id="25"/>
        </w:r>
      </w:del>
      <w:ins w:id="27" w:author="Zhen Tan" w:date="2022-08-20T11:21:00Z">
        <w:r w:rsidR="00757BCD" w:rsidRPr="0080518C">
          <w:rPr>
            <w:rFonts w:ascii="Times New Roman" w:hAnsi="Times New Roman" w:cs="Times New Roman"/>
            <w:sz w:val="24"/>
            <w:szCs w:val="24"/>
          </w:rPr>
          <w:t xml:space="preserve">we set </w:t>
        </w:r>
      </w:ins>
      <w:r w:rsidRPr="0080518C">
        <w:rPr>
          <w:rFonts w:ascii="Times New Roman" w:hAnsi="Times New Roman" w:cs="Times New Roman"/>
          <w:sz w:val="24"/>
          <w:szCs w:val="24"/>
        </w:rPr>
        <w:t xml:space="preserve">vehicular emissions as another evaluation measure </w:t>
      </w:r>
      <w:ins w:id="28" w:author="Zhen Tan" w:date="2022-08-20T11:21:00Z">
        <w:r w:rsidR="00D27465" w:rsidRPr="0080518C">
          <w:rPr>
            <w:rFonts w:ascii="Times New Roman" w:hAnsi="Times New Roman" w:cs="Times New Roman"/>
            <w:sz w:val="24"/>
            <w:szCs w:val="24"/>
          </w:rPr>
          <w:t>sub</w:t>
        </w:r>
      </w:ins>
      <w:ins w:id="29" w:author="Zhen Tan" w:date="2022-08-20T11:22:00Z">
        <w:r w:rsidR="00D27465" w:rsidRPr="0080518C">
          <w:rPr>
            <w:rFonts w:ascii="Times New Roman" w:hAnsi="Times New Roman" w:cs="Times New Roman"/>
            <w:sz w:val="24"/>
            <w:szCs w:val="24"/>
          </w:rPr>
          <w:t>ject to</w:t>
        </w:r>
      </w:ins>
      <w:r w:rsidR="008D10E5" w:rsidRPr="0080518C">
        <w:rPr>
          <w:rFonts w:ascii="Times New Roman" w:hAnsi="Times New Roman" w:cs="Times New Roman"/>
          <w:sz w:val="24"/>
          <w:szCs w:val="24"/>
        </w:rPr>
        <w:t xml:space="preserve"> probabilistic constraint, that is, vehicular emissions </w:t>
      </w:r>
      <w:r w:rsidR="008D10E5" w:rsidRPr="00851D45">
        <w:rPr>
          <w:rFonts w:ascii="Times New Roman" w:hAnsi="Times New Roman" w:cs="Times New Roman"/>
          <w:color w:val="FF0000"/>
          <w:sz w:val="24"/>
          <w:szCs w:val="24"/>
        </w:rPr>
        <w:t>ha</w:t>
      </w:r>
      <w:r w:rsidR="00851D45" w:rsidRPr="00851D45">
        <w:rPr>
          <w:rFonts w:ascii="Times New Roman" w:hAnsi="Times New Roman" w:cs="Times New Roman"/>
          <w:color w:val="FF0000"/>
          <w:sz w:val="24"/>
          <w:szCs w:val="24"/>
        </w:rPr>
        <w:t>s</w:t>
      </w:r>
      <w:r w:rsidR="008D10E5" w:rsidRPr="0080518C">
        <w:rPr>
          <w:rFonts w:ascii="Times New Roman" w:hAnsi="Times New Roman" w:cs="Times New Roman"/>
          <w:sz w:val="24"/>
          <w:szCs w:val="24"/>
        </w:rPr>
        <w:t xml:space="preserve"> </w:t>
      </w:r>
      <w:r w:rsidR="00851D45">
        <w:rPr>
          <w:rFonts w:ascii="Times New Roman" w:hAnsi="Times New Roman" w:cs="Times New Roman"/>
          <w:sz w:val="24"/>
          <w:szCs w:val="24"/>
        </w:rPr>
        <w:t xml:space="preserve">to </w:t>
      </w:r>
      <w:ins w:id="30" w:author="Zhen Tan" w:date="2022-08-21T16:04:00Z">
        <w:r w:rsidR="00B65DC0" w:rsidRPr="0080518C">
          <w:rPr>
            <w:rFonts w:ascii="Times New Roman" w:hAnsi="Times New Roman" w:cs="Times New Roman"/>
            <w:sz w:val="24"/>
            <w:szCs w:val="24"/>
          </w:rPr>
          <w:t>be no higher t</w:t>
        </w:r>
      </w:ins>
      <w:ins w:id="31" w:author="Zhen Tan" w:date="2022-08-21T16:05:00Z">
        <w:r w:rsidR="00B65DC0" w:rsidRPr="0080518C">
          <w:rPr>
            <w:rFonts w:ascii="Times New Roman" w:hAnsi="Times New Roman" w:cs="Times New Roman"/>
            <w:sz w:val="24"/>
            <w:szCs w:val="24"/>
          </w:rPr>
          <w:t>han</w:t>
        </w:r>
      </w:ins>
      <w:r w:rsidR="00851D45">
        <w:rPr>
          <w:rFonts w:ascii="Times New Roman" w:hAnsi="Times New Roman" w:cs="Times New Roman"/>
          <w:sz w:val="24"/>
          <w:szCs w:val="24"/>
        </w:rPr>
        <w:t xml:space="preserve"> </w:t>
      </w:r>
      <w:r w:rsidR="008D10E5" w:rsidRPr="0080518C">
        <w:rPr>
          <w:rFonts w:ascii="Times New Roman" w:hAnsi="Times New Roman" w:cs="Times New Roman"/>
          <w:sz w:val="24"/>
          <w:szCs w:val="24"/>
        </w:rPr>
        <w:t>a</w:t>
      </w:r>
      <w:r w:rsidR="00851D45">
        <w:rPr>
          <w:rFonts w:ascii="Times New Roman" w:hAnsi="Times New Roman" w:cs="Times New Roman"/>
          <w:sz w:val="24"/>
          <w:szCs w:val="24"/>
        </w:rPr>
        <w:t xml:space="preserve"> </w:t>
      </w:r>
      <w:r w:rsidR="008D10E5" w:rsidRPr="0080518C">
        <w:rPr>
          <w:rFonts w:ascii="Times New Roman" w:hAnsi="Times New Roman" w:cs="Times New Roman"/>
          <w:sz w:val="24"/>
          <w:szCs w:val="24"/>
        </w:rPr>
        <w:t>certain</w:t>
      </w:r>
      <w:r w:rsidR="00851D45">
        <w:rPr>
          <w:rFonts w:ascii="Times New Roman" w:hAnsi="Times New Roman" w:cs="Times New Roman"/>
          <w:sz w:val="24"/>
          <w:szCs w:val="24"/>
        </w:rPr>
        <w:t xml:space="preserve"> </w:t>
      </w:r>
      <w:ins w:id="32" w:author="Zhen Tan" w:date="2022-08-21T16:04:00Z">
        <w:r w:rsidR="00B65DC0" w:rsidRPr="0080518C">
          <w:rPr>
            <w:rFonts w:ascii="Times New Roman" w:hAnsi="Times New Roman" w:cs="Times New Roman"/>
            <w:sz w:val="24"/>
            <w:szCs w:val="24"/>
            <w:rPrChange w:id="33" w:author="Zhen Tan" w:date="2022-08-21T16:05:00Z">
              <w:rPr>
                <w:rFonts w:ascii="Times New Roman" w:hAnsi="Times New Roman" w:cs="Times New Roman"/>
                <w:sz w:val="24"/>
                <w:szCs w:val="24"/>
                <w:highlight w:val="green"/>
              </w:rPr>
            </w:rPrChange>
          </w:rPr>
          <w:t>threshold value with a prespecified high probability</w:t>
        </w:r>
      </w:ins>
      <w:r w:rsidR="003454BB" w:rsidRPr="0080518C">
        <w:rPr>
          <w:rFonts w:ascii="Times New Roman" w:hAnsi="Times New Roman" w:cs="Times New Roman"/>
          <w:sz w:val="24"/>
          <w:szCs w:val="24"/>
        </w:rPr>
        <w:t xml:space="preserve">. </w:t>
      </w:r>
      <w:ins w:id="34" w:author="Zhen Tan" w:date="2022-08-20T11:29:00Z">
        <w:r w:rsidR="00496C04" w:rsidRPr="0080518C">
          <w:rPr>
            <w:rFonts w:ascii="Times New Roman" w:hAnsi="Times New Roman" w:cs="Times New Roman"/>
            <w:sz w:val="24"/>
            <w:szCs w:val="24"/>
          </w:rPr>
          <w:t>T</w:t>
        </w:r>
      </w:ins>
      <w:r w:rsidR="0012558E" w:rsidRPr="0080518C">
        <w:rPr>
          <w:rFonts w:ascii="Times New Roman" w:hAnsi="Times New Roman" w:cs="Times New Roman"/>
          <w:sz w:val="24"/>
          <w:szCs w:val="24"/>
        </w:rPr>
        <w:t>he uncertaint</w:t>
      </w:r>
      <w:ins w:id="35" w:author="Zhen Tan" w:date="2022-08-21T14:32:00Z">
        <w:r w:rsidR="000D7C92" w:rsidRPr="0080518C">
          <w:rPr>
            <w:rFonts w:ascii="Times New Roman" w:hAnsi="Times New Roman" w:cs="Times New Roman"/>
            <w:sz w:val="24"/>
            <w:szCs w:val="24"/>
          </w:rPr>
          <w:t>y</w:t>
        </w:r>
      </w:ins>
      <w:r w:rsidR="0012558E" w:rsidRPr="0080518C">
        <w:rPr>
          <w:rFonts w:ascii="Times New Roman" w:hAnsi="Times New Roman" w:cs="Times New Roman"/>
          <w:sz w:val="24"/>
          <w:szCs w:val="24"/>
        </w:rPr>
        <w:t xml:space="preserve"> </w:t>
      </w:r>
      <w:r w:rsidR="003454BB" w:rsidRPr="0080518C">
        <w:rPr>
          <w:rFonts w:ascii="Times New Roman" w:hAnsi="Times New Roman" w:cs="Times New Roman"/>
          <w:sz w:val="24"/>
          <w:szCs w:val="24"/>
        </w:rPr>
        <w:t xml:space="preserve">we consider </w:t>
      </w:r>
      <w:r w:rsidR="001C7682">
        <w:rPr>
          <w:rFonts w:ascii="Times New Roman" w:hAnsi="Times New Roman" w:cs="Times New Roman"/>
          <w:sz w:val="24"/>
          <w:szCs w:val="24"/>
        </w:rPr>
        <w:t>i</w:t>
      </w:r>
      <w:ins w:id="36" w:author="Zhen Tan" w:date="2022-08-20T11:29:00Z">
        <w:r w:rsidR="00496C04" w:rsidRPr="0080518C">
          <w:rPr>
            <w:rFonts w:ascii="Times New Roman" w:hAnsi="Times New Roman" w:cs="Times New Roman"/>
            <w:sz w:val="24"/>
            <w:szCs w:val="24"/>
          </w:rPr>
          <w:t xml:space="preserve">n this study </w:t>
        </w:r>
      </w:ins>
      <w:r w:rsidR="001C7682">
        <w:rPr>
          <w:rFonts w:ascii="Times New Roman" w:hAnsi="Times New Roman" w:cs="Times New Roman"/>
          <w:sz w:val="24"/>
          <w:szCs w:val="24"/>
        </w:rPr>
        <w:t xml:space="preserve">is </w:t>
      </w:r>
      <w:r w:rsidR="003454BB" w:rsidRPr="0080518C">
        <w:rPr>
          <w:rFonts w:ascii="Times New Roman" w:hAnsi="Times New Roman" w:cs="Times New Roman"/>
          <w:sz w:val="24"/>
          <w:szCs w:val="24"/>
        </w:rPr>
        <w:t>the</w:t>
      </w:r>
      <w:r w:rsidR="001C7682">
        <w:rPr>
          <w:rFonts w:ascii="Times New Roman" w:hAnsi="Times New Roman" w:cs="Times New Roman"/>
          <w:sz w:val="24"/>
          <w:szCs w:val="24"/>
        </w:rPr>
        <w:t xml:space="preserve"> </w:t>
      </w:r>
      <w:ins w:id="37" w:author="Zhen Tan" w:date="2022-08-21T14:33:00Z">
        <w:r w:rsidR="000D7C92" w:rsidRPr="0080518C">
          <w:rPr>
            <w:rFonts w:ascii="Times New Roman" w:hAnsi="Times New Roman" w:cs="Times New Roman"/>
            <w:sz w:val="24"/>
            <w:szCs w:val="24"/>
          </w:rPr>
          <w:t xml:space="preserve">relative </w:t>
        </w:r>
      </w:ins>
      <w:r w:rsidR="003454BB" w:rsidRPr="0080518C">
        <w:rPr>
          <w:rFonts w:ascii="Times New Roman" w:hAnsi="Times New Roman" w:cs="Times New Roman"/>
          <w:sz w:val="24"/>
          <w:szCs w:val="24"/>
        </w:rPr>
        <w:t>perturbation</w:t>
      </w:r>
      <w:r w:rsidR="001C7682">
        <w:rPr>
          <w:rFonts w:ascii="Times New Roman" w:hAnsi="Times New Roman" w:cs="Times New Roman"/>
          <w:sz w:val="24"/>
          <w:szCs w:val="24"/>
        </w:rPr>
        <w:t xml:space="preserve"> </w:t>
      </w:r>
      <w:r w:rsidR="0012558E" w:rsidRPr="0080518C">
        <w:rPr>
          <w:rFonts w:ascii="Times New Roman" w:hAnsi="Times New Roman" w:cs="Times New Roman"/>
          <w:sz w:val="24"/>
          <w:szCs w:val="24"/>
        </w:rPr>
        <w:t xml:space="preserve">on the calibrated </w:t>
      </w:r>
      <w:ins w:id="38" w:author="Zhen Tan" w:date="2022-08-20T11:36:00Z">
        <w:r w:rsidR="003A443D" w:rsidRPr="0080518C">
          <w:rPr>
            <w:rFonts w:ascii="Times New Roman" w:hAnsi="Times New Roman" w:cs="Times New Roman"/>
            <w:sz w:val="24"/>
            <w:szCs w:val="24"/>
          </w:rPr>
          <w:t>nominal</w:t>
        </w:r>
      </w:ins>
      <w:r w:rsidR="001C7682">
        <w:rPr>
          <w:rFonts w:ascii="Times New Roman" w:hAnsi="Times New Roman" w:cs="Times New Roman"/>
          <w:sz w:val="24"/>
          <w:szCs w:val="24"/>
        </w:rPr>
        <w:t xml:space="preserve"> </w:t>
      </w:r>
      <w:r w:rsidR="0012558E" w:rsidRPr="0080518C">
        <w:rPr>
          <w:rFonts w:ascii="Times New Roman" w:hAnsi="Times New Roman" w:cs="Times New Roman"/>
          <w:sz w:val="24"/>
          <w:szCs w:val="24"/>
        </w:rPr>
        <w:t xml:space="preserve">traffic volume inputs </w:t>
      </w:r>
      <w:ins w:id="39" w:author="Zhen Tan" w:date="2022-08-20T11:29:00Z">
        <w:r w:rsidR="00496C04" w:rsidRPr="0080518C">
          <w:rPr>
            <w:rFonts w:ascii="Times New Roman" w:hAnsi="Times New Roman" w:cs="Times New Roman"/>
            <w:sz w:val="24"/>
            <w:szCs w:val="24"/>
          </w:rPr>
          <w:t>to</w:t>
        </w:r>
      </w:ins>
      <w:r w:rsidR="0012558E" w:rsidRPr="0080518C">
        <w:rPr>
          <w:rFonts w:ascii="Times New Roman" w:hAnsi="Times New Roman" w:cs="Times New Roman"/>
          <w:sz w:val="24"/>
          <w:szCs w:val="24"/>
        </w:rPr>
        <w:t xml:space="preserve"> the networ</w:t>
      </w:r>
      <w:r w:rsidR="001C7682">
        <w:rPr>
          <w:rFonts w:ascii="Times New Roman" w:hAnsi="Times New Roman" w:cs="Times New Roman"/>
          <w:sz w:val="24"/>
          <w:szCs w:val="24"/>
        </w:rPr>
        <w:t xml:space="preserve">k, and </w:t>
      </w:r>
      <w:ins w:id="40" w:author="Zhen Tan" w:date="2022-08-21T14:33:00Z">
        <w:r w:rsidR="00A50AD4" w:rsidRPr="0080518C">
          <w:rPr>
            <w:rFonts w:ascii="Times New Roman" w:hAnsi="Times New Roman" w:cs="Times New Roman"/>
            <w:sz w:val="24"/>
            <w:szCs w:val="24"/>
            <w:rPrChange w:id="41" w:author="Zhen Tan" w:date="2022-08-21T14:35:00Z">
              <w:rPr>
                <w:rFonts w:ascii="Times New Roman" w:hAnsi="Times New Roman" w:cs="Times New Roman"/>
                <w:sz w:val="24"/>
                <w:szCs w:val="24"/>
                <w:highlight w:val="yellow"/>
              </w:rPr>
            </w:rPrChange>
          </w:rPr>
          <w:t>we</w:t>
        </w:r>
      </w:ins>
      <w:r w:rsidR="001C7682">
        <w:rPr>
          <w:rFonts w:ascii="Times New Roman" w:hAnsi="Times New Roman" w:cs="Times New Roman"/>
          <w:sz w:val="24"/>
          <w:szCs w:val="24"/>
        </w:rPr>
        <w:t xml:space="preserve"> </w:t>
      </w:r>
      <w:ins w:id="42" w:author="Zhen Tan" w:date="2022-08-21T14:33:00Z">
        <w:r w:rsidR="00A50AD4" w:rsidRPr="0080518C">
          <w:rPr>
            <w:rFonts w:ascii="Times New Roman" w:hAnsi="Times New Roman" w:cs="Times New Roman"/>
            <w:sz w:val="24"/>
            <w:szCs w:val="24"/>
            <w:rPrChange w:id="43" w:author="Zhen Tan" w:date="2022-08-21T14:35:00Z">
              <w:rPr>
                <w:rFonts w:ascii="Times New Roman" w:hAnsi="Times New Roman" w:cs="Times New Roman"/>
                <w:sz w:val="24"/>
                <w:szCs w:val="24"/>
                <w:highlight w:val="yellow"/>
              </w:rPr>
            </w:rPrChange>
          </w:rPr>
          <w:t xml:space="preserve">denote this </w:t>
        </w:r>
      </w:ins>
      <w:ins w:id="44" w:author="Zhen Tan" w:date="2022-08-21T14:34:00Z">
        <w:r w:rsidR="00A50AD4" w:rsidRPr="0080518C">
          <w:rPr>
            <w:rFonts w:ascii="Times New Roman" w:hAnsi="Times New Roman" w:cs="Times New Roman"/>
            <w:sz w:val="24"/>
            <w:szCs w:val="24"/>
            <w:rPrChange w:id="45" w:author="Zhen Tan" w:date="2022-08-21T14:35:00Z">
              <w:rPr>
                <w:rFonts w:ascii="Times New Roman" w:hAnsi="Times New Roman" w:cs="Times New Roman"/>
                <w:sz w:val="24"/>
                <w:szCs w:val="24"/>
                <w:highlight w:val="yellow"/>
              </w:rPr>
            </w:rPrChange>
          </w:rPr>
          <w:t xml:space="preserve">random </w:t>
        </w:r>
      </w:ins>
      <w:ins w:id="46" w:author="Zhen Tan" w:date="2022-08-21T14:33:00Z">
        <w:r w:rsidR="00A50AD4" w:rsidRPr="0080518C">
          <w:rPr>
            <w:rFonts w:ascii="Times New Roman" w:hAnsi="Times New Roman" w:cs="Times New Roman"/>
            <w:sz w:val="24"/>
            <w:szCs w:val="24"/>
            <w:rPrChange w:id="47" w:author="Zhen Tan" w:date="2022-08-21T14:35:00Z">
              <w:rPr>
                <w:rFonts w:ascii="Times New Roman" w:hAnsi="Times New Roman" w:cs="Times New Roman"/>
                <w:sz w:val="24"/>
                <w:szCs w:val="24"/>
                <w:highlight w:val="yellow"/>
              </w:rPr>
            </w:rPrChange>
          </w:rPr>
          <w:t xml:space="preserve">perturbation </w:t>
        </w:r>
      </w:ins>
      <w:ins w:id="48" w:author="Zhen Tan" w:date="2022-08-21T14:34:00Z">
        <w:r w:rsidR="00A50AD4" w:rsidRPr="0080518C">
          <w:rPr>
            <w:rFonts w:ascii="Times New Roman" w:hAnsi="Times New Roman" w:cs="Times New Roman"/>
            <w:sz w:val="24"/>
            <w:szCs w:val="24"/>
            <w:rPrChange w:id="49" w:author="Zhen Tan" w:date="2022-08-21T14:35:00Z">
              <w:rPr>
                <w:rFonts w:ascii="Times New Roman" w:hAnsi="Times New Roman" w:cs="Times New Roman"/>
                <w:sz w:val="24"/>
                <w:szCs w:val="24"/>
                <w:highlight w:val="yellow"/>
              </w:rPr>
            </w:rPrChange>
          </w:rPr>
          <w:t>lev</w:t>
        </w:r>
      </w:ins>
      <w:r w:rsidR="001C7682">
        <w:rPr>
          <w:rFonts w:ascii="Times New Roman" w:hAnsi="Times New Roman" w:cs="Times New Roman"/>
          <w:sz w:val="24"/>
          <w:szCs w:val="24"/>
        </w:rPr>
        <w:t xml:space="preserve">el by </w:t>
      </w:r>
      <m:oMath>
        <m:r>
          <w:rPr>
            <w:rFonts w:ascii="Cambria Math" w:hAnsi="Times New Roman" w:cs="Times New Roman"/>
            <w:sz w:val="24"/>
            <w:szCs w:val="24"/>
          </w:rPr>
          <m:t>ξ</m:t>
        </m:r>
      </m:oMath>
      <w:r w:rsidR="001C7682">
        <w:rPr>
          <w:rFonts w:ascii="Times New Roman" w:hAnsi="Times New Roman" w:cs="Times New Roman"/>
          <w:sz w:val="24"/>
          <w:szCs w:val="24"/>
        </w:rPr>
        <w:t xml:space="preserve">, </w:t>
      </w:r>
      <w:ins w:id="50" w:author="Zhen Tan" w:date="2022-08-21T14:34:00Z">
        <w:r w:rsidR="00A50AD4" w:rsidRPr="00305531">
          <w:rPr>
            <w:rFonts w:ascii="Times New Roman" w:hAnsi="Times New Roman" w:cs="Times New Roman"/>
            <w:sz w:val="24"/>
            <w:szCs w:val="24"/>
          </w:rPr>
          <w:t>representing</w:t>
        </w:r>
      </w:ins>
      <w:r w:rsidR="0012558E" w:rsidRPr="0080518C">
        <w:rPr>
          <w:rFonts w:ascii="Times New Roman" w:hAnsi="Times New Roman" w:cs="Times New Roman"/>
          <w:sz w:val="24"/>
          <w:szCs w:val="24"/>
        </w:rPr>
        <w:t xml:space="preserve"> the ratio of the traffic volume to its nominal value</w:t>
      </w:r>
      <w:r w:rsidR="001C7682">
        <w:rPr>
          <w:rFonts w:ascii="Times New Roman" w:hAnsi="Times New Roman" w:cs="Times New Roman"/>
          <w:sz w:val="24"/>
          <w:szCs w:val="24"/>
        </w:rPr>
        <w:t xml:space="preserve">. </w:t>
      </w:r>
      <w:ins w:id="51" w:author="Zhen Tan" w:date="2022-08-21T14:31:00Z">
        <w:r w:rsidR="000D7C92" w:rsidRPr="0080518C">
          <w:rPr>
            <w:rFonts w:ascii="Times New Roman" w:hAnsi="Times New Roman" w:cs="Times New Roman" w:hint="eastAsia"/>
            <w:sz w:val="24"/>
            <w:szCs w:val="24"/>
          </w:rPr>
          <w:t>W</w:t>
        </w:r>
      </w:ins>
      <w:r w:rsidR="001C7682">
        <w:rPr>
          <w:rFonts w:ascii="Times New Roman" w:hAnsi="Times New Roman" w:cs="Times New Roman"/>
          <w:sz w:val="24"/>
          <w:szCs w:val="24"/>
        </w:rPr>
        <w:t xml:space="preserve">e </w:t>
      </w:r>
      <w:ins w:id="52" w:author="Zhen Tan" w:date="2022-08-21T14:31:00Z">
        <w:r w:rsidR="000D7C92" w:rsidRPr="0080518C">
          <w:rPr>
            <w:rFonts w:ascii="Times New Roman" w:hAnsi="Times New Roman" w:cs="Times New Roman"/>
            <w:sz w:val="24"/>
            <w:szCs w:val="24"/>
          </w:rPr>
          <w:t>assume</w:t>
        </w:r>
      </w:ins>
      <w:r w:rsidR="001C7682">
        <w:rPr>
          <w:rFonts w:ascii="Times New Roman" w:hAnsi="Times New Roman" w:cs="Times New Roman"/>
          <w:sz w:val="24"/>
          <w:szCs w:val="24"/>
        </w:rPr>
        <w:t xml:space="preserve"> </w:t>
      </w:r>
      <m:oMath>
        <m:r>
          <w:ins w:id="53" w:author="Zhen Tan" w:date="2022-08-20T15:28:00Z">
            <w:rPr>
              <w:rFonts w:ascii="Cambria Math" w:hAnsi="Times New Roman" w:cs="Times New Roman"/>
              <w:sz w:val="24"/>
              <w:szCs w:val="24"/>
            </w:rPr>
            <m:t>ξ</m:t>
          </w:ins>
        </m:r>
      </m:oMath>
      <w:ins w:id="54" w:author="Zhen Tan" w:date="2022-08-20T15:28:00Z">
        <w:r w:rsidR="001B04A4" w:rsidRPr="0080518C">
          <w:rPr>
            <w:rFonts w:ascii="Times New Roman" w:hAnsi="Times New Roman" w:cs="Times New Roman"/>
            <w:sz w:val="24"/>
            <w:szCs w:val="24"/>
          </w:rPr>
          <w:t xml:space="preserve"> follows a probability density function </w:t>
        </w:r>
      </w:ins>
      <m:oMath>
        <m:r>
          <w:ins w:id="55" w:author="Zhen Tan" w:date="2022-08-20T15:28:00Z">
            <w:rPr>
              <w:rFonts w:ascii="Cambria Math" w:hAnsi="Cambria Math" w:cs="Times New Roman"/>
              <w:sz w:val="24"/>
              <w:szCs w:val="24"/>
            </w:rPr>
            <m:t>p</m:t>
          </w:ins>
        </m:r>
        <m:d>
          <m:dPr>
            <m:ctrlPr>
              <w:ins w:id="56" w:author="Zhen Tan" w:date="2022-08-20T15:28:00Z">
                <w:rPr>
                  <w:rFonts w:ascii="Cambria Math" w:hAnsi="Cambria Math" w:cs="Times New Roman"/>
                  <w:i/>
                  <w:sz w:val="24"/>
                  <w:szCs w:val="24"/>
                </w:rPr>
              </w:ins>
            </m:ctrlPr>
          </m:dPr>
          <m:e>
            <m:r>
              <w:ins w:id="57" w:author="Zhen Tan" w:date="2022-08-20T15:28:00Z">
                <w:rPr>
                  <w:rFonts w:ascii="Cambria Math" w:hAnsi="Times New Roman" w:cs="Times New Roman"/>
                  <w:sz w:val="24"/>
                  <w:szCs w:val="24"/>
                </w:rPr>
                <m:t>ξ</m:t>
              </w:ins>
            </m:r>
            <m:ctrlPr>
              <w:ins w:id="58" w:author="Zhen Tan" w:date="2022-08-20T15:28:00Z">
                <w:rPr>
                  <w:rFonts w:ascii="Cambria Math" w:hAnsi="Times New Roman" w:cs="Times New Roman"/>
                  <w:i/>
                  <w:sz w:val="24"/>
                  <w:szCs w:val="24"/>
                </w:rPr>
              </w:ins>
            </m:ctrlPr>
          </m:e>
        </m:d>
      </m:oMath>
      <w:ins w:id="59" w:author="Zhen Tan" w:date="2022-08-20T15:32:00Z">
        <w:r w:rsidR="001B04A4" w:rsidRPr="0080518C">
          <w:rPr>
            <w:rFonts w:ascii="Times New Roman" w:hAnsi="Times New Roman" w:cs="Times New Roman"/>
            <w:sz w:val="24"/>
            <w:szCs w:val="24"/>
          </w:rPr>
          <w:t xml:space="preserve"> </w:t>
        </w:r>
        <w:r w:rsidR="001B04A4" w:rsidRPr="001C7682">
          <w:rPr>
            <w:rFonts w:ascii="Times New Roman" w:hAnsi="Times New Roman" w:cs="Times New Roman"/>
            <w:sz w:val="24"/>
            <w:szCs w:val="24"/>
            <w:highlight w:val="yellow"/>
          </w:rPr>
          <w:t>w</w:t>
        </w:r>
      </w:ins>
      <w:ins w:id="60" w:author="Zhen Tan" w:date="2022-08-20T15:28:00Z">
        <w:r w:rsidR="001B04A4" w:rsidRPr="001C7682">
          <w:rPr>
            <w:rFonts w:ascii="Times New Roman" w:hAnsi="Times New Roman" w:cs="Times New Roman"/>
            <w:sz w:val="24"/>
            <w:szCs w:val="24"/>
            <w:highlight w:val="yellow"/>
          </w:rPr>
          <w:t>ith</w:t>
        </w:r>
      </w:ins>
      <w:r w:rsidR="0012558E" w:rsidRPr="001C7682">
        <w:rPr>
          <w:rFonts w:ascii="Times New Roman" w:hAnsi="Times New Roman" w:cs="Times New Roman"/>
          <w:sz w:val="24"/>
          <w:szCs w:val="24"/>
          <w:highlight w:val="yellow"/>
        </w:rPr>
        <w:t xml:space="preserve"> </w:t>
      </w:r>
      <w:ins w:id="61" w:author="Zhen Tan" w:date="2022-08-20T15:28:00Z">
        <w:r w:rsidR="001B04A4" w:rsidRPr="001C7682">
          <w:rPr>
            <w:rFonts w:ascii="Times New Roman" w:hAnsi="Times New Roman" w:cs="Times New Roman"/>
            <w:sz w:val="24"/>
            <w:szCs w:val="24"/>
            <w:highlight w:val="yellow"/>
          </w:rPr>
          <w:t>positive</w:t>
        </w:r>
      </w:ins>
      <w:r w:rsidR="001C7682" w:rsidRPr="001C7682">
        <w:rPr>
          <w:rFonts w:ascii="Times New Roman" w:hAnsi="Times New Roman" w:cs="Times New Roman"/>
          <w:sz w:val="24"/>
          <w:szCs w:val="24"/>
          <w:highlight w:val="yellow"/>
        </w:rPr>
        <w:t xml:space="preserve"> </w:t>
      </w:r>
      <w:r w:rsidR="0012558E" w:rsidRPr="001C7682">
        <w:rPr>
          <w:rFonts w:ascii="Times New Roman" w:hAnsi="Times New Roman" w:cs="Times New Roman"/>
          <w:sz w:val="24"/>
          <w:szCs w:val="24"/>
          <w:highlight w:val="yellow"/>
        </w:rPr>
        <w:t>support</w:t>
      </w:r>
      <w:r w:rsidR="001C7682">
        <w:rPr>
          <w:rFonts w:ascii="Times New Roman" w:hAnsi="Times New Roman" w:cs="Times New Roman"/>
          <w:sz w:val="24"/>
          <w:szCs w:val="24"/>
        </w:rPr>
        <w:t xml:space="preserve">. </w:t>
      </w:r>
      <w:ins w:id="62" w:author="Zhen Tan" w:date="2022-08-20T14:33:00Z">
        <w:r w:rsidR="0049282B" w:rsidRPr="0080518C">
          <w:rPr>
            <w:rFonts w:ascii="Times New Roman" w:hAnsi="Times New Roman" w:cs="Times New Roman"/>
            <w:sz w:val="24"/>
            <w:szCs w:val="24"/>
          </w:rPr>
          <w:t>Let</w:t>
        </w:r>
      </w:ins>
      <w:r w:rsidR="00BC5C41">
        <w:rPr>
          <w:rFonts w:ascii="Times New Roman" w:hAnsi="Times New Roman" w:cs="Times New Roman"/>
          <w:sz w:val="24"/>
          <w:szCs w:val="24"/>
        </w:rPr>
        <w:t xml:space="preserve"> </w:t>
      </w:r>
      <m:oMath>
        <m:r>
          <w:ins w:id="63" w:author="Zhen Tan" w:date="2022-08-20T14:33:00Z">
            <m:rPr>
              <m:sty m:val="b"/>
            </m:rPr>
            <w:rPr>
              <w:rFonts w:ascii="Cambria Math" w:hAnsi="Times New Roman" w:cs="Times New Roman"/>
              <w:sz w:val="24"/>
              <w:szCs w:val="24"/>
            </w:rPr>
            <m:t>x</m:t>
          </w:ins>
        </m:r>
      </m:oMath>
      <w:r w:rsidR="00BC5C41">
        <w:rPr>
          <w:rFonts w:ascii="Times New Roman" w:hAnsi="Times New Roman" w:cs="Times New Roman"/>
          <w:sz w:val="24"/>
          <w:szCs w:val="24"/>
        </w:rPr>
        <w:t xml:space="preserve"> </w:t>
      </w:r>
      <w:ins w:id="64" w:author="Zhen Tan" w:date="2022-08-20T14:33:00Z">
        <w:r w:rsidR="0049282B" w:rsidRPr="0080518C">
          <w:rPr>
            <w:rFonts w:ascii="Times New Roman" w:hAnsi="Times New Roman" w:cs="Times New Roman"/>
            <w:sz w:val="24"/>
            <w:szCs w:val="24"/>
          </w:rPr>
          <w:t>denot</w:t>
        </w:r>
      </w:ins>
      <w:ins w:id="65" w:author="zhengliang@csu.edu.cn" w:date="2022-10-21T11:09:00Z">
        <w:r w:rsidR="00F2779F">
          <w:rPr>
            <w:rFonts w:ascii="Times New Roman" w:hAnsi="Times New Roman" w:cs="Times New Roman"/>
            <w:sz w:val="24"/>
            <w:szCs w:val="24"/>
          </w:rPr>
          <w:t xml:space="preserve">e an </w:t>
        </w:r>
      </w:ins>
      <w:r w:rsidR="00C42463" w:rsidRPr="0080518C">
        <w:rPr>
          <w:rFonts w:ascii="Times New Roman" w:hAnsi="Times New Roman" w:cs="Times New Roman"/>
          <w:sz w:val="24"/>
          <w:szCs w:val="24"/>
        </w:rPr>
        <w:t xml:space="preserve">integer valued </w:t>
      </w:r>
      <w:ins w:id="66" w:author="Zhen Tan" w:date="2022-08-20T14:38:00Z">
        <w:r w:rsidR="008C4EB5" w:rsidRPr="0080518C">
          <w:rPr>
            <w:rFonts w:ascii="Times New Roman" w:hAnsi="Times New Roman" w:cs="Times New Roman"/>
            <w:sz w:val="24"/>
            <w:szCs w:val="24"/>
          </w:rPr>
          <w:t xml:space="preserve">decision vector </w:t>
        </w:r>
      </w:ins>
      <w:ins w:id="67" w:author="Zhen Tan" w:date="2022-08-21T14:34:00Z">
        <w:r w:rsidR="00A50AD4" w:rsidRPr="0080518C">
          <w:rPr>
            <w:rFonts w:ascii="Times New Roman" w:hAnsi="Times New Roman" w:cs="Times New Roman"/>
            <w:sz w:val="24"/>
            <w:szCs w:val="24"/>
          </w:rPr>
          <w:t>th</w:t>
        </w:r>
      </w:ins>
      <w:ins w:id="68" w:author="Zhen Tan" w:date="2022-08-21T14:35:00Z">
        <w:r w:rsidR="00A50AD4" w:rsidRPr="0080518C">
          <w:rPr>
            <w:rFonts w:ascii="Times New Roman" w:hAnsi="Times New Roman" w:cs="Times New Roman"/>
            <w:sz w:val="24"/>
            <w:szCs w:val="24"/>
          </w:rPr>
          <w:t xml:space="preserve">at </w:t>
        </w:r>
      </w:ins>
      <w:ins w:id="69" w:author="Zhen Tan" w:date="2022-08-20T14:38:00Z">
        <w:r w:rsidR="008C4EB5" w:rsidRPr="0080518C">
          <w:rPr>
            <w:rFonts w:ascii="Times New Roman" w:hAnsi="Times New Roman" w:cs="Times New Roman"/>
            <w:sz w:val="24"/>
            <w:szCs w:val="24"/>
          </w:rPr>
          <w:t>specifies</w:t>
        </w:r>
      </w:ins>
      <w:ins w:id="70" w:author="Zhen Tan" w:date="2022-08-20T14:33:00Z">
        <w:r w:rsidR="0049282B" w:rsidRPr="0080518C">
          <w:rPr>
            <w:rFonts w:ascii="Times New Roman" w:hAnsi="Times New Roman" w:cs="Times New Roman"/>
            <w:sz w:val="24"/>
            <w:szCs w:val="24"/>
          </w:rPr>
          <w:t xml:space="preserve"> </w:t>
        </w:r>
      </w:ins>
      <w:ins w:id="71" w:author="Zhen Tan" w:date="2022-08-20T14:39:00Z">
        <w:r w:rsidR="008C4EB5" w:rsidRPr="0080518C">
          <w:rPr>
            <w:rFonts w:ascii="Times New Roman" w:hAnsi="Times New Roman" w:cs="Times New Roman"/>
            <w:sz w:val="24"/>
            <w:szCs w:val="24"/>
          </w:rPr>
          <w:t>a</w:t>
        </w:r>
      </w:ins>
      <w:ins w:id="72" w:author="Zhen Tan" w:date="2022-08-20T14:33:00Z">
        <w:r w:rsidR="0049282B" w:rsidRPr="0080518C">
          <w:rPr>
            <w:rFonts w:ascii="Times New Roman" w:hAnsi="Times New Roman" w:cs="Times New Roman"/>
            <w:sz w:val="24"/>
            <w:szCs w:val="24"/>
          </w:rPr>
          <w:t xml:space="preserve"> network-wide signal timing plan</w:t>
        </w:r>
      </w:ins>
      <w:commentRangeStart w:id="73"/>
      <w:commentRangeEnd w:id="73"/>
      <w:del w:id="74" w:author="Zhen Tan" w:date="2022-08-20T14:39:00Z">
        <w:r w:rsidR="00AF3820" w:rsidRPr="0080518C" w:rsidDel="008C4EB5">
          <w:rPr>
            <w:rStyle w:val="afd"/>
          </w:rPr>
          <w:commentReference w:id="73"/>
        </w:r>
      </w:del>
      <w:ins w:id="75" w:author="Zhen Tan" w:date="2022-08-20T14:40:00Z">
        <w:r w:rsidR="008C4EB5" w:rsidRPr="0080518C">
          <w:rPr>
            <w:rFonts w:ascii="Times New Roman" w:hAnsi="Times New Roman" w:cs="Times New Roman"/>
            <w:sz w:val="24"/>
            <w:szCs w:val="24"/>
          </w:rPr>
          <w:t>.</w:t>
        </w:r>
      </w:ins>
      <w:r w:rsidR="00AF3820" w:rsidRPr="0080518C">
        <w:rPr>
          <w:rFonts w:ascii="Times New Roman" w:hAnsi="Times New Roman" w:cs="Times New Roman"/>
          <w:sz w:val="24"/>
          <w:szCs w:val="24"/>
        </w:rPr>
        <w:t xml:space="preserve"> </w:t>
      </w:r>
      <w:ins w:id="76" w:author="Zhen Tan" w:date="2022-08-20T14:41:00Z">
        <w:r w:rsidR="008C4EB5" w:rsidRPr="0080518C">
          <w:rPr>
            <w:rFonts w:ascii="Times New Roman" w:hAnsi="Times New Roman" w:cs="Times New Roman"/>
            <w:sz w:val="24"/>
            <w:szCs w:val="24"/>
          </w:rPr>
          <w:t>Then</w:t>
        </w:r>
      </w:ins>
      <w:r w:rsidR="008F2446" w:rsidRPr="0080518C">
        <w:rPr>
          <w:rFonts w:ascii="Times New Roman" w:hAnsi="Times New Roman" w:cs="Times New Roman"/>
          <w:sz w:val="24"/>
          <w:szCs w:val="24"/>
        </w:rPr>
        <w:t xml:space="preserve">, </w:t>
      </w:r>
      <w:ins w:id="77" w:author="Zhen Tan" w:date="2022-08-20T14:56:00Z">
        <w:r w:rsidR="00A97120" w:rsidRPr="0080518C">
          <w:rPr>
            <w:rFonts w:ascii="Times New Roman" w:hAnsi="Times New Roman" w:cs="Times New Roman"/>
            <w:sz w:val="24"/>
            <w:szCs w:val="24"/>
          </w:rPr>
          <w:t>as an example of model (1),</w:t>
        </w:r>
      </w:ins>
      <w:r w:rsidR="00F2779F">
        <w:rPr>
          <w:rFonts w:ascii="Times New Roman" w:hAnsi="Times New Roman" w:cs="Times New Roman"/>
          <w:sz w:val="24"/>
          <w:szCs w:val="24"/>
        </w:rPr>
        <w:t xml:space="preserve"> </w:t>
      </w:r>
      <w:r w:rsidR="007A4CED" w:rsidRPr="0080518C">
        <w:rPr>
          <w:rFonts w:ascii="Times New Roman" w:hAnsi="Times New Roman" w:cs="Times New Roman"/>
          <w:sz w:val="24"/>
          <w:szCs w:val="24"/>
        </w:rPr>
        <w:t>the network-wide signal timing prob</w:t>
      </w:r>
      <w:r w:rsidR="008F2446" w:rsidRPr="0080518C">
        <w:rPr>
          <w:rFonts w:ascii="Times New Roman" w:hAnsi="Times New Roman" w:cs="Times New Roman"/>
          <w:sz w:val="24"/>
          <w:szCs w:val="24"/>
        </w:rPr>
        <w:t xml:space="preserve">lem under uncertainties (NSTPU) is modelled </w:t>
      </w:r>
      <w:r w:rsidR="007A4CED" w:rsidRPr="0080518C">
        <w:rPr>
          <w:rFonts w:ascii="Times New Roman" w:hAnsi="Times New Roman" w:cs="Times New Roman"/>
          <w:sz w:val="24"/>
          <w:szCs w:val="24"/>
        </w:rPr>
        <w:t>as</w:t>
      </w:r>
    </w:p>
    <w:p w14:paraId="12B08578" w14:textId="13BD52FB" w:rsidR="00EF5FB7" w:rsidRPr="0080518C" w:rsidRDefault="00000000" w:rsidP="008052D1">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r>
                  <w:rPr>
                    <w:rFonts w:ascii="Cambria Math" w:eastAsia="宋体" w:hAnsi="Times New Roman" w:cs="Times New Roman"/>
                    <w:sz w:val="24"/>
                    <w:szCs w:val="24"/>
                  </w:rPr>
                  <m:t>,</m:t>
                </m:r>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e>
            </m:d>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
              <m:sSubPr>
                <m:ctrlPr>
                  <w:rPr>
                    <w:rFonts w:ascii="Cambria Math" w:hAnsi="Times New Roman" w:cs="Times New Roman"/>
                    <w:i/>
                    <w:sz w:val="24"/>
                    <w:szCs w:val="24"/>
                  </w:rPr>
                </m:ctrlPr>
              </m:sSubPr>
              <m:e>
                <m:r>
                  <m:rPr>
                    <m:sty m:val="p"/>
                  </m:rPr>
                  <w:rPr>
                    <w:rFonts w:ascii="Cambria Math" w:hAnsi="Cambria Math" w:cs="Times New Roman"/>
                    <w:sz w:val="24"/>
                    <w:szCs w:val="24"/>
                  </w:rPr>
                  <m:t>Pr</m:t>
                </m:r>
              </m:e>
              <m:sub>
                <m:r>
                  <w:rPr>
                    <w:rFonts w:ascii="Cambria Math" w:hAnsi="Times New Roman" w:cs="Times New Roman"/>
                    <w:sz w:val="24"/>
                    <w:szCs w:val="24"/>
                  </w:rPr>
                  <m:t>ξ</m:t>
                </m:r>
              </m:sub>
            </m:sSub>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 xml:space="preserve">[ </m:t>
            </m:r>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m:rPr>
                <m:sty m:val="p"/>
              </m:rPr>
              <w:rPr>
                <w:rFonts w:ascii="Cambria Math" w:eastAsia="宋体" w:hAnsi="Times New Roman" w:cs="Times New Roman"/>
                <w:sz w:val="24"/>
                <w:szCs w:val="24"/>
              </w:rPr>
              <m:t>-</m:t>
            </m:r>
            <m:m>
              <m:mPr>
                <m:mcs>
                  <m:mc>
                    <m:mcPr>
                      <m:count m:val="1"/>
                      <m:mcJc m:val="center"/>
                    </m:mcPr>
                  </m:mc>
                </m:mcs>
                <m:ctrlPr>
                  <w:rPr>
                    <w:rFonts w:ascii="Cambria Math" w:eastAsia="宋体" w:hAnsi="Cambria Math" w:cs="Times New Roman"/>
                    <w:i/>
                    <w:sz w:val="24"/>
                    <w:szCs w:val="24"/>
                  </w:rPr>
                </m:ctrlPr>
              </m:mPr>
              <m:mr>
                <m:e>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Cambria Math" w:cs="Times New Roman"/>
                      <w:sz w:val="24"/>
                      <w:szCs w:val="24"/>
                    </w:rPr>
                    <m:t>≤</m:t>
                  </m:r>
                  <m:r>
                    <w:rPr>
                      <w:rFonts w:ascii="Cambria Math" w:eastAsia="宋体" w:hAnsi="Times New Roman" w:cs="Times New Roman"/>
                      <w:sz w:val="24"/>
                      <w:szCs w:val="24"/>
                    </w:rPr>
                    <m:t>0</m:t>
                  </m:r>
                </m:e>
              </m:mr>
            </m:m>
            <m:r>
              <w:rPr>
                <w:rFonts w:ascii="Cambria Math" w:eastAsia="宋体" w:hAnsi="Cambria Math" w:cs="Times New Roman"/>
                <w:sz w:val="24"/>
                <w:szCs w:val="24"/>
              </w:rPr>
              <m:t>]</m:t>
            </m:r>
            <m:r>
              <w:rPr>
                <w:rFonts w:ascii="Cambria Math" w:eastAsia="宋体" w:hAnsi="Cambria Math" w:cs="Times New Roman" w:hint="eastAsia"/>
                <w:sz w:val="24"/>
                <w:szCs w:val="24"/>
              </w:rPr>
              <m:t>≥</m:t>
            </m:r>
            <m:r>
              <w:rPr>
                <w:rFonts w:ascii="Cambria Math" w:eastAsia="宋体" w:hAnsi="Cambria Math" w:cs="Times New Roman"/>
                <w:sz w:val="24"/>
                <w:szCs w:val="24"/>
              </w:rPr>
              <m:t>1-</m:t>
            </m:r>
            <m:r>
              <w:ins w:id="78" w:author="Zhen Tan" w:date="2022-08-20T14:56:00Z">
                <w:rPr>
                  <w:rFonts w:ascii="Cambria Math" w:hAnsi="Cambria Math" w:cs="Times New Roman"/>
                  <w:sz w:val="24"/>
                  <w:szCs w:val="24"/>
                </w:rPr>
                <m:t>ϵ</m:t>
              </w:ins>
            </m:r>
            <m:r>
              <m:rPr>
                <m:sty m:val="p"/>
              </m:rPr>
              <w:rPr>
                <w:rFonts w:ascii="Cambria Math" w:hAnsi="Cambria Math" w:cs="Times New Roman"/>
                <w:sz w:val="24"/>
                <w:szCs w:val="24"/>
              </w:rPr>
              <m:t xml:space="preserve">           </m:t>
            </m:r>
          </m:e>
        </m:eqArr>
      </m:oMath>
      <w:r w:rsidR="00EF5FB7" w:rsidRPr="0080518C">
        <w:rPr>
          <w:rFonts w:ascii="Times New Roman" w:hAnsi="Times New Roman" w:cs="Times New Roman" w:hint="eastAsia"/>
          <w:sz w:val="24"/>
          <w:szCs w:val="24"/>
        </w:rPr>
        <w:t xml:space="preserve"> </w:t>
      </w:r>
      <w:r w:rsidR="00EF5FB7" w:rsidRPr="0080518C">
        <w:rPr>
          <w:rFonts w:ascii="Times New Roman" w:hAnsi="Times New Roman" w:cs="Times New Roman"/>
          <w:sz w:val="24"/>
          <w:szCs w:val="24"/>
        </w:rPr>
        <w:t xml:space="preserve">                  (2)</w:t>
      </w:r>
    </w:p>
    <w:p w14:paraId="6B80C188" w14:textId="32480C06" w:rsidR="00585461" w:rsidRPr="0080518C" w:rsidRDefault="00AF3820" w:rsidP="008052D1">
      <w:pPr>
        <w:adjustRightInd w:val="0"/>
        <w:snapToGrid w:val="0"/>
        <w:rPr>
          <w:ins w:id="79" w:author="Zhen Tan" w:date="2022-08-20T15:05:00Z"/>
          <w:rFonts w:ascii="Times New Roman" w:hAnsi="Times New Roman" w:cs="Times New Roman"/>
          <w:sz w:val="24"/>
          <w:szCs w:val="24"/>
        </w:rPr>
      </w:pPr>
      <w:r w:rsidRPr="0080518C">
        <w:rPr>
          <w:rFonts w:ascii="Times New Roman" w:hAnsi="Times New Roman" w:cs="Times New Roman"/>
          <w:sz w:val="24"/>
          <w:szCs w:val="24"/>
        </w:rPr>
        <w:t>where</w:t>
      </w:r>
      <w:r w:rsidR="00C42463" w:rsidRPr="0080518C">
        <w:rPr>
          <w:rFonts w:ascii="Times New Roman" w:hAnsi="Times New Roman" w:cs="Times New Roman"/>
          <w:sz w:val="24"/>
          <w:szCs w:val="24"/>
        </w:rPr>
        <w:t xml:space="preserve"> </w:t>
      </w:r>
      <m:oMath>
        <m:r>
          <w:ins w:id="80" w:author="Zhen Tan" w:date="2022-08-20T14:45:00Z">
            <m:rPr>
              <m:scr m:val="script"/>
            </m:rPr>
            <w:rPr>
              <w:rFonts w:ascii="Cambria Math" w:hAnsi="Cambria Math" w:cs="Times New Roman"/>
              <w:sz w:val="24"/>
              <w:szCs w:val="24"/>
            </w:rPr>
            <m:t>X:</m:t>
          </w:ins>
        </m:r>
        <m:r>
          <w:rPr>
            <w:rFonts w:ascii="Cambria Math" w:hAnsi="Cambria Math" w:cs="Times New Roman"/>
            <w:sz w:val="24"/>
            <w:szCs w:val="24"/>
          </w:rPr>
          <m:t xml:space="preserve">= </m:t>
        </m:r>
        <m:d>
          <m:dPr>
            <m:begChr m:val="{"/>
            <m:endChr m:val="}"/>
            <m:ctrlPr>
              <w:rPr>
                <w:rFonts w:ascii="Cambria Math" w:hAnsi="Cambria Math" w:cs="Times New Roman"/>
                <w:i/>
                <w:sz w:val="24"/>
                <w:szCs w:val="24"/>
              </w:rPr>
            </m:ctrlPr>
          </m:dPr>
          <m:e>
            <m:r>
              <m:rPr>
                <m:sty m:val="b"/>
              </m:rPr>
              <w:rPr>
                <w:rFonts w:ascii="Cambria Math" w:eastAsia="宋体" w:hAnsi="Times New Roman" w:cs="Times New Roman"/>
                <w:sz w:val="24"/>
                <w:szCs w:val="24"/>
              </w:rPr>
              <m:t>x</m:t>
            </m:r>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r>
              <m:rPr>
                <m:sty m:val="p"/>
              </m:rPr>
              <w:rPr>
                <w:rFonts w:ascii="Cambria Math" w:hAnsi="Cambria Math" w:cs="Times New Roman"/>
                <w:sz w:val="24"/>
                <w:szCs w:val="24"/>
              </w:rPr>
              <m:t>:</m:t>
            </m:r>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sSub>
              <m:sSubPr>
                <m:ctrlPr>
                  <w:rPr>
                    <w:rFonts w:ascii="Cambria Math" w:hAnsi="Times New Roman" w:cs="Times New Roman"/>
                    <w:i/>
                    <w:sz w:val="24"/>
                    <w:szCs w:val="24"/>
                  </w:rPr>
                </m:ctrlPr>
              </m:sSubPr>
              <m:e>
                <m:r>
                  <w:rPr>
                    <w:rFonts w:ascii="Cambria Math" w:eastAsia="宋体" w:hAnsi="Cambria Math" w:cs="Times New Roman"/>
                    <w:sz w:val="24"/>
                    <w:szCs w:val="24"/>
                  </w:rPr>
                  <m:t>≤</m:t>
                </m:r>
                <m:r>
                  <m:rPr>
                    <m:sty m:val="b"/>
                  </m:rPr>
                  <w:rPr>
                    <w:rFonts w:ascii="Cambria Math" w:eastAsia="宋体" w:hAnsi="Times New Roman" w:cs="Times New Roman"/>
                    <w:sz w:val="24"/>
                    <w:szCs w:val="24"/>
                  </w:rPr>
                  <m:t>x</m:t>
                </m:r>
                <m:r>
                  <w:rPr>
                    <w:rFonts w:ascii="Cambria Math" w:eastAsia="宋体" w:hAnsi="Cambria Math" w:cs="Times New Roman"/>
                    <w:sz w:val="24"/>
                    <w:szCs w:val="24"/>
                  </w:rPr>
                  <m:t>≤</m:t>
                </m:r>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m:rPr>
                <m:sty m:val="p"/>
              </m:rPr>
              <w:rPr>
                <w:rFonts w:ascii="Cambria Math" w:hAnsi="Cambria Math" w:cs="Times New Roman" w:hint="eastAsia"/>
                <w:sz w:val="24"/>
                <w:szCs w:val="24"/>
              </w:rPr>
              <m:t xml:space="preserve"> </m:t>
            </m:r>
          </m:e>
        </m:d>
        <m:r>
          <m:rPr>
            <m:sty m:val="p"/>
          </m:rPr>
          <w:rPr>
            <w:rFonts w:ascii="Cambria Math" w:hAnsi="Cambria Math" w:cs="Times New Roman"/>
            <w:sz w:val="24"/>
            <w:szCs w:val="24"/>
          </w:rPr>
          <m:t xml:space="preserve"> </m:t>
        </m:r>
      </m:oMath>
      <w:r w:rsidR="00C42463" w:rsidRPr="0080518C">
        <w:rPr>
          <w:rFonts w:ascii="Times New Roman" w:hAnsi="Times New Roman" w:cs="Times New Roman"/>
          <w:sz w:val="24"/>
          <w:szCs w:val="24"/>
        </w:rPr>
        <w:t xml:space="preserve">is the </w:t>
      </w:r>
      <w:r w:rsidR="00A85719" w:rsidRPr="0080518C">
        <w:rPr>
          <w:rFonts w:ascii="Times New Roman" w:hAnsi="Times New Roman" w:cs="Times New Roman"/>
          <w:sz w:val="24"/>
          <w:szCs w:val="24"/>
        </w:rPr>
        <w:t>feasible</w:t>
      </w:r>
      <w:r w:rsidR="00C42463" w:rsidRPr="0080518C">
        <w:rPr>
          <w:rFonts w:ascii="Times New Roman" w:hAnsi="Times New Roman" w:cs="Times New Roman"/>
          <w:sz w:val="24"/>
          <w:szCs w:val="24"/>
        </w:rPr>
        <w:t xml:space="preserve"> solution space,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l</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sty m:val="p"/>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80518C">
        <w:rPr>
          <w:rFonts w:ascii="Times New Roman" w:hAnsi="Times New Roman" w:cs="Times New Roman" w:hint="eastAsia"/>
          <w:sz w:val="24"/>
          <w:szCs w:val="24"/>
        </w:rPr>
        <w:t xml:space="preserve"> </w:t>
      </w:r>
      <w:r w:rsidRPr="0080518C">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ty m:val="b"/>
              </m:rPr>
              <w:rPr>
                <w:rFonts w:ascii="Cambria Math" w:eastAsia="宋体" w:hAnsi="Times New Roman" w:cs="Times New Roman"/>
                <w:sz w:val="24"/>
                <w:szCs w:val="24"/>
              </w:rPr>
              <m:t>x</m:t>
            </m:r>
          </m:e>
          <m:sub>
            <m:r>
              <w:rPr>
                <w:rFonts w:ascii="Cambria Math" w:hAnsi="Times New Roman" w:cs="Times New Roman"/>
                <w:sz w:val="24"/>
                <w:szCs w:val="24"/>
              </w:rPr>
              <m:t>u</m:t>
            </m:r>
          </m:sub>
        </m:sSub>
        <m:r>
          <w:rPr>
            <w:rFonts w:ascii="Cambria Math" w:eastAsia="宋体" w:hAnsi="Cambria Math" w:cs="宋体" w:hint="eastAsia"/>
            <w:sz w:val="24"/>
            <w:szCs w:val="24"/>
          </w:rPr>
          <m:t>∈</m:t>
        </m:r>
        <m:sSup>
          <m:sSupPr>
            <m:ctrlPr>
              <w:rPr>
                <w:rFonts w:ascii="Cambria Math" w:hAnsi="Cambria Math" w:cs="Times New Roman"/>
                <w:i/>
                <w:sz w:val="24"/>
                <w:szCs w:val="24"/>
              </w:rPr>
            </m:ctrlPr>
          </m:sSupPr>
          <m:e>
            <m:r>
              <m:rPr>
                <m:scr m:val="double-struck"/>
              </m:rPr>
              <w:rPr>
                <w:rFonts w:ascii="Cambria Math" w:hAnsi="Cambria Math" w:cs="Times New Roman"/>
                <w:sz w:val="24"/>
                <w:szCs w:val="24"/>
              </w:rPr>
              <m:t>Z</m:t>
            </m:r>
          </m:e>
          <m:sup>
            <m:r>
              <w:rPr>
                <w:rFonts w:ascii="Cambria Math" w:hAnsi="Times New Roman" w:cs="Times New Roman"/>
                <w:sz w:val="24"/>
                <w:szCs w:val="24"/>
              </w:rPr>
              <m:t>n</m:t>
            </m:r>
            <m:ctrlPr>
              <w:rPr>
                <w:rFonts w:ascii="Cambria Math" w:hAnsi="Times New Roman" w:cs="Times New Roman"/>
                <w:sz w:val="24"/>
                <w:szCs w:val="24"/>
              </w:rPr>
            </m:ctrlPr>
          </m:sup>
        </m:sSup>
      </m:oMath>
      <w:r w:rsidRPr="0080518C">
        <w:rPr>
          <w:rFonts w:ascii="Times New Roman" w:hAnsi="Times New Roman" w:cs="Times New Roman" w:hint="eastAsia"/>
          <w:sz w:val="24"/>
          <w:szCs w:val="24"/>
        </w:rPr>
        <w:t xml:space="preserve"> </w:t>
      </w:r>
      <w:r w:rsidRPr="0080518C">
        <w:rPr>
          <w:rFonts w:ascii="Times New Roman" w:hAnsi="Times New Roman" w:cs="Times New Roman"/>
          <w:sz w:val="24"/>
          <w:szCs w:val="24"/>
        </w:rPr>
        <w:t xml:space="preserve">are its lower and upper bounds, respectively, </w:t>
      </w:r>
      <w:r w:rsidRPr="0080518C">
        <w:rPr>
          <w:rFonts w:ascii="Times New Roman" w:hAnsi="Times New Roman" w:cs="Times New Roman"/>
          <w:i/>
          <w:iCs/>
          <w:sz w:val="24"/>
          <w:szCs w:val="24"/>
        </w:rPr>
        <w:t xml:space="preserve">n </w:t>
      </w:r>
      <w:r w:rsidR="007A4CED" w:rsidRPr="0080518C">
        <w:rPr>
          <w:rFonts w:ascii="Times New Roman" w:hAnsi="Times New Roman" w:cs="Times New Roman"/>
          <w:sz w:val="24"/>
          <w:szCs w:val="24"/>
        </w:rPr>
        <w:t xml:space="preserve">is the dimension of </w:t>
      </w:r>
      <w:r w:rsidRPr="0080518C">
        <w:rPr>
          <w:rFonts w:ascii="Times New Roman" w:hAnsi="Times New Roman" w:cs="Times New Roman"/>
          <w:b/>
          <w:bCs/>
          <w:sz w:val="24"/>
          <w:szCs w:val="24"/>
        </w:rPr>
        <w:t>x</w:t>
      </w:r>
      <w:r w:rsidR="007A4CED" w:rsidRPr="0080518C">
        <w:rPr>
          <w:rFonts w:ascii="Times New Roman" w:hAnsi="Times New Roman" w:cs="Times New Roman"/>
          <w:b/>
          <w:bCs/>
          <w:sz w:val="24"/>
          <w:szCs w:val="24"/>
        </w:rPr>
        <w:t xml:space="preserve"> </w:t>
      </w:r>
      <w:r w:rsidR="007A4CED" w:rsidRPr="0080518C">
        <w:rPr>
          <w:rFonts w:ascii="Times New Roman" w:hAnsi="Times New Roman" w:cs="Times New Roman"/>
          <w:bCs/>
          <w:sz w:val="24"/>
          <w:szCs w:val="24"/>
        </w:rPr>
        <w:t xml:space="preserve">that depends on the </w:t>
      </w:r>
      <w:r w:rsidR="007877B5" w:rsidRPr="0080518C">
        <w:rPr>
          <w:rFonts w:ascii="Times New Roman" w:hAnsi="Times New Roman" w:cs="Times New Roman"/>
          <w:bCs/>
          <w:sz w:val="24"/>
          <w:szCs w:val="24"/>
        </w:rPr>
        <w:t xml:space="preserve">operation needs of the intersections and the </w:t>
      </w:r>
      <w:r w:rsidR="007A4CED" w:rsidRPr="0080518C">
        <w:rPr>
          <w:rFonts w:ascii="Times New Roman" w:hAnsi="Times New Roman" w:cs="Times New Roman"/>
          <w:bCs/>
          <w:sz w:val="24"/>
          <w:szCs w:val="24"/>
        </w:rPr>
        <w:t xml:space="preserve">scale of the urban road network.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EF5FB7" w:rsidRPr="0080518C">
        <w:rPr>
          <w:rFonts w:ascii="Times New Roman" w:hAnsi="Times New Roman" w:cs="Times New Roman" w:hint="eastAsia"/>
          <w:sz w:val="24"/>
          <w:szCs w:val="24"/>
        </w:rPr>
        <w:t xml:space="preserve"> </w:t>
      </w:r>
      <w:r w:rsidR="00EF5FB7" w:rsidRPr="0080518C">
        <w:rPr>
          <w:rFonts w:ascii="Times New Roman" w:hAnsi="Times New Roman" w:cs="Times New Roman"/>
          <w:sz w:val="24"/>
          <w:szCs w:val="24"/>
        </w:rPr>
        <w:t xml:space="preserve">and </w:t>
      </w:r>
      <m:oMath>
        <m:sSub>
          <m:sSubPr>
            <m:ctrlPr>
              <w:rPr>
                <w:rFonts w:ascii="Cambria Math" w:hAnsi="Times New Roman" w:cs="Times New Roman"/>
                <w:i/>
                <w:sz w:val="24"/>
                <w:szCs w:val="24"/>
              </w:rPr>
            </m:ctrlPr>
          </m:sSubPr>
          <m:e>
            <m:r>
              <m:rPr>
                <m:scr m:val="double-struck"/>
              </m:rPr>
              <w:rPr>
                <w:rFonts w:ascii="Cambria Math" w:hAnsi="Cambria Math" w:cs="Times New Roman"/>
                <w:sz w:val="24"/>
                <w:szCs w:val="24"/>
              </w:rPr>
              <m:t>E</m:t>
            </m:r>
          </m:e>
          <m:sub>
            <m:r>
              <w:rPr>
                <w:rFonts w:ascii="Cambria Math" w:hAnsi="Times New Roman" w:cs="Times New Roman"/>
                <w:sz w:val="24"/>
                <w:szCs w:val="24"/>
              </w:rPr>
              <m:t>ξ</m:t>
            </m:r>
          </m:sub>
        </m:sSub>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r>
          <w:rPr>
            <w:rFonts w:ascii="Cambria Math" w:hAnsi="Times New Roman" w:cs="Times New Roman"/>
            <w:sz w:val="24"/>
            <w:szCs w:val="24"/>
          </w:rPr>
          <m:t>]</m:t>
        </m:r>
      </m:oMath>
      <w:r w:rsidR="00650890" w:rsidRPr="0080518C">
        <w:rPr>
          <w:rFonts w:ascii="Times New Roman" w:hAnsi="Times New Roman" w:cs="Times New Roman"/>
          <w:sz w:val="24"/>
          <w:szCs w:val="24"/>
        </w:rPr>
        <w:t xml:space="preserve"> denote </w:t>
      </w:r>
      <w:r w:rsidR="00EF5FB7" w:rsidRPr="0080518C">
        <w:rPr>
          <w:rFonts w:ascii="Times New Roman" w:hAnsi="Times New Roman" w:cs="Times New Roman"/>
          <w:sz w:val="24"/>
          <w:szCs w:val="24"/>
        </w:rPr>
        <w:t xml:space="preserve">the expected values of </w:t>
      </w:r>
      <w:ins w:id="81" w:author="Zhen Tan" w:date="2022-08-20T14:47:00Z">
        <w:r w:rsidR="000065EA" w:rsidRPr="0080518C">
          <w:rPr>
            <w:rFonts w:ascii="Times New Roman" w:hAnsi="Times New Roman" w:cs="Times New Roman"/>
            <w:sz w:val="24"/>
            <w:szCs w:val="24"/>
          </w:rPr>
          <w:t xml:space="preserve">the </w:t>
        </w:r>
      </w:ins>
      <w:r w:rsidR="00EF5FB7" w:rsidRPr="0080518C">
        <w:rPr>
          <w:rFonts w:ascii="Times New Roman" w:hAnsi="Times New Roman" w:cs="Times New Roman"/>
          <w:sz w:val="24"/>
          <w:szCs w:val="24"/>
        </w:rPr>
        <w:t>traffic efficiency</w:t>
      </w:r>
      <w:ins w:id="82" w:author="Zhen Tan" w:date="2022-08-20T14:47:00Z">
        <w:r w:rsidR="000065EA" w:rsidRPr="0080518C">
          <w:rPr>
            <w:rFonts w:ascii="Times New Roman" w:hAnsi="Times New Roman" w:cs="Times New Roman"/>
            <w:sz w:val="24"/>
            <w:szCs w:val="24"/>
          </w:rPr>
          <w:t xml:space="preserve"> measure</w:t>
        </w:r>
      </w:ins>
      <w:r w:rsidR="00EF5FB7" w:rsidRPr="0080518C">
        <w:rPr>
          <w:rFonts w:ascii="Times New Roman" w:hAnsi="Times New Roman" w:cs="Times New Roman"/>
          <w:sz w:val="24"/>
          <w:szCs w:val="24"/>
        </w:rPr>
        <w:t xml:space="preserve"> and equity</w:t>
      </w:r>
      <w:ins w:id="83" w:author="Zhen Tan" w:date="2022-08-20T14:47:00Z">
        <w:r w:rsidR="000065EA" w:rsidRPr="0080518C">
          <w:rPr>
            <w:rFonts w:ascii="Times New Roman" w:hAnsi="Times New Roman" w:cs="Times New Roman"/>
            <w:sz w:val="24"/>
            <w:szCs w:val="24"/>
          </w:rPr>
          <w:t xml:space="preserve"> measure</w:t>
        </w:r>
      </w:ins>
      <w:r w:rsidR="00EF5FB7" w:rsidRPr="0080518C">
        <w:rPr>
          <w:rFonts w:ascii="Times New Roman" w:hAnsi="Times New Roman" w:cs="Times New Roman"/>
          <w:sz w:val="24"/>
          <w:szCs w:val="24"/>
        </w:rPr>
        <w:t>, respectively, with respect</w:t>
      </w:r>
      <w:r w:rsidR="00F63B8A">
        <w:rPr>
          <w:rFonts w:ascii="Times New Roman" w:hAnsi="Times New Roman" w:cs="Times New Roman"/>
          <w:sz w:val="24"/>
          <w:szCs w:val="24"/>
        </w:rPr>
        <w:t xml:space="preserve"> </w:t>
      </w:r>
      <w:r w:rsidR="00EF5FB7" w:rsidRPr="0080518C">
        <w:rPr>
          <w:rFonts w:ascii="Times New Roman" w:hAnsi="Times New Roman" w:cs="Times New Roman"/>
          <w:sz w:val="24"/>
          <w:szCs w:val="24"/>
        </w:rPr>
        <w:t xml:space="preserve">to the </w:t>
      </w:r>
      <w:r w:rsidR="00EF5FB7" w:rsidRPr="00161317">
        <w:rPr>
          <w:rFonts w:ascii="Times New Roman" w:hAnsi="Times New Roman" w:cs="Times New Roman"/>
          <w:sz w:val="24"/>
          <w:szCs w:val="24"/>
          <w:highlight w:val="yellow"/>
        </w:rPr>
        <w:t>random perturbation</w:t>
      </w:r>
      <w:r w:rsidR="00161317">
        <w:rPr>
          <w:rFonts w:ascii="Times New Roman" w:hAnsi="Times New Roman" w:cs="Times New Roman"/>
          <w:sz w:val="24"/>
          <w:szCs w:val="24"/>
          <w:highlight w:val="yellow"/>
        </w:rPr>
        <w:t xml:space="preserve"> level </w:t>
      </w:r>
      <m:oMath>
        <m:r>
          <w:rPr>
            <w:rFonts w:ascii="Cambria Math" w:hAnsi="Times New Roman" w:cs="Times New Roman"/>
            <w:sz w:val="24"/>
            <w:szCs w:val="24"/>
            <w:highlight w:val="yellow"/>
          </w:rPr>
          <m:t>ξ</m:t>
        </m:r>
      </m:oMath>
      <w:r w:rsidR="00EF5FB7" w:rsidRPr="0080518C">
        <w:rPr>
          <w:rFonts w:ascii="Times New Roman" w:hAnsi="Times New Roman" w:cs="Times New Roman" w:hint="eastAsia"/>
          <w:sz w:val="24"/>
          <w:szCs w:val="24"/>
        </w:rPr>
        <w:t>.</w:t>
      </w:r>
      <w:r w:rsidR="00EF5FB7" w:rsidRPr="0080518C">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oMath>
      <w:r w:rsidR="00F63B8A">
        <w:rPr>
          <w:rFonts w:ascii="Times New Roman" w:hAnsi="Times New Roman" w:cs="Times New Roman"/>
          <w:sz w:val="24"/>
          <w:szCs w:val="24"/>
        </w:rPr>
        <w:t xml:space="preserve"> </w:t>
      </w:r>
      <w:r w:rsidR="00EF5FB7" w:rsidRPr="0080518C">
        <w:rPr>
          <w:rFonts w:ascii="Times New Roman" w:hAnsi="Times New Roman" w:cs="Times New Roman" w:hint="eastAsia"/>
          <w:sz w:val="24"/>
          <w:szCs w:val="24"/>
        </w:rPr>
        <w:t>is</w:t>
      </w:r>
      <w:r w:rsidR="00EF5FB7" w:rsidRPr="0080518C">
        <w:rPr>
          <w:rFonts w:ascii="Times New Roman" w:hAnsi="Times New Roman" w:cs="Times New Roman"/>
          <w:sz w:val="24"/>
          <w:szCs w:val="24"/>
        </w:rPr>
        <w:t xml:space="preserve"> the maximum acceptable </w:t>
      </w:r>
      <w:ins w:id="84" w:author="Zhen Tan" w:date="2022-08-20T15:07:00Z">
        <w:r w:rsidR="00EA5760" w:rsidRPr="0080518C">
          <w:rPr>
            <w:rFonts w:ascii="Times New Roman" w:hAnsi="Times New Roman" w:cs="Times New Roman"/>
            <w:sz w:val="24"/>
            <w:szCs w:val="24"/>
            <w:rPrChange w:id="85" w:author="Zhen Tan" w:date="2022-08-20T15:07:00Z">
              <w:rPr>
                <w:rFonts w:ascii="Times New Roman" w:hAnsi="Times New Roman" w:cs="Times New Roman"/>
                <w:sz w:val="24"/>
                <w:szCs w:val="24"/>
                <w:highlight w:val="green"/>
              </w:rPr>
            </w:rPrChange>
          </w:rPr>
          <w:t xml:space="preserve">level of </w:t>
        </w:r>
      </w:ins>
      <w:r w:rsidRPr="0080518C">
        <w:rPr>
          <w:rFonts w:ascii="Times New Roman" w:hAnsi="Times New Roman" w:cs="Times New Roman"/>
          <w:sz w:val="24"/>
          <w:szCs w:val="24"/>
        </w:rPr>
        <w:t>vehicular</w:t>
      </w:r>
      <w:r w:rsidR="00EF5FB7" w:rsidRPr="0080518C">
        <w:rPr>
          <w:rFonts w:ascii="Times New Roman" w:hAnsi="Times New Roman" w:cs="Times New Roman"/>
          <w:sz w:val="24"/>
          <w:szCs w:val="24"/>
        </w:rPr>
        <w:t xml:space="preserve"> </w:t>
      </w:r>
      <w:r w:rsidR="00EF5FB7" w:rsidRPr="0080518C">
        <w:rPr>
          <w:rFonts w:ascii="Times New Roman" w:hAnsi="Times New Roman" w:cs="Times New Roman"/>
          <w:sz w:val="24"/>
          <w:szCs w:val="24"/>
          <w:rPrChange w:id="86" w:author="Zhen Tan" w:date="2022-08-20T15:07:00Z">
            <w:rPr>
              <w:rFonts w:ascii="Times New Roman" w:hAnsi="Times New Roman" w:cs="Times New Roman"/>
              <w:sz w:val="24"/>
              <w:szCs w:val="24"/>
              <w:highlight w:val="yellow"/>
            </w:rPr>
          </w:rPrChange>
        </w:rPr>
        <w:t>emissions</w:t>
      </w:r>
      <w:r w:rsidR="00F63B8A">
        <w:rPr>
          <w:rFonts w:ascii="Times New Roman" w:hAnsi="Times New Roman" w:cs="Times New Roman"/>
          <w:sz w:val="24"/>
          <w:szCs w:val="24"/>
        </w:rPr>
        <w:t xml:space="preserve"> </w:t>
      </w:r>
      <w:ins w:id="87" w:author="Zhen Tan" w:date="2022-08-20T14:54:00Z">
        <w:r w:rsidR="00A97120" w:rsidRPr="0080518C">
          <w:rPr>
            <w:rFonts w:ascii="Times New Roman" w:hAnsi="Times New Roman" w:cs="Times New Roman"/>
            <w:sz w:val="24"/>
            <w:szCs w:val="24"/>
          </w:rPr>
          <w:t xml:space="preserve">which cannot be violated </w:t>
        </w:r>
      </w:ins>
      <w:ins w:id="88" w:author="Zhen Tan" w:date="2022-08-20T14:55:00Z">
        <w:r w:rsidR="00A97120" w:rsidRPr="0080518C">
          <w:rPr>
            <w:rFonts w:ascii="Times New Roman" w:hAnsi="Times New Roman" w:cs="Times New Roman"/>
            <w:sz w:val="24"/>
            <w:szCs w:val="24"/>
          </w:rPr>
          <w:t xml:space="preserve">with probability </w:t>
        </w:r>
      </w:ins>
      <w:ins w:id="89" w:author="Zhen Tan" w:date="2022-08-20T14:57:00Z">
        <w:r w:rsidR="00A97120" w:rsidRPr="0080518C">
          <w:rPr>
            <w:rFonts w:ascii="Times New Roman" w:hAnsi="Times New Roman" w:cs="Times New Roman"/>
            <w:sz w:val="24"/>
            <w:szCs w:val="24"/>
          </w:rPr>
          <w:t>higher</w:t>
        </w:r>
      </w:ins>
      <w:ins w:id="90" w:author="Zhen Tan" w:date="2022-08-20T14:55:00Z">
        <w:r w:rsidR="00A97120" w:rsidRPr="0080518C">
          <w:rPr>
            <w:rFonts w:ascii="Times New Roman" w:hAnsi="Times New Roman" w:cs="Times New Roman"/>
            <w:sz w:val="24"/>
            <w:szCs w:val="24"/>
          </w:rPr>
          <w:t xml:space="preserve"> than </w:t>
        </w:r>
      </w:ins>
      <m:oMath>
        <m:r>
          <w:ins w:id="91" w:author="Zhen Tan" w:date="2022-08-20T14:55:00Z">
            <w:rPr>
              <w:rFonts w:ascii="Cambria Math" w:hAnsi="Cambria Math" w:cs="Times New Roman"/>
              <w:sz w:val="24"/>
              <w:szCs w:val="24"/>
            </w:rPr>
            <m:t>ϵ</m:t>
          </w:ins>
        </m:r>
      </m:oMath>
      <w:ins w:id="92" w:author="Zhen Tan" w:date="2022-08-20T14:54:00Z">
        <w:r w:rsidR="00A97120" w:rsidRPr="0080518C">
          <w:rPr>
            <w:rFonts w:ascii="Times New Roman" w:hAnsi="Times New Roman" w:cs="Times New Roman"/>
            <w:sz w:val="24"/>
            <w:szCs w:val="24"/>
          </w:rPr>
          <w:t xml:space="preserve"> </w:t>
        </w:r>
      </w:ins>
      <w:ins w:id="93" w:author="Zhen Tan" w:date="2022-08-20T14:55:00Z">
        <w:r w:rsidR="00A97120" w:rsidRPr="0080518C">
          <w:rPr>
            <w:rFonts w:ascii="Times New Roman" w:hAnsi="Times New Roman" w:cs="Times New Roman"/>
            <w:iCs/>
            <w:sz w:val="24"/>
            <w:szCs w:val="24"/>
          </w:rPr>
          <w:t>(e.g.,</w:t>
        </w:r>
      </w:ins>
      <m:oMath>
        <m:r>
          <w:ins w:id="94" w:author="Zhen Tan" w:date="2022-08-20T14:55:00Z">
            <m:rPr>
              <m:sty m:val="p"/>
            </m:rPr>
            <w:rPr>
              <w:rFonts w:ascii="Cambria Math" w:hAnsi="Cambria Math" w:cs="Times New Roman"/>
              <w:sz w:val="24"/>
              <w:szCs w:val="24"/>
            </w:rPr>
            <m:t xml:space="preserve"> </m:t>
          </w:ins>
        </m:r>
        <m:r>
          <w:ins w:id="95" w:author="Zhen Tan" w:date="2022-08-20T14:55:00Z">
            <w:rPr>
              <w:rFonts w:ascii="Cambria Math" w:hAnsi="Cambria Math" w:cs="Times New Roman"/>
              <w:sz w:val="24"/>
              <w:szCs w:val="24"/>
            </w:rPr>
            <m:t>ϵ</m:t>
          </w:ins>
        </m:r>
        <m:r>
          <w:ins w:id="96" w:author="Zhen Tan" w:date="2022-08-20T14:55:00Z">
            <m:rPr>
              <m:sty m:val="p"/>
            </m:rPr>
            <w:rPr>
              <w:rFonts w:ascii="Cambria Math" w:hAnsi="Cambria Math" w:cs="Times New Roman"/>
              <w:sz w:val="24"/>
              <w:szCs w:val="24"/>
            </w:rPr>
            <m:t>=0.05)</m:t>
          </w:ins>
        </m:r>
      </m:oMath>
      <w:r w:rsidR="00F63B8A">
        <w:rPr>
          <w:rFonts w:ascii="Times New Roman" w:hAnsi="Times New Roman" w:cs="Times New Roman"/>
          <w:sz w:val="24"/>
          <w:szCs w:val="24"/>
        </w:rPr>
        <w:t xml:space="preserve">. </w:t>
      </w:r>
    </w:p>
    <w:p w14:paraId="647D207D" w14:textId="77777777" w:rsidR="00585461" w:rsidRPr="0080518C" w:rsidRDefault="00585461" w:rsidP="008052D1">
      <w:pPr>
        <w:adjustRightInd w:val="0"/>
        <w:snapToGrid w:val="0"/>
        <w:rPr>
          <w:ins w:id="97" w:author="Zhen Tan" w:date="2022-08-20T15:05:00Z"/>
          <w:rFonts w:ascii="Times New Roman" w:hAnsi="Times New Roman" w:cs="Times New Roman"/>
          <w:sz w:val="24"/>
          <w:szCs w:val="24"/>
          <w:rPrChange w:id="98" w:author="Zhen Tan" w:date="2022-08-20T15:05:00Z">
            <w:rPr>
              <w:ins w:id="99" w:author="Zhen Tan" w:date="2022-08-20T15:05:00Z"/>
              <w:rFonts w:ascii="Cambria Math" w:hAnsi="Cambria Math" w:cs="Times New Roman"/>
              <w:sz w:val="24"/>
              <w:szCs w:val="24"/>
            </w:rPr>
          </w:rPrChange>
        </w:rPr>
      </w:pPr>
    </w:p>
    <w:p w14:paraId="0BF665EB" w14:textId="738C3A8C" w:rsidR="00E67543" w:rsidRPr="0080518C" w:rsidRDefault="0008444D" w:rsidP="008052D1">
      <w:pPr>
        <w:adjustRightInd w:val="0"/>
        <w:snapToGrid w:val="0"/>
      </w:pPr>
      <w:ins w:id="100" w:author="Zhen Tan" w:date="2022-08-20T15:06:00Z">
        <w:r w:rsidRPr="0080518C">
          <w:rPr>
            <w:rFonts w:ascii="Times New Roman" w:hAnsi="Times New Roman" w:cs="Times New Roman"/>
            <w:sz w:val="24"/>
            <w:szCs w:val="24"/>
          </w:rPr>
          <w:t>S</w:t>
        </w:r>
      </w:ins>
      <w:ins w:id="101" w:author="Zhen Tan" w:date="2022-08-20T14:58:00Z">
        <w:r w:rsidR="000579B4" w:rsidRPr="0080518C">
          <w:rPr>
            <w:rFonts w:ascii="Times New Roman" w:hAnsi="Times New Roman" w:cs="Times New Roman"/>
            <w:sz w:val="24"/>
            <w:szCs w:val="24"/>
          </w:rPr>
          <w:t>ince</w:t>
        </w:r>
      </w:ins>
      <w:r w:rsidR="00EF5FB7" w:rsidRPr="0080518C">
        <w:rPr>
          <w:rFonts w:ascii="Times New Roman" w:hAnsi="Times New Roman" w:cs="Times New Roman"/>
          <w:sz w:val="24"/>
          <w:szCs w:val="24"/>
        </w:rPr>
        <w:t xml:space="preserve"> </w:t>
      </w:r>
      <m:oMath>
        <m:r>
          <m:rPr>
            <m:sty m:val="b"/>
          </m:rPr>
          <w:rPr>
            <w:rFonts w:ascii="Cambria Math" w:hAnsi="Times New Roman" w:cs="Times New Roman"/>
            <w:sz w:val="24"/>
            <w:szCs w:val="24"/>
          </w:rPr>
          <m:t>x</m:t>
        </m:r>
      </m:oMath>
      <w:r w:rsidR="00EF5FB7" w:rsidRPr="0080518C">
        <w:rPr>
          <w:rFonts w:ascii="Times New Roman" w:hAnsi="Times New Roman" w:cs="Times New Roman"/>
          <w:b/>
          <w:sz w:val="24"/>
          <w:szCs w:val="24"/>
        </w:rPr>
        <w:t xml:space="preserve"> </w:t>
      </w:r>
      <w:r w:rsidR="00EF5FB7" w:rsidRPr="0080518C">
        <w:rPr>
          <w:rFonts w:ascii="Times New Roman" w:hAnsi="Times New Roman" w:cs="Times New Roman"/>
          <w:sz w:val="24"/>
          <w:szCs w:val="24"/>
        </w:rPr>
        <w:t>is the set of green signal t</w:t>
      </w:r>
      <w:r w:rsidR="00F15677" w:rsidRPr="0080518C">
        <w:rPr>
          <w:rFonts w:ascii="Times New Roman" w:hAnsi="Times New Roman" w:cs="Times New Roman"/>
          <w:sz w:val="24"/>
          <w:szCs w:val="24"/>
        </w:rPr>
        <w:t xml:space="preserve">imings </w:t>
      </w:r>
      <w:ins w:id="102" w:author="Zhen Tan" w:date="2022-08-20T15:00:00Z">
        <w:r w:rsidR="000579B4" w:rsidRPr="0080518C">
          <w:rPr>
            <w:rFonts w:ascii="Times New Roman" w:hAnsi="Times New Roman" w:cs="Times New Roman"/>
            <w:sz w:val="24"/>
            <w:szCs w:val="24"/>
          </w:rPr>
          <w:t>(</w:t>
        </w:r>
        <w:commentRangeStart w:id="103"/>
        <w:r w:rsidR="000579B4" w:rsidRPr="0080518C">
          <w:rPr>
            <w:rFonts w:ascii="Times New Roman" w:hAnsi="Times New Roman" w:cs="Times New Roman"/>
            <w:sz w:val="24"/>
            <w:szCs w:val="24"/>
          </w:rPr>
          <w:t>typically in tens of seco</w:t>
        </w:r>
      </w:ins>
      <w:commentRangeEnd w:id="103"/>
      <w:r w:rsidR="005E6B76">
        <w:rPr>
          <w:rStyle w:val="afd"/>
        </w:rPr>
        <w:commentReference w:id="103"/>
      </w:r>
      <w:ins w:id="104" w:author="Zhen Tan" w:date="2022-08-20T15:00:00Z">
        <w:r w:rsidR="000579B4" w:rsidRPr="0080518C">
          <w:rPr>
            <w:rFonts w:ascii="Times New Roman" w:hAnsi="Times New Roman" w:cs="Times New Roman"/>
            <w:sz w:val="24"/>
            <w:szCs w:val="24"/>
          </w:rPr>
          <w:t xml:space="preserve">nds) </w:t>
        </w:r>
      </w:ins>
      <w:r w:rsidR="00F15677" w:rsidRPr="0080518C">
        <w:rPr>
          <w:rFonts w:ascii="Times New Roman" w:hAnsi="Times New Roman" w:cs="Times New Roman"/>
          <w:sz w:val="24"/>
          <w:szCs w:val="24"/>
        </w:rPr>
        <w:t xml:space="preserve">of all signal phases </w:t>
      </w:r>
      <w:ins w:id="105" w:author="Zhen Tan" w:date="2022-08-20T15:00:00Z">
        <w:r w:rsidR="000579B4" w:rsidRPr="00EA7320">
          <w:rPr>
            <w:rFonts w:ascii="Times New Roman" w:hAnsi="Times New Roman" w:cs="Times New Roman"/>
            <w:sz w:val="24"/>
            <w:szCs w:val="24"/>
            <w:highlight w:val="yellow"/>
          </w:rPr>
          <w:t>(typically 2 to 6 phases</w:t>
        </w:r>
      </w:ins>
      <w:r w:rsidR="00AA3D79">
        <w:rPr>
          <w:rFonts w:ascii="Times New Roman" w:hAnsi="Times New Roman" w:cs="Times New Roman"/>
          <w:sz w:val="24"/>
          <w:szCs w:val="24"/>
          <w:highlight w:val="yellow"/>
        </w:rPr>
        <w:t xml:space="preserve"> for a s</w:t>
      </w:r>
      <w:r w:rsidR="00FB2957">
        <w:rPr>
          <w:rFonts w:ascii="Times New Roman" w:hAnsi="Times New Roman" w:cs="Times New Roman"/>
          <w:sz w:val="24"/>
          <w:szCs w:val="24"/>
          <w:highlight w:val="yellow"/>
        </w:rPr>
        <w:t xml:space="preserve">ignalized </w:t>
      </w:r>
      <w:r w:rsidR="00AA3D79">
        <w:rPr>
          <w:rFonts w:ascii="Times New Roman" w:hAnsi="Times New Roman" w:cs="Times New Roman"/>
          <w:sz w:val="24"/>
          <w:szCs w:val="24"/>
          <w:highlight w:val="yellow"/>
        </w:rPr>
        <w:t>intersection</w:t>
      </w:r>
      <w:ins w:id="106" w:author="Zhen Tan" w:date="2022-08-20T15:00:00Z">
        <w:r w:rsidR="000579B4" w:rsidRPr="00EA7320">
          <w:rPr>
            <w:rFonts w:ascii="Times New Roman" w:hAnsi="Times New Roman" w:cs="Times New Roman"/>
            <w:sz w:val="24"/>
            <w:szCs w:val="24"/>
            <w:highlight w:val="yellow"/>
          </w:rPr>
          <w:t>)</w:t>
        </w:r>
        <w:r w:rsidR="000579B4" w:rsidRPr="0080518C">
          <w:rPr>
            <w:rFonts w:ascii="Times New Roman" w:hAnsi="Times New Roman" w:cs="Times New Roman"/>
            <w:sz w:val="24"/>
            <w:szCs w:val="24"/>
          </w:rPr>
          <w:t xml:space="preserve"> </w:t>
        </w:r>
      </w:ins>
      <w:r w:rsidR="00F15677" w:rsidRPr="0080518C">
        <w:rPr>
          <w:rFonts w:ascii="Times New Roman" w:hAnsi="Times New Roman" w:cs="Times New Roman"/>
          <w:sz w:val="24"/>
          <w:szCs w:val="24"/>
        </w:rPr>
        <w:t>in the urban</w:t>
      </w:r>
      <w:r w:rsidR="00EF5FB7" w:rsidRPr="0080518C">
        <w:rPr>
          <w:rFonts w:ascii="Times New Roman" w:hAnsi="Times New Roman" w:cs="Times New Roman"/>
          <w:sz w:val="24"/>
          <w:szCs w:val="24"/>
        </w:rPr>
        <w:t xml:space="preserve"> road network, the model (2) </w:t>
      </w:r>
      <w:ins w:id="107" w:author="Zhen Tan" w:date="2022-08-20T14:59:00Z">
        <w:r w:rsidR="000579B4" w:rsidRPr="0080518C">
          <w:rPr>
            <w:rFonts w:ascii="Times New Roman" w:hAnsi="Times New Roman" w:cs="Times New Roman"/>
            <w:sz w:val="24"/>
            <w:szCs w:val="24"/>
          </w:rPr>
          <w:t>has to deal with</w:t>
        </w:r>
      </w:ins>
      <w:r w:rsidR="008C31A4" w:rsidRPr="0080518C">
        <w:rPr>
          <w:rFonts w:ascii="Times New Roman" w:hAnsi="Times New Roman" w:cs="Times New Roman"/>
          <w:sz w:val="24"/>
          <w:szCs w:val="24"/>
        </w:rPr>
        <w:t xml:space="preserve"> </w:t>
      </w:r>
      <w:r w:rsidR="00EF5FB7" w:rsidRPr="0080518C">
        <w:rPr>
          <w:rFonts w:ascii="Times New Roman" w:hAnsi="Times New Roman" w:cs="Times New Roman"/>
          <w:sz w:val="24"/>
          <w:szCs w:val="24"/>
        </w:rPr>
        <w:t>high-dimensional</w:t>
      </w:r>
      <w:r w:rsidR="00EA7320">
        <w:rPr>
          <w:rFonts w:ascii="Times New Roman" w:hAnsi="Times New Roman" w:cs="Times New Roman"/>
          <w:sz w:val="24"/>
          <w:szCs w:val="24"/>
        </w:rPr>
        <w:t xml:space="preserve"> </w:t>
      </w:r>
      <w:r w:rsidR="00EF5FB7" w:rsidRPr="0080518C">
        <w:rPr>
          <w:rFonts w:ascii="Times New Roman" w:hAnsi="Times New Roman" w:cs="Times New Roman"/>
          <w:sz w:val="24"/>
          <w:szCs w:val="24"/>
        </w:rPr>
        <w:t xml:space="preserve">discrete </w:t>
      </w:r>
      <w:r w:rsidR="008C31A4" w:rsidRPr="0080518C">
        <w:rPr>
          <w:rFonts w:ascii="Times New Roman" w:hAnsi="Times New Roman" w:cs="Times New Roman"/>
          <w:sz w:val="24"/>
          <w:szCs w:val="24"/>
        </w:rPr>
        <w:t xml:space="preserve">solution </w:t>
      </w:r>
      <w:r w:rsidR="00EF5FB7" w:rsidRPr="0080518C">
        <w:rPr>
          <w:rFonts w:ascii="Times New Roman" w:hAnsi="Times New Roman" w:cs="Times New Roman"/>
          <w:sz w:val="24"/>
          <w:szCs w:val="24"/>
        </w:rPr>
        <w:t>space.</w:t>
      </w:r>
      <w:r w:rsidR="00EA7320">
        <w:rPr>
          <w:rFonts w:ascii="Times New Roman" w:hAnsi="Times New Roman" w:cs="Times New Roman"/>
          <w:sz w:val="24"/>
          <w:szCs w:val="24"/>
        </w:rPr>
        <w:t xml:space="preserve"> </w:t>
      </w:r>
      <w:ins w:id="108" w:author="Zhen Tan" w:date="2022-08-20T15:01:00Z">
        <w:r w:rsidR="000579B4" w:rsidRPr="0080518C">
          <w:rPr>
            <w:rFonts w:ascii="Times New Roman" w:hAnsi="Times New Roman" w:cs="Times New Roman"/>
            <w:sz w:val="24"/>
            <w:szCs w:val="24"/>
          </w:rPr>
          <w:t>Let</w:t>
        </w:r>
      </w:ins>
      <w:r w:rsidR="007A4CED" w:rsidRPr="0080518C">
        <w:rPr>
          <w:rFonts w:ascii="Times New Roman" w:hAnsi="Times New Roman" w:cs="Times New Roman"/>
          <w:sz w:val="24"/>
          <w:szCs w:val="24"/>
          <w:rPrChange w:id="109" w:author="Zhen Tan" w:date="2022-08-20T15:02:00Z">
            <w:rPr>
              <w:rFonts w:ascii="Times New Roman" w:hAnsi="Times New Roman" w:cs="Times New Roman"/>
              <w:sz w:val="24"/>
              <w:szCs w:val="24"/>
              <w:highlight w:val="cyan"/>
            </w:rPr>
          </w:rPrChange>
        </w:rPr>
        <w:t xml:space="preserve"> </w:t>
      </w:r>
      <m:oMath>
        <m:r>
          <w:ins w:id="110" w:author="Zhen Tan" w:date="2022-08-20T15:01:00Z">
            <w:rPr>
              <w:rFonts w:ascii="Cambria Math" w:hAnsi="Cambria Math" w:cs="Times New Roman"/>
              <w:sz w:val="24"/>
              <w:szCs w:val="24"/>
              <w:rPrChange w:id="111" w:author="Zhen Tan" w:date="2022-08-20T15:02:00Z">
                <w:rPr>
                  <w:rFonts w:ascii="Cambria Math" w:hAnsi="Cambria Math" w:cs="Times New Roman"/>
                  <w:sz w:val="24"/>
                  <w:szCs w:val="24"/>
                  <w:highlight w:val="cyan"/>
                </w:rPr>
              </w:rPrChange>
            </w:rPr>
            <m:t>K</m:t>
          </w:ins>
        </m:r>
        <m:r>
          <w:ins w:id="112" w:author="Zhen Tan" w:date="2022-08-20T15:02:00Z">
            <w:rPr>
              <w:rFonts w:ascii="Cambria Math" w:hAnsi="Cambria Math" w:cs="Times New Roman"/>
              <w:sz w:val="24"/>
              <w:szCs w:val="24"/>
              <w:rPrChange w:id="113" w:author="Zhen Tan" w:date="2022-08-20T15:02:00Z">
                <w:rPr>
                  <w:rFonts w:ascii="Cambria Math" w:hAnsi="Cambria Math" w:cs="Times New Roman"/>
                  <w:sz w:val="24"/>
                  <w:szCs w:val="24"/>
                  <w:highlight w:val="cyan"/>
                </w:rPr>
              </w:rPrChange>
            </w:rPr>
            <m:t>=|</m:t>
          </w:ins>
        </m:r>
        <m:r>
          <w:ins w:id="114" w:author="Zhen Tan" w:date="2022-08-20T15:01:00Z">
            <m:rPr>
              <m:scr m:val="script"/>
            </m:rPr>
            <w:rPr>
              <w:rFonts w:ascii="Cambria Math" w:hAnsi="Cambria Math" w:cs="Times New Roman"/>
              <w:sz w:val="24"/>
              <w:szCs w:val="24"/>
            </w:rPr>
            <m:t>X</m:t>
          </w:ins>
        </m:r>
        <m:r>
          <w:ins w:id="115" w:author="Zhen Tan" w:date="2022-08-20T15:02:00Z">
            <w:rPr>
              <w:rFonts w:ascii="Cambria Math" w:hAnsi="Cambria Math" w:cs="Times New Roman"/>
              <w:sz w:val="24"/>
              <w:szCs w:val="24"/>
            </w:rPr>
            <m:t>|</m:t>
          </w:ins>
        </m:r>
      </m:oMath>
      <w:r w:rsidR="00EA7320">
        <w:rPr>
          <w:rFonts w:ascii="Times New Roman" w:hAnsi="Times New Roman" w:cs="Times New Roman" w:hint="eastAsia"/>
          <w:sz w:val="24"/>
          <w:szCs w:val="24"/>
        </w:rPr>
        <w:t xml:space="preserve"> </w:t>
      </w:r>
      <w:ins w:id="116" w:author="Zhen Tan" w:date="2022-08-20T15:01:00Z">
        <w:r w:rsidR="000579B4" w:rsidRPr="0080518C">
          <w:rPr>
            <w:rFonts w:ascii="Times New Roman" w:hAnsi="Times New Roman" w:cs="Times New Roman"/>
            <w:sz w:val="24"/>
            <w:szCs w:val="24"/>
            <w:rPrChange w:id="117" w:author="Zhen Tan" w:date="2022-08-20T15:02:00Z">
              <w:rPr>
                <w:rFonts w:ascii="Times New Roman" w:hAnsi="Times New Roman" w:cs="Times New Roman"/>
                <w:sz w:val="24"/>
                <w:szCs w:val="24"/>
                <w:highlight w:val="cyan"/>
              </w:rPr>
            </w:rPrChange>
          </w:rPr>
          <w:t>be</w:t>
        </w:r>
      </w:ins>
      <w:r w:rsidR="007A4CED" w:rsidRPr="0080518C">
        <w:rPr>
          <w:rFonts w:ascii="Times New Roman" w:hAnsi="Times New Roman" w:cs="Times New Roman"/>
          <w:sz w:val="24"/>
          <w:szCs w:val="24"/>
          <w:rPrChange w:id="118" w:author="Zhen Tan" w:date="2022-08-20T15:02:00Z">
            <w:rPr>
              <w:rFonts w:ascii="Times New Roman" w:hAnsi="Times New Roman" w:cs="Times New Roman"/>
              <w:sz w:val="24"/>
              <w:szCs w:val="24"/>
              <w:highlight w:val="cyan"/>
            </w:rPr>
          </w:rPrChange>
        </w:rPr>
        <w:t xml:space="preserve"> the total number</w:t>
      </w:r>
      <w:r w:rsidR="008C31A4" w:rsidRPr="0080518C">
        <w:rPr>
          <w:rFonts w:ascii="Times New Roman" w:hAnsi="Times New Roman" w:cs="Times New Roman"/>
          <w:sz w:val="24"/>
          <w:szCs w:val="24"/>
        </w:rPr>
        <w:t xml:space="preserve"> of </w:t>
      </w:r>
      <w:ins w:id="119" w:author="Zhen Tan" w:date="2022-08-20T15:02:00Z">
        <w:r w:rsidR="000579B4" w:rsidRPr="0080518C">
          <w:rPr>
            <w:rFonts w:ascii="Times New Roman" w:hAnsi="Times New Roman" w:cs="Times New Roman"/>
            <w:sz w:val="24"/>
            <w:szCs w:val="24"/>
          </w:rPr>
          <w:t>feasible</w:t>
        </w:r>
      </w:ins>
      <w:r w:rsidR="00EA7320">
        <w:rPr>
          <w:rFonts w:ascii="Times New Roman" w:hAnsi="Times New Roman" w:cs="Times New Roman"/>
          <w:sz w:val="24"/>
          <w:szCs w:val="24"/>
        </w:rPr>
        <w:t xml:space="preserve"> </w:t>
      </w:r>
      <w:r w:rsidR="008C31A4" w:rsidRPr="0080518C">
        <w:rPr>
          <w:rFonts w:ascii="Times New Roman" w:hAnsi="Times New Roman" w:cs="Times New Roman"/>
          <w:sz w:val="24"/>
          <w:szCs w:val="24"/>
        </w:rPr>
        <w:t>signal tim</w:t>
      </w:r>
      <w:ins w:id="120" w:author="Zhen Tan" w:date="2022-08-20T15:02:00Z">
        <w:r w:rsidR="000579B4" w:rsidRPr="0080518C">
          <w:rPr>
            <w:rFonts w:ascii="Times New Roman" w:hAnsi="Times New Roman" w:cs="Times New Roman"/>
            <w:sz w:val="24"/>
            <w:szCs w:val="24"/>
          </w:rPr>
          <w:t>ing</w:t>
        </w:r>
      </w:ins>
      <w:r w:rsidR="008C31A4" w:rsidRPr="0080518C">
        <w:rPr>
          <w:rFonts w:ascii="Times New Roman" w:hAnsi="Times New Roman" w:cs="Times New Roman"/>
          <w:sz w:val="24"/>
          <w:szCs w:val="24"/>
        </w:rPr>
        <w:t xml:space="preserve"> plans</w:t>
      </w:r>
      <w:ins w:id="121" w:author="Zhen Tan" w:date="2022-08-20T15:02:00Z">
        <w:r w:rsidR="000579B4" w:rsidRPr="0080518C">
          <w:rPr>
            <w:rFonts w:ascii="Times New Roman" w:hAnsi="Times New Roman" w:cs="Times New Roman"/>
            <w:sz w:val="24"/>
            <w:szCs w:val="24"/>
          </w:rPr>
          <w:t xml:space="preserve">, then </w:t>
        </w:r>
      </w:ins>
      <m:oMath>
        <m:r>
          <w:ins w:id="122" w:author="Zhen Tan" w:date="2022-08-20T15:02:00Z">
            <w:rPr>
              <w:rFonts w:ascii="Cambria Math" w:hAnsi="Cambria Math" w:cs="Times New Roman"/>
              <w:sz w:val="24"/>
              <w:szCs w:val="24"/>
            </w:rPr>
            <m:t>K</m:t>
          </w:ins>
        </m:r>
      </m:oMath>
      <w:ins w:id="123" w:author="Zhen Tan" w:date="2022-08-20T15:02:00Z">
        <w:r w:rsidR="000579B4" w:rsidRPr="0080518C">
          <w:rPr>
            <w:rFonts w:ascii="Times New Roman" w:hAnsi="Times New Roman" w:cs="Times New Roman"/>
            <w:sz w:val="24"/>
            <w:szCs w:val="24"/>
          </w:rPr>
          <w:t xml:space="preserve"> is a very large number. </w:t>
        </w:r>
      </w:ins>
      <w:ins w:id="124" w:author="Zhen Tan" w:date="2022-08-20T15:05:00Z">
        <w:r w:rsidRPr="0080518C">
          <w:rPr>
            <w:rFonts w:ascii="Times New Roman" w:hAnsi="Times New Roman" w:cs="Times New Roman"/>
            <w:sz w:val="24"/>
            <w:szCs w:val="24"/>
          </w:rPr>
          <w:t>Another difficulty of solving problem (</w:t>
        </w:r>
      </w:ins>
      <w:ins w:id="125" w:author="Zhen Tan" w:date="2022-08-20T15:06:00Z">
        <w:r w:rsidRPr="0080518C">
          <w:rPr>
            <w:rFonts w:ascii="Times New Roman" w:hAnsi="Times New Roman" w:cs="Times New Roman"/>
            <w:sz w:val="24"/>
            <w:szCs w:val="24"/>
          </w:rPr>
          <w:t>2)</w:t>
        </w:r>
      </w:ins>
      <w:r w:rsidR="00EA7320">
        <w:rPr>
          <w:rFonts w:ascii="Times New Roman" w:hAnsi="Times New Roman" w:cs="Times New Roman"/>
          <w:sz w:val="24"/>
          <w:szCs w:val="24"/>
        </w:rPr>
        <w:t xml:space="preserve"> </w:t>
      </w:r>
      <w:r w:rsidR="00E67543" w:rsidRPr="0080518C">
        <w:rPr>
          <w:rFonts w:ascii="Times New Roman" w:hAnsi="Times New Roman" w:cs="Times New Roman"/>
          <w:sz w:val="24"/>
          <w:szCs w:val="24"/>
        </w:rPr>
        <w:t>lie</w:t>
      </w:r>
      <w:ins w:id="126" w:author="Zhen Tan" w:date="2022-08-20T15:06:00Z">
        <w:r w:rsidRPr="0080518C">
          <w:rPr>
            <w:rFonts w:ascii="Times New Roman" w:hAnsi="Times New Roman" w:cs="Times New Roman"/>
            <w:sz w:val="24"/>
            <w:szCs w:val="24"/>
          </w:rPr>
          <w:t>s</w:t>
        </w:r>
      </w:ins>
      <w:r w:rsidR="00E67543" w:rsidRPr="0080518C">
        <w:rPr>
          <w:rFonts w:ascii="Times New Roman" w:hAnsi="Times New Roman" w:cs="Times New Roman"/>
          <w:sz w:val="24"/>
          <w:szCs w:val="24"/>
        </w:rPr>
        <w:t xml:space="preserve"> in the fact that functions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E67543" w:rsidRPr="0080518C">
        <w:rPr>
          <w:rFonts w:ascii="Times New Roman" w:hAnsi="Times New Roman" w:cs="Times New Roman"/>
          <w:sz w:val="24"/>
          <w:szCs w:val="24"/>
        </w:rPr>
        <w:t xml:space="preserve">, </w:t>
      </w:r>
      <m:oMath>
        <m:r>
          <w:rPr>
            <w:rFonts w:ascii="Cambria Math" w:hAnsi="Times New Roman" w:cs="Times New Roman"/>
            <w:sz w:val="24"/>
            <w:szCs w:val="24"/>
          </w:rPr>
          <m:t>A</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E67543" w:rsidRPr="0080518C">
        <w:rPr>
          <w:rFonts w:ascii="Times New Roman" w:hAnsi="Times New Roman" w:cs="Times New Roman"/>
          <w:sz w:val="24"/>
          <w:szCs w:val="24"/>
        </w:rPr>
        <w:t xml:space="preserve">, and </w:t>
      </w:r>
      <m:oMath>
        <m:r>
          <w:rPr>
            <w:rFonts w:ascii="Cambria Math" w:hAnsi="Times New Roman" w:cs="Times New Roman"/>
            <w:sz w:val="24"/>
            <w:szCs w:val="24"/>
          </w:rPr>
          <m:t>E</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00E67543" w:rsidRPr="0080518C">
        <w:rPr>
          <w:rFonts w:ascii="Times New Roman" w:hAnsi="Times New Roman" w:cs="Times New Roman"/>
          <w:sz w:val="24"/>
          <w:szCs w:val="24"/>
        </w:rPr>
        <w:t xml:space="preserve"> are unknown and in general so complicated that can only be </w:t>
      </w:r>
      <w:r w:rsidR="00E67543" w:rsidRPr="0080518C">
        <w:rPr>
          <w:rFonts w:ascii="Times New Roman" w:hAnsi="Times New Roman" w:cs="Times New Roman"/>
          <w:sz w:val="24"/>
          <w:szCs w:val="24"/>
        </w:rPr>
        <w:lastRenderedPageBreak/>
        <w:t>estimated through network traffic simulations.</w:t>
      </w:r>
      <w:r w:rsidR="00EA7320">
        <w:rPr>
          <w:rFonts w:ascii="Times New Roman" w:hAnsi="Times New Roman" w:cs="Times New Roman"/>
          <w:sz w:val="24"/>
          <w:szCs w:val="24"/>
        </w:rPr>
        <w:t xml:space="preserve"> </w:t>
      </w:r>
      <w:r w:rsidR="00E67543" w:rsidRPr="0080518C">
        <w:rPr>
          <w:rFonts w:ascii="Times New Roman" w:hAnsi="Times New Roman" w:cs="Times New Roman"/>
          <w:sz w:val="24"/>
          <w:szCs w:val="24"/>
        </w:rPr>
        <w:t>In the next section we propose a simulation-based optimization approach for solving problem (</w:t>
      </w:r>
      <w:r w:rsidR="005F4E00" w:rsidRPr="0080518C">
        <w:rPr>
          <w:rFonts w:ascii="Times New Roman" w:hAnsi="Times New Roman" w:cs="Times New Roman"/>
          <w:sz w:val="24"/>
          <w:szCs w:val="24"/>
        </w:rPr>
        <w:t>2</w:t>
      </w:r>
      <w:r w:rsidR="00E67543" w:rsidRPr="0080518C">
        <w:rPr>
          <w:rFonts w:ascii="Times New Roman" w:hAnsi="Times New Roman" w:cs="Times New Roman"/>
          <w:sz w:val="24"/>
          <w:szCs w:val="24"/>
        </w:rPr>
        <w:t xml:space="preserve">) using </w:t>
      </w:r>
      <w:r w:rsidR="00E67543" w:rsidRPr="0080518C">
        <w:rPr>
          <w:rFonts w:ascii="Times New Roman" w:hAnsi="Times New Roman" w:cs="Times New Roman" w:hint="eastAsia"/>
          <w:sz w:val="24"/>
          <w:szCs w:val="24"/>
        </w:rPr>
        <w:t>Gaussian</w:t>
      </w:r>
      <w:r w:rsidR="00E67543" w:rsidRPr="0080518C">
        <w:rPr>
          <w:rFonts w:ascii="Times New Roman" w:hAnsi="Times New Roman" w:cs="Times New Roman"/>
          <w:sz w:val="24"/>
          <w:szCs w:val="24"/>
        </w:rPr>
        <w:t xml:space="preserve"> p</w:t>
      </w:r>
      <w:r w:rsidR="00E67543" w:rsidRPr="0080518C">
        <w:rPr>
          <w:rFonts w:ascii="Times New Roman" w:hAnsi="Times New Roman" w:cs="Times New Roman" w:hint="eastAsia"/>
          <w:sz w:val="24"/>
          <w:szCs w:val="24"/>
        </w:rPr>
        <w:t>rocess</w:t>
      </w:r>
      <w:r w:rsidR="00E67543" w:rsidRPr="0080518C">
        <w:rPr>
          <w:rFonts w:ascii="Times New Roman" w:hAnsi="Times New Roman" w:cs="Times New Roman"/>
          <w:sz w:val="24"/>
          <w:szCs w:val="24"/>
        </w:rPr>
        <w:t xml:space="preserve"> regression with knowledge gradient sampling policy. </w:t>
      </w:r>
    </w:p>
    <w:p w14:paraId="06B08F1D" w14:textId="77777777" w:rsidR="00E67543" w:rsidRPr="0080518C" w:rsidRDefault="00E67543" w:rsidP="008052D1">
      <w:pPr>
        <w:adjustRightInd w:val="0"/>
        <w:snapToGrid w:val="0"/>
        <w:rPr>
          <w:rFonts w:ascii="Times New Roman" w:hAnsi="Times New Roman" w:cs="Times New Roman"/>
          <w:b/>
          <w:bCs/>
          <w:sz w:val="24"/>
          <w:szCs w:val="24"/>
        </w:rPr>
      </w:pPr>
    </w:p>
    <w:p w14:paraId="3E6EFB7D" w14:textId="4E957066" w:rsidR="00E67543" w:rsidRDefault="00F22D01" w:rsidP="008052D1">
      <w:pPr>
        <w:pStyle w:val="1"/>
        <w:adjustRightInd w:val="0"/>
        <w:snapToGrid w:val="0"/>
        <w:spacing w:before="0" w:after="0"/>
        <w:rPr>
          <w:ins w:id="127" w:author="Zhen Tan" w:date="2022-08-29T00:21:00Z"/>
          <w:rFonts w:ascii="Times New Roman" w:eastAsiaTheme="minorEastAsia" w:hAnsi="Times New Roman" w:cs="Times New Roman"/>
          <w:b/>
          <w:bCs/>
          <w:color w:val="auto"/>
          <w:kern w:val="2"/>
          <w:sz w:val="24"/>
          <w:szCs w:val="24"/>
        </w:rPr>
      </w:pPr>
      <w:r w:rsidRPr="0080518C">
        <w:rPr>
          <w:rFonts w:ascii="Times New Roman" w:eastAsiaTheme="minorEastAsia" w:hAnsi="Times New Roman" w:cs="Times New Roman"/>
          <w:b/>
          <w:bCs/>
          <w:color w:val="auto"/>
          <w:kern w:val="2"/>
          <w:sz w:val="24"/>
          <w:szCs w:val="24"/>
        </w:rPr>
        <w:t>4</w:t>
      </w:r>
      <w:r w:rsidR="00E67543" w:rsidRPr="0080518C">
        <w:rPr>
          <w:rFonts w:ascii="Times New Roman" w:eastAsiaTheme="minorEastAsia" w:hAnsi="Times New Roman" w:cs="Times New Roman"/>
          <w:b/>
          <w:bCs/>
          <w:color w:val="auto"/>
          <w:kern w:val="2"/>
          <w:sz w:val="24"/>
          <w:szCs w:val="24"/>
        </w:rPr>
        <w:t xml:space="preserve"> </w:t>
      </w:r>
      <w:r w:rsidR="00E67543" w:rsidRPr="0080518C">
        <w:rPr>
          <w:rFonts w:ascii="Times New Roman" w:eastAsiaTheme="minorEastAsia" w:hAnsi="Times New Roman" w:cs="Times New Roman" w:hint="eastAsia"/>
          <w:b/>
          <w:bCs/>
          <w:color w:val="auto"/>
          <w:kern w:val="2"/>
          <w:sz w:val="24"/>
          <w:szCs w:val="24"/>
        </w:rPr>
        <w:t>Gaussian</w:t>
      </w:r>
      <w:r w:rsidR="00E67543" w:rsidRPr="0080518C">
        <w:rPr>
          <w:rFonts w:ascii="Times New Roman" w:eastAsiaTheme="minorEastAsia" w:hAnsi="Times New Roman" w:cs="Times New Roman"/>
          <w:b/>
          <w:bCs/>
          <w:color w:val="auto"/>
          <w:kern w:val="2"/>
          <w:sz w:val="24"/>
          <w:szCs w:val="24"/>
        </w:rPr>
        <w:t xml:space="preserve"> process </w:t>
      </w:r>
      <w:ins w:id="128" w:author="Zhen Tan" w:date="2022-08-20T19:20:00Z">
        <w:r w:rsidR="00C16BF0" w:rsidRPr="0080518C">
          <w:rPr>
            <w:rFonts w:ascii="Times New Roman" w:eastAsiaTheme="minorEastAsia" w:hAnsi="Times New Roman" w:cs="Times New Roman"/>
            <w:b/>
            <w:bCs/>
            <w:color w:val="auto"/>
            <w:kern w:val="2"/>
            <w:sz w:val="24"/>
            <w:szCs w:val="24"/>
          </w:rPr>
          <w:t>regression-</w:t>
        </w:r>
      </w:ins>
      <w:r w:rsidR="00E67543" w:rsidRPr="0080518C">
        <w:rPr>
          <w:rFonts w:ascii="Times New Roman" w:eastAsiaTheme="minorEastAsia" w:hAnsi="Times New Roman" w:cs="Times New Roman" w:hint="eastAsia"/>
          <w:b/>
          <w:bCs/>
          <w:color w:val="auto"/>
          <w:kern w:val="2"/>
          <w:sz w:val="24"/>
          <w:szCs w:val="24"/>
        </w:rPr>
        <w:t>based</w:t>
      </w:r>
      <w:r w:rsidR="00E67543" w:rsidRPr="0080518C">
        <w:rPr>
          <w:rFonts w:ascii="Times New Roman" w:eastAsiaTheme="minorEastAsia" w:hAnsi="Times New Roman" w:cs="Times New Roman"/>
          <w:b/>
          <w:bCs/>
          <w:color w:val="auto"/>
          <w:kern w:val="2"/>
          <w:sz w:val="24"/>
          <w:szCs w:val="24"/>
        </w:rPr>
        <w:t xml:space="preserve"> </w:t>
      </w:r>
      <w:r w:rsidR="00E67543" w:rsidRPr="0080518C">
        <w:rPr>
          <w:rFonts w:ascii="Times New Roman" w:eastAsiaTheme="minorEastAsia" w:hAnsi="Times New Roman" w:cs="Times New Roman" w:hint="eastAsia"/>
          <w:b/>
          <w:bCs/>
          <w:color w:val="auto"/>
          <w:kern w:val="2"/>
          <w:sz w:val="24"/>
          <w:szCs w:val="24"/>
        </w:rPr>
        <w:t>solution</w:t>
      </w:r>
      <w:r w:rsidR="00E67543" w:rsidRPr="0080518C">
        <w:rPr>
          <w:rFonts w:ascii="Times New Roman" w:eastAsiaTheme="minorEastAsia" w:hAnsi="Times New Roman" w:cs="Times New Roman"/>
          <w:b/>
          <w:bCs/>
          <w:color w:val="auto"/>
          <w:kern w:val="2"/>
          <w:sz w:val="24"/>
          <w:szCs w:val="24"/>
        </w:rPr>
        <w:t xml:space="preserve"> approach </w:t>
      </w:r>
      <w:r w:rsidR="00E67543" w:rsidRPr="0080518C">
        <w:rPr>
          <w:rFonts w:ascii="Times New Roman" w:eastAsiaTheme="minorEastAsia" w:hAnsi="Times New Roman" w:cs="Times New Roman" w:hint="eastAsia"/>
          <w:b/>
          <w:bCs/>
          <w:color w:val="auto"/>
          <w:kern w:val="2"/>
          <w:sz w:val="24"/>
          <w:szCs w:val="24"/>
        </w:rPr>
        <w:t>for</w:t>
      </w:r>
      <w:r w:rsidR="00E67543" w:rsidRPr="0080518C">
        <w:rPr>
          <w:rFonts w:ascii="Times New Roman" w:eastAsiaTheme="minorEastAsia" w:hAnsi="Times New Roman" w:cs="Times New Roman"/>
          <w:b/>
          <w:bCs/>
          <w:color w:val="auto"/>
          <w:kern w:val="2"/>
          <w:sz w:val="24"/>
          <w:szCs w:val="24"/>
        </w:rPr>
        <w:t xml:space="preserve"> NSTPU</w:t>
      </w:r>
    </w:p>
    <w:p w14:paraId="69255C01" w14:textId="77777777" w:rsidR="002E3A01" w:rsidRPr="002E3A01" w:rsidRDefault="002E3A01">
      <w:pPr>
        <w:rPr>
          <w:rPrChange w:id="129" w:author="Zhen Tan" w:date="2022-08-29T00:21:00Z">
            <w:rPr>
              <w:rFonts w:ascii="Times New Roman" w:eastAsiaTheme="minorEastAsia" w:hAnsi="Times New Roman" w:cs="Times New Roman"/>
              <w:b/>
              <w:bCs/>
              <w:color w:val="auto"/>
              <w:kern w:val="2"/>
              <w:sz w:val="24"/>
              <w:szCs w:val="24"/>
            </w:rPr>
          </w:rPrChange>
        </w:rPr>
        <w:pPrChange w:id="130" w:author="Zhen Tan" w:date="2022-08-29T00:21:00Z">
          <w:pPr>
            <w:pStyle w:val="1"/>
            <w:adjustRightInd w:val="0"/>
            <w:snapToGrid w:val="0"/>
            <w:spacing w:before="0" w:after="0"/>
          </w:pPr>
        </w:pPrChange>
      </w:pPr>
    </w:p>
    <w:p w14:paraId="42B2CDD7" w14:textId="2E44A62B" w:rsidR="00E67543" w:rsidRPr="002E3A01" w:rsidRDefault="00F22D01" w:rsidP="008052D1">
      <w:pPr>
        <w:pStyle w:val="2"/>
        <w:adjustRightInd w:val="0"/>
        <w:snapToGrid w:val="0"/>
        <w:spacing w:before="0"/>
        <w:rPr>
          <w:rFonts w:ascii="Times New Roman" w:hAnsi="Times New Roman" w:cs="Times New Roman"/>
          <w:b/>
          <w:iCs/>
          <w:color w:val="auto"/>
          <w:sz w:val="24"/>
          <w:szCs w:val="24"/>
          <w:rPrChange w:id="131" w:author="Zhen Tan" w:date="2022-08-29T00:21:00Z">
            <w:rPr>
              <w:rFonts w:ascii="Times New Roman" w:hAnsi="Times New Roman" w:cs="Times New Roman"/>
              <w:i/>
              <w:iCs/>
              <w:color w:val="auto"/>
              <w:sz w:val="24"/>
              <w:szCs w:val="24"/>
            </w:rPr>
          </w:rPrChange>
        </w:rPr>
      </w:pPr>
      <w:r w:rsidRPr="002E3A01">
        <w:rPr>
          <w:rFonts w:ascii="Times New Roman" w:eastAsiaTheme="minorEastAsia" w:hAnsi="Times New Roman" w:cs="Times New Roman"/>
          <w:b/>
          <w:iCs/>
          <w:color w:val="auto"/>
          <w:sz w:val="24"/>
          <w:szCs w:val="24"/>
          <w:rPrChange w:id="132" w:author="Zhen Tan" w:date="2022-08-29T00:21:00Z">
            <w:rPr>
              <w:rFonts w:ascii="Times New Roman" w:eastAsiaTheme="minorEastAsia" w:hAnsi="Times New Roman" w:cs="Times New Roman"/>
              <w:i/>
              <w:iCs/>
              <w:color w:val="auto"/>
              <w:sz w:val="24"/>
              <w:szCs w:val="24"/>
            </w:rPr>
          </w:rPrChange>
        </w:rPr>
        <w:t>4</w:t>
      </w:r>
      <w:r w:rsidR="00E67543" w:rsidRPr="002E3A01">
        <w:rPr>
          <w:rFonts w:ascii="Times New Roman" w:eastAsiaTheme="minorEastAsia" w:hAnsi="Times New Roman" w:cs="Times New Roman"/>
          <w:b/>
          <w:iCs/>
          <w:color w:val="auto"/>
          <w:sz w:val="24"/>
          <w:szCs w:val="24"/>
          <w:rPrChange w:id="133" w:author="Zhen Tan" w:date="2022-08-29T00:21:00Z">
            <w:rPr>
              <w:rFonts w:ascii="Times New Roman" w:eastAsiaTheme="minorEastAsia" w:hAnsi="Times New Roman" w:cs="Times New Roman"/>
              <w:i/>
              <w:iCs/>
              <w:color w:val="auto"/>
              <w:sz w:val="24"/>
              <w:szCs w:val="24"/>
            </w:rPr>
          </w:rPrChange>
        </w:rPr>
        <w:t>.1</w:t>
      </w:r>
      <w:r w:rsidR="00E67543" w:rsidRPr="002E3A01">
        <w:rPr>
          <w:b/>
          <w:color w:val="auto"/>
          <w:rPrChange w:id="134" w:author="Zhen Tan" w:date="2022-08-29T00:21:00Z">
            <w:rPr>
              <w:color w:val="auto"/>
            </w:rPr>
          </w:rPrChange>
        </w:rPr>
        <w:t xml:space="preserve"> </w:t>
      </w:r>
      <w:r w:rsidR="00E67543" w:rsidRPr="002E3A01">
        <w:rPr>
          <w:rFonts w:ascii="Times New Roman" w:hAnsi="Times New Roman" w:cs="Times New Roman"/>
          <w:b/>
          <w:iCs/>
          <w:color w:val="auto"/>
          <w:sz w:val="24"/>
          <w:szCs w:val="24"/>
          <w:rPrChange w:id="135" w:author="Zhen Tan" w:date="2022-08-29T00:21:00Z">
            <w:rPr>
              <w:rFonts w:ascii="Times New Roman" w:hAnsi="Times New Roman" w:cs="Times New Roman"/>
              <w:i/>
              <w:iCs/>
              <w:color w:val="auto"/>
              <w:sz w:val="24"/>
              <w:szCs w:val="24"/>
            </w:rPr>
          </w:rPrChange>
        </w:rPr>
        <w:t>Gaussian process approximation for NSTPU</w:t>
      </w:r>
    </w:p>
    <w:p w14:paraId="608F8C5E" w14:textId="2B42D2BB" w:rsidR="00E67543" w:rsidRPr="0080518C" w:rsidRDefault="00E67543" w:rsidP="008052D1">
      <w:pPr>
        <w:adjustRightInd w:val="0"/>
        <w:snapToGrid w:val="0"/>
        <w:rPr>
          <w:rFonts w:ascii="Times New Roman" w:hAnsi="Times New Roman" w:cs="Times New Roman"/>
          <w:b/>
          <w:sz w:val="24"/>
          <w:szCs w:val="24"/>
        </w:rPr>
      </w:pPr>
      <w:r w:rsidRPr="0080518C">
        <w:rPr>
          <w:rFonts w:ascii="Times New Roman" w:hAnsi="Times New Roman" w:cs="Times New Roman"/>
          <w:sz w:val="24"/>
          <w:szCs w:val="24"/>
        </w:rPr>
        <w:t xml:space="preserve">Under random traffic volume perturbation, the evaluation indices are also random, whose exact distributions are in general unknown a priori due to the complicated underlying traffic network system and limited historical data. We denote the random variable </w:t>
      </w:r>
      <m:oMath>
        <m:sSub>
          <m:sSubPr>
            <m:ctrlPr>
              <w:rPr>
                <w:rFonts w:ascii="Cambria Math" w:hAnsi="Times New Roman" w:cs="Times New Roman"/>
                <w:i/>
                <w:sz w:val="24"/>
                <w:szCs w:val="24"/>
              </w:rPr>
            </m:ctrlPr>
          </m:sSubPr>
          <m:e>
            <m:r>
              <w:rPr>
                <w:rFonts w:ascii="Cambria Math" w:hAnsi="Times New Roman"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as the normalized total delay output for decision vector </w:t>
      </w:r>
      <w:r w:rsidRPr="0080518C">
        <w:rPr>
          <w:rFonts w:ascii="Times New Roman" w:hAnsi="Times New Roman" w:cs="Times New Roman"/>
          <w:b/>
          <w:bCs/>
          <w:sz w:val="24"/>
          <w:szCs w:val="24"/>
        </w:rPr>
        <w:t>x</w:t>
      </w:r>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under uncertain traffic volume perturbation, i.e.,</w:t>
      </w:r>
      <m:oMath>
        <m:r>
          <w:rPr>
            <w:rFonts w:ascii="Cambria Math" w:hAnsi="Times New Roman" w:cs="Times New Roman"/>
            <w:sz w:val="24"/>
            <w:szCs w:val="24"/>
          </w:rPr>
          <m:t xml:space="preserve"> </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bCs/>
          <w:sz w:val="24"/>
          <w:szCs w:val="24"/>
        </w:rPr>
        <w:t xml:space="preserve"> is variable </w:t>
      </w:r>
      <m:oMath>
        <m:r>
          <w:rPr>
            <w:rFonts w:ascii="Cambria Math" w:hAnsi="Times New Roman" w:cs="Times New Roman"/>
            <w:sz w:val="24"/>
            <w:szCs w:val="24"/>
          </w:rPr>
          <m:t>D</m:t>
        </m:r>
        <m:d>
          <m:dPr>
            <m:ctrlPr>
              <w:rPr>
                <w:rFonts w:ascii="Cambria Math" w:hAnsi="Times New Roman" w:cs="Times New Roman"/>
                <w:i/>
                <w:sz w:val="24"/>
                <w:szCs w:val="24"/>
              </w:rPr>
            </m:ctrlPr>
          </m:dPr>
          <m:e>
            <m:r>
              <m:rPr>
                <m:sty m:val="b"/>
              </m:rPr>
              <w:rPr>
                <w:rFonts w:ascii="Cambria Math" w:hAnsi="Times New Roman" w:cs="Times New Roman"/>
                <w:sz w:val="24"/>
                <w:szCs w:val="24"/>
              </w:rPr>
              <m:t>x</m:t>
            </m:r>
            <m:r>
              <w:rPr>
                <w:rFonts w:ascii="Cambria Math" w:hAnsi="Times New Roman" w:cs="Times New Roman"/>
                <w:sz w:val="24"/>
                <w:szCs w:val="24"/>
              </w:rPr>
              <m:t>,ξ</m:t>
            </m:r>
          </m:e>
        </m:d>
      </m:oMath>
      <w:r w:rsidRPr="0080518C">
        <w:rPr>
          <w:rFonts w:ascii="Times New Roman" w:hAnsi="Times New Roman" w:cs="Times New Roman"/>
          <w:sz w:val="24"/>
          <w:szCs w:val="24"/>
        </w:rPr>
        <w:t xml:space="preserve"> with </w:t>
      </w:r>
      <m:oMath>
        <m:r>
          <w:rPr>
            <w:rFonts w:ascii="Cambria Math" w:hAnsi="Times New Roman" w:cs="Times New Roman"/>
            <w:sz w:val="24"/>
            <w:szCs w:val="24"/>
          </w:rPr>
          <m:t>ξ</m:t>
        </m:r>
        <m:r>
          <w:ins w:id="136" w:author="Zhen Tan" w:date="2022-08-20T15:27:00Z">
            <w:rPr>
              <w:rFonts w:ascii="Cambria Math" w:hAnsi="Times New Roman" w:cs="Times New Roman"/>
              <w:sz w:val="24"/>
              <w:szCs w:val="24"/>
            </w:rPr>
            <m:t>~</m:t>
          </w:ins>
        </m:r>
        <m:r>
          <w:rPr>
            <w:rFonts w:ascii="Cambria Math" w:hAnsi="Times New Roman" w:cs="Times New Roman"/>
            <w:sz w:val="24"/>
            <w:szCs w:val="24"/>
          </w:rPr>
          <m:t>p</m:t>
        </m:r>
        <w:commentRangeStart w:id="137"/>
        <w:commentRangeStart w:id="138"/>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w:commentRangeEnd w:id="137"/>
        <m:r>
          <m:rPr>
            <m:sty m:val="p"/>
          </m:rPr>
          <w:rPr>
            <w:rStyle w:val="afd"/>
          </w:rPr>
          <w:commentReference w:id="137"/>
        </m:r>
        <w:commentRangeEnd w:id="138"/>
        <m:r>
          <m:rPr>
            <m:sty m:val="p"/>
          </m:rPr>
          <w:rPr>
            <w:rStyle w:val="afd"/>
          </w:rPr>
          <w:commentReference w:id="138"/>
        </m:r>
      </m:oMath>
      <w:r w:rsidRPr="0080518C">
        <w:rPr>
          <w:rFonts w:ascii="Times New Roman" w:hAnsi="Times New Roman" w:cs="Times New Roman"/>
          <w:sz w:val="24"/>
          <w:szCs w:val="24"/>
        </w:rPr>
        <w:t xml:space="preserve">. </w:t>
      </w:r>
      <w:bookmarkStart w:id="139" w:name="_Hlk45584572"/>
      <w:ins w:id="140" w:author="Zhen Tan" w:date="2022-08-20T16:13:00Z">
        <w:r w:rsidR="00C15A80" w:rsidRPr="0080518C">
          <w:rPr>
            <w:rFonts w:ascii="Times New Roman" w:hAnsi="Times New Roman" w:cs="Times New Roman"/>
            <w:sz w:val="24"/>
            <w:szCs w:val="24"/>
          </w:rPr>
          <w:t>Similarly</w:t>
        </w:r>
      </w:ins>
      <w:r w:rsidRPr="0080518C">
        <w:rPr>
          <w:rFonts w:ascii="Times New Roman" w:hAnsi="Times New Roman" w:cs="Times New Roman"/>
          <w:sz w:val="24"/>
          <w:szCs w:val="24"/>
        </w:rPr>
        <w:t xml:space="preserve">, we define </w:t>
      </w:r>
      <m:oMath>
        <m:sSub>
          <m:sSubPr>
            <m:ctrlPr>
              <w:rPr>
                <w:rFonts w:ascii="Cambria Math" w:hAnsi="Times New Roman" w:cs="Times New Roman"/>
                <w:i/>
                <w:sz w:val="24"/>
                <w:szCs w:val="24"/>
              </w:rPr>
            </m:ctrlPr>
          </m:sSubPr>
          <m:e>
            <m:r>
              <w:rPr>
                <w:rFonts w:ascii="Cambria Math" w:hAnsi="Times New Roman" w:cs="Times New Roman"/>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and</w:t>
      </w:r>
      <m:oMath>
        <m:r>
          <w:rPr>
            <w:rFonts w:ascii="Cambria Math" w:hAnsi="Times New Roman" w:cs="Times New Roman"/>
            <w:sz w:val="24"/>
            <w:szCs w:val="24"/>
          </w:rPr>
          <m:t xml:space="preserve"> </m:t>
        </m:r>
        <m:sSub>
          <m:sSubPr>
            <m:ctrlPr>
              <w:rPr>
                <w:rFonts w:ascii="Cambria Math" w:hAnsi="Times New Roman" w:cs="Times New Roman"/>
                <w:i/>
                <w:sz w:val="24"/>
                <w:szCs w:val="24"/>
              </w:rPr>
            </m:ctrlPr>
          </m:sSubPr>
          <m:e>
            <m:r>
              <w:rPr>
                <w:rFonts w:ascii="Cambria Math" w:hAnsi="Times New Roman" w:cs="Times New Roman"/>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w:r w:rsidRPr="0080518C">
        <w:rPr>
          <w:rFonts w:ascii="Times New Roman" w:hAnsi="Times New Roman" w:cs="Times New Roman"/>
          <w:bCs/>
          <w:sz w:val="24"/>
          <w:szCs w:val="24"/>
        </w:rPr>
        <w:t>for</w:t>
      </w:r>
      <w:r w:rsidRPr="0080518C">
        <w:rPr>
          <w:rFonts w:ascii="Times New Roman" w:hAnsi="Times New Roman" w:cs="Times New Roman"/>
          <w:sz w:val="24"/>
          <w:szCs w:val="24"/>
        </w:rPr>
        <w:t xml:space="preserve"> normalized system output of traffic equity and vehicular emissions. </w:t>
      </w:r>
    </w:p>
    <w:bookmarkEnd w:id="139"/>
    <w:p w14:paraId="7E08D520" w14:textId="77777777" w:rsidR="00E67543" w:rsidRPr="0080518C" w:rsidRDefault="00E67543" w:rsidP="008052D1">
      <w:pPr>
        <w:adjustRightInd w:val="0"/>
        <w:snapToGrid w:val="0"/>
        <w:rPr>
          <w:rFonts w:ascii="Times New Roman" w:hAnsi="Times New Roman" w:cs="Times New Roman"/>
          <w:sz w:val="24"/>
          <w:szCs w:val="24"/>
        </w:rPr>
      </w:pPr>
    </w:p>
    <w:p w14:paraId="33E52ACE" w14:textId="7ECB021D"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For each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bCs/>
          <w:sz w:val="24"/>
          <w:szCs w:val="24"/>
        </w:rPr>
        <w:t>,</w:t>
      </w:r>
      <w:r w:rsidRPr="0080518C">
        <w:rPr>
          <w:rFonts w:ascii="Times New Roman" w:hAnsi="Times New Roman" w:cs="Times New Roman"/>
          <w:sz w:val="24"/>
          <w:szCs w:val="24"/>
        </w:rPr>
        <w:t xml:space="preserve"> we </w:t>
      </w:r>
      <w:r w:rsidRPr="0080518C">
        <w:rPr>
          <w:rFonts w:ascii="Times New Roman" w:hAnsi="Times New Roman" w:cs="Times New Roman"/>
          <w:sz w:val="24"/>
          <w:szCs w:val="24"/>
          <w:rPrChange w:id="141" w:author="Zhen Tan" w:date="2022-08-20T16:34:00Z">
            <w:rPr>
              <w:rFonts w:ascii="Times New Roman" w:hAnsi="Times New Roman" w:cs="Times New Roman"/>
              <w:sz w:val="24"/>
              <w:szCs w:val="24"/>
              <w:highlight w:val="yellow"/>
            </w:rPr>
          </w:rPrChange>
        </w:rPr>
        <w:t>assume that</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iCs/>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w:r w:rsidRPr="0080518C">
        <w:rPr>
          <w:rFonts w:ascii="Times New Roman" w:hAnsi="Times New Roman" w:cs="Times New Roman" w:hint="eastAsia"/>
          <w:sz w:val="24"/>
          <w:szCs w:val="24"/>
        </w:rPr>
        <w:t>and</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hint="eastAsia"/>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follow </w:t>
      </w:r>
      <w:r w:rsidR="00450CA3" w:rsidRPr="0080518C">
        <w:rPr>
          <w:rFonts w:ascii="Times New Roman" w:hAnsi="Times New Roman" w:cs="Times New Roman" w:hint="eastAsia"/>
          <w:sz w:val="24"/>
          <w:szCs w:val="24"/>
        </w:rPr>
        <w:t>Gaussian</w:t>
      </w:r>
      <w:r w:rsidRPr="0080518C">
        <w:rPr>
          <w:rFonts w:ascii="Times New Roman" w:hAnsi="Times New Roman" w:cs="Times New Roman"/>
          <w:sz w:val="24"/>
          <w:szCs w:val="24"/>
        </w:rPr>
        <w:t xml:space="preserve"> distributions:</w:t>
      </w:r>
    </w:p>
    <w:p w14:paraId="79A7F62D" w14:textId="0EC12A20" w:rsidR="00E67543" w:rsidRPr="0080518C" w:rsidRDefault="00000000" w:rsidP="008052D1">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D</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sidRPr="0080518C">
        <w:rPr>
          <w:rFonts w:ascii="Times New Roman" w:hAnsi="Times New Roman" w:cs="Times New Roman"/>
          <w:sz w:val="24"/>
          <w:szCs w:val="24"/>
        </w:rPr>
        <w:t>(</w:t>
      </w:r>
      <w:del w:id="142" w:author="Zhen Tan" w:date="2022-08-20T16:22:00Z">
        <w:r w:rsidR="00E67543" w:rsidRPr="0080518C" w:rsidDel="00F16CA6">
          <w:rPr>
            <w:rFonts w:ascii="Times New Roman" w:hAnsi="Times New Roman" w:cs="Times New Roman"/>
            <w:sz w:val="24"/>
            <w:szCs w:val="24"/>
          </w:rPr>
          <w:delText>8a</w:delText>
        </w:r>
      </w:del>
      <w:ins w:id="143" w:author="Zhen Tan" w:date="2022-08-20T16:22:00Z">
        <w:r w:rsidR="00F16CA6" w:rsidRPr="0080518C">
          <w:rPr>
            <w:rFonts w:ascii="Times New Roman" w:hAnsi="Times New Roman" w:cs="Times New Roman"/>
            <w:sz w:val="24"/>
            <w:szCs w:val="24"/>
          </w:rPr>
          <w:t>3a</w:t>
        </w:r>
      </w:ins>
      <w:r w:rsidR="00E67543" w:rsidRPr="0080518C">
        <w:rPr>
          <w:rFonts w:ascii="Times New Roman" w:hAnsi="Times New Roman" w:cs="Times New Roman"/>
          <w:sz w:val="24"/>
          <w:szCs w:val="24"/>
        </w:rPr>
        <w:t>)</w:t>
      </w:r>
    </w:p>
    <w:p w14:paraId="3B9C1848" w14:textId="0CD50817" w:rsidR="00E67543" w:rsidRPr="0080518C" w:rsidRDefault="00000000" w:rsidP="008052D1">
      <w:pPr>
        <w:adjustRightInd w:val="0"/>
        <w:snapToGrid w:val="0"/>
        <w:jc w:val="right"/>
        <w:rPr>
          <w:rFonts w:ascii="Times New Roman" w:hAnsi="Times New Roman" w:cs="Times New Roman"/>
          <w:iCs/>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sup>
            </m:sSubSup>
            <m:ctrlPr>
              <w:rPr>
                <w:rFonts w:ascii="Cambria Math" w:hAnsi="Times New Roman" w:cs="Times New Roman"/>
                <w:i/>
                <w:sz w:val="24"/>
                <w:szCs w:val="24"/>
              </w:rPr>
            </m:ctrlPr>
          </m:e>
        </m:d>
        <m:r>
          <m:rPr>
            <m:sty m:val="p"/>
          </m:rPr>
          <w:rPr>
            <w:rFonts w:ascii="Cambria Math" w:hAnsi="Times New Roman" w:cs="Times New Roman"/>
            <w:sz w:val="24"/>
            <w:szCs w:val="24"/>
          </w:rPr>
          <m:t xml:space="preserve">,  </m:t>
        </m:r>
      </m:oMath>
      <w:r w:rsidR="00E67543" w:rsidRPr="0080518C">
        <w:rPr>
          <w:rFonts w:ascii="Times New Roman" w:hAnsi="Times New Roman" w:cs="Times New Roman"/>
          <w:iCs/>
          <w:sz w:val="24"/>
          <w:szCs w:val="24"/>
        </w:rPr>
        <w:t xml:space="preserve">                              (</w:t>
      </w:r>
      <w:del w:id="144" w:author="Zhen Tan" w:date="2022-08-20T16:22:00Z">
        <w:r w:rsidR="00E67543" w:rsidRPr="0080518C" w:rsidDel="00F16CA6">
          <w:rPr>
            <w:rFonts w:ascii="Times New Roman" w:hAnsi="Times New Roman" w:cs="Times New Roman"/>
            <w:iCs/>
            <w:sz w:val="24"/>
            <w:szCs w:val="24"/>
          </w:rPr>
          <w:delText>8b</w:delText>
        </w:r>
      </w:del>
      <w:ins w:id="145" w:author="Zhen Tan" w:date="2022-08-20T16:22:00Z">
        <w:r w:rsidR="00F16CA6" w:rsidRPr="0080518C">
          <w:rPr>
            <w:rFonts w:ascii="Times New Roman" w:hAnsi="Times New Roman" w:cs="Times New Roman"/>
            <w:iCs/>
            <w:sz w:val="24"/>
            <w:szCs w:val="24"/>
          </w:rPr>
          <w:t>3b</w:t>
        </w:r>
      </w:ins>
      <w:r w:rsidR="00E67543" w:rsidRPr="0080518C">
        <w:rPr>
          <w:rFonts w:ascii="Times New Roman" w:hAnsi="Times New Roman" w:cs="Times New Roman"/>
          <w:iCs/>
          <w:sz w:val="24"/>
          <w:szCs w:val="24"/>
        </w:rPr>
        <w:t>)</w:t>
      </w:r>
    </w:p>
    <w:p w14:paraId="6E5C466A" w14:textId="61BA067A" w:rsidR="00E67543" w:rsidRPr="0080518C" w:rsidRDefault="00000000" w:rsidP="008052D1">
      <w:pPr>
        <w:adjustRightInd w:val="0"/>
        <w:snapToGrid w:val="0"/>
        <w:jc w:val="right"/>
        <w:rPr>
          <w:rFonts w:ascii="Times New Roman" w:hAnsi="Times New Roman" w:cs="Times New Roman"/>
          <w:sz w:val="24"/>
          <w:szCs w:val="24"/>
        </w:rPr>
      </w:pP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
          </m:rPr>
          <w:rPr>
            <w:rFonts w:ascii="Cambria Math" w:hAnsi="Cambria Math" w:cs="Times New Roman"/>
            <w:sz w:val="24"/>
            <w:szCs w:val="24"/>
          </w:rPr>
          <m:t xml:space="preserve"> </m:t>
        </m:r>
        <m:r>
          <m:rPr>
            <m:scr m:val="script"/>
          </m:rPr>
          <w:rPr>
            <w:rFonts w:ascii="Cambria Math" w:eastAsia="宋体" w:hAnsi="Cambria Math" w:cs="Times New Roman"/>
            <w:sz w:val="24"/>
            <w:szCs w:val="24"/>
          </w:rPr>
          <m:t>~ N</m:t>
        </m:r>
        <m:d>
          <m:dPr>
            <m:ctrlPr>
              <w:rPr>
                <w:rFonts w:ascii="Cambria Math" w:eastAsia="宋体" w:hAnsi="Cambria Math"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r>
              <m:rPr>
                <m:sty m:val="p"/>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m:t>
                </m:r>
              </m:sup>
            </m:sSubSup>
            <m:ctrlPr>
              <w:rPr>
                <w:rFonts w:ascii="Cambria Math" w:hAnsi="Times New Roman" w:cs="Times New Roman"/>
                <w:i/>
                <w:sz w:val="24"/>
                <w:szCs w:val="24"/>
              </w:rPr>
            </m:ctrlPr>
          </m:e>
        </m:d>
        <m:r>
          <w:rPr>
            <w:rFonts w:ascii="Cambria Math" w:hAnsi="Times New Roman" w:cs="Times New Roman"/>
            <w:sz w:val="24"/>
            <w:szCs w:val="24"/>
          </w:rPr>
          <m:t xml:space="preserve"> </m:t>
        </m:r>
      </m:oMath>
      <w:r w:rsidR="00E67543" w:rsidRPr="0080518C">
        <w:rPr>
          <w:rFonts w:ascii="Times New Roman" w:hAnsi="Times New Roman" w:cs="Times New Roman"/>
          <w:sz w:val="24"/>
          <w:szCs w:val="24"/>
        </w:rPr>
        <w:t xml:space="preserve">                               (</w:t>
      </w:r>
      <w:del w:id="146" w:author="Zhen Tan" w:date="2022-08-20T16:22:00Z">
        <w:r w:rsidR="00E67543" w:rsidRPr="0080518C" w:rsidDel="00F16CA6">
          <w:rPr>
            <w:rFonts w:ascii="Times New Roman" w:hAnsi="Times New Roman" w:cs="Times New Roman"/>
            <w:sz w:val="24"/>
            <w:szCs w:val="24"/>
          </w:rPr>
          <w:delText>8c</w:delText>
        </w:r>
      </w:del>
      <w:ins w:id="147" w:author="Zhen Tan" w:date="2022-08-20T16:22:00Z">
        <w:r w:rsidR="00F16CA6" w:rsidRPr="0080518C">
          <w:rPr>
            <w:rFonts w:ascii="Times New Roman" w:hAnsi="Times New Roman" w:cs="Times New Roman"/>
            <w:sz w:val="24"/>
            <w:szCs w:val="24"/>
          </w:rPr>
          <w:t>3c</w:t>
        </w:r>
      </w:ins>
      <w:r w:rsidR="00E67543" w:rsidRPr="0080518C">
        <w:rPr>
          <w:rFonts w:ascii="Times New Roman" w:hAnsi="Times New Roman" w:cs="Times New Roman"/>
          <w:sz w:val="24"/>
          <w:szCs w:val="24"/>
        </w:rPr>
        <w:t xml:space="preserve">)          </w:t>
      </w:r>
    </w:p>
    <w:p w14:paraId="65063C8D" w14:textId="5FF73D8D"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where </w:t>
      </w: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sz w:val="24"/>
          <w:szCs w:val="24"/>
        </w:rPr>
        <w:t xml:space="preserve"> and </w:t>
      </w:r>
      <m:oMath>
        <m:sSubSup>
          <m:sSubSupPr>
            <m:ctrlPr>
              <w:rPr>
                <w:rFonts w:ascii="Cambria Math" w:eastAsia="宋体" w:hAnsi="Times New Roman" w:cs="Times New Roman"/>
                <w:b/>
                <w:i/>
                <w:sz w:val="24"/>
                <w:szCs w:val="24"/>
              </w:rPr>
            </m:ctrlPr>
          </m:sSubSupPr>
          <m:e>
            <m:r>
              <w:rPr>
                <w:rFonts w:ascii="Cambria Math" w:hAnsi="Cambria Math" w:cs="Times New Roman"/>
                <w:sz w:val="24"/>
                <w:szCs w:val="24"/>
              </w:rPr>
              <m:t>λ</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are the unknown mean and variance of the corresponding evaluation index </w:t>
      </w:r>
      <w:r w:rsidRPr="0080518C">
        <w:rPr>
          <w:rFonts w:ascii="Times New Roman" w:hAnsi="Times New Roman" w:cs="Times New Roman"/>
          <w:i/>
          <w:iCs/>
          <w:sz w:val="24"/>
          <w:szCs w:val="24"/>
        </w:rPr>
        <w:t xml:space="preserve">i </w:t>
      </w:r>
      <w:r w:rsidRPr="0080518C">
        <w:rPr>
          <w:rFonts w:ascii="Times New Roman" w:hAnsi="Times New Roman" w:cs="Times New Roman"/>
          <w:sz w:val="24"/>
          <w:szCs w:val="24"/>
        </w:rPr>
        <w:t xml:space="preserve">for solution </w:t>
      </w:r>
      <w:r w:rsidRPr="0080518C">
        <w:rPr>
          <w:rFonts w:ascii="Times New Roman" w:hAnsi="Times New Roman" w:cs="Times New Roman"/>
          <w:b/>
          <w:bCs/>
          <w:sz w:val="24"/>
          <w:szCs w:val="24"/>
        </w:rPr>
        <w:t>x</w:t>
      </w:r>
      <w:r w:rsidRPr="0080518C">
        <w:rPr>
          <w:rFonts w:ascii="Times New Roman" w:hAnsi="Times New Roman" w:cs="Times New Roman"/>
          <w:sz w:val="24"/>
          <w:szCs w:val="24"/>
        </w:rPr>
        <w:t>. The key purpose of the simulation is to learn these quantities with the goal of solving optimization problem (</w:t>
      </w:r>
      <w:ins w:id="148" w:author="Zhen Tan" w:date="2022-08-20T16:22:00Z">
        <w:r w:rsidR="00F16CA6" w:rsidRPr="0080518C">
          <w:rPr>
            <w:rFonts w:ascii="Times New Roman" w:hAnsi="Times New Roman" w:cs="Times New Roman"/>
            <w:sz w:val="24"/>
            <w:szCs w:val="24"/>
          </w:rPr>
          <w:t>2</w:t>
        </w:r>
      </w:ins>
      <w:del w:id="149" w:author="Zhen Tan" w:date="2022-08-20T16:22:00Z">
        <w:r w:rsidRPr="0080518C" w:rsidDel="00F16CA6">
          <w:rPr>
            <w:rFonts w:ascii="Times New Roman" w:hAnsi="Times New Roman" w:cs="Times New Roman"/>
            <w:sz w:val="24"/>
            <w:szCs w:val="24"/>
          </w:rPr>
          <w:delText>7</w:delText>
        </w:r>
      </w:del>
      <w:r w:rsidRPr="0080518C">
        <w:rPr>
          <w:rFonts w:ascii="Times New Roman" w:hAnsi="Times New Roman" w:cs="Times New Roman"/>
          <w:sz w:val="24"/>
          <w:szCs w:val="24"/>
        </w:rPr>
        <w:t xml:space="preserve">). </w:t>
      </w:r>
    </w:p>
    <w:p w14:paraId="3B4DEABA" w14:textId="77777777" w:rsidR="00E67543" w:rsidRPr="0080518C" w:rsidRDefault="00E67543" w:rsidP="008052D1">
      <w:pPr>
        <w:adjustRightInd w:val="0"/>
        <w:snapToGrid w:val="0"/>
        <w:rPr>
          <w:rFonts w:ascii="Times New Roman" w:hAnsi="Times New Roman" w:cs="Times New Roman"/>
          <w:sz w:val="24"/>
          <w:szCs w:val="24"/>
        </w:rPr>
      </w:pPr>
    </w:p>
    <w:p w14:paraId="3732C4ED" w14:textId="40187330" w:rsidR="00E67543" w:rsidRPr="0080518C" w:rsidRDefault="00E67543" w:rsidP="008052D1">
      <w:pPr>
        <w:adjustRightInd w:val="0"/>
        <w:snapToGrid w:val="0"/>
        <w:rPr>
          <w:rFonts w:ascii="Times New Roman" w:hAnsi="Times New Roman" w:cs="Times New Roman"/>
          <w:bCs/>
          <w:sz w:val="24"/>
          <w:szCs w:val="24"/>
        </w:rPr>
      </w:pPr>
      <w:r w:rsidRPr="0080518C">
        <w:rPr>
          <w:rFonts w:ascii="Times New Roman" w:hAnsi="Times New Roman" w:cs="Times New Roman"/>
          <w:sz w:val="24"/>
          <w:szCs w:val="24"/>
        </w:rPr>
        <w:t xml:space="preserve">Suppose we are allowed to conduct a total of </w:t>
      </w:r>
      <w:r w:rsidRPr="0080518C">
        <w:rPr>
          <w:rFonts w:ascii="Times New Roman" w:hAnsi="Times New Roman" w:cs="Times New Roman"/>
          <w:i/>
          <w:iCs/>
          <w:sz w:val="24"/>
          <w:szCs w:val="24"/>
        </w:rPr>
        <w:t xml:space="preserve">N </w:t>
      </w:r>
      <w:r w:rsidRPr="0080518C">
        <w:rPr>
          <w:rFonts w:ascii="Times New Roman" w:hAnsi="Times New Roman" w:cs="Times New Roman"/>
          <w:sz w:val="24"/>
          <w:szCs w:val="24"/>
        </w:rPr>
        <w:t xml:space="preserve">simulations, each simulation </w:t>
      </w:r>
      <w:commentRangeStart w:id="150"/>
      <w:commentRangeStart w:id="151"/>
      <w:r w:rsidR="00A830BC" w:rsidRPr="0080518C">
        <w:rPr>
          <w:rFonts w:ascii="Times New Roman" w:hAnsi="Times New Roman" w:cs="Times New Roman"/>
          <w:sz w:val="24"/>
          <w:szCs w:val="24"/>
        </w:rPr>
        <w:t xml:space="preserve">chooses a solution </w:t>
      </w:r>
      <m:oMath>
        <m:r>
          <m:rPr>
            <m:sty m:val="b"/>
          </m:rPr>
          <w:rPr>
            <w:rFonts w:ascii="Cambria Math" w:eastAsia="宋体" w:hAnsi="Times New Roman" w:cs="Times New Roman"/>
            <w:sz w:val="24"/>
            <w:szCs w:val="24"/>
          </w:rPr>
          <m:t>x</m:t>
        </m:r>
        <w:commentRangeEnd w:id="150"/>
        <m:r>
          <m:rPr>
            <m:sty m:val="p"/>
          </m:rPr>
          <w:rPr>
            <w:rStyle w:val="afd"/>
          </w:rPr>
          <w:commentReference w:id="150"/>
        </m:r>
        <w:commentRangeEnd w:id="151"/>
        <m:r>
          <m:rPr>
            <m:sty m:val="p"/>
          </m:rPr>
          <w:rPr>
            <w:rStyle w:val="afd"/>
          </w:rPr>
          <w:commentReference w:id="151"/>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00A830BC" w:rsidRPr="0080518C">
        <w:rPr>
          <w:rFonts w:ascii="Times New Roman" w:hAnsi="Times New Roman" w:cs="Times New Roman"/>
          <w:sz w:val="24"/>
          <w:szCs w:val="24"/>
        </w:rPr>
        <w:t xml:space="preserve"> for evaluation, the evaluation is noisy with </w:t>
      </w:r>
      <w:r w:rsidRPr="0080518C">
        <w:rPr>
          <w:rFonts w:ascii="Times New Roman" w:hAnsi="Times New Roman" w:cs="Times New Roman"/>
          <w:sz w:val="24"/>
          <w:szCs w:val="24"/>
        </w:rPr>
        <w:t>an independent random realization of the uncertain parameter</w:t>
      </w:r>
      <m:oMath>
        <m:r>
          <w:rPr>
            <w:rFonts w:ascii="Cambria Math" w:hAnsi="Times New Roman" w:cs="Times New Roman"/>
            <w:sz w:val="24"/>
            <w:szCs w:val="24"/>
          </w:rPr>
          <m:t xml:space="preserve"> ξ</m:t>
        </m:r>
      </m:oMath>
      <w:r w:rsidRPr="0080518C">
        <w:rPr>
          <w:rFonts w:ascii="Times New Roman" w:hAnsi="Times New Roman" w:cs="Times New Roman"/>
          <w:sz w:val="24"/>
          <w:szCs w:val="24"/>
        </w:rPr>
        <w:t xml:space="preserve"> </w:t>
      </w:r>
      <w:r w:rsidR="00A830BC" w:rsidRPr="0080518C">
        <w:rPr>
          <w:rFonts w:ascii="Times New Roman" w:hAnsi="Times New Roman" w:cs="Times New Roman"/>
          <w:sz w:val="24"/>
          <w:szCs w:val="24"/>
        </w:rPr>
        <w:t xml:space="preserve">drawn from </w:t>
      </w:r>
      <m:oMath>
        <m:r>
          <w:rPr>
            <w:rFonts w:ascii="Cambria Math" w:hAnsi="Cambria Math" w:cs="Times New Roman"/>
            <w:sz w:val="24"/>
            <w:szCs w:val="24"/>
          </w:rPr>
          <m:t>p</m:t>
        </m:r>
        <m:d>
          <m:dPr>
            <m:ctrlPr>
              <w:rPr>
                <w:rFonts w:ascii="Cambria Math" w:hAnsi="Cambria Math" w:cs="Times New Roman"/>
                <w:iCs/>
                <w:sz w:val="24"/>
                <w:szCs w:val="24"/>
              </w:rPr>
            </m:ctrlPr>
          </m:dPr>
          <m:e>
            <m:r>
              <w:rPr>
                <w:rFonts w:ascii="Cambria Math" w:hAnsi="Times New Roman" w:cs="Times New Roman"/>
                <w:sz w:val="24"/>
                <w:szCs w:val="24"/>
              </w:rPr>
              <m:t>ξ</m:t>
            </m:r>
            <m:ctrlPr>
              <w:rPr>
                <w:rFonts w:ascii="Cambria Math" w:hAnsi="Times New Roman" w:cs="Times New Roman"/>
                <w:i/>
                <w:sz w:val="24"/>
                <w:szCs w:val="24"/>
              </w:rPr>
            </m:ctrlPr>
          </m:e>
        </m:d>
      </m:oMath>
      <w:r w:rsidRPr="0080518C">
        <w:rPr>
          <w:rFonts w:ascii="Times New Roman" w:hAnsi="Times New Roman" w:cs="Times New Roman"/>
          <w:sz w:val="24"/>
          <w:szCs w:val="24"/>
        </w:rPr>
        <w:t xml:space="preserve">. </w:t>
      </w:r>
      <w:r w:rsidRPr="0080518C">
        <w:rPr>
          <w:rFonts w:ascii="Times New Roman" w:hAnsi="Times New Roman" w:cs="Times New Roman"/>
          <w:sz w:val="24"/>
          <w:szCs w:val="24"/>
          <w:rPrChange w:id="152" w:author="Zhen Tan" w:date="2022-08-20T16:25:00Z">
            <w:rPr>
              <w:rFonts w:ascii="Times New Roman" w:hAnsi="Times New Roman" w:cs="Times New Roman"/>
              <w:sz w:val="24"/>
              <w:szCs w:val="24"/>
              <w:highlight w:val="yellow"/>
            </w:rPr>
          </w:rPrChange>
        </w:rPr>
        <w:t xml:space="preserve">We denote </w:t>
      </w:r>
      <w:moveToRangeStart w:id="153" w:author="Zhen Tan" w:date="2022-08-20T16:25:00Z" w:name="move111905119"/>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154" w:author="Zhen Tan" w:date="2022-08-20T16:25:00Z">
                  <w:rPr>
                    <w:rFonts w:ascii="Cambria Math" w:eastAsia="宋体" w:hAnsi="Times New Roman" w:cs="Times New Roman"/>
                    <w:sz w:val="24"/>
                    <w:szCs w:val="24"/>
                    <w:highlight w:val="yellow"/>
                  </w:rPr>
                </w:rPrChange>
              </w:rPr>
              <m:t>x</m:t>
            </m:r>
          </m:e>
          <m:sup>
            <m:r>
              <w:rPr>
                <w:rFonts w:ascii="Cambria Math" w:eastAsia="宋体" w:hAnsi="Times New Roman" w:cs="Times New Roman"/>
                <w:sz w:val="24"/>
                <w:szCs w:val="24"/>
                <w:rPrChange w:id="155" w:author="Zhen Tan" w:date="2022-08-20T16:25:00Z">
                  <w:rPr>
                    <w:rFonts w:ascii="Cambria Math" w:eastAsia="宋体" w:hAnsi="Times New Roman" w:cs="Times New Roman"/>
                    <w:sz w:val="24"/>
                    <w:szCs w:val="24"/>
                    <w:highlight w:val="yellow"/>
                  </w:rPr>
                </w:rPrChange>
              </w:rPr>
              <m:t>n</m:t>
            </m:r>
          </m:sup>
        </m:sSup>
      </m:oMath>
      <w:moveTo w:id="156" w:author="Zhen Tan" w:date="2022-08-20T16:25:00Z">
        <w:r w:rsidR="004475AD" w:rsidRPr="0080518C">
          <w:rPr>
            <w:rFonts w:ascii="Times New Roman" w:hAnsi="Times New Roman" w:cs="Times New Roman"/>
            <w:bCs/>
            <w:sz w:val="24"/>
            <w:szCs w:val="24"/>
          </w:rPr>
          <w:t xml:space="preserve"> </w:t>
        </w:r>
      </w:moveTo>
      <w:moveToRangeEnd w:id="153"/>
      <w:r w:rsidRPr="0080518C">
        <w:rPr>
          <w:rFonts w:ascii="Times New Roman" w:hAnsi="Times New Roman" w:cs="Times New Roman"/>
          <w:sz w:val="24"/>
          <w:szCs w:val="24"/>
          <w:rPrChange w:id="157" w:author="Zhen Tan" w:date="2022-08-20T16:25:00Z">
            <w:rPr>
              <w:rFonts w:ascii="Times New Roman" w:hAnsi="Times New Roman" w:cs="Times New Roman"/>
              <w:sz w:val="24"/>
              <w:szCs w:val="24"/>
              <w:highlight w:val="yellow"/>
            </w:rPr>
          </w:rPrChange>
        </w:rPr>
        <w:t xml:space="preserve">the </w:t>
      </w:r>
      <w:del w:id="158" w:author="Zhen Tan" w:date="2022-08-20T16:25:00Z">
        <w:r w:rsidRPr="0080518C" w:rsidDel="004475AD">
          <w:rPr>
            <w:rFonts w:ascii="Times New Roman" w:hAnsi="Times New Roman" w:cs="Times New Roman"/>
            <w:sz w:val="24"/>
            <w:szCs w:val="24"/>
            <w:rPrChange w:id="159" w:author="Zhen Tan" w:date="2022-08-20T16:25:00Z">
              <w:rPr>
                <w:rFonts w:ascii="Times New Roman" w:hAnsi="Times New Roman" w:cs="Times New Roman"/>
                <w:sz w:val="24"/>
                <w:szCs w:val="24"/>
                <w:highlight w:val="yellow"/>
              </w:rPr>
            </w:rPrChange>
          </w:rPr>
          <w:delText xml:space="preserve">chosen </w:delText>
        </w:r>
      </w:del>
      <w:r w:rsidRPr="0080518C">
        <w:rPr>
          <w:rFonts w:ascii="Times New Roman" w:hAnsi="Times New Roman" w:cs="Times New Roman"/>
          <w:sz w:val="24"/>
          <w:szCs w:val="24"/>
          <w:rPrChange w:id="160" w:author="Zhen Tan" w:date="2022-08-20T16:25:00Z">
            <w:rPr>
              <w:rFonts w:ascii="Times New Roman" w:hAnsi="Times New Roman" w:cs="Times New Roman"/>
              <w:sz w:val="24"/>
              <w:szCs w:val="24"/>
              <w:highlight w:val="yellow"/>
            </w:rPr>
          </w:rPrChange>
        </w:rPr>
        <w:t xml:space="preserve">solution </w:t>
      </w:r>
      <w:ins w:id="161" w:author="Zhen Tan" w:date="2022-08-20T16:25:00Z">
        <w:r w:rsidR="004475AD" w:rsidRPr="0080518C">
          <w:rPr>
            <w:rFonts w:ascii="Times New Roman" w:hAnsi="Times New Roman" w:cs="Times New Roman"/>
            <w:sz w:val="24"/>
            <w:szCs w:val="24"/>
            <w:rPrChange w:id="162" w:author="Zhen Tan" w:date="2022-08-20T16:25:00Z">
              <w:rPr>
                <w:rFonts w:ascii="Times New Roman" w:hAnsi="Times New Roman" w:cs="Times New Roman"/>
                <w:sz w:val="24"/>
                <w:szCs w:val="24"/>
                <w:highlight w:val="yellow"/>
              </w:rPr>
            </w:rPrChange>
          </w:rPr>
          <w:t xml:space="preserve">selected </w:t>
        </w:r>
      </w:ins>
      <w:r w:rsidRPr="0080518C">
        <w:rPr>
          <w:rFonts w:ascii="Times New Roman" w:hAnsi="Times New Roman" w:cs="Times New Roman"/>
          <w:sz w:val="24"/>
          <w:szCs w:val="24"/>
          <w:rPrChange w:id="163" w:author="Zhen Tan" w:date="2022-08-20T16:25:00Z">
            <w:rPr>
              <w:rFonts w:ascii="Times New Roman" w:hAnsi="Times New Roman" w:cs="Times New Roman"/>
              <w:sz w:val="24"/>
              <w:szCs w:val="24"/>
              <w:highlight w:val="yellow"/>
            </w:rPr>
          </w:rPrChange>
        </w:rPr>
        <w:t xml:space="preserve">for the </w:t>
      </w:r>
      <w:r w:rsidRPr="0080518C">
        <w:rPr>
          <w:rFonts w:ascii="Times New Roman" w:hAnsi="Times New Roman" w:cs="Times New Roman"/>
          <w:i/>
          <w:iCs/>
          <w:sz w:val="24"/>
          <w:szCs w:val="24"/>
          <w:rPrChange w:id="164" w:author="Zhen Tan" w:date="2022-08-20T16:25:00Z">
            <w:rPr>
              <w:rFonts w:ascii="Times New Roman" w:hAnsi="Times New Roman" w:cs="Times New Roman"/>
              <w:i/>
              <w:iCs/>
              <w:sz w:val="24"/>
              <w:szCs w:val="24"/>
              <w:highlight w:val="yellow"/>
            </w:rPr>
          </w:rPrChange>
        </w:rPr>
        <w:t>n</w:t>
      </w:r>
      <w:r w:rsidRPr="0080518C">
        <w:rPr>
          <w:rFonts w:ascii="Times New Roman" w:hAnsi="Times New Roman" w:cs="Times New Roman"/>
          <w:sz w:val="24"/>
          <w:szCs w:val="24"/>
          <w:rPrChange w:id="165" w:author="Zhen Tan" w:date="2022-08-20T16:25:00Z">
            <w:rPr>
              <w:rFonts w:ascii="Times New Roman" w:hAnsi="Times New Roman" w:cs="Times New Roman"/>
              <w:sz w:val="24"/>
              <w:szCs w:val="24"/>
              <w:highlight w:val="yellow"/>
            </w:rPr>
          </w:rPrChange>
        </w:rPr>
        <w:t>-th simulation</w:t>
      </w:r>
      <w:ins w:id="166" w:author="Zhen Tan" w:date="2022-08-20T16:25:00Z">
        <w:r w:rsidR="004475AD" w:rsidRPr="0080518C">
          <w:rPr>
            <w:rFonts w:ascii="Times New Roman" w:hAnsi="Times New Roman" w:cs="Times New Roman"/>
            <w:sz w:val="24"/>
            <w:szCs w:val="24"/>
          </w:rPr>
          <w:t>,</w:t>
        </w:r>
      </w:ins>
      <w:del w:id="167" w:author="Zhen Tan" w:date="2022-08-20T16:25:00Z">
        <w:r w:rsidRPr="0080518C" w:rsidDel="004475AD">
          <w:rPr>
            <w:rFonts w:ascii="Times New Roman" w:hAnsi="Times New Roman" w:cs="Times New Roman"/>
            <w:sz w:val="24"/>
            <w:szCs w:val="24"/>
            <w:rPrChange w:id="168" w:author="Zhen Tan" w:date="2022-08-20T16:25:00Z">
              <w:rPr>
                <w:rFonts w:ascii="Times New Roman" w:hAnsi="Times New Roman" w:cs="Times New Roman"/>
                <w:sz w:val="24"/>
                <w:szCs w:val="24"/>
                <w:highlight w:val="yellow"/>
              </w:rPr>
            </w:rPrChange>
          </w:rPr>
          <w:delText xml:space="preserve"> by</w:delText>
        </w:r>
      </w:del>
      <w:r w:rsidRPr="0080518C">
        <w:rPr>
          <w:rFonts w:ascii="Times New Roman" w:hAnsi="Times New Roman" w:cs="Times New Roman"/>
          <w:sz w:val="24"/>
          <w:szCs w:val="24"/>
          <w:rPrChange w:id="169" w:author="Zhen Tan" w:date="2022-08-20T16:25:00Z">
            <w:rPr>
              <w:rFonts w:ascii="Times New Roman" w:hAnsi="Times New Roman" w:cs="Times New Roman"/>
              <w:sz w:val="24"/>
              <w:szCs w:val="24"/>
              <w:highlight w:val="yellow"/>
            </w:rPr>
          </w:rPrChange>
        </w:rPr>
        <w:t xml:space="preserve"> </w:t>
      </w:r>
      <w:moveFromRangeStart w:id="170" w:author="Zhen Tan" w:date="2022-08-20T16:25:00Z" w:name="move111905119"/>
      <m:oMath>
        <m:sSup>
          <m:sSupPr>
            <m:ctrlPr>
              <w:del w:id="171" w:author="Zhen Tan" w:date="2022-08-21T14:15:00Z">
                <w:rPr>
                  <w:rFonts w:ascii="Cambria Math" w:eastAsia="宋体" w:hAnsi="Times New Roman" w:cs="Times New Roman"/>
                  <w:b/>
                  <w:sz w:val="24"/>
                  <w:szCs w:val="24"/>
                  <w:highlight w:val="yellow"/>
                </w:rPr>
              </w:del>
            </m:ctrlPr>
          </m:sSupPr>
          <m:e>
            <m:r>
              <w:del w:id="172" w:author="Zhen Tan" w:date="2022-08-21T14:15:00Z">
                <m:rPr>
                  <m:sty m:val="b"/>
                </m:rPr>
                <w:rPr>
                  <w:rFonts w:ascii="Cambria Math" w:eastAsia="宋体" w:hAnsi="Times New Roman" w:cs="Times New Roman"/>
                  <w:sz w:val="24"/>
                  <w:szCs w:val="24"/>
                  <w:highlight w:val="yellow"/>
                </w:rPr>
                <m:t>x</m:t>
              </w:del>
            </m:r>
          </m:e>
          <m:sup>
            <m:r>
              <w:del w:id="173" w:author="Zhen Tan" w:date="2022-08-21T14:15:00Z">
                <w:rPr>
                  <w:rFonts w:ascii="Cambria Math" w:eastAsia="宋体" w:hAnsi="Times New Roman" w:cs="Times New Roman"/>
                  <w:sz w:val="24"/>
                  <w:szCs w:val="24"/>
                  <w:highlight w:val="yellow"/>
                </w:rPr>
                <m:t>n</m:t>
              </w:del>
            </m:r>
          </m:sup>
        </m:sSup>
      </m:oMath>
      <w:moveFrom w:id="174" w:author="Zhen Tan" w:date="2022-08-20T16:25:00Z">
        <w:del w:id="175" w:author="Zhen Tan" w:date="2022-08-21T14:15:00Z">
          <w:r w:rsidRPr="0080518C" w:rsidDel="00EC14AF">
            <w:rPr>
              <w:rFonts w:ascii="Times New Roman" w:hAnsi="Times New Roman" w:cs="Times New Roman"/>
              <w:bCs/>
              <w:sz w:val="24"/>
              <w:szCs w:val="24"/>
            </w:rPr>
            <w:delText xml:space="preserve"> </w:delText>
          </w:r>
        </w:del>
      </w:moveFrom>
      <w:moveFromRangeEnd w:id="170"/>
      <w:r w:rsidRPr="0080518C">
        <w:rPr>
          <w:rFonts w:ascii="Times New Roman" w:hAnsi="Times New Roman" w:cs="Times New Roman"/>
          <w:bCs/>
          <w:sz w:val="24"/>
          <w:szCs w:val="24"/>
        </w:rPr>
        <w:t>and</w:t>
      </w:r>
      <w:r w:rsidRPr="0080518C">
        <w:rPr>
          <w:rFonts w:ascii="Times New Roman" w:hAnsi="Times New Roman" w:cs="Times New Roman"/>
          <w:sz w:val="24"/>
          <w:szCs w:val="24"/>
        </w:rPr>
        <w:t xml:space="preserve"> </w:t>
      </w:r>
      <w:moveToRangeStart w:id="176" w:author="Zhen Tan" w:date="2022-08-20T16:26:00Z" w:name="move111905178"/>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moveTo w:id="177" w:author="Zhen Tan" w:date="2022-08-20T16:26:00Z">
        <w:del w:id="178" w:author="Zhen Tan" w:date="2022-08-20T16:26:00Z">
          <w:r w:rsidR="004475AD" w:rsidRPr="0080518C" w:rsidDel="004475AD">
            <w:rPr>
              <w:rFonts w:ascii="Times New Roman" w:hAnsi="Times New Roman" w:cs="Times New Roman"/>
              <w:sz w:val="24"/>
              <w:szCs w:val="24"/>
            </w:rPr>
            <w:delText xml:space="preserve">. </w:delText>
          </w:r>
        </w:del>
      </w:moveTo>
      <w:moveToRangeEnd w:id="176"/>
      <w:ins w:id="179" w:author="Zhen Tan" w:date="2022-08-20T16:26:00Z">
        <w:r w:rsidR="004475AD" w:rsidRPr="0080518C">
          <w:rPr>
            <w:rFonts w:ascii="Times New Roman" w:hAnsi="Times New Roman" w:cs="Times New Roman"/>
            <w:sz w:val="24"/>
            <w:szCs w:val="24"/>
          </w:rPr>
          <w:t xml:space="preserve"> </w:t>
        </w:r>
      </w:ins>
      <w:r w:rsidRPr="0080518C">
        <w:rPr>
          <w:rFonts w:ascii="Times New Roman" w:hAnsi="Times New Roman" w:cs="Times New Roman"/>
          <w:sz w:val="24"/>
          <w:szCs w:val="24"/>
        </w:rPr>
        <w:t>the corresponding evaluation indices computed based on the</w:t>
      </w:r>
      <w:ins w:id="180" w:author="Zhen Tan" w:date="2022-08-20T16:26:00Z">
        <w:r w:rsidR="00867A41" w:rsidRPr="0080518C">
          <w:rPr>
            <w:rFonts w:ascii="Times New Roman" w:hAnsi="Times New Roman" w:cs="Times New Roman"/>
            <w:sz w:val="24"/>
            <w:szCs w:val="24"/>
          </w:rPr>
          <w:t xml:space="preserve"> </w:t>
        </w:r>
        <w:r w:rsidR="004475AD" w:rsidRPr="0080518C">
          <w:rPr>
            <w:rFonts w:ascii="Times New Roman" w:hAnsi="Times New Roman" w:cs="Times New Roman"/>
            <w:sz w:val="24"/>
            <w:szCs w:val="24"/>
          </w:rPr>
          <w:t>simulation output.</w:t>
        </w:r>
      </w:ins>
      <w:r w:rsidRPr="0080518C">
        <w:rPr>
          <w:rFonts w:ascii="Times New Roman" w:hAnsi="Times New Roman" w:cs="Times New Roman"/>
          <w:sz w:val="24"/>
          <w:szCs w:val="24"/>
        </w:rPr>
        <w:t xml:space="preserve"> </w:t>
      </w:r>
      <w:del w:id="181" w:author="Zhen Tan" w:date="2022-08-20T16:26:00Z">
        <w:r w:rsidRPr="0080518C" w:rsidDel="004475AD">
          <w:rPr>
            <w:rFonts w:ascii="Times New Roman" w:hAnsi="Times New Roman" w:cs="Times New Roman"/>
            <w:sz w:val="24"/>
            <w:szCs w:val="24"/>
          </w:rPr>
          <w:delText xml:space="preserve">traffic flow output from the simulation by </w:delText>
        </w:r>
      </w:del>
      <w:bookmarkStart w:id="182" w:name="_Hlk46424874"/>
      <w:moveFromRangeStart w:id="183" w:author="Zhen Tan" w:date="2022-08-20T16:26:00Z" w:name="move111905178"/>
      <m:oMath>
        <m:sSup>
          <m:sSupPr>
            <m:ctrlPr>
              <w:rPr>
                <w:rFonts w:ascii="Cambria Math" w:hAnsi="Cambria Math" w:cs="Times New Roman"/>
                <w:i/>
                <w:sz w:val="24"/>
                <w:szCs w:val="24"/>
              </w:rPr>
            </m:ctrlPr>
          </m:sSupPr>
          <m:e>
            <m:r>
              <m:rPr>
                <m:sty m:val="b"/>
              </m:rPr>
              <w:rPr>
                <w:rFonts w:ascii="Cambria Math" w:hAnsi="Cambria Math" w:cs="Times New Roman"/>
                <w:sz w:val="24"/>
                <w:szCs w:val="24"/>
              </w:rPr>
              <m:t>y</m:t>
            </m:r>
          </m:e>
          <m:sup>
            <m:r>
              <w:rPr>
                <w:rFonts w:ascii="Cambria Math" w:hAnsi="Cambria Math" w:cs="Times New Roman"/>
                <w:sz w:val="24"/>
                <w:szCs w:val="24"/>
              </w:rPr>
              <m:t>n</m:t>
            </m:r>
          </m:sup>
        </m:sSup>
        <m:r>
          <w:rPr>
            <w:rFonts w:ascii="Cambria Math" w:hAnsi="Cambria Math" w:cs="Times New Roman"/>
            <w:sz w:val="24"/>
            <w:szCs w:val="24"/>
          </w:rPr>
          <m:t>=(</m:t>
        </m:r>
        <m:sSup>
          <m:sSupPr>
            <m:ctrlPr>
              <w:rPr>
                <w:rFonts w:ascii="Cambria Math" w:hAnsi="Cambria Math" w:cs="Times New Roman"/>
                <w:i/>
                <w:iCs/>
                <w:sz w:val="24"/>
                <w:szCs w:val="24"/>
              </w:rPr>
            </m:ctrlPr>
          </m:sSupPr>
          <m:e>
            <m:r>
              <w:rPr>
                <w:rFonts w:ascii="Cambria Math" w:hAnsi="Cambria Math" w:cs="Times New Roman"/>
                <w:sz w:val="24"/>
                <w:szCs w:val="24"/>
              </w:rPr>
              <m:t>y</m:t>
            </m:r>
          </m:e>
          <m:sup>
            <m:r>
              <w:rPr>
                <w:rFonts w:ascii="Cambria Math" w:hAnsi="Cambria Math" w:cs="Times New Roman"/>
                <w:sz w:val="24"/>
                <w:szCs w:val="24"/>
              </w:rPr>
              <m:t>D,n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A,n</m:t>
            </m:r>
          </m:sup>
        </m:sSup>
        <m:r>
          <m:rPr>
            <m:sty m:val="p"/>
          </m:rP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y</m:t>
            </m:r>
          </m:e>
          <m:sup>
            <m:r>
              <w:rPr>
                <w:rFonts w:ascii="Cambria Math" w:hAnsi="Cambria Math" w:cs="Times New Roman"/>
                <w:sz w:val="24"/>
                <w:szCs w:val="24"/>
              </w:rPr>
              <m:t>E,n</m:t>
            </m:r>
          </m:sup>
        </m:sSup>
        <m:r>
          <w:rPr>
            <w:rFonts w:ascii="Cambria Math" w:hAnsi="Cambria Math" w:cs="Times New Roman"/>
            <w:sz w:val="24"/>
            <w:szCs w:val="24"/>
          </w:rPr>
          <m:t>)</m:t>
        </m:r>
      </m:oMath>
      <w:bookmarkEnd w:id="182"/>
      <w:moveFrom w:id="184" w:author="Zhen Tan" w:date="2022-08-20T16:26:00Z">
        <w:r w:rsidRPr="0080518C" w:rsidDel="004475AD">
          <w:rPr>
            <w:rFonts w:ascii="Times New Roman" w:hAnsi="Times New Roman" w:cs="Times New Roman"/>
            <w:sz w:val="24"/>
            <w:szCs w:val="24"/>
          </w:rPr>
          <w:t xml:space="preserve">. </w:t>
        </w:r>
      </w:moveFrom>
      <w:moveFromRangeEnd w:id="183"/>
      <w:r w:rsidRPr="0080518C">
        <w:rPr>
          <w:rFonts w:ascii="Times New Roman" w:hAnsi="Times New Roman" w:cs="Times New Roman"/>
          <w:sz w:val="24"/>
          <w:szCs w:val="24"/>
        </w:rPr>
        <w:t xml:space="preserve">In other words, each simulation gives us a noisy sample of each of the three </w:t>
      </w:r>
      <w:r w:rsidR="00741FC1">
        <w:rPr>
          <w:rFonts w:ascii="Times New Roman" w:hAnsi="Times New Roman" w:cs="Times New Roman"/>
          <w:sz w:val="24"/>
          <w:szCs w:val="24"/>
        </w:rPr>
        <w:t>evaluation</w:t>
      </w:r>
      <w:r w:rsidRPr="0080518C">
        <w:rPr>
          <w:rFonts w:ascii="Times New Roman" w:hAnsi="Times New Roman" w:cs="Times New Roman"/>
          <w:sz w:val="24"/>
          <w:szCs w:val="24"/>
        </w:rPr>
        <w:t xml:space="preserve"> indices </w:t>
      </w:r>
      <w:del w:id="185" w:author="Zhen Tan" w:date="2022-08-20T16:30:00Z">
        <w:r w:rsidRPr="0080518C" w:rsidDel="007823B3">
          <w:rPr>
            <w:rFonts w:ascii="Times New Roman" w:hAnsi="Times New Roman" w:cs="Times New Roman"/>
            <w:sz w:val="24"/>
            <w:szCs w:val="24"/>
          </w:rPr>
          <w:delText>corresponding to</w:delText>
        </w:r>
      </w:del>
      <w:ins w:id="186" w:author="Zhen Tan" w:date="2022-08-20T16:30:00Z">
        <w:r w:rsidR="007823B3" w:rsidRPr="0080518C">
          <w:rPr>
            <w:rFonts w:ascii="Times New Roman" w:hAnsi="Times New Roman" w:cs="Times New Roman"/>
            <w:sz w:val="24"/>
            <w:szCs w:val="24"/>
          </w:rPr>
          <w:t>of</w:t>
        </w:r>
      </w:ins>
      <w:r w:rsidRPr="0080518C">
        <w:rPr>
          <w:rFonts w:ascii="Times New Roman" w:hAnsi="Times New Roman" w:cs="Times New Roman"/>
          <w:sz w:val="24"/>
          <w:szCs w:val="24"/>
        </w:rPr>
        <w:t xml:space="preserve"> the chosen solution, </w:t>
      </w:r>
      <w:r w:rsidRPr="0080518C">
        <w:rPr>
          <w:rFonts w:ascii="Times New Roman" w:hAnsi="Times New Roman" w:cs="Times New Roman"/>
          <w:sz w:val="24"/>
          <w:szCs w:val="24"/>
          <w:rPrChange w:id="187" w:author="Zhen Tan" w:date="2022-08-20T16:34:00Z">
            <w:rPr>
              <w:rFonts w:ascii="Times New Roman" w:hAnsi="Times New Roman" w:cs="Times New Roman"/>
              <w:color w:val="FF0000"/>
              <w:sz w:val="24"/>
              <w:szCs w:val="24"/>
            </w:rPr>
          </w:rPrChange>
        </w:rPr>
        <w:t>based on which we update our estimates for the underlying mean and variance</w:t>
      </w:r>
      <w:del w:id="188" w:author="Zhen Tan" w:date="2022-08-20T19:07:00Z">
        <w:r w:rsidRPr="0080518C" w:rsidDel="00D45D25">
          <w:rPr>
            <w:rFonts w:ascii="Times New Roman" w:hAnsi="Times New Roman" w:cs="Times New Roman"/>
            <w:sz w:val="24"/>
            <w:szCs w:val="24"/>
            <w:rPrChange w:id="189" w:author="Zhen Tan" w:date="2022-08-20T16:34:00Z">
              <w:rPr>
                <w:rFonts w:ascii="Times New Roman" w:hAnsi="Times New Roman" w:cs="Times New Roman"/>
                <w:color w:val="FF0000"/>
                <w:sz w:val="24"/>
                <w:szCs w:val="24"/>
              </w:rPr>
            </w:rPrChange>
          </w:rPr>
          <w:delText>s</w:delText>
        </w:r>
      </w:del>
      <w:r w:rsidRPr="0080518C">
        <w:rPr>
          <w:rFonts w:ascii="Times New Roman" w:hAnsi="Times New Roman" w:cs="Times New Roman"/>
          <w:sz w:val="24"/>
          <w:szCs w:val="24"/>
          <w:rPrChange w:id="190" w:author="Zhen Tan" w:date="2022-08-20T16:34:00Z">
            <w:rPr>
              <w:rFonts w:ascii="Times New Roman" w:hAnsi="Times New Roman" w:cs="Times New Roman"/>
              <w:color w:val="FF0000"/>
              <w:sz w:val="24"/>
              <w:szCs w:val="24"/>
            </w:rPr>
          </w:rPrChange>
        </w:rPr>
        <w:t xml:space="preserve"> of each evaluation index</w:t>
      </w:r>
      <w:r w:rsidRPr="0080518C">
        <w:rPr>
          <w:rFonts w:ascii="Times New Roman" w:hAnsi="Times New Roman" w:cs="Times New Roman"/>
          <w:iCs/>
          <w:sz w:val="24"/>
          <w:szCs w:val="24"/>
        </w:rPr>
        <w:t xml:space="preserve">. </w:t>
      </w:r>
      <w:ins w:id="191" w:author="Zhen Tan" w:date="2022-08-21T14:12:00Z">
        <w:r w:rsidR="003F46C9" w:rsidRPr="0080518C">
          <w:rPr>
            <w:rFonts w:ascii="Times New Roman" w:hAnsi="Times New Roman" w:cs="Times New Roman"/>
            <w:iCs/>
            <w:sz w:val="24"/>
            <w:szCs w:val="24"/>
          </w:rPr>
          <w:t xml:space="preserve">Note that </w:t>
        </w:r>
      </w:ins>
      <w:ins w:id="192" w:author="Zhen Tan" w:date="2022-08-21T14:13:00Z">
        <w:r w:rsidR="003F46C9" w:rsidRPr="0080518C">
          <w:rPr>
            <w:rFonts w:ascii="Times New Roman" w:hAnsi="Times New Roman" w:cs="Times New Roman"/>
            <w:iCs/>
            <w:sz w:val="24"/>
            <w:szCs w:val="24"/>
          </w:rPr>
          <w:t xml:space="preserve">since </w:t>
        </w:r>
        <w:r w:rsidR="00EC14AF" w:rsidRPr="0080518C">
          <w:rPr>
            <w:rFonts w:ascii="Times New Roman" w:hAnsi="Times New Roman" w:cs="Times New Roman"/>
            <w:iCs/>
            <w:sz w:val="24"/>
            <w:szCs w:val="24"/>
          </w:rPr>
          <w:t xml:space="preserve">there is noise </w:t>
        </w:r>
      </w:ins>
      <w:ins w:id="193" w:author="Zhen Tan" w:date="2022-08-21T14:14:00Z">
        <w:r w:rsidR="00EC14AF" w:rsidRPr="0080518C">
          <w:rPr>
            <w:rFonts w:ascii="Times New Roman" w:hAnsi="Times New Roman" w:cs="Times New Roman"/>
            <w:iCs/>
            <w:sz w:val="24"/>
            <w:szCs w:val="24"/>
          </w:rPr>
          <w:t xml:space="preserve">in </w:t>
        </w:r>
      </w:ins>
      <w:ins w:id="194" w:author="Zhen Tan" w:date="2022-08-21T14:13:00Z">
        <w:r w:rsidR="00EC14AF" w:rsidRPr="0080518C">
          <w:rPr>
            <w:rFonts w:ascii="Times New Roman" w:hAnsi="Times New Roman" w:cs="Times New Roman"/>
            <w:iCs/>
            <w:sz w:val="24"/>
            <w:szCs w:val="24"/>
          </w:rPr>
          <w:t xml:space="preserve">measuring </w:t>
        </w:r>
      </w:ins>
      <w:ins w:id="195" w:author="Zhen Tan" w:date="2022-08-21T14:14:00Z">
        <w:r w:rsidR="00EC14AF" w:rsidRPr="0080518C">
          <w:rPr>
            <w:rFonts w:ascii="Times New Roman" w:hAnsi="Times New Roman" w:cs="Times New Roman"/>
            <w:iCs/>
            <w:sz w:val="24"/>
            <w:szCs w:val="24"/>
          </w:rPr>
          <w:t>each</w:t>
        </w:r>
      </w:ins>
      <w:ins w:id="196" w:author="Zhen Tan" w:date="2022-08-21T14:13:00Z">
        <w:r w:rsidR="00EC14AF" w:rsidRPr="0080518C">
          <w:rPr>
            <w:rFonts w:ascii="Times New Roman" w:hAnsi="Times New Roman" w:cs="Times New Roman"/>
            <w:iCs/>
            <w:sz w:val="24"/>
            <w:szCs w:val="24"/>
          </w:rPr>
          <w:t xml:space="preserve"> sample, </w:t>
        </w:r>
      </w:ins>
      <w:ins w:id="197" w:author="Zhen Tan" w:date="2022-08-21T14:14:00Z">
        <w:r w:rsidR="00EC14AF" w:rsidRPr="0080518C">
          <w:rPr>
            <w:rFonts w:ascii="Times New Roman" w:hAnsi="Times New Roman" w:cs="Times New Roman"/>
            <w:iCs/>
            <w:sz w:val="24"/>
            <w:szCs w:val="24"/>
          </w:rPr>
          <w:t xml:space="preserve">a specific solution may be sampled for multiple times, i.e., </w:t>
        </w:r>
      </w:ins>
      <m:oMath>
        <m:sSup>
          <m:sSupPr>
            <m:ctrlPr>
              <w:ins w:id="198" w:author="Zhen Tan" w:date="2022-08-21T14:15:00Z">
                <w:rPr>
                  <w:rFonts w:ascii="Cambria Math" w:eastAsia="宋体" w:hAnsi="Times New Roman" w:cs="Times New Roman"/>
                  <w:b/>
                  <w:sz w:val="24"/>
                  <w:szCs w:val="24"/>
                </w:rPr>
              </w:ins>
            </m:ctrlPr>
          </m:sSupPr>
          <m:e>
            <m:r>
              <w:ins w:id="199" w:author="Zhen Tan" w:date="2022-08-21T14:15:00Z">
                <m:rPr>
                  <m:sty m:val="b"/>
                </m:rPr>
                <w:rPr>
                  <w:rFonts w:ascii="Cambria Math" w:eastAsia="宋体" w:hAnsi="Times New Roman" w:cs="Times New Roman"/>
                  <w:sz w:val="24"/>
                  <w:szCs w:val="24"/>
                  <w:rPrChange w:id="200" w:author="Zhen Tan" w:date="2022-08-21T14:15:00Z">
                    <w:rPr>
                      <w:rFonts w:ascii="Cambria Math" w:eastAsia="宋体" w:hAnsi="Times New Roman" w:cs="Times New Roman"/>
                      <w:sz w:val="24"/>
                      <w:szCs w:val="24"/>
                      <w:highlight w:val="yellow"/>
                    </w:rPr>
                  </w:rPrChange>
                </w:rPr>
                <m:t>x</m:t>
              </w:ins>
            </m:r>
          </m:e>
          <m:sup>
            <m:r>
              <w:ins w:id="201" w:author="Zhen Tan" w:date="2022-08-21T14:15:00Z">
                <w:rPr>
                  <w:rFonts w:ascii="Cambria Math" w:eastAsia="宋体" w:hAnsi="Times New Roman" w:cs="Times New Roman"/>
                  <w:sz w:val="24"/>
                  <w:szCs w:val="24"/>
                  <w:rPrChange w:id="202" w:author="Zhen Tan" w:date="2022-08-21T14:15:00Z">
                    <w:rPr>
                      <w:rFonts w:ascii="Cambria Math" w:eastAsia="宋体" w:hAnsi="Times New Roman" w:cs="Times New Roman"/>
                      <w:sz w:val="24"/>
                      <w:szCs w:val="24"/>
                      <w:highlight w:val="yellow"/>
                    </w:rPr>
                  </w:rPrChange>
                </w:rPr>
                <m:t>n</m:t>
              </w:ins>
            </m:r>
          </m:sup>
        </m:sSup>
        <m:r>
          <w:ins w:id="203" w:author="Zhen Tan" w:date="2022-08-21T14:15:00Z">
            <m:rPr>
              <m:sty m:val="bi"/>
            </m:rPr>
            <w:rPr>
              <w:rFonts w:ascii="Cambria Math" w:eastAsia="宋体" w:hAnsi="Times New Roman" w:cs="Times New Roman"/>
              <w:sz w:val="24"/>
              <w:szCs w:val="24"/>
              <w:rPrChange w:id="204" w:author="Zhen Tan" w:date="2022-08-21T14:15:00Z">
                <w:rPr>
                  <w:rFonts w:ascii="Cambria Math" w:eastAsia="宋体" w:hAnsi="Times New Roman" w:cs="Times New Roman"/>
                  <w:sz w:val="24"/>
                  <w:szCs w:val="24"/>
                  <w:highlight w:val="yellow"/>
                </w:rPr>
              </w:rPrChange>
            </w:rPr>
            <m:t>=</m:t>
          </w:ins>
        </m:r>
        <m:sSup>
          <m:sSupPr>
            <m:ctrlPr>
              <w:ins w:id="205" w:author="Zhen Tan" w:date="2022-08-21T14:15:00Z">
                <w:rPr>
                  <w:rFonts w:ascii="Cambria Math" w:eastAsia="宋体" w:hAnsi="Times New Roman" w:cs="Times New Roman"/>
                  <w:b/>
                  <w:sz w:val="24"/>
                  <w:szCs w:val="24"/>
                </w:rPr>
              </w:ins>
            </m:ctrlPr>
          </m:sSupPr>
          <m:e>
            <m:r>
              <w:ins w:id="206" w:author="Zhen Tan" w:date="2022-08-21T14:15:00Z">
                <m:rPr>
                  <m:sty m:val="b"/>
                </m:rPr>
                <w:rPr>
                  <w:rFonts w:ascii="Cambria Math" w:eastAsia="宋体" w:hAnsi="Times New Roman" w:cs="Times New Roman"/>
                  <w:sz w:val="24"/>
                  <w:szCs w:val="24"/>
                  <w:rPrChange w:id="207" w:author="Zhen Tan" w:date="2022-08-21T14:15:00Z">
                    <w:rPr>
                      <w:rFonts w:ascii="Cambria Math" w:eastAsia="宋体" w:hAnsi="Times New Roman" w:cs="Times New Roman"/>
                      <w:sz w:val="24"/>
                      <w:szCs w:val="24"/>
                      <w:highlight w:val="yellow"/>
                    </w:rPr>
                  </w:rPrChange>
                </w:rPr>
                <m:t>x</m:t>
              </w:ins>
            </m:r>
          </m:e>
          <m:sup>
            <m:r>
              <w:ins w:id="208" w:author="Zhen Tan" w:date="2022-08-21T14:15:00Z">
                <w:rPr>
                  <w:rFonts w:ascii="Cambria Math" w:eastAsia="宋体" w:hAnsi="Times New Roman" w:cs="Times New Roman"/>
                  <w:sz w:val="24"/>
                  <w:szCs w:val="24"/>
                  <w:rPrChange w:id="209" w:author="Zhen Tan" w:date="2022-08-21T14:15:00Z">
                    <w:rPr>
                      <w:rFonts w:ascii="Cambria Math" w:eastAsia="宋体" w:hAnsi="Times New Roman" w:cs="Times New Roman"/>
                      <w:sz w:val="24"/>
                      <w:szCs w:val="24"/>
                      <w:highlight w:val="yellow"/>
                    </w:rPr>
                  </w:rPrChange>
                </w:rPr>
                <m:t>n</m:t>
              </w:ins>
            </m:r>
            <m:r>
              <w:rPr>
                <w:rFonts w:ascii="Cambria Math" w:eastAsia="宋体" w:hAnsi="Times New Roman" w:cs="Times New Roman"/>
                <w:sz w:val="24"/>
                <w:szCs w:val="24"/>
              </w:rPr>
              <m:t>'</m:t>
            </m:r>
          </m:sup>
        </m:sSup>
      </m:oMath>
      <w:ins w:id="210" w:author="Zhen Tan" w:date="2022-08-21T14:15:00Z">
        <w:r w:rsidR="00EC14AF" w:rsidRPr="0080518C">
          <w:rPr>
            <w:rFonts w:ascii="Times New Roman" w:hAnsi="Times New Roman" w:cs="Times New Roman"/>
            <w:b/>
            <w:sz w:val="24"/>
            <w:szCs w:val="24"/>
          </w:rPr>
          <w:t xml:space="preserve"> </w:t>
        </w:r>
        <w:r w:rsidR="00EC14AF" w:rsidRPr="0080518C">
          <w:rPr>
            <w:rFonts w:ascii="Times New Roman" w:hAnsi="Times New Roman" w:cs="Times New Roman"/>
            <w:sz w:val="24"/>
            <w:szCs w:val="24"/>
          </w:rPr>
          <w:t xml:space="preserve">for some </w:t>
        </w:r>
      </w:ins>
      <m:oMath>
        <m:r>
          <w:ins w:id="211" w:author="Zhen Tan" w:date="2022-08-21T16:25:00Z">
            <m:rPr>
              <m:sty m:val="p"/>
            </m:rPr>
            <w:rPr>
              <w:rFonts w:ascii="Cambria Math" w:hAnsi="Cambria Math" w:cs="Times New Roman"/>
              <w:sz w:val="24"/>
              <w:szCs w:val="24"/>
            </w:rPr>
            <m:t>1≤</m:t>
          </w:ins>
        </m:r>
        <m:r>
          <w:ins w:id="212" w:author="Zhen Tan" w:date="2022-08-21T16:25:00Z">
            <w:rPr>
              <w:rFonts w:ascii="Cambria Math" w:eastAsia="宋体" w:hAnsi="Cambria Math" w:cs="Times New Roman"/>
              <w:sz w:val="24"/>
              <w:szCs w:val="24"/>
            </w:rPr>
            <m:t>n≠n'≤N</m:t>
          </w:ins>
        </m:r>
      </m:oMath>
      <w:ins w:id="213" w:author="Zhen Tan" w:date="2022-08-21T16:25:00Z">
        <w:r w:rsidR="008052D1" w:rsidRPr="0080518C">
          <w:rPr>
            <w:rFonts w:ascii="Times New Roman" w:hAnsi="Times New Roman" w:cs="Times New Roman"/>
            <w:sz w:val="24"/>
            <w:szCs w:val="24"/>
          </w:rPr>
          <w:t xml:space="preserve">. </w:t>
        </w:r>
      </w:ins>
      <w:r w:rsidRPr="0080518C">
        <w:rPr>
          <w:rFonts w:ascii="Times New Roman" w:hAnsi="Times New Roman" w:cs="Times New Roman"/>
          <w:sz w:val="24"/>
          <w:szCs w:val="24"/>
        </w:rPr>
        <w:t xml:space="preserve">In </w:t>
      </w:r>
      <w:del w:id="214" w:author="Zhen Tan" w:date="2022-08-20T19:08:00Z">
        <w:r w:rsidRPr="0080518C" w:rsidDel="00D45D25">
          <w:rPr>
            <w:rFonts w:ascii="Times New Roman" w:hAnsi="Times New Roman" w:cs="Times New Roman"/>
            <w:sz w:val="24"/>
            <w:szCs w:val="24"/>
          </w:rPr>
          <w:delText xml:space="preserve">sequel </w:delText>
        </w:r>
      </w:del>
      <w:ins w:id="215" w:author="Zhen Tan" w:date="2022-08-20T19:08:00Z">
        <w:r w:rsidR="00D45D25" w:rsidRPr="0080518C">
          <w:rPr>
            <w:rFonts w:ascii="Times New Roman" w:hAnsi="Times New Roman" w:cs="Times New Roman"/>
            <w:sz w:val="24"/>
            <w:szCs w:val="24"/>
          </w:rPr>
          <w:t xml:space="preserve">the rest of the paper, </w:t>
        </w:r>
      </w:ins>
      <w:r w:rsidRPr="0080518C">
        <w:rPr>
          <w:rFonts w:ascii="Times New Roman" w:hAnsi="Times New Roman" w:cs="Times New Roman"/>
          <w:sz w:val="24"/>
          <w:szCs w:val="24"/>
        </w:rPr>
        <w:t xml:space="preserve">we will use the notation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w:t>
      </w:r>
      <w:r w:rsidRPr="0080518C">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and </w:t>
      </w: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w:t>
      </w:r>
      <m:oMath>
        <m:r>
          <w:del w:id="216" w:author="Zhen Tan" w:date="2022-08-20T19:08:00Z">
            <w:rPr>
              <w:rFonts w:ascii="Cambria Math" w:eastAsia="宋体" w:hAnsi="Cambria Math" w:cs="Times New Roman"/>
              <w:sz w:val="24"/>
              <w:szCs w:val="24"/>
            </w:rPr>
            <m:t>n=1</m:t>
          </w:del>
        </m:r>
        <m:r>
          <w:del w:id="217" w:author="Zhen Tan" w:date="2022-08-20T19:08:00Z">
            <m:rPr>
              <m:sty m:val="p"/>
            </m:rPr>
            <w:rPr>
              <w:rFonts w:ascii="Cambria Math" w:eastAsia="宋体" w:hAnsi="Cambria Math" w:cs="Times New Roman"/>
              <w:sz w:val="24"/>
              <w:szCs w:val="24"/>
            </w:rPr>
            <m:t xml:space="preserve">, </m:t>
          </w:del>
        </m:r>
        <m:r>
          <w:del w:id="218" w:author="Zhen Tan" w:date="2022-08-20T19:08:00Z">
            <w:rPr>
              <w:rFonts w:ascii="Cambria Math" w:eastAsia="宋体" w:hAnsi="Cambria Math" w:cs="Times New Roman"/>
              <w:sz w:val="24"/>
              <w:szCs w:val="24"/>
            </w:rPr>
            <m:t>2</m:t>
          </w:del>
        </m:r>
        <m:r>
          <w:del w:id="219" w:author="Zhen Tan" w:date="2022-08-20T19:08:00Z">
            <m:rPr>
              <m:sty m:val="p"/>
            </m:rPr>
            <w:rPr>
              <w:rFonts w:ascii="Cambria Math" w:eastAsia="宋体" w:hAnsi="Cambria Math" w:cs="Times New Roman"/>
              <w:sz w:val="24"/>
              <w:szCs w:val="24"/>
            </w:rPr>
            <m:t>,…,</m:t>
          </w:del>
        </m:r>
        <m:r>
          <w:del w:id="220" w:author="Zhen Tan" w:date="2022-08-20T19:08:00Z">
            <w:rPr>
              <w:rFonts w:ascii="Cambria Math" w:eastAsia="宋体" w:hAnsi="Cambria Math" w:cs="Times New Roman"/>
              <w:sz w:val="24"/>
              <w:szCs w:val="24"/>
            </w:rPr>
            <m:t>N</m:t>
          </w:del>
        </m:r>
      </m:oMath>
      <w:del w:id="221" w:author="Zhen Tan" w:date="2022-08-20T19:08:00Z">
        <w:r w:rsidRPr="0080518C" w:rsidDel="00D45D25">
          <w:rPr>
            <w:rFonts w:ascii="Times New Roman" w:hAnsi="Times New Roman" w:cs="Times New Roman"/>
            <w:iCs/>
            <w:sz w:val="24"/>
            <w:szCs w:val="24"/>
          </w:rPr>
          <w:delText xml:space="preserve">, </w:delText>
        </w:r>
      </w:del>
      <w:r w:rsidRPr="0080518C">
        <w:rPr>
          <w:rFonts w:ascii="Times New Roman" w:hAnsi="Times New Roman" w:cs="Times New Roman"/>
          <w:iCs/>
          <w:sz w:val="24"/>
          <w:szCs w:val="24"/>
        </w:rPr>
        <w:t>respectively, to represent</w:t>
      </w:r>
      <w:r w:rsidRPr="0080518C">
        <w:rPr>
          <w:rFonts w:ascii="Times New Roman" w:hAnsi="Times New Roman" w:cs="Times New Roman"/>
          <w:iCs/>
          <w:sz w:val="24"/>
          <w:szCs w:val="24"/>
          <w:rPrChange w:id="222" w:author="Zhen Tan" w:date="2022-08-20T16:34:00Z">
            <w:rPr>
              <w:rFonts w:ascii="Times New Roman" w:hAnsi="Times New Roman" w:cs="Times New Roman"/>
              <w:iCs/>
              <w:color w:val="FF0000"/>
              <w:sz w:val="24"/>
              <w:szCs w:val="24"/>
            </w:rPr>
          </w:rPrChange>
        </w:rPr>
        <w:t xml:space="preserve"> posterior</w:t>
      </w:r>
      <w:r w:rsidRPr="0080518C">
        <w:rPr>
          <w:rFonts w:ascii="Times New Roman" w:hAnsi="Times New Roman" w:cs="Times New Roman"/>
          <w:iCs/>
          <w:sz w:val="24"/>
          <w:szCs w:val="24"/>
        </w:rPr>
        <w:t xml:space="preserve"> probability distribution function, probabilities, expectations, and covariances conditional on all the sampled solutions </w:t>
      </w:r>
      <w:ins w:id="223" w:author="Zhen Tan" w:date="2022-08-20T16:33:00Z">
        <w:r w:rsidR="00E4627A" w:rsidRPr="0080518C">
          <w:rPr>
            <w:rFonts w:ascii="Times New Roman" w:hAnsi="Times New Roman" w:cs="Times New Roman"/>
            <w:bCs/>
            <w:sz w:val="24"/>
            <w:szCs w:val="24"/>
          </w:rPr>
          <w:t xml:space="preserve">up to stage </w:t>
        </w:r>
        <w:r w:rsidR="00E4627A" w:rsidRPr="0080518C">
          <w:rPr>
            <w:rFonts w:ascii="Times New Roman" w:hAnsi="Times New Roman" w:cs="Times New Roman"/>
            <w:bCs/>
            <w:i/>
            <w:iCs/>
            <w:sz w:val="24"/>
            <w:szCs w:val="24"/>
          </w:rPr>
          <w:t>n</w:t>
        </w:r>
        <w:r w:rsidR="00E4627A" w:rsidRPr="0080518C">
          <w:rPr>
            <w:rFonts w:ascii="Times New Roman" w:hAnsi="Times New Roman" w:cs="Times New Roman"/>
            <w:bCs/>
            <w:iCs/>
            <w:sz w:val="24"/>
            <w:szCs w:val="24"/>
            <w:rPrChange w:id="224" w:author="Zhen Tan" w:date="2022-08-20T16:34:00Z">
              <w:rPr>
                <w:rFonts w:ascii="Times New Roman" w:hAnsi="Times New Roman" w:cs="Times New Roman"/>
                <w:bCs/>
                <w:i/>
                <w:iCs/>
                <w:sz w:val="24"/>
                <w:szCs w:val="24"/>
              </w:rPr>
            </w:rPrChange>
          </w:rPr>
          <w:t>,</w:t>
        </w:r>
        <w:r w:rsidR="00E4627A" w:rsidRPr="0080518C">
          <w:rPr>
            <w:rFonts w:ascii="Times New Roman" w:hAnsi="Times New Roman" w:cs="Times New Roman"/>
            <w:bCs/>
            <w:i/>
            <w:iCs/>
            <w:sz w:val="24"/>
            <w:szCs w:val="24"/>
          </w:rPr>
          <w:t xml:space="preserve"> </w:t>
        </w:r>
      </w:ins>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225" w:author="Zhen Tan" w:date="2022-08-20T16:34:00Z">
                  <w:rPr>
                    <w:rFonts w:ascii="Cambria Math" w:eastAsia="宋体" w:hAnsi="Times New Roman" w:cs="Times New Roman"/>
                    <w:sz w:val="24"/>
                    <w:szCs w:val="24"/>
                    <w:highlight w:val="yellow"/>
                  </w:rPr>
                </w:rPrChange>
              </w:rPr>
              <m:t>X</m:t>
            </m:r>
          </m:e>
          <m:sup>
            <m:r>
              <w:rPr>
                <w:rFonts w:ascii="Cambria Math" w:eastAsia="宋体" w:hAnsi="Times New Roman" w:cs="Times New Roman"/>
                <w:sz w:val="24"/>
                <w:szCs w:val="24"/>
                <w:rPrChange w:id="226" w:author="Zhen Tan" w:date="2022-08-20T16:34:00Z">
                  <w:rPr>
                    <w:rFonts w:ascii="Cambria Math" w:eastAsia="宋体" w:hAnsi="Times New Roman" w:cs="Times New Roman"/>
                    <w:sz w:val="24"/>
                    <w:szCs w:val="24"/>
                    <w:highlight w:val="yellow"/>
                  </w:rPr>
                </w:rPrChange>
              </w:rPr>
              <m:t>n</m:t>
            </m:r>
          </m:sup>
        </m:sSup>
        <m:r>
          <m:rPr>
            <m:sty m:val="p"/>
          </m:rPr>
          <w:rPr>
            <w:rFonts w:ascii="Cambria Math" w:eastAsia="宋体" w:hAnsi="Times New Roman" w:cs="Times New Roman"/>
            <w:sz w:val="24"/>
            <w:szCs w:val="24"/>
            <w:rPrChange w:id="227" w:author="Zhen Tan" w:date="2022-08-20T16:34:00Z">
              <w:rPr>
                <w:rFonts w:ascii="Cambria Math" w:eastAsia="宋体" w:hAnsi="Times New Roman" w:cs="Times New Roman"/>
                <w:sz w:val="24"/>
                <w:szCs w:val="24"/>
                <w:highlight w:val="yellow"/>
              </w:rPr>
            </w:rPrChange>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228" w:author="Zhen Tan" w:date="2022-08-20T16:34:00Z">
                  <w:rPr>
                    <w:rFonts w:ascii="Cambria Math" w:eastAsia="宋体" w:hAnsi="Times New Roman" w:cs="Times New Roman"/>
                    <w:sz w:val="24"/>
                    <w:szCs w:val="24"/>
                    <w:highlight w:val="yellow"/>
                  </w:rPr>
                </w:rPrChange>
              </w:rPr>
              <m:t>x</m:t>
            </m:r>
          </m:e>
          <m:sup>
            <m:r>
              <w:rPr>
                <w:rFonts w:ascii="Cambria Math" w:eastAsia="宋体" w:hAnsi="Times New Roman" w:cs="Times New Roman"/>
                <w:sz w:val="24"/>
                <w:szCs w:val="24"/>
                <w:rPrChange w:id="229" w:author="Zhen Tan" w:date="2022-08-20T16:34:00Z">
                  <w:rPr>
                    <w:rFonts w:ascii="Cambria Math" w:eastAsia="宋体" w:hAnsi="Times New Roman" w:cs="Times New Roman"/>
                    <w:sz w:val="24"/>
                    <w:szCs w:val="24"/>
                    <w:highlight w:val="yellow"/>
                  </w:rPr>
                </w:rPrChange>
              </w:rPr>
              <m:t>1</m:t>
            </m:r>
          </m:sup>
        </m:sSup>
        <m:r>
          <m:rPr>
            <m:sty m:val="bi"/>
          </m:rPr>
          <w:rPr>
            <w:rFonts w:ascii="Cambria Math" w:eastAsia="宋体" w:hAnsi="Times New Roman" w:cs="Times New Roman"/>
            <w:sz w:val="24"/>
            <w:szCs w:val="24"/>
            <w:rPrChange w:id="230" w:author="Zhen Tan" w:date="2022-08-20T16:34:00Z">
              <w:rPr>
                <w:rFonts w:ascii="Cambria Math" w:eastAsia="宋体" w:hAnsi="Times New Roman" w:cs="Times New Roman"/>
                <w:sz w:val="24"/>
                <w:szCs w:val="24"/>
                <w:highlight w:val="yellow"/>
              </w:rPr>
            </w:rPrChange>
          </w:rPr>
          <m:t>,</m:t>
        </m:r>
        <m:r>
          <m:rPr>
            <m:sty m:val="bi"/>
          </m:rPr>
          <w:rPr>
            <w:rFonts w:ascii="Cambria Math" w:eastAsia="宋体" w:hAnsi="Times New Roman" w:cs="Times New Roman"/>
            <w:sz w:val="24"/>
            <w:szCs w:val="24"/>
            <w:rPrChange w:id="231" w:author="Zhen Tan" w:date="2022-08-20T16:34:00Z">
              <w:rPr>
                <w:rFonts w:ascii="Cambria Math" w:eastAsia="宋体" w:hAnsi="Times New Roman" w:cs="Times New Roman"/>
                <w:sz w:val="24"/>
                <w:szCs w:val="24"/>
                <w:highlight w:val="yellow"/>
              </w:rPr>
            </w:rPrChange>
          </w:rPr>
          <m:t>…</m:t>
        </m:r>
        <m:r>
          <m:rPr>
            <m:sty m:val="bi"/>
          </m:rPr>
          <w:rPr>
            <w:rFonts w:ascii="Cambria Math" w:eastAsia="宋体" w:hAnsi="Times New Roman" w:cs="Times New Roman"/>
            <w:sz w:val="24"/>
            <w:szCs w:val="24"/>
            <w:rPrChange w:id="232" w:author="Zhen Tan" w:date="2022-08-20T16:34:00Z">
              <w:rPr>
                <w:rFonts w:ascii="Cambria Math" w:eastAsia="宋体" w:hAnsi="Times New Roman" w:cs="Times New Roman"/>
                <w:sz w:val="24"/>
                <w:szCs w:val="24"/>
                <w:highlight w:val="yellow"/>
              </w:rPr>
            </w:rPrChange>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233" w:author="Zhen Tan" w:date="2022-08-20T16:34:00Z">
                  <w:rPr>
                    <w:rFonts w:ascii="Cambria Math" w:eastAsia="宋体" w:hAnsi="Times New Roman" w:cs="Times New Roman"/>
                    <w:sz w:val="24"/>
                    <w:szCs w:val="24"/>
                    <w:highlight w:val="yellow"/>
                  </w:rPr>
                </w:rPrChange>
              </w:rPr>
              <m:t>x</m:t>
            </m:r>
          </m:e>
          <m:sup>
            <m:r>
              <w:rPr>
                <w:rFonts w:ascii="Cambria Math" w:eastAsia="宋体" w:hAnsi="Times New Roman" w:cs="Times New Roman"/>
                <w:sz w:val="24"/>
                <w:szCs w:val="24"/>
                <w:rPrChange w:id="234" w:author="Zhen Tan" w:date="2022-08-20T16:34:00Z">
                  <w:rPr>
                    <w:rFonts w:ascii="Cambria Math" w:eastAsia="宋体" w:hAnsi="Times New Roman" w:cs="Times New Roman"/>
                    <w:sz w:val="24"/>
                    <w:szCs w:val="24"/>
                    <w:highlight w:val="yellow"/>
                  </w:rPr>
                </w:rPrChange>
              </w:rPr>
              <m:t>n</m:t>
            </m:r>
          </m:sup>
        </m:sSup>
        <m:r>
          <m:rPr>
            <m:sty m:val="p"/>
          </m:rPr>
          <w:rPr>
            <w:rFonts w:ascii="Cambria Math" w:eastAsia="宋体" w:hAnsi="Times New Roman" w:cs="Times New Roman"/>
            <w:sz w:val="24"/>
            <w:szCs w:val="24"/>
            <w:rPrChange w:id="235" w:author="Zhen Tan" w:date="2022-08-20T16:34:00Z">
              <w:rPr>
                <w:rFonts w:ascii="Cambria Math" w:eastAsia="宋体" w:hAnsi="Times New Roman" w:cs="Times New Roman"/>
                <w:sz w:val="24"/>
                <w:szCs w:val="24"/>
                <w:highlight w:val="yellow"/>
              </w:rPr>
            </w:rPrChange>
          </w:rPr>
          <m:t>}</m:t>
        </m:r>
      </m:oMath>
      <w:ins w:id="236" w:author="Zhen Tan" w:date="2022-08-20T16:33:00Z">
        <w:r w:rsidR="00E4627A" w:rsidRPr="0080518C">
          <w:rPr>
            <w:rFonts w:ascii="Times New Roman" w:hAnsi="Times New Roman" w:cs="Times New Roman"/>
            <w:sz w:val="24"/>
            <w:szCs w:val="24"/>
            <w:rPrChange w:id="237" w:author="Zhen Tan" w:date="2022-08-20T16:34:00Z">
              <w:rPr>
                <w:rFonts w:ascii="Times New Roman" w:hAnsi="Times New Roman" w:cs="Times New Roman"/>
                <w:i/>
                <w:sz w:val="24"/>
                <w:szCs w:val="24"/>
                <w:highlight w:val="yellow"/>
              </w:rPr>
            </w:rPrChange>
          </w:rPr>
          <w:t>,</w:t>
        </w:r>
      </w:ins>
      <w:r w:rsidRPr="0080518C">
        <w:rPr>
          <w:rFonts w:ascii="Times New Roman" w:hAnsi="Times New Roman" w:cs="Times New Roman"/>
          <w:iCs/>
          <w:sz w:val="24"/>
          <w:szCs w:val="24"/>
        </w:rPr>
        <w:t xml:space="preserve"> and observations </w:t>
      </w:r>
      <w:ins w:id="238" w:author="Zhen Tan" w:date="2022-08-20T16:34:00Z">
        <w:r w:rsidR="00E4627A" w:rsidRPr="0080518C">
          <w:rPr>
            <w:rFonts w:ascii="Times New Roman" w:hAnsi="Times New Roman" w:cs="Times New Roman"/>
            <w:bCs/>
            <w:sz w:val="24"/>
            <w:szCs w:val="24"/>
          </w:rPr>
          <w:t xml:space="preserve">up to stage </w:t>
        </w:r>
        <w:r w:rsidR="00E4627A" w:rsidRPr="0080518C">
          <w:rPr>
            <w:rFonts w:ascii="Times New Roman" w:hAnsi="Times New Roman" w:cs="Times New Roman"/>
            <w:bCs/>
            <w:i/>
            <w:iCs/>
            <w:sz w:val="24"/>
            <w:szCs w:val="24"/>
          </w:rPr>
          <w:t>n</w:t>
        </w:r>
        <w:r w:rsidR="00E4627A" w:rsidRPr="0080518C">
          <w:rPr>
            <w:rFonts w:ascii="Times New Roman" w:hAnsi="Times New Roman" w:cs="Times New Roman"/>
            <w:bCs/>
            <w:iCs/>
            <w:sz w:val="24"/>
            <w:szCs w:val="24"/>
          </w:rPr>
          <w:t>,</w:t>
        </w:r>
        <w:r w:rsidR="00E4627A" w:rsidRPr="0080518C">
          <w:rPr>
            <w:rFonts w:ascii="Times New Roman" w:hAnsi="Times New Roman" w:cs="Times New Roman"/>
            <w:bCs/>
            <w:i/>
            <w:iCs/>
            <w:sz w:val="24"/>
            <w:szCs w:val="24"/>
          </w:rPr>
          <w:t xml:space="preserve"> </w:t>
        </w:r>
      </w:ins>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m:t>
        </m:r>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oMath>
      <w:ins w:id="239" w:author="Zhen Tan" w:date="2022-08-20T19:08:00Z">
        <w:r w:rsidR="00D45D25" w:rsidRPr="0080518C">
          <w:rPr>
            <w:rFonts w:ascii="Times New Roman" w:hAnsi="Times New Roman" w:cs="Times New Roman"/>
            <w:sz w:val="24"/>
            <w:szCs w:val="24"/>
            <w:rPrChange w:id="240" w:author="Zhen Tan" w:date="2022-08-20T19:09:00Z">
              <w:rPr>
                <w:rFonts w:ascii="Times New Roman" w:hAnsi="Times New Roman" w:cs="Times New Roman"/>
                <w:i/>
                <w:sz w:val="24"/>
                <w:szCs w:val="24"/>
              </w:rPr>
            </w:rPrChange>
          </w:rPr>
          <w:t xml:space="preserve">, </w:t>
        </w:r>
      </w:ins>
      <w:ins w:id="241" w:author="Zhen Tan" w:date="2022-08-20T19:09:00Z">
        <w:r w:rsidR="00D45D25" w:rsidRPr="0080518C">
          <w:rPr>
            <w:rFonts w:ascii="Times New Roman" w:hAnsi="Times New Roman" w:cs="Times New Roman"/>
            <w:sz w:val="24"/>
            <w:szCs w:val="24"/>
          </w:rPr>
          <w:t xml:space="preserve">for </w:t>
        </w:r>
      </w:ins>
      <m:oMath>
        <m:r>
          <w:ins w:id="242" w:author="Zhen Tan" w:date="2022-08-20T19:08:00Z">
            <w:rPr>
              <w:rFonts w:ascii="Cambria Math" w:eastAsia="宋体" w:hAnsi="Cambria Math" w:cs="Times New Roman"/>
              <w:sz w:val="24"/>
              <w:szCs w:val="24"/>
            </w:rPr>
            <m:t>n=1</m:t>
          </w:ins>
        </m:r>
        <m:r>
          <w:ins w:id="243" w:author="Zhen Tan" w:date="2022-08-20T19:08:00Z">
            <m:rPr>
              <m:sty m:val="p"/>
            </m:rPr>
            <w:rPr>
              <w:rFonts w:ascii="Cambria Math" w:eastAsia="宋体" w:hAnsi="Cambria Math" w:cs="Times New Roman"/>
              <w:sz w:val="24"/>
              <w:szCs w:val="24"/>
            </w:rPr>
            <m:t xml:space="preserve">, </m:t>
          </w:ins>
        </m:r>
        <m:r>
          <w:ins w:id="244" w:author="Zhen Tan" w:date="2022-08-20T19:08:00Z">
            <w:rPr>
              <w:rFonts w:ascii="Cambria Math" w:eastAsia="宋体" w:hAnsi="Cambria Math" w:cs="Times New Roman"/>
              <w:sz w:val="24"/>
              <w:szCs w:val="24"/>
            </w:rPr>
            <m:t>2</m:t>
          </w:ins>
        </m:r>
        <m:r>
          <w:ins w:id="245" w:author="Zhen Tan" w:date="2022-08-20T19:08:00Z">
            <m:rPr>
              <m:sty m:val="p"/>
            </m:rPr>
            <w:rPr>
              <w:rFonts w:ascii="Cambria Math" w:eastAsia="宋体" w:hAnsi="Cambria Math" w:cs="Times New Roman"/>
              <w:sz w:val="24"/>
              <w:szCs w:val="24"/>
            </w:rPr>
            <m:t>,…,</m:t>
          </w:ins>
        </m:r>
        <m:r>
          <w:ins w:id="246" w:author="Zhen Tan" w:date="2022-08-20T19:08:00Z">
            <w:rPr>
              <w:rFonts w:ascii="Cambria Math" w:eastAsia="宋体" w:hAnsi="Cambria Math" w:cs="Times New Roman"/>
              <w:sz w:val="24"/>
              <w:szCs w:val="24"/>
            </w:rPr>
            <m:t>N</m:t>
          </w:ins>
        </m:r>
      </m:oMath>
      <w:del w:id="247" w:author="Zhen Tan" w:date="2022-08-20T16:33:00Z">
        <w:r w:rsidRPr="0080518C" w:rsidDel="00E4627A">
          <w:rPr>
            <w:rFonts w:ascii="Times New Roman" w:hAnsi="Times New Roman" w:cs="Times New Roman"/>
            <w:bCs/>
            <w:sz w:val="24"/>
            <w:szCs w:val="24"/>
          </w:rPr>
          <w:delText xml:space="preserve"> up to stage </w:delText>
        </w:r>
        <w:r w:rsidRPr="0080518C" w:rsidDel="00E4627A">
          <w:rPr>
            <w:rFonts w:ascii="Times New Roman" w:hAnsi="Times New Roman" w:cs="Times New Roman"/>
            <w:bCs/>
            <w:i/>
            <w:iCs/>
            <w:sz w:val="24"/>
            <w:szCs w:val="24"/>
          </w:rPr>
          <w:delText>n</w:delText>
        </w:r>
      </w:del>
      <w:r w:rsidRPr="0080518C">
        <w:rPr>
          <w:rFonts w:ascii="Times New Roman" w:hAnsi="Times New Roman" w:cs="Times New Roman"/>
          <w:bCs/>
          <w:sz w:val="24"/>
          <w:szCs w:val="24"/>
        </w:rPr>
        <w:t xml:space="preserve">. </w:t>
      </w:r>
    </w:p>
    <w:p w14:paraId="31B98C65" w14:textId="77777777" w:rsidR="00E67543" w:rsidRPr="0080518C" w:rsidRDefault="00E67543" w:rsidP="008052D1">
      <w:pPr>
        <w:adjustRightInd w:val="0"/>
        <w:snapToGrid w:val="0"/>
        <w:rPr>
          <w:rFonts w:ascii="Times New Roman" w:hAnsi="Times New Roman" w:cs="Times New Roman"/>
          <w:bCs/>
          <w:sz w:val="24"/>
          <w:szCs w:val="24"/>
        </w:rPr>
      </w:pPr>
    </w:p>
    <w:p w14:paraId="364BBF6E" w14:textId="15062471" w:rsidR="00E67543" w:rsidRPr="0080518C" w:rsidRDefault="00E67543" w:rsidP="008052D1">
      <w:pPr>
        <w:adjustRightInd w:val="0"/>
        <w:snapToGrid w:val="0"/>
        <w:rPr>
          <w:rFonts w:ascii="Times New Roman" w:hAnsi="Times New Roman" w:cs="Times New Roman"/>
          <w:bCs/>
          <w:iCs/>
          <w:sz w:val="24"/>
          <w:szCs w:val="24"/>
        </w:rPr>
      </w:pPr>
      <w:r w:rsidRPr="0080518C">
        <w:rPr>
          <w:rFonts w:ascii="Times New Roman" w:hAnsi="Times New Roman" w:cs="Times New Roman"/>
          <w:sz w:val="24"/>
          <w:szCs w:val="24"/>
        </w:rPr>
        <w:t>For convenience, we define the mean vector</w:t>
      </w:r>
      <w:commentRangeStart w:id="248"/>
      <w:commentRangeStart w:id="249"/>
      <w:r w:rsidRPr="0080518C">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p"/>
          </m:rPr>
          <w:rPr>
            <w:rFonts w:ascii="Cambria Math" w:eastAsia="宋体" w:hAnsi="Cambria Math" w:cs="Times New Roman"/>
            <w:sz w:val="24"/>
            <w:szCs w:val="24"/>
          </w:rPr>
          <m:t>=</m:t>
        </m:r>
        <m:r>
          <w:del w:id="250" w:author="Zhen Tan" w:date="2022-08-20T18:49:00Z">
            <w:rPr>
              <w:rFonts w:ascii="Cambria Math" w:hAnsi="Cambria Math" w:cs="Times New Roman"/>
              <w:sz w:val="24"/>
              <w:szCs w:val="24"/>
              <w:rPrChange w:id="251" w:author="Zhen Tan" w:date="2022-08-20T18:49:00Z">
                <w:rPr>
                  <w:rFonts w:ascii="Cambria Math" w:hAnsi="Cambria Math" w:cs="Times New Roman"/>
                  <w:sz w:val="24"/>
                  <w:szCs w:val="24"/>
                  <w:highlight w:val="yellow"/>
                </w:rPr>
              </w:rPrChange>
            </w:rPr>
            <m:t>(</m:t>
          </w:del>
        </m:r>
        <m:r>
          <w:ins w:id="252" w:author="Zhen Tan" w:date="2022-08-20T18:49:00Z">
            <w:rPr>
              <w:rFonts w:ascii="Cambria Math" w:hAnsi="Cambria Math" w:cs="Times New Roman"/>
              <w:sz w:val="24"/>
              <w:szCs w:val="24"/>
              <w:rPrChange w:id="253" w:author="Zhen Tan" w:date="2022-08-20T18:49:00Z">
                <w:rPr>
                  <w:rFonts w:ascii="Cambria Math" w:hAnsi="Cambria Math" w:cs="Times New Roman"/>
                  <w:sz w:val="24"/>
                  <w:szCs w:val="24"/>
                  <w:highlight w:val="yellow"/>
                </w:rPr>
              </w:rPrChange>
            </w:rPr>
            <m:t>{</m:t>
          </w:ins>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Change w:id="254" w:author="Zhen Tan" w:date="2022-08-20T18:49:00Z">
                  <w:rPr>
                    <w:rFonts w:ascii="Cambria Math" w:eastAsia="宋体" w:hAnsi="Cambria Math" w:cs="Times New Roman"/>
                    <w:sz w:val="24"/>
                    <w:szCs w:val="24"/>
                    <w:highlight w:val="yellow"/>
                  </w:rPr>
                </w:rPrChange>
              </w:rPr>
              <m:t>μ</m:t>
            </m:r>
          </m:e>
          <m:sub>
            <m:r>
              <m:rPr>
                <m:sty m:val="b"/>
              </m:rPr>
              <w:rPr>
                <w:rFonts w:ascii="Cambria Math" w:eastAsia="宋体" w:hAnsi="Times New Roman" w:cs="Times New Roman"/>
                <w:sz w:val="24"/>
                <w:szCs w:val="24"/>
                <w:rPrChange w:id="255" w:author="Zhen Tan" w:date="2022-08-20T18:49:00Z">
                  <w:rPr>
                    <w:rFonts w:ascii="Cambria Math" w:eastAsia="宋体" w:hAnsi="Times New Roman" w:cs="Times New Roman"/>
                    <w:sz w:val="24"/>
                    <w:szCs w:val="24"/>
                    <w:highlight w:val="yellow"/>
                  </w:rPr>
                </w:rPrChange>
              </w:rPr>
              <m:t>x</m:t>
            </m:r>
          </m:sub>
          <m:sup>
            <m:r>
              <w:rPr>
                <w:rFonts w:ascii="Cambria Math" w:eastAsia="宋体" w:hAnsi="Times New Roman" w:cs="Times New Roman"/>
                <w:sz w:val="24"/>
                <w:szCs w:val="24"/>
                <w:rPrChange w:id="256" w:author="Zhen Tan" w:date="2022-08-20T18:49:00Z">
                  <w:rPr>
                    <w:rFonts w:ascii="Cambria Math" w:eastAsia="宋体" w:hAnsi="Times New Roman" w:cs="Times New Roman"/>
                    <w:sz w:val="24"/>
                    <w:szCs w:val="24"/>
                    <w:highlight w:val="yellow"/>
                  </w:rPr>
                </w:rPrChange>
              </w:rPr>
              <m:t>i</m:t>
            </m:r>
          </m:sup>
        </m:sSubSup>
        <m:r>
          <w:rPr>
            <w:rFonts w:ascii="Cambria Math" w:hAnsi="Times New Roman" w:cs="Times New Roman"/>
            <w:sz w:val="24"/>
            <w:szCs w:val="24"/>
            <w:rPrChange w:id="257" w:author="Zhen Tan" w:date="2022-08-20T18:49:00Z">
              <w:rPr>
                <w:rFonts w:ascii="Cambria Math" w:hAnsi="Times New Roman" w:cs="Times New Roman"/>
                <w:sz w:val="24"/>
                <w:szCs w:val="24"/>
                <w:highlight w:val="yellow"/>
              </w:rPr>
            </w:rPrChange>
          </w:rPr>
          <m:t xml:space="preserve">, </m:t>
        </m:r>
        <m:r>
          <w:del w:id="258" w:author="Zhen Tan" w:date="2022-08-20T18:49:00Z">
            <m:rPr>
              <m:sty m:val="p"/>
            </m:rPr>
            <w:rPr>
              <w:rFonts w:ascii="Cambria Math" w:hAnsi="Cambria Math" w:cs="Cambria Math"/>
              <w:sz w:val="24"/>
              <w:szCs w:val="24"/>
              <w:shd w:val="clear" w:color="auto" w:fill="FFFFFF"/>
              <w:rPrChange w:id="259" w:author="Zhen Tan" w:date="2022-08-20T18:49:00Z">
                <w:rPr>
                  <w:rFonts w:ascii="Cambria Math" w:hAnsi="Cambria Math" w:cs="Cambria Math"/>
                  <w:color w:val="333333"/>
                  <w:sz w:val="24"/>
                  <w:szCs w:val="24"/>
                  <w:highlight w:val="yellow"/>
                  <w:shd w:val="clear" w:color="auto" w:fill="FFFFFF"/>
                </w:rPr>
              </w:rPrChange>
            </w:rPr>
            <m:t>∀</m:t>
          </w:del>
        </m:r>
        <m:r>
          <m:rPr>
            <m:sty m:val="p"/>
          </m:rPr>
          <w:rPr>
            <w:rFonts w:ascii="Cambria Math" w:hAnsi="Cambria Math" w:cs="Cambria Math"/>
            <w:sz w:val="24"/>
            <w:szCs w:val="24"/>
            <w:shd w:val="clear" w:color="auto" w:fill="FFFFFF"/>
            <w:rPrChange w:id="260" w:author="Zhen Tan" w:date="2022-08-20T18:49:00Z">
              <w:rPr>
                <w:rFonts w:ascii="Cambria Math" w:hAnsi="Cambria Math" w:cs="Cambria Math"/>
                <w:color w:val="333333"/>
                <w:sz w:val="24"/>
                <w:szCs w:val="24"/>
                <w:highlight w:val="yellow"/>
                <w:shd w:val="clear" w:color="auto" w:fill="FFFFFF"/>
              </w:rPr>
            </w:rPrChange>
          </w:rPr>
          <m:t xml:space="preserve"> </m:t>
        </m:r>
        <m:r>
          <m:rPr>
            <m:sty m:val="b"/>
          </m:rPr>
          <w:rPr>
            <w:rFonts w:ascii="Cambria Math" w:eastAsia="宋体" w:hAnsi="Times New Roman" w:cs="Times New Roman"/>
            <w:sz w:val="24"/>
            <w:szCs w:val="24"/>
            <w:rPrChange w:id="261" w:author="Zhen Tan" w:date="2022-08-20T18:49:00Z">
              <w:rPr>
                <w:rFonts w:ascii="Cambria Math" w:eastAsia="宋体" w:hAnsi="Times New Roman" w:cs="Times New Roman"/>
                <w:sz w:val="24"/>
                <w:szCs w:val="24"/>
                <w:highlight w:val="yellow"/>
              </w:rPr>
            </w:rPrChange>
          </w:rPr>
          <m:t>x</m:t>
        </m:r>
        <m:r>
          <m:rPr>
            <m:sty m:val="b"/>
          </m:rPr>
          <w:rPr>
            <w:rFonts w:ascii="Cambria Math" w:eastAsia="宋体" w:hAnsi="Cambria Math" w:cs="Times New Roman" w:hint="eastAsia"/>
            <w:sz w:val="24"/>
            <w:szCs w:val="24"/>
            <w:rPrChange w:id="262" w:author="Zhen Tan" w:date="2022-08-20T18:49:00Z">
              <w:rPr>
                <w:rFonts w:ascii="Cambria Math" w:eastAsia="宋体" w:hAnsi="Cambria Math" w:cs="Times New Roman" w:hint="eastAsia"/>
                <w:sz w:val="24"/>
                <w:szCs w:val="24"/>
                <w:highlight w:val="yellow"/>
              </w:rPr>
            </w:rPrChange>
          </w:rPr>
          <m:t>∈</m:t>
        </m:r>
        <m:r>
          <m:rPr>
            <m:scr m:val="script"/>
          </m:rPr>
          <w:rPr>
            <w:rFonts w:ascii="Cambria Math" w:hAnsi="Cambria Math" w:cs="Times New Roman"/>
            <w:sz w:val="24"/>
            <w:szCs w:val="24"/>
            <w:rPrChange w:id="263" w:author="Zhen Tan" w:date="2022-08-20T18:49:00Z">
              <w:rPr>
                <w:rFonts w:ascii="Cambria Math" w:hAnsi="Cambria Math" w:cs="Times New Roman"/>
                <w:sz w:val="24"/>
                <w:szCs w:val="24"/>
                <w:highlight w:val="yellow"/>
              </w:rPr>
            </w:rPrChange>
          </w:rPr>
          <m:t>X</m:t>
        </m:r>
        <m:r>
          <w:ins w:id="264" w:author="Zhen Tan" w:date="2022-08-20T18:49:00Z">
            <w:rPr>
              <w:rFonts w:ascii="Cambria Math" w:hAnsi="Cambria Math" w:cs="Times New Roman"/>
              <w:sz w:val="24"/>
              <w:szCs w:val="24"/>
              <w:rPrChange w:id="265" w:author="Zhen Tan" w:date="2022-08-20T18:49:00Z">
                <w:rPr>
                  <w:rFonts w:ascii="Cambria Math" w:hAnsi="Cambria Math" w:cs="Times New Roman"/>
                  <w:sz w:val="24"/>
                  <w:szCs w:val="24"/>
                  <w:highlight w:val="yellow"/>
                </w:rPr>
              </w:rPrChange>
            </w:rPr>
            <m:t>}</m:t>
          </w:ins>
        </m:r>
        <m:r>
          <w:del w:id="266" w:author="Zhen Tan" w:date="2022-08-20T18:49:00Z">
            <w:rPr>
              <w:rFonts w:ascii="Cambria Math" w:hAnsi="Cambria Math" w:cs="Times New Roman"/>
              <w:sz w:val="24"/>
              <w:szCs w:val="24"/>
              <w:rPrChange w:id="267" w:author="Zhen Tan" w:date="2022-08-20T18:49:00Z">
                <w:rPr>
                  <w:rFonts w:ascii="Cambria Math" w:hAnsi="Cambria Math" w:cs="Times New Roman"/>
                  <w:sz w:val="24"/>
                  <w:szCs w:val="24"/>
                  <w:highlight w:val="yellow"/>
                </w:rPr>
              </w:rPrChange>
            </w:rPr>
            <m:t>)</m:t>
          </w:del>
        </m:r>
        <w:commentRangeEnd w:id="248"/>
        <m:r>
          <m:rPr>
            <m:sty m:val="p"/>
          </m:rPr>
          <w:rPr>
            <w:rStyle w:val="afd"/>
          </w:rPr>
          <w:commentReference w:id="248"/>
        </m:r>
        <w:commentRangeEnd w:id="249"/>
        <m:r>
          <m:rPr>
            <m:sty m:val="p"/>
          </m:rPr>
          <w:rPr>
            <w:rStyle w:val="afd"/>
          </w:rPr>
          <w:commentReference w:id="249"/>
        </m:r>
      </m:oMath>
      <w:r w:rsidRPr="0080518C">
        <w:rPr>
          <w:rFonts w:ascii="Times New Roman" w:hAnsi="Times New Roman" w:cs="Times New Roman"/>
          <w:iCs/>
          <w:sz w:val="24"/>
          <w:szCs w:val="24"/>
        </w:rPr>
        <w:t xml:space="preserve"> for each evaluation index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We take a Bayesian viewpoint for the estimation process of the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oMath>
      <w:r w:rsidRPr="0080518C">
        <w:rPr>
          <w:rFonts w:ascii="Times New Roman" w:hAnsi="Times New Roman" w:cs="Times New Roman"/>
          <w:iCs/>
          <w:sz w:val="24"/>
          <w:szCs w:val="24"/>
        </w:rPr>
        <w:t xml:space="preserve">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We start with some </w:t>
      </w:r>
      <w:r w:rsidRPr="0080518C">
        <w:rPr>
          <w:rFonts w:ascii="Times New Roman" w:hAnsi="Times New Roman" w:cs="Times New Roman"/>
          <w:iCs/>
          <w:sz w:val="24"/>
          <w:szCs w:val="24"/>
          <w:rPrChange w:id="268" w:author="Zhen Tan" w:date="2022-08-20T18:50:00Z">
            <w:rPr>
              <w:rFonts w:ascii="Times New Roman" w:hAnsi="Times New Roman" w:cs="Times New Roman"/>
              <w:iCs/>
              <w:color w:val="FF0000"/>
              <w:sz w:val="24"/>
              <w:szCs w:val="24"/>
            </w:rPr>
          </w:rPrChange>
        </w:rPr>
        <w:t>prior distribution</w:t>
      </w:r>
      <w:ins w:id="269" w:author="Zhen Tan" w:date="2022-08-20T18:50:00Z">
        <w:r w:rsidR="001B0D93" w:rsidRPr="0080518C">
          <w:rPr>
            <w:rFonts w:ascii="Times New Roman" w:hAnsi="Times New Roman" w:cs="Times New Roman"/>
            <w:iCs/>
            <w:sz w:val="24"/>
            <w:szCs w:val="24"/>
            <w:rPrChange w:id="270" w:author="Zhen Tan" w:date="2022-08-20T18:50:00Z">
              <w:rPr>
                <w:rFonts w:ascii="Times New Roman" w:hAnsi="Times New Roman" w:cs="Times New Roman"/>
                <w:iCs/>
                <w:color w:val="FF0000"/>
                <w:sz w:val="24"/>
                <w:szCs w:val="24"/>
              </w:rPr>
            </w:rPrChange>
          </w:rPr>
          <w:t xml:space="preserve"> of </w:t>
        </w:r>
      </w:ins>
      <m:oMath>
        <m:sSup>
          <m:sSupPr>
            <m:ctrlPr>
              <w:ins w:id="271" w:author="Zhen Tan" w:date="2022-08-20T18:50:00Z">
                <w:rPr>
                  <w:rFonts w:ascii="Cambria Math" w:hAnsi="Cambria Math" w:cs="Cambria Math"/>
                  <w:sz w:val="24"/>
                  <w:szCs w:val="24"/>
                  <w:shd w:val="clear" w:color="auto" w:fill="FFFFFF"/>
                </w:rPr>
              </w:ins>
            </m:ctrlPr>
          </m:sSupPr>
          <m:e>
            <m:r>
              <w:ins w:id="272" w:author="Zhen Tan" w:date="2022-08-20T18:50:00Z">
                <m:rPr>
                  <m:sty m:val="b"/>
                </m:rPr>
                <w:rPr>
                  <w:rFonts w:ascii="Cambria Math" w:eastAsia="宋体" w:hAnsi="Cambria Math" w:cs="Times New Roman"/>
                  <w:sz w:val="24"/>
                  <w:szCs w:val="24"/>
                </w:rPr>
                <m:t>μ</m:t>
              </w:ins>
            </m:r>
          </m:e>
          <m:sup>
            <m:r>
              <w:ins w:id="273" w:author="Zhen Tan" w:date="2022-08-20T18:50:00Z">
                <w:rPr>
                  <w:rFonts w:ascii="Cambria Math" w:hAnsi="Cambria Math" w:cs="Cambria Math"/>
                  <w:sz w:val="24"/>
                  <w:szCs w:val="24"/>
                  <w:shd w:val="clear" w:color="auto" w:fill="FFFFFF"/>
                  <w:rPrChange w:id="274" w:author="Zhen Tan" w:date="2022-08-20T18:50:00Z">
                    <w:rPr>
                      <w:rFonts w:ascii="Cambria Math" w:hAnsi="Cambria Math" w:cs="Cambria Math"/>
                      <w:color w:val="333333"/>
                      <w:sz w:val="24"/>
                      <w:szCs w:val="24"/>
                      <w:shd w:val="clear" w:color="auto" w:fill="FFFFFF"/>
                    </w:rPr>
                  </w:rPrChange>
                </w:rPr>
                <m:t>i</m:t>
              </w:ins>
            </m:r>
          </m:sup>
        </m:sSup>
      </m:oMath>
      <w:ins w:id="275" w:author="Zhen Tan" w:date="2022-08-20T18:50:00Z">
        <w:r w:rsidR="001B0D93" w:rsidRPr="0080518C">
          <w:rPr>
            <w:rFonts w:ascii="Times New Roman" w:hAnsi="Times New Roman" w:cs="Times New Roman"/>
            <w:sz w:val="24"/>
            <w:szCs w:val="24"/>
            <w:shd w:val="clear" w:color="auto" w:fill="FFFFFF"/>
            <w:rPrChange w:id="276" w:author="Zhen Tan" w:date="2022-08-20T18:50:00Z">
              <w:rPr>
                <w:rFonts w:ascii="Times New Roman" w:hAnsi="Times New Roman" w:cs="Times New Roman"/>
                <w:color w:val="333333"/>
                <w:sz w:val="24"/>
                <w:szCs w:val="24"/>
                <w:shd w:val="clear" w:color="auto" w:fill="FFFFFF"/>
              </w:rPr>
            </w:rPrChange>
          </w:rPr>
          <w:t>,</w:t>
        </w:r>
      </w:ins>
      <w:r w:rsidRPr="0080518C">
        <w:rPr>
          <w:rFonts w:ascii="Times New Roman" w:hAnsi="Times New Roman" w:cs="Times New Roman"/>
          <w:iCs/>
          <w:sz w:val="24"/>
          <w:szCs w:val="24"/>
          <w:rPrChange w:id="277" w:author="Zhen Tan" w:date="2022-08-20T18:50:00Z">
            <w:rPr>
              <w:rFonts w:ascii="Times New Roman" w:hAnsi="Times New Roman" w:cs="Times New Roman"/>
              <w:iCs/>
              <w:color w:val="FF0000"/>
              <w:sz w:val="24"/>
              <w:szCs w:val="24"/>
            </w:rPr>
          </w:rPrChange>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Change w:id="278" w:author="Zhen Tan" w:date="2022-08-20T18:50:00Z">
                  <w:rPr>
                    <w:rFonts w:ascii="Cambria Math" w:eastAsia="宋体" w:hAnsi="Times New Roman" w:cs="Times New Roman"/>
                    <w:color w:val="FF0000"/>
                    <w:sz w:val="24"/>
                    <w:szCs w:val="24"/>
                  </w:rPr>
                </w:rPrChange>
              </w:rPr>
              <m:t>p</m:t>
            </m:r>
          </m:e>
          <m:sup>
            <m:r>
              <w:rPr>
                <w:rFonts w:ascii="Cambria Math" w:eastAsia="宋体" w:hAnsi="Times New Roman" w:cs="Times New Roman"/>
                <w:sz w:val="24"/>
                <w:szCs w:val="24"/>
                <w:rPrChange w:id="279" w:author="Zhen Tan" w:date="2022-08-20T18:50:00Z">
                  <w:rPr>
                    <w:rFonts w:ascii="Cambria Math" w:eastAsia="宋体" w:hAnsi="Times New Roman" w:cs="Times New Roman"/>
                    <w:color w:val="FF0000"/>
                    <w:sz w:val="24"/>
                    <w:szCs w:val="24"/>
                  </w:rPr>
                </w:rPrChange>
              </w:rPr>
              <m:t>0</m:t>
            </m:r>
          </m:sup>
        </m:sSup>
        <m:r>
          <m:rPr>
            <m:sty m:val="bi"/>
          </m:rPr>
          <w:rPr>
            <w:rFonts w:ascii="Cambria Math" w:eastAsia="宋体" w:hAnsi="Times New Roman" w:cs="Times New Roman"/>
            <w:sz w:val="24"/>
            <w:szCs w:val="24"/>
            <w:rPrChange w:id="280" w:author="Zhen Tan" w:date="2022-08-20T18:50:00Z">
              <w:rPr>
                <w:rFonts w:ascii="Cambria Math" w:eastAsia="宋体" w:hAnsi="Times New Roman" w:cs="Times New Roman"/>
                <w:color w:val="FF0000"/>
                <w:sz w:val="24"/>
                <w:szCs w:val="24"/>
              </w:rPr>
            </w:rPrChange>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Change w:id="281" w:author="Zhen Tan" w:date="2022-08-20T18:50:00Z">
                  <w:rPr>
                    <w:rFonts w:ascii="Cambria Math" w:eastAsia="宋体" w:hAnsi="Cambria Math" w:cs="Times New Roman"/>
                    <w:color w:val="FF0000"/>
                    <w:sz w:val="24"/>
                    <w:szCs w:val="24"/>
                  </w:rPr>
                </w:rPrChange>
              </w:rPr>
              <m:t>μ</m:t>
            </m:r>
          </m:e>
          <m:sup>
            <m:r>
              <w:rPr>
                <w:rFonts w:ascii="Cambria Math" w:hAnsi="Cambria Math" w:cs="Cambria Math"/>
                <w:sz w:val="24"/>
                <w:szCs w:val="24"/>
                <w:shd w:val="clear" w:color="auto" w:fill="FFFFFF"/>
                <w:rPrChange w:id="282" w:author="Zhen Tan" w:date="2022-08-20T18:50:00Z">
                  <w:rPr>
                    <w:rFonts w:ascii="Cambria Math" w:hAnsi="Cambria Math" w:cs="Cambria Math"/>
                    <w:color w:val="FF0000"/>
                    <w:sz w:val="24"/>
                    <w:szCs w:val="24"/>
                    <w:shd w:val="clear" w:color="auto" w:fill="FFFFFF"/>
                  </w:rPr>
                </w:rPrChange>
              </w:rPr>
              <m:t>i</m:t>
            </m:r>
          </m:sup>
        </m:sSup>
        <m:r>
          <m:rPr>
            <m:sty m:val="b"/>
          </m:rPr>
          <w:rPr>
            <w:rFonts w:ascii="Cambria Math" w:eastAsia="宋体" w:hAnsi="Cambria Math" w:cs="Times New Roman"/>
            <w:sz w:val="24"/>
            <w:szCs w:val="24"/>
            <w:rPrChange w:id="283" w:author="Zhen Tan" w:date="2022-08-20T18:50:00Z">
              <w:rPr>
                <w:rFonts w:ascii="Cambria Math" w:eastAsia="宋体" w:hAnsi="Cambria Math" w:cs="Times New Roman"/>
                <w:color w:val="FF0000"/>
                <w:sz w:val="24"/>
                <w:szCs w:val="24"/>
              </w:rPr>
            </w:rPrChange>
          </w:rPr>
          <m:t>)</m:t>
        </m:r>
      </m:oMath>
      <w:r w:rsidRPr="0080518C">
        <w:rPr>
          <w:rFonts w:ascii="Times New Roman" w:hAnsi="Times New Roman" w:cs="Times New Roman"/>
          <w:bCs/>
          <w:iCs/>
          <w:sz w:val="24"/>
          <w:szCs w:val="24"/>
        </w:rPr>
        <w:t xml:space="preserve">, then we update </w:t>
      </w:r>
      <w:commentRangeStart w:id="284"/>
      <w:commentRangeStart w:id="285"/>
      <w:r w:rsidRPr="0080518C">
        <w:rPr>
          <w:rFonts w:ascii="Times New Roman" w:hAnsi="Times New Roman" w:cs="Times New Roman"/>
          <w:bCs/>
          <w:iCs/>
          <w:sz w:val="24"/>
          <w:szCs w:val="24"/>
        </w:rPr>
        <w:t>the posterior distribution</w:t>
      </w:r>
      <w:commentRangeEnd w:id="284"/>
      <w:r w:rsidRPr="0080518C">
        <w:rPr>
          <w:rStyle w:val="afd"/>
        </w:rPr>
        <w:commentReference w:id="284"/>
      </w:r>
      <w:commentRangeEnd w:id="285"/>
      <w:r w:rsidRPr="0080518C">
        <w:rPr>
          <w:rStyle w:val="afd"/>
        </w:rPr>
        <w:commentReference w:id="285"/>
      </w:r>
      <w:r w:rsidRPr="0080518C">
        <w:rPr>
          <w:rFonts w:ascii="Times New Roman" w:hAnsi="Times New Roman" w:cs="Times New Roman"/>
          <w:bCs/>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bCs/>
          <w:iCs/>
          <w:sz w:val="24"/>
          <w:szCs w:val="24"/>
        </w:rPr>
        <w:t xml:space="preserve"> based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 xml:space="preserve">and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80518C">
        <w:rPr>
          <w:rFonts w:ascii="Times New Roman" w:hAnsi="Times New Roman" w:cs="Times New Roman"/>
          <w:bCs/>
          <w:sz w:val="24"/>
          <w:szCs w:val="24"/>
        </w:rPr>
        <w:t xml:space="preserve">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iCs/>
          <w:sz w:val="24"/>
          <w:szCs w:val="24"/>
        </w:rPr>
        <w:t xml:space="preserve"> one after another. For </w:t>
      </w:r>
      <w:ins w:id="286" w:author="Zhen Tan" w:date="2022-08-20T18:51:00Z">
        <w:r w:rsidR="001B0D93" w:rsidRPr="0080518C">
          <w:rPr>
            <w:rFonts w:ascii="Times New Roman" w:hAnsi="Times New Roman" w:cs="Times New Roman"/>
            <w:iCs/>
            <w:sz w:val="24"/>
            <w:szCs w:val="24"/>
          </w:rPr>
          <w:t xml:space="preserve">computational </w:t>
        </w:r>
      </w:ins>
      <w:r w:rsidRPr="0080518C">
        <w:rPr>
          <w:rFonts w:ascii="Times New Roman" w:hAnsi="Times New Roman" w:cs="Times New Roman"/>
          <w:iCs/>
          <w:sz w:val="24"/>
          <w:szCs w:val="24"/>
        </w:rPr>
        <w:t>tractability</w:t>
      </w:r>
      <w:del w:id="287" w:author="Zhen Tan" w:date="2022-08-20T18:51:00Z">
        <w:r w:rsidRPr="0080518C" w:rsidDel="001B0D93">
          <w:rPr>
            <w:rFonts w:ascii="Times New Roman" w:hAnsi="Times New Roman" w:cs="Times New Roman"/>
            <w:iCs/>
            <w:sz w:val="24"/>
            <w:szCs w:val="24"/>
          </w:rPr>
          <w:delText xml:space="preserve"> in computation</w:delText>
        </w:r>
      </w:del>
      <w:r w:rsidRPr="0080518C">
        <w:rPr>
          <w:rFonts w:ascii="Times New Roman" w:hAnsi="Times New Roman" w:cs="Times New Roman"/>
          <w:iCs/>
          <w:sz w:val="24"/>
          <w:szCs w:val="24"/>
        </w:rPr>
        <w:t xml:space="preserve">, for each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 xml:space="preserve"> we choose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to be a </w:t>
      </w:r>
      <w:commentRangeStart w:id="288"/>
      <w:commentRangeStart w:id="289"/>
      <w:r w:rsidRPr="0080518C">
        <w:rPr>
          <w:rFonts w:ascii="Times New Roman" w:hAnsi="Times New Roman" w:cs="Times New Roman"/>
          <w:i/>
          <w:sz w:val="24"/>
          <w:szCs w:val="24"/>
        </w:rPr>
        <w:t>K</w:t>
      </w:r>
      <w:r w:rsidRPr="0080518C">
        <w:rPr>
          <w:rFonts w:ascii="Times New Roman" w:hAnsi="Times New Roman" w:cs="Times New Roman"/>
          <w:iCs/>
          <w:sz w:val="24"/>
          <w:szCs w:val="24"/>
        </w:rPr>
        <w:t>-dimensional</w:t>
      </w:r>
      <w:commentRangeEnd w:id="288"/>
      <w:r w:rsidR="00EA44E2" w:rsidRPr="0080518C">
        <w:rPr>
          <w:rStyle w:val="afd"/>
        </w:rPr>
        <w:commentReference w:id="288"/>
      </w:r>
      <w:commentRangeEnd w:id="289"/>
      <w:r w:rsidR="00A00335" w:rsidRPr="0080518C">
        <w:rPr>
          <w:rStyle w:val="afd"/>
        </w:rPr>
        <w:commentReference w:id="289"/>
      </w:r>
      <w:r w:rsidRPr="0080518C">
        <w:rPr>
          <w:rFonts w:ascii="Times New Roman" w:hAnsi="Times New Roman" w:cs="Times New Roman"/>
          <w:iCs/>
          <w:sz w:val="24"/>
          <w:szCs w:val="24"/>
        </w:rPr>
        <w:t xml:space="preserve"> normal distribution with 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80518C">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sup>
        </m:sSup>
      </m:oMath>
      <w:r w:rsidRPr="0080518C">
        <w:rPr>
          <w:rFonts w:ascii="Times New Roman" w:hAnsi="Times New Roman" w:cs="Times New Roman"/>
          <w:iCs/>
          <w:sz w:val="24"/>
          <w:szCs w:val="24"/>
        </w:rPr>
        <w:t>.</w:t>
      </w:r>
      <w:r w:rsidRPr="0080518C">
        <w:rPr>
          <w:rFonts w:ascii="Times New Roman" w:hAnsi="Times New Roman" w:cs="Times New Roman"/>
          <w:sz w:val="24"/>
          <w:szCs w:val="24"/>
          <w:shd w:val="clear" w:color="auto" w:fill="FFFFFF"/>
        </w:rPr>
        <w:t xml:space="preserve"> Then based on the property of </w:t>
      </w:r>
      <w:r w:rsidRPr="0080518C">
        <w:rPr>
          <w:rFonts w:ascii="Times New Roman" w:hAnsi="Times New Roman" w:cs="Times New Roman"/>
          <w:iCs/>
          <w:sz w:val="24"/>
          <w:szCs w:val="24"/>
        </w:rPr>
        <w:t xml:space="preserve">normal distribution, we know that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b/>
          <w:iCs/>
          <w:sz w:val="24"/>
          <w:szCs w:val="24"/>
        </w:rPr>
        <w:t xml:space="preserve"> </w:t>
      </w:r>
      <w:r w:rsidRPr="0080518C">
        <w:rPr>
          <w:rFonts w:ascii="Times New Roman" w:hAnsi="Times New Roman" w:cs="Times New Roman"/>
          <w:bCs/>
          <w:iCs/>
          <w:sz w:val="24"/>
          <w:szCs w:val="24"/>
        </w:rPr>
        <w:t xml:space="preserve">is also a multivariate normal distribution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bCs/>
          <w:iCs/>
          <w:sz w:val="24"/>
          <w:szCs w:val="24"/>
        </w:rPr>
        <w:t xml:space="preserve">. Specifically, </w:t>
      </w:r>
      <w:ins w:id="290" w:author="Zhen Tan" w:date="2022-08-20T19:05:00Z">
        <w:r w:rsidR="00B61901" w:rsidRPr="0080518C">
          <w:rPr>
            <w:rFonts w:ascii="Times New Roman" w:hAnsi="Times New Roman" w:cs="Times New Roman"/>
            <w:bCs/>
            <w:iCs/>
            <w:sz w:val="24"/>
            <w:szCs w:val="24"/>
          </w:rPr>
          <w:t xml:space="preserve">for </w:t>
        </w:r>
      </w:ins>
      <m:oMath>
        <m:r>
          <w:ins w:id="291" w:author="Zhen Tan" w:date="2022-08-20T19:06:00Z">
            <w:rPr>
              <w:rFonts w:ascii="Cambria Math" w:eastAsia="宋体" w:hAnsi="Cambria Math" w:cs="Times New Roman"/>
              <w:sz w:val="24"/>
              <w:szCs w:val="24"/>
            </w:rPr>
            <m:t>n=1</m:t>
          </w:ins>
        </m:r>
        <m:r>
          <w:ins w:id="292" w:author="Zhen Tan" w:date="2022-08-20T19:06:00Z">
            <m:rPr>
              <m:sty m:val="p"/>
            </m:rPr>
            <w:rPr>
              <w:rFonts w:ascii="Cambria Math" w:eastAsia="宋体" w:hAnsi="Cambria Math" w:cs="Times New Roman"/>
              <w:sz w:val="24"/>
              <w:szCs w:val="24"/>
            </w:rPr>
            <m:t xml:space="preserve">, </m:t>
          </w:ins>
        </m:r>
        <m:r>
          <w:ins w:id="293" w:author="Zhen Tan" w:date="2022-08-20T19:06:00Z">
            <w:rPr>
              <w:rFonts w:ascii="Cambria Math" w:eastAsia="宋体" w:hAnsi="Cambria Math" w:cs="Times New Roman"/>
              <w:sz w:val="24"/>
              <w:szCs w:val="24"/>
            </w:rPr>
            <m:t>2</m:t>
          </w:ins>
        </m:r>
        <m:r>
          <w:ins w:id="294" w:author="Zhen Tan" w:date="2022-08-20T19:06:00Z">
            <m:rPr>
              <m:sty m:val="p"/>
            </m:rPr>
            <w:rPr>
              <w:rFonts w:ascii="Cambria Math" w:eastAsia="宋体" w:hAnsi="Cambria Math" w:cs="Times New Roman"/>
              <w:sz w:val="24"/>
              <w:szCs w:val="24"/>
            </w:rPr>
            <m:t>,…,</m:t>
          </w:ins>
        </m:r>
        <m:r>
          <w:ins w:id="295" w:author="Zhen Tan" w:date="2022-08-20T19:06:00Z">
            <w:rPr>
              <w:rFonts w:ascii="Cambria Math" w:eastAsia="宋体" w:hAnsi="Cambria Math" w:cs="Times New Roman"/>
              <w:sz w:val="24"/>
              <w:szCs w:val="24"/>
            </w:rPr>
            <m:t>N</m:t>
          </w:ins>
        </m:r>
      </m:oMath>
      <w:ins w:id="296" w:author="Zhen Tan" w:date="2022-08-20T19:06:00Z">
        <w:r w:rsidR="00B61901" w:rsidRPr="0080518C">
          <w:rPr>
            <w:rFonts w:ascii="Times New Roman" w:hAnsi="Times New Roman" w:cs="Times New Roman"/>
            <w:bCs/>
            <w:iCs/>
            <w:sz w:val="24"/>
            <w:szCs w:val="24"/>
          </w:rPr>
          <w:t xml:space="preserve">, </w:t>
        </w:r>
      </w:ins>
      <w:r w:rsidRPr="0080518C">
        <w:rPr>
          <w:rFonts w:ascii="Times New Roman" w:hAnsi="Times New Roman" w:cs="Times New Roman"/>
          <w:bCs/>
          <w:iCs/>
          <w:sz w:val="24"/>
          <w:szCs w:val="24"/>
        </w:rPr>
        <w:t xml:space="preserve">given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del w:id="297" w:author="Zhen Tan" w:date="2022-08-20T19:00:00Z">
        <w:r w:rsidRPr="0080518C" w:rsidDel="0076257C">
          <w:rPr>
            <w:rFonts w:ascii="Times New Roman" w:hAnsi="Times New Roman" w:cs="Times New Roman"/>
            <w:bCs/>
            <w:iCs/>
            <w:sz w:val="24"/>
            <w:szCs w:val="24"/>
          </w:rPr>
          <w:delText xml:space="preserve"> and </w:delText>
        </w:r>
        <w:r w:rsidRPr="0080518C" w:rsidDel="0076257C">
          <w:rPr>
            <w:rFonts w:ascii="Times New Roman" w:hAnsi="Times New Roman" w:cs="Times New Roman"/>
            <w:bCs/>
            <w:iCs/>
            <w:sz w:val="24"/>
            <w:szCs w:val="24"/>
            <w:rPrChange w:id="298" w:author="Zhen Tan" w:date="2022-08-20T19:06:00Z">
              <w:rPr>
                <w:rFonts w:ascii="Times New Roman" w:hAnsi="Times New Roman" w:cs="Times New Roman"/>
                <w:bCs/>
                <w:iCs/>
                <w:sz w:val="24"/>
                <w:szCs w:val="24"/>
                <w:highlight w:val="yellow"/>
              </w:rPr>
            </w:rPrChange>
          </w:rPr>
          <w:delText>the chosen sampl</w:delText>
        </w:r>
      </w:del>
      <w:ins w:id="299" w:author="Zhen Tan" w:date="2022-08-20T19:00:00Z">
        <w:r w:rsidR="0076257C" w:rsidRPr="0080518C">
          <w:rPr>
            <w:rFonts w:ascii="Times New Roman" w:hAnsi="Times New Roman" w:cs="Times New Roman"/>
            <w:bCs/>
            <w:iCs/>
            <w:sz w:val="24"/>
            <w:szCs w:val="24"/>
          </w:rPr>
          <w:t>,</w:t>
        </w:r>
      </w:ins>
      <m:oMath>
        <m:r>
          <w:ins w:id="300" w:author="Zhen Tan" w:date="2022-08-20T19:00:00Z">
            <m:rPr>
              <m:sty m:val="p"/>
            </m:rPr>
            <w:rPr>
              <w:rFonts w:ascii="Cambria Math" w:hAnsi="Cambria Math" w:cs="Times New Roman"/>
              <w:sz w:val="24"/>
              <w:szCs w:val="24"/>
              <w:rPrChange w:id="301" w:author="Zhen Tan" w:date="2022-08-20T19:06:00Z">
                <w:rPr>
                  <w:rFonts w:ascii="Cambria Math" w:hAnsi="Cambria Math" w:cs="Times New Roman"/>
                  <w:sz w:val="24"/>
                  <w:szCs w:val="24"/>
                  <w:highlight w:val="yellow"/>
                </w:rPr>
              </w:rPrChange>
            </w:rPr>
            <m:t xml:space="preserve"> </m:t>
          </w:ins>
        </m:r>
      </m:oMath>
      <w:del w:id="302" w:author="Zhen Tan" w:date="2022-08-20T19:00:00Z">
        <w:r w:rsidRPr="0080518C" w:rsidDel="0076257C">
          <w:rPr>
            <w:rFonts w:ascii="Times New Roman" w:hAnsi="Times New Roman" w:cs="Times New Roman"/>
            <w:bCs/>
            <w:iCs/>
            <w:sz w:val="24"/>
            <w:szCs w:val="24"/>
            <w:rPrChange w:id="303" w:author="Zhen Tan" w:date="2022-08-20T19:06:00Z">
              <w:rPr>
                <w:rFonts w:ascii="Times New Roman" w:hAnsi="Times New Roman" w:cs="Times New Roman"/>
                <w:bCs/>
                <w:iCs/>
                <w:sz w:val="24"/>
                <w:szCs w:val="24"/>
                <w:highlight w:val="yellow"/>
              </w:rPr>
            </w:rPrChange>
          </w:rPr>
          <w:delText xml:space="preserve">e </w:delText>
        </w:r>
      </w:del>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304" w:author="Zhen Tan" w:date="2022-08-20T19:06:00Z">
                  <w:rPr>
                    <w:rFonts w:ascii="Cambria Math" w:eastAsia="宋体" w:hAnsi="Times New Roman" w:cs="Times New Roman"/>
                    <w:sz w:val="24"/>
                    <w:szCs w:val="24"/>
                    <w:highlight w:val="yellow"/>
                  </w:rPr>
                </w:rPrChange>
              </w:rPr>
              <m:t>x</m:t>
            </m:r>
          </m:e>
          <m:sup>
            <m:r>
              <w:rPr>
                <w:rFonts w:ascii="Cambria Math" w:eastAsia="宋体" w:hAnsi="Times New Roman" w:cs="Times New Roman"/>
                <w:sz w:val="24"/>
                <w:szCs w:val="24"/>
                <w:rPrChange w:id="305" w:author="Zhen Tan" w:date="2022-08-20T19:06:00Z">
                  <w:rPr>
                    <w:rFonts w:ascii="Cambria Math" w:eastAsia="宋体" w:hAnsi="Times New Roman" w:cs="Times New Roman"/>
                    <w:sz w:val="24"/>
                    <w:szCs w:val="24"/>
                    <w:highlight w:val="yellow"/>
                  </w:rPr>
                </w:rPrChange>
              </w:rPr>
              <m:t>n</m:t>
            </m:r>
          </m:sup>
        </m:sSup>
        <m:r>
          <w:del w:id="306" w:author="Zhen Tan" w:date="2022-08-20T19:00:00Z">
            <m:rPr>
              <m:sty m:val="b"/>
            </m:rPr>
            <w:rPr>
              <w:rFonts w:ascii="Cambria Math" w:hAnsi="Cambria Math" w:cs="Times New Roman"/>
              <w:sz w:val="24"/>
              <w:szCs w:val="24"/>
              <w:rPrChange w:id="307" w:author="Zhen Tan" w:date="2022-08-20T19:06:00Z">
                <w:rPr>
                  <w:rFonts w:ascii="Cambria Math" w:hAnsi="Cambria Math" w:cs="Times New Roman"/>
                  <w:sz w:val="24"/>
                  <w:szCs w:val="24"/>
                  <w:highlight w:val="yellow"/>
                </w:rPr>
              </w:rPrChange>
            </w:rPr>
            <m:t xml:space="preserve"> </m:t>
          </w:del>
        </m:r>
        <m:r>
          <w:del w:id="308" w:author="Zhen Tan" w:date="2022-08-20T19:00:00Z">
            <m:rPr>
              <m:sty m:val="p"/>
            </m:rPr>
            <w:rPr>
              <w:rFonts w:ascii="Cambria Math" w:hAnsi="Cambria Math" w:cs="Times New Roman"/>
              <w:sz w:val="24"/>
              <w:szCs w:val="24"/>
              <w:rPrChange w:id="309" w:author="Zhen Tan" w:date="2022-08-20T19:06:00Z">
                <w:rPr>
                  <w:rFonts w:ascii="Cambria Math" w:hAnsi="Cambria Math" w:cs="Times New Roman"/>
                  <w:sz w:val="24"/>
                  <w:szCs w:val="24"/>
                  <w:highlight w:val="yellow"/>
                </w:rPr>
              </w:rPrChange>
            </w:rPr>
            <m:t xml:space="preserve">as well as observation </m:t>
          </w:del>
        </m:r>
      </m:oMath>
      <w:ins w:id="310" w:author="Zhen Tan" w:date="2022-08-20T19:00:00Z">
        <w:r w:rsidR="0076257C" w:rsidRPr="0080518C">
          <w:rPr>
            <w:rFonts w:ascii="Times New Roman" w:hAnsi="Times New Roman" w:cs="Times New Roman"/>
            <w:bCs/>
            <w:sz w:val="24"/>
            <w:szCs w:val="24"/>
            <w:rPrChange w:id="311" w:author="Zhen Tan" w:date="2022-08-20T19:06:00Z">
              <w:rPr>
                <w:rFonts w:ascii="Times New Roman" w:hAnsi="Times New Roman" w:cs="Times New Roman"/>
                <w:bCs/>
                <w:sz w:val="24"/>
                <w:szCs w:val="24"/>
                <w:highlight w:val="yellow"/>
              </w:rPr>
            </w:rPrChange>
          </w:rPr>
          <w:t xml:space="preserve"> and </w:t>
        </w:r>
      </w:ins>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Change w:id="312" w:author="Zhen Tan" w:date="2022-08-20T19:06:00Z">
                  <w:rPr>
                    <w:rFonts w:ascii="Cambria Math" w:eastAsia="宋体" w:hAnsi="Times New Roman" w:cs="Times New Roman"/>
                    <w:sz w:val="24"/>
                    <w:szCs w:val="24"/>
                    <w:highlight w:val="yellow"/>
                  </w:rPr>
                </w:rPrChange>
              </w:rPr>
              <m:t>y</m:t>
            </m:r>
          </m:e>
          <m:sup>
            <m:r>
              <w:rPr>
                <w:rFonts w:ascii="Cambria Math" w:eastAsia="宋体" w:hAnsi="Times New Roman" w:cs="Times New Roman"/>
                <w:sz w:val="24"/>
                <w:szCs w:val="24"/>
                <w:rPrChange w:id="313" w:author="Zhen Tan" w:date="2022-08-20T19:06:00Z">
                  <w:rPr>
                    <w:rFonts w:ascii="Cambria Math" w:eastAsia="宋体" w:hAnsi="Times New Roman" w:cs="Times New Roman"/>
                    <w:sz w:val="24"/>
                    <w:szCs w:val="24"/>
                    <w:highlight w:val="yellow"/>
                  </w:rPr>
                </w:rPrChange>
              </w:rPr>
              <m:t>n</m:t>
            </m:r>
          </m:sup>
        </m:sSup>
      </m:oMath>
      <w:del w:id="314" w:author="Zhen Tan" w:date="2022-08-20T19:06:00Z">
        <w:r w:rsidRPr="0080518C" w:rsidDel="00B61901">
          <w:rPr>
            <w:rFonts w:ascii="Times New Roman" w:hAnsi="Times New Roman" w:cs="Times New Roman"/>
            <w:b/>
            <w:sz w:val="24"/>
            <w:szCs w:val="24"/>
            <w:rPrChange w:id="315" w:author="Zhen Tan" w:date="2022-08-20T19:06:00Z">
              <w:rPr>
                <w:rFonts w:ascii="Times New Roman" w:hAnsi="Times New Roman" w:cs="Times New Roman"/>
                <w:b/>
                <w:sz w:val="24"/>
                <w:szCs w:val="24"/>
                <w:highlight w:val="yellow"/>
              </w:rPr>
            </w:rPrChange>
          </w:rPr>
          <w:delText xml:space="preserve"> </w:delText>
        </w:r>
        <w:r w:rsidRPr="0080518C" w:rsidDel="00B61901">
          <w:rPr>
            <w:rFonts w:ascii="Times New Roman" w:hAnsi="Times New Roman" w:cs="Times New Roman"/>
            <w:bCs/>
            <w:sz w:val="24"/>
            <w:szCs w:val="24"/>
            <w:rPrChange w:id="316" w:author="Zhen Tan" w:date="2022-08-20T19:06:00Z">
              <w:rPr>
                <w:rFonts w:ascii="Times New Roman" w:hAnsi="Times New Roman" w:cs="Times New Roman"/>
                <w:bCs/>
                <w:sz w:val="24"/>
                <w:szCs w:val="24"/>
                <w:highlight w:val="yellow"/>
              </w:rPr>
            </w:rPrChange>
          </w:rPr>
          <w:delText xml:space="preserve">at stage </w:delText>
        </w:r>
        <w:r w:rsidRPr="0080518C" w:rsidDel="00B61901">
          <w:rPr>
            <w:rFonts w:ascii="Times New Roman" w:hAnsi="Times New Roman" w:cs="Times New Roman"/>
            <w:bCs/>
            <w:i/>
            <w:iCs/>
            <w:sz w:val="24"/>
            <w:szCs w:val="24"/>
            <w:rPrChange w:id="317" w:author="Zhen Tan" w:date="2022-08-20T19:06:00Z">
              <w:rPr>
                <w:rFonts w:ascii="Times New Roman" w:hAnsi="Times New Roman" w:cs="Times New Roman"/>
                <w:bCs/>
                <w:i/>
                <w:iCs/>
                <w:sz w:val="24"/>
                <w:szCs w:val="24"/>
                <w:highlight w:val="yellow"/>
              </w:rPr>
            </w:rPrChange>
          </w:rPr>
          <w:delText>n</w:delText>
        </w:r>
        <w:r w:rsidRPr="0080518C" w:rsidDel="00B61901">
          <w:rPr>
            <w:rFonts w:ascii="Times New Roman" w:hAnsi="Times New Roman" w:cs="Times New Roman"/>
            <w:bCs/>
            <w:sz w:val="24"/>
            <w:szCs w:val="24"/>
          </w:rPr>
          <w:delText xml:space="preserve"> (</w:delText>
        </w:r>
      </w:del>
      <m:oMath>
        <m:r>
          <w:del w:id="318" w:author="Zhen Tan" w:date="2022-08-20T19:06:00Z">
            <w:rPr>
              <w:rFonts w:ascii="Cambria Math" w:eastAsia="宋体" w:hAnsi="Cambria Math" w:cs="Times New Roman"/>
              <w:sz w:val="24"/>
              <w:szCs w:val="24"/>
            </w:rPr>
            <m:t>n=1</m:t>
          </w:del>
        </m:r>
        <m:r>
          <w:del w:id="319" w:author="Zhen Tan" w:date="2022-08-20T19:06:00Z">
            <m:rPr>
              <m:sty m:val="p"/>
            </m:rPr>
            <w:rPr>
              <w:rFonts w:ascii="Cambria Math" w:eastAsia="宋体" w:hAnsi="Cambria Math" w:cs="Times New Roman"/>
              <w:sz w:val="24"/>
              <w:szCs w:val="24"/>
            </w:rPr>
            <m:t xml:space="preserve">, </m:t>
          </w:del>
        </m:r>
        <m:r>
          <w:del w:id="320" w:author="Zhen Tan" w:date="2022-08-20T19:06:00Z">
            <w:rPr>
              <w:rFonts w:ascii="Cambria Math" w:eastAsia="宋体" w:hAnsi="Cambria Math" w:cs="Times New Roman"/>
              <w:sz w:val="24"/>
              <w:szCs w:val="24"/>
            </w:rPr>
            <m:t>2</m:t>
          </w:del>
        </m:r>
        <m:r>
          <w:del w:id="321" w:author="Zhen Tan" w:date="2022-08-20T19:06:00Z">
            <m:rPr>
              <m:sty m:val="p"/>
            </m:rPr>
            <w:rPr>
              <w:rFonts w:ascii="Cambria Math" w:eastAsia="宋体" w:hAnsi="Cambria Math" w:cs="Times New Roman"/>
              <w:sz w:val="24"/>
              <w:szCs w:val="24"/>
            </w:rPr>
            <m:t>,…,</m:t>
          </w:del>
        </m:r>
        <m:r>
          <w:del w:id="322" w:author="Zhen Tan" w:date="2022-08-20T19:06:00Z">
            <w:rPr>
              <w:rFonts w:ascii="Cambria Math" w:eastAsia="宋体" w:hAnsi="Cambria Math" w:cs="Times New Roman"/>
              <w:sz w:val="24"/>
              <w:szCs w:val="24"/>
            </w:rPr>
            <m:t>N</m:t>
          </w:del>
        </m:r>
      </m:oMath>
      <w:del w:id="323" w:author="Zhen Tan" w:date="2022-08-20T19:06:00Z">
        <w:r w:rsidRPr="0080518C" w:rsidDel="00B61901">
          <w:rPr>
            <w:rFonts w:ascii="Times New Roman" w:hAnsi="Times New Roman" w:cs="Times New Roman"/>
            <w:iCs/>
            <w:sz w:val="24"/>
            <w:szCs w:val="24"/>
          </w:rPr>
          <w:delText>),</w:delText>
        </w:r>
      </w:del>
      <w:ins w:id="324" w:author="Zhen Tan" w:date="2022-08-20T19:06:00Z">
        <w:r w:rsidR="00B61901" w:rsidRPr="0080518C">
          <w:rPr>
            <w:rFonts w:ascii="Times New Roman" w:hAnsi="Times New Roman" w:cs="Times New Roman"/>
            <w:iCs/>
            <w:sz w:val="24"/>
            <w:szCs w:val="24"/>
          </w:rPr>
          <w:t>,</w:t>
        </w:r>
      </w:ins>
      <w:r w:rsidRPr="0080518C">
        <w:rPr>
          <w:rFonts w:ascii="Times New Roman" w:hAnsi="Times New Roman" w:cs="Times New Roman"/>
          <w:iCs/>
          <w:sz w:val="24"/>
          <w:szCs w:val="24"/>
        </w:rPr>
        <w:t xml:space="preserve"> </w:t>
      </w:r>
      <w:r w:rsidRPr="0080518C">
        <w:rPr>
          <w:rFonts w:ascii="Times New Roman" w:hAnsi="Times New Roman" w:cs="Times New Roman"/>
          <w:bCs/>
          <w:sz w:val="24"/>
          <w:szCs w:val="24"/>
        </w:rPr>
        <w:t xml:space="preserve">the posterior distribution </w:t>
      </w:r>
      <m:oMath>
        <m:sSup>
          <m:sSupPr>
            <m:ctrlPr>
              <w:rPr>
                <w:rFonts w:ascii="Cambria Math" w:eastAsia="宋体" w:hAnsi="Times New Roman" w:cs="Times New Roman"/>
                <w:bCs/>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hAnsi="Cambria Math" w:cs="Cambria Math"/>
                <w:sz w:val="24"/>
                <w:szCs w:val="24"/>
                <w:shd w:val="clear" w:color="auto" w:fill="FFFFFF"/>
              </w:rPr>
              <m:t>i</m:t>
            </m:r>
          </m:sup>
        </m:sSup>
        <m:r>
          <m:rPr>
            <m:sty m:val="b"/>
          </m:rP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is also a </w:t>
      </w:r>
      <w:r w:rsidRPr="0080518C">
        <w:rPr>
          <w:rFonts w:ascii="Times New Roman" w:hAnsi="Times New Roman" w:cs="Times New Roman"/>
          <w:i/>
          <w:sz w:val="24"/>
          <w:szCs w:val="24"/>
        </w:rPr>
        <w:t>K</w:t>
      </w:r>
      <w:r w:rsidRPr="0080518C">
        <w:rPr>
          <w:rFonts w:ascii="Times New Roman" w:hAnsi="Times New Roman" w:cs="Times New Roman"/>
          <w:iCs/>
          <w:sz w:val="24"/>
          <w:szCs w:val="24"/>
        </w:rPr>
        <w:t xml:space="preserve">-dimensional normal distribution </w:t>
      </w:r>
      <w:del w:id="325" w:author="Zhen Tan" w:date="2022-08-20T19:06:00Z">
        <w:r w:rsidRPr="0080518C" w:rsidDel="00B61901">
          <w:rPr>
            <w:rFonts w:ascii="Times New Roman" w:hAnsi="Times New Roman" w:cs="Times New Roman"/>
            <w:iCs/>
            <w:sz w:val="24"/>
            <w:szCs w:val="24"/>
          </w:rPr>
          <w:delText xml:space="preserve">with </w:delText>
        </w:r>
      </w:del>
      <w:ins w:id="326" w:author="Zhen Tan" w:date="2022-08-20T19:06:00Z">
        <w:r w:rsidR="00B61901" w:rsidRPr="0080518C">
          <w:rPr>
            <w:rFonts w:ascii="Times New Roman" w:hAnsi="Times New Roman" w:cs="Times New Roman"/>
            <w:iCs/>
            <w:sz w:val="24"/>
            <w:szCs w:val="24"/>
          </w:rPr>
          <w:t xml:space="preserve">whose </w:t>
        </w:r>
      </w:ins>
      <w:r w:rsidRPr="0080518C">
        <w:rPr>
          <w:rFonts w:ascii="Times New Roman" w:hAnsi="Times New Roman" w:cs="Times New Roman"/>
          <w:iCs/>
          <w:sz w:val="24"/>
          <w:szCs w:val="24"/>
        </w:rPr>
        <w:t xml:space="preserve">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sz w:val="24"/>
          <w:szCs w:val="24"/>
          <w:shd w:val="clear" w:color="auto" w:fill="FFFFFF"/>
        </w:rPr>
        <w:t xml:space="preserve"> and covariance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00A41D13" w:rsidRPr="0080518C">
        <w:rPr>
          <w:rFonts w:ascii="Times New Roman" w:hAnsi="Times New Roman" w:cs="Times New Roman"/>
          <w:iCs/>
          <w:sz w:val="24"/>
          <w:szCs w:val="24"/>
        </w:rPr>
        <w:t xml:space="preserve"> </w:t>
      </w:r>
      <w:ins w:id="327" w:author="Zhen Tan" w:date="2022-08-20T19:06:00Z">
        <w:r w:rsidR="00B61901" w:rsidRPr="0080518C">
          <w:rPr>
            <w:rFonts w:ascii="Times New Roman" w:hAnsi="Times New Roman" w:cs="Times New Roman"/>
            <w:iCs/>
            <w:sz w:val="24"/>
            <w:szCs w:val="24"/>
          </w:rPr>
          <w:t xml:space="preserve">can be computed </w:t>
        </w:r>
      </w:ins>
      <w:r w:rsidR="00A41D13" w:rsidRPr="0080518C">
        <w:rPr>
          <w:rFonts w:ascii="Times New Roman" w:hAnsi="Times New Roman" w:cs="Times New Roman"/>
          <w:iCs/>
          <w:sz w:val="24"/>
          <w:szCs w:val="24"/>
        </w:rPr>
        <w:t>as</w:t>
      </w:r>
    </w:p>
    <w:p w14:paraId="12FBB668" w14:textId="602D174F" w:rsidR="00E67543" w:rsidRPr="0080518C" w:rsidRDefault="00000000" w:rsidP="008052D1">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Change w:id="328" w:author="Zhen Tan" w:date="2022-08-21T01:43:00Z">
                      <w:rPr>
                        <w:rFonts w:ascii="Cambria Math" w:eastAsia="宋体" w:hAnsi="Cambria Math" w:cs="Times New Roman"/>
                        <w:sz w:val="24"/>
                        <w:szCs w:val="24"/>
                        <w:highlight w:val="yellow"/>
                      </w:rPr>
                    </w:rPrChange>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329" w:author="Zhen Tan" w:date="2022-08-21T01:43:00Z">
                          <w:rPr>
                            <w:rFonts w:ascii="Cambria Math" w:hAnsi="Cambria Math" w:cs="Times New Roman"/>
                            <w:sz w:val="24"/>
                            <w:szCs w:val="24"/>
                            <w:highlight w:val="yellow"/>
                          </w:rPr>
                        </w:rPrChange>
                      </w:rPr>
                      <m:t>x</m:t>
                    </m:r>
                  </m:e>
                  <m:sup>
                    <m:r>
                      <w:rPr>
                        <w:rFonts w:ascii="Cambria Math" w:hAnsi="Cambria Math" w:cs="Times New Roman"/>
                        <w:sz w:val="24"/>
                        <w:szCs w:val="24"/>
                        <w:rPrChange w:id="330" w:author="Zhen Tan" w:date="2022-08-21T01:43:00Z">
                          <w:rPr>
                            <w:rFonts w:ascii="Cambria Math" w:hAnsi="Cambria Math" w:cs="Times New Roman"/>
                            <w:sz w:val="24"/>
                            <w:szCs w:val="24"/>
                            <w:highlight w:val="yellow"/>
                          </w:rPr>
                        </w:rPrChange>
                      </w:rPr>
                      <m:t>n</m:t>
                    </m:r>
                  </m:sup>
                </m:sSup>
              </m:sub>
              <m:sup>
                <m:r>
                  <w:rPr>
                    <w:rFonts w:ascii="Cambria Math" w:hAnsi="Cambria Math" w:cs="Cambria Math"/>
                    <w:sz w:val="24"/>
                    <w:szCs w:val="24"/>
                    <w:shd w:val="clear" w:color="auto" w:fill="FFFFFF"/>
                    <w:rPrChange w:id="331" w:author="Zhen Tan" w:date="2022-08-21T01:43:00Z">
                      <w:rPr>
                        <w:rFonts w:ascii="Cambria Math" w:hAnsi="Cambria Math" w:cs="Cambria Math"/>
                        <w:sz w:val="24"/>
                        <w:szCs w:val="24"/>
                        <w:highlight w:val="yellow"/>
                        <w:shd w:val="clear" w:color="auto" w:fill="FFFFFF"/>
                      </w:rPr>
                    </w:rPrChange>
                  </w:rPr>
                  <m:t>i,n-1</m:t>
                </m:r>
              </m:sup>
            </m:sSub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r>
          <m:rPr>
            <m:sty m:val="p"/>
          </m:rPr>
          <w:rPr>
            <w:rFonts w:ascii="Cambria Math" w:hAnsi="Cambria Math" w:cs="Times New Roman"/>
            <w:sz w:val="24"/>
            <w:szCs w:val="24"/>
          </w:rPr>
          <m:t xml:space="preserve">, </m:t>
        </m:r>
      </m:oMath>
      <w:r w:rsidR="00E67543" w:rsidRPr="0080518C">
        <w:rPr>
          <w:rFonts w:ascii="Times New Roman" w:hAnsi="Times New Roman" w:cs="Times New Roman"/>
          <w:sz w:val="24"/>
          <w:szCs w:val="24"/>
          <w:shd w:val="clear" w:color="auto" w:fill="FFFFFF"/>
        </w:rPr>
        <w:t xml:space="preserve">                       (</w:t>
      </w:r>
      <w:del w:id="332" w:author="Zhen Tan" w:date="2022-08-21T01:49:00Z">
        <w:r w:rsidR="00E67543" w:rsidRPr="0080518C" w:rsidDel="004C7F5A">
          <w:rPr>
            <w:rFonts w:ascii="Times New Roman" w:hAnsi="Times New Roman" w:cs="Times New Roman"/>
            <w:sz w:val="24"/>
            <w:szCs w:val="24"/>
            <w:shd w:val="clear" w:color="auto" w:fill="FFFFFF"/>
          </w:rPr>
          <w:delText>9</w:delText>
        </w:r>
      </w:del>
      <w:ins w:id="333" w:author="Zhen Tan" w:date="2022-08-21T01:49:00Z">
        <w:r w:rsidR="004C7F5A" w:rsidRPr="0080518C">
          <w:rPr>
            <w:rFonts w:ascii="Times New Roman" w:hAnsi="Times New Roman" w:cs="Times New Roman" w:hint="eastAsia"/>
            <w:sz w:val="24"/>
            <w:szCs w:val="24"/>
            <w:shd w:val="clear" w:color="auto" w:fill="FFFFFF"/>
          </w:rPr>
          <w:t>4</w:t>
        </w:r>
      </w:ins>
      <w:r w:rsidR="00E67543" w:rsidRPr="0080518C">
        <w:rPr>
          <w:rFonts w:ascii="Times New Roman" w:hAnsi="Times New Roman" w:cs="Times New Roman"/>
          <w:sz w:val="24"/>
          <w:szCs w:val="24"/>
          <w:shd w:val="clear" w:color="auto" w:fill="FFFFFF"/>
        </w:rPr>
        <w:t xml:space="preserve">a) </w:t>
      </w:r>
    </w:p>
    <w:p w14:paraId="5D916648" w14:textId="235D42E4" w:rsidR="00E67543" w:rsidRPr="0080518C" w:rsidRDefault="00000000" w:rsidP="008052D1">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del w:id="334" w:author="Zhen Tan" w:date="2022-08-21T01:43:00Z">
            <w:rPr>
              <w:rFonts w:ascii="Cambria Math" w:hAnsi="Cambria Math" w:cs="Cambria Math" w:hint="eastAsia"/>
              <w:sz w:val="24"/>
              <w:szCs w:val="24"/>
              <w:shd w:val="clear" w:color="auto" w:fill="FFFFFF"/>
            </w:rPr>
            <m:t>+</m:t>
          </w:del>
        </m:r>
        <w:commentRangeStart w:id="335"/>
        <w:commentRangeStart w:id="336"/>
        <w:commentRangeEnd w:id="335"/>
        <m:r>
          <w:del w:id="337" w:author="Zhen Tan" w:date="2022-08-21T01:43:00Z">
            <m:rPr>
              <m:sty m:val="p"/>
            </m:rPr>
            <w:rPr>
              <w:rStyle w:val="afd"/>
              <w:rFonts w:ascii="Cambria Math" w:hAnsi="Cambria Math" w:hint="eastAsia"/>
            </w:rPr>
            <w:commentReference w:id="335"/>
          </w:del>
        </m:r>
        <w:commentRangeEnd w:id="336"/>
        <m:r>
          <w:del w:id="338" w:author="Zhen Tan" w:date="2022-08-21T01:43:00Z">
            <m:rPr>
              <m:sty m:val="p"/>
            </m:rPr>
            <w:rPr>
              <w:rStyle w:val="afd"/>
              <w:rFonts w:ascii="Cambria Math" w:hAnsi="Cambria Math" w:hint="eastAsia"/>
            </w:rPr>
            <w:commentReference w:id="336"/>
          </w:del>
        </m:r>
        <m:r>
          <w:ins w:id="339" w:author="Zhen Tan" w:date="2022-08-21T01:43:00Z">
            <w:rPr>
              <w:rFonts w:ascii="微软雅黑" w:eastAsia="微软雅黑" w:hAnsi="微软雅黑" w:cs="微软雅黑" w:hint="eastAsia"/>
              <w:sz w:val="24"/>
              <w:szCs w:val="24"/>
              <w:shd w:val="clear" w:color="auto" w:fill="FFFFFF"/>
            </w:rPr>
            <m:t>-</m:t>
          </w:ins>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sSub>
              <m:sSubPr>
                <m:ctrlPr>
                  <w:ins w:id="340" w:author="Zhen Tan" w:date="2022-08-21T16:06:00Z">
                    <w:rPr>
                      <w:rFonts w:ascii="Cambria Math" w:hAnsi="Cambria Math" w:cs="Times New Roman"/>
                      <w:i/>
                      <w:sz w:val="24"/>
                      <w:szCs w:val="24"/>
                    </w:rPr>
                  </w:ins>
                </m:ctrlPr>
              </m:sSubPr>
              <m:e>
                <m:r>
                  <w:ins w:id="341" w:author="Zhen Tan" w:date="2022-08-21T16:06:00Z">
                    <m:rPr>
                      <m:sty m:val="b"/>
                    </m:rPr>
                    <w:rPr>
                      <w:rFonts w:ascii="Cambria Math" w:hAnsi="Cambria Math" w:cs="Times New Roman"/>
                      <w:sz w:val="24"/>
                      <w:szCs w:val="24"/>
                    </w:rPr>
                    <m:t>e</m:t>
                  </w:ins>
                </m:r>
              </m:e>
              <m:sub>
                <m:sSup>
                  <m:sSupPr>
                    <m:ctrlPr>
                      <w:ins w:id="342" w:author="Zhen Tan" w:date="2022-08-21T16:06:00Z">
                        <w:rPr>
                          <w:rFonts w:ascii="Cambria Math" w:hAnsi="Cambria Math" w:cs="Times New Roman"/>
                          <w:i/>
                          <w:sz w:val="24"/>
                          <w:szCs w:val="24"/>
                        </w:rPr>
                      </w:ins>
                    </m:ctrlPr>
                  </m:sSupPr>
                  <m:e>
                    <m:r>
                      <w:ins w:id="343" w:author="Zhen Tan" w:date="2022-08-21T16:06:00Z">
                        <m:rPr>
                          <m:sty m:val="b"/>
                        </m:rPr>
                        <w:rPr>
                          <w:rFonts w:ascii="Cambria Math" w:hAnsi="Cambria Math" w:cs="Times New Roman"/>
                          <w:sz w:val="24"/>
                          <w:szCs w:val="24"/>
                        </w:rPr>
                        <m:t>x</m:t>
                      </w:ins>
                    </m:r>
                  </m:e>
                  <m:sup>
                    <m:r>
                      <w:ins w:id="344" w:author="Zhen Tan" w:date="2022-08-21T16:06:00Z">
                        <w:rPr>
                          <w:rFonts w:ascii="Cambria Math" w:hAnsi="Cambria Math" w:cs="Times New Roman"/>
                          <w:sz w:val="24"/>
                          <w:szCs w:val="24"/>
                        </w:rPr>
                        <m:t>n</m:t>
                      </w:ins>
                    </m:r>
                  </m:sup>
                </m:sSup>
              </m:sub>
            </m:sSub>
            <m:sSubSup>
              <m:sSubSupPr>
                <m:ctrlPr>
                  <w:del w:id="345" w:author="Zhen Tan" w:date="2022-08-21T16:06:00Z">
                    <w:rPr>
                      <w:rFonts w:ascii="Cambria Math" w:hAnsi="Cambria Math" w:cs="Cambria Math"/>
                      <w:sz w:val="24"/>
                      <w:szCs w:val="24"/>
                      <w:shd w:val="clear" w:color="auto" w:fill="FFFFFF"/>
                    </w:rPr>
                  </w:del>
                </m:ctrlPr>
              </m:sSubSupPr>
              <m:e>
                <m:r>
                  <w:del w:id="346" w:author="Zhen Tan" w:date="2022-08-21T16:06:00Z">
                    <m:rPr>
                      <m:sty m:val="b"/>
                    </m:rPr>
                    <w:rPr>
                      <w:rFonts w:ascii="Cambria Math" w:hAnsi="Cambria Math" w:cs="Times New Roman"/>
                      <w:sz w:val="24"/>
                      <w:szCs w:val="24"/>
                    </w:rPr>
                    <m:t>e</m:t>
                  </w:del>
                </m:r>
              </m:e>
              <m:sub>
                <m:sSup>
                  <m:sSupPr>
                    <m:ctrlPr>
                      <w:del w:id="347" w:author="Zhen Tan" w:date="2022-08-21T16:06:00Z">
                        <w:rPr>
                          <w:rFonts w:ascii="Cambria Math" w:hAnsi="Cambria Math" w:cs="Times New Roman"/>
                          <w:i/>
                          <w:sz w:val="24"/>
                          <w:szCs w:val="24"/>
                        </w:rPr>
                      </w:del>
                    </m:ctrlPr>
                  </m:sSupPr>
                  <m:e>
                    <m:r>
                      <w:del w:id="348" w:author="Zhen Tan" w:date="2022-08-21T16:06:00Z">
                        <m:rPr>
                          <m:sty m:val="b"/>
                        </m:rPr>
                        <w:rPr>
                          <w:rFonts w:ascii="Cambria Math" w:hAnsi="Cambria Math" w:cs="Times New Roman"/>
                          <w:sz w:val="24"/>
                          <w:szCs w:val="24"/>
                        </w:rPr>
                        <m:t>x</m:t>
                      </w:del>
                    </m:r>
                  </m:e>
                  <m:sup>
                    <m:r>
                      <w:del w:id="349" w:author="Zhen Tan" w:date="2022-08-21T16:06:00Z">
                        <w:rPr>
                          <w:rFonts w:ascii="Cambria Math" w:hAnsi="Cambria Math" w:cs="Times New Roman"/>
                          <w:sz w:val="24"/>
                          <w:szCs w:val="24"/>
                        </w:rPr>
                        <m:t>n</m:t>
                      </w:del>
                    </m:r>
                  </m:sup>
                </m:sSup>
              </m:sub>
              <m:sup/>
            </m:sSubSup>
            <m:sSubSup>
              <m:sSubSupPr>
                <m:ctrlPr>
                  <w:rPr>
                    <w:rFonts w:ascii="Cambria Math" w:hAnsi="Cambria Math" w:cs="Cambria Math"/>
                    <w:sz w:val="24"/>
                    <w:szCs w:val="24"/>
                    <w:shd w:val="clear" w:color="auto" w:fill="FFFFFF"/>
                  </w:rPr>
                </m:ctrlPr>
              </m:sSubSup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m:rPr>
                    <m:sty m:val="p"/>
                  </m:rPr>
                  <w:rPr>
                    <w:rFonts w:ascii="Cambria Math" w:hAnsi="Cambria Math" w:cs="Cambria Math"/>
                    <w:sz w:val="24"/>
                    <w:szCs w:val="24"/>
                    <w:shd w:val="clear" w:color="auto" w:fill="FFFFFF"/>
                  </w:rPr>
                  <m:t>T</m:t>
                </m:r>
              </m:sup>
            </m:sSub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num>
          <m:den>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den>
        </m:f>
        <m:r>
          <m:rPr>
            <m:sty m:val="p"/>
          </m:rPr>
          <w:rPr>
            <w:rFonts w:ascii="Cambria Math" w:hAnsi="Cambria Math" w:cs="Cambria Math"/>
            <w:sz w:val="24"/>
            <w:szCs w:val="24"/>
            <w:shd w:val="clear" w:color="auto" w:fill="FFFFFF"/>
          </w:rPr>
          <m:t>,</m:t>
        </m:r>
      </m:oMath>
      <w:r w:rsidR="00E67543" w:rsidRPr="0080518C">
        <w:rPr>
          <w:rFonts w:ascii="Times New Roman" w:hAnsi="Times New Roman" w:cs="Times New Roman"/>
          <w:iCs/>
          <w:sz w:val="24"/>
          <w:szCs w:val="24"/>
        </w:rPr>
        <w:t xml:space="preserve">                          (</w:t>
      </w:r>
      <w:del w:id="350" w:author="Zhen Tan" w:date="2022-08-21T01:49:00Z">
        <w:r w:rsidR="00E67543" w:rsidRPr="0080518C" w:rsidDel="004C7F5A">
          <w:rPr>
            <w:rFonts w:ascii="Times New Roman" w:hAnsi="Times New Roman" w:cs="Times New Roman"/>
            <w:iCs/>
            <w:sz w:val="24"/>
            <w:szCs w:val="24"/>
          </w:rPr>
          <w:delText>9</w:delText>
        </w:r>
      </w:del>
      <w:ins w:id="351" w:author="Zhen Tan" w:date="2022-08-21T01:49:00Z">
        <w:r w:rsidR="004C7F5A" w:rsidRPr="0080518C">
          <w:rPr>
            <w:rFonts w:ascii="Times New Roman" w:hAnsi="Times New Roman" w:cs="Times New Roman" w:hint="eastAsia"/>
            <w:iCs/>
            <w:sz w:val="24"/>
            <w:szCs w:val="24"/>
          </w:rPr>
          <w:t>4</w:t>
        </w:r>
      </w:ins>
      <w:r w:rsidR="00E67543" w:rsidRPr="0080518C">
        <w:rPr>
          <w:rFonts w:ascii="Times New Roman" w:hAnsi="Times New Roman" w:cs="Times New Roman"/>
          <w:iCs/>
          <w:sz w:val="24"/>
          <w:szCs w:val="24"/>
        </w:rPr>
        <w:t>b)</w:t>
      </w:r>
    </w:p>
    <w:p w14:paraId="2E0DC255" w14:textId="6068DB0D" w:rsidR="00E67543" w:rsidRPr="0080518C" w:rsidRDefault="00E67543">
      <w:pPr>
        <w:adjustRightInd w:val="0"/>
        <w:snapToGrid w:val="0"/>
        <w:rPr>
          <w:rFonts w:ascii="Times New Roman" w:hAnsi="Times New Roman" w:cs="Times New Roman"/>
          <w:sz w:val="24"/>
          <w:szCs w:val="24"/>
        </w:rPr>
        <w:pPrChange w:id="352" w:author="Zhen Tan" w:date="2022-08-20T16:36:00Z">
          <w:pPr/>
        </w:pPrChange>
      </w:pPr>
      <w:r w:rsidRPr="0080518C">
        <w:rPr>
          <w:rFonts w:ascii="Times New Roman" w:hAnsi="Times New Roman" w:cs="Times New Roman"/>
          <w:iCs/>
          <w:sz w:val="24"/>
          <w:szCs w:val="24"/>
        </w:rPr>
        <w:t xml:space="preserve">where </w:t>
      </w:r>
      <m:oMath>
        <m:sSub>
          <m:sSubPr>
            <m:ctrlPr>
              <w:rPr>
                <w:rFonts w:ascii="Cambria Math" w:hAnsi="Cambria Math" w:cs="Times New Roman"/>
                <w:i/>
                <w:sz w:val="24"/>
                <w:szCs w:val="24"/>
              </w:rPr>
            </m:ctrlPr>
          </m:sSubPr>
          <m:e>
            <m:r>
              <m:rPr>
                <m:sty m:val="b"/>
              </m:rPr>
              <w:rPr>
                <w:rFonts w:ascii="Cambria Math" w:hAnsi="Cambria Math" w:cs="Times New Roman"/>
                <w:sz w:val="24"/>
                <w:szCs w:val="24"/>
              </w:rPr>
              <m:t>e</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Sub>
      </m:oMath>
      <w:r w:rsidRPr="0080518C">
        <w:rPr>
          <w:rFonts w:ascii="Times New Roman" w:hAnsi="Times New Roman" w:cs="Times New Roman"/>
          <w:sz w:val="24"/>
          <w:szCs w:val="24"/>
        </w:rPr>
        <w:t xml:space="preserve"> is a unit </w:t>
      </w:r>
      <w:r w:rsidRPr="0080518C">
        <w:rPr>
          <w:rFonts w:ascii="Times New Roman" w:hAnsi="Times New Roman" w:cs="Times New Roman"/>
          <w:i/>
          <w:iCs/>
          <w:sz w:val="24"/>
          <w:szCs w:val="24"/>
        </w:rPr>
        <w:t>K</w:t>
      </w:r>
      <w:r w:rsidRPr="0080518C">
        <w:rPr>
          <w:rFonts w:ascii="Times New Roman" w:hAnsi="Times New Roman" w:cs="Times New Roman"/>
          <w:sz w:val="24"/>
          <w:szCs w:val="24"/>
        </w:rPr>
        <w:t xml:space="preserve">-dimensional column vector with the entry 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being one;</w:t>
      </w:r>
      <m:oMath>
        <m:r>
          <m:rPr>
            <m:sty m:val="p"/>
          </m:rPr>
          <w:rPr>
            <w:rFonts w:ascii="Cambria Math" w:hAnsi="Cambria Math" w:cs="Cambria Math"/>
            <w:sz w:val="24"/>
            <w:szCs w:val="24"/>
            <w:shd w:val="clear" w:color="auto" w:fill="FFFFFF"/>
            <w:rPrChange w:id="353" w:author="Zhen Tan" w:date="2022-08-21T01:43:00Z">
              <w:rPr>
                <w:rFonts w:ascii="Cambria Math" w:hAnsi="Cambria Math" w:cs="Cambria Math"/>
                <w:color w:val="333333"/>
                <w:sz w:val="24"/>
                <w:szCs w:val="24"/>
                <w:highlight w:val="yellow"/>
                <w:shd w:val="clear" w:color="auto" w:fill="FFFFFF"/>
              </w:rPr>
            </w:rPrChange>
          </w:rPr>
          <m:t xml:space="preserve"> </m:t>
        </m:r>
        <m:sSubSup>
          <m:sSubSupPr>
            <m:ctrlPr>
              <w:rPr>
                <w:rFonts w:ascii="Cambria Math" w:hAnsi="Cambria Math" w:cs="Cambria Math"/>
                <w:sz w:val="24"/>
                <w:szCs w:val="24"/>
                <w:shd w:val="clear" w:color="auto" w:fill="FFFFFF"/>
              </w:rPr>
            </m:ctrlPr>
          </m:sSubSupPr>
          <m:e>
            <m:r>
              <w:rPr>
                <w:rFonts w:ascii="Cambria Math" w:eastAsia="宋体" w:hAnsi="Cambria Math" w:cs="Times New Roman"/>
                <w:sz w:val="24"/>
                <w:szCs w:val="24"/>
                <w:rPrChange w:id="354" w:author="Zhen Tan" w:date="2022-08-21T01:43:00Z">
                  <w:rPr>
                    <w:rFonts w:ascii="Cambria Math" w:eastAsia="宋体" w:hAnsi="Cambria Math" w:cs="Times New Roman"/>
                    <w:sz w:val="24"/>
                    <w:szCs w:val="24"/>
                    <w:highlight w:val="yellow"/>
                  </w:rPr>
                </w:rPrChange>
              </w:rPr>
              <m:t>θ</m:t>
            </m:r>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355" w:author="Zhen Tan" w:date="2022-08-21T01:43:00Z">
                      <w:rPr>
                        <w:rFonts w:ascii="Cambria Math" w:hAnsi="Cambria Math" w:cs="Times New Roman"/>
                        <w:sz w:val="24"/>
                        <w:szCs w:val="24"/>
                        <w:highlight w:val="yellow"/>
                      </w:rPr>
                    </w:rPrChange>
                  </w:rPr>
                  <m:t>x</m:t>
                </m:r>
              </m:e>
              <m:sup>
                <m:r>
                  <w:rPr>
                    <w:rFonts w:ascii="Cambria Math" w:hAnsi="Cambria Math" w:cs="Times New Roman"/>
                    <w:sz w:val="24"/>
                    <w:szCs w:val="24"/>
                    <w:rPrChange w:id="356" w:author="Zhen Tan" w:date="2022-08-21T01:43:00Z">
                      <w:rPr>
                        <w:rFonts w:ascii="Cambria Math" w:hAnsi="Cambria Math" w:cs="Times New Roman"/>
                        <w:sz w:val="24"/>
                        <w:szCs w:val="24"/>
                        <w:highlight w:val="yellow"/>
                      </w:rPr>
                    </w:rPrChange>
                  </w:rPr>
                  <m:t>n</m:t>
                </m:r>
              </m:sup>
            </m:sSup>
          </m:sub>
          <m:sup>
            <m:r>
              <w:rPr>
                <w:rFonts w:ascii="Cambria Math" w:hAnsi="Cambria Math" w:cs="Cambria Math"/>
                <w:sz w:val="24"/>
                <w:szCs w:val="24"/>
                <w:shd w:val="clear" w:color="auto" w:fill="FFFFFF"/>
                <w:rPrChange w:id="357" w:author="Zhen Tan" w:date="2022-08-21T01:43:00Z">
                  <w:rPr>
                    <w:rFonts w:ascii="Cambria Math" w:hAnsi="Cambria Math" w:cs="Cambria Math"/>
                    <w:color w:val="333333"/>
                    <w:sz w:val="24"/>
                    <w:szCs w:val="24"/>
                    <w:highlight w:val="yellow"/>
                    <w:shd w:val="clear" w:color="auto" w:fill="FFFFFF"/>
                  </w:rPr>
                </w:rPrChange>
              </w:rPr>
              <m:t>i,n-1</m:t>
            </m:r>
          </m:sup>
        </m:sSubSup>
      </m:oMath>
      <w:r w:rsidRPr="0080518C">
        <w:rPr>
          <w:rFonts w:ascii="Times New Roman" w:hAnsi="Times New Roman" w:cs="Times New Roman" w:hint="eastAsia"/>
          <w:sz w:val="24"/>
          <w:szCs w:val="24"/>
          <w:shd w:val="clear" w:color="auto" w:fill="FFFFFF"/>
        </w:rPr>
        <w:t>is</w:t>
      </w:r>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shd w:val="clear" w:color="auto" w:fill="FFFFFF"/>
          <w:rPrChange w:id="358" w:author="Zhen Tan" w:date="2022-08-21T01:43:00Z">
            <w:rPr>
              <w:rFonts w:ascii="Times New Roman" w:hAnsi="Times New Roman" w:cs="Times New Roman"/>
              <w:color w:val="333333"/>
              <w:sz w:val="24"/>
              <w:szCs w:val="24"/>
              <w:shd w:val="clear" w:color="auto" w:fill="FFFFFF"/>
            </w:rPr>
          </w:rPrChange>
        </w:rPr>
        <w:t xml:space="preserve">the </w:t>
      </w:r>
      <w:r w:rsidRPr="0080518C">
        <w:rPr>
          <w:rFonts w:ascii="Times New Roman" w:hAnsi="Times New Roman" w:cs="Times New Roman"/>
          <w:sz w:val="24"/>
          <w:szCs w:val="24"/>
          <w:shd w:val="clear" w:color="auto" w:fill="FFFFFF"/>
          <w:rPrChange w:id="359" w:author="Zhen Tan" w:date="2022-08-21T01:43:00Z">
            <w:rPr>
              <w:rFonts w:ascii="Times New Roman" w:hAnsi="Times New Roman" w:cs="Times New Roman"/>
              <w:color w:val="FF0000"/>
              <w:sz w:val="24"/>
              <w:szCs w:val="24"/>
              <w:shd w:val="clear" w:color="auto" w:fill="FFFFFF"/>
            </w:rPr>
          </w:rPrChange>
        </w:rPr>
        <w:t>entry</w:t>
      </w:r>
      <w:r w:rsidRPr="0080518C">
        <w:rPr>
          <w:rFonts w:ascii="Times New Roman" w:hAnsi="Times New Roman" w:cs="Times New Roman"/>
          <w:sz w:val="24"/>
          <w:szCs w:val="24"/>
          <w:shd w:val="clear" w:color="auto" w:fill="FFFFFF"/>
          <w:rPrChange w:id="360" w:author="Zhen Tan" w:date="2022-08-21T01:43:00Z">
            <w:rPr>
              <w:rFonts w:ascii="Times New Roman" w:hAnsi="Times New Roman" w:cs="Times New Roman"/>
              <w:color w:val="333333"/>
              <w:sz w:val="24"/>
              <w:szCs w:val="24"/>
              <w:shd w:val="clear" w:color="auto" w:fill="FFFFFF"/>
            </w:rPr>
          </w:rPrChange>
        </w:rPr>
        <w:t xml:space="preserve"> </w:t>
      </w:r>
      <w:r w:rsidRPr="0080518C">
        <w:rPr>
          <w:rFonts w:ascii="Times New Roman" w:hAnsi="Times New Roman" w:cs="Times New Roman"/>
          <w:sz w:val="24"/>
          <w:szCs w:val="24"/>
          <w:shd w:val="clear" w:color="auto" w:fill="FFFFFF"/>
        </w:rPr>
        <w:t xml:space="preserve">of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w:t>
      </w:r>
      <w:r w:rsidR="00F07CB3" w:rsidRPr="0080518C">
        <w:rPr>
          <w:rFonts w:ascii="Times New Roman" w:hAnsi="Times New Roman" w:cs="Times New Roman"/>
          <w:sz w:val="24"/>
          <w:szCs w:val="24"/>
          <w:shd w:val="clear" w:color="auto" w:fill="FFFFFF"/>
        </w:rPr>
        <w:t xml:space="preserve">that </w:t>
      </w:r>
      <w:r w:rsidRPr="0080518C">
        <w:rPr>
          <w:rFonts w:ascii="Times New Roman" w:hAnsi="Times New Roman" w:cs="Times New Roman"/>
          <w:sz w:val="24"/>
          <w:szCs w:val="24"/>
          <w:shd w:val="clear" w:color="auto" w:fill="FFFFFF"/>
        </w:rPr>
        <w:t xml:space="preserve">corresponds to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shd w:val="clear" w:color="auto" w:fill="FFFFFF"/>
        </w:rPr>
        <w:t>;</w:t>
      </w:r>
      <w:r w:rsidRPr="0080518C">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m:rPr>
                <m:sty m:val="p"/>
              </m:rPr>
              <w:rPr>
                <w:rFonts w:ascii="Cambria Math" w:hAnsi="Cambria Math" w:cs="Cambria Math"/>
                <w:sz w:val="24"/>
                <w:szCs w:val="24"/>
                <w:shd w:val="clear" w:color="auto" w:fill="FFFFFF"/>
              </w:rPr>
              <m:t>Σ</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rPr>
        <w:t xml:space="preserve">denotes the </w:t>
      </w:r>
      <w:r w:rsidRPr="0080518C">
        <w:rPr>
          <w:rFonts w:ascii="Times New Roman" w:hAnsi="Times New Roman" w:cs="Times New Roman"/>
          <w:sz w:val="24"/>
          <w:szCs w:val="24"/>
          <w:rPrChange w:id="361" w:author="Zhen Tan" w:date="2022-08-21T01:43:00Z">
            <w:rPr>
              <w:rFonts w:ascii="Times New Roman" w:hAnsi="Times New Roman" w:cs="Times New Roman"/>
              <w:sz w:val="24"/>
              <w:szCs w:val="24"/>
              <w:highlight w:val="yellow"/>
            </w:rPr>
          </w:rPrChange>
        </w:rPr>
        <w:t>diagonal entry</w:t>
      </w:r>
      <w:r w:rsidRPr="0080518C">
        <w:rPr>
          <w:rFonts w:ascii="Times New Roman" w:hAnsi="Times New Roman" w:cs="Times New Roman"/>
          <w:sz w:val="24"/>
          <w:szCs w:val="24"/>
        </w:rPr>
        <w:t xml:space="preserve">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Σ</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that correspond</w:t>
      </w:r>
      <w:commentRangeStart w:id="362"/>
      <w:commentRangeStart w:id="363"/>
      <w:r w:rsidRPr="0080518C">
        <w:rPr>
          <w:rFonts w:ascii="Times New Roman" w:hAnsi="Times New Roman" w:cs="Times New Roman"/>
          <w:sz w:val="24"/>
          <w:szCs w:val="24"/>
          <w:shd w:val="clear" w:color="auto" w:fill="FFFFFF"/>
        </w:rPr>
        <w:t xml:space="preserve">s </w:t>
      </w:r>
      <w:r w:rsidRPr="0080518C">
        <w:rPr>
          <w:rFonts w:ascii="Times New Roman" w:hAnsi="Times New Roman" w:cs="Times New Roman"/>
          <w:sz w:val="24"/>
          <w:szCs w:val="24"/>
          <w:shd w:val="clear" w:color="auto" w:fill="FFFFFF"/>
          <w:rPrChange w:id="364" w:author="Zhen Tan" w:date="2022-08-21T01:43:00Z">
            <w:rPr>
              <w:rFonts w:ascii="Times New Roman" w:hAnsi="Times New Roman" w:cs="Times New Roman"/>
              <w:color w:val="333333"/>
              <w:sz w:val="24"/>
              <w:szCs w:val="24"/>
              <w:shd w:val="clear" w:color="auto" w:fill="FFFFFF"/>
            </w:rPr>
          </w:rPrChange>
        </w:rPr>
        <w:t xml:space="preserve">to </w:t>
      </w:r>
      <w:r w:rsidRPr="0080518C">
        <w:rPr>
          <w:rFonts w:ascii="Times New Roman" w:hAnsi="Times New Roman" w:cs="Times New Roman"/>
          <w:sz w:val="24"/>
          <w:szCs w:val="24"/>
        </w:rPr>
        <w:t>solutio</w:t>
      </w:r>
      <w:commentRangeEnd w:id="362"/>
      <w:r w:rsidRPr="0080518C">
        <w:rPr>
          <w:rStyle w:val="afd"/>
        </w:rPr>
        <w:commentReference w:id="362"/>
      </w:r>
      <w:commentRangeEnd w:id="363"/>
      <w:r w:rsidRPr="0080518C">
        <w:rPr>
          <w:rStyle w:val="afd"/>
        </w:rPr>
        <w:commentReference w:id="363"/>
      </w:r>
      <w:r w:rsidRPr="0080518C">
        <w:rPr>
          <w:rFonts w:ascii="Times New Roman" w:hAnsi="Times New Roman" w:cs="Times New Roman"/>
          <w:sz w:val="24"/>
          <w:szCs w:val="24"/>
        </w:rPr>
        <w:t xml:space="preserve">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sup>
        </m:sSubSup>
      </m:oMath>
      <w:r w:rsidRPr="0080518C">
        <w:rPr>
          <w:rFonts w:ascii="Times New Roman" w:hAnsi="Times New Roman" w:cs="Times New Roman"/>
          <w:bCs/>
          <w:iCs/>
          <w:sz w:val="24"/>
          <w:szCs w:val="24"/>
        </w:rPr>
        <w:t xml:space="preserve"> </w:t>
      </w:r>
      <w:del w:id="365" w:author="Zhen Tan" w:date="2022-08-20T23:58:00Z">
        <w:r w:rsidRPr="0080518C" w:rsidDel="00E42893">
          <w:rPr>
            <w:rFonts w:ascii="Times New Roman" w:hAnsi="Times New Roman" w:cs="Times New Roman"/>
            <w:bCs/>
            <w:iCs/>
            <w:sz w:val="24"/>
            <w:szCs w:val="24"/>
          </w:rPr>
          <w:delText xml:space="preserve">is </w:delText>
        </w:r>
      </w:del>
      <w:ins w:id="366" w:author="Zhen Tan" w:date="2022-08-20T23:58:00Z">
        <w:r w:rsidR="00E42893" w:rsidRPr="0080518C">
          <w:rPr>
            <w:rFonts w:ascii="Times New Roman" w:hAnsi="Times New Roman" w:cs="Times New Roman"/>
            <w:bCs/>
            <w:iCs/>
            <w:sz w:val="24"/>
            <w:szCs w:val="24"/>
          </w:rPr>
          <w:t xml:space="preserve">denotes </w:t>
        </w:r>
      </w:ins>
      <w:r w:rsidRPr="0080518C">
        <w:rPr>
          <w:rFonts w:ascii="Times New Roman" w:hAnsi="Times New Roman" w:cs="Times New Roman"/>
          <w:bCs/>
          <w:iCs/>
          <w:sz w:val="24"/>
          <w:szCs w:val="24"/>
        </w:rPr>
        <w:t xml:space="preserve">our best estimate of the sample variance of evaluation index </w:t>
      </w:r>
      <w:r w:rsidRPr="0080518C">
        <w:rPr>
          <w:rFonts w:ascii="Times New Roman" w:hAnsi="Times New Roman" w:cs="Times New Roman"/>
          <w:bCs/>
          <w:i/>
          <w:sz w:val="24"/>
          <w:szCs w:val="24"/>
        </w:rPr>
        <w:t xml:space="preserve">i </w:t>
      </w:r>
      <w:r w:rsidRPr="0080518C">
        <w:rPr>
          <w:rFonts w:ascii="Times New Roman" w:hAnsi="Times New Roman" w:cs="Times New Roman"/>
          <w:bCs/>
          <w:iCs/>
          <w:sz w:val="24"/>
          <w:szCs w:val="24"/>
        </w:rPr>
        <w:t xml:space="preserve">of solution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at stage </w:t>
      </w:r>
      <w:r w:rsidRPr="0080518C">
        <w:rPr>
          <w:rFonts w:ascii="Times New Roman" w:hAnsi="Times New Roman" w:cs="Times New Roman"/>
          <w:i/>
          <w:iCs/>
          <w:sz w:val="24"/>
          <w:szCs w:val="24"/>
        </w:rPr>
        <w:t>n</w:t>
      </w:r>
      <w:del w:id="367" w:author="Zhen Tan" w:date="2022-08-20T23:59:00Z">
        <w:r w:rsidRPr="0080518C" w:rsidDel="00E42893">
          <w:rPr>
            <w:rFonts w:ascii="Times New Roman" w:hAnsi="Times New Roman" w:cs="Times New Roman"/>
            <w:sz w:val="24"/>
            <w:szCs w:val="24"/>
          </w:rPr>
          <w:delText xml:space="preserve">, as the true underlying </w:delText>
        </w:r>
      </w:del>
      <m:oMath>
        <m:r>
          <w:del w:id="368" w:author="Zhen Tan" w:date="2022-08-20T23:59:00Z">
            <w:rPr>
              <w:rFonts w:ascii="Cambria Math" w:hAnsi="Cambria Math" w:cs="Times New Roman"/>
              <w:sz w:val="24"/>
              <w:szCs w:val="24"/>
            </w:rPr>
            <m:t xml:space="preserve"> </m:t>
          </w:del>
        </m:r>
        <m:sSubSup>
          <m:sSubSupPr>
            <m:ctrlPr>
              <w:del w:id="369" w:author="Zhen Tan" w:date="2022-08-20T23:59:00Z">
                <w:rPr>
                  <w:rFonts w:ascii="Cambria Math" w:hAnsi="Cambria Math" w:cs="Cambria Math"/>
                  <w:bCs/>
                  <w:iCs/>
                  <w:sz w:val="24"/>
                  <w:szCs w:val="24"/>
                </w:rPr>
              </w:del>
            </m:ctrlPr>
          </m:sSubSupPr>
          <m:e>
            <m:r>
              <w:del w:id="370" w:author="Zhen Tan" w:date="2022-08-20T23:59:00Z">
                <w:rPr>
                  <w:rFonts w:ascii="Cambria Math" w:hAnsi="Cambria Math" w:cs="Times New Roman"/>
                  <w:sz w:val="24"/>
                  <w:szCs w:val="24"/>
                </w:rPr>
                <m:t>λ</m:t>
              </w:del>
            </m:r>
          </m:e>
          <m:sub>
            <m:sSup>
              <m:sSupPr>
                <m:ctrlPr>
                  <w:del w:id="371" w:author="Zhen Tan" w:date="2022-08-20T23:59:00Z">
                    <w:rPr>
                      <w:rFonts w:ascii="Cambria Math" w:hAnsi="Cambria Math" w:cs="Times New Roman"/>
                      <w:bCs/>
                      <w:iCs/>
                      <w:sz w:val="24"/>
                      <w:szCs w:val="24"/>
                    </w:rPr>
                  </w:del>
                </m:ctrlPr>
              </m:sSupPr>
              <m:e>
                <m:r>
                  <w:del w:id="372" w:author="Zhen Tan" w:date="2022-08-20T23:59:00Z">
                    <m:rPr>
                      <m:sty m:val="b"/>
                    </m:rPr>
                    <w:rPr>
                      <w:rFonts w:ascii="Cambria Math" w:hAnsi="Cambria Math" w:cs="Times New Roman"/>
                      <w:sz w:val="24"/>
                      <w:szCs w:val="24"/>
                    </w:rPr>
                    <m:t>x</m:t>
                  </w:del>
                </m:r>
              </m:e>
              <m:sup>
                <m:r>
                  <w:del w:id="373" w:author="Zhen Tan" w:date="2022-08-20T23:59:00Z">
                    <w:rPr>
                      <w:rFonts w:ascii="Cambria Math" w:hAnsi="Cambria Math" w:cs="Times New Roman"/>
                      <w:sz w:val="24"/>
                      <w:szCs w:val="24"/>
                    </w:rPr>
                    <m:t>n</m:t>
                  </w:del>
                </m:r>
              </m:sup>
            </m:sSup>
          </m:sub>
          <m:sup>
            <m:r>
              <w:del w:id="374" w:author="Zhen Tan" w:date="2022-08-20T23:59:00Z">
                <w:rPr>
                  <w:rFonts w:ascii="Cambria Math" w:hAnsi="Cambria Math" w:cs="Cambria Math"/>
                  <w:sz w:val="24"/>
                  <w:szCs w:val="24"/>
                </w:rPr>
                <m:t>i</m:t>
              </w:del>
            </m:r>
          </m:sup>
        </m:sSubSup>
      </m:oMath>
      <w:del w:id="375" w:author="Zhen Tan" w:date="2022-08-20T23:59:00Z">
        <w:r w:rsidRPr="0080518C" w:rsidDel="00E42893">
          <w:rPr>
            <w:rFonts w:ascii="Times New Roman" w:hAnsi="Times New Roman" w:cs="Times New Roman"/>
            <w:sz w:val="24"/>
            <w:szCs w:val="24"/>
          </w:rPr>
          <w:delText xml:space="preserve"> is </w:delText>
        </w:r>
        <w:r w:rsidRPr="0080518C" w:rsidDel="00E42893">
          <w:rPr>
            <w:rFonts w:ascii="Times New Roman" w:hAnsi="Times New Roman" w:cs="Times New Roman"/>
            <w:bCs/>
            <w:iCs/>
            <w:sz w:val="24"/>
            <w:szCs w:val="24"/>
          </w:rPr>
          <w:delText>assumed unknown a priori in our problem</w:delText>
        </w:r>
      </w:del>
      <w:r w:rsidRPr="0080518C">
        <w:rPr>
          <w:rFonts w:ascii="Times New Roman" w:hAnsi="Times New Roman" w:cs="Times New Roman"/>
          <w:bCs/>
          <w:iCs/>
          <w:sz w:val="24"/>
          <w:szCs w:val="24"/>
        </w:rPr>
        <w:t xml:space="preserve">. In section 3.2, we will propose a parametric sequential estimation procedure for these sample variances. </w:t>
      </w:r>
    </w:p>
    <w:p w14:paraId="60E4F91D" w14:textId="77777777" w:rsidR="00E67543" w:rsidRPr="0080518C" w:rsidRDefault="00E67543" w:rsidP="008052D1">
      <w:pPr>
        <w:adjustRightInd w:val="0"/>
        <w:snapToGrid w:val="0"/>
        <w:rPr>
          <w:rFonts w:ascii="Times New Roman" w:hAnsi="Times New Roman" w:cs="Times New Roman"/>
          <w:bCs/>
          <w:iCs/>
          <w:sz w:val="24"/>
          <w:szCs w:val="24"/>
        </w:rPr>
      </w:pPr>
    </w:p>
    <w:p w14:paraId="4B35BD41" w14:textId="1B2AC75C"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bCs/>
          <w:sz w:val="24"/>
          <w:szCs w:val="24"/>
        </w:rPr>
        <w:t xml:space="preserve">Since </w:t>
      </w:r>
      <w:r w:rsidRPr="0080518C">
        <w:rPr>
          <w:rFonts w:ascii="Times New Roman" w:hAnsi="Times New Roman" w:cs="Times New Roman"/>
          <w:sz w:val="24"/>
          <w:szCs w:val="24"/>
        </w:rPr>
        <w:t xml:space="preserve">the true underlying distributions of the evaluation indices </w:t>
      </w:r>
      <m:oMath>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oMath>
      <w:r w:rsidRPr="0080518C">
        <w:rPr>
          <w:rFonts w:ascii="Times New Roman" w:hAnsi="Times New Roman" w:cs="Times New Roman"/>
          <w:b/>
          <w:bCs/>
          <w:sz w:val="24"/>
          <w:szCs w:val="24"/>
        </w:rPr>
        <w:t xml:space="preserve"> </w:t>
      </w:r>
      <w:r w:rsidRPr="0080518C">
        <w:rPr>
          <w:rFonts w:ascii="Times New Roman" w:hAnsi="Times New Roman" w:cs="Times New Roman" w:hint="eastAsia"/>
          <w:sz w:val="24"/>
          <w:szCs w:val="24"/>
        </w:rPr>
        <w:t>and</w:t>
      </w:r>
      <w:r w:rsidRPr="0080518C">
        <w:rPr>
          <w:rFonts w:ascii="Times New Roman" w:hAnsi="Times New Roman" w:cs="Times New Roman"/>
          <w:sz w:val="24"/>
          <w:szCs w:val="24"/>
        </w:rPr>
        <w:t xml:space="preserve"> </w:t>
      </w:r>
      <m:oMath>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oMath>
      <w:r w:rsidRPr="0080518C">
        <w:rPr>
          <w:rFonts w:ascii="Times New Roman" w:hAnsi="Times New Roman" w:cs="Times New Roman"/>
          <w:sz w:val="24"/>
          <w:szCs w:val="24"/>
        </w:rPr>
        <w:t xml:space="preserve"> are </w:t>
      </w:r>
      <w:r w:rsidRPr="0080518C">
        <w:rPr>
          <w:rFonts w:ascii="Times New Roman" w:hAnsi="Times New Roman" w:cs="Times New Roman" w:hint="eastAsia"/>
          <w:sz w:val="24"/>
          <w:szCs w:val="24"/>
        </w:rPr>
        <w:t>no</w:t>
      </w:r>
      <w:r w:rsidRPr="0080518C">
        <w:rPr>
          <w:rFonts w:ascii="Times New Roman" w:hAnsi="Times New Roman" w:cs="Times New Roman"/>
          <w:sz w:val="24"/>
          <w:szCs w:val="24"/>
        </w:rPr>
        <w:t>t known a priori, problem (</w:t>
      </w:r>
      <w:del w:id="376" w:author="Zhen Tan" w:date="2022-08-21T01:44:00Z">
        <w:r w:rsidRPr="0080518C" w:rsidDel="004E2F64">
          <w:rPr>
            <w:rFonts w:ascii="Times New Roman" w:hAnsi="Times New Roman" w:cs="Times New Roman"/>
            <w:sz w:val="24"/>
            <w:szCs w:val="24"/>
          </w:rPr>
          <w:delText>7</w:delText>
        </w:r>
      </w:del>
      <w:ins w:id="377" w:author="Zhen Tan" w:date="2022-08-21T01:44:00Z">
        <w:r w:rsidR="004E2F64" w:rsidRPr="0080518C">
          <w:rPr>
            <w:rFonts w:ascii="Times New Roman" w:hAnsi="Times New Roman" w:cs="Times New Roman" w:hint="eastAsia"/>
            <w:sz w:val="24"/>
            <w:szCs w:val="24"/>
          </w:rPr>
          <w:t>2</w:t>
        </w:r>
      </w:ins>
      <w:r w:rsidRPr="0080518C">
        <w:rPr>
          <w:rFonts w:ascii="Times New Roman" w:hAnsi="Times New Roman" w:cs="Times New Roman"/>
          <w:sz w:val="24"/>
          <w:szCs w:val="24"/>
        </w:rPr>
        <w:t xml:space="preserve">) is itself unknown exactly. Thus we replace the true expectations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D</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80518C">
        <w:rPr>
          <w:rFonts w:ascii="Times New Roman" w:hAnsi="Times New Roman" w:cs="Times New Roman"/>
          <w:bCs/>
          <w:sz w:val="24"/>
          <w:szCs w:val="24"/>
        </w:rPr>
        <w:t xml:space="preserve"> </w:t>
      </w:r>
      <w:r w:rsidRPr="0080518C">
        <w:rPr>
          <w:rFonts w:ascii="Times New Roman" w:hAnsi="Times New Roman" w:cs="Times New Roman"/>
          <w:sz w:val="24"/>
          <w:szCs w:val="24"/>
        </w:rPr>
        <w:t xml:space="preserve">and </w:t>
      </w:r>
      <m:oMath>
        <m:r>
          <m:rPr>
            <m:scr m:val="double-struck"/>
          </m:rPr>
          <w:rPr>
            <w:rFonts w:ascii="Cambria Math" w:hAnsi="Cambria Math" w:cs="Times New Roman"/>
            <w:sz w:val="24"/>
            <w:szCs w:val="24"/>
          </w:rPr>
          <m:t>E[</m:t>
        </m:r>
        <m:sSub>
          <m:sSubPr>
            <m:ctrlPr>
              <w:rPr>
                <w:rFonts w:ascii="Cambria Math" w:hAnsi="Times New Roman" w:cs="Times New Roman"/>
                <w:b/>
                <w:bCs/>
                <w:iCs/>
                <w:sz w:val="24"/>
                <w:szCs w:val="24"/>
              </w:rPr>
            </m:ctrlPr>
          </m:sSubPr>
          <m:e>
            <m:r>
              <w:rPr>
                <w:rFonts w:ascii="Cambria Math" w:hAnsi="Cambria Math" w:cs="Times New Roman"/>
                <w:sz w:val="24"/>
                <w:szCs w:val="24"/>
              </w:rPr>
              <m:t>A</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oMath>
      <w:r w:rsidRPr="0080518C">
        <w:rPr>
          <w:rFonts w:ascii="Times New Roman" w:hAnsi="Times New Roman" w:cs="Times New Roman"/>
          <w:b/>
          <w:bCs/>
          <w:iCs/>
          <w:sz w:val="24"/>
          <w:szCs w:val="24"/>
        </w:rPr>
        <w:t xml:space="preserve"> </w:t>
      </w:r>
      <w:r w:rsidRPr="0080518C">
        <w:rPr>
          <w:rFonts w:ascii="Times New Roman" w:hAnsi="Times New Roman" w:cs="Times New Roman"/>
          <w:iCs/>
          <w:sz w:val="24"/>
          <w:szCs w:val="24"/>
        </w:rPr>
        <w:t>in (</w:t>
      </w:r>
      <w:del w:id="378" w:author="Zhen Tan" w:date="2022-08-21T01:44:00Z">
        <w:r w:rsidRPr="0080518C" w:rsidDel="004E2F64">
          <w:rPr>
            <w:rFonts w:ascii="Times New Roman" w:hAnsi="Times New Roman" w:cs="Times New Roman"/>
            <w:iCs/>
            <w:sz w:val="24"/>
            <w:szCs w:val="24"/>
          </w:rPr>
          <w:delText>7</w:delText>
        </w:r>
      </w:del>
      <w:ins w:id="379" w:author="Zhen Tan" w:date="2022-08-21T01:44:00Z">
        <w:r w:rsidR="004E2F64" w:rsidRPr="0080518C">
          <w:rPr>
            <w:rFonts w:ascii="Times New Roman" w:hAnsi="Times New Roman" w:cs="Times New Roman" w:hint="eastAsia"/>
            <w:iCs/>
            <w:sz w:val="24"/>
            <w:szCs w:val="24"/>
          </w:rPr>
          <w:t>2</w:t>
        </w:r>
      </w:ins>
      <w:r w:rsidRPr="0080518C">
        <w:rPr>
          <w:rFonts w:ascii="Times New Roman" w:hAnsi="Times New Roman" w:cs="Times New Roman"/>
          <w:iCs/>
          <w:sz w:val="24"/>
          <w:szCs w:val="24"/>
        </w:rPr>
        <w:t>) by their stage-</w:t>
      </w:r>
      <w:r w:rsidRPr="0080518C">
        <w:rPr>
          <w:rFonts w:ascii="Times New Roman" w:hAnsi="Times New Roman" w:cs="Times New Roman"/>
          <w:i/>
          <w:sz w:val="24"/>
          <w:szCs w:val="24"/>
        </w:rPr>
        <w:t xml:space="preserve">N </w:t>
      </w:r>
      <w:r w:rsidRPr="0080518C">
        <w:rPr>
          <w:rFonts w:ascii="Times New Roman" w:hAnsi="Times New Roman" w:cs="Times New Roman"/>
          <w:bCs/>
          <w:sz w:val="24"/>
          <w:szCs w:val="24"/>
        </w:rPr>
        <w:t xml:space="preserve">posterior means </w:t>
      </w:r>
      <w:commentRangeStart w:id="380"/>
      <w:commentRangeStart w:id="381"/>
      <w:commentRangeStart w:id="382"/>
      <w:commentRangeStart w:id="383"/>
      <m:oMath>
        <m:sSup>
          <m:sSupPr>
            <m:ctrlPr>
              <w:del w:id="384" w:author="Zhen Tan" w:date="2022-08-21T01:46:00Z">
                <w:rPr>
                  <w:rFonts w:ascii="Cambria Math" w:eastAsia="宋体" w:hAnsi="Times New Roman" w:cs="Times New Roman"/>
                  <w:b/>
                  <w:sz w:val="24"/>
                  <w:szCs w:val="24"/>
                </w:rPr>
              </w:del>
            </m:ctrlPr>
          </m:sSupPr>
          <m:e>
            <m:r>
              <w:del w:id="385" w:author="Zhen Tan" w:date="2022-08-21T01:46:00Z">
                <m:rPr>
                  <m:scr m:val="double-struck"/>
                </m:rPr>
                <w:rPr>
                  <w:rFonts w:ascii="Cambria Math" w:hAnsi="Cambria Math" w:cs="Times New Roman"/>
                  <w:sz w:val="24"/>
                  <w:szCs w:val="24"/>
                  <w:rPrChange w:id="386" w:author="Zhen Tan" w:date="2022-08-21T01:46:00Z">
                    <w:rPr>
                      <w:rFonts w:ascii="Cambria Math" w:hAnsi="Cambria Math" w:cs="Times New Roman"/>
                      <w:sz w:val="24"/>
                      <w:szCs w:val="24"/>
                      <w:highlight w:val="yellow"/>
                    </w:rPr>
                  </w:rPrChange>
                </w:rPr>
                <m:t>E</m:t>
              </w:del>
            </m:r>
          </m:e>
          <m:sup>
            <m:r>
              <w:del w:id="387" w:author="Zhen Tan" w:date="2022-08-21T01:46:00Z">
                <w:rPr>
                  <w:rFonts w:ascii="Cambria Math" w:eastAsia="宋体" w:hAnsi="Times New Roman" w:cs="Times New Roman"/>
                  <w:sz w:val="24"/>
                  <w:szCs w:val="24"/>
                  <w:rPrChange w:id="388" w:author="Zhen Tan" w:date="2022-08-21T01:46:00Z">
                    <w:rPr>
                      <w:rFonts w:ascii="Cambria Math" w:eastAsia="宋体" w:hAnsi="Times New Roman" w:cs="Times New Roman"/>
                      <w:sz w:val="24"/>
                      <w:szCs w:val="24"/>
                      <w:highlight w:val="yellow"/>
                    </w:rPr>
                  </w:rPrChange>
                </w:rPr>
                <m:t>N</m:t>
              </w:del>
            </m:r>
          </m:sup>
        </m:sSup>
        <w:commentRangeEnd w:id="380"/>
        <m:r>
          <w:del w:id="389" w:author="Zhen Tan" w:date="2022-08-21T01:46:00Z">
            <m:rPr>
              <m:sty m:val="p"/>
            </m:rPr>
            <w:rPr>
              <w:rStyle w:val="afd"/>
            </w:rPr>
            <w:commentReference w:id="380"/>
          </w:del>
        </m:r>
        <w:commentRangeEnd w:id="381"/>
        <m:r>
          <w:del w:id="390" w:author="Zhen Tan" w:date="2022-08-21T01:46:00Z">
            <m:rPr>
              <m:sty m:val="p"/>
            </m:rPr>
            <w:rPr>
              <w:rStyle w:val="afd"/>
            </w:rPr>
            <w:commentReference w:id="381"/>
          </w:del>
        </m:r>
        <m:d>
          <m:dPr>
            <m:begChr m:val="["/>
            <m:endChr m:val="]"/>
            <m:ctrlPr>
              <w:del w:id="391" w:author="Zhen Tan" w:date="2022-08-21T01:46:00Z">
                <w:rPr>
                  <w:rFonts w:ascii="Cambria Math" w:eastAsia="宋体" w:hAnsi="Times New Roman" w:cs="Times New Roman"/>
                  <w:b/>
                  <w:i/>
                  <w:sz w:val="24"/>
                  <w:szCs w:val="24"/>
                </w:rPr>
              </w:del>
            </m:ctrlPr>
          </m:dPr>
          <m:e>
            <m:sSubSup>
              <m:sSubSupPr>
                <m:ctrlPr>
                  <w:del w:id="392" w:author="Zhen Tan" w:date="2022-08-21T01:46:00Z">
                    <w:rPr>
                      <w:rFonts w:ascii="Cambria Math" w:eastAsia="宋体" w:hAnsi="Times New Roman" w:cs="Times New Roman"/>
                      <w:b/>
                      <w:i/>
                      <w:iCs/>
                      <w:sz w:val="24"/>
                      <w:szCs w:val="24"/>
                    </w:rPr>
                  </w:del>
                </m:ctrlPr>
              </m:sSubSupPr>
              <m:e>
                <m:r>
                  <w:del w:id="393" w:author="Zhen Tan" w:date="2022-08-21T01:46:00Z">
                    <w:rPr>
                      <w:rFonts w:ascii="Cambria Math" w:eastAsia="宋体" w:hAnsi="Cambria Math" w:cs="Times New Roman"/>
                      <w:sz w:val="24"/>
                      <w:szCs w:val="24"/>
                      <w:rPrChange w:id="394" w:author="Zhen Tan" w:date="2022-08-21T01:46:00Z">
                        <w:rPr>
                          <w:rFonts w:ascii="Cambria Math" w:eastAsia="宋体" w:hAnsi="Cambria Math" w:cs="Times New Roman"/>
                          <w:sz w:val="24"/>
                          <w:szCs w:val="24"/>
                          <w:highlight w:val="yellow"/>
                        </w:rPr>
                      </w:rPrChange>
                    </w:rPr>
                    <m:t>μ</m:t>
                  </w:del>
                </m:r>
              </m:e>
              <m:sub>
                <m:r>
                  <w:del w:id="395" w:author="Zhen Tan" w:date="2022-08-21T01:46:00Z">
                    <m:rPr>
                      <m:sty m:val="b"/>
                    </m:rPr>
                    <w:rPr>
                      <w:rFonts w:ascii="Cambria Math" w:eastAsia="宋体" w:hAnsi="Times New Roman" w:cs="Times New Roman"/>
                      <w:sz w:val="24"/>
                      <w:szCs w:val="24"/>
                      <w:rPrChange w:id="396" w:author="Zhen Tan" w:date="2022-08-21T01:46:00Z">
                        <w:rPr>
                          <w:rFonts w:ascii="Cambria Math" w:eastAsia="宋体" w:hAnsi="Times New Roman" w:cs="Times New Roman"/>
                          <w:sz w:val="24"/>
                          <w:szCs w:val="24"/>
                          <w:highlight w:val="yellow"/>
                        </w:rPr>
                      </w:rPrChange>
                    </w:rPr>
                    <m:t>x</m:t>
                  </w:del>
                </m:r>
              </m:sub>
              <m:sup>
                <m:r>
                  <w:del w:id="397" w:author="Zhen Tan" w:date="2022-08-21T01:46:00Z">
                    <w:rPr>
                      <w:rFonts w:ascii="Cambria Math" w:eastAsia="宋体" w:hAnsi="Times New Roman" w:cs="Times New Roman"/>
                      <w:sz w:val="24"/>
                      <w:szCs w:val="24"/>
                      <w:rPrChange w:id="398" w:author="Zhen Tan" w:date="2022-08-21T01:46:00Z">
                        <w:rPr>
                          <w:rFonts w:ascii="Cambria Math" w:eastAsia="宋体" w:hAnsi="Times New Roman" w:cs="Times New Roman"/>
                          <w:sz w:val="24"/>
                          <w:szCs w:val="24"/>
                          <w:highlight w:val="yellow"/>
                        </w:rPr>
                      </w:rPrChange>
                    </w:rPr>
                    <m:t>D</m:t>
                  </w:del>
                </m:r>
              </m:sup>
            </m:sSubSup>
          </m:e>
        </m:d>
        <w:commentRangeEnd w:id="382"/>
        <m:r>
          <w:del w:id="399" w:author="Zhen Tan" w:date="2022-08-21T01:46:00Z">
            <m:rPr>
              <m:sty m:val="p"/>
            </m:rPr>
            <w:rPr>
              <w:rStyle w:val="afd"/>
            </w:rPr>
            <w:commentReference w:id="382"/>
          </w:del>
        </m:r>
        <w:commentRangeEnd w:id="383"/>
        <m:r>
          <w:del w:id="400" w:author="Zhen Tan" w:date="2022-08-21T01:46:00Z">
            <m:rPr>
              <m:sty m:val="p"/>
            </m:rPr>
            <w:rPr>
              <w:rStyle w:val="afd"/>
            </w:rPr>
            <w:commentReference w:id="383"/>
          </w:del>
        </m:r>
        <m:sSubSup>
          <m:sSubSupPr>
            <m:ctrlPr>
              <w:rPr>
                <w:rFonts w:ascii="Cambria Math" w:eastAsia="宋体" w:hAnsi="Times New Roman" w:cs="Times New Roman"/>
                <w:b/>
                <w:i/>
                <w:sz w:val="24"/>
                <w:szCs w:val="24"/>
              </w:rPr>
            </m:ctrlPr>
          </m:sSubSupPr>
          <m:e>
            <m:r>
              <w:del w:id="401" w:author="Zhen Tan" w:date="2022-08-21T01:46:00Z">
                <m:rPr>
                  <m:sty m:val="b"/>
                </m:rPr>
                <w:rPr>
                  <w:rFonts w:ascii="Cambria Math" w:eastAsia="宋体" w:hAnsi="Cambria Math" w:cs="Times New Roman"/>
                  <w:sz w:val="24"/>
                  <w:szCs w:val="24"/>
                  <w:rPrChange w:id="402" w:author="Zhen Tan" w:date="2022-08-21T01:46:00Z">
                    <w:rPr>
                      <w:rFonts w:ascii="Cambria Math" w:eastAsia="宋体" w:hAnsi="Cambria Math" w:cs="Times New Roman"/>
                      <w:sz w:val="24"/>
                      <w:szCs w:val="24"/>
                      <w:highlight w:val="yellow"/>
                    </w:rPr>
                  </w:rPrChange>
                </w:rPr>
                <m:t>=</m:t>
              </w:del>
            </m:r>
            <m:r>
              <w:rPr>
                <w:rFonts w:ascii="Cambria Math" w:eastAsia="宋体" w:hAnsi="Cambria Math" w:cs="Times New Roman"/>
                <w:sz w:val="24"/>
                <w:szCs w:val="24"/>
              </w:rPr>
              <m:t>θ</m:t>
            </m:r>
          </m:e>
          <m:sub>
            <m:r>
              <m:rPr>
                <m:sty m:val="b"/>
              </m:rPr>
              <w:rPr>
                <w:rFonts w:ascii="Cambria Math" w:eastAsia="宋体" w:hAnsi="Times New Roman" w:cs="Times New Roman"/>
                <w:sz w:val="24"/>
                <w:szCs w:val="24"/>
                <w:rPrChange w:id="403" w:author="Zhen Tan" w:date="2022-08-21T01:46:00Z">
                  <w:rPr>
                    <w:rFonts w:ascii="Cambria Math" w:eastAsia="宋体" w:hAnsi="Times New Roman" w:cs="Times New Roman"/>
                    <w:sz w:val="24"/>
                    <w:szCs w:val="24"/>
                    <w:highlight w:val="yellow"/>
                  </w:rPr>
                </w:rPrChange>
              </w:rPr>
              <m:t>x</m:t>
            </m:r>
          </m:sub>
          <m:sup>
            <m:r>
              <w:rPr>
                <w:rFonts w:ascii="Cambria Math" w:eastAsia="宋体" w:hAnsi="Times New Roman" w:cs="Times New Roman"/>
                <w:sz w:val="24"/>
                <w:szCs w:val="24"/>
                <w:rPrChange w:id="404" w:author="Zhen Tan" w:date="2022-08-21T01:46:00Z">
                  <w:rPr>
                    <w:rFonts w:ascii="Cambria Math" w:eastAsia="宋体" w:hAnsi="Times New Roman" w:cs="Times New Roman"/>
                    <w:sz w:val="24"/>
                    <w:szCs w:val="24"/>
                    <w:highlight w:val="yellow"/>
                  </w:rPr>
                </w:rPrChange>
              </w:rPr>
              <m:t>D</m:t>
            </m:r>
            <m:r>
              <m:rPr>
                <m:sty m:val="p"/>
              </m:rPr>
              <w:rPr>
                <w:rFonts w:ascii="Cambria Math" w:eastAsia="宋体" w:hAnsi="Times New Roman" w:cs="Times New Roman"/>
                <w:sz w:val="24"/>
                <w:szCs w:val="24"/>
                <w:rPrChange w:id="405" w:author="Zhen Tan" w:date="2022-08-21T01:46:00Z">
                  <w:rPr>
                    <w:rFonts w:ascii="Cambria Math" w:eastAsia="宋体" w:hAnsi="Times New Roman" w:cs="Times New Roman"/>
                    <w:sz w:val="24"/>
                    <w:szCs w:val="24"/>
                    <w:highlight w:val="yellow"/>
                  </w:rPr>
                </w:rPrChange>
              </w:rPr>
              <m:t>,</m:t>
            </m:r>
            <m:r>
              <w:rPr>
                <w:rFonts w:ascii="Cambria Math" w:eastAsia="宋体" w:hAnsi="Times New Roman" w:cs="Times New Roman"/>
                <w:sz w:val="24"/>
                <w:szCs w:val="24"/>
                <w:rPrChange w:id="406" w:author="Zhen Tan" w:date="2022-08-21T01:46:00Z">
                  <w:rPr>
                    <w:rFonts w:ascii="Cambria Math" w:eastAsia="宋体" w:hAnsi="Times New Roman" w:cs="Times New Roman"/>
                    <w:sz w:val="24"/>
                    <w:szCs w:val="24"/>
                    <w:highlight w:val="yellow"/>
                  </w:rPr>
                </w:rPrChange>
              </w:rPr>
              <m:t>N</m:t>
            </m:r>
          </m:sup>
        </m:sSubSup>
      </m:oMath>
      <w:r w:rsidRPr="0080518C">
        <w:rPr>
          <w:rFonts w:ascii="Times New Roman" w:hAnsi="Times New Roman" w:cs="Times New Roman"/>
          <w:bCs/>
          <w:sz w:val="24"/>
          <w:szCs w:val="24"/>
        </w:rPr>
        <w:t xml:space="preserve"> and </w:t>
      </w:r>
      <m:oMath>
        <m:sSup>
          <m:sSupPr>
            <m:ctrlPr>
              <w:del w:id="407" w:author="Zhen Tan" w:date="2022-08-21T01:46:00Z">
                <w:rPr>
                  <w:rFonts w:ascii="Cambria Math" w:eastAsia="宋体" w:hAnsi="Times New Roman" w:cs="Times New Roman"/>
                  <w:b/>
                  <w:sz w:val="24"/>
                  <w:szCs w:val="24"/>
                </w:rPr>
              </w:del>
            </m:ctrlPr>
          </m:sSupPr>
          <m:e>
            <m:r>
              <w:del w:id="408" w:author="Zhen Tan" w:date="2022-08-21T01:46:00Z">
                <m:rPr>
                  <m:scr m:val="double-struck"/>
                </m:rPr>
                <w:rPr>
                  <w:rFonts w:ascii="Cambria Math" w:hAnsi="Cambria Math" w:cs="Times New Roman"/>
                  <w:sz w:val="24"/>
                  <w:szCs w:val="24"/>
                </w:rPr>
                <m:t>E</m:t>
              </w:del>
            </m:r>
          </m:e>
          <m:sup>
            <m:r>
              <w:del w:id="409" w:author="Zhen Tan" w:date="2022-08-21T01:46:00Z">
                <w:rPr>
                  <w:rFonts w:ascii="Cambria Math" w:eastAsia="宋体" w:hAnsi="Times New Roman" w:cs="Times New Roman"/>
                  <w:sz w:val="24"/>
                  <w:szCs w:val="24"/>
                </w:rPr>
                <m:t>N</m:t>
              </w:del>
            </m:r>
          </m:sup>
        </m:sSup>
        <m:r>
          <w:del w:id="410" w:author="Zhen Tan" w:date="2022-08-21T01:46:00Z">
            <m:rPr>
              <m:sty m:val="bi"/>
            </m:rPr>
            <w:rPr>
              <w:rFonts w:ascii="Cambria Math" w:eastAsia="宋体" w:hAnsi="Times New Roman" w:cs="Times New Roman"/>
              <w:sz w:val="24"/>
              <w:szCs w:val="24"/>
            </w:rPr>
            <m:t>[</m:t>
          </w:del>
        </m:r>
        <m:sSubSup>
          <m:sSubSupPr>
            <m:ctrlPr>
              <w:del w:id="411" w:author="Zhen Tan" w:date="2022-08-21T01:46:00Z">
                <w:rPr>
                  <w:rFonts w:ascii="Cambria Math" w:eastAsia="宋体" w:hAnsi="Times New Roman" w:cs="Times New Roman"/>
                  <w:b/>
                  <w:i/>
                  <w:sz w:val="24"/>
                  <w:szCs w:val="24"/>
                </w:rPr>
              </w:del>
            </m:ctrlPr>
          </m:sSubSupPr>
          <m:e>
            <m:r>
              <w:del w:id="412" w:author="Zhen Tan" w:date="2022-08-21T01:46:00Z">
                <w:rPr>
                  <w:rFonts w:ascii="Cambria Math" w:eastAsia="宋体" w:hAnsi="Cambria Math" w:cs="Times New Roman"/>
                  <w:sz w:val="24"/>
                  <w:szCs w:val="24"/>
                  <w:u w:val="single"/>
                </w:rPr>
                <m:t>μ</m:t>
              </w:del>
            </m:r>
          </m:e>
          <m:sub>
            <m:r>
              <w:del w:id="413" w:author="Zhen Tan" w:date="2022-08-21T01:46:00Z">
                <m:rPr>
                  <m:sty m:val="b"/>
                </m:rPr>
                <w:rPr>
                  <w:rFonts w:ascii="Cambria Math" w:eastAsia="宋体" w:hAnsi="Times New Roman" w:cs="Times New Roman"/>
                  <w:sz w:val="24"/>
                  <w:szCs w:val="24"/>
                </w:rPr>
                <m:t>x</m:t>
              </w:del>
            </m:r>
          </m:sub>
          <m:sup>
            <m:r>
              <w:del w:id="414" w:author="Zhen Tan" w:date="2022-08-21T01:46:00Z">
                <w:rPr>
                  <w:rFonts w:ascii="Cambria Math" w:eastAsia="宋体" w:hAnsi="Times New Roman" w:cs="Times New Roman"/>
                  <w:sz w:val="24"/>
                  <w:szCs w:val="24"/>
                </w:rPr>
                <m:t>A</m:t>
              </w:del>
            </m:r>
          </m:sup>
        </m:sSubSup>
        <m:r>
          <w:del w:id="415" w:author="Zhen Tan" w:date="2022-08-21T01:46:00Z">
            <m:rPr>
              <m:sty m:val="bi"/>
            </m:rPr>
            <w:rPr>
              <w:rFonts w:ascii="Cambria Math" w:eastAsia="宋体" w:hAnsi="Times New Roman" w:cs="Times New Roman"/>
              <w:sz w:val="24"/>
              <w:szCs w:val="24"/>
            </w:rPr>
            <m:t>]</m:t>
          </w:del>
        </m:r>
        <m:r>
          <w:del w:id="416" w:author="Zhen Tan" w:date="2022-08-21T01:46:00Z">
            <m:rPr>
              <m:sty m:val="b"/>
            </m:rPr>
            <w:rPr>
              <w:rFonts w:ascii="Cambria Math" w:hAnsi="Cambria Math" w:cs="Times New Roman"/>
              <w:sz w:val="24"/>
              <w:szCs w:val="24"/>
            </w:rPr>
            <m:t>=</m:t>
          </w:del>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oMath>
      <w:r w:rsidRPr="0080518C">
        <w:rPr>
          <w:rFonts w:ascii="Times New Roman" w:hAnsi="Times New Roman" w:cs="Times New Roman"/>
          <w:bCs/>
          <w:sz w:val="24"/>
          <w:szCs w:val="24"/>
        </w:rPr>
        <w:t xml:space="preserve">, respectively, when the simulation budget is exhausted. We also replace the true probability </w:t>
      </w:r>
      <m:oMath>
        <m:r>
          <m:rPr>
            <m:sty m:val="p"/>
          </m:rPr>
          <w:rPr>
            <w:rFonts w:ascii="Cambria Math" w:eastAsia="宋体" w:hAnsi="Times New Roman" w:cs="Times New Roman"/>
            <w:sz w:val="24"/>
            <w:szCs w:val="24"/>
          </w:rPr>
          <m:t>P(</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80518C">
        <w:rPr>
          <w:rFonts w:ascii="Times New Roman" w:hAnsi="Times New Roman" w:cs="Times New Roman"/>
          <w:sz w:val="24"/>
          <w:szCs w:val="24"/>
        </w:rPr>
        <w:t xml:space="preserve"> by the posterior probability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w:rPr>
            <w:rFonts w:ascii="Cambria Math" w:eastAsia="宋体" w:hAnsi="Times New Roman" w:cs="Times New Roman"/>
            <w:sz w:val="24"/>
            <w:szCs w:val="24"/>
          </w:rPr>
          <m:t>)</m:t>
        </m:r>
      </m:oMath>
      <w:r w:rsidRPr="0080518C">
        <w:rPr>
          <w:rFonts w:ascii="Times New Roman" w:hAnsi="Times New Roman" w:cs="Times New Roman"/>
          <w:sz w:val="24"/>
          <w:szCs w:val="24"/>
        </w:rPr>
        <w:t xml:space="preserve">. Note that under the Guanssian assumption, we have </w:t>
      </w:r>
    </w:p>
    <w:p w14:paraId="67AA39C8" w14:textId="632056DD" w:rsidR="00E67543" w:rsidRPr="0080518C" w:rsidRDefault="00000000" w:rsidP="008052D1">
      <w:pPr>
        <w:adjustRightInd w:val="0"/>
        <w:snapToGrid w:val="0"/>
        <w:jc w:val="center"/>
        <w:rPr>
          <w:rFonts w:ascii="Times New Roman" w:hAnsi="Times New Roman" w:cs="Times New Roman"/>
          <w:sz w:val="24"/>
          <w:szCs w:val="24"/>
        </w:rPr>
      </w:pP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eastAsia="宋体" w:hAnsi="Times New Roman" w:cs="Times New Roman"/>
            <w:sz w:val="24"/>
            <w:szCs w:val="24"/>
          </w:rPr>
          <m:t>=</m:t>
        </m:r>
        <m:r>
          <m:rPr>
            <m:sty m:val="p"/>
          </m:rPr>
          <w:rPr>
            <w:rFonts w:ascii="Cambria Math" w:eastAsia="宋体" w:hAnsi="Times New Roman" w:cs="Times New Roman"/>
            <w:sz w:val="24"/>
            <w:szCs w:val="24"/>
          </w:rPr>
          <m:t>P</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r>
              <w:rPr>
                <w:rFonts w:ascii="Cambria Math" w:eastAsia="宋体" w:hAnsi="Cambria Math" w:cs="Times New Roman"/>
                <w:sz w:val="24"/>
                <w:szCs w:val="24"/>
              </w:rPr>
              <m:t>≤</m:t>
            </m:r>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r>
          <w:rPr>
            <w:rFonts w:ascii="Cambria Math" w:hAnsi="Cambria Math" w:cs="Times New Roman"/>
            <w:sz w:val="24"/>
            <w:szCs w:val="24"/>
          </w:rPr>
          <m:t>=</m:t>
        </m:r>
        <m:r>
          <m:rPr>
            <m:sty m:val="p"/>
          </m:rPr>
          <w:rPr>
            <w:rFonts w:ascii="Cambria Math" w:eastAsia="宋体" w:hAnsi="Cambria Math" w:cs="Times New Roman"/>
            <w:sz w:val="24"/>
            <w:szCs w:val="24"/>
          </w:rPr>
          <m:t>Φ</m:t>
        </m:r>
        <m:d>
          <m:dPr>
            <m:ctrlPr>
              <w:rPr>
                <w:rFonts w:ascii="Cambria Math" w:eastAsia="宋体" w:hAnsi="Times New Roman" w:cs="Times New Roman"/>
                <w:bCs/>
                <w:sz w:val="24"/>
                <w:szCs w:val="24"/>
              </w:rPr>
            </m:ctrlPr>
          </m:dPr>
          <m:e>
            <m:f>
              <m:fPr>
                <m:ctrlPr>
                  <w:rPr>
                    <w:rFonts w:ascii="Cambria Math" w:hAnsi="Times New Roman" w:cs="Times New Roman"/>
                    <w:b/>
                    <w:bCs/>
                    <w:i/>
                    <w:iCs/>
                    <w:sz w:val="24"/>
                    <w:szCs w:val="24"/>
                  </w:rPr>
                </m:ctrlPr>
              </m:fPr>
              <m:num>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bi"/>
                  </m:rPr>
                  <w:rPr>
                    <w:rFonts w:ascii="Cambria Math"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num>
              <m:den>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den>
            </m:f>
            <m:ctrlPr>
              <w:rPr>
                <w:rFonts w:ascii="Cambria Math" w:eastAsia="宋体" w:hAnsi="Times New Roman" w:cs="Times New Roman"/>
                <w:i/>
                <w:sz w:val="24"/>
                <w:szCs w:val="24"/>
              </w:rPr>
            </m:ctrlPr>
          </m:e>
        </m:d>
      </m:oMath>
      <w:r w:rsidR="00063777" w:rsidRPr="0080518C">
        <w:rPr>
          <w:rFonts w:ascii="Times New Roman" w:hAnsi="Times New Roman" w:cs="Times New Roman"/>
          <w:sz w:val="24"/>
          <w:szCs w:val="24"/>
        </w:rPr>
        <w:t>,</w:t>
      </w:r>
    </w:p>
    <w:p w14:paraId="08779F54" w14:textId="737482E4"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thus </w:t>
      </w:r>
      <m:oMath>
        <m:sSup>
          <m:sSupPr>
            <m:ctrlPr>
              <w:rPr>
                <w:rFonts w:ascii="Cambria Math" w:eastAsia="宋体" w:hAnsi="Times New Roman" w:cs="Times New Roman"/>
                <w:b/>
                <w:sz w:val="24"/>
                <w:szCs w:val="24"/>
              </w:rPr>
            </m:ctrlPr>
          </m:sSupPr>
          <m:e>
            <m:r>
              <m:rPr>
                <m:sty m:val="p"/>
              </m:rP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eastAsia="宋体" w:hAnsi="Times New Roman" w:cs="Times New Roman"/>
                <w:bCs/>
                <w:sz w:val="24"/>
                <w:szCs w:val="24"/>
              </w:rPr>
            </m:ctrlPr>
          </m:dPr>
          <m:e>
            <m:sSub>
              <m:sSubPr>
                <m:ctrlPr>
                  <w:rPr>
                    <w:rFonts w:ascii="Cambria Math" w:hAnsi="Times New Roman" w:cs="Times New Roman"/>
                    <w:b/>
                    <w:bCs/>
                    <w:iCs/>
                    <w:sz w:val="24"/>
                    <w:szCs w:val="24"/>
                  </w:rPr>
                </m:ctrlPr>
              </m:sSubPr>
              <m:e>
                <m:r>
                  <w:rPr>
                    <w:rFonts w:ascii="Cambria Math" w:hAnsi="Cambria Math" w:cs="Times New Roman"/>
                    <w:sz w:val="24"/>
                    <w:szCs w:val="24"/>
                  </w:rPr>
                  <m:t>E</m:t>
                </m:r>
              </m:e>
              <m:sub>
                <m:r>
                  <m:rPr>
                    <m:sty m:val="b"/>
                  </m:rPr>
                  <w:rPr>
                    <w:rFonts w:ascii="Cambria Math" w:hAnsi="Times New Roman" w:cs="Times New Roman"/>
                    <w:sz w:val="24"/>
                    <w:szCs w:val="24"/>
                  </w:rPr>
                  <m:t>x</m:t>
                </m:r>
              </m:sub>
            </m:sSub>
            <m: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ctrlPr>
              <w:rPr>
                <w:rFonts w:ascii="Cambria Math" w:eastAsia="宋体" w:hAnsi="Times New Roman" w:cs="Times New Roman"/>
                <w:i/>
                <w:sz w:val="24"/>
                <w:szCs w:val="24"/>
              </w:rPr>
            </m:ctrlPr>
          </m:e>
        </m:d>
        <m:r>
          <w:rPr>
            <w:rFonts w:ascii="Cambria Math" w:hAnsi="Cambria Math" w:cs="Times New Roman" w:hint="eastAsia"/>
            <w:sz w:val="24"/>
            <w:szCs w:val="24"/>
          </w:rPr>
          <m:t>≥</m:t>
        </m:r>
        <m:r>
          <m:rPr>
            <m:sty m:val="p"/>
          </m:rPr>
          <w:rPr>
            <w:rFonts w:ascii="Cambria Math" w:hAnsi="Cambria Math" w:cs="Times New Roman"/>
            <w:sz w:val="24"/>
            <w:szCs w:val="24"/>
          </w:rPr>
          <m:t>1</m:t>
        </m:r>
        <m:r>
          <m:rPr>
            <m:sty m:val="p"/>
          </m:rPr>
          <w:rPr>
            <w:rFonts w:ascii="微软雅黑" w:eastAsia="微软雅黑" w:hAnsi="微软雅黑" w:cs="微软雅黑" w:hint="eastAsia"/>
            <w:sz w:val="24"/>
            <w:szCs w:val="24"/>
          </w:rPr>
          <m:t>-</m:t>
        </m:r>
        <m:r>
          <w:ins w:id="417" w:author="Zhen Tan" w:date="2022-08-21T01:48:00Z">
            <w:rPr>
              <w:rFonts w:ascii="Cambria Math" w:hAnsi="Cambria Math" w:cs="Times New Roman"/>
              <w:sz w:val="24"/>
              <w:szCs w:val="24"/>
            </w:rPr>
            <m:t>ϵ</m:t>
          </w:ins>
        </m:r>
        <m:r>
          <w:del w:id="418" w:author="Zhen Tan" w:date="2022-08-21T01:48:00Z">
            <m:rPr>
              <m:scr m:val="script"/>
              <m:sty m:val="p"/>
            </m:rPr>
            <w:rPr>
              <w:rFonts w:ascii="Cambria Math" w:hAnsi="Cambria Math" w:cs="Times New Roman"/>
              <w:sz w:val="24"/>
              <w:szCs w:val="24"/>
            </w:rPr>
            <m:t>E</m:t>
          </w:del>
        </m:r>
      </m:oMath>
      <w:r w:rsidRPr="0080518C">
        <w:rPr>
          <w:rFonts w:ascii="Times New Roman" w:hAnsi="Times New Roman" w:cs="Times New Roman"/>
          <w:sz w:val="24"/>
          <w:szCs w:val="24"/>
        </w:rPr>
        <w:t xml:space="preserve"> is satisfied by r</w:t>
      </w:r>
      <w:commentRangeStart w:id="419"/>
      <w:commentRangeStart w:id="420"/>
      <w:r w:rsidRPr="0080518C">
        <w:rPr>
          <w:rFonts w:ascii="Times New Roman" w:hAnsi="Times New Roman" w:cs="Times New Roman"/>
          <w:sz w:val="24"/>
          <w:szCs w:val="24"/>
        </w:rPr>
        <w:t>estricting</w:t>
      </w:r>
      <w:commentRangeEnd w:id="419"/>
      <w:r w:rsidRPr="0080518C">
        <w:rPr>
          <w:rStyle w:val="afd"/>
        </w:rPr>
        <w:commentReference w:id="419"/>
      </w:r>
      <w:commentRangeEnd w:id="420"/>
      <w:r w:rsidRPr="0080518C">
        <w:rPr>
          <w:rStyle w:val="afd"/>
        </w:rPr>
        <w:commentReference w:id="420"/>
      </w:r>
    </w:p>
    <w:p w14:paraId="7027FBAE" w14:textId="6B065B26" w:rsidR="00E67543" w:rsidRPr="0080518C" w:rsidRDefault="00E67543" w:rsidP="008052D1">
      <w:pPr>
        <w:adjustRightInd w:val="0"/>
        <w:snapToGrid w:val="0"/>
        <w:jc w:val="right"/>
        <w:rPr>
          <w:rFonts w:ascii="Times New Roman" w:hAnsi="Times New Roman" w:cs="Times New Roman"/>
          <w:iCs/>
          <w:sz w:val="24"/>
          <w:szCs w:val="24"/>
        </w:rPr>
      </w:pPr>
      <w:r w:rsidRPr="0080518C">
        <w:rPr>
          <w:rFonts w:ascii="Times New Roman" w:hAnsi="Times New Roman" w:cs="Times New Roman"/>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ins w:id="421" w:author="Zhen Tan" w:date="2022-08-21T01:48:00Z">
                <w:rPr>
                  <w:rFonts w:ascii="Cambria Math" w:hAnsi="Cambria Math" w:cs="Times New Roman"/>
                  <w:sz w:val="24"/>
                  <w:szCs w:val="24"/>
                </w:rPr>
                <m:t>ϵ</m:t>
              </w:ins>
            </m:r>
            <m:r>
              <w:del w:id="422" w:author="Zhen Tan" w:date="2022-08-21T01:48:00Z">
                <m:rPr>
                  <m:scr m:val="script"/>
                  <m:sty m:val="p"/>
                </m:rPr>
                <w:rPr>
                  <w:rFonts w:ascii="Cambria Math" w:hAnsi="Cambria Math" w:cs="Times New Roman"/>
                  <w:sz w:val="24"/>
                  <w:szCs w:val="24"/>
                </w:rPr>
                <m:t>E</m:t>
              </w:del>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oMath>
      <w:r w:rsidRPr="0080518C">
        <w:rPr>
          <w:rFonts w:ascii="Times New Roman" w:hAnsi="Times New Roman" w:cs="Times New Roman"/>
          <w:iCs/>
          <w:sz w:val="24"/>
          <w:szCs w:val="24"/>
        </w:rPr>
        <w:t xml:space="preserve">                      </w:t>
      </w:r>
      <w:r w:rsidRPr="0080518C">
        <w:rPr>
          <w:rFonts w:ascii="Times New Roman" w:hAnsi="Times New Roman" w:cs="Times New Roman"/>
          <w:bCs/>
          <w:iCs/>
          <w:sz w:val="24"/>
          <w:szCs w:val="24"/>
        </w:rPr>
        <w:t>(</w:t>
      </w:r>
      <w:del w:id="423" w:author="Zhen Tan" w:date="2022-08-21T01:49:00Z">
        <w:r w:rsidRPr="0080518C" w:rsidDel="004C7F5A">
          <w:rPr>
            <w:rFonts w:ascii="Times New Roman" w:hAnsi="Times New Roman" w:cs="Times New Roman" w:hint="eastAsia"/>
            <w:bCs/>
            <w:iCs/>
            <w:sz w:val="24"/>
            <w:szCs w:val="24"/>
          </w:rPr>
          <w:delText>10</w:delText>
        </w:r>
      </w:del>
      <w:ins w:id="424" w:author="Zhen Tan" w:date="2022-08-21T01:49:00Z">
        <w:r w:rsidR="004C7F5A" w:rsidRPr="0080518C">
          <w:rPr>
            <w:rFonts w:ascii="Times New Roman" w:hAnsi="Times New Roman" w:cs="Times New Roman" w:hint="eastAsia"/>
            <w:bCs/>
            <w:iCs/>
            <w:sz w:val="24"/>
            <w:szCs w:val="24"/>
          </w:rPr>
          <w:t>5</w:t>
        </w:r>
      </w:ins>
      <w:r w:rsidRPr="0080518C">
        <w:rPr>
          <w:rFonts w:ascii="Times New Roman" w:hAnsi="Times New Roman" w:cs="Times New Roman"/>
          <w:bCs/>
          <w:iCs/>
          <w:sz w:val="24"/>
          <w:szCs w:val="24"/>
        </w:rPr>
        <w:t>)</w:t>
      </w:r>
    </w:p>
    <w:p w14:paraId="48EF3BD2" w14:textId="42375B61" w:rsidR="00E67543" w:rsidRPr="0080518C" w:rsidRDefault="00E67543" w:rsidP="008052D1">
      <w:pPr>
        <w:adjustRightInd w:val="0"/>
        <w:snapToGrid w:val="0"/>
        <w:rPr>
          <w:rFonts w:ascii="Times New Roman" w:hAnsi="Times New Roman" w:cs="Times New Roman"/>
          <w:iCs/>
          <w:sz w:val="24"/>
          <w:szCs w:val="24"/>
        </w:rPr>
      </w:pPr>
      <w:r w:rsidRPr="0080518C">
        <w:rPr>
          <w:rFonts w:ascii="Times New Roman" w:hAnsi="Times New Roman" w:cs="Times New Roman"/>
          <w:sz w:val="24"/>
          <w:szCs w:val="24"/>
        </w:rPr>
        <w:t xml:space="preserve">where </w:t>
      </w:r>
      <m:oMath>
        <m:r>
          <m:rPr>
            <m:sty m:val="p"/>
          </m:rPr>
          <w:rPr>
            <w:rFonts w:ascii="Cambria Math" w:eastAsia="宋体" w:hAnsi="Cambria Math" w:cs="Times New Roman"/>
            <w:sz w:val="24"/>
            <w:szCs w:val="24"/>
          </w:rPr>
          <m:t>Φ</m:t>
        </m:r>
      </m:oMath>
      <w:r w:rsidRPr="0080518C">
        <w:rPr>
          <w:rFonts w:ascii="Times New Roman" w:hAnsi="Times New Roman" w:cs="Times New Roman"/>
          <w:sz w:val="24"/>
          <w:szCs w:val="24"/>
        </w:rPr>
        <w:t xml:space="preserve"> is the cumulative density function of the standard normal distribution, so </w:t>
      </w:r>
      <m:oMath>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微软雅黑" w:eastAsia="微软雅黑" w:hAnsi="微软雅黑" w:cs="微软雅黑" w:hint="eastAsia"/>
                <w:sz w:val="24"/>
                <w:szCs w:val="24"/>
                <w:shd w:val="clear" w:color="auto" w:fill="FFFFFF"/>
              </w:rPr>
              <m:t>-</m:t>
            </m:r>
            <m:r>
              <w:rPr>
                <w:rFonts w:ascii="Cambria Math" w:hAnsi="Cambria Math" w:cs="Cambria Math"/>
                <w:sz w:val="24"/>
                <w:szCs w:val="24"/>
                <w:shd w:val="clear" w:color="auto" w:fill="FFFFFF"/>
              </w:rPr>
              <m:t>1</m:t>
            </m:r>
          </m:sup>
        </m:sSup>
      </m:oMath>
      <w:r w:rsidRPr="0080518C">
        <w:rPr>
          <w:rFonts w:ascii="Times New Roman" w:hAnsi="Times New Roman" w:cs="Times New Roman"/>
          <w:iCs/>
          <w:sz w:val="24"/>
          <w:szCs w:val="24"/>
        </w:rPr>
        <w:t xml:space="preserve"> is the </w:t>
      </w:r>
      <w:del w:id="425" w:author="Zhen Tan" w:date="2022-08-21T16:07:00Z">
        <w:r w:rsidRPr="0080518C" w:rsidDel="00A03C26">
          <w:rPr>
            <w:rFonts w:ascii="Times New Roman" w:hAnsi="Times New Roman" w:cs="Times New Roman"/>
            <w:iCs/>
            <w:sz w:val="24"/>
            <w:szCs w:val="24"/>
          </w:rPr>
          <w:delText xml:space="preserve">corresponding </w:delText>
        </w:r>
      </w:del>
      <w:r w:rsidRPr="0080518C">
        <w:rPr>
          <w:rFonts w:ascii="Times New Roman" w:hAnsi="Times New Roman" w:cs="Times New Roman"/>
          <w:iCs/>
          <w:sz w:val="24"/>
          <w:szCs w:val="24"/>
        </w:rPr>
        <w:t>quantile function</w:t>
      </w:r>
      <w:ins w:id="426" w:author="Zhen Tan" w:date="2022-08-21T16:06:00Z">
        <w:r w:rsidR="00A03C26" w:rsidRPr="0080518C">
          <w:rPr>
            <w:rFonts w:ascii="Times New Roman" w:hAnsi="Times New Roman" w:cs="Times New Roman"/>
            <w:iCs/>
            <w:sz w:val="24"/>
            <w:szCs w:val="24"/>
          </w:rPr>
          <w:t xml:space="preserve"> of the standard normal distrib</w:t>
        </w:r>
      </w:ins>
      <w:ins w:id="427" w:author="Zhen Tan" w:date="2022-08-21T16:07:00Z">
        <w:r w:rsidR="00A03C26" w:rsidRPr="0080518C">
          <w:rPr>
            <w:rFonts w:ascii="Times New Roman" w:hAnsi="Times New Roman" w:cs="Times New Roman"/>
            <w:iCs/>
            <w:sz w:val="24"/>
            <w:szCs w:val="24"/>
          </w:rPr>
          <w:t>u</w:t>
        </w:r>
      </w:ins>
      <w:ins w:id="428" w:author="Zhen Tan" w:date="2022-08-21T16:06:00Z">
        <w:r w:rsidR="00A03C26" w:rsidRPr="0080518C">
          <w:rPr>
            <w:rFonts w:ascii="Times New Roman" w:hAnsi="Times New Roman" w:cs="Times New Roman"/>
            <w:iCs/>
            <w:sz w:val="24"/>
            <w:szCs w:val="24"/>
          </w:rPr>
          <w:t>t</w:t>
        </w:r>
      </w:ins>
      <w:ins w:id="429" w:author="Zhen Tan" w:date="2022-08-21T16:07:00Z">
        <w:r w:rsidR="00A03C26" w:rsidRPr="0080518C">
          <w:rPr>
            <w:rFonts w:ascii="Times New Roman" w:hAnsi="Times New Roman" w:cs="Times New Roman"/>
            <w:iCs/>
            <w:sz w:val="24"/>
            <w:szCs w:val="24"/>
          </w:rPr>
          <w:t>i</w:t>
        </w:r>
      </w:ins>
      <w:ins w:id="430" w:author="Zhen Tan" w:date="2022-08-21T16:06:00Z">
        <w:r w:rsidR="00A03C26" w:rsidRPr="0080518C">
          <w:rPr>
            <w:rFonts w:ascii="Times New Roman" w:hAnsi="Times New Roman" w:cs="Times New Roman"/>
            <w:iCs/>
            <w:sz w:val="24"/>
            <w:szCs w:val="24"/>
          </w:rPr>
          <w:t>on</w:t>
        </w:r>
      </w:ins>
      <w:r w:rsidRPr="0080518C">
        <w:rPr>
          <w:rFonts w:ascii="Times New Roman" w:hAnsi="Times New Roman" w:cs="Times New Roman"/>
          <w:iCs/>
          <w:sz w:val="24"/>
          <w:szCs w:val="24"/>
        </w:rPr>
        <w:t xml:space="preserve">. Note that </w:t>
      </w:r>
      <w:r w:rsidRPr="0080518C">
        <w:rPr>
          <w:rFonts w:ascii="Times New Roman" w:hAnsi="Times New Roman" w:cs="Times New Roman"/>
          <w:iCs/>
          <w:sz w:val="24"/>
          <w:szCs w:val="24"/>
          <w:rPrChange w:id="431" w:author="Zhen Tan" w:date="2022-08-21T01:49:00Z">
            <w:rPr>
              <w:rFonts w:ascii="Times New Roman" w:hAnsi="Times New Roman" w:cs="Times New Roman"/>
              <w:iCs/>
              <w:sz w:val="24"/>
              <w:szCs w:val="24"/>
              <w:highlight w:val="green"/>
            </w:rPr>
          </w:rPrChange>
        </w:rPr>
        <w:t>similar as in (</w:t>
      </w:r>
      <w:del w:id="432" w:author="Zhen Tan" w:date="2022-08-21T01:49:00Z">
        <w:r w:rsidRPr="0080518C" w:rsidDel="004C7F5A">
          <w:rPr>
            <w:rFonts w:ascii="Times New Roman" w:hAnsi="Times New Roman" w:cs="Times New Roman"/>
            <w:iCs/>
            <w:sz w:val="24"/>
            <w:szCs w:val="24"/>
            <w:rPrChange w:id="433" w:author="Zhen Tan" w:date="2022-08-21T01:49:00Z">
              <w:rPr>
                <w:rFonts w:ascii="Times New Roman" w:hAnsi="Times New Roman" w:cs="Times New Roman"/>
                <w:iCs/>
                <w:sz w:val="24"/>
                <w:szCs w:val="24"/>
                <w:highlight w:val="green"/>
              </w:rPr>
            </w:rPrChange>
          </w:rPr>
          <w:delText>9</w:delText>
        </w:r>
      </w:del>
      <w:ins w:id="434" w:author="Zhen Tan" w:date="2022-08-21T01:49:00Z">
        <w:r w:rsidR="004C7F5A" w:rsidRPr="0080518C">
          <w:rPr>
            <w:rFonts w:ascii="Times New Roman" w:hAnsi="Times New Roman" w:cs="Times New Roman"/>
            <w:iCs/>
            <w:sz w:val="24"/>
            <w:szCs w:val="24"/>
            <w:rPrChange w:id="435" w:author="Zhen Tan" w:date="2022-08-21T01:49:00Z">
              <w:rPr>
                <w:rFonts w:ascii="Times New Roman" w:hAnsi="Times New Roman" w:cs="Times New Roman"/>
                <w:iCs/>
                <w:sz w:val="24"/>
                <w:szCs w:val="24"/>
                <w:highlight w:val="green"/>
              </w:rPr>
            </w:rPrChange>
          </w:rPr>
          <w:t>4</w:t>
        </w:r>
      </w:ins>
      <w:r w:rsidRPr="0080518C">
        <w:rPr>
          <w:rFonts w:ascii="Times New Roman" w:hAnsi="Times New Roman" w:cs="Times New Roman"/>
          <w:iCs/>
          <w:sz w:val="24"/>
          <w:szCs w:val="24"/>
          <w:rPrChange w:id="436" w:author="Zhen Tan" w:date="2022-08-21T01:49:00Z">
            <w:rPr>
              <w:rFonts w:ascii="Times New Roman" w:hAnsi="Times New Roman" w:cs="Times New Roman"/>
              <w:iCs/>
              <w:sz w:val="24"/>
              <w:szCs w:val="24"/>
              <w:highlight w:val="green"/>
            </w:rPr>
          </w:rPrChange>
        </w:rPr>
        <w:t>)</w:t>
      </w:r>
      <w:r w:rsidRPr="0080518C">
        <w:rPr>
          <w:rFonts w:ascii="Times New Roman" w:hAnsi="Times New Roman" w:cs="Times New Roman"/>
          <w:iCs/>
          <w:sz w:val="24"/>
          <w:szCs w:val="24"/>
        </w:rPr>
        <w:t>, we use the stage-</w:t>
      </w:r>
      <w:r w:rsidRPr="0080518C">
        <w:rPr>
          <w:rFonts w:ascii="Times New Roman" w:hAnsi="Times New Roman" w:cs="Times New Roman"/>
          <w:i/>
          <w:sz w:val="24"/>
          <w:szCs w:val="24"/>
        </w:rPr>
        <w:t xml:space="preserve">N </w:t>
      </w:r>
      <w:r w:rsidRPr="0080518C">
        <w:rPr>
          <w:rFonts w:ascii="Times New Roman" w:hAnsi="Times New Roman" w:cs="Times New Roman"/>
          <w:iCs/>
          <w:sz w:val="24"/>
          <w:szCs w:val="24"/>
        </w:rPr>
        <w:t xml:space="preserve">estimate of the sample variance,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sidRPr="0080518C">
        <w:rPr>
          <w:rFonts w:ascii="Times New Roman" w:hAnsi="Times New Roman" w:cs="Times New Roman"/>
          <w:iCs/>
          <w:sz w:val="24"/>
          <w:szCs w:val="24"/>
        </w:rPr>
        <w:t>, in inequality (</w:t>
      </w:r>
      <w:del w:id="437" w:author="Zhen Tan" w:date="2022-08-21T01:49:00Z">
        <w:r w:rsidRPr="0080518C" w:rsidDel="004C7F5A">
          <w:rPr>
            <w:rFonts w:ascii="Times New Roman" w:hAnsi="Times New Roman" w:cs="Times New Roman"/>
            <w:iCs/>
            <w:sz w:val="24"/>
            <w:szCs w:val="24"/>
          </w:rPr>
          <w:delText>1</w:delText>
        </w:r>
      </w:del>
      <w:ins w:id="438" w:author="Zhen Tan" w:date="2022-08-21T01:49:00Z">
        <w:r w:rsidR="004C7F5A" w:rsidRPr="0080518C">
          <w:rPr>
            <w:rFonts w:ascii="Times New Roman" w:hAnsi="Times New Roman" w:cs="Times New Roman"/>
            <w:iCs/>
            <w:sz w:val="24"/>
            <w:szCs w:val="24"/>
          </w:rPr>
          <w:t>5</w:t>
        </w:r>
      </w:ins>
      <w:del w:id="439" w:author="Zhen Tan" w:date="2022-08-21T01:49:00Z">
        <w:r w:rsidRPr="0080518C" w:rsidDel="004C7F5A">
          <w:rPr>
            <w:rFonts w:ascii="Times New Roman" w:hAnsi="Times New Roman" w:cs="Times New Roman"/>
            <w:iCs/>
            <w:sz w:val="24"/>
            <w:szCs w:val="24"/>
          </w:rPr>
          <w:delText>0</w:delText>
        </w:r>
      </w:del>
      <w:r w:rsidRPr="0080518C">
        <w:rPr>
          <w:rFonts w:ascii="Times New Roman" w:hAnsi="Times New Roman" w:cs="Times New Roman"/>
          <w:iCs/>
          <w:sz w:val="24"/>
          <w:szCs w:val="24"/>
        </w:rPr>
        <w:t>).</w:t>
      </w:r>
    </w:p>
    <w:p w14:paraId="1CD6B9A3" w14:textId="77777777" w:rsidR="00E67543" w:rsidRPr="0080518C" w:rsidRDefault="00E67543" w:rsidP="008052D1">
      <w:pPr>
        <w:adjustRightInd w:val="0"/>
        <w:snapToGrid w:val="0"/>
        <w:rPr>
          <w:rFonts w:ascii="Times New Roman" w:hAnsi="Times New Roman" w:cs="Times New Roman"/>
          <w:iCs/>
          <w:sz w:val="24"/>
          <w:szCs w:val="24"/>
        </w:rPr>
      </w:pPr>
    </w:p>
    <w:p w14:paraId="749C6D97" w14:textId="77E15E83"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bCs/>
          <w:sz w:val="24"/>
          <w:szCs w:val="24"/>
        </w:rPr>
        <w:t>Therefore</w:t>
      </w:r>
      <w:r w:rsidRPr="0080518C">
        <w:rPr>
          <w:rFonts w:ascii="Times New Roman" w:hAnsi="Times New Roman" w:cs="Times New Roman"/>
          <w:sz w:val="24"/>
          <w:szCs w:val="24"/>
        </w:rPr>
        <w:t>, we can rewrite problem (</w:t>
      </w:r>
      <w:del w:id="440" w:author="Zhen Tan" w:date="2022-08-21T01:49:00Z">
        <w:r w:rsidRPr="0080518C" w:rsidDel="004C7F5A">
          <w:rPr>
            <w:rFonts w:ascii="Times New Roman" w:hAnsi="Times New Roman" w:cs="Times New Roman"/>
            <w:sz w:val="24"/>
            <w:szCs w:val="24"/>
          </w:rPr>
          <w:delText>7</w:delText>
        </w:r>
      </w:del>
      <w:ins w:id="441" w:author="Zhen Tan" w:date="2022-08-21T01:49:00Z">
        <w:r w:rsidR="004C7F5A" w:rsidRPr="0080518C">
          <w:rPr>
            <w:rFonts w:ascii="Times New Roman" w:hAnsi="Times New Roman" w:cs="Times New Roman"/>
            <w:sz w:val="24"/>
            <w:szCs w:val="24"/>
          </w:rPr>
          <w:t>2</w:t>
        </w:r>
      </w:ins>
      <w:r w:rsidRPr="0080518C">
        <w:rPr>
          <w:rFonts w:ascii="Times New Roman" w:hAnsi="Times New Roman" w:cs="Times New Roman"/>
          <w:sz w:val="24"/>
          <w:szCs w:val="24"/>
        </w:rPr>
        <w:t>) based on</w:t>
      </w:r>
      <w:r w:rsidR="00AA3A6E" w:rsidRPr="0080518C">
        <w:rPr>
          <w:rFonts w:ascii="Times New Roman" w:hAnsi="Times New Roman" w:cs="Times New Roman"/>
          <w:sz w:val="24"/>
          <w:szCs w:val="24"/>
        </w:rPr>
        <w:t xml:space="preserve"> G</w:t>
      </w:r>
      <w:r w:rsidR="008F2F11" w:rsidRPr="0080518C">
        <w:rPr>
          <w:rFonts w:ascii="Times New Roman" w:hAnsi="Times New Roman" w:cs="Times New Roman"/>
          <w:sz w:val="24"/>
          <w:szCs w:val="24"/>
        </w:rPr>
        <w:t>au</w:t>
      </w:r>
      <w:r w:rsidR="00AA3A6E" w:rsidRPr="0080518C">
        <w:rPr>
          <w:rFonts w:ascii="Times New Roman" w:hAnsi="Times New Roman" w:cs="Times New Roman"/>
          <w:sz w:val="24"/>
          <w:szCs w:val="24"/>
        </w:rPr>
        <w:t>ssian process approximation as</w:t>
      </w:r>
    </w:p>
    <w:p w14:paraId="30252FB8" w14:textId="0391820B" w:rsidR="00E67543" w:rsidRPr="0080518C" w:rsidRDefault="00000000" w:rsidP="008052D1">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eastAsia="宋体" w:hAnsi="Times New Roman" w:cs="Times New Roman"/>
                    <w:sz w:val="24"/>
                    <w:szCs w:val="24"/>
                  </w:rPr>
                  <m:t>x</m:t>
                </m:r>
                <m:r>
                  <m:rPr>
                    <m:sty m:val="b"/>
                  </m:rPr>
                  <w:rPr>
                    <w:rFonts w:ascii="Cambria Math" w:eastAsia="宋体" w:hAnsi="Cambria Math" w:cs="Times New Roman" w:hint="eastAsia"/>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Change w:id="442" w:author="Zhen Tan" w:date="2022-08-21T01:49:00Z">
                          <w:rPr>
                            <w:rFonts w:ascii="Cambria Math" w:eastAsia="宋体" w:hAnsi="Times New Roman" w:cs="Times New Roman"/>
                            <w:sz w:val="24"/>
                            <w:szCs w:val="24"/>
                            <w:highlight w:val="yellow"/>
                          </w:rPr>
                        </w:rPrChange>
                      </w:rPr>
                      <m:t>x</m:t>
                    </m:r>
                  </m:sub>
                  <m:sup>
                    <m:r>
                      <w:rPr>
                        <w:rFonts w:ascii="Cambria Math" w:eastAsia="宋体" w:hAnsi="Times New Roman" w:cs="Times New Roman"/>
                        <w:sz w:val="24"/>
                        <w:szCs w:val="24"/>
                        <w:rPrChange w:id="443" w:author="Zhen Tan" w:date="2022-08-21T01:49:00Z">
                          <w:rPr>
                            <w:rFonts w:ascii="Cambria Math" w:eastAsia="宋体" w:hAnsi="Times New Roman" w:cs="Times New Roman"/>
                            <w:sz w:val="24"/>
                            <w:szCs w:val="24"/>
                            <w:highlight w:val="yellow"/>
                          </w:rPr>
                        </w:rPrChange>
                      </w:rPr>
                      <m:t>D</m:t>
                    </m:r>
                    <m:r>
                      <m:rPr>
                        <m:sty m:val="p"/>
                      </m:rPr>
                      <w:rPr>
                        <w:rFonts w:ascii="Cambria Math" w:eastAsia="宋体" w:hAnsi="Times New Roman" w:cs="Times New Roman"/>
                        <w:sz w:val="24"/>
                        <w:szCs w:val="24"/>
                        <w:rPrChange w:id="444" w:author="Zhen Tan" w:date="2022-08-21T01:49:00Z">
                          <w:rPr>
                            <w:rFonts w:ascii="Cambria Math" w:eastAsia="宋体" w:hAnsi="Times New Roman" w:cs="Times New Roman"/>
                            <w:sz w:val="24"/>
                            <w:szCs w:val="24"/>
                            <w:highlight w:val="yellow"/>
                          </w:rPr>
                        </w:rPrChange>
                      </w:rPr>
                      <m:t>,</m:t>
                    </m:r>
                    <m:r>
                      <w:rPr>
                        <w:rFonts w:ascii="Cambria Math" w:eastAsia="宋体" w:hAnsi="Times New Roman" w:cs="Times New Roman"/>
                        <w:sz w:val="24"/>
                        <w:szCs w:val="24"/>
                        <w:rPrChange w:id="445" w:author="Zhen Tan" w:date="2022-08-21T01:49:00Z">
                          <w:rPr>
                            <w:rFonts w:ascii="Cambria Math" w:eastAsia="宋体" w:hAnsi="Times New Roman" w:cs="Times New Roman"/>
                            <w:sz w:val="24"/>
                            <w:szCs w:val="24"/>
                            <w:highlight w:val="yellow"/>
                          </w:rPr>
                        </w:rPrChange>
                      </w:rPr>
                      <m:t>N</m:t>
                    </m:r>
                  </m:sup>
                </m:sSubSup>
                <m:r>
                  <w:rPr>
                    <w:rFonts w:ascii="Cambria Math" w:eastAsia="宋体" w:hAnsi="Times New Roman" w:cs="Times New Roman"/>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u w:val="single"/>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e>
            </m:d>
            <m:r>
              <w:rPr>
                <w:rFonts w:ascii="Cambria Math" w:eastAsia="宋体" w:hAnsi="Times New Roman" w:cs="Times New Roman"/>
                <w:sz w:val="24"/>
                <w:szCs w:val="24"/>
              </w:rPr>
              <m:t xml:space="preserve">      </m:t>
            </m:r>
            <m:r>
              <w:ins w:id="446" w:author="Zhen Tan" w:date="2022-08-23T00:24:00Z">
                <w:rPr>
                  <w:rFonts w:ascii="Cambria Math" w:eastAsia="宋体" w:hAnsi="Times New Roman" w:cs="Times New Roman"/>
                  <w:sz w:val="24"/>
                  <w:szCs w:val="24"/>
                </w:rPr>
                <m:t xml:space="preserve">        </m:t>
              </w:ins>
            </m:r>
            <m:r>
              <w:rPr>
                <w:rFonts w:ascii="Cambria Math" w:eastAsia="宋体" w:hAnsi="Times New Roman" w:cs="Times New Roman"/>
                <w:sz w:val="24"/>
                <w:szCs w:val="24"/>
              </w:rPr>
              <m:t xml:space="preserve">                   </m:t>
            </m:r>
            <m:r>
              <w:ins w:id="447" w:author="Zhen Tan" w:date="2022-08-23T00:24:00Z">
                <w:rPr>
                  <w:rFonts w:ascii="Cambria Math" w:eastAsia="宋体" w:hAnsi="Times New Roman" w:cs="Times New Roman"/>
                  <w:sz w:val="24"/>
                  <w:szCs w:val="24"/>
                </w:rPr>
                <m:t xml:space="preserve"> </m:t>
              </w:ins>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E,N</m:t>
                </m:r>
              </m:sup>
            </m:sSub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sz w:val="24"/>
                    <w:szCs w:val="24"/>
                    <w:shd w:val="clear" w:color="auto" w:fill="FFFFFF"/>
                  </w:rPr>
                  <m:t>E</m:t>
                </m:r>
              </m:sup>
            </m:sSup>
            <m:r>
              <m:rPr>
                <m:sty m:val="p"/>
              </m:rPr>
              <w:rPr>
                <w:rFonts w:ascii="Cambria Math" w:eastAsia="宋体" w:hAnsi="Cambria Math" w:cs="Times New Roman"/>
                <w:sz w:val="24"/>
                <w:szCs w:val="24"/>
              </w:rPr>
              <m:t>-</m:t>
            </m:r>
            <m:sSup>
              <m:sSupPr>
                <m:ctrlPr>
                  <w:rPr>
                    <w:rFonts w:ascii="Cambria Math" w:hAnsi="Cambria Math" w:cs="Cambria Math"/>
                    <w:sz w:val="24"/>
                    <w:szCs w:val="24"/>
                    <w:shd w:val="clear" w:color="auto" w:fill="FFFFFF"/>
                  </w:rPr>
                </m:ctrlPr>
              </m:sSupPr>
              <m:e>
                <m:r>
                  <m:rPr>
                    <m:sty m:val="p"/>
                  </m:rPr>
                  <w:rPr>
                    <w:rFonts w:ascii="Cambria Math" w:eastAsia="宋体" w:hAnsi="Cambria Math" w:cs="Times New Roman"/>
                    <w:sz w:val="24"/>
                    <w:szCs w:val="24"/>
                  </w:rPr>
                  <m:t>Φ</m:t>
                </m:r>
              </m:e>
              <m:sup>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p>
            <m:d>
              <m:dPr>
                <m:ctrlPr>
                  <w:rPr>
                    <w:rFonts w:ascii="Cambria Math" w:eastAsia="宋体" w:hAnsi="Cambria Math" w:cs="Times New Roman"/>
                    <w:iCs/>
                    <w:sz w:val="24"/>
                    <w:szCs w:val="24"/>
                  </w:rPr>
                </m:ctrlPr>
              </m:dPr>
              <m:e>
                <m:r>
                  <m:rPr>
                    <m:sty m:val="p"/>
                  </m:rPr>
                  <w:rPr>
                    <w:rFonts w:ascii="Cambria Math" w:eastAsia="宋体" w:hAnsi="Cambria Math" w:cs="Times New Roman"/>
                    <w:sz w:val="24"/>
                    <w:szCs w:val="24"/>
                  </w:rPr>
                  <m:t>1-</m:t>
                </m:r>
                <m:r>
                  <w:ins w:id="448" w:author="Zhen Tan" w:date="2022-08-21T01:49:00Z">
                    <w:rPr>
                      <w:rFonts w:ascii="Cambria Math" w:hAnsi="Cambria Math" w:cs="Times New Roman"/>
                      <w:sz w:val="24"/>
                      <w:szCs w:val="24"/>
                    </w:rPr>
                    <m:t>ϵ</m:t>
                  </w:ins>
                </m:r>
                <m:r>
                  <w:del w:id="449" w:author="Zhen Tan" w:date="2022-08-21T01:49:00Z">
                    <m:rPr>
                      <m:scr m:val="script"/>
                      <m:sty m:val="p"/>
                    </m:rPr>
                    <w:rPr>
                      <w:rFonts w:ascii="Cambria Math" w:hAnsi="Cambria Math" w:cs="Times New Roman"/>
                      <w:sz w:val="24"/>
                      <w:szCs w:val="24"/>
                    </w:rPr>
                    <m:t>E</m:t>
                  </w:del>
                </m:r>
                <m:ctrlPr>
                  <w:rPr>
                    <w:rFonts w:ascii="Cambria Math" w:hAnsi="Cambria Math" w:cs="Times New Roman"/>
                    <w:iCs/>
                    <w:sz w:val="24"/>
                    <w:szCs w:val="24"/>
                  </w:rPr>
                </m:ctrlPr>
              </m:e>
            </m:d>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m:r>
              <w:rPr>
                <w:rFonts w:ascii="Cambria Math" w:eastAsia="宋体" w:hAnsi="Cambria Math" w:cs="Times New Roman"/>
                <w:sz w:val="24"/>
                <w:szCs w:val="24"/>
              </w:rPr>
              <m:t xml:space="preserve">        </m:t>
            </m:r>
          </m:e>
        </m:eqArr>
      </m:oMath>
      <w:r w:rsidR="00E67543" w:rsidRPr="0080518C">
        <w:rPr>
          <w:rFonts w:ascii="Times New Roman" w:hAnsi="Times New Roman" w:cs="Times New Roman"/>
          <w:sz w:val="24"/>
          <w:szCs w:val="24"/>
        </w:rPr>
        <w:t xml:space="preserve">               (</w:t>
      </w:r>
      <w:ins w:id="450" w:author="Zhen Tan" w:date="2022-08-21T10:59:00Z">
        <w:r w:rsidR="001C7253" w:rsidRPr="0080518C">
          <w:rPr>
            <w:rFonts w:ascii="Times New Roman" w:hAnsi="Times New Roman" w:cs="Times New Roman"/>
            <w:sz w:val="24"/>
            <w:szCs w:val="24"/>
          </w:rPr>
          <w:t>6</w:t>
        </w:r>
      </w:ins>
      <w:del w:id="451" w:author="Zhen Tan" w:date="2022-08-21T10:59:00Z">
        <w:r w:rsidR="00E67543" w:rsidRPr="0080518C" w:rsidDel="001C7253">
          <w:rPr>
            <w:rFonts w:ascii="Times New Roman" w:hAnsi="Times New Roman" w:cs="Times New Roman"/>
            <w:sz w:val="24"/>
            <w:szCs w:val="24"/>
          </w:rPr>
          <w:delText>11</w:delText>
        </w:r>
      </w:del>
      <w:r w:rsidR="00E67543" w:rsidRPr="0080518C">
        <w:rPr>
          <w:rFonts w:ascii="Times New Roman" w:hAnsi="Times New Roman" w:cs="Times New Roman"/>
          <w:sz w:val="24"/>
          <w:szCs w:val="24"/>
        </w:rPr>
        <w:t>)</w:t>
      </w:r>
    </w:p>
    <w:p w14:paraId="1DA4750C" w14:textId="1B4523C9" w:rsidR="00E67543" w:rsidRDefault="00E67543" w:rsidP="008052D1">
      <w:pPr>
        <w:adjustRightInd w:val="0"/>
        <w:snapToGrid w:val="0"/>
        <w:jc w:val="right"/>
        <w:rPr>
          <w:ins w:id="452" w:author="Zhen Tan" w:date="2022-08-29T00:21:00Z"/>
          <w:rFonts w:ascii="Times New Roman" w:hAnsi="Times New Roman" w:cs="Times New Roman"/>
          <w:sz w:val="24"/>
          <w:szCs w:val="24"/>
        </w:rPr>
      </w:pPr>
    </w:p>
    <w:p w14:paraId="467A85C0" w14:textId="77777777" w:rsidR="002E3A01" w:rsidRPr="0080518C" w:rsidRDefault="002E3A01" w:rsidP="008052D1">
      <w:pPr>
        <w:adjustRightInd w:val="0"/>
        <w:snapToGrid w:val="0"/>
        <w:jc w:val="right"/>
        <w:rPr>
          <w:rFonts w:ascii="Times New Roman" w:hAnsi="Times New Roman" w:cs="Times New Roman"/>
          <w:sz w:val="24"/>
          <w:szCs w:val="24"/>
        </w:rPr>
      </w:pPr>
    </w:p>
    <w:p w14:paraId="492B009C" w14:textId="49BA3927" w:rsidR="00E67543" w:rsidRDefault="00F22D01" w:rsidP="008052D1">
      <w:pPr>
        <w:pStyle w:val="2"/>
        <w:adjustRightInd w:val="0"/>
        <w:snapToGrid w:val="0"/>
        <w:spacing w:before="0"/>
        <w:rPr>
          <w:ins w:id="453" w:author="Zhen Tan" w:date="2022-08-29T00:21:00Z"/>
          <w:rFonts w:ascii="Times New Roman" w:hAnsi="Times New Roman" w:cs="Times New Roman"/>
          <w:b/>
          <w:iCs/>
          <w:color w:val="auto"/>
          <w:sz w:val="24"/>
          <w:szCs w:val="24"/>
        </w:rPr>
      </w:pPr>
      <w:r w:rsidRPr="002E3A01">
        <w:rPr>
          <w:rFonts w:ascii="Times New Roman" w:eastAsiaTheme="minorEastAsia" w:hAnsi="Times New Roman" w:cs="Times New Roman"/>
          <w:b/>
          <w:iCs/>
          <w:color w:val="auto"/>
          <w:sz w:val="24"/>
          <w:szCs w:val="24"/>
          <w:rPrChange w:id="454" w:author="Zhen Tan" w:date="2022-08-29T00:21:00Z">
            <w:rPr>
              <w:rFonts w:ascii="Times New Roman" w:eastAsiaTheme="minorEastAsia" w:hAnsi="Times New Roman" w:cs="Times New Roman"/>
              <w:i/>
              <w:iCs/>
              <w:color w:val="auto"/>
              <w:sz w:val="24"/>
              <w:szCs w:val="24"/>
            </w:rPr>
          </w:rPrChange>
        </w:rPr>
        <w:t>4</w:t>
      </w:r>
      <w:r w:rsidR="00E67543" w:rsidRPr="002E3A01">
        <w:rPr>
          <w:rFonts w:ascii="Times New Roman" w:eastAsiaTheme="minorEastAsia" w:hAnsi="Times New Roman" w:cs="Times New Roman"/>
          <w:b/>
          <w:iCs/>
          <w:color w:val="auto"/>
          <w:sz w:val="24"/>
          <w:szCs w:val="24"/>
          <w:rPrChange w:id="455" w:author="Zhen Tan" w:date="2022-08-29T00:21:00Z">
            <w:rPr>
              <w:rFonts w:ascii="Times New Roman" w:eastAsiaTheme="minorEastAsia" w:hAnsi="Times New Roman" w:cs="Times New Roman"/>
              <w:i/>
              <w:iCs/>
              <w:color w:val="auto"/>
              <w:sz w:val="24"/>
              <w:szCs w:val="24"/>
            </w:rPr>
          </w:rPrChange>
        </w:rPr>
        <w:t>.2</w:t>
      </w:r>
      <w:r w:rsidR="00E67543" w:rsidRPr="002E3A01">
        <w:rPr>
          <w:b/>
          <w:color w:val="auto"/>
          <w:rPrChange w:id="456" w:author="Zhen Tan" w:date="2022-08-29T00:21:00Z">
            <w:rPr>
              <w:color w:val="auto"/>
            </w:rPr>
          </w:rPrChange>
        </w:rPr>
        <w:t xml:space="preserve"> </w:t>
      </w:r>
      <w:r w:rsidR="00E67543" w:rsidRPr="002E3A01">
        <w:rPr>
          <w:rFonts w:ascii="Times New Roman" w:hAnsi="Times New Roman" w:cs="Times New Roman"/>
          <w:b/>
          <w:iCs/>
          <w:color w:val="auto"/>
          <w:sz w:val="24"/>
          <w:szCs w:val="24"/>
          <w:rPrChange w:id="457" w:author="Zhen Tan" w:date="2022-08-29T00:21:00Z">
            <w:rPr>
              <w:rFonts w:ascii="Times New Roman" w:hAnsi="Times New Roman" w:cs="Times New Roman"/>
              <w:i/>
              <w:iCs/>
              <w:color w:val="auto"/>
              <w:sz w:val="24"/>
              <w:szCs w:val="24"/>
            </w:rPr>
          </w:rPrChange>
        </w:rPr>
        <w:t>Parametric belief on model parameters</w:t>
      </w:r>
    </w:p>
    <w:p w14:paraId="082F57BA" w14:textId="77777777" w:rsidR="002E3A01" w:rsidRPr="002E3A01" w:rsidRDefault="002E3A01">
      <w:pPr>
        <w:rPr>
          <w:rPrChange w:id="458" w:author="Zhen Tan" w:date="2022-08-29T00:21:00Z">
            <w:rPr>
              <w:rFonts w:ascii="Times New Roman" w:hAnsi="Times New Roman" w:cs="Times New Roman"/>
              <w:i/>
              <w:iCs/>
              <w:color w:val="auto"/>
              <w:sz w:val="24"/>
              <w:szCs w:val="24"/>
            </w:rPr>
          </w:rPrChange>
        </w:rPr>
        <w:pPrChange w:id="459" w:author="Zhen Tan" w:date="2022-08-29T00:21:00Z">
          <w:pPr>
            <w:pStyle w:val="2"/>
            <w:adjustRightInd w:val="0"/>
            <w:snapToGrid w:val="0"/>
            <w:spacing w:before="0"/>
          </w:pPr>
        </w:pPrChange>
      </w:pPr>
    </w:p>
    <w:p w14:paraId="11C343CE" w14:textId="7342930F" w:rsidR="00E67543" w:rsidRPr="002E3A01" w:rsidRDefault="00F22D01" w:rsidP="008052D1">
      <w:pPr>
        <w:pStyle w:val="3"/>
        <w:adjustRightInd w:val="0"/>
        <w:snapToGrid w:val="0"/>
        <w:rPr>
          <w:rFonts w:ascii="Times New Roman" w:eastAsiaTheme="minorEastAsia" w:hAnsi="Times New Roman" w:cs="Times New Roman"/>
          <w:b/>
          <w:color w:val="auto"/>
          <w:kern w:val="2"/>
          <w:rPrChange w:id="460" w:author="Zhen Tan" w:date="2022-08-29T00:21:00Z">
            <w:rPr>
              <w:rFonts w:ascii="Times New Roman" w:eastAsiaTheme="minorEastAsia" w:hAnsi="Times New Roman" w:cs="Times New Roman"/>
              <w:color w:val="auto"/>
              <w:kern w:val="2"/>
            </w:rPr>
          </w:rPrChange>
        </w:rPr>
      </w:pPr>
      <w:r w:rsidRPr="002E3A01">
        <w:rPr>
          <w:rFonts w:ascii="Times New Roman" w:eastAsiaTheme="minorEastAsia" w:hAnsi="Times New Roman" w:cs="Times New Roman"/>
          <w:b/>
          <w:color w:val="auto"/>
          <w:kern w:val="2"/>
          <w:rPrChange w:id="461" w:author="Zhen Tan" w:date="2022-08-29T00:21:00Z">
            <w:rPr>
              <w:rFonts w:ascii="Times New Roman" w:eastAsiaTheme="minorEastAsia" w:hAnsi="Times New Roman" w:cs="Times New Roman"/>
              <w:color w:val="auto"/>
              <w:kern w:val="2"/>
            </w:rPr>
          </w:rPrChange>
        </w:rPr>
        <w:t>4</w:t>
      </w:r>
      <w:r w:rsidR="00E67543" w:rsidRPr="002E3A01">
        <w:rPr>
          <w:rFonts w:ascii="Times New Roman" w:eastAsiaTheme="minorEastAsia" w:hAnsi="Times New Roman" w:cs="Times New Roman"/>
          <w:b/>
          <w:color w:val="auto"/>
          <w:kern w:val="2"/>
          <w:rPrChange w:id="462" w:author="Zhen Tan" w:date="2022-08-29T00:21:00Z">
            <w:rPr>
              <w:rFonts w:ascii="Times New Roman" w:eastAsiaTheme="minorEastAsia" w:hAnsi="Times New Roman" w:cs="Times New Roman"/>
              <w:color w:val="auto"/>
              <w:kern w:val="2"/>
            </w:rPr>
          </w:rPrChange>
        </w:rPr>
        <w:t>.2.1 Parametric belief on the mean vector</w:t>
      </w:r>
    </w:p>
    <w:p w14:paraId="0B0CF53B" w14:textId="77C020C9" w:rsidR="00E67543" w:rsidRPr="0080518C" w:rsidRDefault="00E67543" w:rsidP="008052D1">
      <w:pPr>
        <w:adjustRightInd w:val="0"/>
        <w:snapToGrid w:val="0"/>
        <w:rPr>
          <w:rFonts w:ascii="Times New Roman" w:hAnsi="Times New Roman" w:cs="Times New Roman"/>
          <w:bCs/>
          <w:sz w:val="24"/>
          <w:szCs w:val="24"/>
        </w:rPr>
      </w:pPr>
      <w:bookmarkStart w:id="463" w:name="_Hlk111972389"/>
      <w:r w:rsidRPr="0080518C">
        <w:rPr>
          <w:rFonts w:ascii="Times New Roman" w:hAnsi="Times New Roman" w:cs="Times New Roman"/>
          <w:sz w:val="24"/>
          <w:szCs w:val="24"/>
        </w:rPr>
        <w:t>It is generally not convenient to work with a high dimensional Ga</w:t>
      </w:r>
      <w:r w:rsidR="008F2F11" w:rsidRPr="0080518C">
        <w:rPr>
          <w:rFonts w:ascii="Times New Roman" w:hAnsi="Times New Roman" w:cs="Times New Roman"/>
          <w:sz w:val="24"/>
          <w:szCs w:val="24"/>
        </w:rPr>
        <w:t>u</w:t>
      </w:r>
      <w:r w:rsidRPr="0080518C">
        <w:rPr>
          <w:rFonts w:ascii="Times New Roman" w:hAnsi="Times New Roman" w:cs="Times New Roman"/>
          <w:sz w:val="24"/>
          <w:szCs w:val="24"/>
        </w:rPr>
        <w:t>ssian distribution</w:t>
      </w:r>
      <w:ins w:id="464" w:author="Zhen Tan" w:date="2022-08-21T10:29:00Z">
        <w:r w:rsidR="004379C3" w:rsidRPr="0080518C">
          <w:rPr>
            <w:rFonts w:ascii="Times New Roman" w:hAnsi="Times New Roman" w:cs="Times New Roman"/>
            <w:sz w:val="24"/>
            <w:szCs w:val="24"/>
          </w:rPr>
          <w:t xml:space="preserve"> </w:t>
        </w:r>
      </w:ins>
      <w:del w:id="465" w:author="Zhen Tan" w:date="2022-08-21T10:29:00Z">
        <w:r w:rsidRPr="0080518C" w:rsidDel="004379C3">
          <w:rPr>
            <w:rFonts w:ascii="Times New Roman" w:hAnsi="Times New Roman" w:cs="Times New Roman"/>
            <w:sz w:val="24"/>
            <w:szCs w:val="24"/>
          </w:rPr>
          <w:delText xml:space="preserve">, when such distribution information are used </w:delText>
        </w:r>
      </w:del>
      <w:r w:rsidRPr="0080518C">
        <w:rPr>
          <w:rFonts w:ascii="Times New Roman" w:hAnsi="Times New Roman" w:cs="Times New Roman"/>
          <w:sz w:val="24"/>
          <w:szCs w:val="24"/>
        </w:rPr>
        <w:t xml:space="preserve">in the learning algorithm for sampling decisions (e.g., the </w:t>
      </w:r>
      <w:del w:id="466" w:author="Zhen Tan" w:date="2022-08-21T10:29:00Z">
        <w:r w:rsidRPr="0080518C" w:rsidDel="004D47CA">
          <w:rPr>
            <w:rFonts w:ascii="Times New Roman" w:hAnsi="Times New Roman" w:cs="Times New Roman"/>
            <w:sz w:val="24"/>
            <w:szCs w:val="24"/>
          </w:rPr>
          <w:delText xml:space="preserve">sampling policy that </w:delText>
        </w:r>
      </w:del>
      <w:ins w:id="467" w:author="Zhen Tan" w:date="2022-08-21T10:29:00Z">
        <w:r w:rsidR="004D47CA" w:rsidRPr="0080518C">
          <w:rPr>
            <w:rFonts w:ascii="Times New Roman" w:hAnsi="Times New Roman" w:cs="Times New Roman"/>
            <w:sz w:val="24"/>
            <w:szCs w:val="24"/>
          </w:rPr>
          <w:t xml:space="preserve">one that </w:t>
        </w:r>
      </w:ins>
      <w:r w:rsidRPr="0080518C">
        <w:rPr>
          <w:rFonts w:ascii="Times New Roman" w:hAnsi="Times New Roman" w:cs="Times New Roman"/>
          <w:sz w:val="24"/>
          <w:szCs w:val="24"/>
        </w:rPr>
        <w:t xml:space="preserve">we will discuss in </w:t>
      </w:r>
      <w:r w:rsidRPr="0080518C">
        <w:rPr>
          <w:rFonts w:ascii="Times New Roman" w:hAnsi="Times New Roman" w:cs="Times New Roman"/>
          <w:sz w:val="24"/>
          <w:szCs w:val="24"/>
          <w:shd w:val="clear" w:color="auto" w:fill="FFFFFF"/>
        </w:rPr>
        <w:t xml:space="preserve">Section </w:t>
      </w:r>
      <w:ins w:id="468" w:author="Zhen Tan" w:date="2022-08-21T10:29:00Z">
        <w:r w:rsidR="004379C3" w:rsidRPr="0080518C">
          <w:rPr>
            <w:rFonts w:ascii="Times New Roman" w:hAnsi="Times New Roman" w:cs="Times New Roman"/>
            <w:sz w:val="24"/>
            <w:szCs w:val="24"/>
            <w:shd w:val="clear" w:color="auto" w:fill="FFFFFF"/>
          </w:rPr>
          <w:t>4</w:t>
        </w:r>
      </w:ins>
      <w:del w:id="469" w:author="Zhen Tan" w:date="2022-08-21T10:29:00Z">
        <w:r w:rsidRPr="0080518C" w:rsidDel="004379C3">
          <w:rPr>
            <w:rFonts w:ascii="Times New Roman" w:hAnsi="Times New Roman" w:cs="Times New Roman"/>
            <w:sz w:val="24"/>
            <w:szCs w:val="24"/>
            <w:shd w:val="clear" w:color="auto" w:fill="FFFFFF"/>
          </w:rPr>
          <w:delText>3</w:delText>
        </w:r>
      </w:del>
      <w:r w:rsidRPr="0080518C">
        <w:rPr>
          <w:rFonts w:ascii="Times New Roman" w:hAnsi="Times New Roman" w:cs="Times New Roman"/>
          <w:sz w:val="24"/>
          <w:szCs w:val="24"/>
          <w:shd w:val="clear" w:color="auto" w:fill="FFFFFF"/>
        </w:rPr>
        <w:t xml:space="preserve">.3). </w:t>
      </w:r>
      <w:r w:rsidRPr="0080518C">
        <w:rPr>
          <w:rFonts w:ascii="Times New Roman" w:hAnsi="Times New Roman" w:cs="Times New Roman" w:hint="eastAsia"/>
          <w:sz w:val="24"/>
          <w:szCs w:val="24"/>
        </w:rPr>
        <w:t>For</w:t>
      </w:r>
      <w:r w:rsidRPr="0080518C">
        <w:rPr>
          <w:rFonts w:ascii="Times New Roman" w:hAnsi="Times New Roman" w:cs="Times New Roman"/>
          <w:sz w:val="24"/>
          <w:szCs w:val="24"/>
        </w:rPr>
        <w:t xml:space="preserve"> NSTPU, </w:t>
      </w:r>
      <w:commentRangeStart w:id="470"/>
      <w:commentRangeStart w:id="471"/>
      <w:r w:rsidRPr="0080518C">
        <w:rPr>
          <w:rFonts w:ascii="Times New Roman" w:hAnsi="Times New Roman" w:cs="Times New Roman"/>
          <w:sz w:val="24"/>
          <w:szCs w:val="24"/>
        </w:rPr>
        <w:t xml:space="preserve">we note that the number of signal timing plan (i.e., </w:t>
      </w:r>
      <w:r w:rsidRPr="0080518C">
        <w:rPr>
          <w:rFonts w:ascii="Times New Roman" w:hAnsi="Times New Roman" w:cs="Times New Roman"/>
          <w:i/>
          <w:iCs/>
          <w:sz w:val="24"/>
          <w:szCs w:val="24"/>
        </w:rPr>
        <w:t>K</w:t>
      </w:r>
      <w:r w:rsidRPr="0080518C">
        <w:rPr>
          <w:rFonts w:ascii="Times New Roman" w:hAnsi="Times New Roman" w:cs="Times New Roman"/>
          <w:sz w:val="24"/>
          <w:szCs w:val="24"/>
        </w:rPr>
        <w:t>)</w:t>
      </w:r>
      <w:commentRangeEnd w:id="470"/>
      <w:r w:rsidR="00E62FA1" w:rsidRPr="0080518C">
        <w:rPr>
          <w:rStyle w:val="afd"/>
        </w:rPr>
        <w:commentReference w:id="470"/>
      </w:r>
      <w:commentRangeEnd w:id="471"/>
      <w:r w:rsidR="00B362B2" w:rsidRPr="0080518C">
        <w:rPr>
          <w:rStyle w:val="afd"/>
        </w:rPr>
        <w:commentReference w:id="471"/>
      </w:r>
      <w:r w:rsidRPr="0080518C">
        <w:rPr>
          <w:rFonts w:ascii="Times New Roman" w:hAnsi="Times New Roman" w:cs="Times New Roman"/>
          <w:sz w:val="24"/>
          <w:szCs w:val="24"/>
        </w:rPr>
        <w:t xml:space="preserve"> can be very large. For example, consider a traffic network with only three intersections, each has only two phases whose green time ra</w:t>
      </w:r>
      <w:r w:rsidR="000E695D" w:rsidRPr="0080518C">
        <w:rPr>
          <w:rFonts w:ascii="Times New Roman" w:hAnsi="Times New Roman" w:cs="Times New Roman"/>
          <w:sz w:val="24"/>
          <w:szCs w:val="24"/>
        </w:rPr>
        <w:t>nges from 21 to 40 seconds, then</w:t>
      </w:r>
      <w:r w:rsidRPr="0080518C">
        <w:rPr>
          <w:rFonts w:ascii="Times New Roman" w:hAnsi="Times New Roman" w:cs="Times New Roman"/>
          <w:sz w:val="24"/>
          <w:szCs w:val="24"/>
        </w:rPr>
        <w:t xml:space="preserve"> we have </w:t>
      </w:r>
      <m:oMath>
        <m:r>
          <w:rPr>
            <w:rFonts w:ascii="Cambria Math" w:eastAsia="宋体" w:hAnsi="Cambria Math" w:cs="Times New Roman"/>
            <w:sz w:val="24"/>
            <w:szCs w:val="24"/>
          </w:rPr>
          <m:t>K</m:t>
        </m:r>
        <m:sSup>
          <m:sSupPr>
            <m:ctrlPr>
              <w:rPr>
                <w:rFonts w:ascii="Cambria Math" w:eastAsia="宋体" w:hAnsi="Cambria Math" w:cs="Times New Roman"/>
                <w:iCs/>
                <w:sz w:val="24"/>
                <w:szCs w:val="24"/>
              </w:rPr>
            </m:ctrlPr>
          </m:sSupPr>
          <m:e>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m:t>
            </m:r>
          </m:e>
          <m:sup>
            <m:r>
              <w:rPr>
                <w:rFonts w:ascii="Cambria Math" w:eastAsia="宋体" w:hAnsi="Cambria Math" w:cs="Times New Roman"/>
                <w:sz w:val="24"/>
                <w:szCs w:val="24"/>
              </w:rPr>
              <m:t>3</m:t>
            </m:r>
          </m:sup>
        </m:sSup>
        <m:r>
          <w:rPr>
            <w:rFonts w:ascii="Cambria Math" w:eastAsia="宋体" w:hAnsi="Cambria Math" w:cs="Times New Roman"/>
            <w:sz w:val="24"/>
            <w:szCs w:val="24"/>
          </w:rPr>
          <m:t>=</m:t>
        </m:r>
        <m:sSup>
          <m:sSupPr>
            <m:ctrlPr>
              <w:rPr>
                <w:rFonts w:ascii="Cambria Math" w:eastAsia="宋体" w:hAnsi="Cambria Math" w:cs="Times New Roman"/>
                <w:b/>
                <w:bCs/>
                <w:iCs/>
                <w:sz w:val="24"/>
                <w:szCs w:val="24"/>
              </w:rPr>
            </m:ctrlPr>
          </m:sSupPr>
          <m:e>
            <m:r>
              <w:rPr>
                <w:rFonts w:ascii="Cambria Math" w:eastAsia="宋体" w:hAnsi="Cambria Math" w:cs="Times New Roman"/>
                <w:sz w:val="24"/>
                <w:szCs w:val="24"/>
              </w:rPr>
              <m:t>20</m:t>
            </m:r>
          </m:e>
          <m:sup>
            <m:r>
              <m:rPr>
                <m:sty m:val="bi"/>
              </m:rPr>
              <w:rPr>
                <w:rFonts w:ascii="Cambria Math" w:eastAsia="宋体" w:hAnsi="Cambria Math" w:cs="Times New Roman"/>
                <w:sz w:val="24"/>
                <w:szCs w:val="24"/>
              </w:rPr>
              <m:t>6</m:t>
            </m:r>
          </m:sup>
        </m:sSup>
      </m:oMath>
      <w:r w:rsidRPr="0080518C">
        <w:rPr>
          <w:rFonts w:ascii="Times New Roman" w:hAnsi="Times New Roman" w:cs="Times New Roman"/>
          <w:bCs/>
          <w:sz w:val="24"/>
          <w:szCs w:val="24"/>
        </w:rPr>
        <w:t xml:space="preserve">, which is 64 million, a number that is already prohibitive for normal computation. </w:t>
      </w:r>
    </w:p>
    <w:p w14:paraId="0B287F2D" w14:textId="77777777" w:rsidR="00E67543" w:rsidRPr="0080518C" w:rsidRDefault="00E67543" w:rsidP="008052D1">
      <w:pPr>
        <w:adjustRightInd w:val="0"/>
        <w:snapToGrid w:val="0"/>
        <w:rPr>
          <w:rFonts w:ascii="Times New Roman" w:hAnsi="Times New Roman" w:cs="Times New Roman"/>
          <w:bCs/>
          <w:sz w:val="24"/>
          <w:szCs w:val="24"/>
        </w:rPr>
      </w:pPr>
    </w:p>
    <w:p w14:paraId="2BA3914E" w14:textId="042ABDC3" w:rsidR="00E67543" w:rsidRPr="0080518C" w:rsidRDefault="00E67543" w:rsidP="008052D1">
      <w:pPr>
        <w:adjustRightInd w:val="0"/>
        <w:snapToGrid w:val="0"/>
        <w:rPr>
          <w:rFonts w:ascii="Times New Roman" w:hAnsi="Times New Roman" w:cs="Times New Roman"/>
          <w:bCs/>
          <w:sz w:val="24"/>
          <w:szCs w:val="24"/>
        </w:rPr>
      </w:pPr>
      <w:r w:rsidRPr="0080518C">
        <w:rPr>
          <w:rFonts w:ascii="Times New Roman" w:hAnsi="Times New Roman" w:cs="Times New Roman"/>
          <w:bCs/>
          <w:sz w:val="24"/>
          <w:szCs w:val="24"/>
        </w:rPr>
        <w:t xml:space="preserve">To this end, we seek proper parametric belief model to </w:t>
      </w:r>
      <w:del w:id="472" w:author="Zhen Tan" w:date="2022-08-21T16:09:00Z">
        <w:r w:rsidRPr="0080518C" w:rsidDel="003A53A5">
          <w:rPr>
            <w:rFonts w:ascii="Times New Roman" w:hAnsi="Times New Roman" w:cs="Times New Roman"/>
            <w:bCs/>
            <w:sz w:val="24"/>
            <w:szCs w:val="24"/>
            <w:rPrChange w:id="473" w:author="Zhen Tan" w:date="2022-08-21T16:10:00Z">
              <w:rPr>
                <w:rFonts w:ascii="Times New Roman" w:hAnsi="Times New Roman" w:cs="Times New Roman"/>
                <w:bCs/>
                <w:color w:val="FF0000"/>
                <w:sz w:val="24"/>
                <w:szCs w:val="24"/>
              </w:rPr>
            </w:rPrChange>
          </w:rPr>
          <w:delText>r</w:delText>
        </w:r>
        <w:commentRangeStart w:id="474"/>
        <w:r w:rsidRPr="0080518C" w:rsidDel="003A53A5">
          <w:rPr>
            <w:rFonts w:ascii="Times New Roman" w:hAnsi="Times New Roman" w:cs="Times New Roman"/>
            <w:bCs/>
            <w:sz w:val="24"/>
            <w:szCs w:val="24"/>
            <w:rPrChange w:id="475" w:author="Zhen Tan" w:date="2022-08-21T16:10:00Z">
              <w:rPr>
                <w:rFonts w:ascii="Times New Roman" w:hAnsi="Times New Roman" w:cs="Times New Roman"/>
                <w:bCs/>
                <w:color w:val="FF0000"/>
                <w:sz w:val="24"/>
                <w:szCs w:val="24"/>
              </w:rPr>
            </w:rPrChange>
          </w:rPr>
          <w:delText>educe the number of covariates</w:delText>
        </w:r>
        <w:commentRangeEnd w:id="474"/>
        <w:r w:rsidRPr="0080518C" w:rsidDel="003A53A5">
          <w:rPr>
            <w:rStyle w:val="afd"/>
          </w:rPr>
          <w:commentReference w:id="474"/>
        </w:r>
        <w:r w:rsidRPr="0080518C" w:rsidDel="003A53A5">
          <w:rPr>
            <w:rFonts w:ascii="Times New Roman" w:hAnsi="Times New Roman" w:cs="Times New Roman"/>
            <w:bCs/>
            <w:sz w:val="24"/>
            <w:szCs w:val="24"/>
          </w:rPr>
          <w:delText xml:space="preserve"> in </w:delText>
        </w:r>
      </w:del>
      <w:ins w:id="476" w:author="Zhen Tan" w:date="2022-08-21T16:10:00Z">
        <w:r w:rsidR="003A53A5" w:rsidRPr="0080518C">
          <w:rPr>
            <w:rFonts w:ascii="Times New Roman" w:hAnsi="Times New Roman" w:cs="Times New Roman"/>
            <w:bCs/>
            <w:sz w:val="24"/>
            <w:szCs w:val="24"/>
            <w:rPrChange w:id="477" w:author="Zhen Tan" w:date="2022-08-21T16:10:00Z">
              <w:rPr>
                <w:rFonts w:ascii="Times New Roman" w:hAnsi="Times New Roman" w:cs="Times New Roman"/>
                <w:bCs/>
                <w:color w:val="FF0000"/>
                <w:sz w:val="24"/>
                <w:szCs w:val="24"/>
              </w:rPr>
            </w:rPrChange>
          </w:rPr>
          <w:t>make</w:t>
        </w:r>
      </w:ins>
      <w:ins w:id="478" w:author="Zhen Tan" w:date="2022-08-21T16:09:00Z">
        <w:r w:rsidR="003A53A5" w:rsidRPr="0080518C">
          <w:rPr>
            <w:rFonts w:ascii="Times New Roman" w:hAnsi="Times New Roman" w:cs="Times New Roman"/>
            <w:bCs/>
            <w:sz w:val="24"/>
            <w:szCs w:val="24"/>
            <w:rPrChange w:id="479" w:author="Zhen Tan" w:date="2022-08-21T16:10:00Z">
              <w:rPr>
                <w:rFonts w:ascii="Times New Roman" w:hAnsi="Times New Roman" w:cs="Times New Roman"/>
                <w:bCs/>
                <w:color w:val="FF0000"/>
                <w:sz w:val="24"/>
                <w:szCs w:val="24"/>
              </w:rPr>
            </w:rPrChange>
          </w:rPr>
          <w:t xml:space="preserve"> </w:t>
        </w:r>
      </w:ins>
      <w:r w:rsidRPr="0080518C">
        <w:rPr>
          <w:rFonts w:ascii="Times New Roman" w:hAnsi="Times New Roman" w:cs="Times New Roman"/>
          <w:bCs/>
          <w:sz w:val="24"/>
          <w:szCs w:val="24"/>
        </w:rPr>
        <w:t>the learning problem</w:t>
      </w:r>
      <w:ins w:id="480" w:author="Zhen Tan" w:date="2022-08-21T16:11:00Z">
        <w:r w:rsidR="0074060A" w:rsidRPr="0080518C">
          <w:rPr>
            <w:rFonts w:ascii="Times New Roman" w:hAnsi="Times New Roman" w:cs="Times New Roman"/>
            <w:bCs/>
            <w:sz w:val="24"/>
            <w:szCs w:val="24"/>
          </w:rPr>
          <w:t xml:space="preserve"> feasible</w:t>
        </w:r>
      </w:ins>
      <w:r w:rsidRPr="0080518C">
        <w:rPr>
          <w:rFonts w:ascii="Times New Roman" w:hAnsi="Times New Roman" w:cs="Times New Roman"/>
          <w:bCs/>
          <w:sz w:val="24"/>
          <w:szCs w:val="24"/>
        </w:rPr>
        <w:t xml:space="preserve">. Specifically, we assume that </w:t>
      </w:r>
      <w:r w:rsidRPr="0080518C">
        <w:rPr>
          <w:rFonts w:ascii="Times New Roman" w:hAnsi="Times New Roman" w:cs="Times New Roman" w:hint="eastAsia"/>
          <w:bCs/>
          <w:sz w:val="24"/>
          <w:szCs w:val="24"/>
        </w:rPr>
        <w:t>the</w:t>
      </w:r>
      <w:r w:rsidRPr="0080518C">
        <w:rPr>
          <w:rFonts w:ascii="Times New Roman" w:hAnsi="Times New Roman" w:cs="Times New Roman"/>
          <w:bCs/>
          <w:sz w:val="24"/>
          <w:szCs w:val="24"/>
        </w:rPr>
        <w:t xml:space="preserve"> underlying mean of any solution </w:t>
      </w:r>
      <w:r w:rsidRPr="0080518C">
        <w:rPr>
          <w:rFonts w:ascii="Times New Roman" w:hAnsi="Times New Roman" w:cs="Times New Roman"/>
          <w:b/>
          <w:sz w:val="24"/>
          <w:szCs w:val="24"/>
        </w:rPr>
        <w:t xml:space="preserve">x </w:t>
      </w:r>
      <w:r w:rsidRPr="0080518C">
        <w:rPr>
          <w:rFonts w:ascii="Times New Roman" w:hAnsi="Times New Roman" w:cs="Times New Roman"/>
          <w:bCs/>
          <w:sz w:val="24"/>
          <w:szCs w:val="24"/>
        </w:rPr>
        <w:t>is a linear combination of a set of basis functions (or feature</w:t>
      </w:r>
      <w:del w:id="481" w:author="Zhen Tan" w:date="2022-08-21T10:32:00Z">
        <w:r w:rsidRPr="0080518C" w:rsidDel="004D47CA">
          <w:rPr>
            <w:rFonts w:ascii="Times New Roman" w:hAnsi="Times New Roman" w:cs="Times New Roman"/>
            <w:bCs/>
            <w:sz w:val="24"/>
            <w:szCs w:val="24"/>
          </w:rPr>
          <w:delText xml:space="preserve"> function</w:delText>
        </w:r>
      </w:del>
      <w:r w:rsidRPr="0080518C">
        <w:rPr>
          <w:rFonts w:ascii="Times New Roman" w:hAnsi="Times New Roman" w:cs="Times New Roman"/>
          <w:bCs/>
          <w:sz w:val="24"/>
          <w:szCs w:val="24"/>
        </w:rPr>
        <w:t xml:space="preserve">s) of </w:t>
      </w:r>
      <w:r w:rsidRPr="0080518C">
        <w:rPr>
          <w:rFonts w:ascii="Times New Roman" w:hAnsi="Times New Roman" w:cs="Times New Roman"/>
          <w:b/>
          <w:sz w:val="24"/>
          <w:szCs w:val="24"/>
        </w:rPr>
        <w:t xml:space="preserve">x </w:t>
      </w:r>
      <w:r w:rsidRPr="0080518C">
        <w:rPr>
          <w:rFonts w:ascii="Times New Roman" w:hAnsi="Times New Roman" w:cs="Times New Roman"/>
          <w:bCs/>
          <w:sz w:val="24"/>
          <w:szCs w:val="24"/>
        </w:rPr>
        <w:t xml:space="preserve">plus a deviation term, i.e., we have </w:t>
      </w:r>
    </w:p>
    <w:p w14:paraId="3D0A1A67" w14:textId="6CBDFBD8" w:rsidR="00E67543" w:rsidRPr="0080518C" w:rsidRDefault="00000000" w:rsidP="008052D1">
      <w:pPr>
        <w:adjustRightInd w:val="0"/>
        <w:snapToGrid w:val="0"/>
        <w:jc w:val="right"/>
        <w:rPr>
          <w:rFonts w:ascii="Times New Roman" w:hAnsi="Times New Roman" w:cs="Times New Roman"/>
          <w:bCs/>
          <w:sz w:val="24"/>
          <w:szCs w:val="24"/>
        </w:rPr>
      </w:pPr>
      <m:oMath>
        <m:sSubSup>
          <m:sSubSupPr>
            <m:ctrlPr>
              <w:rPr>
                <w:rFonts w:ascii="Cambria Math" w:eastAsia="宋体" w:hAnsi="Times New Roman" w:cs="Times New Roman"/>
                <w:b/>
                <w:i/>
                <w:sz w:val="24"/>
                <w:szCs w:val="24"/>
              </w:rPr>
            </m:ctrlPr>
          </m:sSubSupPr>
          <m:e>
            <m:r>
              <w:rPr>
                <w:rFonts w:ascii="Cambria Math" w:eastAsia="宋体" w:hAnsi="Cambria Math" w:cs="Times New Roman" w:hint="eastAsia"/>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hAnsi="Cambria Math" w:cs="Times New Roman"/>
            <w:sz w:val="24"/>
            <w:szCs w:val="24"/>
          </w:rPr>
          <m:t>=</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E67543" w:rsidRPr="0080518C">
        <w:rPr>
          <w:rFonts w:ascii="Times New Roman" w:hAnsi="Times New Roman" w:cs="Times New Roman"/>
          <w:iCs/>
          <w:sz w:val="24"/>
          <w:szCs w:val="24"/>
        </w:rPr>
        <w:t xml:space="preserve">         </w:t>
      </w:r>
      <w:r w:rsidR="00E67543" w:rsidRPr="0080518C">
        <w:rPr>
          <w:rFonts w:ascii="Times New Roman" w:hAnsi="Times New Roman" w:cs="Times New Roman"/>
          <w:b/>
          <w:sz w:val="24"/>
          <w:szCs w:val="24"/>
        </w:rPr>
        <w:t xml:space="preserve">   </w:t>
      </w:r>
      <w:del w:id="482" w:author="Zhen Tan" w:date="2022-08-23T00:26:00Z">
        <w:r w:rsidR="00E67543" w:rsidRPr="0080518C" w:rsidDel="009D0B8D">
          <w:rPr>
            <w:rFonts w:ascii="Times New Roman" w:hAnsi="Times New Roman" w:cs="Times New Roman"/>
            <w:b/>
            <w:sz w:val="24"/>
            <w:szCs w:val="24"/>
          </w:rPr>
          <w:delText xml:space="preserve">  </w:delText>
        </w:r>
      </w:del>
      <w:r w:rsidR="00E67543" w:rsidRPr="0080518C">
        <w:rPr>
          <w:rFonts w:ascii="Times New Roman" w:hAnsi="Times New Roman" w:cs="Times New Roman"/>
          <w:b/>
          <w:sz w:val="24"/>
          <w:szCs w:val="24"/>
        </w:rPr>
        <w:t xml:space="preserve">         </w:t>
      </w:r>
      <w:r w:rsidR="00E67543" w:rsidRPr="0080518C">
        <w:rPr>
          <w:rFonts w:ascii="Times New Roman" w:hAnsi="Times New Roman" w:cs="Times New Roman"/>
          <w:bCs/>
          <w:sz w:val="24"/>
          <w:szCs w:val="24"/>
        </w:rPr>
        <w:t>(</w:t>
      </w:r>
      <w:ins w:id="483" w:author="Zhen Tan" w:date="2022-08-21T10:59:00Z">
        <w:r w:rsidR="001C7253" w:rsidRPr="0080518C">
          <w:rPr>
            <w:rFonts w:ascii="Times New Roman" w:hAnsi="Times New Roman" w:cs="Times New Roman"/>
            <w:bCs/>
            <w:sz w:val="24"/>
            <w:szCs w:val="24"/>
          </w:rPr>
          <w:t>7</w:t>
        </w:r>
      </w:ins>
      <w:del w:id="484" w:author="Zhen Tan" w:date="2022-08-21T10:59:00Z">
        <w:r w:rsidR="00E67543" w:rsidRPr="0080518C" w:rsidDel="001C7253">
          <w:rPr>
            <w:rFonts w:ascii="Times New Roman" w:hAnsi="Times New Roman" w:cs="Times New Roman"/>
            <w:bCs/>
            <w:sz w:val="24"/>
            <w:szCs w:val="24"/>
          </w:rPr>
          <w:delText>12</w:delText>
        </w:r>
      </w:del>
      <w:r w:rsidR="00E67543" w:rsidRPr="0080518C">
        <w:rPr>
          <w:rFonts w:ascii="Times New Roman" w:hAnsi="Times New Roman" w:cs="Times New Roman"/>
          <w:bCs/>
          <w:sz w:val="24"/>
          <w:szCs w:val="24"/>
        </w:rPr>
        <w:t>a)</w:t>
      </w:r>
    </w:p>
    <w:p w14:paraId="47A3BCAE" w14:textId="2431EE2C" w:rsidR="00E67543" w:rsidRPr="0080518C" w:rsidRDefault="00E67543">
      <w:pPr>
        <w:adjustRightInd w:val="0"/>
        <w:snapToGrid w:val="0"/>
        <w:rPr>
          <w:rFonts w:ascii="Times New Roman" w:hAnsi="Times New Roman" w:cs="Times New Roman"/>
          <w:bCs/>
          <w:sz w:val="24"/>
          <w:szCs w:val="24"/>
        </w:rPr>
        <w:pPrChange w:id="485" w:author="Zhen Tan" w:date="2022-08-21T10:32:00Z">
          <w:pPr/>
        </w:pPrChange>
      </w:pPr>
      <w:r w:rsidRPr="0080518C">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is the </w:t>
      </w:r>
      <w:r w:rsidRPr="0080518C">
        <w:rPr>
          <w:rFonts w:ascii="Times New Roman" w:hAnsi="Times New Roman" w:cs="Times New Roman"/>
          <w:bCs/>
          <w:i/>
          <w:iCs/>
          <w:sz w:val="24"/>
          <w:szCs w:val="24"/>
        </w:rPr>
        <w:t>j</w:t>
      </w:r>
      <w:r w:rsidRPr="0080518C">
        <w:rPr>
          <w:rFonts w:ascii="Times New Roman" w:hAnsi="Times New Roman" w:cs="Times New Roman"/>
          <w:bCs/>
          <w:sz w:val="24"/>
          <w:szCs w:val="24"/>
        </w:rPr>
        <w:t xml:space="preserve">-th deterministic basis function for evaluation index </w:t>
      </w:r>
      <w:r w:rsidRPr="0080518C">
        <w:rPr>
          <w:rFonts w:ascii="Times New Roman" w:hAnsi="Times New Roman" w:cs="Times New Roman"/>
          <w:bCs/>
          <w:i/>
          <w:iCs/>
          <w:sz w:val="24"/>
          <w:szCs w:val="24"/>
        </w:rPr>
        <w:t>i</w:t>
      </w:r>
      <w:r w:rsidRPr="0080518C">
        <w:rPr>
          <w:rFonts w:ascii="Times New Roman" w:hAnsi="Times New Roman" w:cs="Times New Roman"/>
          <w:bCs/>
          <w:sz w:val="24"/>
          <w:szCs w:val="24"/>
        </w:rPr>
        <w:t xml:space="preserve">, and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is the number of basis function</w:t>
      </w:r>
      <w:r w:rsidRPr="0080518C">
        <w:rPr>
          <w:rFonts w:ascii="Times New Roman" w:hAnsi="Times New Roman" w:cs="Times New Roman" w:hint="eastAsia"/>
          <w:bCs/>
          <w:sz w:val="24"/>
          <w:szCs w:val="24"/>
        </w:rPr>
        <w:t>s</w:t>
      </w:r>
      <w:r w:rsidRPr="0080518C">
        <w:rPr>
          <w:rFonts w:ascii="Times New Roman" w:hAnsi="Times New Roman" w:cs="Times New Roman"/>
          <w:bCs/>
          <w:sz w:val="24"/>
          <w:szCs w:val="24"/>
        </w:rPr>
        <w:t xml:space="preserve"> used for evaluation index </w:t>
      </w:r>
      <w:r w:rsidRPr="0080518C">
        <w:rPr>
          <w:rFonts w:ascii="Times New Roman" w:hAnsi="Times New Roman" w:cs="Times New Roman"/>
          <w:bCs/>
          <w:i/>
          <w:iCs/>
          <w:sz w:val="24"/>
          <w:szCs w:val="24"/>
        </w:rPr>
        <w:t>i</w:t>
      </w:r>
      <w:r w:rsidRPr="0080518C">
        <w:rPr>
          <w:rFonts w:ascii="Times New Roman" w:hAnsi="Times New Roman" w:cs="Times New Roman"/>
          <w:bCs/>
          <w:sz w:val="24"/>
          <w:szCs w:val="24"/>
        </w:rPr>
        <w:t xml:space="preserve">. The scalar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represents the marginal contribution of the basis function value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to the </w:t>
      </w:r>
      <w:r w:rsidRPr="0080518C">
        <w:rPr>
          <w:rFonts w:ascii="Times New Roman" w:hAnsi="Times New Roman" w:cs="Times New Roman"/>
          <w:bCs/>
          <w:sz w:val="24"/>
          <w:szCs w:val="24"/>
          <w:rPrChange w:id="486" w:author="Zhen Tan" w:date="2022-08-21T10:56:00Z">
            <w:rPr>
              <w:rFonts w:ascii="Times New Roman" w:hAnsi="Times New Roman" w:cs="Times New Roman"/>
              <w:bCs/>
              <w:sz w:val="24"/>
              <w:szCs w:val="24"/>
              <w:highlight w:val="yellow"/>
            </w:rPr>
          </w:rPrChange>
        </w:rPr>
        <w:t>mean</w:t>
      </w:r>
      <w:del w:id="487" w:author="Zhen Tan" w:date="2022-08-21T10:55:00Z">
        <w:r w:rsidR="0095730C" w:rsidRPr="0080518C" w:rsidDel="00CC0826">
          <w:rPr>
            <w:rFonts w:ascii="Times New Roman" w:hAnsi="Times New Roman" w:cs="Times New Roman"/>
            <w:bCs/>
            <w:sz w:val="24"/>
            <w:szCs w:val="24"/>
            <w:rPrChange w:id="488" w:author="Zhen Tan" w:date="2022-08-21T10:56:00Z">
              <w:rPr>
                <w:rFonts w:ascii="Times New Roman" w:hAnsi="Times New Roman" w:cs="Times New Roman"/>
                <w:bCs/>
                <w:sz w:val="24"/>
                <w:szCs w:val="24"/>
                <w:highlight w:val="yellow"/>
              </w:rPr>
            </w:rPrChange>
          </w:rPr>
          <w:delText>s</w:delText>
        </w:r>
      </w:del>
      <w:r w:rsidRPr="0080518C">
        <w:rPr>
          <w:rFonts w:ascii="Times New Roman" w:hAnsi="Times New Roman" w:cs="Times New Roman"/>
          <w:bCs/>
          <w:sz w:val="24"/>
          <w:szCs w:val="24"/>
          <w:rPrChange w:id="489" w:author="Zhen Tan" w:date="2022-08-21T10:56:00Z">
            <w:rPr>
              <w:rFonts w:ascii="Times New Roman" w:hAnsi="Times New Roman" w:cs="Times New Roman"/>
              <w:bCs/>
              <w:sz w:val="24"/>
              <w:szCs w:val="24"/>
              <w:highlight w:val="yellow"/>
            </w:rPr>
          </w:rPrChange>
        </w:rPr>
        <w:t xml:space="preserve"> of </w:t>
      </w:r>
      <w:ins w:id="490" w:author="Zhen Tan" w:date="2022-08-21T10:55:00Z">
        <w:r w:rsidR="006812DE" w:rsidRPr="0080518C">
          <w:rPr>
            <w:rFonts w:ascii="Times New Roman" w:hAnsi="Times New Roman" w:cs="Times New Roman"/>
            <w:bCs/>
            <w:sz w:val="24"/>
            <w:szCs w:val="24"/>
            <w:rPrChange w:id="491" w:author="Zhen Tan" w:date="2022-08-21T10:56:00Z">
              <w:rPr>
                <w:rFonts w:ascii="Times New Roman" w:hAnsi="Times New Roman" w:cs="Times New Roman"/>
                <w:bCs/>
                <w:sz w:val="24"/>
                <w:szCs w:val="24"/>
                <w:highlight w:val="yellow"/>
              </w:rPr>
            </w:rPrChange>
          </w:rPr>
          <w:t xml:space="preserve">solution </w:t>
        </w:r>
      </w:ins>
      <m:oMath>
        <m:r>
          <w:ins w:id="492" w:author="Zhen Tan" w:date="2022-08-21T10:55:00Z">
            <m:rPr>
              <m:sty m:val="b"/>
            </m:rPr>
            <w:rPr>
              <w:rFonts w:ascii="Cambria Math" w:hAnsi="Cambria Math" w:cs="Times New Roman"/>
              <w:sz w:val="24"/>
              <w:szCs w:val="24"/>
            </w:rPr>
            <m:t>x</m:t>
          </w:ins>
        </m:r>
      </m:oMath>
      <w:ins w:id="493" w:author="Zhen Tan" w:date="2022-08-21T10:55:00Z">
        <w:r w:rsidR="006812DE" w:rsidRPr="0080518C">
          <w:rPr>
            <w:rFonts w:ascii="Times New Roman" w:hAnsi="Times New Roman" w:cs="Times New Roman"/>
            <w:bCs/>
            <w:sz w:val="24"/>
            <w:szCs w:val="24"/>
            <w:rPrChange w:id="494" w:author="Zhen Tan" w:date="2022-08-21T10:56:00Z">
              <w:rPr>
                <w:rFonts w:ascii="Times New Roman" w:hAnsi="Times New Roman" w:cs="Times New Roman"/>
                <w:bCs/>
                <w:sz w:val="24"/>
                <w:szCs w:val="24"/>
                <w:highlight w:val="yellow"/>
              </w:rPr>
            </w:rPrChange>
          </w:rPr>
          <w:t>’s</w:t>
        </w:r>
      </w:ins>
      <w:del w:id="495" w:author="Zhen Tan" w:date="2022-08-21T10:55:00Z">
        <w:r w:rsidRPr="0080518C" w:rsidDel="006812DE">
          <w:rPr>
            <w:rFonts w:ascii="Times New Roman" w:hAnsi="Times New Roman" w:cs="Times New Roman"/>
            <w:bCs/>
            <w:sz w:val="24"/>
            <w:szCs w:val="24"/>
            <w:rPrChange w:id="496" w:author="Zhen Tan" w:date="2022-08-21T10:56:00Z">
              <w:rPr>
                <w:rFonts w:ascii="Times New Roman" w:hAnsi="Times New Roman" w:cs="Times New Roman"/>
                <w:bCs/>
                <w:sz w:val="24"/>
                <w:szCs w:val="24"/>
                <w:highlight w:val="yellow"/>
              </w:rPr>
            </w:rPrChange>
          </w:rPr>
          <w:delText>the</w:delText>
        </w:r>
      </w:del>
      <w:r w:rsidRPr="0080518C">
        <w:rPr>
          <w:rFonts w:ascii="Times New Roman" w:hAnsi="Times New Roman" w:cs="Times New Roman"/>
          <w:bCs/>
          <w:sz w:val="24"/>
          <w:szCs w:val="24"/>
          <w:rPrChange w:id="497" w:author="Zhen Tan" w:date="2022-08-21T10:56:00Z">
            <w:rPr>
              <w:rFonts w:ascii="Times New Roman" w:hAnsi="Times New Roman" w:cs="Times New Roman"/>
              <w:bCs/>
              <w:sz w:val="24"/>
              <w:szCs w:val="24"/>
              <w:highlight w:val="yellow"/>
            </w:rPr>
          </w:rPrChange>
        </w:rPr>
        <w:t xml:space="preserve"> </w:t>
      </w:r>
      <w:ins w:id="498" w:author="Zhen Tan" w:date="2022-08-21T10:55:00Z">
        <w:r w:rsidR="006812DE" w:rsidRPr="0080518C">
          <w:rPr>
            <w:rFonts w:ascii="Times New Roman" w:hAnsi="Times New Roman" w:cs="Times New Roman"/>
            <w:bCs/>
            <w:i/>
            <w:sz w:val="24"/>
            <w:szCs w:val="24"/>
            <w:rPrChange w:id="499" w:author="Zhen Tan" w:date="2022-08-21T10:56:00Z">
              <w:rPr>
                <w:rFonts w:ascii="Times New Roman" w:hAnsi="Times New Roman" w:cs="Times New Roman"/>
                <w:bCs/>
                <w:i/>
                <w:sz w:val="24"/>
                <w:szCs w:val="24"/>
                <w:highlight w:val="yellow"/>
              </w:rPr>
            </w:rPrChange>
          </w:rPr>
          <w:t>i</w:t>
        </w:r>
        <w:r w:rsidR="006812DE" w:rsidRPr="0080518C">
          <w:rPr>
            <w:rFonts w:ascii="Times New Roman" w:hAnsi="Times New Roman" w:cs="Times New Roman"/>
            <w:bCs/>
            <w:sz w:val="24"/>
            <w:szCs w:val="24"/>
          </w:rPr>
          <w:t>-th</w:t>
        </w:r>
        <w:r w:rsidR="006812DE" w:rsidRPr="0080518C">
          <w:rPr>
            <w:rFonts w:ascii="Times New Roman" w:hAnsi="Times New Roman" w:cs="Times New Roman"/>
            <w:bCs/>
            <w:sz w:val="24"/>
            <w:szCs w:val="24"/>
            <w:rPrChange w:id="500" w:author="Zhen Tan" w:date="2022-08-21T10:56:00Z">
              <w:rPr>
                <w:rFonts w:ascii="Times New Roman" w:hAnsi="Times New Roman" w:cs="Times New Roman"/>
                <w:bCs/>
                <w:sz w:val="24"/>
                <w:szCs w:val="24"/>
                <w:highlight w:val="yellow"/>
              </w:rPr>
            </w:rPrChange>
          </w:rPr>
          <w:t xml:space="preserve"> </w:t>
        </w:r>
      </w:ins>
      <w:r w:rsidRPr="0080518C">
        <w:rPr>
          <w:rFonts w:ascii="Times New Roman" w:hAnsi="Times New Roman" w:cs="Times New Roman"/>
          <w:bCs/>
          <w:sz w:val="24"/>
          <w:szCs w:val="24"/>
          <w:rPrChange w:id="501" w:author="Zhen Tan" w:date="2022-08-21T10:56:00Z">
            <w:rPr>
              <w:rFonts w:ascii="Times New Roman" w:hAnsi="Times New Roman" w:cs="Times New Roman"/>
              <w:bCs/>
              <w:sz w:val="24"/>
              <w:szCs w:val="24"/>
              <w:highlight w:val="yellow"/>
            </w:rPr>
          </w:rPrChange>
        </w:rPr>
        <w:t>evaluation indices</w:t>
      </w:r>
      <w:del w:id="502" w:author="Zhen Tan" w:date="2022-08-21T10:56:00Z">
        <w:r w:rsidRPr="0080518C" w:rsidDel="006812DE">
          <w:rPr>
            <w:rFonts w:ascii="Times New Roman" w:hAnsi="Times New Roman" w:cs="Times New Roman"/>
            <w:bCs/>
            <w:sz w:val="24"/>
            <w:szCs w:val="24"/>
          </w:rPr>
          <w:delText xml:space="preserve"> for the same solution</w:delText>
        </w:r>
      </w:del>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μ</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 xml:space="preserve">is the </w:t>
      </w:r>
      <w:commentRangeStart w:id="503"/>
      <w:commentRangeStart w:id="504"/>
      <w:r w:rsidRPr="0080518C">
        <w:rPr>
          <w:rFonts w:ascii="Times New Roman" w:hAnsi="Times New Roman" w:cs="Times New Roman"/>
          <w:bCs/>
          <w:sz w:val="24"/>
          <w:szCs w:val="24"/>
        </w:rPr>
        <w:t>deviation term</w:t>
      </w:r>
      <w:commentRangeEnd w:id="503"/>
      <w:r w:rsidR="00F0277E" w:rsidRPr="0080518C">
        <w:rPr>
          <w:rStyle w:val="afd"/>
        </w:rPr>
        <w:commentReference w:id="503"/>
      </w:r>
      <w:commentRangeEnd w:id="504"/>
      <w:r w:rsidR="004D47CA" w:rsidRPr="0080518C">
        <w:rPr>
          <w:rStyle w:val="afd"/>
        </w:rPr>
        <w:commentReference w:id="504"/>
      </w:r>
      <w:r w:rsidRPr="0080518C">
        <w:rPr>
          <w:rFonts w:ascii="Times New Roman" w:hAnsi="Times New Roman" w:cs="Times New Roman"/>
          <w:bCs/>
          <w:sz w:val="24"/>
          <w:szCs w:val="24"/>
        </w:rPr>
        <w:t>. Thus</w:t>
      </w:r>
      <w:ins w:id="505" w:author="Zhen Tan" w:date="2022-08-21T16:23:00Z">
        <w:r w:rsidR="00BF0181" w:rsidRPr="0080518C">
          <w:rPr>
            <w:rFonts w:ascii="Times New Roman" w:hAnsi="Times New Roman" w:cs="Times New Roman" w:hint="eastAsia"/>
            <w:bCs/>
            <w:sz w:val="24"/>
            <w:szCs w:val="24"/>
          </w:rPr>
          <w:t>,</w:t>
        </w:r>
      </w:ins>
      <w:r w:rsidRPr="0080518C">
        <w:rPr>
          <w:rFonts w:ascii="Times New Roman" w:hAnsi="Times New Roman" w:cs="Times New Roman"/>
          <w:bCs/>
          <w:sz w:val="24"/>
          <w:szCs w:val="24"/>
        </w:rPr>
        <w:t xml:space="preserve"> </w:t>
      </w:r>
      <w:commentRangeStart w:id="506"/>
      <w:r w:rsidRPr="0080518C">
        <w:rPr>
          <w:rFonts w:ascii="Times New Roman" w:hAnsi="Times New Roman" w:cs="Times New Roman"/>
          <w:bCs/>
          <w:sz w:val="24"/>
          <w:szCs w:val="24"/>
          <w:rPrChange w:id="507" w:author="Zhen Tan" w:date="2022-08-21T16:23:00Z">
            <w:rPr>
              <w:rFonts w:ascii="Times New Roman" w:hAnsi="Times New Roman" w:cs="Times New Roman"/>
              <w:bCs/>
              <w:color w:val="FF0000"/>
              <w:sz w:val="24"/>
              <w:szCs w:val="24"/>
            </w:rPr>
          </w:rPrChange>
        </w:rPr>
        <w:t>(</w:t>
      </w:r>
      <w:ins w:id="508" w:author="Zhen Tan" w:date="2022-08-21T10:59:00Z">
        <w:r w:rsidR="001C7253" w:rsidRPr="0080518C">
          <w:rPr>
            <w:rFonts w:ascii="Times New Roman" w:hAnsi="Times New Roman" w:cs="Times New Roman"/>
            <w:bCs/>
            <w:sz w:val="24"/>
            <w:szCs w:val="24"/>
            <w:rPrChange w:id="509" w:author="Zhen Tan" w:date="2022-08-21T16:23:00Z">
              <w:rPr>
                <w:rFonts w:ascii="Times New Roman" w:hAnsi="Times New Roman" w:cs="Times New Roman"/>
                <w:bCs/>
                <w:color w:val="FF0000"/>
                <w:sz w:val="24"/>
                <w:szCs w:val="24"/>
              </w:rPr>
            </w:rPrChange>
          </w:rPr>
          <w:t>7</w:t>
        </w:r>
      </w:ins>
      <w:del w:id="510" w:author="Zhen Tan" w:date="2022-08-21T10:59:00Z">
        <w:r w:rsidRPr="0080518C" w:rsidDel="001C7253">
          <w:rPr>
            <w:rFonts w:ascii="Times New Roman" w:hAnsi="Times New Roman" w:cs="Times New Roman"/>
            <w:bCs/>
            <w:sz w:val="24"/>
            <w:szCs w:val="24"/>
            <w:rPrChange w:id="511" w:author="Zhen Tan" w:date="2022-08-21T16:23:00Z">
              <w:rPr>
                <w:rFonts w:ascii="Times New Roman" w:hAnsi="Times New Roman" w:cs="Times New Roman"/>
                <w:bCs/>
                <w:color w:val="FF0000"/>
                <w:sz w:val="24"/>
                <w:szCs w:val="24"/>
              </w:rPr>
            </w:rPrChange>
          </w:rPr>
          <w:delText>12</w:delText>
        </w:r>
      </w:del>
      <w:r w:rsidRPr="0080518C">
        <w:rPr>
          <w:rFonts w:ascii="Times New Roman" w:hAnsi="Times New Roman" w:cs="Times New Roman"/>
          <w:bCs/>
          <w:sz w:val="24"/>
          <w:szCs w:val="24"/>
          <w:rPrChange w:id="512" w:author="Zhen Tan" w:date="2022-08-21T16:23:00Z">
            <w:rPr>
              <w:rFonts w:ascii="Times New Roman" w:hAnsi="Times New Roman" w:cs="Times New Roman"/>
              <w:bCs/>
              <w:color w:val="FF0000"/>
              <w:sz w:val="24"/>
              <w:szCs w:val="24"/>
            </w:rPr>
          </w:rPrChange>
        </w:rPr>
        <w:t xml:space="preserve">a) </w:t>
      </w:r>
      <w:commentRangeEnd w:id="506"/>
      <w:r w:rsidRPr="0080518C">
        <w:rPr>
          <w:rStyle w:val="afd"/>
        </w:rPr>
        <w:commentReference w:id="506"/>
      </w:r>
      <w:r w:rsidRPr="0080518C">
        <w:rPr>
          <w:rFonts w:ascii="Times New Roman" w:hAnsi="Times New Roman" w:cs="Times New Roman"/>
          <w:bCs/>
          <w:sz w:val="24"/>
          <w:szCs w:val="24"/>
          <w:rPrChange w:id="513" w:author="Zhen Tan" w:date="2022-08-21T16:23:00Z">
            <w:rPr>
              <w:rFonts w:ascii="Times New Roman" w:hAnsi="Times New Roman" w:cs="Times New Roman"/>
              <w:bCs/>
              <w:color w:val="FF0000"/>
              <w:sz w:val="24"/>
              <w:szCs w:val="24"/>
            </w:rPr>
          </w:rPrChange>
        </w:rPr>
        <w:t>assumes</w:t>
      </w:r>
      <w:r w:rsidRPr="0080518C">
        <w:rPr>
          <w:rFonts w:ascii="Times New Roman" w:hAnsi="Times New Roman" w:cs="Times New Roman"/>
          <w:bCs/>
          <w:sz w:val="24"/>
          <w:szCs w:val="24"/>
        </w:rPr>
        <w:t xml:space="preserve"> that the underlying mean of each evaluation index for a certain</w:t>
      </w:r>
      <w:r w:rsidRPr="00305531">
        <w:rPr>
          <w:rFonts w:ascii="Times New Roman" w:hAnsi="Times New Roman" w:cs="Times New Roman"/>
          <w:bCs/>
          <w:sz w:val="24"/>
          <w:szCs w:val="24"/>
        </w:rPr>
        <w:t xml:space="preserve"> </w:t>
      </w:r>
      <w:del w:id="514" w:author="Zhen Tan" w:date="2022-08-21T10:57:00Z">
        <w:r w:rsidRPr="00305531" w:rsidDel="001C7253">
          <w:rPr>
            <w:rFonts w:ascii="Times New Roman" w:hAnsi="Times New Roman" w:cs="Times New Roman" w:hint="eastAsia"/>
            <w:bCs/>
            <w:sz w:val="24"/>
            <w:szCs w:val="24"/>
          </w:rPr>
          <w:delText xml:space="preserve">signal plan </w:delText>
        </w:r>
      </w:del>
      <w:ins w:id="515" w:author="Zhen Tan" w:date="2022-08-21T10:57:00Z">
        <w:r w:rsidR="001C7253" w:rsidRPr="00720D86">
          <w:rPr>
            <w:rFonts w:ascii="Times New Roman" w:hAnsi="Times New Roman" w:cs="Times New Roman" w:hint="eastAsia"/>
            <w:bCs/>
            <w:sz w:val="24"/>
            <w:szCs w:val="24"/>
          </w:rPr>
          <w:t>solution</w:t>
        </w:r>
        <w:r w:rsidR="001C7253" w:rsidRPr="0080518C">
          <w:rPr>
            <w:rFonts w:ascii="Times New Roman" w:hAnsi="Times New Roman" w:cs="Times New Roman"/>
            <w:bCs/>
            <w:sz w:val="24"/>
            <w:szCs w:val="24"/>
          </w:rPr>
          <w:t xml:space="preserve"> </w:t>
        </w:r>
      </w:ins>
      <w:r w:rsidRPr="0080518C">
        <w:rPr>
          <w:rFonts w:ascii="Times New Roman" w:hAnsi="Times New Roman" w:cs="Times New Roman"/>
          <w:bCs/>
          <w:sz w:val="24"/>
          <w:szCs w:val="24"/>
        </w:rPr>
        <w:t xml:space="preserve">can be written as a linear combination of </w:t>
      </w:r>
      <w:ins w:id="516" w:author="Zhen Tan" w:date="2022-08-21T11:01:00Z">
        <w:r w:rsidR="00293713" w:rsidRPr="0080518C">
          <w:rPr>
            <w:rFonts w:ascii="Times New Roman" w:hAnsi="Times New Roman" w:cs="Times New Roman"/>
            <w:bCs/>
            <w:sz w:val="24"/>
            <w:szCs w:val="24"/>
          </w:rPr>
          <w:t xml:space="preserve">the </w:t>
        </w:r>
      </w:ins>
      <w:del w:id="517" w:author="Zhen Tan" w:date="2022-08-21T10:57:00Z">
        <w:r w:rsidRPr="0080518C" w:rsidDel="001C7253">
          <w:rPr>
            <w:rFonts w:ascii="Times New Roman" w:hAnsi="Times New Roman" w:cs="Times New Roman"/>
            <w:bCs/>
            <w:sz w:val="24"/>
            <w:szCs w:val="24"/>
          </w:rPr>
          <w:delText xml:space="preserve">a series of </w:delText>
        </w:r>
      </w:del>
      <w:r w:rsidRPr="0080518C">
        <w:rPr>
          <w:rFonts w:ascii="Times New Roman" w:hAnsi="Times New Roman" w:cs="Times New Roman"/>
          <w:bCs/>
          <w:sz w:val="24"/>
          <w:szCs w:val="24"/>
        </w:rPr>
        <w:t xml:space="preserve">basis functions </w:t>
      </w:r>
      <w:del w:id="518" w:author="Zhen Tan" w:date="2022-08-21T10:58:00Z">
        <w:r w:rsidRPr="0080518C" w:rsidDel="001C7253">
          <w:rPr>
            <w:rFonts w:ascii="Times New Roman" w:hAnsi="Times New Roman" w:cs="Times New Roman" w:hint="eastAsia"/>
            <w:bCs/>
            <w:sz w:val="24"/>
            <w:szCs w:val="24"/>
          </w:rPr>
          <w:delText>with respect to the very signal</w:delText>
        </w:r>
      </w:del>
      <w:ins w:id="519" w:author="Zhen Tan" w:date="2022-08-21T10:58:00Z">
        <w:r w:rsidR="001C7253" w:rsidRPr="0080518C">
          <w:rPr>
            <w:rFonts w:ascii="Times New Roman" w:hAnsi="Times New Roman" w:cs="Times New Roman" w:hint="eastAsia"/>
            <w:bCs/>
            <w:sz w:val="24"/>
            <w:szCs w:val="24"/>
          </w:rPr>
          <w:t>o</w:t>
        </w:r>
        <w:r w:rsidR="001C7253" w:rsidRPr="0080518C">
          <w:rPr>
            <w:rFonts w:ascii="Times New Roman" w:hAnsi="Times New Roman" w:cs="Times New Roman"/>
            <w:bCs/>
            <w:sz w:val="24"/>
            <w:szCs w:val="24"/>
          </w:rPr>
          <w:t>f the solution</w:t>
        </w:r>
      </w:ins>
      <w:del w:id="520" w:author="Zhen Tan" w:date="2022-08-21T10:58:00Z">
        <w:r w:rsidRPr="0080518C" w:rsidDel="001C7253">
          <w:rPr>
            <w:rFonts w:ascii="Times New Roman" w:hAnsi="Times New Roman" w:cs="Times New Roman" w:hint="eastAsia"/>
            <w:bCs/>
            <w:sz w:val="24"/>
            <w:szCs w:val="24"/>
          </w:rPr>
          <w:delText xml:space="preserve"> </w:delText>
        </w:r>
        <w:r w:rsidRPr="0080518C" w:rsidDel="001C7253">
          <w:rPr>
            <w:rFonts w:ascii="Times New Roman" w:hAnsi="Times New Roman" w:cs="Times New Roman"/>
            <w:bCs/>
            <w:sz w:val="24"/>
            <w:szCs w:val="24"/>
          </w:rPr>
          <w:delText>plan</w:delText>
        </w:r>
      </w:del>
      <w:r w:rsidRPr="0080518C">
        <w:rPr>
          <w:rFonts w:ascii="Times New Roman" w:hAnsi="Times New Roman" w:cs="Times New Roman"/>
          <w:bCs/>
          <w:sz w:val="24"/>
          <w:szCs w:val="24"/>
        </w:rPr>
        <w:t xml:space="preserve"> plus a specific deviation term. </w:t>
      </w:r>
      <w:del w:id="521" w:author="Zhen Tan" w:date="2022-08-21T11:02:00Z">
        <w:r w:rsidRPr="0080518C" w:rsidDel="00293713">
          <w:rPr>
            <w:rFonts w:ascii="Times New Roman" w:hAnsi="Times New Roman" w:cs="Times New Roman"/>
            <w:bCs/>
            <w:sz w:val="24"/>
            <w:szCs w:val="24"/>
          </w:rPr>
          <w:delText xml:space="preserve">Let </w:delText>
        </w:r>
      </w:del>
      <w:ins w:id="522" w:author="Zhen Tan" w:date="2022-08-21T11:02:00Z">
        <w:r w:rsidR="00293713" w:rsidRPr="0080518C">
          <w:rPr>
            <w:rFonts w:ascii="Times New Roman" w:hAnsi="Times New Roman" w:cs="Times New Roman"/>
            <w:bCs/>
            <w:sz w:val="24"/>
            <w:szCs w:val="24"/>
          </w:rPr>
          <w:t xml:space="preserve">Define </w:t>
        </w:r>
      </w:ins>
      <w:r w:rsidRPr="0080518C">
        <w:rPr>
          <w:rFonts w:ascii="Times New Roman" w:hAnsi="Times New Roman" w:cs="Times New Roman"/>
          <w:bCs/>
          <w:sz w:val="24"/>
          <w:szCs w:val="24"/>
        </w:rPr>
        <w:t xml:space="preserve">column vectors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eastAsia="宋体" w:hAnsi="Times New Roman" w:cs="Times New Roman"/>
                <w:i/>
                <w:sz w:val="24"/>
                <w:szCs w:val="24"/>
              </w:rPr>
            </m:ctrlPr>
          </m:sSupPr>
          <m:e>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r>
              <m:rPr>
                <m:sty m:val="p"/>
              </m:rP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β</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e>
          <m:sup>
            <w:commentRangeStart w:id="523"/>
            <w:commentRangeStart w:id="524"/>
            <m:r>
              <m:rPr>
                <m:sty m:val="p"/>
              </m:rPr>
              <w:rPr>
                <w:rFonts w:ascii="Cambria Math" w:eastAsia="宋体" w:hAnsi="Cambria Math" w:cs="Times New Roman"/>
                <w:sz w:val="24"/>
                <w:szCs w:val="24"/>
              </w:rPr>
              <m:t>T</m:t>
            </m:r>
            <w:commentRangeEnd w:id="523"/>
            <m:r>
              <m:rPr>
                <m:sty m:val="p"/>
              </m:rPr>
              <w:rPr>
                <w:rStyle w:val="afd"/>
              </w:rPr>
              <w:commentReference w:id="523"/>
            </m:r>
            <w:commentRangeEnd w:id="524"/>
            <m:r>
              <m:rPr>
                <m:sty m:val="p"/>
              </m:rPr>
              <w:rPr>
                <w:rStyle w:val="afd"/>
              </w:rPr>
              <w:commentReference w:id="524"/>
            </m:r>
          </m:sup>
        </m:sSup>
      </m:oMath>
      <w:r w:rsidRPr="0080518C">
        <w:rPr>
          <w:rFonts w:ascii="Times New Roman" w:hAnsi="Times New Roman" w:cs="Times New Roman"/>
          <w:bCs/>
          <w:sz w:val="24"/>
          <w:szCs w:val="24"/>
        </w:rPr>
        <w:t xml:space="preserve"> and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w:commentRangeStart w:id="525"/>
        <w:commentRangeStart w:id="526"/>
        <m:r>
          <w:rPr>
            <w:rFonts w:ascii="Cambria Math" w:hAnsi="Cambria Math" w:cs="Cambria Math"/>
            <w:sz w:val="24"/>
            <w:szCs w:val="24"/>
            <w:shd w:val="clear" w:color="auto" w:fill="FFFFFF"/>
          </w:rPr>
          <m:t>(</m:t>
        </m:r>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p"/>
          </m:rPr>
          <w:rPr>
            <w:rFonts w:ascii="Cambria Math" w:eastAsia="宋体" w:hAnsi="Times New Roman" w:cs="Times New Roman"/>
            <w:sz w:val="24"/>
            <w:szCs w:val="24"/>
          </w:rPr>
          <m:t>,</m:t>
        </m:r>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w:rPr>
            <w:rFonts w:ascii="Cambria Math" w:eastAsia="宋体" w:hAnsi="Times New Roman" w:cs="Times New Roman"/>
            <w:sz w:val="24"/>
            <w:szCs w:val="24"/>
          </w:rPr>
          <m:t>)</m:t>
        </m:r>
        <w:commentRangeEnd w:id="525"/>
        <m:r>
          <m:rPr>
            <m:sty m:val="p"/>
          </m:rPr>
          <w:rPr>
            <w:rStyle w:val="afd"/>
          </w:rPr>
          <w:commentReference w:id="525"/>
        </m:r>
        <w:commentRangeEnd w:id="526"/>
        <m:r>
          <m:rPr>
            <m:sty m:val="p"/>
          </m:rPr>
          <w:rPr>
            <w:rStyle w:val="afd"/>
          </w:rPr>
          <w:commentReference w:id="526"/>
        </m:r>
      </m:oMath>
      <w:r w:rsidRPr="0080518C">
        <w:rPr>
          <w:rFonts w:ascii="Times New Roman" w:hAnsi="Times New Roman" w:cs="Times New Roman"/>
          <w:bCs/>
          <w:sz w:val="24"/>
          <w:szCs w:val="24"/>
        </w:rPr>
        <w:t xml:space="preserve">, and let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bCs/>
          <w:sz w:val="24"/>
          <w:szCs w:val="24"/>
        </w:rPr>
        <w:t xml:space="preserve">be a </w:t>
      </w:r>
      <w:r w:rsidRPr="0080518C">
        <w:rPr>
          <w:rFonts w:ascii="Times New Roman" w:hAnsi="Times New Roman" w:cs="Times New Roman" w:hint="eastAsia"/>
          <w:bCs/>
          <w:i/>
          <w:iCs/>
          <w:sz w:val="24"/>
          <w:szCs w:val="24"/>
        </w:rPr>
        <w:t>K</w:t>
      </w:r>
      <w:ins w:id="527" w:author="Zhen Tan" w:date="2022-08-21T10:58:00Z">
        <w:r w:rsidR="001C7253" w:rsidRPr="0080518C">
          <w:rPr>
            <w:rFonts w:ascii="Times New Roman" w:hAnsi="Times New Roman" w:cs="Times New Roman"/>
            <w:bCs/>
            <w:i/>
            <w:iCs/>
            <w:sz w:val="24"/>
            <w:szCs w:val="24"/>
          </w:rPr>
          <w:softHyphen/>
        </w:r>
        <w:r w:rsidR="001C7253" w:rsidRPr="0080518C">
          <w:rPr>
            <w:rFonts w:ascii="Times New Roman" w:hAnsi="Times New Roman" w:cs="Times New Roman"/>
            <w:bCs/>
            <w:iCs/>
            <w:sz w:val="24"/>
            <w:szCs w:val="24"/>
          </w:rPr>
          <w:t>-</w:t>
        </w:r>
      </w:ins>
      <w:del w:id="528" w:author="Zhen Tan" w:date="2022-08-21T10:58:00Z">
        <w:r w:rsidRPr="0080518C" w:rsidDel="001C7253">
          <w:rPr>
            <w:rFonts w:ascii="Times New Roman" w:hAnsi="Times New Roman" w:cs="Times New Roman"/>
            <w:bCs/>
            <w:i/>
            <w:iCs/>
            <w:sz w:val="24"/>
            <w:szCs w:val="24"/>
          </w:rPr>
          <w:delText xml:space="preserve"> </w:delText>
        </w:r>
      </w:del>
      <w:r w:rsidRPr="0080518C">
        <w:rPr>
          <w:rFonts w:ascii="Times New Roman" w:hAnsi="Times New Roman" w:cs="Times New Roman"/>
          <w:bCs/>
          <w:sz w:val="24"/>
          <w:szCs w:val="24"/>
        </w:rPr>
        <w:t>by</w:t>
      </w:r>
      <w:del w:id="529" w:author="Zhen Tan" w:date="2022-08-21T10:58:00Z">
        <w:r w:rsidRPr="0080518C" w:rsidDel="001C7253">
          <w:rPr>
            <w:rFonts w:ascii="Times New Roman" w:hAnsi="Times New Roman" w:cs="Times New Roman"/>
            <w:bCs/>
            <w:sz w:val="24"/>
            <w:szCs w:val="24"/>
          </w:rPr>
          <w:delText xml:space="preserve"> </w:delText>
        </w:r>
      </w:del>
      <w:ins w:id="530" w:author="Zhen Tan" w:date="2022-08-21T10:58:00Z">
        <w:r w:rsidR="001C7253" w:rsidRPr="0080518C">
          <w:rPr>
            <w:rFonts w:ascii="Times New Roman" w:hAnsi="Times New Roman" w:cs="Times New Roman"/>
            <w:bCs/>
            <w:sz w:val="24"/>
            <w:szCs w:val="24"/>
          </w:rPr>
          <w:t>-</w:t>
        </w:r>
      </w:ins>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bCs/>
          <w:sz w:val="24"/>
          <w:szCs w:val="24"/>
        </w:rPr>
        <w:t xml:space="preserve"> matrix</w:t>
      </w:r>
      <w:ins w:id="531" w:author="Zhen Tan" w:date="2022-08-21T11:02:00Z">
        <w:r w:rsidR="00293713" w:rsidRPr="0080518C">
          <w:rPr>
            <w:rFonts w:ascii="Times New Roman" w:hAnsi="Times New Roman" w:cs="Times New Roman"/>
            <w:bCs/>
            <w:sz w:val="24"/>
            <w:szCs w:val="24"/>
          </w:rPr>
          <w:t xml:space="preserve"> such that the </w:t>
        </w:r>
      </w:ins>
      <w:del w:id="532" w:author="Zhen Tan" w:date="2022-08-21T11:02:00Z">
        <w:r w:rsidRPr="0080518C" w:rsidDel="00293713">
          <w:rPr>
            <w:rFonts w:ascii="Times New Roman" w:hAnsi="Times New Roman" w:cs="Times New Roman"/>
            <w:bCs/>
            <w:sz w:val="24"/>
            <w:szCs w:val="24"/>
          </w:rPr>
          <w:delText xml:space="preserve"> w</w:delText>
        </w:r>
      </w:del>
      <w:del w:id="533" w:author="Zhen Tan" w:date="2022-08-21T11:00:00Z">
        <w:r w:rsidRPr="0080518C" w:rsidDel="00293713">
          <w:rPr>
            <w:rFonts w:ascii="Times New Roman" w:hAnsi="Times New Roman" w:cs="Times New Roman"/>
            <w:bCs/>
            <w:sz w:val="24"/>
            <w:szCs w:val="24"/>
          </w:rPr>
          <w:delText>ith</w:delText>
        </w:r>
      </w:del>
      <w:del w:id="534" w:author="Zhen Tan" w:date="2022-08-21T11:02:00Z">
        <w:r w:rsidRPr="0080518C" w:rsidDel="00293713">
          <w:rPr>
            <w:rFonts w:ascii="Times New Roman" w:hAnsi="Times New Roman" w:cs="Times New Roman"/>
            <w:bCs/>
            <w:sz w:val="24"/>
            <w:szCs w:val="24"/>
          </w:rPr>
          <w:delText xml:space="preserve"> </w:delText>
        </w:r>
      </w:del>
      <w:moveFromRangeStart w:id="535" w:author="Zhen Tan" w:date="2022-08-21T11:00:00Z" w:name="move111972064"/>
      <w:moveFrom w:id="536" w:author="Zhen Tan" w:date="2022-08-21T11:00:00Z">
        <w:r w:rsidRPr="0080518C" w:rsidDel="00293713">
          <w:rPr>
            <w:rFonts w:ascii="Times New Roman" w:hAnsi="Times New Roman" w:cs="Times New Roman"/>
            <w:bCs/>
            <w:sz w:val="24"/>
            <w:szCs w:val="24"/>
          </w:rPr>
          <w:t xml:space="preserve"> being the </w:t>
        </w:r>
      </w:moveFrom>
      <w:moveFromRangeEnd w:id="535"/>
      <w:r w:rsidRPr="0080518C">
        <w:rPr>
          <w:rFonts w:ascii="Times New Roman" w:hAnsi="Times New Roman" w:cs="Times New Roman"/>
          <w:bCs/>
          <w:i/>
          <w:iCs/>
          <w:sz w:val="24"/>
          <w:szCs w:val="24"/>
        </w:rPr>
        <w:t>j</w:t>
      </w:r>
      <w:r w:rsidRPr="0080518C">
        <w:rPr>
          <w:rFonts w:ascii="Times New Roman" w:hAnsi="Times New Roman" w:cs="Times New Roman"/>
          <w:bCs/>
          <w:sz w:val="24"/>
          <w:szCs w:val="24"/>
        </w:rPr>
        <w:t>-th entry o</w:t>
      </w:r>
      <w:r w:rsidR="005925D2" w:rsidRPr="0080518C">
        <w:rPr>
          <w:rFonts w:ascii="Times New Roman" w:hAnsi="Times New Roman" w:cs="Times New Roman"/>
          <w:bCs/>
          <w:sz w:val="24"/>
          <w:szCs w:val="24"/>
        </w:rPr>
        <w:t>f</w:t>
      </w:r>
      <w:r w:rsidRPr="0080518C">
        <w:rPr>
          <w:rFonts w:ascii="Times New Roman" w:hAnsi="Times New Roman" w:cs="Times New Roman"/>
          <w:bCs/>
          <w:sz w:val="24"/>
          <w:szCs w:val="24"/>
        </w:rPr>
        <w:t xml:space="preserve"> </w:t>
      </w:r>
      <w:ins w:id="537" w:author="Zhen Tan" w:date="2022-08-21T11:03:00Z">
        <w:r w:rsidR="00293713" w:rsidRPr="0080518C">
          <w:rPr>
            <w:rFonts w:ascii="Times New Roman" w:hAnsi="Times New Roman" w:cs="Times New Roman"/>
            <w:bCs/>
            <w:sz w:val="24"/>
            <w:szCs w:val="24"/>
          </w:rPr>
          <w:t xml:space="preserve">its </w:t>
        </w:r>
      </w:ins>
      <w:r w:rsidRPr="0080518C">
        <w:rPr>
          <w:rFonts w:ascii="Times New Roman" w:hAnsi="Times New Roman" w:cs="Times New Roman"/>
          <w:bCs/>
          <w:sz w:val="24"/>
          <w:szCs w:val="24"/>
        </w:rPr>
        <w:t>row correspond</w:t>
      </w:r>
      <w:del w:id="538" w:author="Zhen Tan" w:date="2022-08-21T11:03:00Z">
        <w:r w:rsidRPr="0080518C" w:rsidDel="00293713">
          <w:rPr>
            <w:rFonts w:ascii="Times New Roman" w:hAnsi="Times New Roman" w:cs="Times New Roman"/>
            <w:bCs/>
            <w:sz w:val="24"/>
            <w:szCs w:val="24"/>
          </w:rPr>
          <w:delText>s</w:delText>
        </w:r>
      </w:del>
      <w:ins w:id="539" w:author="Zhen Tan" w:date="2022-08-21T11:03:00Z">
        <w:r w:rsidR="00293713" w:rsidRPr="0080518C">
          <w:rPr>
            <w:rFonts w:ascii="Times New Roman" w:hAnsi="Times New Roman" w:cs="Times New Roman"/>
            <w:bCs/>
            <w:sz w:val="24"/>
            <w:szCs w:val="24"/>
          </w:rPr>
          <w:t>ing</w:t>
        </w:r>
      </w:ins>
      <w:r w:rsidRPr="0080518C">
        <w:rPr>
          <w:rFonts w:ascii="Times New Roman" w:hAnsi="Times New Roman" w:cs="Times New Roman"/>
          <w:bCs/>
          <w:sz w:val="24"/>
          <w:szCs w:val="24"/>
        </w:rPr>
        <w:t xml:space="preserve"> to solution </w:t>
      </w:r>
      <w:r w:rsidRPr="0080518C">
        <w:rPr>
          <w:rFonts w:ascii="Times New Roman" w:hAnsi="Times New Roman" w:cs="Times New Roman"/>
          <w:b/>
          <w:sz w:val="24"/>
          <w:szCs w:val="24"/>
        </w:rPr>
        <w:t>x</w:t>
      </w:r>
      <w:ins w:id="540" w:author="Zhen Tan" w:date="2022-08-21T11:03:00Z">
        <w:r w:rsidR="00293713" w:rsidRPr="0080518C">
          <w:rPr>
            <w:rFonts w:ascii="Times New Roman" w:hAnsi="Times New Roman" w:cs="Times New Roman"/>
            <w:b/>
            <w:sz w:val="24"/>
            <w:szCs w:val="24"/>
          </w:rPr>
          <w:t xml:space="preserve"> </w:t>
        </w:r>
        <w:r w:rsidR="00293713" w:rsidRPr="0080518C">
          <w:rPr>
            <w:rFonts w:ascii="Times New Roman" w:hAnsi="Times New Roman" w:cs="Times New Roman"/>
            <w:sz w:val="24"/>
            <w:szCs w:val="24"/>
          </w:rPr>
          <w:t xml:space="preserve">is </w:t>
        </w:r>
      </w:ins>
      <w:moveToRangeStart w:id="541" w:author="Zhen Tan" w:date="2022-08-21T11:00:00Z" w:name="move111972064"/>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moveTo w:id="542" w:author="Zhen Tan" w:date="2022-08-21T11:00:00Z">
        <w:del w:id="543" w:author="Zhen Tan" w:date="2022-08-21T11:03:00Z">
          <w:r w:rsidR="00293713" w:rsidRPr="0080518C" w:rsidDel="00293713">
            <w:rPr>
              <w:rFonts w:ascii="Times New Roman" w:hAnsi="Times New Roman" w:cs="Times New Roman"/>
              <w:bCs/>
              <w:sz w:val="24"/>
              <w:szCs w:val="24"/>
            </w:rPr>
            <w:delText xml:space="preserve"> being the</w:delText>
          </w:r>
        </w:del>
      </w:moveTo>
      <w:moveToRangeEnd w:id="541"/>
      <w:r w:rsidRPr="0080518C">
        <w:rPr>
          <w:rFonts w:ascii="Times New Roman" w:hAnsi="Times New Roman" w:cs="Times New Roman"/>
          <w:bCs/>
          <w:sz w:val="24"/>
          <w:szCs w:val="24"/>
        </w:rPr>
        <w:t>. W</w:t>
      </w:r>
      <w:r w:rsidRPr="0080518C">
        <w:rPr>
          <w:rFonts w:ascii="Times New Roman" w:hAnsi="Times New Roman" w:cs="Times New Roman"/>
          <w:sz w:val="24"/>
          <w:szCs w:val="24"/>
        </w:rPr>
        <w:t xml:space="preserve">e also denote </w:t>
      </w:r>
      <m:oMath>
        <m:sSubSup>
          <m:sSubSupPr>
            <m:ctrlPr>
              <w:rPr>
                <w:rFonts w:ascii="Cambria Math" w:hAnsi="Cambria Math" w:cs="Cambria Math"/>
                <w:sz w:val="24"/>
                <w:szCs w:val="24"/>
                <w:shd w:val="clear" w:color="auto" w:fill="FFFFFF"/>
              </w:rPr>
            </m:ctrlPr>
          </m:sSubSupPr>
          <m:e>
            <m:r>
              <m:rPr>
                <m:sty m:val="b"/>
              </m:rPr>
              <w:rPr>
                <w:rFonts w:ascii="Cambria Math" w:hAnsi="Cambria Math" w:cs="Cambria Math"/>
                <w:sz w:val="24"/>
                <w:szCs w:val="24"/>
                <w:shd w:val="clear" w:color="auto" w:fill="FFFFFF"/>
              </w:rPr>
              <m:t>f</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m:t>
            </m:r>
          </m:sup>
        </m:sSubSup>
      </m:oMath>
      <w:r w:rsidRPr="0080518C">
        <w:rPr>
          <w:rFonts w:ascii="Times New Roman" w:hAnsi="Times New Roman" w:cs="Times New Roman"/>
          <w:sz w:val="24"/>
          <w:szCs w:val="24"/>
          <w:shd w:val="clear" w:color="auto" w:fill="FFFFFF"/>
        </w:rPr>
        <w:t xml:space="preserve"> as the row of matrix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r w:rsidRPr="0080518C">
        <w:rPr>
          <w:rFonts w:ascii="Times New Roman" w:hAnsi="Times New Roman" w:cs="Times New Roman"/>
          <w:sz w:val="24"/>
          <w:szCs w:val="24"/>
          <w:shd w:val="clear" w:color="auto" w:fill="FFFFFF"/>
        </w:rPr>
        <w:t xml:space="preserve">that corresponds to solution </w:t>
      </w:r>
      <w:r w:rsidRPr="0080518C">
        <w:rPr>
          <w:rFonts w:ascii="Times New Roman" w:hAnsi="Times New Roman" w:cs="Times New Roman"/>
          <w:b/>
          <w:bCs/>
          <w:sz w:val="24"/>
          <w:szCs w:val="24"/>
          <w:shd w:val="clear" w:color="auto" w:fill="FFFFFF"/>
        </w:rPr>
        <w:t>x</w:t>
      </w:r>
      <w:ins w:id="544" w:author="Zhen Tan" w:date="2022-08-21T11:04:00Z">
        <w:r w:rsidR="00293713" w:rsidRPr="0080518C">
          <w:rPr>
            <w:rFonts w:ascii="Times New Roman" w:hAnsi="Times New Roman" w:cs="Times New Roman"/>
            <w:bCs/>
            <w:sz w:val="24"/>
            <w:szCs w:val="24"/>
          </w:rPr>
          <w:t xml:space="preserve">, i.e., </w:t>
        </w:r>
      </w:ins>
      <m:oMath>
        <m:sSubSup>
          <m:sSubSupPr>
            <m:ctrlPr>
              <w:ins w:id="545" w:author="Zhen Tan" w:date="2022-08-21T11:04:00Z">
                <w:rPr>
                  <w:rFonts w:ascii="Cambria Math" w:hAnsi="Cambria Math" w:cs="Cambria Math"/>
                  <w:sz w:val="24"/>
                  <w:szCs w:val="24"/>
                  <w:shd w:val="clear" w:color="auto" w:fill="FFFFFF"/>
                </w:rPr>
              </w:ins>
            </m:ctrlPr>
          </m:sSubSupPr>
          <m:e>
            <m:r>
              <w:ins w:id="546" w:author="Zhen Tan" w:date="2022-08-21T11:04:00Z">
                <m:rPr>
                  <m:sty m:val="b"/>
                </m:rPr>
                <w:rPr>
                  <w:rFonts w:ascii="Cambria Math" w:hAnsi="Cambria Math" w:cs="Cambria Math"/>
                  <w:sz w:val="24"/>
                  <w:szCs w:val="24"/>
                  <w:shd w:val="clear" w:color="auto" w:fill="FFFFFF"/>
                </w:rPr>
                <m:t>f</m:t>
              </w:ins>
            </m:r>
          </m:e>
          <m:sub>
            <m:r>
              <w:ins w:id="547" w:author="Zhen Tan" w:date="2022-08-21T11:04:00Z">
                <m:rPr>
                  <m:sty m:val="b"/>
                </m:rPr>
                <w:rPr>
                  <w:rFonts w:ascii="Cambria Math" w:hAnsi="Cambria Math" w:cs="Times New Roman"/>
                  <w:sz w:val="24"/>
                  <w:szCs w:val="24"/>
                </w:rPr>
                <m:t>x</m:t>
              </w:ins>
            </m:r>
          </m:sub>
          <m:sup>
            <m:r>
              <w:ins w:id="548" w:author="Zhen Tan" w:date="2022-08-21T11:04:00Z">
                <w:rPr>
                  <w:rFonts w:ascii="Cambria Math" w:hAnsi="Cambria Math" w:cs="Cambria Math"/>
                  <w:sz w:val="24"/>
                  <w:szCs w:val="24"/>
                  <w:shd w:val="clear" w:color="auto" w:fill="FFFFFF"/>
                </w:rPr>
                <m:t>i</m:t>
              </w:ins>
            </m:r>
          </m:sup>
        </m:sSubSup>
        <m:r>
          <w:ins w:id="549" w:author="Zhen Tan" w:date="2022-08-21T11:08:00Z">
            <m:rPr>
              <m:sty m:val="p"/>
            </m:rPr>
            <w:rPr>
              <w:rFonts w:ascii="Cambria Math" w:hAnsi="Cambria Math" w:cs="Times New Roman"/>
              <w:sz w:val="24"/>
              <w:szCs w:val="24"/>
            </w:rPr>
            <m:t>=</m:t>
          </w:ins>
        </m:r>
        <m:r>
          <w:ins w:id="550" w:author="Zhen Tan" w:date="2022-08-21T16:12:00Z">
            <m:rPr>
              <m:sty m:val="p"/>
            </m:rPr>
            <w:rPr>
              <w:rFonts w:ascii="Cambria Math" w:hAnsi="Cambria Math" w:cs="Times New Roman"/>
              <w:sz w:val="24"/>
              <w:szCs w:val="24"/>
            </w:rPr>
            <m:t>(</m:t>
          </w:ins>
        </m:r>
        <m:sSubSup>
          <m:sSubSupPr>
            <m:ctrlPr>
              <w:ins w:id="551" w:author="Zhen Tan" w:date="2022-08-21T11:08:00Z">
                <w:rPr>
                  <w:rFonts w:ascii="Cambria Math" w:eastAsia="宋体" w:hAnsi="Times New Roman" w:cs="Times New Roman"/>
                  <w:bCs/>
                  <w:i/>
                  <w:sz w:val="24"/>
                  <w:szCs w:val="24"/>
                </w:rPr>
              </w:ins>
            </m:ctrlPr>
          </m:sSubSupPr>
          <m:e>
            <m:r>
              <w:ins w:id="552" w:author="Zhen Tan" w:date="2022-08-21T11:08:00Z">
                <w:rPr>
                  <w:rFonts w:ascii="Cambria Math" w:eastAsia="宋体" w:hAnsi="Cambria Math" w:cs="Times New Roman"/>
                  <w:sz w:val="24"/>
                  <w:szCs w:val="24"/>
                </w:rPr>
                <m:t>f</m:t>
              </w:ins>
            </m:r>
          </m:e>
          <m:sub>
            <m:r>
              <w:ins w:id="553" w:author="Zhen Tan" w:date="2022-08-21T11:08:00Z">
                <w:rPr>
                  <w:rFonts w:ascii="Cambria Math" w:eastAsia="宋体" w:hAnsi="Times New Roman" w:cs="Times New Roman"/>
                  <w:sz w:val="24"/>
                  <w:szCs w:val="24"/>
                </w:rPr>
                <m:t>1</m:t>
              </w:ins>
            </m:r>
          </m:sub>
          <m:sup>
            <m:r>
              <w:ins w:id="554" w:author="Zhen Tan" w:date="2022-08-21T11:08:00Z">
                <w:rPr>
                  <w:rFonts w:ascii="Cambria Math" w:eastAsia="宋体" w:hAnsi="Times New Roman" w:cs="Times New Roman"/>
                  <w:sz w:val="24"/>
                  <w:szCs w:val="24"/>
                </w:rPr>
                <m:t>i</m:t>
              </w:ins>
            </m:r>
          </m:sup>
        </m:sSubSup>
        <m:d>
          <m:dPr>
            <m:ctrlPr>
              <w:ins w:id="555" w:author="Zhen Tan" w:date="2022-08-21T11:08:00Z">
                <w:rPr>
                  <w:rFonts w:ascii="Cambria Math" w:hAnsi="Cambria Math" w:cs="Times New Roman"/>
                  <w:bCs/>
                  <w:sz w:val="24"/>
                  <w:szCs w:val="24"/>
                </w:rPr>
              </w:ins>
            </m:ctrlPr>
          </m:dPr>
          <m:e>
            <m:r>
              <w:ins w:id="556" w:author="Zhen Tan" w:date="2022-08-21T11:08:00Z">
                <m:rPr>
                  <m:sty m:val="b"/>
                </m:rPr>
                <w:rPr>
                  <w:rFonts w:ascii="Cambria Math" w:hAnsi="Cambria Math" w:cs="Times New Roman"/>
                  <w:sz w:val="24"/>
                  <w:szCs w:val="24"/>
                </w:rPr>
                <m:t>x</m:t>
              </w:ins>
            </m:r>
          </m:e>
        </m:d>
        <m:r>
          <w:ins w:id="557" w:author="Zhen Tan" w:date="2022-08-21T11:08:00Z">
            <w:rPr>
              <w:rFonts w:ascii="Cambria Math" w:hAnsi="Cambria Math" w:cs="Times New Roman"/>
              <w:sz w:val="24"/>
              <w:szCs w:val="24"/>
            </w:rPr>
            <m:t>,…,</m:t>
          </w:ins>
        </m:r>
        <m:sSubSup>
          <m:sSubSupPr>
            <m:ctrlPr>
              <w:ins w:id="558" w:author="Zhen Tan" w:date="2022-08-21T11:08:00Z">
                <w:rPr>
                  <w:rFonts w:ascii="Cambria Math" w:eastAsia="宋体" w:hAnsi="Times New Roman" w:cs="Times New Roman"/>
                  <w:bCs/>
                  <w:i/>
                  <w:sz w:val="24"/>
                  <w:szCs w:val="24"/>
                </w:rPr>
              </w:ins>
            </m:ctrlPr>
          </m:sSubSupPr>
          <m:e>
            <m:r>
              <w:ins w:id="559" w:author="Zhen Tan" w:date="2022-08-21T11:08:00Z">
                <w:rPr>
                  <w:rFonts w:ascii="Cambria Math" w:eastAsia="宋体" w:hAnsi="Cambria Math" w:cs="Times New Roman"/>
                  <w:sz w:val="24"/>
                  <w:szCs w:val="24"/>
                </w:rPr>
                <m:t>f</m:t>
              </w:ins>
            </m:r>
          </m:e>
          <m:sub>
            <m:sSub>
              <m:sSubPr>
                <m:ctrlPr>
                  <w:ins w:id="560" w:author="Zhen Tan" w:date="2022-08-21T11:08:00Z">
                    <w:rPr>
                      <w:rFonts w:ascii="Cambria Math" w:hAnsi="Cambria Math" w:cs="Times New Roman"/>
                      <w:bCs/>
                      <w:i/>
                      <w:sz w:val="24"/>
                      <w:szCs w:val="24"/>
                    </w:rPr>
                  </w:ins>
                </m:ctrlPr>
              </m:sSubPr>
              <m:e>
                <m:r>
                  <w:ins w:id="561" w:author="Zhen Tan" w:date="2022-08-21T11:08:00Z">
                    <w:rPr>
                      <w:rFonts w:ascii="Cambria Math" w:hAnsi="Cambria Math" w:cs="Times New Roman"/>
                      <w:sz w:val="24"/>
                      <w:szCs w:val="24"/>
                    </w:rPr>
                    <m:t>M</m:t>
                  </w:ins>
                </m:r>
              </m:e>
              <m:sub>
                <m:r>
                  <w:ins w:id="562" w:author="Zhen Tan" w:date="2022-08-21T11:08:00Z">
                    <w:rPr>
                      <w:rFonts w:ascii="Cambria Math" w:hAnsi="Cambria Math" w:cs="Times New Roman"/>
                      <w:sz w:val="24"/>
                      <w:szCs w:val="24"/>
                    </w:rPr>
                    <m:t>i</m:t>
                  </w:ins>
                </m:r>
              </m:sub>
            </m:sSub>
          </m:sub>
          <m:sup>
            <m:r>
              <w:ins w:id="563" w:author="Zhen Tan" w:date="2022-08-21T11:08:00Z">
                <w:rPr>
                  <w:rFonts w:ascii="Cambria Math" w:eastAsia="宋体" w:hAnsi="Times New Roman" w:cs="Times New Roman"/>
                  <w:sz w:val="24"/>
                  <w:szCs w:val="24"/>
                </w:rPr>
                <m:t>i</m:t>
              </w:ins>
            </m:r>
          </m:sup>
        </m:sSubSup>
        <m:d>
          <m:dPr>
            <m:ctrlPr>
              <w:ins w:id="564" w:author="Zhen Tan" w:date="2022-08-21T11:08:00Z">
                <w:rPr>
                  <w:rFonts w:ascii="Cambria Math" w:hAnsi="Cambria Math" w:cs="Times New Roman"/>
                  <w:bCs/>
                  <w:sz w:val="24"/>
                  <w:szCs w:val="24"/>
                </w:rPr>
              </w:ins>
            </m:ctrlPr>
          </m:dPr>
          <m:e>
            <m:r>
              <w:ins w:id="565" w:author="Zhen Tan" w:date="2022-08-21T11:08:00Z">
                <m:rPr>
                  <m:sty m:val="b"/>
                </m:rPr>
                <w:rPr>
                  <w:rFonts w:ascii="Cambria Math" w:hAnsi="Cambria Math" w:cs="Times New Roman"/>
                  <w:sz w:val="24"/>
                  <w:szCs w:val="24"/>
                </w:rPr>
                <m:t>x</m:t>
              </w:ins>
            </m:r>
          </m:e>
        </m:d>
        <m:r>
          <w:ins w:id="566" w:author="Zhen Tan" w:date="2022-08-21T16:12:00Z">
            <w:rPr>
              <w:rFonts w:ascii="Cambria Math" w:hAnsi="Cambria Math" w:cs="Times New Roman"/>
              <w:sz w:val="24"/>
              <w:szCs w:val="24"/>
            </w:rPr>
            <m:t>)</m:t>
          </w:ins>
        </m:r>
      </m:oMath>
      <w:ins w:id="567" w:author="Zhen Tan" w:date="2022-08-21T11:08:00Z">
        <w:r w:rsidR="00020FA0" w:rsidRPr="0080518C">
          <w:rPr>
            <w:rFonts w:ascii="Times New Roman" w:hAnsi="Times New Roman" w:cs="Times New Roman"/>
            <w:bCs/>
            <w:sz w:val="24"/>
            <w:szCs w:val="24"/>
          </w:rPr>
          <w:t xml:space="preserve">. </w:t>
        </w:r>
      </w:ins>
      <m:oMath>
        <m:r>
          <w:del w:id="568" w:author="Zhen Tan" w:date="2022-08-21T11:04:00Z">
            <m:rPr>
              <m:sty m:val="p"/>
            </m:rPr>
            <w:rPr>
              <w:rFonts w:ascii="Cambria Math" w:hAnsi="Cambria Math" w:cs="Times New Roman"/>
              <w:sz w:val="24"/>
              <w:szCs w:val="24"/>
            </w:rPr>
            <m:t>.</m:t>
          </w:del>
        </m:r>
        <m:r>
          <w:del w:id="569" w:author="Zhen Tan" w:date="2022-08-21T11:06:00Z">
            <m:rPr>
              <m:sty m:val="p"/>
            </m:rPr>
            <w:rPr>
              <w:rFonts w:ascii="Cambria Math" w:hAnsi="Cambria Math" w:cs="Times New Roman"/>
              <w:sz w:val="24"/>
              <w:szCs w:val="24"/>
            </w:rPr>
            <m:t xml:space="preserve"> </m:t>
          </w:del>
        </m:r>
      </m:oMath>
      <w:del w:id="570" w:author="Zhen Tan" w:date="2022-08-21T11:06:00Z">
        <w:r w:rsidRPr="0080518C" w:rsidDel="00256E10">
          <w:rPr>
            <w:rFonts w:ascii="Times New Roman" w:hAnsi="Times New Roman" w:cs="Times New Roman"/>
            <w:bCs/>
            <w:sz w:val="24"/>
            <w:szCs w:val="24"/>
          </w:rPr>
          <w:delText>T</w:delText>
        </w:r>
      </w:del>
      <w:ins w:id="571" w:author="Zhen Tan" w:date="2022-08-21T11:07:00Z">
        <w:r w:rsidR="00256E10" w:rsidRPr="0080518C">
          <w:rPr>
            <w:rFonts w:ascii="Times New Roman" w:hAnsi="Times New Roman" w:cs="Times New Roman"/>
            <w:bCs/>
            <w:sz w:val="24"/>
            <w:szCs w:val="24"/>
          </w:rPr>
          <w:t>T</w:t>
        </w:r>
      </w:ins>
      <w:r w:rsidRPr="0080518C">
        <w:rPr>
          <w:rFonts w:ascii="Times New Roman" w:hAnsi="Times New Roman" w:cs="Times New Roman"/>
          <w:bCs/>
          <w:sz w:val="24"/>
          <w:szCs w:val="24"/>
        </w:rPr>
        <w:t xml:space="preserve">hen </w:t>
      </w:r>
      <w:ins w:id="572" w:author="Zhen Tan" w:date="2022-08-21T11:05:00Z">
        <w:r w:rsidR="00293713" w:rsidRPr="0080518C">
          <w:rPr>
            <w:rFonts w:ascii="Times New Roman" w:hAnsi="Times New Roman" w:cs="Times New Roman"/>
            <w:bCs/>
            <w:sz w:val="24"/>
            <w:szCs w:val="24"/>
          </w:rPr>
          <w:t>(7a)</w:t>
        </w:r>
      </w:ins>
      <w:del w:id="573" w:author="Zhen Tan" w:date="2022-08-21T11:05:00Z">
        <w:r w:rsidRPr="0080518C" w:rsidDel="00293713">
          <w:rPr>
            <w:rFonts w:ascii="Times New Roman" w:hAnsi="Times New Roman" w:cs="Times New Roman"/>
            <w:bCs/>
            <w:sz w:val="24"/>
            <w:szCs w:val="24"/>
          </w:rPr>
          <w:delText>we</w:delText>
        </w:r>
      </w:del>
      <w:r w:rsidRPr="0080518C">
        <w:rPr>
          <w:rFonts w:ascii="Times New Roman" w:hAnsi="Times New Roman" w:cs="Times New Roman"/>
          <w:bCs/>
          <w:sz w:val="24"/>
          <w:szCs w:val="24"/>
        </w:rPr>
        <w:t xml:space="preserve"> c</w:t>
      </w:r>
      <w:r w:rsidR="0081491B" w:rsidRPr="0080518C">
        <w:rPr>
          <w:rFonts w:ascii="Times New Roman" w:hAnsi="Times New Roman" w:cs="Times New Roman"/>
          <w:bCs/>
          <w:sz w:val="24"/>
          <w:szCs w:val="24"/>
        </w:rPr>
        <w:t xml:space="preserve">an </w:t>
      </w:r>
      <w:ins w:id="574" w:author="Zhen Tan" w:date="2022-08-21T11:05:00Z">
        <w:r w:rsidR="00293713" w:rsidRPr="0080518C">
          <w:rPr>
            <w:rFonts w:ascii="Times New Roman" w:hAnsi="Times New Roman" w:cs="Times New Roman"/>
            <w:bCs/>
            <w:sz w:val="24"/>
            <w:szCs w:val="24"/>
          </w:rPr>
          <w:t xml:space="preserve">be </w:t>
        </w:r>
      </w:ins>
      <w:r w:rsidR="0081491B" w:rsidRPr="0080518C">
        <w:rPr>
          <w:rFonts w:ascii="Times New Roman" w:hAnsi="Times New Roman" w:cs="Times New Roman"/>
          <w:bCs/>
          <w:sz w:val="24"/>
          <w:szCs w:val="24"/>
        </w:rPr>
        <w:t>express</w:t>
      </w:r>
      <w:ins w:id="575" w:author="Zhen Tan" w:date="2022-08-21T11:05:00Z">
        <w:r w:rsidR="00293713" w:rsidRPr="0080518C">
          <w:rPr>
            <w:rFonts w:ascii="Times New Roman" w:hAnsi="Times New Roman" w:cs="Times New Roman"/>
            <w:bCs/>
            <w:sz w:val="24"/>
            <w:szCs w:val="24"/>
          </w:rPr>
          <w:t>ed</w:t>
        </w:r>
      </w:ins>
      <w:del w:id="576" w:author="Zhen Tan" w:date="2022-08-21T11:05:00Z">
        <w:r w:rsidR="0081491B" w:rsidRPr="0080518C" w:rsidDel="00293713">
          <w:rPr>
            <w:rFonts w:ascii="Times New Roman" w:hAnsi="Times New Roman" w:cs="Times New Roman"/>
            <w:bCs/>
            <w:sz w:val="24"/>
            <w:szCs w:val="24"/>
          </w:rPr>
          <w:delText xml:space="preserve"> (12a) </w:delText>
        </w:r>
      </w:del>
      <w:ins w:id="577" w:author="Zhen Tan" w:date="2022-08-21T11:05:00Z">
        <w:r w:rsidR="00293713" w:rsidRPr="0080518C">
          <w:rPr>
            <w:rFonts w:ascii="Times New Roman" w:hAnsi="Times New Roman" w:cs="Times New Roman"/>
            <w:bCs/>
            <w:sz w:val="24"/>
            <w:szCs w:val="24"/>
          </w:rPr>
          <w:t xml:space="preserve"> </w:t>
        </w:r>
      </w:ins>
      <w:r w:rsidR="0081491B" w:rsidRPr="0080518C">
        <w:rPr>
          <w:rFonts w:ascii="Times New Roman" w:hAnsi="Times New Roman" w:cs="Times New Roman"/>
          <w:bCs/>
          <w:sz w:val="24"/>
          <w:szCs w:val="24"/>
        </w:rPr>
        <w:t>in matrix form</w:t>
      </w:r>
      <w:del w:id="578" w:author="Zhen Tan" w:date="2022-08-21T11:05:00Z">
        <w:r w:rsidR="0081491B" w:rsidRPr="0080518C" w:rsidDel="00293713">
          <w:rPr>
            <w:rFonts w:ascii="Times New Roman" w:hAnsi="Times New Roman" w:cs="Times New Roman"/>
            <w:bCs/>
            <w:sz w:val="24"/>
            <w:szCs w:val="24"/>
          </w:rPr>
          <w:delText xml:space="preserve"> as</w:delText>
        </w:r>
      </w:del>
    </w:p>
    <w:p w14:paraId="6F8A4230" w14:textId="3CEDE4BC" w:rsidR="00E67543" w:rsidRPr="0080518C" w:rsidRDefault="00000000" w:rsidP="008052D1">
      <w:pPr>
        <w:adjustRightInd w:val="0"/>
        <w:snapToGrid w:val="0"/>
        <w:jc w:val="right"/>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m:rPr>
            <m:sty m:val="p"/>
          </m:rPr>
          <w:rPr>
            <w:rFonts w:ascii="Cambria Math" w:hAnsi="Cambria Math"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r>
          <m:rPr>
            <m:sty m:val="p"/>
          </m:rPr>
          <w:rPr>
            <w:rFonts w:ascii="Cambria Math" w:hAnsi="Times New Roman" w:cs="Times New Roman"/>
            <w:sz w:val="24"/>
            <w:szCs w:val="24"/>
          </w:rPr>
          <m:t xml:space="preserve">,  </m:t>
        </m:r>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00E67543" w:rsidRPr="0080518C">
        <w:rPr>
          <w:rFonts w:ascii="Times New Roman" w:hAnsi="Times New Roman" w:cs="Times New Roman"/>
          <w:iCs/>
          <w:sz w:val="24"/>
          <w:szCs w:val="24"/>
        </w:rPr>
        <w:t xml:space="preserve">                        </w:t>
      </w:r>
      <w:r w:rsidR="00E67543" w:rsidRPr="0080518C">
        <w:rPr>
          <w:rFonts w:ascii="Times New Roman" w:hAnsi="Times New Roman" w:cs="Times New Roman"/>
          <w:bCs/>
          <w:sz w:val="24"/>
          <w:szCs w:val="24"/>
        </w:rPr>
        <w:t>(</w:t>
      </w:r>
      <w:ins w:id="579" w:author="Zhen Tan" w:date="2022-08-21T11:05:00Z">
        <w:r w:rsidR="00293713" w:rsidRPr="0080518C">
          <w:rPr>
            <w:rFonts w:ascii="Times New Roman" w:hAnsi="Times New Roman" w:cs="Times New Roman"/>
            <w:bCs/>
            <w:sz w:val="24"/>
            <w:szCs w:val="24"/>
          </w:rPr>
          <w:t>7</w:t>
        </w:r>
      </w:ins>
      <w:del w:id="580" w:author="Zhen Tan" w:date="2022-08-21T11:05:00Z">
        <w:r w:rsidR="00E67543" w:rsidRPr="0080518C" w:rsidDel="00293713">
          <w:rPr>
            <w:rFonts w:ascii="Times New Roman" w:hAnsi="Times New Roman" w:cs="Times New Roman"/>
            <w:bCs/>
            <w:sz w:val="24"/>
            <w:szCs w:val="24"/>
          </w:rPr>
          <w:delText>12</w:delText>
        </w:r>
      </w:del>
      <w:r w:rsidR="00E67543" w:rsidRPr="0080518C">
        <w:rPr>
          <w:rFonts w:ascii="Times New Roman" w:hAnsi="Times New Roman" w:cs="Times New Roman"/>
          <w:bCs/>
          <w:sz w:val="24"/>
          <w:szCs w:val="24"/>
        </w:rPr>
        <w:t>b)</w:t>
      </w:r>
      <w:bookmarkEnd w:id="463"/>
    </w:p>
    <w:p w14:paraId="261A299E" w14:textId="69E47636" w:rsidR="00E67543" w:rsidRPr="0080518C" w:rsidRDefault="00E67543">
      <w:pPr>
        <w:adjustRightInd w:val="0"/>
        <w:snapToGrid w:val="0"/>
        <w:rPr>
          <w:rFonts w:ascii="Times New Roman" w:hAnsi="Times New Roman" w:cs="Times New Roman"/>
          <w:bCs/>
          <w:sz w:val="24"/>
          <w:szCs w:val="24"/>
        </w:rPr>
        <w:pPrChange w:id="581" w:author="Zhen Tan" w:date="2022-08-21T11:05:00Z">
          <w:pPr/>
        </w:pPrChange>
      </w:pPr>
      <w:r w:rsidRPr="0080518C">
        <w:rPr>
          <w:rFonts w:ascii="Times New Roman" w:hAnsi="Times New Roman" w:cs="Times New Roman"/>
          <w:bCs/>
          <w:sz w:val="24"/>
          <w:szCs w:val="24"/>
        </w:rPr>
        <w:t xml:space="preserve">Now </w:t>
      </w:r>
      <w:r w:rsidRPr="0080518C">
        <w:rPr>
          <w:rFonts w:ascii="Times New Roman" w:hAnsi="Times New Roman" w:cs="Times New Roman"/>
          <w:sz w:val="24"/>
          <w:szCs w:val="24"/>
          <w:shd w:val="clear" w:color="auto" w:fill="FFFFFF"/>
        </w:rPr>
        <w:t xml:space="preserve">for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bCs/>
          <w:sz w:val="24"/>
          <w:szCs w:val="24"/>
        </w:rPr>
        <w:t xml:space="preserve">, we </w:t>
      </w:r>
      <w:r w:rsidRPr="0080518C">
        <w:rPr>
          <w:rFonts w:ascii="Times New Roman" w:hAnsi="Times New Roman" w:cs="Times New Roman" w:hint="eastAsia"/>
          <w:bCs/>
          <w:sz w:val="24"/>
          <w:szCs w:val="24"/>
        </w:rPr>
        <w:t>use</w:t>
      </w:r>
      <w:r w:rsidRPr="0080518C">
        <w:rPr>
          <w:rFonts w:ascii="Times New Roman" w:hAnsi="Times New Roman" w:cs="Times New Roman"/>
          <w:bCs/>
          <w:sz w:val="24"/>
          <w:szCs w:val="24"/>
        </w:rPr>
        <w:t xml:space="preserve"> a </w:t>
      </w:r>
      <m:oMath>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sidRPr="0080518C">
        <w:rPr>
          <w:rFonts w:ascii="Times New Roman" w:hAnsi="Times New Roman" w:cs="Times New Roman"/>
          <w:iCs/>
          <w:sz w:val="24"/>
          <w:szCs w:val="24"/>
        </w:rPr>
        <w:t xml:space="preserve">-dimensional </w:t>
      </w:r>
      <w:del w:id="582" w:author="Zhen Tan" w:date="2022-08-21T16:24:00Z">
        <w:r w:rsidRPr="0080518C" w:rsidDel="00C33F5B">
          <w:rPr>
            <w:rFonts w:ascii="Times New Roman" w:hAnsi="Times New Roman" w:cs="Times New Roman"/>
            <w:iCs/>
            <w:sz w:val="24"/>
            <w:szCs w:val="24"/>
          </w:rPr>
          <w:delText xml:space="preserve">normal </w:delText>
        </w:r>
      </w:del>
      <w:ins w:id="583" w:author="Zhen Tan" w:date="2022-08-21T16:24:00Z">
        <w:r w:rsidR="00C33F5B" w:rsidRPr="0080518C">
          <w:rPr>
            <w:rFonts w:ascii="Times New Roman" w:hAnsi="Times New Roman" w:cs="Times New Roman"/>
            <w:iCs/>
            <w:sz w:val="24"/>
            <w:szCs w:val="24"/>
          </w:rPr>
          <w:t xml:space="preserve">Gaussian </w:t>
        </w:r>
      </w:ins>
      <w:r w:rsidRPr="0080518C">
        <w:rPr>
          <w:rFonts w:ascii="Times New Roman" w:hAnsi="Times New Roman" w:cs="Times New Roman"/>
          <w:iCs/>
          <w:sz w:val="24"/>
          <w:szCs w:val="24"/>
        </w:rPr>
        <w:t xml:space="preserve">distribution </w:t>
      </w:r>
      <w:r w:rsidRPr="0080518C">
        <w:rPr>
          <w:rFonts w:ascii="Times New Roman" w:hAnsi="Times New Roman" w:cs="Times New Roman"/>
          <w:bCs/>
          <w:sz w:val="24"/>
          <w:szCs w:val="24"/>
        </w:rPr>
        <w:t xml:space="preserve">for the prior of the 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shd w:val="clear" w:color="auto" w:fill="FFFFFF"/>
        </w:rPr>
        <w:t xml:space="preserve">with mean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80518C">
        <w:rPr>
          <w:rFonts w:ascii="Times New Roman" w:hAnsi="Times New Roman" w:cs="Times New Roman"/>
          <w:sz w:val="24"/>
          <w:szCs w:val="24"/>
          <w:shd w:val="clear" w:color="auto" w:fill="FFFFFF"/>
        </w:rPr>
        <w:t xml:space="preserve"> and covariance matrix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oMath>
      <w:r w:rsidRPr="0080518C">
        <w:rPr>
          <w:rFonts w:ascii="Times New Roman" w:hAnsi="Times New Roman" w:cs="Times New Roman"/>
          <w:sz w:val="24"/>
          <w:szCs w:val="24"/>
          <w:shd w:val="clear" w:color="auto" w:fill="FFFFFF"/>
        </w:rPr>
        <w:t xml:space="preserve">, and </w:t>
      </w:r>
      <w:ins w:id="584" w:author="Zhen Tan" w:date="2022-08-21T16:46:00Z">
        <w:r w:rsidR="000A5AC3" w:rsidRPr="0080518C">
          <w:rPr>
            <w:rFonts w:ascii="Times New Roman" w:hAnsi="Times New Roman" w:cs="Times New Roman"/>
            <w:sz w:val="24"/>
            <w:szCs w:val="24"/>
            <w:shd w:val="clear" w:color="auto" w:fill="FFFFFF"/>
          </w:rPr>
          <w:t>we use</w:t>
        </w:r>
        <w:r w:rsidR="005C22A0" w:rsidRPr="0080518C">
          <w:rPr>
            <w:rFonts w:ascii="Times New Roman" w:hAnsi="Times New Roman" w:cs="Times New Roman"/>
            <w:sz w:val="24"/>
            <w:szCs w:val="24"/>
            <w:shd w:val="clear" w:color="auto" w:fill="FFFFFF"/>
          </w:rPr>
          <w:t xml:space="preserve"> a</w:t>
        </w:r>
      </w:ins>
      <w:del w:id="585" w:author="Zhen Tan" w:date="2022-08-21T16:46:00Z">
        <w:r w:rsidRPr="0080518C" w:rsidDel="000A5AC3">
          <w:rPr>
            <w:rFonts w:ascii="Times New Roman" w:hAnsi="Times New Roman" w:cs="Times New Roman"/>
            <w:sz w:val="24"/>
            <w:szCs w:val="24"/>
            <w:shd w:val="clear" w:color="auto" w:fill="FFFFFF"/>
          </w:rPr>
          <w:delText>an</w:delText>
        </w:r>
      </w:del>
      <w:r w:rsidRPr="0080518C">
        <w:rPr>
          <w:rFonts w:ascii="Times New Roman" w:hAnsi="Times New Roman" w:cs="Times New Roman"/>
          <w:sz w:val="24"/>
          <w:szCs w:val="24"/>
          <w:shd w:val="clear" w:color="auto" w:fill="FFFFFF"/>
        </w:rPr>
        <w:t xml:space="preserve"> </w:t>
      </w:r>
      <w:del w:id="586" w:author="Zhen Tan" w:date="2022-08-21T16:46:00Z">
        <w:r w:rsidRPr="0080518C" w:rsidDel="000A5AC3">
          <w:rPr>
            <w:rFonts w:ascii="Times New Roman" w:hAnsi="Times New Roman" w:cs="Times New Roman"/>
            <w:sz w:val="24"/>
            <w:szCs w:val="24"/>
            <w:highlight w:val="yellow"/>
            <w:shd w:val="clear" w:color="auto" w:fill="FFFFFF"/>
          </w:rPr>
          <w:delText>independent</w:delText>
        </w:r>
        <w:r w:rsidRPr="0080518C" w:rsidDel="000A5AC3">
          <w:rPr>
            <w:rFonts w:ascii="Times New Roman" w:hAnsi="Times New Roman" w:cs="Times New Roman"/>
            <w:sz w:val="24"/>
            <w:szCs w:val="24"/>
            <w:shd w:val="clear" w:color="auto" w:fill="FFFFFF"/>
          </w:rPr>
          <w:delText xml:space="preserve"> </w:delText>
        </w:r>
      </w:del>
      <w:r w:rsidRPr="0080518C">
        <w:rPr>
          <w:rFonts w:ascii="Times New Roman" w:hAnsi="Times New Roman" w:cs="Times New Roman"/>
          <w:i/>
          <w:iCs/>
          <w:sz w:val="24"/>
          <w:szCs w:val="24"/>
          <w:shd w:val="clear" w:color="auto" w:fill="FFFFFF"/>
        </w:rPr>
        <w:t>K</w:t>
      </w:r>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rPr>
        <w:t xml:space="preserve">dimensional </w:t>
      </w:r>
      <w:del w:id="587" w:author="Zhen Tan" w:date="2022-08-21T16:46:00Z">
        <w:r w:rsidRPr="0080518C" w:rsidDel="005C22A0">
          <w:rPr>
            <w:rFonts w:ascii="Times New Roman" w:hAnsi="Times New Roman" w:cs="Times New Roman"/>
            <w:iCs/>
            <w:sz w:val="24"/>
            <w:szCs w:val="24"/>
          </w:rPr>
          <w:delText xml:space="preserve">normal </w:delText>
        </w:r>
      </w:del>
      <w:ins w:id="588" w:author="Zhen Tan" w:date="2022-08-21T16:46:00Z">
        <w:r w:rsidR="005C22A0" w:rsidRPr="0080518C">
          <w:rPr>
            <w:rFonts w:ascii="Times New Roman" w:hAnsi="Times New Roman" w:cs="Times New Roman"/>
            <w:iCs/>
            <w:sz w:val="24"/>
            <w:szCs w:val="24"/>
          </w:rPr>
          <w:t xml:space="preserve">Gaussian </w:t>
        </w:r>
      </w:ins>
      <w:r w:rsidRPr="0080518C">
        <w:rPr>
          <w:rFonts w:ascii="Times New Roman" w:hAnsi="Times New Roman" w:cs="Times New Roman"/>
          <w:iCs/>
          <w:sz w:val="24"/>
          <w:szCs w:val="24"/>
        </w:rPr>
        <w:t xml:space="preserve">distribution for the prior of </w:t>
      </w:r>
      <w:r w:rsidRPr="0080518C">
        <w:rPr>
          <w:rFonts w:ascii="Times New Roman" w:hAnsi="Times New Roman" w:cs="Times New Roman"/>
          <w:bCs/>
          <w:sz w:val="24"/>
          <w:szCs w:val="24"/>
        </w:rPr>
        <w:t xml:space="preserve">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ζ</m:t>
                </m:r>
              </m:e>
              <m:sup>
                <m:r>
                  <w:rPr>
                    <w:rFonts w:ascii="Cambria Math" w:eastAsia="微软雅黑" w:hAnsi="Cambria Math" w:cs="微软雅黑"/>
                    <w:sz w:val="24"/>
                    <w:szCs w:val="24"/>
                    <w:shd w:val="clear" w:color="auto" w:fill="FFFFFF"/>
                  </w:rPr>
                  <m:t>i</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shd w:val="clear" w:color="auto" w:fill="FFFFFF"/>
        </w:rPr>
        <w:t xml:space="preserve">with zero mean and covariance matrix </w:t>
      </w:r>
      <w:commentRangeStart w:id="589"/>
      <w:commentRangeStart w:id="590"/>
      <w:commentRangeStart w:id="591"/>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589"/>
        <m:r>
          <m:rPr>
            <m:sty m:val="p"/>
          </m:rPr>
          <w:rPr>
            <w:rStyle w:val="afd"/>
          </w:rPr>
          <w:commentReference w:id="589"/>
        </m:r>
        <w:commentRangeEnd w:id="590"/>
        <m:r>
          <m:rPr>
            <m:sty m:val="p"/>
          </m:rPr>
          <w:rPr>
            <w:rStyle w:val="afd"/>
          </w:rPr>
          <w:commentReference w:id="590"/>
        </m:r>
        <w:commentRangeEnd w:id="591"/>
        <m:r>
          <m:rPr>
            <m:sty m:val="p"/>
          </m:rPr>
          <w:rPr>
            <w:rStyle w:val="afd"/>
          </w:rPr>
          <w:commentReference w:id="591"/>
        </m:r>
        <m:r>
          <m:rPr>
            <m:sty m:val="b"/>
          </m:rPr>
          <w:rPr>
            <w:rFonts w:ascii="Cambria Math" w:eastAsia="Cambria Math" w:hAnsi="Cambria Math" w:cs="Cambria Math"/>
            <w:sz w:val="24"/>
            <w:szCs w:val="24"/>
          </w:rPr>
          <m:t>I</m:t>
        </m:r>
      </m:oMath>
      <w:r w:rsidRPr="0080518C">
        <w:rPr>
          <w:rFonts w:ascii="Times New Roman" w:hAnsi="Times New Roman" w:cs="Times New Roman"/>
          <w:iCs/>
          <w:sz w:val="24"/>
          <w:szCs w:val="24"/>
        </w:rPr>
        <w:t>, where</w:t>
      </w:r>
      <w:ins w:id="592" w:author="Zhen Tan" w:date="2022-08-21T16:50:00Z">
        <w:r w:rsidR="005C22A0" w:rsidRPr="0080518C">
          <w:rPr>
            <w:rFonts w:ascii="Times New Roman" w:hAnsi="Times New Roman" w:cs="Times New Roman"/>
            <w:iCs/>
            <w:sz w:val="24"/>
            <w:szCs w:val="24"/>
          </w:rPr>
          <w:t xml:space="preserve"> </w:t>
        </w:r>
        <w:commentRangeStart w:id="593"/>
        <w:commentRangeStart w:id="594"/>
        <w:commentRangeStart w:id="595"/>
      </w:ins>
      <m:oMath>
        <m:sSup>
          <m:sSupPr>
            <m:ctrlPr>
              <w:ins w:id="596" w:author="Zhen Tan" w:date="2022-08-21T16:50:00Z">
                <w:rPr>
                  <w:rFonts w:ascii="Cambria Math" w:hAnsi="Cambria Math" w:cs="Cambria Math"/>
                  <w:sz w:val="24"/>
                  <w:szCs w:val="24"/>
                  <w:shd w:val="clear" w:color="auto" w:fill="FFFFFF"/>
                </w:rPr>
              </w:ins>
            </m:ctrlPr>
          </m:sSupPr>
          <m:e>
            <m:r>
              <w:ins w:id="597" w:author="Zhen Tan" w:date="2022-08-21T16:50:00Z">
                <w:rPr>
                  <w:rFonts w:ascii="Cambria Math" w:eastAsia="Cambria Math" w:hAnsi="Cambria Math" w:cs="Cambria Math"/>
                  <w:sz w:val="24"/>
                  <w:szCs w:val="24"/>
                </w:rPr>
                <m:t>z</m:t>
              </w:ins>
            </m:r>
          </m:e>
          <m:sup>
            <m:r>
              <w:ins w:id="598" w:author="Zhen Tan" w:date="2022-08-21T16:50:00Z">
                <w:rPr>
                  <w:rFonts w:ascii="Cambria Math" w:eastAsia="微软雅黑" w:hAnsi="Cambria Math" w:cs="微软雅黑"/>
                  <w:sz w:val="24"/>
                  <w:szCs w:val="24"/>
                  <w:shd w:val="clear" w:color="auto" w:fill="FFFFFF"/>
                </w:rPr>
                <m:t>i,0</m:t>
              </w:ins>
            </m:r>
          </m:sup>
        </m:sSup>
        <w:commentRangeEnd w:id="593"/>
        <m:r>
          <w:ins w:id="599" w:author="Zhen Tan" w:date="2022-08-21T16:50:00Z">
            <m:rPr>
              <m:sty m:val="p"/>
            </m:rPr>
            <w:rPr>
              <w:rStyle w:val="afd"/>
            </w:rPr>
            <w:commentReference w:id="593"/>
          </w:ins>
        </m:r>
        <w:commentRangeEnd w:id="594"/>
        <m:r>
          <w:ins w:id="600" w:author="Zhen Tan" w:date="2022-08-21T16:50:00Z">
            <m:rPr>
              <m:sty m:val="p"/>
            </m:rPr>
            <w:rPr>
              <w:rStyle w:val="afd"/>
            </w:rPr>
            <w:commentReference w:id="594"/>
          </w:ins>
        </m:r>
        <w:commentRangeEnd w:id="595"/>
        <m:r>
          <w:ins w:id="601" w:author="Zhen Tan" w:date="2022-08-21T16:50:00Z">
            <m:rPr>
              <m:sty m:val="p"/>
            </m:rPr>
            <w:rPr>
              <w:rStyle w:val="afd"/>
            </w:rPr>
            <w:commentReference w:id="595"/>
          </w:ins>
        </m:r>
      </m:oMath>
      <w:ins w:id="602" w:author="Zhen Tan" w:date="2022-08-21T16:50:00Z">
        <w:r w:rsidR="005C22A0" w:rsidRPr="0080518C">
          <w:rPr>
            <w:rFonts w:ascii="Times New Roman" w:hAnsi="Times New Roman" w:cs="Times New Roman"/>
            <w:iCs/>
            <w:sz w:val="24"/>
            <w:szCs w:val="24"/>
          </w:rPr>
          <w:t>&gt;0 is a scalar and</w:t>
        </w:r>
      </w:ins>
      <w:r w:rsidRPr="0080518C">
        <w:rPr>
          <w:rFonts w:ascii="Times New Roman" w:hAnsi="Times New Roman" w:cs="Times New Roman"/>
          <w:iCs/>
          <w:sz w:val="24"/>
          <w:szCs w:val="24"/>
        </w:rPr>
        <w:t xml:space="preserve"> </w:t>
      </w:r>
      <w:r w:rsidRPr="0080518C">
        <w:rPr>
          <w:rFonts w:ascii="Times New Roman" w:hAnsi="Times New Roman" w:cs="Times New Roman"/>
          <w:b/>
          <w:bCs/>
          <w:iCs/>
          <w:sz w:val="24"/>
          <w:szCs w:val="24"/>
        </w:rPr>
        <w:t xml:space="preserve">I </w:t>
      </w:r>
      <w:r w:rsidRPr="0080518C">
        <w:rPr>
          <w:rFonts w:ascii="Times New Roman" w:hAnsi="Times New Roman" w:cs="Times New Roman"/>
          <w:iCs/>
          <w:sz w:val="24"/>
          <w:szCs w:val="24"/>
        </w:rPr>
        <w:t xml:space="preserve">is a </w:t>
      </w:r>
      <w:r w:rsidRPr="0080518C">
        <w:rPr>
          <w:rFonts w:ascii="Times New Roman" w:hAnsi="Times New Roman" w:cs="Times New Roman"/>
          <w:i/>
          <w:sz w:val="24"/>
          <w:szCs w:val="24"/>
        </w:rPr>
        <w:t>K</w:t>
      </w:r>
      <w:r w:rsidRPr="0080518C">
        <w:rPr>
          <w:rFonts w:ascii="Times New Roman" w:hAnsi="Times New Roman" w:cs="Times New Roman"/>
          <w:iCs/>
          <w:sz w:val="24"/>
          <w:szCs w:val="24"/>
        </w:rPr>
        <w:t>-by-</w:t>
      </w:r>
      <w:r w:rsidRPr="0080518C">
        <w:rPr>
          <w:rFonts w:ascii="Times New Roman" w:hAnsi="Times New Roman" w:cs="Times New Roman"/>
          <w:i/>
          <w:sz w:val="24"/>
          <w:szCs w:val="24"/>
        </w:rPr>
        <w:t>K</w:t>
      </w:r>
      <w:r w:rsidRPr="0080518C">
        <w:rPr>
          <w:rFonts w:ascii="Times New Roman" w:hAnsi="Times New Roman" w:cs="Times New Roman"/>
          <w:iCs/>
          <w:sz w:val="24"/>
          <w:szCs w:val="24"/>
        </w:rPr>
        <w:t xml:space="preserve"> identity matrix</w:t>
      </w:r>
      <w:ins w:id="603" w:author="Zhen Tan" w:date="2022-08-21T16:57:00Z">
        <w:r w:rsidR="00630D71" w:rsidRPr="0080518C">
          <w:rPr>
            <w:rFonts w:ascii="Times New Roman" w:hAnsi="Times New Roman" w:cs="Times New Roman"/>
            <w:iCs/>
            <w:sz w:val="24"/>
            <w:szCs w:val="24"/>
          </w:rPr>
          <w:t>, i.e.</w:t>
        </w:r>
      </w:ins>
      <w:del w:id="604" w:author="Zhen Tan" w:date="2022-08-21T16:57:00Z">
        <w:r w:rsidRPr="0080518C" w:rsidDel="00630D71">
          <w:rPr>
            <w:rFonts w:ascii="Times New Roman" w:hAnsi="Times New Roman" w:cs="Times New Roman"/>
            <w:iCs/>
            <w:sz w:val="24"/>
            <w:szCs w:val="24"/>
          </w:rPr>
          <w:delText xml:space="preserve">. </w:delText>
        </w:r>
      </w:del>
      <w:ins w:id="605" w:author="Zhen Tan" w:date="2022-08-21T16:56:00Z">
        <w:r w:rsidR="00043E51" w:rsidRPr="0080518C">
          <w:rPr>
            <w:rFonts w:ascii="Times New Roman" w:hAnsi="Times New Roman" w:cs="Times New Roman"/>
            <w:iCs/>
            <w:sz w:val="24"/>
            <w:szCs w:val="24"/>
          </w:rPr>
          <w:t>,</w:t>
        </w:r>
      </w:ins>
      <w:ins w:id="606" w:author="Zhen Tan" w:date="2022-08-21T16:57:00Z">
        <w:r w:rsidR="00630D71" w:rsidRPr="0080518C">
          <w:rPr>
            <w:rFonts w:ascii="Times New Roman" w:hAnsi="Times New Roman" w:cs="Times New Roman"/>
            <w:iCs/>
            <w:sz w:val="24"/>
            <w:szCs w:val="24"/>
          </w:rPr>
          <w:t xml:space="preserve"> </w:t>
        </w:r>
        <w:r w:rsidR="00630D71" w:rsidRPr="009B24CA">
          <w:rPr>
            <w:rFonts w:ascii="Times New Roman" w:hAnsi="Times New Roman" w:cs="Times New Roman"/>
            <w:iCs/>
            <w:sz w:val="24"/>
            <w:szCs w:val="24"/>
          </w:rPr>
          <w:t>our prior belief is</w:t>
        </w:r>
        <w:r w:rsidR="00630D71" w:rsidRPr="0080518C">
          <w:rPr>
            <w:rFonts w:ascii="Times New Roman" w:hAnsi="Times New Roman" w:cs="Times New Roman"/>
            <w:iCs/>
            <w:sz w:val="24"/>
            <w:szCs w:val="24"/>
          </w:rPr>
          <w:t xml:space="preserve"> that</w:t>
        </w:r>
      </w:ins>
      <w:ins w:id="607" w:author="Zhen Tan" w:date="2022-08-21T16:56:00Z">
        <w:r w:rsidR="00043E51" w:rsidRPr="0080518C">
          <w:rPr>
            <w:rFonts w:ascii="Times New Roman" w:hAnsi="Times New Roman" w:cs="Times New Roman"/>
            <w:iCs/>
            <w:sz w:val="24"/>
            <w:szCs w:val="24"/>
          </w:rPr>
          <w:t xml:space="preserve"> the deviation term</w:t>
        </w:r>
        <w:r w:rsidR="00630D71" w:rsidRPr="0080518C">
          <w:rPr>
            <w:rFonts w:ascii="Times New Roman" w:hAnsi="Times New Roman" w:cs="Times New Roman"/>
            <w:iCs/>
            <w:sz w:val="24"/>
            <w:szCs w:val="24"/>
          </w:rPr>
          <w:t>s</w:t>
        </w:r>
        <w:r w:rsidR="00043E51" w:rsidRPr="0080518C">
          <w:rPr>
            <w:rFonts w:ascii="Times New Roman" w:hAnsi="Times New Roman" w:cs="Times New Roman"/>
            <w:iCs/>
            <w:sz w:val="24"/>
            <w:szCs w:val="24"/>
          </w:rPr>
          <w:t xml:space="preserve"> </w:t>
        </w:r>
        <w:r w:rsidR="00630D71" w:rsidRPr="0080518C">
          <w:rPr>
            <w:rFonts w:ascii="Times New Roman" w:hAnsi="Times New Roman" w:cs="Times New Roman"/>
            <w:iCs/>
            <w:sz w:val="24"/>
            <w:szCs w:val="24"/>
          </w:rPr>
          <w:t>of different solutions are independent</w:t>
        </w:r>
      </w:ins>
      <w:ins w:id="608" w:author="Zhen Tan" w:date="2022-08-21T16:58:00Z">
        <w:r w:rsidR="00630D71" w:rsidRPr="0080518C">
          <w:rPr>
            <w:rFonts w:ascii="Times New Roman" w:hAnsi="Times New Roman" w:cs="Times New Roman"/>
            <w:iCs/>
            <w:sz w:val="24"/>
            <w:szCs w:val="24"/>
          </w:rPr>
          <w:t xml:space="preserve"> and </w:t>
        </w:r>
      </w:ins>
      <w:ins w:id="609" w:author="Zhen Tan" w:date="2022-08-29T10:35:00Z">
        <w:r w:rsidR="008B42F9">
          <w:rPr>
            <w:rFonts w:ascii="Times New Roman" w:hAnsi="Times New Roman" w:cs="Times New Roman" w:hint="eastAsia"/>
            <w:iCs/>
            <w:sz w:val="24"/>
            <w:szCs w:val="24"/>
          </w:rPr>
          <w:t>they</w:t>
        </w:r>
        <w:r w:rsidR="008B42F9">
          <w:rPr>
            <w:rFonts w:ascii="Times New Roman" w:hAnsi="Times New Roman" w:cs="Times New Roman"/>
            <w:iCs/>
            <w:sz w:val="24"/>
            <w:szCs w:val="24"/>
          </w:rPr>
          <w:t xml:space="preserve"> have </w:t>
        </w:r>
      </w:ins>
      <w:ins w:id="610" w:author="Zhen Tan" w:date="2022-08-21T16:58:00Z">
        <w:r w:rsidR="00630D71" w:rsidRPr="0080518C">
          <w:rPr>
            <w:rFonts w:ascii="Times New Roman" w:hAnsi="Times New Roman" w:cs="Times New Roman"/>
            <w:iCs/>
            <w:sz w:val="24"/>
            <w:szCs w:val="24"/>
          </w:rPr>
          <w:t>uniform prior uncertainty</w:t>
        </w:r>
      </w:ins>
      <w:ins w:id="611" w:author="Zhen Tan" w:date="2022-08-21T16:56:00Z">
        <w:r w:rsidR="00630D71" w:rsidRPr="0080518C">
          <w:rPr>
            <w:rFonts w:ascii="Times New Roman" w:hAnsi="Times New Roman" w:cs="Times New Roman"/>
            <w:iCs/>
            <w:sz w:val="24"/>
            <w:szCs w:val="24"/>
          </w:rPr>
          <w:t xml:space="preserve">. </w:t>
        </w:r>
      </w:ins>
      <w:r w:rsidRPr="0080518C">
        <w:rPr>
          <w:rFonts w:ascii="Times New Roman" w:hAnsi="Times New Roman" w:cs="Times New Roman"/>
          <w:iCs/>
          <w:sz w:val="24"/>
          <w:szCs w:val="24"/>
        </w:rPr>
        <w:t xml:space="preserve">Then the mean and the covariance matrix of the prior distribution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iCs/>
          <w:sz w:val="24"/>
          <w:szCs w:val="24"/>
        </w:rPr>
        <w:t xml:space="preserve"> can be written as</w:t>
      </w:r>
      <w:r w:rsidR="0081491B" w:rsidRPr="0080518C">
        <w:rPr>
          <w:rFonts w:ascii="Times New Roman" w:hAnsi="Times New Roman" w:cs="Times New Roman"/>
          <w:iCs/>
          <w:sz w:val="24"/>
          <w:szCs w:val="24"/>
        </w:rPr>
        <w:t xml:space="preserve"> </w:t>
      </w:r>
    </w:p>
    <w:p w14:paraId="54BB67BE" w14:textId="6D1878E1" w:rsidR="00E67543" w:rsidRPr="0080518C" w:rsidRDefault="00000000" w:rsidP="008052D1">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Cambria Math" w:cs="Times New Roman"/>
            <w:sz w:val="24"/>
            <w:szCs w:val="24"/>
          </w:rPr>
          <m:t xml:space="preserve">,         </m:t>
        </m:r>
      </m:oMath>
      <w:r w:rsidR="00E67543" w:rsidRPr="0080518C">
        <w:rPr>
          <w:rFonts w:ascii="Times New Roman" w:hAnsi="Times New Roman" w:cs="Times New Roman"/>
          <w:sz w:val="24"/>
          <w:szCs w:val="24"/>
          <w:shd w:val="clear" w:color="auto" w:fill="FFFFFF"/>
        </w:rPr>
        <w:t xml:space="preserve"> </w:t>
      </w:r>
      <w:r w:rsidR="006A7E8D" w:rsidRPr="0080518C">
        <w:rPr>
          <w:rFonts w:ascii="Times New Roman" w:hAnsi="Times New Roman" w:cs="Times New Roman"/>
          <w:sz w:val="24"/>
          <w:szCs w:val="24"/>
          <w:shd w:val="clear" w:color="auto" w:fill="FFFFFF"/>
        </w:rPr>
        <w:t xml:space="preserve"> </w:t>
      </w:r>
      <w:r w:rsidR="00E67543" w:rsidRPr="0080518C">
        <w:rPr>
          <w:rFonts w:ascii="Times New Roman" w:hAnsi="Times New Roman" w:cs="Times New Roman"/>
          <w:sz w:val="24"/>
          <w:szCs w:val="24"/>
          <w:shd w:val="clear" w:color="auto" w:fill="FFFFFF"/>
        </w:rPr>
        <w:t xml:space="preserve">                          (</w:t>
      </w:r>
      <w:ins w:id="612" w:author="Zhen Tan" w:date="2022-08-21T16:48:00Z">
        <w:r w:rsidR="005C22A0" w:rsidRPr="0080518C">
          <w:rPr>
            <w:rFonts w:ascii="Times New Roman" w:hAnsi="Times New Roman" w:cs="Times New Roman"/>
            <w:sz w:val="24"/>
            <w:szCs w:val="24"/>
            <w:shd w:val="clear" w:color="auto" w:fill="FFFFFF"/>
          </w:rPr>
          <w:t>8</w:t>
        </w:r>
      </w:ins>
      <w:del w:id="613" w:author="Zhen Tan" w:date="2022-08-21T16:48:00Z">
        <w:r w:rsidR="00E67543" w:rsidRPr="0080518C" w:rsidDel="005C22A0">
          <w:rPr>
            <w:rFonts w:ascii="Times New Roman" w:hAnsi="Times New Roman" w:cs="Times New Roman"/>
            <w:sz w:val="24"/>
            <w:szCs w:val="24"/>
            <w:shd w:val="clear" w:color="auto" w:fill="FFFFFF"/>
          </w:rPr>
          <w:delText>13</w:delText>
        </w:r>
      </w:del>
      <w:r w:rsidR="00E67543" w:rsidRPr="0080518C">
        <w:rPr>
          <w:rFonts w:ascii="Times New Roman" w:hAnsi="Times New Roman" w:cs="Times New Roman"/>
          <w:sz w:val="24"/>
          <w:szCs w:val="24"/>
          <w:shd w:val="clear" w:color="auto" w:fill="FFFFFF"/>
        </w:rPr>
        <w:t xml:space="preserve">a) </w:t>
      </w:r>
    </w:p>
    <w:p w14:paraId="3487B998" w14:textId="5EE22E85" w:rsidR="00E67543" w:rsidRPr="0080518C" w:rsidRDefault="00000000" w:rsidP="008052D1">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Σ</m:t>
            </m:r>
          </m:e>
          <m:sup>
            <m:r>
              <w:rPr>
                <w:rFonts w:ascii="Cambria Math" w:hAnsi="Cambria Math" w:cs="Cambria Math"/>
                <w:sz w:val="24"/>
                <w:szCs w:val="24"/>
                <w:shd w:val="clear" w:color="auto" w:fill="FFFFFF"/>
              </w:rPr>
              <m:t>i,0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sSup>
          <m:sSupPr>
            <m:ctrlPr>
              <w:rPr>
                <w:rFonts w:ascii="Cambria Math" w:hAnsi="Cambria Math" w:cs="Cambria Math"/>
                <w:sz w:val="24"/>
                <w:szCs w:val="24"/>
                <w:shd w:val="clear" w:color="auto" w:fill="FFFFFF"/>
              </w:rPr>
            </m:ctrlPr>
          </m:sSupPr>
          <m:e>
            <m:sSup>
              <m:sSupPr>
                <m:ctrlPr>
                  <w:rPr>
                    <w:rFonts w:ascii="Cambria Math" w:hAnsi="Cambria Math" w:cs="Cambria Math"/>
                    <w:sz w:val="24"/>
                    <w:szCs w:val="24"/>
                    <w:shd w:val="clear" w:color="auto" w:fill="FFFFFF"/>
                  </w:rPr>
                </m:ctrlPr>
              </m:sSupPr>
              <m:e>
                <m:r>
                  <m:rPr>
                    <m:sty m:val="p"/>
                  </m:rPr>
                  <w:rPr>
                    <w:rFonts w:ascii="Cambria Math" w:hAnsi="Cambria Math" w:cs="Cambria Math"/>
                    <w:sz w:val="24"/>
                    <w:szCs w:val="24"/>
                  </w:rPr>
                  <m:t>(</m:t>
                </m:r>
                <m:r>
                  <m:rPr>
                    <m:sty m:val="b"/>
                  </m:rPr>
                  <w:rPr>
                    <w:rFonts w:ascii="Cambria Math" w:hAnsi="Cambria Math" w:cs="Cambria Math" w:hint="eastAsia"/>
                    <w:sz w:val="24"/>
                    <w:szCs w:val="24"/>
                  </w:rPr>
                  <m:t>F</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m:r>
          <m:rPr>
            <m:sty m:val="b"/>
          </m:rPr>
          <w:rPr>
            <w:rFonts w:ascii="Cambria Math" w:eastAsia="Cambria Math" w:hAnsi="Cambria Math" w:cs="Cambria Math"/>
            <w:sz w:val="24"/>
            <w:szCs w:val="24"/>
          </w:rPr>
          <m:t>I</m:t>
        </m:r>
        <m:r>
          <m:rPr>
            <m:sty m:val="p"/>
          </m:rPr>
          <w:rPr>
            <w:rFonts w:ascii="Cambria Math" w:hAnsi="Cambria Math" w:cs="Cambria Math"/>
            <w:sz w:val="24"/>
            <w:szCs w:val="24"/>
            <w:shd w:val="clear" w:color="auto" w:fill="FFFFFF"/>
          </w:rPr>
          <m:t xml:space="preserve">, </m:t>
        </m:r>
      </m:oMath>
      <w:r w:rsidR="00E67543" w:rsidRPr="0080518C">
        <w:rPr>
          <w:rFonts w:ascii="Times New Roman" w:hAnsi="Times New Roman" w:cs="Times New Roman"/>
          <w:iCs/>
          <w:sz w:val="24"/>
          <w:szCs w:val="24"/>
        </w:rPr>
        <w:t xml:space="preserve">                         (</w:t>
      </w:r>
      <w:ins w:id="614" w:author="Zhen Tan" w:date="2022-08-21T16:48:00Z">
        <w:r w:rsidR="005C22A0" w:rsidRPr="0080518C">
          <w:rPr>
            <w:rFonts w:ascii="Times New Roman" w:hAnsi="Times New Roman" w:cs="Times New Roman"/>
            <w:iCs/>
            <w:sz w:val="24"/>
            <w:szCs w:val="24"/>
          </w:rPr>
          <w:t>8</w:t>
        </w:r>
      </w:ins>
      <w:del w:id="615" w:author="Zhen Tan" w:date="2022-08-21T16:48:00Z">
        <w:r w:rsidR="00E67543" w:rsidRPr="0080518C" w:rsidDel="005C22A0">
          <w:rPr>
            <w:rFonts w:ascii="Times New Roman" w:hAnsi="Times New Roman" w:cs="Times New Roman"/>
            <w:iCs/>
            <w:sz w:val="24"/>
            <w:szCs w:val="24"/>
          </w:rPr>
          <w:delText>13</w:delText>
        </w:r>
      </w:del>
      <w:r w:rsidR="00E67543" w:rsidRPr="0080518C">
        <w:rPr>
          <w:rFonts w:ascii="Times New Roman" w:hAnsi="Times New Roman" w:cs="Times New Roman"/>
          <w:iCs/>
          <w:sz w:val="24"/>
          <w:szCs w:val="24"/>
        </w:rPr>
        <w:t>b)</w:t>
      </w:r>
    </w:p>
    <w:p w14:paraId="599E6FDD" w14:textId="77777777" w:rsidR="00B9296B" w:rsidRPr="0080518C" w:rsidRDefault="00B9296B" w:rsidP="008052D1">
      <w:pPr>
        <w:adjustRightInd w:val="0"/>
        <w:snapToGrid w:val="0"/>
        <w:rPr>
          <w:ins w:id="616" w:author="Zhen Tan" w:date="2022-08-21T22:02:00Z"/>
          <w:rFonts w:ascii="Times New Roman" w:hAnsi="Times New Roman" w:cs="Times New Roman"/>
          <w:sz w:val="24"/>
          <w:szCs w:val="24"/>
        </w:rPr>
      </w:pPr>
    </w:p>
    <w:p w14:paraId="36CA34A0" w14:textId="2773C7D4" w:rsidR="00E67543" w:rsidRPr="0080518C" w:rsidRDefault="00E67543" w:rsidP="008052D1">
      <w:pPr>
        <w:adjustRightInd w:val="0"/>
        <w:snapToGrid w:val="0"/>
        <w:rPr>
          <w:rFonts w:ascii="Times New Roman" w:hAnsi="Times New Roman" w:cs="Times New Roman"/>
          <w:bCs/>
          <w:iCs/>
          <w:sz w:val="24"/>
          <w:szCs w:val="24"/>
        </w:rPr>
      </w:pPr>
      <w:r w:rsidRPr="0080518C">
        <w:rPr>
          <w:rFonts w:ascii="Times New Roman" w:hAnsi="Times New Roman" w:cs="Times New Roman"/>
          <w:sz w:val="24"/>
          <w:szCs w:val="24"/>
        </w:rPr>
        <w:t>Now we define for each</w:t>
      </w:r>
      <m:oMath>
        <m:r>
          <w:rPr>
            <w:rFonts w:ascii="Cambria Math" w:eastAsia="宋体" w:hAnsi="Cambria Math" w:cs="Times New Roman"/>
            <w:sz w:val="24"/>
            <w:szCs w:val="24"/>
          </w:rPr>
          <m:t xml:space="preserve"> 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sz w:val="24"/>
          <w:szCs w:val="24"/>
        </w:rPr>
        <w:t xml:space="preserve"> </w:t>
      </w:r>
      <w:r w:rsidRPr="0080518C">
        <w:rPr>
          <w:rFonts w:ascii="Times New Roman" w:hAnsi="Times New Roman" w:cs="Times New Roman"/>
          <w:sz w:val="24"/>
          <w:szCs w:val="24"/>
          <w:rPrChange w:id="617" w:author="Zhen Tan" w:date="2022-08-21T17:00:00Z">
            <w:rPr>
              <w:rFonts w:ascii="Times New Roman" w:hAnsi="Times New Roman" w:cs="Times New Roman"/>
              <w:color w:val="FF0000"/>
              <w:sz w:val="24"/>
              <w:szCs w:val="24"/>
            </w:rPr>
          </w:rPrChange>
        </w:rPr>
        <w:t>a stage-</w:t>
      </w:r>
      <w:r w:rsidRPr="0080518C">
        <w:rPr>
          <w:rFonts w:ascii="Times New Roman" w:hAnsi="Times New Roman" w:cs="Times New Roman"/>
          <w:i/>
          <w:iCs/>
          <w:sz w:val="24"/>
          <w:szCs w:val="24"/>
          <w:rPrChange w:id="618" w:author="Zhen Tan" w:date="2022-08-21T17:00:00Z">
            <w:rPr>
              <w:rFonts w:ascii="Times New Roman" w:hAnsi="Times New Roman" w:cs="Times New Roman"/>
              <w:i/>
              <w:iCs/>
              <w:color w:val="FF0000"/>
              <w:sz w:val="24"/>
              <w:szCs w:val="24"/>
            </w:rPr>
          </w:rPrChange>
        </w:rPr>
        <w:t xml:space="preserve">n </w:t>
      </w:r>
      <w:r w:rsidRPr="0080518C">
        <w:rPr>
          <w:rFonts w:ascii="Times New Roman" w:hAnsi="Times New Roman" w:cs="Times New Roman"/>
          <w:sz w:val="24"/>
          <w:szCs w:val="24"/>
          <w:rPrChange w:id="619" w:author="Zhen Tan" w:date="2022-08-21T17:00:00Z">
            <w:rPr>
              <w:rFonts w:ascii="Times New Roman" w:hAnsi="Times New Roman" w:cs="Times New Roman"/>
              <w:color w:val="FF0000"/>
              <w:sz w:val="24"/>
              <w:szCs w:val="24"/>
            </w:rPr>
          </w:rPrChange>
        </w:rPr>
        <w:t xml:space="preserve">coefficient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Change w:id="620" w:author="Zhen Tan" w:date="2022-08-21T17:00:00Z">
                  <w:rPr>
                    <w:rFonts w:ascii="Cambria Math" w:eastAsia="Cambria Math" w:hAnsi="Cambria Math" w:cs="Cambria Math"/>
                    <w:color w:val="FF0000"/>
                    <w:sz w:val="24"/>
                    <w:szCs w:val="24"/>
                  </w:rPr>
                </w:rPrChange>
              </w:rPr>
              <m:t>β</m:t>
            </m:r>
          </m:e>
          <m:sup>
            <m:r>
              <w:rPr>
                <w:rFonts w:ascii="Cambria Math" w:eastAsia="微软雅黑" w:hAnsi="Cambria Math" w:cs="微软雅黑"/>
                <w:sz w:val="24"/>
                <w:szCs w:val="24"/>
                <w:shd w:val="clear" w:color="auto" w:fill="FFFFFF"/>
                <w:rPrChange w:id="621" w:author="Zhen Tan" w:date="2022-08-21T17:00:00Z">
                  <w:rPr>
                    <w:rFonts w:ascii="Cambria Math" w:eastAsia="微软雅黑" w:hAnsi="Cambria Math" w:cs="微软雅黑"/>
                    <w:color w:val="FF0000"/>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622" w:author="Zhen Tan" w:date="2022-08-21T17:00:00Z">
                  <w:rPr>
                    <w:rFonts w:ascii="Cambria Math" w:eastAsia="微软雅黑" w:hAnsi="Cambria Math" w:cs="微软雅黑"/>
                    <w:color w:val="FF0000"/>
                    <w:sz w:val="24"/>
                    <w:szCs w:val="24"/>
                    <w:shd w:val="clear" w:color="auto" w:fill="FFFFFF"/>
                  </w:rPr>
                </w:rPrChange>
              </w:rPr>
              <m:t>,</m:t>
            </m:r>
            <m:r>
              <w:rPr>
                <w:rFonts w:ascii="Cambria Math" w:eastAsia="微软雅黑" w:hAnsi="Cambria Math" w:cs="微软雅黑"/>
                <w:sz w:val="24"/>
                <w:szCs w:val="24"/>
                <w:shd w:val="clear" w:color="auto" w:fill="FFFFFF"/>
                <w:rPrChange w:id="623" w:author="Zhen Tan" w:date="2022-08-21T17:00:00Z">
                  <w:rPr>
                    <w:rFonts w:ascii="Cambria Math" w:eastAsia="微软雅黑" w:hAnsi="Cambria Math" w:cs="微软雅黑"/>
                    <w:color w:val="FF0000"/>
                    <w:sz w:val="24"/>
                    <w:szCs w:val="24"/>
                    <w:shd w:val="clear" w:color="auto" w:fill="FFFFFF"/>
                  </w:rPr>
                </w:rPrChange>
              </w:rPr>
              <m:t>n</m:t>
            </m:r>
          </m:sup>
        </m:sSup>
      </m:oMath>
      <w:r w:rsidRPr="0080518C">
        <w:rPr>
          <w:rFonts w:ascii="Times New Roman" w:hAnsi="Times New Roman" w:cs="Times New Roman"/>
          <w:sz w:val="24"/>
          <w:szCs w:val="24"/>
          <w:shd w:val="clear" w:color="auto" w:fill="FFFFFF"/>
          <w:rPrChange w:id="624" w:author="Zhen Tan" w:date="2022-08-21T17:00:00Z">
            <w:rPr>
              <w:rFonts w:ascii="Times New Roman" w:hAnsi="Times New Roman" w:cs="Times New Roman"/>
              <w:color w:val="FF0000"/>
              <w:sz w:val="24"/>
              <w:szCs w:val="24"/>
              <w:shd w:val="clear" w:color="auto" w:fill="FFFFFF"/>
            </w:rPr>
          </w:rPrChange>
        </w:rPr>
        <w:t xml:space="preserve">, </w:t>
      </w:r>
      <w:commentRangeStart w:id="625"/>
      <w:commentRangeStart w:id="626"/>
      <w:r w:rsidRPr="0080518C">
        <w:rPr>
          <w:rFonts w:ascii="Times New Roman" w:hAnsi="Times New Roman" w:cs="Times New Roman"/>
          <w:sz w:val="24"/>
          <w:szCs w:val="24"/>
          <w:shd w:val="clear" w:color="auto" w:fill="FFFFFF"/>
          <w:rPrChange w:id="627" w:author="Zhen Tan" w:date="2022-08-21T17:00:00Z">
            <w:rPr>
              <w:rFonts w:ascii="Times New Roman" w:hAnsi="Times New Roman" w:cs="Times New Roman"/>
              <w:color w:val="FF0000"/>
              <w:sz w:val="24"/>
              <w:szCs w:val="24"/>
              <w:shd w:val="clear" w:color="auto" w:fill="FFFFFF"/>
            </w:rPr>
          </w:rPrChange>
        </w:rPr>
        <w:t xml:space="preserve">which contains vector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Change w:id="628" w:author="Zhen Tan" w:date="2022-08-21T17:00:00Z">
                  <w:rPr>
                    <w:rFonts w:ascii="Cambria Math" w:eastAsia="Cambria Math" w:hAnsi="Cambria Math" w:cs="Cambria Math"/>
                    <w:color w:val="FF0000"/>
                    <w:sz w:val="24"/>
                    <w:szCs w:val="24"/>
                  </w:rPr>
                </w:rPrChange>
              </w:rPr>
              <m:t>β</m:t>
            </m:r>
          </m:e>
          <m:sup>
            <m:r>
              <w:rPr>
                <w:rFonts w:ascii="Cambria Math" w:eastAsia="微软雅黑" w:hAnsi="Cambria Math" w:cs="微软雅黑"/>
                <w:sz w:val="24"/>
                <w:szCs w:val="24"/>
                <w:shd w:val="clear" w:color="auto" w:fill="FFFFFF"/>
                <w:rPrChange w:id="629" w:author="Zhen Tan" w:date="2022-08-21T17:00:00Z">
                  <w:rPr>
                    <w:rFonts w:ascii="Cambria Math" w:eastAsia="微软雅黑" w:hAnsi="Cambria Math" w:cs="微软雅黑"/>
                    <w:color w:val="FF0000"/>
                    <w:sz w:val="24"/>
                    <w:szCs w:val="24"/>
                    <w:shd w:val="clear" w:color="auto" w:fill="FFFFFF"/>
                  </w:rPr>
                </w:rPrChange>
              </w:rPr>
              <m:t>i</m:t>
            </m:r>
          </m:sup>
        </m:sSup>
      </m:oMath>
      <w:r w:rsidRPr="0080518C">
        <w:rPr>
          <w:rFonts w:ascii="Times New Roman" w:hAnsi="Times New Roman" w:cs="Times New Roman"/>
          <w:sz w:val="24"/>
          <w:szCs w:val="24"/>
        </w:rPr>
        <w:t xml:space="preserve"> as well as </w:t>
      </w:r>
      <w:r w:rsidRPr="0080518C">
        <w:rPr>
          <w:rFonts w:ascii="Times New Roman" w:hAnsi="Times New Roman" w:cs="Times New Roman"/>
          <w:sz w:val="24"/>
          <w:szCs w:val="24"/>
          <w:rPrChange w:id="630" w:author="Zhen Tan" w:date="2022-08-21T17:00:00Z">
            <w:rPr>
              <w:rFonts w:ascii="Times New Roman" w:hAnsi="Times New Roman" w:cs="Times New Roman"/>
              <w:color w:val="FF0000"/>
              <w:sz w:val="24"/>
              <w:szCs w:val="24"/>
            </w:rPr>
          </w:rPrChange>
        </w:rPr>
        <w:t xml:space="preserve">the deviation terms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Change w:id="631" w:author="Zhen Tan" w:date="2022-08-21T17:00:00Z">
                  <w:rPr>
                    <w:rFonts w:ascii="Cambria Math" w:eastAsia="Cambria Math" w:hAnsi="Cambria Math" w:cs="Cambria Math"/>
                    <w:color w:val="FF0000"/>
                    <w:sz w:val="24"/>
                    <w:szCs w:val="24"/>
                  </w:rPr>
                </w:rPrChange>
              </w:rPr>
              <m:t>ζ</m:t>
            </m:r>
          </m:e>
          <m:sub>
            <m:r>
              <m:rPr>
                <m:sty m:val="b"/>
              </m:rPr>
              <w:rPr>
                <w:rFonts w:ascii="Cambria Math" w:eastAsia="宋体" w:hAnsi="Times New Roman" w:cs="Times New Roman"/>
                <w:sz w:val="24"/>
                <w:szCs w:val="24"/>
                <w:rPrChange w:id="632" w:author="Zhen Tan" w:date="2022-08-21T17:00:00Z">
                  <w:rPr>
                    <w:rFonts w:ascii="Cambria Math" w:eastAsia="宋体" w:hAnsi="Times New Roman" w:cs="Times New Roman"/>
                    <w:color w:val="FF0000"/>
                    <w:sz w:val="24"/>
                    <w:szCs w:val="24"/>
                  </w:rPr>
                </w:rPrChange>
              </w:rPr>
              <m:t>x</m:t>
            </m:r>
          </m:sub>
          <m:sup>
            <m:r>
              <w:rPr>
                <w:rFonts w:ascii="Cambria Math" w:eastAsia="宋体" w:hAnsi="Times New Roman" w:cs="Times New Roman"/>
                <w:sz w:val="24"/>
                <w:szCs w:val="24"/>
                <w:rPrChange w:id="633" w:author="Zhen Tan" w:date="2022-08-21T17:00:00Z">
                  <w:rPr>
                    <w:rFonts w:ascii="Cambria Math" w:eastAsia="宋体" w:hAnsi="Times New Roman" w:cs="Times New Roman"/>
                    <w:color w:val="FF0000"/>
                    <w:sz w:val="24"/>
                    <w:szCs w:val="24"/>
                  </w:rPr>
                </w:rPrChange>
              </w:rPr>
              <m:t>i</m:t>
            </m:r>
          </m:sup>
        </m:sSubSup>
      </m:oMath>
      <w:r w:rsidRPr="0080518C">
        <w:rPr>
          <w:rFonts w:ascii="Times New Roman" w:hAnsi="Times New Roman" w:cs="Times New Roman"/>
          <w:b/>
          <w:sz w:val="24"/>
          <w:szCs w:val="24"/>
          <w:rPrChange w:id="634" w:author="Zhen Tan" w:date="2022-08-21T17:00:00Z">
            <w:rPr>
              <w:rFonts w:ascii="Times New Roman" w:hAnsi="Times New Roman" w:cs="Times New Roman"/>
              <w:b/>
              <w:color w:val="FF0000"/>
              <w:sz w:val="24"/>
              <w:szCs w:val="24"/>
            </w:rPr>
          </w:rPrChange>
        </w:rPr>
        <w:t xml:space="preserve"> </w:t>
      </w:r>
      <w:commentRangeEnd w:id="625"/>
      <w:r w:rsidRPr="0080518C">
        <w:rPr>
          <w:rStyle w:val="afd"/>
          <w:rPrChange w:id="635" w:author="Zhen Tan" w:date="2022-08-21T17:00:00Z">
            <w:rPr>
              <w:rStyle w:val="afd"/>
              <w:color w:val="FF0000"/>
            </w:rPr>
          </w:rPrChange>
        </w:rPr>
        <w:commentReference w:id="625"/>
      </w:r>
      <w:commentRangeEnd w:id="626"/>
      <w:r w:rsidRPr="0080518C">
        <w:rPr>
          <w:rStyle w:val="afd"/>
          <w:rPrChange w:id="636" w:author="Zhen Tan" w:date="2022-08-21T17:00:00Z">
            <w:rPr>
              <w:rStyle w:val="afd"/>
              <w:color w:val="FF0000"/>
            </w:rPr>
          </w:rPrChange>
        </w:rPr>
        <w:commentReference w:id="626"/>
      </w:r>
      <w:r w:rsidRPr="0080518C">
        <w:rPr>
          <w:rFonts w:ascii="Times New Roman" w:hAnsi="Times New Roman" w:cs="Times New Roman"/>
          <w:bCs/>
          <w:sz w:val="24"/>
          <w:szCs w:val="24"/>
          <w:rPrChange w:id="637" w:author="Zhen Tan" w:date="2022-08-21T17:00:00Z">
            <w:rPr>
              <w:rFonts w:ascii="Times New Roman" w:hAnsi="Times New Roman" w:cs="Times New Roman"/>
              <w:bCs/>
              <w:color w:val="FF0000"/>
              <w:sz w:val="24"/>
              <w:szCs w:val="24"/>
            </w:rPr>
          </w:rPrChange>
        </w:rPr>
        <w:t xml:space="preserve">for all the </w:t>
      </w:r>
      <w:r w:rsidRPr="0080518C">
        <w:rPr>
          <w:rFonts w:ascii="Times New Roman" w:hAnsi="Times New Roman" w:cs="Times New Roman"/>
          <w:sz w:val="24"/>
          <w:szCs w:val="24"/>
          <w:rPrChange w:id="638" w:author="Zhen Tan" w:date="2022-08-21T17:00:00Z">
            <w:rPr>
              <w:rFonts w:ascii="Times New Roman" w:hAnsi="Times New Roman" w:cs="Times New Roman"/>
              <w:color w:val="FF0000"/>
              <w:sz w:val="24"/>
              <w:szCs w:val="24"/>
            </w:rPr>
          </w:rPrChange>
        </w:rPr>
        <w:t xml:space="preserve">distinct solutions </w:t>
      </w:r>
      <w:r w:rsidRPr="0080518C">
        <w:rPr>
          <w:rFonts w:ascii="Times New Roman" w:hAnsi="Times New Roman" w:cs="Times New Roman"/>
          <w:b/>
          <w:bCs/>
          <w:sz w:val="24"/>
          <w:szCs w:val="24"/>
          <w:rPrChange w:id="639" w:author="Zhen Tan" w:date="2022-08-21T17:00:00Z">
            <w:rPr>
              <w:rFonts w:ascii="Times New Roman" w:hAnsi="Times New Roman" w:cs="Times New Roman"/>
              <w:b/>
              <w:bCs/>
              <w:color w:val="FF0000"/>
              <w:sz w:val="24"/>
              <w:szCs w:val="24"/>
            </w:rPr>
          </w:rPrChange>
        </w:rPr>
        <w:t xml:space="preserve">x </w:t>
      </w:r>
      <w:r w:rsidRPr="0080518C">
        <w:rPr>
          <w:rFonts w:ascii="Times New Roman" w:hAnsi="Times New Roman" w:cs="Times New Roman"/>
          <w:sz w:val="24"/>
          <w:szCs w:val="24"/>
          <w:rPrChange w:id="640" w:author="Zhen Tan" w:date="2022-08-21T17:00:00Z">
            <w:rPr>
              <w:rFonts w:ascii="Times New Roman" w:hAnsi="Times New Roman" w:cs="Times New Roman"/>
              <w:color w:val="FF0000"/>
              <w:sz w:val="24"/>
              <w:szCs w:val="24"/>
            </w:rPr>
          </w:rPrChange>
        </w:rPr>
        <w:t xml:space="preserve">sampled up to stage </w:t>
      </w:r>
      <w:r w:rsidRPr="0080518C">
        <w:rPr>
          <w:rFonts w:ascii="Times New Roman" w:hAnsi="Times New Roman" w:cs="Times New Roman"/>
          <w:i/>
          <w:iCs/>
          <w:sz w:val="24"/>
          <w:szCs w:val="24"/>
          <w:rPrChange w:id="641" w:author="Zhen Tan" w:date="2022-08-21T17:00:00Z">
            <w:rPr>
              <w:rFonts w:ascii="Times New Roman" w:hAnsi="Times New Roman" w:cs="Times New Roman"/>
              <w:i/>
              <w:iCs/>
              <w:color w:val="FF0000"/>
              <w:sz w:val="24"/>
              <w:szCs w:val="24"/>
            </w:rPr>
          </w:rPrChange>
        </w:rPr>
        <w:t>n</w:t>
      </w:r>
      <w:r w:rsidRPr="0080518C">
        <w:rPr>
          <w:rFonts w:ascii="Times New Roman" w:hAnsi="Times New Roman" w:cs="Times New Roman"/>
          <w:sz w:val="24"/>
          <w:szCs w:val="24"/>
        </w:rPr>
        <w:t xml:space="preserve">. </w:t>
      </w:r>
      <w:r w:rsidRPr="0080518C">
        <w:rPr>
          <w:rFonts w:ascii="Times New Roman" w:hAnsi="Times New Roman" w:cs="Times New Roman" w:hint="eastAsia"/>
          <w:sz w:val="24"/>
          <w:szCs w:val="24"/>
        </w:rPr>
        <w:t>Following</w:t>
      </w:r>
      <w:r w:rsidRPr="0080518C">
        <w:rPr>
          <w:rFonts w:ascii="Times New Roman" w:hAnsi="Times New Roman" w:cs="Times New Roman"/>
          <w:sz w:val="24"/>
          <w:szCs w:val="24"/>
        </w:rPr>
        <w:t xml:space="preserve"> this definition, we hav</w:t>
      </w:r>
      <w:ins w:id="642" w:author="Zhen Tan" w:date="2022-08-21T17:02:00Z">
        <w:r w:rsidR="00CF50CF" w:rsidRPr="0080518C">
          <w:rPr>
            <w:rFonts w:ascii="Times New Roman" w:hAnsi="Times New Roman" w:cs="Times New Roman"/>
            <w:sz w:val="24"/>
            <w:szCs w:val="24"/>
          </w:rPr>
          <w:t>e</w:t>
        </w:r>
      </w:ins>
      <w:del w:id="643" w:author="Zhen Tan" w:date="2022-08-21T17:02:00Z">
        <w:r w:rsidRPr="0080518C" w:rsidDel="00CF50CF">
          <w:rPr>
            <w:rFonts w:ascii="Times New Roman" w:hAnsi="Times New Roman" w:cs="Times New Roman"/>
            <w:sz w:val="24"/>
            <w:szCs w:val="24"/>
          </w:rPr>
          <w:delText>e clearly</w:delText>
        </w:r>
      </w:del>
      <w:r w:rsidRPr="0080518C">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as no sample has been taken at stage 0, so the prior </w:t>
      </w:r>
      <w:ins w:id="644" w:author="Zhen Tan" w:date="2022-08-21T17:07:00Z">
        <w:r w:rsidR="000720E2" w:rsidRPr="0080518C">
          <w:rPr>
            <w:rFonts w:ascii="Times New Roman" w:hAnsi="Times New Roman" w:cs="Times New Roman"/>
            <w:sz w:val="24"/>
            <w:szCs w:val="24"/>
            <w:shd w:val="clear" w:color="auto" w:fill="FFFFFF"/>
          </w:rPr>
          <w:t xml:space="preserve">distribution </w:t>
        </w:r>
      </w:ins>
      <w:r w:rsidRPr="0080518C">
        <w:rPr>
          <w:rFonts w:ascii="Times New Roman" w:hAnsi="Times New Roman" w:cs="Times New Roman"/>
          <w:sz w:val="24"/>
          <w:szCs w:val="24"/>
          <w:shd w:val="clear" w:color="auto" w:fill="FFFFFF"/>
        </w:rPr>
        <w:t xml:space="preserve">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0</m:t>
            </m:r>
          </m:sup>
        </m:sSup>
      </m:oMath>
      <w:r w:rsidRPr="0080518C">
        <w:rPr>
          <w:rFonts w:ascii="Times New Roman" w:hAnsi="Times New Roman" w:cs="Times New Roman"/>
          <w:sz w:val="24"/>
          <w:szCs w:val="24"/>
          <w:shd w:val="clear" w:color="auto" w:fill="FFFFFF"/>
        </w:rPr>
        <w:t xml:space="preserve"> is also </w:t>
      </w:r>
      <m:oMath>
        <m:r>
          <m:rPr>
            <m:scr m:val="script"/>
          </m:rPr>
          <w:rPr>
            <w:rFonts w:ascii="Cambria Math" w:eastAsia="宋体" w:hAnsi="Cambria Math" w:cs="Times New Roman"/>
            <w:sz w:val="24"/>
            <w:szCs w:val="24"/>
          </w:rPr>
          <m:t>N</m:t>
        </m:r>
        <m:d>
          <m:dPr>
            <m:ctrlPr>
              <w:rPr>
                <w:rFonts w:ascii="Cambria Math" w:eastAsia="宋体" w:hAnsi="Cambria Math" w:cs="Times New Roman"/>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b</m:t>
                </m:r>
              </m:e>
              <m:sup>
                <m:r>
                  <w:rPr>
                    <w:rFonts w:ascii="Cambria Math" w:eastAsia="微软雅黑" w:hAnsi="Cambria Math" w:cs="微软雅黑"/>
                    <w:sz w:val="24"/>
                    <w:szCs w:val="24"/>
                    <w:shd w:val="clear" w:color="auto" w:fill="FFFFFF"/>
                  </w:rPr>
                  <m:t>i,0</m:t>
                </m:r>
              </m:sup>
            </m:sSup>
            <m:r>
              <m:rPr>
                <m:sty m:val="p"/>
              </m:rPr>
              <w:rPr>
                <w:rFonts w:ascii="Cambria Math"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rPr>
                  <m:t>B</m:t>
                </m:r>
              </m:e>
              <m:sup>
                <m:r>
                  <w:rPr>
                    <w:rFonts w:ascii="Cambria Math" w:eastAsia="微软雅黑" w:hAnsi="Cambria Math" w:cs="微软雅黑"/>
                    <w:sz w:val="24"/>
                    <w:szCs w:val="24"/>
                    <w:shd w:val="clear" w:color="auto" w:fill="FFFFFF"/>
                  </w:rPr>
                  <m:t>i,0</m:t>
                </m:r>
              </m:sup>
            </m:sSup>
            <m:ctrlPr>
              <w:rPr>
                <w:rFonts w:ascii="Cambria Math" w:hAnsi="Times New Roman" w:cs="Times New Roman"/>
                <w:i/>
                <w:sz w:val="24"/>
                <w:szCs w:val="24"/>
              </w:rPr>
            </m:ctrlPr>
          </m:e>
        </m:d>
        <m:r>
          <m:rPr>
            <m:sty m:val="p"/>
          </m:rPr>
          <w:rPr>
            <w:rFonts w:ascii="Cambria Math" w:hAnsi="Times New Roman" w:cs="Times New Roman"/>
            <w:sz w:val="24"/>
            <w:szCs w:val="24"/>
          </w:rPr>
          <m:t>.</m:t>
        </m:r>
      </m:oMath>
      <w:r w:rsidRPr="0080518C">
        <w:rPr>
          <w:rFonts w:ascii="Times New Roman" w:hAnsi="Times New Roman" w:cs="Times New Roman"/>
          <w:sz w:val="24"/>
          <w:szCs w:val="24"/>
        </w:rPr>
        <w:t xml:space="preserve"> Then due to the property of multivariate </w:t>
      </w:r>
      <w:del w:id="645" w:author="Zhen Tan" w:date="2022-08-21T17:02:00Z">
        <w:r w:rsidRPr="0080518C" w:rsidDel="00CF50CF">
          <w:rPr>
            <w:rFonts w:ascii="Times New Roman" w:hAnsi="Times New Roman" w:cs="Times New Roman"/>
            <w:sz w:val="24"/>
            <w:szCs w:val="24"/>
          </w:rPr>
          <w:delText xml:space="preserve">normal </w:delText>
        </w:r>
      </w:del>
      <w:ins w:id="646" w:author="Zhen Tan" w:date="2022-08-21T17:02:00Z">
        <w:r w:rsidR="00CF50CF" w:rsidRPr="0080518C">
          <w:rPr>
            <w:rFonts w:ascii="Times New Roman" w:hAnsi="Times New Roman" w:cs="Times New Roman"/>
            <w:sz w:val="24"/>
            <w:szCs w:val="24"/>
          </w:rPr>
          <w:t xml:space="preserve">Gaussian </w:t>
        </w:r>
      </w:ins>
      <w:r w:rsidRPr="0080518C">
        <w:rPr>
          <w:rFonts w:ascii="Times New Roman" w:hAnsi="Times New Roman" w:cs="Times New Roman"/>
          <w:sz w:val="24"/>
          <w:szCs w:val="24"/>
        </w:rPr>
        <w:t xml:space="preserve">distribution, it can be verified that for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Pr="0080518C">
        <w:rPr>
          <w:rFonts w:ascii="Times New Roman" w:hAnsi="Times New Roman" w:cs="Times New Roman"/>
          <w:iCs/>
          <w:sz w:val="24"/>
          <w:szCs w:val="24"/>
        </w:rPr>
        <w:t xml:space="preserve">, </w:t>
      </w:r>
      <w:r w:rsidRPr="0080518C">
        <w:rPr>
          <w:rFonts w:ascii="Times New Roman" w:hAnsi="Times New Roman" w:cs="Times New Roman"/>
          <w:sz w:val="24"/>
          <w:szCs w:val="24"/>
        </w:rPr>
        <w:t xml:space="preserve">the posterior distribution (conditional on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sup>
        </m:sSup>
      </m:oMath>
      <w:r w:rsidRPr="0080518C">
        <w:rPr>
          <w:rFonts w:ascii="Times New Roman" w:hAnsi="Times New Roman" w:cs="Times New Roman"/>
          <w:b/>
          <w:sz w:val="24"/>
          <w:szCs w:val="24"/>
        </w:rPr>
        <w:t xml:space="preserve"> </w:t>
      </w:r>
      <w:r w:rsidRPr="0080518C">
        <w:rPr>
          <w:rFonts w:ascii="Times New Roman" w:hAnsi="Times New Roman" w:cs="Times New Roman"/>
          <w:bCs/>
          <w:sz w:val="24"/>
          <w:szCs w:val="24"/>
        </w:rPr>
        <w:t xml:space="preserve">and </w:t>
      </w:r>
      <w:commentRangeStart w:id="647"/>
      <w:commentRangeStart w:id="648"/>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i,n</m:t>
            </m:r>
            <m:r>
              <w:rPr>
                <w:rFonts w:ascii="微软雅黑" w:eastAsia="微软雅黑" w:hAnsi="微软雅黑" w:cs="微软雅黑" w:hint="eastAsia"/>
                <w:sz w:val="24"/>
                <w:szCs w:val="24"/>
              </w:rPr>
              <m:t>-</m:t>
            </m:r>
            <m:r>
              <w:rPr>
                <w:rFonts w:ascii="Cambria Math" w:hAnsi="Cambria Math" w:cs="Cambria Math"/>
                <w:sz w:val="24"/>
                <w:szCs w:val="24"/>
              </w:rPr>
              <m:t>1</m:t>
            </m:r>
          </m:sup>
        </m:sSubSup>
        <w:commentRangeEnd w:id="647"/>
        <m:r>
          <m:rPr>
            <m:sty m:val="p"/>
          </m:rPr>
          <w:rPr>
            <w:rStyle w:val="afd"/>
          </w:rPr>
          <w:commentReference w:id="647"/>
        </m:r>
        <w:commentRangeEnd w:id="648"/>
        <m:r>
          <m:rPr>
            <m:sty m:val="p"/>
          </m:rPr>
          <w:rPr>
            <w:rStyle w:val="afd"/>
          </w:rPr>
          <w:commentReference w:id="648"/>
        </m:r>
      </m:oMath>
      <w:r w:rsidRPr="0080518C">
        <w:rPr>
          <w:rFonts w:ascii="Times New Roman" w:hAnsi="Times New Roman" w:cs="Times New Roman"/>
          <w:bCs/>
          <w:iCs/>
          <w:sz w:val="24"/>
          <w:szCs w:val="24"/>
        </w:rPr>
        <w:t>),</w:t>
      </w:r>
      <w:r w:rsidRPr="0080518C">
        <w:rPr>
          <w:rFonts w:ascii="Times New Roman" w:hAnsi="Times New Roman" w:cs="Times New Roman"/>
          <w:bCs/>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xml:space="preserve">, is also a multivariate </w:t>
      </w:r>
      <w:del w:id="649" w:author="Zhen Tan" w:date="2022-08-21T17:03:00Z">
        <w:r w:rsidRPr="0080518C" w:rsidDel="00CF50CF">
          <w:rPr>
            <w:rFonts w:ascii="Times New Roman" w:hAnsi="Times New Roman" w:cs="Times New Roman"/>
            <w:iCs/>
            <w:sz w:val="24"/>
            <w:szCs w:val="24"/>
          </w:rPr>
          <w:delText xml:space="preserve">normal </w:delText>
        </w:r>
      </w:del>
      <w:ins w:id="650" w:author="Zhen Tan" w:date="2022-08-21T17:03:00Z">
        <w:r w:rsidR="00CF50CF" w:rsidRPr="0080518C">
          <w:rPr>
            <w:rFonts w:ascii="Times New Roman" w:hAnsi="Times New Roman" w:cs="Times New Roman"/>
            <w:iCs/>
            <w:sz w:val="24"/>
            <w:szCs w:val="24"/>
          </w:rPr>
          <w:t xml:space="preserve">Gaussian </w:t>
        </w:r>
      </w:ins>
      <w:r w:rsidRPr="0080518C">
        <w:rPr>
          <w:rFonts w:ascii="Times New Roman" w:hAnsi="Times New Roman" w:cs="Times New Roman"/>
          <w:iCs/>
          <w:sz w:val="24"/>
          <w:szCs w:val="24"/>
        </w:rPr>
        <w:t xml:space="preserve">distribution, whose </w:t>
      </w:r>
      <w:commentRangeStart w:id="651"/>
      <w:commentRangeStart w:id="652"/>
      <w:commentRangeStart w:id="653"/>
      <w:r w:rsidRPr="0080518C">
        <w:rPr>
          <w:rFonts w:ascii="Times New Roman" w:hAnsi="Times New Roman" w:cs="Times New Roman"/>
          <w:iCs/>
          <w:sz w:val="24"/>
          <w:szCs w:val="24"/>
        </w:rPr>
        <w:t xml:space="preserve">mean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oMath>
      <w:r w:rsidRPr="0080518C">
        <w:rPr>
          <w:rFonts w:ascii="Times New Roman" w:hAnsi="Times New Roman" w:cs="Times New Roman"/>
          <w:sz w:val="24"/>
          <w:szCs w:val="24"/>
          <w:shd w:val="clear" w:color="auto" w:fill="FFFFFF"/>
        </w:rPr>
        <w:t xml:space="preserve"> and covarian</w:t>
      </w:r>
      <w:commentRangeStart w:id="654"/>
      <w:commentRangeStart w:id="655"/>
      <w:r w:rsidRPr="0080518C">
        <w:rPr>
          <w:rFonts w:ascii="Times New Roman" w:hAnsi="Times New Roman" w:cs="Times New Roman"/>
          <w:sz w:val="24"/>
          <w:szCs w:val="24"/>
          <w:shd w:val="clear" w:color="auto" w:fill="FFFFFF"/>
        </w:rPr>
        <w:t xml:space="preserve">ce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commentRangeEnd w:id="651"/>
        <w:commentRangeEnd w:id="654"/>
        <m:r>
          <m:rPr>
            <m:sty m:val="p"/>
          </m:rPr>
          <w:rPr>
            <w:rStyle w:val="afd"/>
          </w:rPr>
          <w:commentReference w:id="654"/>
        </m:r>
        <w:commentRangeEnd w:id="655"/>
        <m:r>
          <m:rPr>
            <m:sty m:val="p"/>
          </m:rPr>
          <w:rPr>
            <w:rStyle w:val="afd"/>
          </w:rPr>
          <w:commentReference w:id="655"/>
        </m:r>
        <m:r>
          <m:rPr>
            <m:sty m:val="p"/>
          </m:rPr>
          <w:rPr>
            <w:rStyle w:val="afd"/>
          </w:rPr>
          <w:commentReference w:id="651"/>
        </m:r>
        <w:commentRangeEnd w:id="652"/>
        <m:r>
          <m:rPr>
            <m:sty m:val="p"/>
          </m:rPr>
          <w:rPr>
            <w:rStyle w:val="afd"/>
          </w:rPr>
          <w:commentReference w:id="652"/>
        </m:r>
        <w:commentRangeEnd w:id="653"/>
        <m:r>
          <m:rPr>
            <m:sty m:val="p"/>
          </m:rPr>
          <w:rPr>
            <w:rStyle w:val="afd"/>
          </w:rPr>
          <w:commentReference w:id="653"/>
        </m:r>
      </m:oMath>
      <w:r w:rsidRPr="0080518C">
        <w:rPr>
          <w:rFonts w:ascii="Times New Roman" w:hAnsi="Times New Roman" w:cs="Times New Roman"/>
          <w:iCs/>
          <w:sz w:val="24"/>
          <w:szCs w:val="24"/>
        </w:rPr>
        <w:t xml:space="preserve"> can be determined by (</w:t>
      </w:r>
      <m:oMath>
        <m:r>
          <w:rPr>
            <w:rFonts w:ascii="Cambria Math" w:eastAsia="宋体" w:hAnsi="Cambria Math" w:cs="Times New Roman"/>
            <w:sz w:val="24"/>
            <w:szCs w:val="24"/>
          </w:rPr>
          <m:t>i=D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80518C">
        <w:rPr>
          <w:rFonts w:ascii="Times New Roman" w:hAnsi="Times New Roman" w:cs="Times New Roman"/>
          <w:iCs/>
          <w:sz w:val="24"/>
          <w:szCs w:val="24"/>
        </w:rPr>
        <w:t>)</w:t>
      </w:r>
    </w:p>
    <w:bookmarkStart w:id="656" w:name="_Hlk46272072"/>
    <w:p w14:paraId="0651BD5D" w14:textId="2930F71A" w:rsidR="00E67543" w:rsidRPr="0080518C" w:rsidRDefault="00000000" w:rsidP="008052D1">
      <w:pPr>
        <w:adjustRightInd w:val="0"/>
        <w:snapToGrid w:val="0"/>
        <w:jc w:val="right"/>
        <w:rPr>
          <w:rFonts w:ascii="Times New Roman" w:hAnsi="Times New Roman" w:cs="Times New Roman"/>
          <w:sz w:val="24"/>
          <w:szCs w:val="24"/>
          <w:shd w:val="clear" w:color="auto" w:fill="FFFFFF"/>
          <w:rPrChange w:id="657" w:author="Zhen Tan" w:date="2022-08-21T17:05:00Z">
            <w:rPr>
              <w:rFonts w:ascii="Times New Roman" w:hAnsi="Times New Roman" w:cs="Times New Roman"/>
              <w:color w:val="333333"/>
              <w:sz w:val="24"/>
              <w:szCs w:val="24"/>
              <w:shd w:val="clear" w:color="auto" w:fill="FFFFFF"/>
            </w:rPr>
          </w:rPrChange>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w:bookmarkEnd w:id="656"/>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Change w:id="658" w:author="Zhen Tan" w:date="2022-08-21T17:05:00Z">
              <w:rPr>
                <w:rFonts w:ascii="Cambria Math" w:hAnsi="Cambria Math" w:cs="Cambria Math"/>
                <w:color w:val="333333"/>
                <w:sz w:val="24"/>
                <w:szCs w:val="24"/>
                <w:shd w:val="clear" w:color="auto" w:fill="FFFFFF"/>
              </w:rPr>
            </w:rPrChange>
          </w:rPr>
          <m:t>+</m:t>
        </m:r>
        <m:f>
          <m:fPr>
            <m:ctrlPr>
              <w:rPr>
                <w:rFonts w:ascii="Cambria Math" w:hAnsi="Cambria Math" w:cs="Cambria Math"/>
                <w:sz w:val="24"/>
                <w:szCs w:val="24"/>
                <w:shd w:val="clear" w:color="auto" w:fill="FFFFFF"/>
              </w:rPr>
            </m:ctrlPr>
          </m:fPr>
          <m:num>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Change w:id="659" w:author="Zhen Tan" w:date="2022-08-21T17:05:00Z">
                      <w:rPr>
                        <w:rFonts w:ascii="Cambria Math" w:hAnsi="Cambria Math" w:cs="Cambria Math"/>
                        <w:color w:val="333333"/>
                        <w:sz w:val="24"/>
                        <w:szCs w:val="24"/>
                        <w:shd w:val="clear" w:color="auto" w:fill="FFFFFF"/>
                      </w:rPr>
                    </w:rPrChange>
                  </w:rPr>
                  <m:t>y</m:t>
                </m:r>
              </m:e>
              <m:sup>
                <m:r>
                  <w:rPr>
                    <w:rFonts w:ascii="Cambria Math" w:hAnsi="Cambria Math" w:cs="Cambria Math"/>
                    <w:sz w:val="24"/>
                    <w:szCs w:val="24"/>
                    <w:shd w:val="clear" w:color="auto" w:fill="FFFFFF"/>
                    <w:rPrChange w:id="660"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661"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662" w:author="Zhen Tan" w:date="2022-08-21T17:05:00Z">
                      <w:rPr>
                        <w:rFonts w:ascii="Cambria Math" w:hAnsi="Cambria Math" w:cs="Cambria Math"/>
                        <w:color w:val="333333"/>
                        <w:sz w:val="24"/>
                        <w:szCs w:val="24"/>
                        <w:shd w:val="clear" w:color="auto" w:fill="FFFFFF"/>
                      </w:rPr>
                    </w:rPrChange>
                  </w:rPr>
                  <m:t>n</m:t>
                </m:r>
              </m:sup>
            </m:sSup>
            <m:r>
              <m:rPr>
                <m:sty m:val="p"/>
              </m:rPr>
              <w:rPr>
                <w:rFonts w:ascii="Cambria Math" w:hAnsi="Cambria Math" w:cs="Cambria Math"/>
                <w:sz w:val="24"/>
                <w:szCs w:val="24"/>
                <w:shd w:val="clear" w:color="auto" w:fill="FFFFFF"/>
                <w:rPrChange w:id="663" w:author="Zhen Tan" w:date="2022-08-21T17:05:00Z">
                  <w:rPr>
                    <w:rFonts w:ascii="Cambria Math" w:hAnsi="Cambria Math" w:cs="Cambria Math"/>
                    <w:color w:val="333333"/>
                    <w:sz w:val="24"/>
                    <w:szCs w:val="24"/>
                    <w:shd w:val="clear" w:color="auto" w:fill="FFFFFF"/>
                  </w:rPr>
                </w:rPrChange>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64" w:author="Zhen Tan" w:date="2022-08-21T17:05:00Z">
                          <w:rPr>
                            <w:rFonts w:ascii="Cambria Math" w:hAnsi="Cambria Math" w:cs="Cambria Math"/>
                            <w:color w:val="333333"/>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665" w:author="Zhen Tan" w:date="2022-08-21T17:05:00Z">
                      <w:rPr>
                        <w:rFonts w:ascii="Cambria Math" w:hAnsi="Cambria Math" w:cs="Cambria Math"/>
                        <w:color w:val="333333"/>
                        <w:sz w:val="24"/>
                        <w:szCs w:val="24"/>
                        <w:shd w:val="clear" w:color="auto" w:fill="FFFFFF"/>
                      </w:rPr>
                    </w:rPrChange>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66"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667"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668"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669" w:author="Zhen Tan" w:date="2022-08-21T17:05:00Z">
                      <w:rPr>
                        <w:rFonts w:ascii="Cambria Math" w:hAnsi="Cambria Math" w:cs="Cambria Math"/>
                        <w:color w:val="333333"/>
                        <w:sz w:val="24"/>
                        <w:szCs w:val="24"/>
                        <w:shd w:val="clear" w:color="auto" w:fill="FFFFFF"/>
                      </w:rPr>
                    </w:rPrChange>
                  </w:rPr>
                  <m:t>n-1</m:t>
                </m:r>
              </m:sup>
            </m:sSup>
          </m:num>
          <m:den>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70" w:author="Zhen Tan" w:date="2022-08-21T17:05:00Z">
                          <w:rPr>
                            <w:rFonts w:ascii="Cambria Math" w:hAnsi="Cambria Math" w:cs="Cambria Math"/>
                            <w:color w:val="FF0000"/>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671" w:author="Zhen Tan" w:date="2022-08-21T17:05:00Z">
                          <w:rPr>
                            <w:rFonts w:ascii="Cambria Math" w:hAnsi="Cambria Math" w:cs="Times New Roman"/>
                            <w:color w:val="FF0000"/>
                            <w:sz w:val="24"/>
                            <w:szCs w:val="24"/>
                          </w:rPr>
                        </w:rPrChange>
                      </w:rPr>
                      <m:t>x</m:t>
                    </m:r>
                  </m:e>
                  <m:sup>
                    <m:r>
                      <w:rPr>
                        <w:rFonts w:ascii="Cambria Math" w:hAnsi="Cambria Math" w:cs="Times New Roman"/>
                        <w:sz w:val="24"/>
                        <w:szCs w:val="24"/>
                        <w:rPrChange w:id="672" w:author="Zhen Tan" w:date="2022-08-21T17:05:00Z">
                          <w:rPr>
                            <w:rFonts w:ascii="Cambria Math" w:hAnsi="Cambria Math" w:cs="Times New Roman"/>
                            <w:color w:val="FF0000"/>
                            <w:sz w:val="24"/>
                            <w:szCs w:val="24"/>
                          </w:rPr>
                        </w:rPrChange>
                      </w:rPr>
                      <m:t>n</m:t>
                    </m:r>
                  </m:sup>
                </m:sSup>
              </m:sub>
              <m:sup>
                <m:r>
                  <w:rPr>
                    <w:rFonts w:ascii="Cambria Math" w:hAnsi="Cambria Math" w:cs="Cambria Math"/>
                    <w:sz w:val="24"/>
                    <w:szCs w:val="24"/>
                    <w:shd w:val="clear" w:color="auto" w:fill="FFFFFF"/>
                    <w:rPrChange w:id="673" w:author="Zhen Tan" w:date="2022-08-21T17:05:00Z">
                      <w:rPr>
                        <w:rFonts w:ascii="Cambria Math" w:hAnsi="Cambria Math" w:cs="Cambria Math"/>
                        <w:color w:val="FF0000"/>
                        <w:sz w:val="24"/>
                        <w:szCs w:val="24"/>
                        <w:shd w:val="clear" w:color="auto" w:fill="FFFFFF"/>
                      </w:rPr>
                    </w:rPrChange>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74"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675"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676"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677" w:author="Zhen Tan" w:date="2022-08-21T17:05:00Z">
                      <w:rPr>
                        <w:rFonts w:ascii="Cambria Math" w:hAnsi="Cambria Math" w:cs="Cambria Math"/>
                        <w:color w:val="333333"/>
                        <w:sz w:val="24"/>
                        <w:szCs w:val="24"/>
                        <w:shd w:val="clear" w:color="auto" w:fill="FFFFFF"/>
                      </w:rPr>
                    </w:rPrChange>
                  </w:rPr>
                  <m:t>n-1</m:t>
                </m:r>
              </m:sup>
            </m:sSup>
            <m:r>
              <w:rPr>
                <w:rFonts w:ascii="Cambria Math" w:hAnsi="Cambria Math" w:cs="Cambria Math"/>
                <w:sz w:val="24"/>
                <w:szCs w:val="24"/>
                <w:shd w:val="clear" w:color="auto" w:fill="FFFFFF"/>
                <w:rPrChange w:id="678" w:author="Zhen Tan" w:date="2022-08-21T17:05: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79" w:author="Zhen Tan" w:date="2022-08-21T17:05:00Z">
                              <w:rPr>
                                <w:rFonts w:ascii="Cambria Math" w:hAnsi="Cambria Math" w:cs="Cambria Math"/>
                                <w:color w:val="333333"/>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680" w:author="Zhen Tan" w:date="2022-08-21T17:05:00Z">
                          <w:rPr>
                            <w:rFonts w:ascii="Cambria Math" w:hAnsi="Cambria Math" w:cs="Cambria Math"/>
                            <w:color w:val="333333"/>
                            <w:sz w:val="24"/>
                            <w:szCs w:val="24"/>
                            <w:shd w:val="clear" w:color="auto" w:fill="FFFFFF"/>
                          </w:rPr>
                        </w:rPrChange>
                      </w:rPr>
                      <m:t>i,n</m:t>
                    </m:r>
                  </m:sup>
                </m:sSubSup>
                <m:r>
                  <w:rPr>
                    <w:rFonts w:ascii="Cambria Math" w:hAnsi="Cambria Math" w:cs="Cambria Math"/>
                    <w:sz w:val="24"/>
                    <w:szCs w:val="24"/>
                    <w:shd w:val="clear" w:color="auto" w:fill="FFFFFF"/>
                    <w:rPrChange w:id="681" w:author="Zhen Tan" w:date="2022-08-21T17:05:00Z">
                      <w:rPr>
                        <w:rFonts w:ascii="Cambria Math" w:hAnsi="Cambria Math" w:cs="Cambria Math"/>
                        <w:color w:val="333333"/>
                        <w:sz w:val="24"/>
                        <w:szCs w:val="24"/>
                        <w:shd w:val="clear" w:color="auto" w:fill="FFFFFF"/>
                      </w:rPr>
                    </w:rPrChange>
                  </w:rPr>
                  <m:t>)</m:t>
                </m:r>
              </m:e>
              <m:sup>
                <m:r>
                  <m:rPr>
                    <m:sty m:val="p"/>
                  </m:rPr>
                  <w:rPr>
                    <w:rFonts w:ascii="Cambria Math" w:hAnsi="Cambria Math" w:cs="Cambria Math"/>
                    <w:sz w:val="24"/>
                    <w:szCs w:val="24"/>
                    <w:shd w:val="clear" w:color="auto" w:fill="FFFFFF"/>
                    <w:rPrChange w:id="682" w:author="Zhen Tan" w:date="2022-08-21T17:05:00Z">
                      <w:rPr>
                        <w:rFonts w:ascii="Cambria Math" w:hAnsi="Cambria Math" w:cs="Cambria Math"/>
                        <w:color w:val="333333"/>
                        <w:sz w:val="24"/>
                        <w:szCs w:val="24"/>
                        <w:shd w:val="clear" w:color="auto" w:fill="FFFFFF"/>
                      </w:rPr>
                    </w:rPrChange>
                  </w:rPr>
                  <m:t>T</m:t>
                </m:r>
              </m:sup>
            </m:sSup>
            <m:r>
              <m:rPr>
                <m:sty m:val="p"/>
              </m:rPr>
              <w:rPr>
                <w:rFonts w:ascii="Cambria Math" w:hAnsi="Cambria Math" w:cs="Cambria Math"/>
                <w:sz w:val="24"/>
                <w:szCs w:val="24"/>
                <w:shd w:val="clear" w:color="auto" w:fill="FFFFFF"/>
                <w:rPrChange w:id="683" w:author="Zhen Tan" w:date="2022-08-21T17:05:00Z">
                  <w:rPr>
                    <w:rFonts w:ascii="Cambria Math" w:hAnsi="Cambria Math" w:cs="Cambria Math"/>
                    <w:color w:val="333333"/>
                    <w:sz w:val="24"/>
                    <w:szCs w:val="24"/>
                    <w:shd w:val="clear" w:color="auto" w:fill="FFFFFF"/>
                  </w:rPr>
                </w:rPrChange>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684" w:author="Zhen Tan" w:date="2022-08-21T17:05:00Z">
                      <w:rPr>
                        <w:rFonts w:ascii="Cambria Math" w:hAnsi="Cambria Math" w:cs="Cambria Math"/>
                        <w:color w:val="333333"/>
                        <w:sz w:val="24"/>
                        <w:szCs w:val="24"/>
                        <w:shd w:val="clear" w:color="auto" w:fill="FFFFFF"/>
                      </w:rPr>
                    </w:rPrChange>
                  </w:rPr>
                  <m:t>i,n-1</m:t>
                </m:r>
              </m:sup>
            </m:sSubSup>
          </m:den>
        </m:f>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85"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686"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687"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688" w:author="Zhen Tan" w:date="2022-08-21T17:05:00Z">
                  <w:rPr>
                    <w:rFonts w:ascii="Cambria Math" w:hAnsi="Cambria Math" w:cs="Cambria Math"/>
                    <w:color w:val="333333"/>
                    <w:sz w:val="24"/>
                    <w:szCs w:val="24"/>
                    <w:shd w:val="clear" w:color="auto" w:fill="FFFFFF"/>
                  </w:rPr>
                </w:rPrChange>
              </w:rPr>
              <m:t>n-1</m:t>
            </m:r>
          </m:sup>
        </m:sSup>
        <m:r>
          <w:rPr>
            <w:rFonts w:ascii="Cambria Math" w:hAnsi="Cambria Math" w:cs="Cambria Math"/>
            <w:sz w:val="24"/>
            <w:szCs w:val="24"/>
            <w:shd w:val="clear" w:color="auto" w:fill="FFFFFF"/>
            <w:rPrChange w:id="689" w:author="Zhen Tan" w:date="2022-08-21T17:05: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690" w:author="Zhen Tan" w:date="2022-08-21T17:05:00Z">
                          <w:rPr>
                            <w:rFonts w:ascii="Cambria Math" w:hAnsi="Cambria Math" w:cs="Cambria Math"/>
                            <w:color w:val="333333"/>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691" w:author="Zhen Tan" w:date="2022-08-21T17:05:00Z">
                      <w:rPr>
                        <w:rFonts w:ascii="Cambria Math" w:hAnsi="Cambria Math" w:cs="Cambria Math"/>
                        <w:color w:val="333333"/>
                        <w:sz w:val="24"/>
                        <w:szCs w:val="24"/>
                        <w:shd w:val="clear" w:color="auto" w:fill="FFFFFF"/>
                      </w:rPr>
                    </w:rPrChange>
                  </w:rPr>
                  <m:t>i,n</m:t>
                </m:r>
              </m:sup>
            </m:sSubSup>
            <m:r>
              <w:rPr>
                <w:rFonts w:ascii="Cambria Math" w:hAnsi="Cambria Math" w:cs="Cambria Math"/>
                <w:sz w:val="24"/>
                <w:szCs w:val="24"/>
                <w:shd w:val="clear" w:color="auto" w:fill="FFFFFF"/>
                <w:rPrChange w:id="692" w:author="Zhen Tan" w:date="2022-08-21T17:05:00Z">
                  <w:rPr>
                    <w:rFonts w:ascii="Cambria Math" w:hAnsi="Cambria Math" w:cs="Cambria Math"/>
                    <w:color w:val="333333"/>
                    <w:sz w:val="24"/>
                    <w:szCs w:val="24"/>
                    <w:shd w:val="clear" w:color="auto" w:fill="FFFFFF"/>
                  </w:rPr>
                </w:rPrChange>
              </w:rPr>
              <m:t>)</m:t>
            </m:r>
          </m:e>
          <m:sup>
            <m:r>
              <m:rPr>
                <m:sty m:val="p"/>
              </m:rPr>
              <w:rPr>
                <w:rFonts w:ascii="Cambria Math" w:hAnsi="Cambria Math" w:cs="Cambria Math"/>
                <w:sz w:val="24"/>
                <w:szCs w:val="24"/>
                <w:shd w:val="clear" w:color="auto" w:fill="FFFFFF"/>
                <w:rPrChange w:id="693" w:author="Zhen Tan" w:date="2022-08-21T17:05:00Z">
                  <w:rPr>
                    <w:rFonts w:ascii="Cambria Math" w:hAnsi="Cambria Math" w:cs="Cambria Math"/>
                    <w:color w:val="333333"/>
                    <w:sz w:val="24"/>
                    <w:szCs w:val="24"/>
                    <w:shd w:val="clear" w:color="auto" w:fill="FFFFFF"/>
                  </w:rPr>
                </w:rPrChange>
              </w:rPr>
              <m:t>T</m:t>
            </m:r>
          </m:sup>
        </m:sSup>
        <m:r>
          <m:rPr>
            <m:sty m:val="p"/>
          </m:rPr>
          <w:rPr>
            <w:rFonts w:ascii="Cambria Math" w:hAnsi="Cambria Math" w:cs="Times New Roman"/>
            <w:sz w:val="24"/>
            <w:szCs w:val="24"/>
          </w:rPr>
          <m:t xml:space="preserve">,  </m:t>
        </m:r>
      </m:oMath>
      <w:r w:rsidR="00E67543" w:rsidRPr="0080518C">
        <w:rPr>
          <w:rFonts w:ascii="Times New Roman" w:hAnsi="Times New Roman" w:cs="Times New Roman"/>
          <w:sz w:val="24"/>
          <w:szCs w:val="24"/>
          <w:shd w:val="clear" w:color="auto" w:fill="FFFFFF"/>
          <w:rPrChange w:id="694" w:author="Zhen Tan" w:date="2022-08-21T17:05:00Z">
            <w:rPr>
              <w:rFonts w:ascii="Times New Roman" w:hAnsi="Times New Roman" w:cs="Times New Roman"/>
              <w:color w:val="333333"/>
              <w:sz w:val="24"/>
              <w:szCs w:val="24"/>
              <w:shd w:val="clear" w:color="auto" w:fill="FFFFFF"/>
            </w:rPr>
          </w:rPrChange>
        </w:rPr>
        <w:t xml:space="preserve">              (</w:t>
      </w:r>
      <w:ins w:id="695" w:author="Zhen Tan" w:date="2022-08-21T17:18:00Z">
        <w:r w:rsidR="00F34A0F" w:rsidRPr="0080518C">
          <w:rPr>
            <w:rFonts w:ascii="Times New Roman" w:hAnsi="Times New Roman" w:cs="Times New Roman"/>
            <w:sz w:val="24"/>
            <w:szCs w:val="24"/>
            <w:shd w:val="clear" w:color="auto" w:fill="FFFFFF"/>
          </w:rPr>
          <w:t>9</w:t>
        </w:r>
      </w:ins>
      <w:del w:id="696" w:author="Zhen Tan" w:date="2022-08-21T17:18:00Z">
        <w:r w:rsidR="00E67543" w:rsidRPr="0080518C" w:rsidDel="00F34A0F">
          <w:rPr>
            <w:rFonts w:ascii="Times New Roman" w:hAnsi="Times New Roman" w:cs="Times New Roman"/>
            <w:sz w:val="24"/>
            <w:szCs w:val="24"/>
            <w:shd w:val="clear" w:color="auto" w:fill="FFFFFF"/>
            <w:rPrChange w:id="697" w:author="Zhen Tan" w:date="2022-08-21T17:05:00Z">
              <w:rPr>
                <w:rFonts w:ascii="Times New Roman" w:hAnsi="Times New Roman" w:cs="Times New Roman"/>
                <w:color w:val="333333"/>
                <w:sz w:val="24"/>
                <w:szCs w:val="24"/>
                <w:shd w:val="clear" w:color="auto" w:fill="FFFFFF"/>
              </w:rPr>
            </w:rPrChange>
          </w:rPr>
          <w:delText>14</w:delText>
        </w:r>
      </w:del>
      <w:r w:rsidR="00E67543" w:rsidRPr="0080518C">
        <w:rPr>
          <w:rFonts w:ascii="Times New Roman" w:hAnsi="Times New Roman" w:cs="Times New Roman"/>
          <w:sz w:val="24"/>
          <w:szCs w:val="24"/>
          <w:shd w:val="clear" w:color="auto" w:fill="FFFFFF"/>
          <w:rPrChange w:id="698" w:author="Zhen Tan" w:date="2022-08-21T17:05:00Z">
            <w:rPr>
              <w:rFonts w:ascii="Times New Roman" w:hAnsi="Times New Roman" w:cs="Times New Roman"/>
              <w:color w:val="333333"/>
              <w:sz w:val="24"/>
              <w:szCs w:val="24"/>
              <w:shd w:val="clear" w:color="auto" w:fill="FFFFFF"/>
            </w:rPr>
          </w:rPrChange>
        </w:rPr>
        <w:t>a)</w:t>
      </w:r>
    </w:p>
    <w:p w14:paraId="08DA4718" w14:textId="568471E4" w:rsidR="00E67543" w:rsidRPr="0080518C" w:rsidRDefault="00000000" w:rsidP="008052D1">
      <w:pPr>
        <w:adjustRightInd w:val="0"/>
        <w:snapToGrid w:val="0"/>
        <w:jc w:val="right"/>
        <w:rPr>
          <w:rFonts w:ascii="Times New Roman" w:hAnsi="Times New Roman" w:cs="Times New Roman"/>
          <w:iCs/>
          <w:sz w:val="24"/>
          <w:szCs w:val="24"/>
        </w:rPr>
      </w:pP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699"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00"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01" w:author="Zhen Tan" w:date="2022-08-21T17:05:00Z">
                  <w:rPr>
                    <w:rFonts w:ascii="Cambria Math" w:hAnsi="Cambria Math" w:cs="Cambria Math"/>
                    <w:color w:val="333333"/>
                    <w:sz w:val="24"/>
                    <w:szCs w:val="24"/>
                    <w:shd w:val="clear" w:color="auto" w:fill="FFFFFF"/>
                  </w:rPr>
                </w:rPrChange>
              </w:rPr>
              <m:t>n</m:t>
            </m:r>
          </m:sup>
        </m:sSup>
        <m:r>
          <w:rPr>
            <w:rFonts w:ascii="Cambria Math" w:hAnsi="Cambria Math" w:cs="Cambria Math"/>
            <w:sz w:val="24"/>
            <w:szCs w:val="24"/>
            <w:shd w:val="clear" w:color="auto" w:fill="FFFFFF"/>
            <w:rPrChange w:id="702" w:author="Zhen Tan" w:date="2022-08-21T17:05: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03"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04"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05"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06" w:author="Zhen Tan" w:date="2022-08-21T17:05:00Z">
                  <w:rPr>
                    <w:rFonts w:ascii="Cambria Math" w:hAnsi="Cambria Math" w:cs="Cambria Math"/>
                    <w:color w:val="333333"/>
                    <w:sz w:val="24"/>
                    <w:szCs w:val="24"/>
                    <w:shd w:val="clear" w:color="auto" w:fill="FFFFFF"/>
                  </w:rPr>
                </w:rPrChange>
              </w:rPr>
              <m:t>n-1</m:t>
            </m:r>
          </m:sup>
        </m:sSup>
        <m:r>
          <w:del w:id="707" w:author="Zhen Tan" w:date="2022-08-21T17:03:00Z">
            <w:rPr>
              <w:rFonts w:ascii="Cambria Math" w:hAnsi="Cambria Math" w:cs="Cambria Math"/>
              <w:sz w:val="24"/>
              <w:szCs w:val="24"/>
              <w:shd w:val="clear" w:color="auto" w:fill="FFFFFF"/>
              <w:rPrChange w:id="708" w:author="Zhen Tan" w:date="2022-08-21T17:05:00Z">
                <w:rPr>
                  <w:rFonts w:ascii="Cambria Math" w:hAnsi="Cambria Math" w:cs="Cambria Math"/>
                  <w:color w:val="333333"/>
                  <w:sz w:val="24"/>
                  <w:szCs w:val="24"/>
                  <w:shd w:val="clear" w:color="auto" w:fill="FFFFFF"/>
                </w:rPr>
              </w:rPrChange>
            </w:rPr>
            <m:t>+</m:t>
          </w:del>
        </m:r>
        <m:r>
          <w:ins w:id="709" w:author="Zhen Tan" w:date="2022-08-21T17:03:00Z">
            <w:rPr>
              <w:rFonts w:ascii="Cambria Math" w:hAnsi="Cambria Math" w:cs="Cambria Math"/>
              <w:sz w:val="24"/>
              <w:szCs w:val="24"/>
              <w:shd w:val="clear" w:color="auto" w:fill="FFFFFF"/>
              <w:rPrChange w:id="710" w:author="Zhen Tan" w:date="2022-08-21T17:05:00Z">
                <w:rPr>
                  <w:rFonts w:ascii="Cambria Math" w:hAnsi="Cambria Math" w:cs="Cambria Math"/>
                  <w:color w:val="333333"/>
                  <w:sz w:val="24"/>
                  <w:szCs w:val="24"/>
                  <w:shd w:val="clear" w:color="auto" w:fill="FFFFFF"/>
                </w:rPr>
              </w:rPrChange>
            </w:rPr>
            <m:t>-</m:t>
          </w:ins>
        </m:r>
        <m:f>
          <m:fPr>
            <m:ctrlPr>
              <w:rPr>
                <w:rFonts w:ascii="Cambria Math" w:hAnsi="Cambria Math" w:cs="Cambria Math"/>
                <w:sz w:val="24"/>
                <w:szCs w:val="24"/>
                <w:shd w:val="clear" w:color="auto" w:fill="FFFFFF"/>
              </w:rPr>
            </m:ctrlPr>
          </m:fPr>
          <m:num>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11"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12"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13"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14" w:author="Zhen Tan" w:date="2022-08-21T17:05:00Z">
                      <w:rPr>
                        <w:rFonts w:ascii="Cambria Math" w:hAnsi="Cambria Math" w:cs="Cambria Math"/>
                        <w:color w:val="333333"/>
                        <w:sz w:val="24"/>
                        <w:szCs w:val="24"/>
                        <w:shd w:val="clear" w:color="auto" w:fill="FFFFFF"/>
                      </w:rPr>
                    </w:rPrChange>
                  </w:rPr>
                  <m:t>n-1</m:t>
                </m:r>
              </m:sup>
            </m:sSup>
            <m:r>
              <w:rPr>
                <w:rFonts w:ascii="Cambria Math" w:hAnsi="Cambria Math" w:cs="Cambria Math"/>
                <w:sz w:val="24"/>
                <w:szCs w:val="24"/>
                <w:shd w:val="clear" w:color="auto" w:fill="FFFFFF"/>
                <w:rPrChange w:id="715" w:author="Zhen Tan" w:date="2022-08-21T17:05: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16" w:author="Zhen Tan" w:date="2022-08-21T17:05:00Z">
                              <w:rPr>
                                <w:rFonts w:ascii="Cambria Math" w:hAnsi="Cambria Math" w:cs="Cambria Math"/>
                                <w:color w:val="333333"/>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717" w:author="Zhen Tan" w:date="2022-08-21T17:05:00Z">
                          <w:rPr>
                            <w:rFonts w:ascii="Cambria Math" w:hAnsi="Cambria Math" w:cs="Cambria Math"/>
                            <w:color w:val="333333"/>
                            <w:sz w:val="24"/>
                            <w:szCs w:val="24"/>
                            <w:shd w:val="clear" w:color="auto" w:fill="FFFFFF"/>
                          </w:rPr>
                        </w:rPrChange>
                      </w:rPr>
                      <m:t>i,n</m:t>
                    </m:r>
                  </m:sup>
                </m:sSubSup>
                <m:r>
                  <w:rPr>
                    <w:rFonts w:ascii="Cambria Math" w:hAnsi="Cambria Math" w:cs="Cambria Math"/>
                    <w:sz w:val="24"/>
                    <w:szCs w:val="24"/>
                    <w:shd w:val="clear" w:color="auto" w:fill="FFFFFF"/>
                    <w:rPrChange w:id="718" w:author="Zhen Tan" w:date="2022-08-21T17:05:00Z">
                      <w:rPr>
                        <w:rFonts w:ascii="Cambria Math" w:hAnsi="Cambria Math" w:cs="Cambria Math"/>
                        <w:color w:val="333333"/>
                        <w:sz w:val="24"/>
                        <w:szCs w:val="24"/>
                        <w:shd w:val="clear" w:color="auto" w:fill="FFFFFF"/>
                      </w:rPr>
                    </w:rPrChange>
                  </w:rPr>
                  <m:t>)</m:t>
                </m:r>
              </m:e>
              <m:sup>
                <m:r>
                  <m:rPr>
                    <m:sty m:val="p"/>
                  </m:rPr>
                  <w:rPr>
                    <w:rFonts w:ascii="Cambria Math" w:hAnsi="Cambria Math" w:cs="Cambria Math"/>
                    <w:sz w:val="24"/>
                    <w:szCs w:val="24"/>
                    <w:shd w:val="clear" w:color="auto" w:fill="FFFFFF"/>
                    <w:rPrChange w:id="719" w:author="Zhen Tan" w:date="2022-08-21T17:05:00Z">
                      <w:rPr>
                        <w:rFonts w:ascii="Cambria Math" w:hAnsi="Cambria Math" w:cs="Cambria Math"/>
                        <w:color w:val="333333"/>
                        <w:sz w:val="24"/>
                        <w:szCs w:val="24"/>
                        <w:shd w:val="clear" w:color="auto" w:fill="FFFFFF"/>
                      </w:rPr>
                    </w:rPrChange>
                  </w:rPr>
                  <m:t>T</m:t>
                </m:r>
              </m:sup>
            </m:sSup>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20" w:author="Zhen Tan" w:date="2022-08-21T17:05:00Z">
                          <w:rPr>
                            <w:rFonts w:ascii="Cambria Math" w:hAnsi="Cambria Math" w:cs="Cambria Math"/>
                            <w:color w:val="FF0000"/>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721" w:author="Zhen Tan" w:date="2022-08-21T17:05:00Z">
                          <w:rPr>
                            <w:rFonts w:ascii="Cambria Math" w:hAnsi="Cambria Math" w:cs="Times New Roman"/>
                            <w:color w:val="FF0000"/>
                            <w:sz w:val="24"/>
                            <w:szCs w:val="24"/>
                          </w:rPr>
                        </w:rPrChange>
                      </w:rPr>
                      <m:t>x</m:t>
                    </m:r>
                  </m:e>
                  <m:sup>
                    <m:r>
                      <w:rPr>
                        <w:rFonts w:ascii="Cambria Math" w:hAnsi="Cambria Math" w:cs="Times New Roman"/>
                        <w:sz w:val="24"/>
                        <w:szCs w:val="24"/>
                        <w:rPrChange w:id="722" w:author="Zhen Tan" w:date="2022-08-21T17:05:00Z">
                          <w:rPr>
                            <w:rFonts w:ascii="Cambria Math" w:hAnsi="Cambria Math" w:cs="Times New Roman"/>
                            <w:color w:val="FF0000"/>
                            <w:sz w:val="24"/>
                            <w:szCs w:val="24"/>
                          </w:rPr>
                        </w:rPrChange>
                      </w:rPr>
                      <m:t>n</m:t>
                    </m:r>
                  </m:sup>
                </m:sSup>
              </m:sub>
              <m:sup>
                <m:r>
                  <w:rPr>
                    <w:rFonts w:ascii="Cambria Math" w:hAnsi="Cambria Math" w:cs="Cambria Math"/>
                    <w:sz w:val="24"/>
                    <w:szCs w:val="24"/>
                    <w:shd w:val="clear" w:color="auto" w:fill="FFFFFF"/>
                    <w:rPrChange w:id="723" w:author="Zhen Tan" w:date="2022-08-21T17:05:00Z">
                      <w:rPr>
                        <w:rFonts w:ascii="Cambria Math" w:hAnsi="Cambria Math" w:cs="Cambria Math"/>
                        <w:color w:val="FF0000"/>
                        <w:sz w:val="24"/>
                        <w:szCs w:val="24"/>
                        <w:shd w:val="clear" w:color="auto" w:fill="FFFFFF"/>
                      </w:rPr>
                    </w:rPrChange>
                  </w:rPr>
                  <m:t>i,n</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24"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25"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26"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27" w:author="Zhen Tan" w:date="2022-08-21T17:05:00Z">
                      <w:rPr>
                        <w:rFonts w:ascii="Cambria Math" w:hAnsi="Cambria Math" w:cs="Cambria Math"/>
                        <w:color w:val="333333"/>
                        <w:sz w:val="24"/>
                        <w:szCs w:val="24"/>
                        <w:shd w:val="clear" w:color="auto" w:fill="FFFFFF"/>
                      </w:rPr>
                    </w:rPrChange>
                  </w:rPr>
                  <m:t>n-1</m:t>
                </m:r>
              </m:sup>
            </m:sSup>
          </m:num>
          <m:den>
            <w:commentRangeStart w:id="728"/>
            <w:commentRangeStart w:id="729"/>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30" w:author="Zhen Tan" w:date="2022-08-21T17:05:00Z">
                          <w:rPr>
                            <w:rFonts w:ascii="Cambria Math" w:hAnsi="Cambria Math" w:cs="Cambria Math"/>
                            <w:color w:val="FF0000"/>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731" w:author="Zhen Tan" w:date="2022-08-21T17:05:00Z">
                          <w:rPr>
                            <w:rFonts w:ascii="Cambria Math" w:hAnsi="Cambria Math" w:cs="Times New Roman"/>
                            <w:color w:val="FF0000"/>
                            <w:sz w:val="24"/>
                            <w:szCs w:val="24"/>
                          </w:rPr>
                        </w:rPrChange>
                      </w:rPr>
                      <m:t>x</m:t>
                    </m:r>
                  </m:e>
                  <m:sup>
                    <m:r>
                      <w:rPr>
                        <w:rFonts w:ascii="Cambria Math" w:hAnsi="Cambria Math" w:cs="Times New Roman"/>
                        <w:sz w:val="24"/>
                        <w:szCs w:val="24"/>
                        <w:rPrChange w:id="732" w:author="Zhen Tan" w:date="2022-08-21T17:05:00Z">
                          <w:rPr>
                            <w:rFonts w:ascii="Cambria Math" w:hAnsi="Cambria Math" w:cs="Times New Roman"/>
                            <w:color w:val="FF0000"/>
                            <w:sz w:val="24"/>
                            <w:szCs w:val="24"/>
                          </w:rPr>
                        </w:rPrChange>
                      </w:rPr>
                      <m:t>n</m:t>
                    </m:r>
                  </m:sup>
                </m:sSup>
              </m:sub>
              <m:sup>
                <m:r>
                  <w:rPr>
                    <w:rFonts w:ascii="Cambria Math" w:hAnsi="Cambria Math" w:cs="Cambria Math"/>
                    <w:sz w:val="24"/>
                    <w:szCs w:val="24"/>
                    <w:shd w:val="clear" w:color="auto" w:fill="FFFFFF"/>
                    <w:rPrChange w:id="733" w:author="Zhen Tan" w:date="2022-08-21T17:05:00Z">
                      <w:rPr>
                        <w:rFonts w:ascii="Cambria Math" w:hAnsi="Cambria Math" w:cs="Cambria Math"/>
                        <w:color w:val="FF0000"/>
                        <w:sz w:val="24"/>
                        <w:szCs w:val="24"/>
                        <w:shd w:val="clear" w:color="auto" w:fill="FFFFFF"/>
                      </w:rPr>
                    </w:rPrChange>
                  </w:rPr>
                  <m:t>i,n</m:t>
                </m:r>
              </m:sup>
            </m:sSubSup>
            <w:commentRangeEnd w:id="728"/>
            <m:r>
              <m:rPr>
                <m:sty m:val="p"/>
              </m:rPr>
              <w:rPr>
                <w:rStyle w:val="afd"/>
              </w:rPr>
              <w:commentReference w:id="728"/>
            </m:r>
            <w:commentRangeEnd w:id="729"/>
            <m:r>
              <m:rPr>
                <m:sty m:val="p"/>
              </m:rPr>
              <w:rPr>
                <w:rStyle w:val="afd"/>
              </w:rPr>
              <w:commentReference w:id="729"/>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34" w:author="Zhen Tan" w:date="2022-08-21T17:05: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35" w:author="Zhen Tan" w:date="2022-08-21T17:05: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36" w:author="Zhen Tan" w:date="2022-08-21T17:05: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37" w:author="Zhen Tan" w:date="2022-08-21T17:05:00Z">
                      <w:rPr>
                        <w:rFonts w:ascii="Cambria Math" w:hAnsi="Cambria Math" w:cs="Cambria Math"/>
                        <w:color w:val="333333"/>
                        <w:sz w:val="24"/>
                        <w:szCs w:val="24"/>
                        <w:shd w:val="clear" w:color="auto" w:fill="FFFFFF"/>
                      </w:rPr>
                    </w:rPrChange>
                  </w:rPr>
                  <m:t>n-1</m:t>
                </m:r>
              </m:sup>
            </m:sSup>
            <m:r>
              <w:rPr>
                <w:rFonts w:ascii="Cambria Math" w:hAnsi="Cambria Math" w:cs="Cambria Math"/>
                <w:sz w:val="24"/>
                <w:szCs w:val="24"/>
                <w:shd w:val="clear" w:color="auto" w:fill="FFFFFF"/>
                <w:rPrChange w:id="738" w:author="Zhen Tan" w:date="2022-08-21T17:05: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39" w:author="Zhen Tan" w:date="2022-08-21T17:05:00Z">
                              <w:rPr>
                                <w:rFonts w:ascii="Cambria Math" w:hAnsi="Cambria Math" w:cs="Cambria Math"/>
                                <w:color w:val="333333"/>
                                <w:sz w:val="24"/>
                                <w:szCs w:val="24"/>
                                <w:shd w:val="clear" w:color="auto" w:fill="FFFFFF"/>
                              </w:rPr>
                            </w:rPrChange>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740" w:author="Zhen Tan" w:date="2022-08-21T17:05:00Z">
                          <w:rPr>
                            <w:rFonts w:ascii="Cambria Math" w:hAnsi="Cambria Math" w:cs="Cambria Math"/>
                            <w:color w:val="333333"/>
                            <w:sz w:val="24"/>
                            <w:szCs w:val="24"/>
                            <w:shd w:val="clear" w:color="auto" w:fill="FFFFFF"/>
                          </w:rPr>
                        </w:rPrChange>
                      </w:rPr>
                      <m:t>i,n</m:t>
                    </m:r>
                  </m:sup>
                </m:sSubSup>
                <m:r>
                  <w:rPr>
                    <w:rFonts w:ascii="Cambria Math" w:hAnsi="Cambria Math" w:cs="Cambria Math"/>
                    <w:sz w:val="24"/>
                    <w:szCs w:val="24"/>
                    <w:shd w:val="clear" w:color="auto" w:fill="FFFFFF"/>
                    <w:rPrChange w:id="741" w:author="Zhen Tan" w:date="2022-08-21T17:05:00Z">
                      <w:rPr>
                        <w:rFonts w:ascii="Cambria Math" w:hAnsi="Cambria Math" w:cs="Cambria Math"/>
                        <w:color w:val="333333"/>
                        <w:sz w:val="24"/>
                        <w:szCs w:val="24"/>
                        <w:shd w:val="clear" w:color="auto" w:fill="FFFFFF"/>
                      </w:rPr>
                    </w:rPrChange>
                  </w:rPr>
                  <m:t>)</m:t>
                </m:r>
              </m:e>
              <m:sup>
                <m:r>
                  <m:rPr>
                    <m:sty m:val="p"/>
                  </m:rPr>
                  <w:rPr>
                    <w:rFonts w:ascii="Cambria Math" w:hAnsi="Cambria Math" w:cs="Cambria Math"/>
                    <w:sz w:val="24"/>
                    <w:szCs w:val="24"/>
                    <w:shd w:val="clear" w:color="auto" w:fill="FFFFFF"/>
                    <w:rPrChange w:id="742" w:author="Zhen Tan" w:date="2022-08-21T17:05:00Z">
                      <w:rPr>
                        <w:rFonts w:ascii="Cambria Math" w:hAnsi="Cambria Math" w:cs="Cambria Math"/>
                        <w:color w:val="333333"/>
                        <w:sz w:val="24"/>
                        <w:szCs w:val="24"/>
                        <w:shd w:val="clear" w:color="auto" w:fill="FFFFFF"/>
                      </w:rPr>
                    </w:rPrChange>
                  </w:rPr>
                  <m:t>T</m:t>
                </m:r>
              </m:sup>
            </m:sSup>
            <m:r>
              <m:rPr>
                <m:sty m:val="p"/>
              </m:rPr>
              <w:rPr>
                <w:rFonts w:ascii="Cambria Math" w:hAnsi="Cambria Math" w:cs="Cambria Math"/>
                <w:sz w:val="24"/>
                <w:szCs w:val="24"/>
                <w:shd w:val="clear" w:color="auto" w:fill="FFFFFF"/>
                <w:rPrChange w:id="743" w:author="Zhen Tan" w:date="2022-08-21T17:05:00Z">
                  <w:rPr>
                    <w:rFonts w:ascii="Cambria Math" w:hAnsi="Cambria Math" w:cs="Cambria Math"/>
                    <w:color w:val="333333"/>
                    <w:sz w:val="24"/>
                    <w:szCs w:val="24"/>
                    <w:shd w:val="clear" w:color="auto" w:fill="FFFFFF"/>
                  </w:rPr>
                </w:rPrChange>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Change w:id="744" w:author="Zhen Tan" w:date="2022-08-21T17:05:00Z">
                      <w:rPr>
                        <w:rFonts w:ascii="Cambria Math" w:hAnsi="Cambria Math" w:cs="Times New Roman"/>
                        <w:sz w:val="24"/>
                        <w:szCs w:val="24"/>
                        <w:highlight w:val="green"/>
                      </w:rPr>
                    </w:rPrChange>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745" w:author="Zhen Tan" w:date="2022-08-21T17:05:00Z">
                          <w:rPr>
                            <w:rFonts w:ascii="Cambria Math" w:hAnsi="Cambria Math" w:cs="Times New Roman"/>
                            <w:sz w:val="24"/>
                            <w:szCs w:val="24"/>
                            <w:highlight w:val="green"/>
                          </w:rPr>
                        </w:rPrChange>
                      </w:rPr>
                      <m:t>x</m:t>
                    </m:r>
                  </m:e>
                  <m:sup>
                    <m:r>
                      <w:rPr>
                        <w:rFonts w:ascii="Cambria Math" w:hAnsi="Cambria Math" w:cs="Times New Roman"/>
                        <w:sz w:val="24"/>
                        <w:szCs w:val="24"/>
                        <w:rPrChange w:id="746" w:author="Zhen Tan" w:date="2022-08-21T17:05:00Z">
                          <w:rPr>
                            <w:rFonts w:ascii="Cambria Math" w:hAnsi="Cambria Math" w:cs="Times New Roman"/>
                            <w:sz w:val="24"/>
                            <w:szCs w:val="24"/>
                            <w:highlight w:val="green"/>
                          </w:rPr>
                        </w:rPrChange>
                      </w:rPr>
                      <m:t>n</m:t>
                    </m:r>
                  </m:sup>
                </m:sSup>
              </m:sub>
              <m:sup>
                <m:r>
                  <w:rPr>
                    <w:rFonts w:ascii="Cambria Math" w:hAnsi="Cambria Math" w:cs="Cambria Math"/>
                    <w:sz w:val="24"/>
                    <w:szCs w:val="24"/>
                    <w:shd w:val="clear" w:color="auto" w:fill="FFFFFF"/>
                    <w:rPrChange w:id="747" w:author="Zhen Tan" w:date="2022-08-21T17:05:00Z">
                      <w:rPr>
                        <w:rFonts w:ascii="Cambria Math" w:hAnsi="Cambria Math" w:cs="Cambria Math"/>
                        <w:color w:val="333333"/>
                        <w:sz w:val="24"/>
                        <w:szCs w:val="24"/>
                        <w:highlight w:val="green"/>
                        <w:shd w:val="clear" w:color="auto" w:fill="FFFFFF"/>
                      </w:rPr>
                    </w:rPrChange>
                  </w:rPr>
                  <m:t>i,n-1</m:t>
                </m:r>
              </m:sup>
            </m:sSubSup>
          </m:den>
        </m:f>
        <m:r>
          <m:rPr>
            <m:sty m:val="p"/>
          </m:rPr>
          <w:rPr>
            <w:rFonts w:ascii="Cambria Math" w:hAnsi="Cambria Math" w:cs="Cambria Math"/>
            <w:sz w:val="24"/>
            <w:szCs w:val="24"/>
            <w:shd w:val="clear" w:color="auto" w:fill="FFFFFF"/>
          </w:rPr>
          <m:t xml:space="preserve">,   </m:t>
        </m:r>
      </m:oMath>
      <w:r w:rsidR="00E67543" w:rsidRPr="0080518C">
        <w:rPr>
          <w:rFonts w:ascii="Times New Roman" w:hAnsi="Times New Roman" w:cs="Times New Roman"/>
          <w:iCs/>
          <w:sz w:val="24"/>
          <w:szCs w:val="24"/>
        </w:rPr>
        <w:t xml:space="preserve">                        (</w:t>
      </w:r>
      <w:ins w:id="748" w:author="Zhen Tan" w:date="2022-08-21T17:18:00Z">
        <w:r w:rsidR="00F34A0F" w:rsidRPr="0080518C">
          <w:rPr>
            <w:rFonts w:ascii="Times New Roman" w:hAnsi="Times New Roman" w:cs="Times New Roman"/>
            <w:iCs/>
            <w:sz w:val="24"/>
            <w:szCs w:val="24"/>
          </w:rPr>
          <w:t>9</w:t>
        </w:r>
      </w:ins>
      <w:del w:id="749" w:author="Zhen Tan" w:date="2022-08-21T17:18:00Z">
        <w:r w:rsidR="00E67543" w:rsidRPr="0080518C" w:rsidDel="00F34A0F">
          <w:rPr>
            <w:rFonts w:ascii="Times New Roman" w:hAnsi="Times New Roman" w:cs="Times New Roman"/>
            <w:iCs/>
            <w:sz w:val="24"/>
            <w:szCs w:val="24"/>
          </w:rPr>
          <w:delText>14</w:delText>
        </w:r>
      </w:del>
      <w:r w:rsidR="00E67543" w:rsidRPr="0080518C">
        <w:rPr>
          <w:rFonts w:ascii="Times New Roman" w:hAnsi="Times New Roman" w:cs="Times New Roman"/>
          <w:iCs/>
          <w:sz w:val="24"/>
          <w:szCs w:val="24"/>
        </w:rPr>
        <w:t>b)</w:t>
      </w:r>
    </w:p>
    <w:p w14:paraId="38E620F0" w14:textId="388C8D40" w:rsidR="00E67543" w:rsidRPr="0080518C" w:rsidRDefault="00E67543" w:rsidP="008052D1">
      <w:pPr>
        <w:adjustRightInd w:val="0"/>
        <w:snapToGrid w:val="0"/>
        <w:rPr>
          <w:rFonts w:ascii="Times New Roman" w:hAnsi="Times New Roman" w:cs="Times New Roman"/>
          <w:sz w:val="24"/>
          <w:szCs w:val="24"/>
        </w:rPr>
      </w:pPr>
      <w:r w:rsidRPr="0080518C">
        <w:rPr>
          <w:rFonts w:ascii="Times New Roman" w:hAnsi="Times New Roman" w:cs="Times New Roman"/>
          <w:sz w:val="24"/>
          <w:szCs w:val="24"/>
        </w:rPr>
        <w:t xml:space="preserve">where the column vector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and the matrix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are defined in the following way: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has been sampled before stage </w:t>
      </w:r>
      <w:r w:rsidRPr="0080518C">
        <w:rPr>
          <w:rFonts w:ascii="Times New Roman" w:hAnsi="Times New Roman" w:cs="Times New Roman"/>
          <w:i/>
          <w:iCs/>
          <w:sz w:val="24"/>
          <w:szCs w:val="24"/>
        </w:rPr>
        <w:t>n</w:t>
      </w:r>
      <w:r w:rsidRPr="0080518C">
        <w:rPr>
          <w:rFonts w:ascii="Times New Roman" w:hAnsi="Times New Roman" w:cs="Times New Roman" w:hint="eastAsia"/>
          <w:i/>
          <w:iCs/>
          <w:sz w:val="24"/>
          <w:szCs w:val="24"/>
        </w:rPr>
        <w:t xml:space="preserve"> </w:t>
      </w:r>
      <w:r w:rsidRPr="0080518C">
        <w:rPr>
          <w:rFonts w:ascii="Times New Roman" w:hAnsi="Times New Roman" w:cs="Times New Roman"/>
          <w:sz w:val="24"/>
          <w:szCs w:val="24"/>
        </w:rPr>
        <w:t xml:space="preserve">(i.e., </w:t>
      </w:r>
      <w:commentRangeStart w:id="750"/>
      <w:commentRangeStart w:id="751"/>
      <w:r w:rsidRPr="0080518C">
        <w:rPr>
          <w:rFonts w:ascii="Times New Roman" w:hAnsi="Times New Roman" w:cs="Times New Roman"/>
          <w:sz w:val="24"/>
          <w:szCs w:val="24"/>
        </w:rPr>
        <w:t xml:space="preserve">the deviation term </w:t>
      </w:r>
      <m:oMath>
        <m:sSubSup>
          <m:sSubSupPr>
            <m:ctrlPr>
              <w:rPr>
                <w:rFonts w:ascii="Cambria Math" w:hAnsi="Cambria Math" w:cs="Cambria Math"/>
                <w:bCs/>
                <w:iCs/>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bCs/>
                    <w:iCs/>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rPr>
              <m:t>i</m:t>
            </m:r>
          </m:sup>
        </m:sSubSup>
      </m:oMath>
      <w:r w:rsidRPr="0080518C">
        <w:rPr>
          <w:rFonts w:ascii="Times New Roman" w:hAnsi="Times New Roman" w:cs="Times New Roman"/>
          <w:bCs/>
          <w:iCs/>
          <w:sz w:val="24"/>
          <w:szCs w:val="24"/>
        </w:rPr>
        <w:t xml:space="preserve"> has already been included in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commentRangeEnd w:id="750"/>
        <m:r>
          <m:rPr>
            <m:sty m:val="p"/>
          </m:rPr>
          <w:rPr>
            <w:rStyle w:val="afd"/>
          </w:rPr>
          <w:commentReference w:id="750"/>
        </m:r>
        <w:commentRangeEnd w:id="751"/>
        <m:r>
          <m:rPr>
            <m:sty m:val="p"/>
          </m:rPr>
          <w:rPr>
            <w:rStyle w:val="afd"/>
          </w:rPr>
          <w:commentReference w:id="751"/>
        </m:r>
      </m:oMath>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rPr>
        <w:t xml:space="preserve">  then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80518C">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52" w:author="Zhen Tan" w:date="2022-08-21T17:17: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53"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54"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55" w:author="Zhen Tan" w:date="2022-08-21T17:17:00Z">
                  <w:rPr>
                    <w:rFonts w:ascii="Cambria Math" w:hAnsi="Cambria Math" w:cs="Cambria Math"/>
                    <w:color w:val="333333"/>
                    <w:sz w:val="24"/>
                    <w:szCs w:val="24"/>
                    <w:shd w:val="clear" w:color="auto" w:fill="FFFFFF"/>
                  </w:rPr>
                </w:rPrChange>
              </w:rPr>
              <m:t>n-1</m:t>
            </m:r>
          </m:sup>
        </m:sSup>
        <m:r>
          <w:rPr>
            <w:rFonts w:ascii="Cambria Math" w:hAnsi="Cambria Math" w:cs="Cambria Math"/>
            <w:sz w:val="24"/>
            <w:szCs w:val="24"/>
            <w:shd w:val="clear" w:color="auto" w:fill="FFFFFF"/>
            <w:rPrChange w:id="756" w:author="Zhen Tan" w:date="2022-08-21T17:17:00Z">
              <w:rPr>
                <w:rFonts w:ascii="Cambria Math" w:hAnsi="Cambria Math" w:cs="Cambria Math"/>
                <w:color w:val="333333"/>
                <w:sz w:val="24"/>
                <w:szCs w:val="24"/>
                <w:shd w:val="clear" w:color="auto" w:fill="FFFFFF"/>
              </w:rPr>
            </w:rPrChange>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757"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58"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59" w:author="Zhen Tan" w:date="2022-08-21T17:17:00Z">
                  <w:rPr>
                    <w:rFonts w:ascii="Cambria Math" w:hAnsi="Cambria Math" w:cs="Cambria Math"/>
                    <w:color w:val="333333"/>
                    <w:sz w:val="24"/>
                    <w:szCs w:val="24"/>
                    <w:shd w:val="clear" w:color="auto" w:fill="FFFFFF"/>
                  </w:rPr>
                </w:rPrChange>
              </w:rPr>
              <m:t>n-1</m:t>
            </m:r>
          </m:sup>
        </m:sSup>
      </m:oMath>
      <w:r w:rsidRPr="0080518C">
        <w:rPr>
          <w:rFonts w:ascii="Times New Roman" w:hAnsi="Times New Roman" w:cs="Times New Roman"/>
          <w:sz w:val="24"/>
          <w:szCs w:val="24"/>
          <w:shd w:val="clear" w:color="auto" w:fill="FFFFFF"/>
          <w:rPrChange w:id="760" w:author="Zhen Tan" w:date="2022-08-21T17:17:00Z">
            <w:rPr>
              <w:rFonts w:ascii="Times New Roman" w:hAnsi="Times New Roman" w:cs="Times New Roman"/>
              <w:color w:val="333333"/>
              <w:sz w:val="24"/>
              <w:szCs w:val="24"/>
              <w:shd w:val="clear" w:color="auto" w:fill="FFFFFF"/>
            </w:rPr>
          </w:rPrChange>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61" w:author="Zhen Tan" w:date="2022-08-21T17:17: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62"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63"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64" w:author="Zhen Tan" w:date="2022-08-21T17:17:00Z">
                  <w:rPr>
                    <w:rFonts w:ascii="Cambria Math" w:hAnsi="Cambria Math" w:cs="Cambria Math"/>
                    <w:color w:val="333333"/>
                    <w:sz w:val="24"/>
                    <w:szCs w:val="24"/>
                    <w:shd w:val="clear" w:color="auto" w:fill="FFFFFF"/>
                  </w:rPr>
                </w:rPrChange>
              </w:rPr>
              <m:t>n-1</m:t>
            </m:r>
          </m:sup>
        </m:sSup>
      </m:oMath>
      <w:r w:rsidRPr="0080518C">
        <w:rPr>
          <w:rFonts w:ascii="Times New Roman" w:hAnsi="Times New Roman" w:cs="Times New Roman"/>
          <w:sz w:val="24"/>
          <w:szCs w:val="24"/>
          <w:shd w:val="clear" w:color="auto" w:fill="FFFFFF"/>
          <w:rPrChange w:id="765" w:author="Zhen Tan" w:date="2022-08-21T17:17:00Z">
            <w:rPr>
              <w:rFonts w:ascii="Times New Roman" w:hAnsi="Times New Roman" w:cs="Times New Roman"/>
              <w:color w:val="333333"/>
              <w:sz w:val="24"/>
              <w:szCs w:val="24"/>
              <w:shd w:val="clear" w:color="auto" w:fill="FFFFFF"/>
            </w:rPr>
          </w:rPrChange>
        </w:rPr>
        <w:t xml:space="preserve"> is formed by </w:t>
      </w:r>
      <w:r w:rsidRPr="0080518C">
        <w:rPr>
          <w:rFonts w:ascii="Times New Roman" w:hAnsi="Times New Roman" w:cs="Times New Roman"/>
          <w:sz w:val="24"/>
          <w:szCs w:val="24"/>
          <w:shd w:val="clear" w:color="auto" w:fill="FFFFFF"/>
          <w:rPrChange w:id="766" w:author="Zhen Tan" w:date="2022-08-21T17:17:00Z">
            <w:rPr>
              <w:rFonts w:ascii="Times New Roman" w:hAnsi="Times New Roman" w:cs="Times New Roman"/>
              <w:color w:val="FF0000"/>
              <w:sz w:val="24"/>
              <w:szCs w:val="24"/>
              <w:shd w:val="clear" w:color="auto" w:fill="FFFFFF"/>
            </w:rPr>
          </w:rPrChange>
        </w:rPr>
        <w:t>appending a zero to</w:t>
      </w:r>
      <w:r w:rsidRPr="0080518C">
        <w:rPr>
          <w:rFonts w:ascii="Times New Roman" w:hAnsi="Times New Roman" w:cs="Times New Roman"/>
          <w:sz w:val="24"/>
          <w:szCs w:val="24"/>
          <w:shd w:val="clear" w:color="auto" w:fill="FFFFFF"/>
          <w:rPrChange w:id="767" w:author="Zhen Tan" w:date="2022-08-21T17:17:00Z">
            <w:rPr>
              <w:rFonts w:ascii="Times New Roman" w:hAnsi="Times New Roman" w:cs="Times New Roman"/>
              <w:color w:val="333333"/>
              <w:sz w:val="24"/>
              <w:szCs w:val="24"/>
              <w:shd w:val="clear" w:color="auto" w:fill="FFFFFF"/>
            </w:rPr>
          </w:rPrChange>
        </w:rPr>
        <w:t xml:space="preserve">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768"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69"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70" w:author="Zhen Tan" w:date="2022-08-21T17:17:00Z">
                  <w:rPr>
                    <w:rFonts w:ascii="Cambria Math" w:hAnsi="Cambria Math" w:cs="Cambria Math"/>
                    <w:color w:val="333333"/>
                    <w:sz w:val="24"/>
                    <w:szCs w:val="24"/>
                    <w:shd w:val="clear" w:color="auto" w:fill="FFFFFF"/>
                  </w:rPr>
                </w:rPrChange>
              </w:rPr>
              <m:t>n-1</m:t>
            </m:r>
          </m:sup>
        </m:sSup>
      </m:oMath>
      <w:r w:rsidRPr="0080518C">
        <w:rPr>
          <w:rFonts w:ascii="Times New Roman" w:hAnsi="Times New Roman" w:cs="Times New Roman"/>
          <w:sz w:val="24"/>
          <w:szCs w:val="24"/>
          <w:shd w:val="clear" w:color="auto" w:fill="FFFFFF"/>
          <w:rPrChange w:id="771" w:author="Zhen Tan" w:date="2022-08-21T17:17:00Z">
            <w:rPr>
              <w:rFonts w:ascii="Times New Roman" w:hAnsi="Times New Roman" w:cs="Times New Roman"/>
              <w:color w:val="333333"/>
              <w:sz w:val="24"/>
              <w:szCs w:val="24"/>
              <w:shd w:val="clear" w:color="auto" w:fill="FFFFFF"/>
            </w:rPr>
          </w:rPrChange>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772" w:author="Zhen Tan" w:date="2022-08-21T17:17:00Z">
                      <w:rPr>
                        <w:rFonts w:ascii="Cambria Math" w:hAnsi="Cambria Math" w:cs="Cambria Math"/>
                        <w:color w:val="333333"/>
                        <w:sz w:val="24"/>
                        <w:szCs w:val="24"/>
                        <w:shd w:val="clear" w:color="auto" w:fill="FFFFFF"/>
                      </w:rPr>
                    </w:rPrChange>
                  </w:rPr>
                  <m:t>B</m:t>
                </m:r>
              </m:e>
            </m:acc>
          </m:e>
          <m:sup>
            <m:r>
              <w:rPr>
                <w:rFonts w:ascii="Cambria Math" w:hAnsi="Cambria Math" w:cs="Cambria Math"/>
                <w:sz w:val="24"/>
                <w:szCs w:val="24"/>
                <w:shd w:val="clear" w:color="auto" w:fill="FFFFFF"/>
                <w:rPrChange w:id="773"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74"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75" w:author="Zhen Tan" w:date="2022-08-21T17:17:00Z">
                  <w:rPr>
                    <w:rFonts w:ascii="Cambria Math" w:hAnsi="Cambria Math" w:cs="Cambria Math"/>
                    <w:color w:val="333333"/>
                    <w:sz w:val="24"/>
                    <w:szCs w:val="24"/>
                    <w:shd w:val="clear" w:color="auto" w:fill="FFFFFF"/>
                  </w:rPr>
                </w:rPrChange>
              </w:rPr>
              <m:t>n-1</m:t>
            </m:r>
          </m:sup>
        </m:sSup>
      </m:oMath>
      <w:r w:rsidRPr="0080518C">
        <w:rPr>
          <w:rFonts w:ascii="Times New Roman" w:hAnsi="Times New Roman" w:cs="Times New Roman"/>
          <w:sz w:val="24"/>
          <w:szCs w:val="24"/>
          <w:shd w:val="clear" w:color="auto" w:fill="FFFFFF"/>
          <w:rPrChange w:id="776" w:author="Zhen Tan" w:date="2022-08-21T17:17:00Z">
            <w:rPr>
              <w:rFonts w:ascii="Times New Roman" w:hAnsi="Times New Roman" w:cs="Times New Roman"/>
              <w:color w:val="333333"/>
              <w:sz w:val="24"/>
              <w:szCs w:val="24"/>
              <w:shd w:val="clear" w:color="auto" w:fill="FFFFFF"/>
            </w:rPr>
          </w:rPrChange>
        </w:rPr>
        <w:t xml:space="preserve"> is formed by </w:t>
      </w:r>
      <w:r w:rsidRPr="0080518C">
        <w:rPr>
          <w:rFonts w:ascii="Times New Roman" w:hAnsi="Times New Roman" w:cs="Times New Roman"/>
          <w:sz w:val="24"/>
          <w:szCs w:val="24"/>
          <w:shd w:val="clear" w:color="auto" w:fill="FFFFFF"/>
          <w:rPrChange w:id="777" w:author="Zhen Tan" w:date="2022-08-21T17:17:00Z">
            <w:rPr>
              <w:rFonts w:ascii="Times New Roman" w:hAnsi="Times New Roman" w:cs="Times New Roman"/>
              <w:color w:val="FF0000"/>
              <w:sz w:val="24"/>
              <w:szCs w:val="24"/>
              <w:shd w:val="clear" w:color="auto" w:fill="FFFFFF"/>
            </w:rPr>
          </w:rPrChange>
        </w:rPr>
        <w:t xml:space="preserve">appending a </w:t>
      </w:r>
      <w:ins w:id="778" w:author="Zhen Tan" w:date="2022-08-21T17:16:00Z">
        <w:r w:rsidR="00EC7043" w:rsidRPr="0080518C">
          <w:rPr>
            <w:rFonts w:ascii="Times New Roman" w:hAnsi="Times New Roman" w:cs="Times New Roman"/>
            <w:sz w:val="24"/>
            <w:szCs w:val="24"/>
            <w:shd w:val="clear" w:color="auto" w:fill="FFFFFF"/>
            <w:rPrChange w:id="779" w:author="Zhen Tan" w:date="2022-08-21T17:17:00Z">
              <w:rPr>
                <w:rFonts w:ascii="Times New Roman" w:hAnsi="Times New Roman" w:cs="Times New Roman"/>
                <w:color w:val="FF0000"/>
                <w:sz w:val="24"/>
                <w:szCs w:val="24"/>
                <w:shd w:val="clear" w:color="auto" w:fill="FFFFFF"/>
              </w:rPr>
            </w:rPrChange>
          </w:rPr>
          <w:t xml:space="preserve">zero </w:t>
        </w:r>
      </w:ins>
      <w:r w:rsidRPr="0080518C">
        <w:rPr>
          <w:rFonts w:ascii="Times New Roman" w:hAnsi="Times New Roman" w:cs="Times New Roman"/>
          <w:sz w:val="24"/>
          <w:szCs w:val="24"/>
          <w:shd w:val="clear" w:color="auto" w:fill="FFFFFF"/>
          <w:rPrChange w:id="780" w:author="Zhen Tan" w:date="2022-08-21T17:17:00Z">
            <w:rPr>
              <w:rFonts w:ascii="Times New Roman" w:hAnsi="Times New Roman" w:cs="Times New Roman"/>
              <w:color w:val="FF0000"/>
              <w:sz w:val="24"/>
              <w:szCs w:val="24"/>
              <w:shd w:val="clear" w:color="auto" w:fill="FFFFFF"/>
            </w:rPr>
          </w:rPrChange>
        </w:rPr>
        <w:t xml:space="preserve">row and a </w:t>
      </w:r>
      <w:ins w:id="781" w:author="Zhen Tan" w:date="2022-08-21T17:16:00Z">
        <w:r w:rsidR="00EC7043" w:rsidRPr="0080518C">
          <w:rPr>
            <w:rFonts w:ascii="Times New Roman" w:hAnsi="Times New Roman" w:cs="Times New Roman"/>
            <w:sz w:val="24"/>
            <w:szCs w:val="24"/>
            <w:shd w:val="clear" w:color="auto" w:fill="FFFFFF"/>
            <w:rPrChange w:id="782" w:author="Zhen Tan" w:date="2022-08-21T17:17:00Z">
              <w:rPr>
                <w:rFonts w:ascii="Times New Roman" w:hAnsi="Times New Roman" w:cs="Times New Roman"/>
                <w:color w:val="FF0000"/>
                <w:sz w:val="24"/>
                <w:szCs w:val="24"/>
                <w:shd w:val="clear" w:color="auto" w:fill="FFFFFF"/>
              </w:rPr>
            </w:rPrChange>
          </w:rPr>
          <w:t xml:space="preserve">zero </w:t>
        </w:r>
      </w:ins>
      <w:r w:rsidRPr="0080518C">
        <w:rPr>
          <w:rFonts w:ascii="Times New Roman" w:hAnsi="Times New Roman" w:cs="Times New Roman"/>
          <w:sz w:val="24"/>
          <w:szCs w:val="24"/>
          <w:shd w:val="clear" w:color="auto" w:fill="FFFFFF"/>
          <w:rPrChange w:id="783" w:author="Zhen Tan" w:date="2022-08-21T17:17:00Z">
            <w:rPr>
              <w:rFonts w:ascii="Times New Roman" w:hAnsi="Times New Roman" w:cs="Times New Roman"/>
              <w:color w:val="FF0000"/>
              <w:sz w:val="24"/>
              <w:szCs w:val="24"/>
              <w:shd w:val="clear" w:color="auto" w:fill="FFFFFF"/>
            </w:rPr>
          </w:rPrChange>
        </w:rPr>
        <w:t>column</w:t>
      </w:r>
      <w:r w:rsidRPr="0080518C">
        <w:rPr>
          <w:rFonts w:ascii="Times New Roman" w:hAnsi="Times New Roman" w:cs="Times New Roman"/>
          <w:sz w:val="24"/>
          <w:szCs w:val="24"/>
          <w:shd w:val="clear" w:color="auto" w:fill="FFFFFF"/>
          <w:rPrChange w:id="784" w:author="Zhen Tan" w:date="2022-08-21T17:17:00Z">
            <w:rPr>
              <w:rFonts w:ascii="Times New Roman" w:hAnsi="Times New Roman" w:cs="Times New Roman"/>
              <w:color w:val="333333"/>
              <w:sz w:val="24"/>
              <w:szCs w:val="24"/>
              <w:shd w:val="clear" w:color="auto" w:fill="FFFFFF"/>
            </w:rPr>
          </w:rPrChange>
        </w:rPr>
        <w:t xml:space="preserve">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785" w:author="Zhen Tan" w:date="2022-08-21T17:17: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786" w:author="Zhen Tan" w:date="2022-08-21T17:17: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787" w:author="Zhen Tan" w:date="2022-08-21T17:17:00Z">
                  <w:rPr>
                    <w:rFonts w:ascii="Cambria Math" w:hAnsi="Cambria Math" w:cs="Cambria Math"/>
                    <w:color w:val="333333"/>
                    <w:sz w:val="24"/>
                    <w:szCs w:val="24"/>
                    <w:shd w:val="clear" w:color="auto" w:fill="FFFFFF"/>
                  </w:rPr>
                </w:rPrChange>
              </w:rPr>
              <m:t>n-1</m:t>
            </m:r>
          </m:sup>
        </m:sSup>
      </m:oMath>
      <w:del w:id="788" w:author="Zhen Tan" w:date="2022-08-21T17:16:00Z">
        <w:r w:rsidRPr="0080518C" w:rsidDel="00EC7043">
          <w:rPr>
            <w:rFonts w:ascii="Times New Roman" w:hAnsi="Times New Roman" w:cs="Times New Roman"/>
            <w:sz w:val="24"/>
            <w:szCs w:val="24"/>
            <w:shd w:val="clear" w:color="auto" w:fill="FFFFFF"/>
            <w:rPrChange w:id="789" w:author="Zhen Tan" w:date="2022-08-21T17:17:00Z">
              <w:rPr>
                <w:rFonts w:ascii="Times New Roman" w:hAnsi="Times New Roman" w:cs="Times New Roman"/>
                <w:color w:val="333333"/>
                <w:sz w:val="24"/>
                <w:szCs w:val="24"/>
                <w:shd w:val="clear" w:color="auto" w:fill="FFFFFF"/>
              </w:rPr>
            </w:rPrChange>
          </w:rPr>
          <w:delText xml:space="preserve">, </w:delText>
        </w:r>
      </w:del>
      <w:ins w:id="790" w:author="Zhen Tan" w:date="2022-08-21T17:16:00Z">
        <w:r w:rsidR="00EC7043" w:rsidRPr="0080518C">
          <w:rPr>
            <w:rFonts w:ascii="Times New Roman" w:hAnsi="Times New Roman" w:cs="Times New Roman"/>
            <w:sz w:val="24"/>
            <w:szCs w:val="24"/>
            <w:shd w:val="clear" w:color="auto" w:fill="FFFFFF"/>
            <w:rPrChange w:id="791" w:author="Zhen Tan" w:date="2022-08-21T17:17:00Z">
              <w:rPr>
                <w:rFonts w:ascii="Times New Roman" w:hAnsi="Times New Roman" w:cs="Times New Roman"/>
                <w:color w:val="333333"/>
                <w:sz w:val="24"/>
                <w:szCs w:val="24"/>
                <w:shd w:val="clear" w:color="auto" w:fill="FFFFFF"/>
              </w:rPr>
            </w:rPrChange>
          </w:rPr>
          <w:t xml:space="preserve"> </w:t>
        </w:r>
      </w:ins>
      <w:r w:rsidRPr="0080518C">
        <w:rPr>
          <w:rFonts w:ascii="Times New Roman" w:hAnsi="Times New Roman" w:cs="Times New Roman"/>
          <w:sz w:val="24"/>
          <w:szCs w:val="24"/>
          <w:shd w:val="clear" w:color="auto" w:fill="FFFFFF"/>
          <w:rPrChange w:id="792" w:author="Zhen Tan" w:date="2022-08-21T17:17:00Z">
            <w:rPr>
              <w:rFonts w:ascii="Times New Roman" w:hAnsi="Times New Roman" w:cs="Times New Roman"/>
              <w:color w:val="333333"/>
              <w:sz w:val="24"/>
              <w:szCs w:val="24"/>
              <w:shd w:val="clear" w:color="auto" w:fill="FFFFFF"/>
            </w:rPr>
          </w:rPrChange>
        </w:rPr>
        <w:t xml:space="preserve">and </w:t>
      </w:r>
      <w:del w:id="793" w:author="Zhen Tan" w:date="2022-08-21T17:16:00Z">
        <w:r w:rsidRPr="0080518C" w:rsidDel="00EC7043">
          <w:rPr>
            <w:rFonts w:ascii="Times New Roman" w:hAnsi="Times New Roman" w:cs="Times New Roman"/>
            <w:sz w:val="24"/>
            <w:szCs w:val="24"/>
            <w:shd w:val="clear" w:color="auto" w:fill="FFFFFF"/>
            <w:rPrChange w:id="794" w:author="Zhen Tan" w:date="2022-08-21T17:17:00Z">
              <w:rPr>
                <w:rFonts w:ascii="Times New Roman" w:hAnsi="Times New Roman" w:cs="Times New Roman"/>
                <w:color w:val="333333"/>
                <w:sz w:val="24"/>
                <w:szCs w:val="24"/>
                <w:shd w:val="clear" w:color="auto" w:fill="FFFFFF"/>
              </w:rPr>
            </w:rPrChange>
          </w:rPr>
          <w:delText>among these new entries added,</w:delText>
        </w:r>
      </w:del>
      <w:ins w:id="795" w:author="Zhen Tan" w:date="2022-08-21T17:16:00Z">
        <w:r w:rsidR="00EC7043" w:rsidRPr="0080518C">
          <w:rPr>
            <w:rFonts w:ascii="Times New Roman" w:hAnsi="Times New Roman" w:cs="Times New Roman"/>
            <w:sz w:val="24"/>
            <w:szCs w:val="24"/>
            <w:shd w:val="clear" w:color="auto" w:fill="FFFFFF"/>
            <w:rPrChange w:id="796" w:author="Zhen Tan" w:date="2022-08-21T17:17:00Z">
              <w:rPr>
                <w:rFonts w:ascii="Times New Roman" w:hAnsi="Times New Roman" w:cs="Times New Roman"/>
                <w:color w:val="333333"/>
                <w:sz w:val="24"/>
                <w:szCs w:val="24"/>
                <w:shd w:val="clear" w:color="auto" w:fill="FFFFFF"/>
              </w:rPr>
            </w:rPrChange>
          </w:rPr>
          <w:t>set</w:t>
        </w:r>
      </w:ins>
      <w:r w:rsidRPr="0080518C">
        <w:rPr>
          <w:rFonts w:ascii="Times New Roman" w:hAnsi="Times New Roman" w:cs="Times New Roman"/>
          <w:sz w:val="24"/>
          <w:szCs w:val="24"/>
          <w:shd w:val="clear" w:color="auto" w:fill="FFFFFF"/>
          <w:rPrChange w:id="797" w:author="Zhen Tan" w:date="2022-08-21T17:17:00Z">
            <w:rPr>
              <w:rFonts w:ascii="Times New Roman" w:hAnsi="Times New Roman" w:cs="Times New Roman"/>
              <w:color w:val="333333"/>
              <w:sz w:val="24"/>
              <w:szCs w:val="24"/>
              <w:shd w:val="clear" w:color="auto" w:fill="FFFFFF"/>
            </w:rPr>
          </w:rPrChange>
        </w:rPr>
        <w:t xml:space="preserve"> </w:t>
      </w:r>
      <w:r w:rsidRPr="0080518C">
        <w:rPr>
          <w:rFonts w:ascii="Times New Roman" w:hAnsi="Times New Roman" w:cs="Times New Roman"/>
          <w:sz w:val="24"/>
          <w:szCs w:val="24"/>
          <w:shd w:val="clear" w:color="auto" w:fill="FFFFFF"/>
          <w:rPrChange w:id="798" w:author="Zhen Tan" w:date="2022-08-21T17:17:00Z">
            <w:rPr>
              <w:rFonts w:ascii="Times New Roman" w:hAnsi="Times New Roman" w:cs="Times New Roman"/>
              <w:color w:val="FF0000"/>
              <w:sz w:val="24"/>
              <w:szCs w:val="24"/>
              <w:shd w:val="clear" w:color="auto" w:fill="FFFFFF"/>
            </w:rPr>
          </w:rPrChange>
        </w:rPr>
        <w:t>the new diagonal entry</w:t>
      </w:r>
      <w:del w:id="799" w:author="Zhen Tan" w:date="2022-08-21T17:16:00Z">
        <w:r w:rsidRPr="0080518C" w:rsidDel="00EC7043">
          <w:rPr>
            <w:rFonts w:ascii="Times New Roman" w:hAnsi="Times New Roman" w:cs="Times New Roman"/>
            <w:sz w:val="24"/>
            <w:szCs w:val="24"/>
            <w:shd w:val="clear" w:color="auto" w:fill="FFFFFF"/>
            <w:rPrChange w:id="800" w:author="Zhen Tan" w:date="2022-08-21T17:17:00Z">
              <w:rPr>
                <w:rFonts w:ascii="Times New Roman" w:hAnsi="Times New Roman" w:cs="Times New Roman"/>
                <w:color w:val="FF0000"/>
                <w:sz w:val="24"/>
                <w:szCs w:val="24"/>
                <w:shd w:val="clear" w:color="auto" w:fill="FFFFFF"/>
              </w:rPr>
            </w:rPrChange>
          </w:rPr>
          <w:delText xml:space="preserve"> is</w:delText>
        </w:r>
      </w:del>
      <w:ins w:id="801" w:author="Zhen Tan" w:date="2022-08-21T17:16:00Z">
        <w:r w:rsidR="00EC7043" w:rsidRPr="0080518C">
          <w:rPr>
            <w:rFonts w:ascii="Times New Roman" w:hAnsi="Times New Roman" w:cs="Times New Roman"/>
            <w:sz w:val="24"/>
            <w:szCs w:val="24"/>
            <w:shd w:val="clear" w:color="auto" w:fill="FFFFFF"/>
            <w:rPrChange w:id="802" w:author="Zhen Tan" w:date="2022-08-21T17:17:00Z">
              <w:rPr>
                <w:rFonts w:ascii="Times New Roman" w:hAnsi="Times New Roman" w:cs="Times New Roman"/>
                <w:color w:val="FF0000"/>
                <w:sz w:val="24"/>
                <w:szCs w:val="24"/>
                <w:shd w:val="clear" w:color="auto" w:fill="FFFFFF"/>
              </w:rPr>
            </w:rPrChange>
          </w:rPr>
          <w:t xml:space="preserve"> as</w:t>
        </w:r>
      </w:ins>
      <w:r w:rsidRPr="0080518C">
        <w:rPr>
          <w:rFonts w:ascii="Times New Roman" w:hAnsi="Times New Roman" w:cs="Times New Roman"/>
          <w:sz w:val="24"/>
          <w:szCs w:val="24"/>
          <w:shd w:val="clear" w:color="auto" w:fill="FFFFFF"/>
          <w:rPrChange w:id="803" w:author="Zhen Tan" w:date="2022-08-21T17:17:00Z">
            <w:rPr>
              <w:rFonts w:ascii="Times New Roman" w:hAnsi="Times New Roman" w:cs="Times New Roman"/>
              <w:color w:val="FF0000"/>
              <w:sz w:val="24"/>
              <w:szCs w:val="24"/>
              <w:shd w:val="clear" w:color="auto" w:fill="FFFFFF"/>
            </w:rPr>
          </w:rPrChange>
        </w:rPr>
        <w:t xml:space="preserve"> </w:t>
      </w:r>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Change w:id="804" w:author="Zhen Tan" w:date="2022-08-21T17:17:00Z">
                  <w:rPr>
                    <w:rFonts w:ascii="Cambria Math" w:eastAsia="Cambria Math" w:hAnsi="Cambria Math" w:cs="Cambria Math"/>
                    <w:color w:val="FF0000"/>
                    <w:sz w:val="24"/>
                    <w:szCs w:val="24"/>
                    <w:highlight w:val="yellow"/>
                  </w:rPr>
                </w:rPrChange>
              </w:rPr>
              <m:t>z</m:t>
            </m:r>
          </m:e>
          <m:sup>
            <m:r>
              <w:rPr>
                <w:rFonts w:ascii="Cambria Math" w:eastAsia="微软雅黑" w:hAnsi="Cambria Math" w:cs="微软雅黑"/>
                <w:sz w:val="24"/>
                <w:szCs w:val="24"/>
                <w:shd w:val="clear" w:color="auto" w:fill="FFFFFF"/>
                <w:rPrChange w:id="805" w:author="Zhen Tan" w:date="2022-08-21T17:17:00Z">
                  <w:rPr>
                    <w:rFonts w:ascii="Cambria Math" w:eastAsia="微软雅黑" w:hAnsi="Cambria Math" w:cs="微软雅黑"/>
                    <w:color w:val="FF0000"/>
                    <w:sz w:val="24"/>
                    <w:szCs w:val="24"/>
                    <w:highlight w:val="yellow"/>
                    <w:shd w:val="clear" w:color="auto" w:fill="FFFFFF"/>
                  </w:rPr>
                </w:rPrChange>
              </w:rPr>
              <m:t>i,0</m:t>
            </m:r>
          </m:sup>
        </m:sSup>
      </m:oMath>
      <w:del w:id="806" w:author="Zhen Tan" w:date="2022-08-21T17:16:00Z">
        <w:r w:rsidRPr="0080518C" w:rsidDel="00EC7043">
          <w:rPr>
            <w:rFonts w:ascii="Times New Roman" w:hAnsi="Times New Roman" w:cs="Times New Roman"/>
            <w:sz w:val="24"/>
            <w:szCs w:val="24"/>
            <w:shd w:val="clear" w:color="auto" w:fill="FFFFFF"/>
            <w:rPrChange w:id="807" w:author="Zhen Tan" w:date="2022-08-21T17:17:00Z">
              <w:rPr>
                <w:rFonts w:ascii="Times New Roman" w:hAnsi="Times New Roman" w:cs="Times New Roman"/>
                <w:color w:val="FF0000"/>
                <w:sz w:val="24"/>
                <w:szCs w:val="24"/>
                <w:shd w:val="clear" w:color="auto" w:fill="FFFFFF"/>
              </w:rPr>
            </w:rPrChange>
          </w:rPr>
          <w:delText xml:space="preserve"> and all the others are zero</w:delText>
        </w:r>
      </w:del>
      <w:r w:rsidRPr="0080518C">
        <w:rPr>
          <w:rFonts w:ascii="Times New Roman" w:hAnsi="Times New Roman" w:cs="Times New Roman"/>
          <w:sz w:val="24"/>
          <w:szCs w:val="24"/>
          <w:shd w:val="clear" w:color="auto" w:fill="FFFFFF"/>
          <w:rPrChange w:id="808" w:author="Zhen Tan" w:date="2022-08-21T17:17:00Z">
            <w:rPr>
              <w:rFonts w:ascii="Times New Roman" w:hAnsi="Times New Roman" w:cs="Times New Roman"/>
              <w:color w:val="333333"/>
              <w:sz w:val="24"/>
              <w:szCs w:val="24"/>
              <w:shd w:val="clear" w:color="auto" w:fill="FFFFFF"/>
            </w:rPr>
          </w:rPrChange>
        </w:rPr>
        <w:t xml:space="preserve">. Namely, </w:t>
      </w:r>
      <w:r w:rsidRPr="0080518C">
        <w:rPr>
          <w:rFonts w:ascii="Times New Roman" w:hAnsi="Times New Roman" w:cs="Times New Roman"/>
          <w:sz w:val="24"/>
          <w:szCs w:val="24"/>
          <w:shd w:val="clear" w:color="auto" w:fill="FFFFFF"/>
        </w:rPr>
        <w:t xml:space="preserve">the following revisions are made if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is first sampled at stage </w:t>
      </w:r>
      <w:r w:rsidRPr="0080518C">
        <w:rPr>
          <w:rFonts w:ascii="Times New Roman" w:hAnsi="Times New Roman" w:cs="Times New Roman"/>
          <w:i/>
          <w:iCs/>
          <w:sz w:val="24"/>
          <w:szCs w:val="24"/>
        </w:rPr>
        <w:t>n</w:t>
      </w:r>
      <w:r w:rsidRPr="0080518C">
        <w:rPr>
          <w:rFonts w:ascii="Times New Roman" w:hAnsi="Times New Roman" w:cs="Times New Roman"/>
          <w:sz w:val="24"/>
          <w:szCs w:val="24"/>
        </w:rPr>
        <w:t xml:space="preserve">: </w:t>
      </w:r>
    </w:p>
    <w:p w14:paraId="6F8A5A05" w14:textId="77777777" w:rsidR="00E67543" w:rsidRPr="0080518C" w:rsidRDefault="00000000" w:rsidP="008052D1">
      <w:pPr>
        <w:adjustRightInd w:val="0"/>
        <w:snapToGrid w:val="0"/>
        <w:jc w:val="center"/>
        <w:rPr>
          <w:rFonts w:ascii="Times New Roman" w:hAnsi="Times New Roman" w:cs="Times New Roman"/>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eastAsia="仿宋"/>
          </w:rPr>
          <m:t>=</m:t>
        </m:r>
        <m:d>
          <m:dPr>
            <m:begChr m:val="["/>
            <m:endChr m:val="]"/>
            <m:ctrlPr>
              <w:rPr>
                <w:rFonts w:ascii="Cambria Math" w:eastAsia="仿宋" w:hAnsi="Cambria Math"/>
                <w:bCs/>
                <w:i/>
              </w:rPr>
            </m:ctrlPr>
          </m:dPr>
          <m:e>
            <m:eqArr>
              <m:eqArrPr>
                <m:ctrlPr>
                  <w:rPr>
                    <w:rFonts w:ascii="Cambria Math" w:eastAsia="仿宋" w:hAnsi="Cambria Math"/>
                    <w:bCs/>
                    <w:i/>
                  </w:rPr>
                </m:ctrlPr>
              </m:eqArr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ctrlPr>
                  <w:rPr>
                    <w:rFonts w:ascii="Cambria Math" w:hAnsi="Cambria Math" w:cs="Cambria Math"/>
                    <w:i/>
                    <w:sz w:val="24"/>
                    <w:szCs w:val="24"/>
                    <w:shd w:val="clear" w:color="auto" w:fill="FFFFFF"/>
                  </w:rPr>
                </m:ctrlPr>
              </m:e>
              <m:e>
                <m:r>
                  <w:rPr>
                    <w:rFonts w:ascii="Cambria Math" w:hAnsi="Cambria Math" w:cs="Cambria Math"/>
                    <w:sz w:val="24"/>
                    <w:szCs w:val="24"/>
                    <w:shd w:val="clear" w:color="auto" w:fill="FFFFFF"/>
                  </w:rPr>
                  <m:t>0</m:t>
                </m:r>
                <m:ctrlPr>
                  <w:rPr>
                    <w:rFonts w:ascii="Cambria Math" w:hAnsi="Cambria Math" w:cs="Cambria Math"/>
                    <w:i/>
                    <w:sz w:val="24"/>
                    <w:szCs w:val="24"/>
                    <w:shd w:val="clear" w:color="auto" w:fill="FFFFFF"/>
                  </w:rPr>
                </m:ctrlPr>
              </m:e>
            </m:eqArr>
          </m:e>
        </m:d>
        <m:r>
          <m:rPr>
            <m:sty m:val="p"/>
          </m:rPr>
          <w:rPr>
            <w:rFonts w:ascii="Cambria Math" w:eastAsia="仿宋" w:hAnsi="Cambria Math"/>
          </w:rPr>
          <m:t xml:space="preserve">,     </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r>
          <w:rPr>
            <w:rFonts w:ascii="Cambria Math" w:hAnsi="Cambria Math" w:cs="Cambria Math"/>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2"/>
                      <m:mcJc m:val="center"/>
                    </m:mcPr>
                  </m:mc>
                </m:mcs>
                <m:ctrlPr>
                  <w:rPr>
                    <w:rFonts w:ascii="Cambria Math" w:eastAsia="仿宋" w:hAnsi="Cambria Math"/>
                    <w:bCs/>
                    <w:iCs/>
                  </w:rPr>
                </m:ctrlPr>
              </m:mPr>
              <m:m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e>
                <m:e>
                  <m:sSup>
                    <m:sSupPr>
                      <m:ctrlPr>
                        <w:rPr>
                          <w:rFonts w:ascii="Cambria Math" w:hAnsi="Cambria Math" w:cs="Cambria Math"/>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sz w:val="24"/>
                          <w:szCs w:val="24"/>
                          <w:shd w:val="clear" w:color="auto" w:fill="FFFFFF"/>
                        </w:rPr>
                        <m:t>T</m:t>
                      </m:r>
                    </m:sup>
                  </m:sSup>
                </m:e>
              </m:mr>
              <m:mr>
                <m:e>
                  <m:r>
                    <m:rPr>
                      <m:sty m:val="bi"/>
                    </m:rPr>
                    <w:rPr>
                      <w:rFonts w:ascii="Cambria Math" w:eastAsia="仿宋" w:hAnsi="Cambria Math"/>
                    </w:rPr>
                    <m:t>0</m:t>
                  </m:r>
                </m:e>
                <m:e>
                  <w:commentRangeStart w:id="809"/>
                  <w:commentRangeStart w:id="810"/>
                  <w:commentRangeStart w:id="811"/>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
                        <m:t>i,0</m:t>
                      </m:r>
                    </m:sup>
                  </m:sSup>
                  <w:commentRangeEnd w:id="809"/>
                  <m:r>
                    <m:rPr>
                      <m:sty m:val="p"/>
                    </m:rPr>
                    <w:rPr>
                      <w:rStyle w:val="afd"/>
                    </w:rPr>
                    <w:commentReference w:id="809"/>
                  </m:r>
                  <w:commentRangeEnd w:id="810"/>
                  <m:r>
                    <m:rPr>
                      <m:sty m:val="p"/>
                    </m:rPr>
                    <w:rPr>
                      <w:rStyle w:val="afd"/>
                    </w:rPr>
                    <w:commentReference w:id="810"/>
                  </m:r>
                  <w:commentRangeEnd w:id="811"/>
                  <m:r>
                    <m:rPr>
                      <m:sty m:val="p"/>
                    </m:rPr>
                    <w:rPr>
                      <w:rStyle w:val="afd"/>
                    </w:rPr>
                    <w:commentReference w:id="811"/>
                  </m:r>
                </m:e>
              </m:mr>
            </m:m>
          </m:e>
        </m:d>
      </m:oMath>
      <w:r w:rsidR="00E67543" w:rsidRPr="0080518C">
        <w:rPr>
          <w:rFonts w:ascii="Times New Roman" w:hAnsi="Times New Roman" w:cs="Times New Roman"/>
          <w:bCs/>
        </w:rPr>
        <w:t>.</w:t>
      </w:r>
    </w:p>
    <w:bookmarkStart w:id="812" w:name="_Hlk46270096"/>
    <w:commentRangeStart w:id="813"/>
    <w:commentRangeStart w:id="814"/>
    <w:p w14:paraId="29AC72EB" w14:textId="00297B8B" w:rsidR="00E67543" w:rsidRPr="0080518C" w:rsidRDefault="00000000" w:rsidP="008052D1">
      <w:pPr>
        <w:adjustRightInd w:val="0"/>
        <w:snapToGrid w:val="0"/>
        <w:rPr>
          <w:rFonts w:ascii="Times New Roman" w:hAnsi="Times New Roman" w:cs="Times New Roman"/>
          <w:bCs/>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oMath>
      <w:bookmarkEnd w:id="812"/>
      <w:r w:rsidR="00E67543" w:rsidRPr="0080518C">
        <w:rPr>
          <w:rFonts w:ascii="Times New Roman" w:hAnsi="Times New Roman" w:cs="Times New Roman"/>
          <w:sz w:val="24"/>
          <w:szCs w:val="24"/>
          <w:shd w:val="clear" w:color="auto" w:fill="FFFFFF"/>
        </w:rPr>
        <w:t xml:space="preserve"> is a row vector that has a commensurate dimension with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sidRPr="0080518C">
        <w:rPr>
          <w:rFonts w:ascii="Times New Roman" w:hAnsi="Times New Roman" w:cs="Times New Roman"/>
          <w:sz w:val="24"/>
          <w:szCs w:val="24"/>
          <w:shd w:val="clear" w:color="auto" w:fill="FFFFFF"/>
        </w:rPr>
        <w:t xml:space="preserve"> and </w:t>
      </w:r>
      <w:del w:id="815" w:author="Zhen Tan" w:date="2022-08-21T17:21:00Z">
        <w:r w:rsidR="00E67543" w:rsidRPr="0080518C" w:rsidDel="001C74A8">
          <w:rPr>
            <w:rFonts w:ascii="Times New Roman" w:hAnsi="Times New Roman" w:cs="Times New Roman"/>
            <w:sz w:val="24"/>
            <w:szCs w:val="24"/>
            <w:shd w:val="clear" w:color="auto" w:fill="FFFFFF"/>
          </w:rPr>
          <w:delText>consists of</w:delText>
        </w:r>
      </w:del>
      <w:ins w:id="816" w:author="Zhen Tan" w:date="2022-08-21T17:21:00Z">
        <w:r w:rsidR="001C74A8" w:rsidRPr="0080518C">
          <w:rPr>
            <w:rFonts w:ascii="Times New Roman" w:hAnsi="Times New Roman" w:cs="Times New Roman"/>
            <w:sz w:val="24"/>
            <w:szCs w:val="24"/>
            <w:shd w:val="clear" w:color="auto" w:fill="FFFFFF"/>
          </w:rPr>
          <w:t>has</w:t>
        </w:r>
      </w:ins>
      <w:r w:rsidR="00E67543" w:rsidRPr="0080518C">
        <w:rPr>
          <w:rFonts w:ascii="Times New Roman" w:hAnsi="Times New Roman" w:cs="Times New Roman"/>
          <w:sz w:val="24"/>
          <w:szCs w:val="24"/>
          <w:shd w:val="clear" w:color="auto" w:fill="FFFFFF"/>
        </w:rPr>
        <w:t xml:space="preserv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oMath>
      <w:r w:rsidR="00E67543" w:rsidRPr="0080518C">
        <w:rPr>
          <w:rFonts w:ascii="Times New Roman" w:hAnsi="Times New Roman" w:cs="Times New Roman"/>
          <w:sz w:val="24"/>
          <w:szCs w:val="24"/>
          <w:shd w:val="clear" w:color="auto" w:fill="FFFFFF"/>
        </w:rPr>
        <w:t xml:space="preserve"> </w:t>
      </w:r>
      <w:del w:id="817" w:author="Zhen Tan" w:date="2022-08-21T17:21:00Z">
        <w:r w:rsidR="00E67543" w:rsidRPr="0080518C" w:rsidDel="001C74A8">
          <w:rPr>
            <w:rFonts w:ascii="Times New Roman" w:hAnsi="Times New Roman" w:cs="Times New Roman"/>
            <w:sz w:val="24"/>
            <w:szCs w:val="24"/>
            <w:shd w:val="clear" w:color="auto" w:fill="FFFFFF"/>
            <w:rPrChange w:id="818" w:author="Zhen Tan" w:date="2022-08-21T17:23:00Z">
              <w:rPr>
                <w:rFonts w:ascii="Times New Roman" w:hAnsi="Times New Roman" w:cs="Times New Roman"/>
                <w:color w:val="333333"/>
                <w:sz w:val="24"/>
                <w:szCs w:val="24"/>
                <w:highlight w:val="yellow"/>
                <w:shd w:val="clear" w:color="auto" w:fill="FFFFFF"/>
              </w:rPr>
            </w:rPrChange>
          </w:rPr>
          <w:delText xml:space="preserve">at </w:delText>
        </w:r>
      </w:del>
      <w:ins w:id="819" w:author="Zhen Tan" w:date="2022-08-21T17:21:00Z">
        <w:r w:rsidR="001C74A8" w:rsidRPr="0080518C">
          <w:rPr>
            <w:rFonts w:ascii="Times New Roman" w:hAnsi="Times New Roman" w:cs="Times New Roman"/>
            <w:sz w:val="24"/>
            <w:szCs w:val="24"/>
            <w:shd w:val="clear" w:color="auto" w:fill="FFFFFF"/>
            <w:rPrChange w:id="820" w:author="Zhen Tan" w:date="2022-08-21T17:23:00Z">
              <w:rPr>
                <w:rFonts w:ascii="Times New Roman" w:hAnsi="Times New Roman" w:cs="Times New Roman"/>
                <w:color w:val="333333"/>
                <w:sz w:val="24"/>
                <w:szCs w:val="24"/>
                <w:highlight w:val="yellow"/>
                <w:shd w:val="clear" w:color="auto" w:fill="FFFFFF"/>
              </w:rPr>
            </w:rPrChange>
          </w:rPr>
          <w:t xml:space="preserve">as </w:t>
        </w:r>
      </w:ins>
      <w:r w:rsidR="00E67543" w:rsidRPr="0080518C">
        <w:rPr>
          <w:rFonts w:ascii="Times New Roman" w:hAnsi="Times New Roman" w:cs="Times New Roman"/>
          <w:sz w:val="24"/>
          <w:szCs w:val="24"/>
          <w:shd w:val="clear" w:color="auto" w:fill="FFFFFF"/>
          <w:rPrChange w:id="821" w:author="Zhen Tan" w:date="2022-08-21T17:23:00Z">
            <w:rPr>
              <w:rFonts w:ascii="Times New Roman" w:hAnsi="Times New Roman" w:cs="Times New Roman"/>
              <w:color w:val="333333"/>
              <w:sz w:val="24"/>
              <w:szCs w:val="24"/>
              <w:highlight w:val="yellow"/>
              <w:shd w:val="clear" w:color="auto" w:fill="FFFFFF"/>
            </w:rPr>
          </w:rPrChange>
        </w:rPr>
        <w:t xml:space="preserve">the </w:t>
      </w:r>
      <w:r w:rsidR="00E67543" w:rsidRPr="0080518C">
        <w:rPr>
          <w:rFonts w:ascii="Times New Roman" w:hAnsi="Times New Roman" w:cs="Times New Roman"/>
          <w:i/>
          <w:iCs/>
          <w:sz w:val="24"/>
          <w:szCs w:val="24"/>
          <w:shd w:val="clear" w:color="auto" w:fill="FFFFFF"/>
          <w:rPrChange w:id="822" w:author="Zhen Tan" w:date="2022-08-21T17:23:00Z">
            <w:rPr>
              <w:rFonts w:ascii="Times New Roman" w:hAnsi="Times New Roman" w:cs="Times New Roman"/>
              <w:i/>
              <w:iCs/>
              <w:color w:val="333333"/>
              <w:sz w:val="24"/>
              <w:szCs w:val="24"/>
              <w:highlight w:val="yellow"/>
              <w:shd w:val="clear" w:color="auto" w:fill="FFFFFF"/>
            </w:rPr>
          </w:rPrChange>
        </w:rPr>
        <w:t>j</w:t>
      </w:r>
      <w:r w:rsidR="00E67543" w:rsidRPr="0080518C">
        <w:rPr>
          <w:rFonts w:ascii="Times New Roman" w:hAnsi="Times New Roman" w:cs="Times New Roman"/>
          <w:sz w:val="24"/>
          <w:szCs w:val="24"/>
          <w:shd w:val="clear" w:color="auto" w:fill="FFFFFF"/>
          <w:rPrChange w:id="823" w:author="Zhen Tan" w:date="2022-08-21T17:23:00Z">
            <w:rPr>
              <w:rFonts w:ascii="Times New Roman" w:hAnsi="Times New Roman" w:cs="Times New Roman"/>
              <w:color w:val="333333"/>
              <w:sz w:val="24"/>
              <w:szCs w:val="24"/>
              <w:highlight w:val="yellow"/>
              <w:shd w:val="clear" w:color="auto" w:fill="FFFFFF"/>
            </w:rPr>
          </w:rPrChange>
        </w:rPr>
        <w:t>-th entry</w:t>
      </w:r>
      <w:r w:rsidR="00E67543" w:rsidRPr="0080518C">
        <w:rPr>
          <w:rFonts w:ascii="Times New Roman" w:hAnsi="Times New Roman" w:cs="Times New Roman"/>
          <w:sz w:val="24"/>
          <w:szCs w:val="24"/>
          <w:shd w:val="clear" w:color="auto" w:fill="FFFFFF"/>
        </w:rPr>
        <w:t xml:space="preserve"> for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del w:id="824" w:author="Zhen Tan" w:date="2022-08-21T17:21:00Z">
        <w:r w:rsidR="00E67543" w:rsidRPr="0080518C" w:rsidDel="001C74A8">
          <w:rPr>
            <w:rFonts w:ascii="Times New Roman" w:hAnsi="Times New Roman" w:cs="Times New Roman"/>
            <w:bCs/>
            <w:sz w:val="24"/>
            <w:szCs w:val="24"/>
          </w:rPr>
          <w:delText>,</w:delText>
        </w:r>
      </w:del>
      <w:r w:rsidR="00E67543" w:rsidRPr="0080518C">
        <w:rPr>
          <w:rFonts w:ascii="Times New Roman" w:hAnsi="Times New Roman" w:cs="Times New Roman"/>
          <w:sz w:val="24"/>
          <w:szCs w:val="24"/>
          <w:shd w:val="clear" w:color="auto" w:fill="FFFFFF"/>
        </w:rPr>
        <w:t xml:space="preserve"> and </w:t>
      </w:r>
      <w:ins w:id="825" w:author="Zhen Tan" w:date="2022-08-21T17:22:00Z">
        <w:r w:rsidR="00C73A62" w:rsidRPr="0080518C">
          <w:rPr>
            <w:rFonts w:ascii="Times New Roman" w:hAnsi="Times New Roman" w:cs="Times New Roman"/>
            <w:sz w:val="24"/>
            <w:szCs w:val="24"/>
            <w:shd w:val="clear" w:color="auto" w:fill="FFFFFF"/>
          </w:rPr>
          <w:t xml:space="preserve">has </w:t>
        </w:r>
        <w:r w:rsidR="00C73A62" w:rsidRPr="0080518C">
          <w:rPr>
            <w:rFonts w:ascii="Times New Roman" w:hAnsi="Times New Roman" w:cs="Times New Roman"/>
            <w:sz w:val="24"/>
            <w:szCs w:val="24"/>
            <w:shd w:val="clear" w:color="auto" w:fill="FFFFFF"/>
            <w:rPrChange w:id="826" w:author="Zhen Tan" w:date="2022-08-21T17:23:00Z">
              <w:rPr>
                <w:rFonts w:ascii="Times New Roman" w:hAnsi="Times New Roman" w:cs="Times New Roman"/>
                <w:color w:val="FF0000"/>
                <w:sz w:val="24"/>
                <w:szCs w:val="24"/>
                <w:shd w:val="clear" w:color="auto" w:fill="FFFFFF"/>
              </w:rPr>
            </w:rPrChange>
          </w:rPr>
          <w:t>zeros elsewhere</w:t>
        </w:r>
        <w:commentRangeStart w:id="827"/>
        <w:commentRangeEnd w:id="827"/>
        <w:r w:rsidR="00C73A62" w:rsidRPr="0080518C">
          <w:rPr>
            <w:rStyle w:val="afd"/>
          </w:rPr>
          <w:commentReference w:id="827"/>
        </w:r>
        <w:r w:rsidR="00C73A62" w:rsidRPr="0080518C">
          <w:rPr>
            <w:rFonts w:ascii="Times New Roman" w:hAnsi="Times New Roman" w:cs="Times New Roman"/>
            <w:sz w:val="24"/>
            <w:szCs w:val="24"/>
            <w:shd w:val="clear" w:color="auto" w:fill="FFFFFF"/>
            <w:rPrChange w:id="828" w:author="Zhen Tan" w:date="2022-08-21T17:23:00Z">
              <w:rPr>
                <w:rFonts w:ascii="Times New Roman" w:hAnsi="Times New Roman" w:cs="Times New Roman"/>
                <w:color w:val="FF0000"/>
                <w:sz w:val="24"/>
                <w:szCs w:val="24"/>
                <w:shd w:val="clear" w:color="auto" w:fill="FFFFFF"/>
              </w:rPr>
            </w:rPrChange>
          </w:rPr>
          <w:t xml:space="preserve"> except that a </w:t>
        </w:r>
        <w:commentRangeStart w:id="829"/>
        <w:commentRangeEnd w:id="829"/>
        <w:r w:rsidR="00C73A62" w:rsidRPr="0080518C">
          <w:rPr>
            <w:rStyle w:val="afd"/>
          </w:rPr>
          <w:commentReference w:id="829"/>
        </w:r>
      </w:ins>
      <w:del w:id="830" w:author="Zhen Tan" w:date="2022-08-21T17:20:00Z">
        <w:r w:rsidR="00E67543" w:rsidRPr="0080518C" w:rsidDel="001C74A8">
          <w:rPr>
            <w:rFonts w:ascii="Times New Roman" w:hAnsi="Times New Roman" w:cs="Times New Roman"/>
            <w:sz w:val="24"/>
            <w:szCs w:val="24"/>
            <w:shd w:val="clear" w:color="auto" w:fill="FFFFFF"/>
            <w:rPrChange w:id="831" w:author="Zhen Tan" w:date="2022-08-21T17:23:00Z">
              <w:rPr>
                <w:rFonts w:ascii="Times New Roman" w:hAnsi="Times New Roman" w:cs="Times New Roman"/>
                <w:color w:val="333333"/>
                <w:sz w:val="24"/>
                <w:szCs w:val="24"/>
                <w:shd w:val="clear" w:color="auto" w:fill="FFFFFF"/>
              </w:rPr>
            </w:rPrChange>
          </w:rPr>
          <w:delText xml:space="preserve">one </w:delText>
        </w:r>
      </w:del>
      <w:ins w:id="832" w:author="Zhen Tan" w:date="2022-08-21T17:20:00Z">
        <w:r w:rsidR="001C74A8" w:rsidRPr="0080518C">
          <w:rPr>
            <w:rFonts w:ascii="Times New Roman" w:hAnsi="Times New Roman" w:cs="Times New Roman"/>
            <w:sz w:val="24"/>
            <w:szCs w:val="24"/>
            <w:shd w:val="clear" w:color="auto" w:fill="FFFFFF"/>
            <w:rPrChange w:id="833" w:author="Zhen Tan" w:date="2022-08-21T17:23:00Z">
              <w:rPr>
                <w:rFonts w:ascii="Times New Roman" w:hAnsi="Times New Roman" w:cs="Times New Roman"/>
                <w:color w:val="333333"/>
                <w:sz w:val="24"/>
                <w:szCs w:val="24"/>
                <w:shd w:val="clear" w:color="auto" w:fill="FFFFFF"/>
              </w:rPr>
            </w:rPrChange>
          </w:rPr>
          <w:t xml:space="preserve">1 </w:t>
        </w:r>
      </w:ins>
      <w:r w:rsidR="00E67543" w:rsidRPr="0080518C">
        <w:rPr>
          <w:rFonts w:ascii="Times New Roman" w:hAnsi="Times New Roman" w:cs="Times New Roman"/>
          <w:sz w:val="24"/>
          <w:szCs w:val="24"/>
          <w:shd w:val="clear" w:color="auto" w:fill="FFFFFF"/>
          <w:rPrChange w:id="834" w:author="Zhen Tan" w:date="2022-08-21T17:23:00Z">
            <w:rPr>
              <w:rFonts w:ascii="Times New Roman" w:hAnsi="Times New Roman" w:cs="Times New Roman"/>
              <w:color w:val="333333"/>
              <w:sz w:val="24"/>
              <w:szCs w:val="24"/>
              <w:shd w:val="clear" w:color="auto" w:fill="FFFFFF"/>
            </w:rPr>
          </w:rPrChange>
        </w:rPr>
        <w:t xml:space="preserve">at the entry </w:t>
      </w:r>
      <w:r w:rsidR="00E67543" w:rsidRPr="0080518C">
        <w:rPr>
          <w:rFonts w:ascii="Times New Roman" w:hAnsi="Times New Roman" w:cs="Times New Roman"/>
          <w:sz w:val="24"/>
          <w:szCs w:val="24"/>
          <w:shd w:val="clear" w:color="auto" w:fill="FFFFFF"/>
          <w:rPrChange w:id="835" w:author="Zhen Tan" w:date="2022-08-21T17:23:00Z">
            <w:rPr>
              <w:rFonts w:ascii="Times New Roman" w:hAnsi="Times New Roman" w:cs="Times New Roman"/>
              <w:color w:val="FF0000"/>
              <w:sz w:val="24"/>
              <w:szCs w:val="24"/>
              <w:shd w:val="clear" w:color="auto" w:fill="FFFFFF"/>
            </w:rPr>
          </w:rPrChange>
        </w:rPr>
        <w:t xml:space="preserve">whose index is the same with that of the entry in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Change w:id="836" w:author="Zhen Tan" w:date="2022-08-21T17:23:00Z">
                  <w:rPr>
                    <w:rFonts w:ascii="Cambria Math" w:eastAsia="Cambria Math" w:hAnsi="Cambria Math" w:cs="Cambria Math"/>
                    <w:color w:val="FF0000"/>
                    <w:sz w:val="24"/>
                    <w:szCs w:val="24"/>
                  </w:rPr>
                </w:rPrChange>
              </w:rPr>
              <m:t>β</m:t>
            </m:r>
          </m:e>
          <m:sup>
            <m:r>
              <w:rPr>
                <w:rFonts w:ascii="Cambria Math" w:eastAsia="微软雅黑" w:hAnsi="Cambria Math" w:cs="微软雅黑"/>
                <w:sz w:val="24"/>
                <w:szCs w:val="24"/>
                <w:shd w:val="clear" w:color="auto" w:fill="FFFFFF"/>
                <w:rPrChange w:id="837" w:author="Zhen Tan" w:date="2022-08-21T17:23:00Z">
                  <w:rPr>
                    <w:rFonts w:ascii="Cambria Math" w:eastAsia="微软雅黑" w:hAnsi="Cambria Math" w:cs="微软雅黑"/>
                    <w:color w:val="FF0000"/>
                    <w:sz w:val="24"/>
                    <w:szCs w:val="24"/>
                    <w:shd w:val="clear" w:color="auto" w:fill="FFFFFF"/>
                  </w:rPr>
                </w:rPrChange>
              </w:rPr>
              <m:t>i,n</m:t>
            </m:r>
          </m:sup>
        </m:sSup>
      </m:oMath>
      <w:r w:rsidR="00E67543" w:rsidRPr="0080518C">
        <w:rPr>
          <w:rFonts w:ascii="Times New Roman" w:hAnsi="Times New Roman" w:cs="Times New Roman"/>
          <w:sz w:val="24"/>
          <w:szCs w:val="24"/>
          <w:shd w:val="clear" w:color="auto" w:fill="FFFFFF"/>
          <w:rPrChange w:id="838" w:author="Zhen Tan" w:date="2022-08-21T17:23:00Z">
            <w:rPr>
              <w:rFonts w:ascii="Times New Roman" w:hAnsi="Times New Roman" w:cs="Times New Roman"/>
              <w:color w:val="FF0000"/>
              <w:sz w:val="24"/>
              <w:szCs w:val="24"/>
              <w:shd w:val="clear" w:color="auto" w:fill="FFFFFF"/>
            </w:rPr>
          </w:rPrChange>
        </w:rPr>
        <w:t xml:space="preserve"> corresponding to the </w:t>
      </w:r>
      <w:commentRangeStart w:id="839"/>
      <w:commentRangeStart w:id="840"/>
      <w:r w:rsidR="00E67543" w:rsidRPr="0080518C">
        <w:rPr>
          <w:rFonts w:ascii="Times New Roman" w:hAnsi="Times New Roman" w:cs="Times New Roman"/>
          <w:sz w:val="24"/>
          <w:szCs w:val="24"/>
          <w:shd w:val="clear" w:color="auto" w:fill="FFFFFF"/>
          <w:rPrChange w:id="841" w:author="Zhen Tan" w:date="2022-08-21T17:23:00Z">
            <w:rPr>
              <w:rFonts w:ascii="Times New Roman" w:hAnsi="Times New Roman" w:cs="Times New Roman"/>
              <w:color w:val="FF0000"/>
              <w:sz w:val="24"/>
              <w:szCs w:val="24"/>
              <w:shd w:val="clear" w:color="auto" w:fill="FFFFFF"/>
            </w:rPr>
          </w:rPrChange>
        </w:rPr>
        <w:t xml:space="preserve">deviation term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Change w:id="842" w:author="Zhen Tan" w:date="2022-08-21T17:23:00Z">
                  <w:rPr>
                    <w:rFonts w:ascii="Cambria Math" w:eastAsia="Cambria Math" w:hAnsi="Cambria Math" w:cs="Cambria Math"/>
                    <w:color w:val="FF0000"/>
                    <w:sz w:val="24"/>
                    <w:szCs w:val="24"/>
                  </w:rPr>
                </w:rPrChange>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Change w:id="843" w:author="Zhen Tan" w:date="2022-08-21T17:23:00Z">
                      <w:rPr>
                        <w:rFonts w:ascii="Cambria Math" w:hAnsi="Cambria Math" w:cs="Times New Roman"/>
                        <w:color w:val="FF0000"/>
                        <w:sz w:val="24"/>
                        <w:szCs w:val="24"/>
                      </w:rPr>
                    </w:rPrChange>
                  </w:rPr>
                  <m:t>x</m:t>
                </m:r>
              </m:e>
              <m:sup>
                <m:r>
                  <w:rPr>
                    <w:rFonts w:ascii="Cambria Math" w:hAnsi="Cambria Math" w:cs="Times New Roman"/>
                    <w:sz w:val="24"/>
                    <w:szCs w:val="24"/>
                    <w:rPrChange w:id="844" w:author="Zhen Tan" w:date="2022-08-21T17:23:00Z">
                      <w:rPr>
                        <w:rFonts w:ascii="Cambria Math" w:hAnsi="Cambria Math" w:cs="Times New Roman"/>
                        <w:color w:val="FF0000"/>
                        <w:sz w:val="24"/>
                        <w:szCs w:val="24"/>
                      </w:rPr>
                    </w:rPrChange>
                  </w:rPr>
                  <m:t>n</m:t>
                </m:r>
              </m:sup>
            </m:sSup>
          </m:sub>
          <m:sup>
            <m:r>
              <w:rPr>
                <w:rFonts w:ascii="Cambria Math" w:eastAsia="宋体" w:hAnsi="Times New Roman" w:cs="Times New Roman"/>
                <w:sz w:val="24"/>
                <w:szCs w:val="24"/>
                <w:rPrChange w:id="845" w:author="Zhen Tan" w:date="2022-08-21T17:23:00Z">
                  <w:rPr>
                    <w:rFonts w:ascii="Cambria Math" w:eastAsia="宋体" w:hAnsi="Times New Roman" w:cs="Times New Roman"/>
                    <w:color w:val="FF0000"/>
                    <w:sz w:val="24"/>
                    <w:szCs w:val="24"/>
                  </w:rPr>
                </w:rPrChange>
              </w:rPr>
              <m:t>i</m:t>
            </m:r>
          </m:sup>
        </m:sSubSup>
        <w:commentRangeEnd w:id="839"/>
        <m:r>
          <m:rPr>
            <m:sty m:val="p"/>
          </m:rPr>
          <w:rPr>
            <w:rStyle w:val="afd"/>
          </w:rPr>
          <w:commentReference w:id="839"/>
        </m:r>
        <w:commentRangeEnd w:id="840"/>
        <m:r>
          <m:rPr>
            <m:sty m:val="p"/>
          </m:rPr>
          <w:rPr>
            <w:rStyle w:val="afd"/>
          </w:rPr>
          <w:commentReference w:id="840"/>
        </m:r>
      </m:oMath>
      <w:del w:id="846" w:author="Zhen Tan" w:date="2022-08-21T17:23:00Z">
        <w:r w:rsidR="00E67543" w:rsidRPr="0080518C" w:rsidDel="00C73A62">
          <w:rPr>
            <w:rFonts w:ascii="Times New Roman" w:hAnsi="Times New Roman" w:cs="Times New Roman"/>
            <w:sz w:val="24"/>
            <w:szCs w:val="24"/>
            <w:shd w:val="clear" w:color="auto" w:fill="FFFFFF"/>
            <w:rPrChange w:id="847" w:author="Zhen Tan" w:date="2022-08-21T17:23:00Z">
              <w:rPr>
                <w:rFonts w:ascii="Times New Roman" w:hAnsi="Times New Roman" w:cs="Times New Roman"/>
                <w:color w:val="FF0000"/>
                <w:sz w:val="24"/>
                <w:szCs w:val="24"/>
                <w:shd w:val="clear" w:color="auto" w:fill="FFFFFF"/>
              </w:rPr>
            </w:rPrChange>
          </w:rPr>
          <w:delText>, and</w:delText>
        </w:r>
      </w:del>
      <w:del w:id="848" w:author="Zhen Tan" w:date="2022-08-21T17:22:00Z">
        <w:r w:rsidR="00E67543" w:rsidRPr="0080518C" w:rsidDel="00C73A62">
          <w:rPr>
            <w:rFonts w:ascii="Times New Roman" w:hAnsi="Times New Roman" w:cs="Times New Roman"/>
            <w:sz w:val="24"/>
            <w:szCs w:val="24"/>
            <w:shd w:val="clear" w:color="auto" w:fill="FFFFFF"/>
            <w:rPrChange w:id="849" w:author="Zhen Tan" w:date="2022-08-21T17:23:00Z">
              <w:rPr>
                <w:rFonts w:ascii="Times New Roman" w:hAnsi="Times New Roman" w:cs="Times New Roman"/>
                <w:color w:val="FF0000"/>
                <w:sz w:val="24"/>
                <w:szCs w:val="24"/>
                <w:shd w:val="clear" w:color="auto" w:fill="FFFFFF"/>
              </w:rPr>
            </w:rPrChange>
          </w:rPr>
          <w:delText xml:space="preserve"> zeros elsewhere</w:delText>
        </w:r>
        <w:commentRangeEnd w:id="813"/>
        <w:r w:rsidR="00E67543" w:rsidRPr="0080518C" w:rsidDel="00C73A62">
          <w:rPr>
            <w:rStyle w:val="afd"/>
          </w:rPr>
          <w:commentReference w:id="813"/>
        </w:r>
        <w:commentRangeEnd w:id="814"/>
        <w:r w:rsidR="00E67543" w:rsidRPr="0080518C" w:rsidDel="00C73A62">
          <w:rPr>
            <w:rStyle w:val="afd"/>
          </w:rPr>
          <w:commentReference w:id="814"/>
        </w:r>
      </w:del>
      <w:r w:rsidR="00E67543" w:rsidRPr="0080518C">
        <w:rPr>
          <w:rFonts w:ascii="Times New Roman" w:hAnsi="Times New Roman" w:cs="Times New Roman"/>
          <w:sz w:val="24"/>
          <w:szCs w:val="24"/>
          <w:shd w:val="clear" w:color="auto" w:fill="FFFFFF"/>
          <w:rPrChange w:id="850" w:author="Zhen Tan" w:date="2022-08-21T17:23:00Z">
            <w:rPr>
              <w:rFonts w:ascii="Times New Roman" w:hAnsi="Times New Roman" w:cs="Times New Roman"/>
              <w:color w:val="333333"/>
              <w:sz w:val="24"/>
              <w:szCs w:val="24"/>
              <w:shd w:val="clear" w:color="auto" w:fill="FFFFFF"/>
            </w:rPr>
          </w:rPrChange>
        </w:rPr>
        <w:t xml:space="preserve">. For instance, suppose the last entry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00E67543" w:rsidRPr="0080518C">
        <w:rPr>
          <w:rFonts w:ascii="Times New Roman" w:hAnsi="Times New Roman" w:cs="Times New Roman"/>
          <w:sz w:val="24"/>
          <w:szCs w:val="24"/>
          <w:shd w:val="clear" w:color="auto" w:fill="FFFFFF"/>
        </w:rPr>
        <w:t xml:space="preserve"> corresponds to </w:t>
      </w:r>
      <m:oMath>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eastAsia="宋体" w:hAnsi="Times New Roman" w:cs="Times New Roman"/>
                <w:sz w:val="24"/>
                <w:szCs w:val="24"/>
              </w:rPr>
              <m:t>i</m:t>
            </m:r>
          </m:sup>
        </m:sSubSup>
      </m:oMath>
      <w:r w:rsidR="00E67543" w:rsidRPr="0080518C">
        <w:rPr>
          <w:rFonts w:ascii="Times New Roman" w:hAnsi="Times New Roman" w:cs="Times New Roman"/>
          <w:bCs/>
          <w:sz w:val="24"/>
          <w:szCs w:val="24"/>
        </w:rPr>
        <w:t xml:space="preserve">, </w:t>
      </w:r>
      <w:r w:rsidR="00E67543" w:rsidRPr="0080518C">
        <w:rPr>
          <w:rFonts w:ascii="Times New Roman" w:hAnsi="Times New Roman" w:cs="Times New Roman" w:hint="eastAsia"/>
          <w:bCs/>
          <w:sz w:val="24"/>
          <w:szCs w:val="24"/>
        </w:rPr>
        <w:t>then</w:t>
      </w:r>
      <w:r w:rsidR="00E67543" w:rsidRPr="0080518C">
        <w:rPr>
          <w:rFonts w:ascii="Times New Roman" w:hAnsi="Times New Roman" w:cs="Times New Roman"/>
          <w:bCs/>
          <w:sz w:val="24"/>
          <w:szCs w:val="24"/>
        </w:rPr>
        <w:t xml:space="preserve"> we have </w:t>
      </w:r>
    </w:p>
    <w:p w14:paraId="57C17A03" w14:textId="77777777" w:rsidR="00E67543" w:rsidRPr="0080518C" w:rsidRDefault="00000000" w:rsidP="008052D1">
      <w:pPr>
        <w:adjustRightInd w:val="0"/>
        <w:snapToGrid w:val="0"/>
        <w:jc w:val="center"/>
        <w:rPr>
          <w:rFonts w:ascii="Times New Roman" w:hAnsi="Times New Roman" w:cs="Times New Roman"/>
          <w:sz w:val="24"/>
          <w:szCs w:val="24"/>
          <w:shd w:val="clear" w:color="auto" w:fill="FFFFFF"/>
        </w:rPr>
      </w:pP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m:rPr>
            <m:sty m:val="p"/>
          </m:rPr>
          <w:rPr>
            <w:rFonts w:ascii="Cambria Math" w:hAnsi="Cambria Math" w:cs="Times New Roman"/>
            <w:sz w:val="24"/>
            <w:szCs w:val="24"/>
            <w:shd w:val="clear" w:color="auto" w:fill="FFFFFF"/>
          </w:rPr>
          <m:t xml:space="preserve"> </m:t>
        </m:r>
        <m:r>
          <w:rPr>
            <w:rFonts w:ascii="Cambria Math" w:hAnsi="Cambria Math" w:cs="Cambria Math"/>
            <w:sz w:val="24"/>
            <w:szCs w:val="24"/>
            <w:shd w:val="clear" w:color="auto" w:fill="FFFFFF"/>
          </w:rPr>
          <m:t>=</m:t>
        </m:r>
        <m:r>
          <m:rPr>
            <m:sty m:val="p"/>
          </m:rPr>
          <w:rPr>
            <w:rFonts w:ascii="Cambria Math" w:eastAsia="仿宋" w:hAnsi="Cambria Math"/>
          </w:rPr>
          <m:t xml:space="preserve"> </m:t>
        </m:r>
        <m:d>
          <m:dPr>
            <m:begChr m:val="["/>
            <m:endChr m:val="]"/>
            <m:ctrlPr>
              <w:rPr>
                <w:rFonts w:ascii="Cambria Math" w:eastAsia="仿宋" w:hAnsi="Cambria Math"/>
                <w:bCs/>
                <w:i/>
              </w:rPr>
            </m:ctrlPr>
          </m:dPr>
          <m:e>
            <m:m>
              <m:mPr>
                <m:mcs>
                  <m:mc>
                    <m:mcPr>
                      <m:count m:val="3"/>
                      <m:mcJc m:val="center"/>
                    </m:mcPr>
                  </m:mc>
                </m:mcs>
                <m:ctrlPr>
                  <w:rPr>
                    <w:rFonts w:ascii="Cambria Math" w:eastAsia="仿宋" w:hAnsi="Cambria Math"/>
                    <w:bCs/>
                    <w:iCs/>
                  </w:rPr>
                </m:ctrlPr>
              </m:mPr>
              <m:mr>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1</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e>
                <m:e>
                  <m:r>
                    <w:rPr>
                      <w:rFonts w:ascii="MS Mincho" w:eastAsia="MS Mincho" w:hAnsi="MS Mincho" w:cs="MS Mincho" w:hint="eastAsia"/>
                    </w:rPr>
                    <m:t>⋯</m:t>
                  </m:r>
                </m:e>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d>
                  <m:m>
                    <m:mPr>
                      <m:mcs>
                        <m:mc>
                          <m:mcPr>
                            <m:count m:val="2"/>
                            <m:mcJc m:val="center"/>
                          </m:mcPr>
                        </m:mc>
                      </m:mcs>
                      <m:ctrlPr>
                        <w:rPr>
                          <w:rFonts w:ascii="Cambria Math" w:eastAsia="仿宋" w:hAnsi="Cambria Math"/>
                          <w:bCs/>
                          <w:i/>
                          <w:iCs/>
                        </w:rPr>
                      </m:ctrlPr>
                    </m:mPr>
                    <m:mr>
                      <m:e>
                        <m:r>
                          <w:rPr>
                            <w:rFonts w:ascii="Cambria Math" w:eastAsia="宋体" w:hAnsi="Times New Roman" w:cs="Times New Roman"/>
                            <w:sz w:val="24"/>
                            <w:szCs w:val="24"/>
                          </w:rPr>
                          <m:t xml:space="preserve">     </m:t>
                        </m:r>
                        <m:sSup>
                          <m:sSupPr>
                            <m:ctrlPr>
                              <w:rPr>
                                <w:rFonts w:ascii="Cambria Math" w:hAnsi="Cambria Math" w:cs="Cambria Math"/>
                                <w:sz w:val="24"/>
                                <w:szCs w:val="24"/>
                                <w:shd w:val="clear" w:color="auto" w:fill="FFFFFF"/>
                              </w:rPr>
                            </m:ctrlPr>
                          </m:sSupPr>
                          <m:e>
                            <m:r>
                              <m:rPr>
                                <m:sty m:val="bi"/>
                              </m:rPr>
                              <w:rPr>
                                <w:rFonts w:ascii="Cambria Math" w:eastAsia="仿宋" w:hAnsi="Cambria Math"/>
                              </w:rPr>
                              <m:t>0</m:t>
                            </m:r>
                          </m:e>
                          <m:sup>
                            <m:r>
                              <m:rPr>
                                <m:sty m:val="p"/>
                              </m:rPr>
                              <w:rPr>
                                <w:rFonts w:ascii="Cambria Math" w:hAnsi="Cambria Math" w:cs="Cambria Math"/>
                                <w:sz w:val="24"/>
                                <w:szCs w:val="24"/>
                                <w:shd w:val="clear" w:color="auto" w:fill="FFFFFF"/>
                              </w:rPr>
                              <m:t>T</m:t>
                            </m:r>
                          </m:sup>
                        </m:sSup>
                      </m:e>
                      <m:e>
                        <m:r>
                          <w:rPr>
                            <w:rFonts w:ascii="Cambria Math" w:eastAsia="仿宋" w:hAnsi="Cambria Math"/>
                          </w:rPr>
                          <m:t>1</m:t>
                        </m:r>
                      </m:e>
                    </m:mr>
                  </m:m>
                </m:e>
              </m:mr>
            </m:m>
          </m:e>
        </m:d>
      </m:oMath>
      <w:r w:rsidR="00E67543" w:rsidRPr="0080518C">
        <w:rPr>
          <w:rFonts w:ascii="Times New Roman" w:hAnsi="Times New Roman" w:cs="Times New Roman"/>
          <w:bCs/>
        </w:rPr>
        <w:t>.</w:t>
      </w:r>
    </w:p>
    <w:p w14:paraId="369DCE70" w14:textId="77777777" w:rsidR="00B9296B" w:rsidRPr="0080518C" w:rsidRDefault="00B9296B" w:rsidP="008052D1">
      <w:pPr>
        <w:adjustRightInd w:val="0"/>
        <w:snapToGrid w:val="0"/>
        <w:rPr>
          <w:ins w:id="851" w:author="Zhen Tan" w:date="2022-08-21T22:02:00Z"/>
          <w:rFonts w:ascii="Times New Roman" w:hAnsi="Times New Roman" w:cs="Times New Roman"/>
          <w:sz w:val="24"/>
          <w:szCs w:val="24"/>
          <w:shd w:val="clear" w:color="auto" w:fill="FFFFFF"/>
        </w:rPr>
      </w:pPr>
    </w:p>
    <w:p w14:paraId="34729A5C" w14:textId="287549D2" w:rsidR="00E67543" w:rsidRPr="0080518C" w:rsidRDefault="00E67543" w:rsidP="008052D1">
      <w:pPr>
        <w:adjustRightInd w:val="0"/>
        <w:snapToGrid w:val="0"/>
        <w:rPr>
          <w:rFonts w:ascii="Times New Roman" w:hAnsi="Times New Roman" w:cs="Times New Roman"/>
          <w:sz w:val="24"/>
          <w:szCs w:val="24"/>
          <w:shd w:val="clear" w:color="auto" w:fill="FFFFFF"/>
        </w:rPr>
      </w:pPr>
      <w:r w:rsidRPr="0080518C">
        <w:rPr>
          <w:rFonts w:ascii="Times New Roman" w:hAnsi="Times New Roman" w:cs="Times New Roman"/>
          <w:sz w:val="24"/>
          <w:szCs w:val="24"/>
          <w:shd w:val="clear" w:color="auto" w:fill="FFFFFF"/>
        </w:rPr>
        <w:t>The updating equation (</w:t>
      </w:r>
      <w:ins w:id="852" w:author="Zhen Tan" w:date="2022-08-21T17:24:00Z">
        <w:r w:rsidR="00C73A62" w:rsidRPr="0080518C">
          <w:rPr>
            <w:rFonts w:ascii="Times New Roman" w:hAnsi="Times New Roman" w:cs="Times New Roman"/>
            <w:sz w:val="24"/>
            <w:szCs w:val="24"/>
            <w:shd w:val="clear" w:color="auto" w:fill="FFFFFF"/>
          </w:rPr>
          <w:t>9</w:t>
        </w:r>
      </w:ins>
      <w:del w:id="853" w:author="Zhen Tan" w:date="2022-08-21T17:24:00Z">
        <w:r w:rsidRPr="0080518C" w:rsidDel="00C73A62">
          <w:rPr>
            <w:rFonts w:ascii="Times New Roman" w:hAnsi="Times New Roman" w:cs="Times New Roman"/>
            <w:sz w:val="24"/>
            <w:szCs w:val="24"/>
            <w:shd w:val="clear" w:color="auto" w:fill="FFFFFF"/>
          </w:rPr>
          <w:delText>14</w:delText>
        </w:r>
      </w:del>
      <w:r w:rsidRPr="0080518C">
        <w:rPr>
          <w:rFonts w:ascii="Times New Roman" w:hAnsi="Times New Roman" w:cs="Times New Roman"/>
          <w:sz w:val="24"/>
          <w:szCs w:val="24"/>
          <w:shd w:val="clear" w:color="auto" w:fill="FFFFFF"/>
        </w:rPr>
        <w:t>) is similar with (</w:t>
      </w:r>
      <w:ins w:id="854" w:author="Zhen Tan" w:date="2022-08-21T17:24:00Z">
        <w:r w:rsidR="00C73A62" w:rsidRPr="0080518C">
          <w:rPr>
            <w:rFonts w:ascii="Times New Roman" w:hAnsi="Times New Roman" w:cs="Times New Roman"/>
            <w:sz w:val="24"/>
            <w:szCs w:val="24"/>
            <w:shd w:val="clear" w:color="auto" w:fill="FFFFFF"/>
          </w:rPr>
          <w:t>4</w:t>
        </w:r>
      </w:ins>
      <w:del w:id="855" w:author="Zhen Tan" w:date="2022-08-21T17:24:00Z">
        <w:r w:rsidRPr="0080518C" w:rsidDel="00C73A62">
          <w:rPr>
            <w:rFonts w:ascii="Times New Roman" w:hAnsi="Times New Roman" w:cs="Times New Roman"/>
            <w:sz w:val="24"/>
            <w:szCs w:val="24"/>
            <w:shd w:val="clear" w:color="auto" w:fill="FFFFFF"/>
          </w:rPr>
          <w:delText>9</w:delText>
        </w:r>
      </w:del>
      <w:r w:rsidRPr="0080518C">
        <w:rPr>
          <w:rFonts w:ascii="Times New Roman" w:hAnsi="Times New Roman" w:cs="Times New Roman"/>
          <w:sz w:val="24"/>
          <w:szCs w:val="24"/>
          <w:shd w:val="clear" w:color="auto" w:fill="FFFFFF"/>
        </w:rPr>
        <w:t xml:space="preserve">), but now instead of maintaining beliefs on the original mean vector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oMath>
      <w:r w:rsidRPr="0080518C">
        <w:rPr>
          <w:rFonts w:ascii="Times New Roman" w:hAnsi="Times New Roman" w:cs="Times New Roman"/>
          <w:sz w:val="24"/>
          <w:szCs w:val="24"/>
          <w:shd w:val="clear" w:color="auto" w:fill="FFFFFF"/>
        </w:rPr>
        <w:t xml:space="preserve">, we only have to </w:t>
      </w:r>
      <w:r w:rsidRPr="0080518C">
        <w:rPr>
          <w:rFonts w:ascii="Times New Roman" w:hAnsi="Times New Roman" w:cs="Times New Roman"/>
          <w:sz w:val="24"/>
          <w:szCs w:val="24"/>
        </w:rPr>
        <w:t>update the posterior distribution for parameter</w:t>
      </w:r>
      <m:oMath>
        <m:r>
          <w:rPr>
            <w:rFonts w:ascii="Cambria Math" w:hAnsi="Cambria Math" w:cs="Times New Roman"/>
            <w:sz w:val="24"/>
            <w:szCs w:val="24"/>
          </w:rPr>
          <m:t xml:space="preserve"> </m:t>
        </m:r>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80518C">
        <w:rPr>
          <w:rFonts w:ascii="Times New Roman" w:hAnsi="Times New Roman" w:cs="Times New Roman"/>
          <w:sz w:val="24"/>
          <w:szCs w:val="24"/>
        </w:rPr>
        <w:t xml:space="preserve">, which is typically much shorter than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hint="eastAsia"/>
                <w:sz w:val="24"/>
                <w:szCs w:val="24"/>
              </w:rPr>
              <m:t>μ</m:t>
            </m:r>
          </m:e>
          <m:sup>
            <m:r>
              <w:rPr>
                <w:rFonts w:ascii="Cambria Math" w:eastAsia="微软雅黑" w:hAnsi="Cambria Math" w:cs="微软雅黑"/>
                <w:sz w:val="24"/>
                <w:szCs w:val="24"/>
                <w:shd w:val="clear" w:color="auto" w:fill="FFFFFF"/>
              </w:rPr>
              <m:t>i</m:t>
            </m:r>
          </m:sup>
        </m:sSup>
        <m:r>
          <w:rPr>
            <w:rFonts w:ascii="Cambria Math" w:hAnsi="Cambria Math" w:cs="Cambria Math"/>
            <w:sz w:val="24"/>
            <w:szCs w:val="24"/>
            <w:shd w:val="clear" w:color="auto" w:fill="FFFFFF"/>
          </w:rPr>
          <m:t xml:space="preserve"> </m:t>
        </m:r>
      </m:oMath>
      <w:del w:id="856" w:author="Zhen Tan" w:date="2022-08-21T17:28:00Z">
        <w:r w:rsidRPr="0080518C" w:rsidDel="00F87394">
          <w:rPr>
            <w:rFonts w:ascii="Times New Roman" w:hAnsi="Times New Roman" w:cs="Times New Roman"/>
            <w:sz w:val="24"/>
            <w:szCs w:val="24"/>
            <w:shd w:val="clear" w:color="auto" w:fill="FFFFFF"/>
          </w:rPr>
          <w:delText>(although</w:delText>
        </w:r>
      </w:del>
      <w:ins w:id="857" w:author="Zhen Tan" w:date="2022-08-21T17:28:00Z">
        <w:r w:rsidR="00F87394" w:rsidRPr="0080518C">
          <w:rPr>
            <w:rFonts w:ascii="Times New Roman" w:hAnsi="Times New Roman" w:cs="Times New Roman"/>
            <w:sz w:val="24"/>
            <w:szCs w:val="24"/>
            <w:shd w:val="clear" w:color="auto" w:fill="FFFFFF"/>
          </w:rPr>
          <w:t>even though</w:t>
        </w:r>
      </w:ins>
      <w:r w:rsidRPr="0080518C">
        <w:rPr>
          <w:rFonts w:ascii="Times New Roman" w:hAnsi="Times New Roman" w:cs="Times New Roman"/>
          <w:sz w:val="24"/>
          <w:szCs w:val="24"/>
          <w:shd w:val="clear" w:color="auto" w:fill="FFFFFF"/>
        </w:rPr>
        <w:t xml:space="preserve"> the </w:t>
      </w:r>
      <w:commentRangeStart w:id="858"/>
      <w:commentRangeStart w:id="859"/>
      <w:r w:rsidRPr="0080518C">
        <w:rPr>
          <w:rFonts w:ascii="Times New Roman" w:hAnsi="Times New Roman" w:cs="Times New Roman"/>
          <w:sz w:val="24"/>
          <w:szCs w:val="24"/>
          <w:shd w:val="clear" w:color="auto" w:fill="FFFFFF"/>
        </w:rPr>
        <w:t xml:space="preserve">size of </w:t>
      </w:r>
      <m:oMath>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oMath>
      <w:r w:rsidRPr="0080518C">
        <w:rPr>
          <w:rFonts w:ascii="Times New Roman" w:hAnsi="Times New Roman" w:cs="Times New Roman"/>
          <w:sz w:val="24"/>
          <w:szCs w:val="24"/>
          <w:shd w:val="clear" w:color="auto" w:fill="FFFFFF"/>
        </w:rPr>
        <w:t xml:space="preserve"> generally grows</w:t>
      </w:r>
      <w:commentRangeEnd w:id="858"/>
      <w:r w:rsidRPr="0080518C">
        <w:rPr>
          <w:rStyle w:val="afd"/>
        </w:rPr>
        <w:commentReference w:id="858"/>
      </w:r>
      <w:commentRangeEnd w:id="859"/>
      <w:r w:rsidRPr="0080518C">
        <w:rPr>
          <w:rStyle w:val="afd"/>
        </w:rPr>
        <w:commentReference w:id="859"/>
      </w:r>
      <w:r w:rsidRPr="0080518C">
        <w:rPr>
          <w:rFonts w:ascii="Times New Roman" w:hAnsi="Times New Roman" w:cs="Times New Roman"/>
          <w:sz w:val="24"/>
          <w:szCs w:val="24"/>
          <w:shd w:val="clear" w:color="auto" w:fill="FFFFFF"/>
        </w:rPr>
        <w:t xml:space="preserve"> </w:t>
      </w:r>
      <w:r w:rsidRPr="0080518C">
        <w:rPr>
          <w:rFonts w:ascii="Times New Roman" w:hAnsi="Times New Roman" w:cs="Times New Roman"/>
          <w:sz w:val="24"/>
          <w:szCs w:val="24"/>
          <w:shd w:val="clear" w:color="auto" w:fill="FFFFFF"/>
          <w:rPrChange w:id="860" w:author="Zhen Tan" w:date="2022-08-21T17:28:00Z">
            <w:rPr>
              <w:rFonts w:ascii="Times New Roman" w:hAnsi="Times New Roman" w:cs="Times New Roman"/>
              <w:color w:val="FF0000"/>
              <w:sz w:val="24"/>
              <w:szCs w:val="24"/>
              <w:shd w:val="clear" w:color="auto" w:fill="FFFFFF"/>
            </w:rPr>
          </w:rPrChange>
        </w:rPr>
        <w:t xml:space="preserve">with sampling stage </w:t>
      </w:r>
      <w:r w:rsidRPr="0080518C">
        <w:rPr>
          <w:rFonts w:ascii="Times New Roman" w:hAnsi="Times New Roman" w:cs="Times New Roman"/>
          <w:i/>
          <w:iCs/>
          <w:sz w:val="24"/>
          <w:szCs w:val="24"/>
          <w:shd w:val="clear" w:color="auto" w:fill="FFFFFF"/>
          <w:rPrChange w:id="861" w:author="Zhen Tan" w:date="2022-08-21T17:28:00Z">
            <w:rPr>
              <w:rFonts w:ascii="Times New Roman" w:hAnsi="Times New Roman" w:cs="Times New Roman"/>
              <w:i/>
              <w:iCs/>
              <w:color w:val="FF0000"/>
              <w:sz w:val="24"/>
              <w:szCs w:val="24"/>
              <w:shd w:val="clear" w:color="auto" w:fill="FFFFFF"/>
            </w:rPr>
          </w:rPrChange>
        </w:rPr>
        <w:t xml:space="preserve">n </w:t>
      </w:r>
      <w:r w:rsidRPr="0080518C">
        <w:rPr>
          <w:rFonts w:ascii="Times New Roman" w:hAnsi="Times New Roman" w:cs="Times New Roman"/>
          <w:sz w:val="24"/>
          <w:szCs w:val="24"/>
          <w:shd w:val="clear" w:color="auto" w:fill="FFFFFF"/>
          <w:rPrChange w:id="862" w:author="Zhen Tan" w:date="2022-08-21T17:28:00Z">
            <w:rPr>
              <w:rFonts w:ascii="Times New Roman" w:hAnsi="Times New Roman" w:cs="Times New Roman"/>
              <w:color w:val="FF0000"/>
              <w:sz w:val="24"/>
              <w:szCs w:val="24"/>
              <w:highlight w:val="green"/>
              <w:shd w:val="clear" w:color="auto" w:fill="FFFFFF"/>
            </w:rPr>
          </w:rPrChange>
        </w:rPr>
        <w:lastRenderedPageBreak/>
        <w:t>as</w:t>
      </w:r>
      <w:r w:rsidRPr="0080518C">
        <w:rPr>
          <w:rFonts w:ascii="Times New Roman" w:hAnsi="Times New Roman" w:cs="Times New Roman"/>
          <w:sz w:val="24"/>
          <w:szCs w:val="24"/>
          <w:shd w:val="clear" w:color="auto" w:fill="FFFFFF"/>
          <w:rPrChange w:id="863" w:author="Zhen Tan" w:date="2022-08-21T17:28:00Z">
            <w:rPr>
              <w:rFonts w:ascii="Times New Roman" w:hAnsi="Times New Roman" w:cs="Times New Roman"/>
              <w:color w:val="FF0000"/>
              <w:sz w:val="24"/>
              <w:szCs w:val="24"/>
              <w:shd w:val="clear" w:color="auto" w:fill="FFFFFF"/>
            </w:rPr>
          </w:rPrChange>
        </w:rPr>
        <w:t xml:space="preserve"> new solutions</w:t>
      </w:r>
      <w:r w:rsidRPr="0080518C">
        <w:rPr>
          <w:rFonts w:ascii="Times New Roman" w:hAnsi="Times New Roman" w:cs="Times New Roman"/>
          <w:sz w:val="24"/>
          <w:szCs w:val="24"/>
          <w:shd w:val="clear" w:color="auto" w:fill="FFFFFF"/>
          <w:rPrChange w:id="864" w:author="Zhen Tan" w:date="2022-08-21T17:28:00Z">
            <w:rPr>
              <w:rFonts w:ascii="Times New Roman" w:hAnsi="Times New Roman" w:cs="Times New Roman"/>
              <w:color w:val="333333"/>
              <w:sz w:val="24"/>
              <w:szCs w:val="24"/>
              <w:shd w:val="clear" w:color="auto" w:fill="FFFFFF"/>
            </w:rPr>
          </w:rPrChange>
        </w:rPr>
        <w:t xml:space="preserve"> </w:t>
      </w:r>
      <w:r w:rsidRPr="0080518C">
        <w:rPr>
          <w:rFonts w:ascii="Times New Roman" w:hAnsi="Times New Roman" w:cs="Times New Roman"/>
          <w:sz w:val="24"/>
          <w:szCs w:val="24"/>
          <w:shd w:val="clear" w:color="auto" w:fill="FFFFFF"/>
        </w:rPr>
        <w:t>are being sampled</w:t>
      </w:r>
      <w:ins w:id="865" w:author="Zhen Tan" w:date="2022-08-21T17:25:00Z">
        <w:r w:rsidR="00985BEB" w:rsidRPr="0080518C">
          <w:rPr>
            <w:rFonts w:ascii="Times New Roman" w:hAnsi="Times New Roman" w:cs="Times New Roman"/>
            <w:sz w:val="24"/>
            <w:szCs w:val="24"/>
            <w:shd w:val="clear" w:color="auto" w:fill="FFFFFF"/>
          </w:rPr>
          <w:t xml:space="preserve">, </w:t>
        </w:r>
      </w:ins>
      <w:ins w:id="866" w:author="Zhen Tan" w:date="2022-08-21T17:28:00Z">
        <w:r w:rsidR="00F87394" w:rsidRPr="0080518C">
          <w:rPr>
            <w:rFonts w:ascii="Times New Roman" w:hAnsi="Times New Roman" w:cs="Times New Roman"/>
            <w:sz w:val="24"/>
            <w:szCs w:val="24"/>
            <w:shd w:val="clear" w:color="auto" w:fill="FFFFFF"/>
          </w:rPr>
          <w:t>as</w:t>
        </w:r>
      </w:ins>
      <w:ins w:id="867" w:author="Zhen Tan" w:date="2022-08-21T17:29:00Z">
        <w:r w:rsidR="00F87394" w:rsidRPr="0080518C">
          <w:rPr>
            <w:rFonts w:ascii="Times New Roman" w:hAnsi="Times New Roman" w:cs="Times New Roman"/>
            <w:sz w:val="24"/>
            <w:szCs w:val="24"/>
            <w:shd w:val="clear" w:color="auto" w:fill="FFFFFF"/>
          </w:rPr>
          <w:t xml:space="preserve"> normally we have</w:t>
        </w:r>
        <w:r w:rsidR="00F87394" w:rsidRPr="0080518C">
          <w:rPr>
            <w:rFonts w:ascii="Times New Roman" w:hAnsi="Times New Roman" w:cs="Times New Roman"/>
            <w:i/>
            <w:sz w:val="24"/>
            <w:szCs w:val="24"/>
            <w:shd w:val="clear" w:color="auto" w:fill="FFFFFF"/>
          </w:rPr>
          <w:t xml:space="preserve"> </w:t>
        </w:r>
      </w:ins>
      <m:oMath>
        <m:r>
          <w:ins w:id="868" w:author="Zhen Tan" w:date="2022-08-21T17:29:00Z">
            <w:rPr>
              <w:rFonts w:ascii="Cambria Math" w:hAnsi="Cambria Math" w:cs="Times New Roman"/>
              <w:sz w:val="24"/>
              <w:szCs w:val="24"/>
              <w:shd w:val="clear" w:color="auto" w:fill="FFFFFF"/>
            </w:rPr>
            <m:t>N</m:t>
          </w:ins>
        </m:r>
        <m:r>
          <w:ins w:id="869" w:author="Zhen Tan" w:date="2022-08-21T17:29:00Z">
            <m:rPr>
              <m:sty m:val="p"/>
            </m:rPr>
            <w:rPr>
              <w:rFonts w:ascii="Cambria Math" w:hAnsi="Cambria Math" w:cs="Times New Roman"/>
              <w:sz w:val="24"/>
              <w:szCs w:val="24"/>
              <w:shd w:val="clear" w:color="auto" w:fill="FFFFFF"/>
            </w:rPr>
            <m:t>≪</m:t>
          </w:ins>
        </m:r>
        <m:r>
          <w:ins w:id="870" w:author="Zhen Tan" w:date="2022-08-21T17:29:00Z">
            <w:rPr>
              <w:rFonts w:ascii="Cambria Math" w:hAnsi="Cambria Math" w:cs="Times New Roman"/>
              <w:sz w:val="24"/>
              <w:szCs w:val="24"/>
              <w:shd w:val="clear" w:color="auto" w:fill="FFFFFF"/>
            </w:rPr>
            <m:t>K</m:t>
          </w:ins>
        </m:r>
      </m:oMath>
      <w:del w:id="871" w:author="Zhen Tan" w:date="2022-08-21T17:29:00Z">
        <w:r w:rsidRPr="0080518C" w:rsidDel="00F87394">
          <w:rPr>
            <w:rFonts w:ascii="Times New Roman" w:hAnsi="Times New Roman" w:cs="Times New Roman"/>
            <w:sz w:val="24"/>
            <w:szCs w:val="24"/>
            <w:shd w:val="clear" w:color="auto" w:fill="FFFFFF"/>
          </w:rPr>
          <w:delText>)</w:delText>
        </w:r>
      </w:del>
      <w:r w:rsidRPr="0080518C">
        <w:rPr>
          <w:rFonts w:ascii="Times New Roman" w:hAnsi="Times New Roman" w:cs="Times New Roman"/>
          <w:sz w:val="24"/>
          <w:szCs w:val="24"/>
          <w:shd w:val="clear" w:color="auto" w:fill="FFFFFF"/>
        </w:rPr>
        <w:t>.</w:t>
      </w:r>
    </w:p>
    <w:p w14:paraId="2B988A06" w14:textId="77777777" w:rsidR="00E67543" w:rsidRPr="0080518C" w:rsidRDefault="00E67543" w:rsidP="008052D1">
      <w:pPr>
        <w:adjustRightInd w:val="0"/>
        <w:snapToGrid w:val="0"/>
        <w:rPr>
          <w:rFonts w:ascii="Times New Roman" w:hAnsi="Times New Roman" w:cs="Times New Roman"/>
          <w:sz w:val="24"/>
          <w:szCs w:val="24"/>
        </w:rPr>
      </w:pPr>
    </w:p>
    <w:p w14:paraId="15F3D06A" w14:textId="7E94A1AE" w:rsidR="00E67543" w:rsidRPr="002E3A01" w:rsidRDefault="00F22D01" w:rsidP="008052D1">
      <w:pPr>
        <w:pStyle w:val="3"/>
        <w:adjustRightInd w:val="0"/>
        <w:snapToGrid w:val="0"/>
        <w:rPr>
          <w:rFonts w:ascii="Times New Roman" w:eastAsiaTheme="minorEastAsia" w:hAnsi="Times New Roman" w:cs="Times New Roman"/>
          <w:b/>
          <w:color w:val="auto"/>
          <w:kern w:val="2"/>
          <w:rPrChange w:id="872" w:author="Zhen Tan" w:date="2022-08-29T00:21:00Z">
            <w:rPr>
              <w:rFonts w:ascii="Times New Roman" w:eastAsiaTheme="minorEastAsia" w:hAnsi="Times New Roman" w:cs="Times New Roman"/>
              <w:color w:val="auto"/>
              <w:kern w:val="2"/>
            </w:rPr>
          </w:rPrChange>
        </w:rPr>
      </w:pPr>
      <w:r w:rsidRPr="002E3A01">
        <w:rPr>
          <w:rFonts w:ascii="Times New Roman" w:eastAsiaTheme="minorEastAsia" w:hAnsi="Times New Roman" w:cs="Times New Roman"/>
          <w:b/>
          <w:color w:val="auto"/>
          <w:kern w:val="2"/>
          <w:rPrChange w:id="873" w:author="Zhen Tan" w:date="2022-08-29T00:21:00Z">
            <w:rPr>
              <w:rFonts w:ascii="Times New Roman" w:eastAsiaTheme="minorEastAsia" w:hAnsi="Times New Roman" w:cs="Times New Roman"/>
              <w:color w:val="auto"/>
              <w:kern w:val="2"/>
            </w:rPr>
          </w:rPrChange>
        </w:rPr>
        <w:t>4</w:t>
      </w:r>
      <w:r w:rsidR="00E67543" w:rsidRPr="002E3A01">
        <w:rPr>
          <w:rFonts w:ascii="Times New Roman" w:eastAsiaTheme="minorEastAsia" w:hAnsi="Times New Roman" w:cs="Times New Roman"/>
          <w:b/>
          <w:color w:val="auto"/>
          <w:kern w:val="2"/>
          <w:rPrChange w:id="874" w:author="Zhen Tan" w:date="2022-08-29T00:21:00Z">
            <w:rPr>
              <w:rFonts w:ascii="Times New Roman" w:eastAsiaTheme="minorEastAsia" w:hAnsi="Times New Roman" w:cs="Times New Roman"/>
              <w:color w:val="auto"/>
              <w:kern w:val="2"/>
            </w:rPr>
          </w:rPrChange>
        </w:rPr>
        <w:t>.2.2 Parametric update for the variance estimate</w:t>
      </w:r>
    </w:p>
    <w:p w14:paraId="0B37C0BF" w14:textId="1052980F" w:rsidR="00FD4D62" w:rsidRPr="0080518C" w:rsidRDefault="00E67543" w:rsidP="008052D1">
      <w:pPr>
        <w:adjustRightInd w:val="0"/>
        <w:snapToGrid w:val="0"/>
        <w:rPr>
          <w:ins w:id="875" w:author="Zhen Tan" w:date="2022-08-22T11:02:00Z"/>
          <w:rFonts w:ascii="Times New Roman" w:hAnsi="Times New Roman" w:cs="Times New Roman"/>
          <w:b/>
          <w:sz w:val="24"/>
          <w:szCs w:val="24"/>
          <w:rPrChange w:id="876" w:author="Zhen Tan" w:date="2022-08-22T14:50:00Z">
            <w:rPr>
              <w:ins w:id="877" w:author="Zhen Tan" w:date="2022-08-22T11:02:00Z"/>
              <w:rFonts w:ascii="Times New Roman" w:hAnsi="Times New Roman" w:cs="Times New Roman"/>
              <w:sz w:val="24"/>
              <w:szCs w:val="24"/>
            </w:rPr>
          </w:rPrChange>
        </w:rPr>
      </w:pPr>
      <w:r w:rsidRPr="0080518C">
        <w:rPr>
          <w:rFonts w:ascii="Times New Roman" w:hAnsi="Times New Roman" w:cs="Times New Roman"/>
          <w:sz w:val="24"/>
          <w:szCs w:val="24"/>
          <w:shd w:val="clear" w:color="auto" w:fill="FFFFFF"/>
        </w:rPr>
        <w:t xml:space="preserve">Note that the estimate of the variance at stage </w:t>
      </w:r>
      <m:oMath>
        <m:r>
          <w:rPr>
            <w:rFonts w:ascii="Cambria Math" w:hAnsi="Cambria Math" w:cs="Cambria Math"/>
            <w:sz w:val="24"/>
            <w:szCs w:val="24"/>
            <w:shd w:val="clear" w:color="auto" w:fill="FFFFFF"/>
          </w:rPr>
          <m:t>n-1</m:t>
        </m:r>
      </m:oMath>
      <w:r w:rsidRPr="0080518C">
        <w:rPr>
          <w:rFonts w:ascii="Times New Roman" w:hAnsi="Times New Roman" w:cs="Times New Roman"/>
          <w:sz w:val="24"/>
          <w:szCs w:val="24"/>
          <w:shd w:val="clear" w:color="auto" w:fill="FFFFFF"/>
        </w:rPr>
        <w:t xml:space="preserve">, </w:t>
      </w:r>
      <w:commentRangeStart w:id="878"/>
      <w:commentRangeStart w:id="879"/>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w:commentRangeEnd w:id="878"/>
        <m:r>
          <m:rPr>
            <m:sty m:val="p"/>
          </m:rPr>
          <w:rPr>
            <w:rStyle w:val="afd"/>
            <w:rFonts w:ascii="Cambria Math" w:hAnsi="Cambria Math"/>
          </w:rPr>
          <w:commentReference w:id="878"/>
        </m:r>
        <w:commentRangeEnd w:id="879"/>
        <m:r>
          <m:rPr>
            <m:sty m:val="p"/>
          </m:rPr>
          <w:rPr>
            <w:rStyle w:val="afd"/>
            <w:rFonts w:ascii="Cambria Math" w:hAnsi="Cambria Math"/>
          </w:rPr>
          <w:commentReference w:id="879"/>
        </m:r>
      </m:oMath>
      <w:r w:rsidRPr="0080518C">
        <w:rPr>
          <w:rFonts w:ascii="Times New Roman" w:hAnsi="Times New Roman" w:cs="Times New Roman"/>
          <w:sz w:val="24"/>
          <w:szCs w:val="24"/>
          <w:shd w:val="clear" w:color="auto" w:fill="FFFFFF"/>
        </w:rPr>
        <w:t>,</w:t>
      </w:r>
      <w:r w:rsidRPr="0080518C">
        <w:rPr>
          <w:rFonts w:ascii="Times New Roman" w:hAnsi="Times New Roman" w:cs="Times New Roman"/>
          <w:iCs/>
          <w:sz w:val="24"/>
          <w:szCs w:val="24"/>
          <w:shd w:val="clear" w:color="auto" w:fill="FFFFFF"/>
        </w:rPr>
        <w:t xml:space="preserve"> </w:t>
      </w:r>
      <w:r w:rsidRPr="0080518C">
        <w:rPr>
          <w:rFonts w:ascii="Times New Roman" w:hAnsi="Times New Roman" w:cs="Times New Roman"/>
          <w:sz w:val="24"/>
          <w:szCs w:val="24"/>
          <w:shd w:val="clear" w:color="auto" w:fill="FFFFFF"/>
        </w:rPr>
        <w:t>is needed in equation (</w:t>
      </w:r>
      <w:ins w:id="880" w:author="Zhen Tan" w:date="2022-08-21T21:56:00Z">
        <w:r w:rsidR="00187464" w:rsidRPr="0080518C">
          <w:rPr>
            <w:rFonts w:ascii="Times New Roman" w:hAnsi="Times New Roman" w:cs="Times New Roman"/>
            <w:sz w:val="24"/>
            <w:szCs w:val="24"/>
            <w:shd w:val="clear" w:color="auto" w:fill="FFFFFF"/>
          </w:rPr>
          <w:t>9</w:t>
        </w:r>
      </w:ins>
      <w:del w:id="881" w:author="Zhen Tan" w:date="2022-08-21T21:56:00Z">
        <w:r w:rsidRPr="0080518C" w:rsidDel="00187464">
          <w:rPr>
            <w:rFonts w:ascii="Times New Roman" w:hAnsi="Times New Roman" w:cs="Times New Roman"/>
            <w:sz w:val="24"/>
            <w:szCs w:val="24"/>
            <w:shd w:val="clear" w:color="auto" w:fill="FFFFFF"/>
          </w:rPr>
          <w:delText>14</w:delText>
        </w:r>
      </w:del>
      <w:r w:rsidRPr="0080518C">
        <w:rPr>
          <w:rFonts w:ascii="Times New Roman" w:hAnsi="Times New Roman" w:cs="Times New Roman"/>
          <w:sz w:val="24"/>
          <w:szCs w:val="24"/>
          <w:shd w:val="clear" w:color="auto" w:fill="FFFFFF"/>
        </w:rPr>
        <w:t xml:space="preserve">) for generating the posterior mean and variance for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m:t>
        </m:r>
      </m:oMath>
      <w:r w:rsidRPr="0080518C">
        <w:rPr>
          <w:rFonts w:ascii="Times New Roman" w:hAnsi="Times New Roman" w:cs="Times New Roman"/>
          <w:iCs/>
          <w:sz w:val="24"/>
          <w:szCs w:val="24"/>
        </w:rPr>
        <w:t xml:space="preserve"> However, it is </w:t>
      </w:r>
      <w:del w:id="882" w:author="Zhen Tan" w:date="2022-08-21T21:57:00Z">
        <w:r w:rsidRPr="0080518C" w:rsidDel="00187464">
          <w:rPr>
            <w:rFonts w:ascii="Times New Roman" w:hAnsi="Times New Roman" w:cs="Times New Roman"/>
            <w:iCs/>
            <w:sz w:val="24"/>
            <w:szCs w:val="24"/>
          </w:rPr>
          <w:delText>very likely</w:delText>
        </w:r>
      </w:del>
      <w:ins w:id="883" w:author="Zhen Tan" w:date="2022-08-21T21:57:00Z">
        <w:r w:rsidR="00187464" w:rsidRPr="0080518C">
          <w:rPr>
            <w:rFonts w:ascii="Times New Roman" w:hAnsi="Times New Roman" w:cs="Times New Roman"/>
            <w:iCs/>
            <w:sz w:val="24"/>
            <w:szCs w:val="24"/>
          </w:rPr>
          <w:t>possible</w:t>
        </w:r>
      </w:ins>
      <w:r w:rsidRPr="0080518C">
        <w:rPr>
          <w:rFonts w:ascii="Times New Roman" w:hAnsi="Times New Roman" w:cs="Times New Roman"/>
          <w:iCs/>
          <w:sz w:val="24"/>
          <w:szCs w:val="24"/>
        </w:rPr>
        <w:t xml:space="preserve"> that the solution to be sampled at stage </w:t>
      </w:r>
      <w:r w:rsidRPr="0080518C">
        <w:rPr>
          <w:rFonts w:ascii="Times New Roman" w:hAnsi="Times New Roman" w:cs="Times New Roman"/>
          <w:i/>
          <w:sz w:val="24"/>
          <w:szCs w:val="24"/>
        </w:rPr>
        <w:t>n</w:t>
      </w:r>
      <w:r w:rsidRPr="0080518C">
        <w:rPr>
          <w:rFonts w:ascii="Times New Roman" w:hAnsi="Times New Roman" w:cs="Times New Roman"/>
          <w:iCs/>
          <w:sz w:val="24"/>
          <w:szCs w:val="24"/>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sz w:val="24"/>
          <w:szCs w:val="24"/>
        </w:rPr>
        <w:t xml:space="preserve">, has not yet been sampled or has only been sampled a few times (e.g., less than three) before stage </w:t>
      </w:r>
      <w:r w:rsidRPr="0080518C">
        <w:rPr>
          <w:rFonts w:ascii="Times New Roman" w:hAnsi="Times New Roman" w:cs="Times New Roman"/>
          <w:i/>
          <w:iCs/>
          <w:sz w:val="24"/>
          <w:szCs w:val="24"/>
        </w:rPr>
        <w:t>n</w:t>
      </w:r>
      <w:r w:rsidRPr="0080518C">
        <w:rPr>
          <w:rFonts w:ascii="Times New Roman" w:hAnsi="Times New Roman" w:cs="Times New Roman"/>
          <w:sz w:val="24"/>
          <w:szCs w:val="24"/>
        </w:rPr>
        <w:t xml:space="preserve">, leading to a poor estimate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i,n-1</m:t>
            </m:r>
          </m:sup>
        </m:sSubSup>
      </m:oMath>
      <w:r w:rsidRPr="0080518C">
        <w:rPr>
          <w:rFonts w:ascii="Times New Roman" w:hAnsi="Times New Roman" w:cs="Times New Roman"/>
          <w:iCs/>
          <w:sz w:val="24"/>
          <w:szCs w:val="24"/>
        </w:rPr>
        <w:t xml:space="preserve"> and thus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sz w:val="24"/>
                    <w:szCs w:val="24"/>
                    <w:shd w:val="clear" w:color="auto" w:fill="FFFFFF"/>
                  </w:rPr>
                  <m:t>i,n</m:t>
                </m:r>
              </m:sup>
            </m:sSup>
            <m:ctrlPr>
              <w:rPr>
                <w:rFonts w:ascii="Cambria Math" w:eastAsia="宋体" w:hAnsi="Cambria Math" w:cs="Times New Roman"/>
                <w:iCs/>
                <w:sz w:val="24"/>
                <w:szCs w:val="24"/>
              </w:rPr>
            </m:ctrlPr>
          </m:e>
        </m:d>
      </m:oMath>
      <w:r w:rsidRPr="0080518C">
        <w:rPr>
          <w:rFonts w:ascii="Times New Roman" w:hAnsi="Times New Roman" w:cs="Times New Roman"/>
          <w:iCs/>
          <w:sz w:val="24"/>
          <w:szCs w:val="24"/>
        </w:rPr>
        <w:t>. In</w:t>
      </w:r>
      <w:r w:rsidRPr="0080518C">
        <w:rPr>
          <w:rFonts w:ascii="Times New Roman" w:hAnsi="Times New Roman" w:cs="Times New Roman"/>
          <w:sz w:val="24"/>
          <w:szCs w:val="24"/>
          <w:shd w:val="clear" w:color="auto" w:fill="FFFFFF"/>
        </w:rPr>
        <w:t xml:space="preserve"> problems such as NSTPU, the sampling budget </w:t>
      </w:r>
      <w:r w:rsidRPr="0080518C">
        <w:rPr>
          <w:rFonts w:ascii="Times New Roman" w:hAnsi="Times New Roman" w:cs="Times New Roman"/>
          <w:i/>
          <w:iCs/>
          <w:sz w:val="24"/>
          <w:szCs w:val="24"/>
          <w:shd w:val="clear" w:color="auto" w:fill="FFFFFF"/>
        </w:rPr>
        <w:t xml:space="preserve">N </w:t>
      </w:r>
      <w:r w:rsidRPr="0080518C">
        <w:rPr>
          <w:rFonts w:ascii="Times New Roman" w:hAnsi="Times New Roman" w:cs="Times New Roman"/>
          <w:sz w:val="24"/>
          <w:szCs w:val="24"/>
          <w:shd w:val="clear" w:color="auto" w:fill="FFFFFF"/>
        </w:rPr>
        <w:t xml:space="preserve">is typically much smaller than the total number of solutions </w:t>
      </w:r>
      <w:r w:rsidRPr="0080518C">
        <w:rPr>
          <w:rFonts w:ascii="Times New Roman" w:hAnsi="Times New Roman" w:cs="Times New Roman"/>
          <w:i/>
          <w:iCs/>
          <w:sz w:val="24"/>
          <w:szCs w:val="24"/>
          <w:shd w:val="clear" w:color="auto" w:fill="FFFFFF"/>
        </w:rPr>
        <w:t>K</w:t>
      </w:r>
      <w:r w:rsidRPr="0080518C">
        <w:rPr>
          <w:rFonts w:ascii="Times New Roman" w:hAnsi="Times New Roman" w:cs="Times New Roman"/>
          <w:sz w:val="24"/>
          <w:szCs w:val="24"/>
          <w:shd w:val="clear" w:color="auto" w:fill="FFFFFF"/>
        </w:rPr>
        <w:t xml:space="preserve">, which makes it challenging </w:t>
      </w:r>
      <w:del w:id="884" w:author="Zhen Tan" w:date="2022-08-21T22:00:00Z">
        <w:r w:rsidRPr="0080518C" w:rsidDel="00B9296B">
          <w:rPr>
            <w:rFonts w:ascii="Times New Roman" w:hAnsi="Times New Roman" w:cs="Times New Roman"/>
            <w:sz w:val="24"/>
            <w:szCs w:val="24"/>
            <w:shd w:val="clear" w:color="auto" w:fill="FFFFFF"/>
          </w:rPr>
          <w:delText xml:space="preserve">for </w:delText>
        </w:r>
      </w:del>
      <w:ins w:id="885" w:author="Zhen Tan" w:date="2022-08-21T22:00:00Z">
        <w:r w:rsidR="00B9296B" w:rsidRPr="0080518C">
          <w:rPr>
            <w:rFonts w:ascii="Times New Roman" w:hAnsi="Times New Roman" w:cs="Times New Roman"/>
            <w:sz w:val="24"/>
            <w:szCs w:val="24"/>
            <w:shd w:val="clear" w:color="auto" w:fill="FFFFFF"/>
          </w:rPr>
          <w:t xml:space="preserve">to </w:t>
        </w:r>
      </w:ins>
      <w:r w:rsidRPr="0080518C">
        <w:rPr>
          <w:rFonts w:ascii="Times New Roman" w:hAnsi="Times New Roman" w:cs="Times New Roman"/>
          <w:sz w:val="24"/>
          <w:szCs w:val="24"/>
          <w:shd w:val="clear" w:color="auto" w:fill="FFFFFF"/>
        </w:rPr>
        <w:t>estimat</w:t>
      </w:r>
      <w:ins w:id="886" w:author="Zhen Tan" w:date="2022-08-21T22:00:00Z">
        <w:r w:rsidR="00B9296B" w:rsidRPr="0080518C">
          <w:rPr>
            <w:rFonts w:ascii="Times New Roman" w:hAnsi="Times New Roman" w:cs="Times New Roman"/>
            <w:sz w:val="24"/>
            <w:szCs w:val="24"/>
            <w:shd w:val="clear" w:color="auto" w:fill="FFFFFF"/>
          </w:rPr>
          <w:t>e</w:t>
        </w:r>
      </w:ins>
      <w:del w:id="887" w:author="Zhen Tan" w:date="2022-08-21T22:00:00Z">
        <w:r w:rsidRPr="0080518C" w:rsidDel="00B9296B">
          <w:rPr>
            <w:rFonts w:ascii="Times New Roman" w:hAnsi="Times New Roman" w:cs="Times New Roman"/>
            <w:sz w:val="24"/>
            <w:szCs w:val="24"/>
            <w:shd w:val="clear" w:color="auto" w:fill="FFFFFF"/>
          </w:rPr>
          <w:delText>ing</w:delText>
        </w:r>
      </w:del>
      <w:r w:rsidRPr="0080518C">
        <w:rPr>
          <w:rFonts w:ascii="Times New Roman" w:hAnsi="Times New Roman" w:cs="Times New Roman"/>
          <w:sz w:val="24"/>
          <w:szCs w:val="24"/>
          <w:shd w:val="clear" w:color="auto" w:fill="FFFFFF"/>
        </w:rPr>
        <w:t xml:space="preserve"> the variance of unsampled solutions. Therefore, </w:t>
      </w:r>
      <w:ins w:id="888" w:author="Zhen Tan" w:date="2022-08-21T22:01:00Z">
        <w:r w:rsidR="00B9296B" w:rsidRPr="0080518C">
          <w:rPr>
            <w:rFonts w:ascii="Times New Roman" w:hAnsi="Times New Roman" w:cs="Times New Roman"/>
            <w:sz w:val="24"/>
            <w:szCs w:val="24"/>
            <w:shd w:val="clear" w:color="auto" w:fill="FFFFFF"/>
            <w:rPrChange w:id="889" w:author="Zhen Tan" w:date="2022-08-21T22:01:00Z">
              <w:rPr>
                <w:rFonts w:ascii="Times New Roman" w:hAnsi="Times New Roman" w:cs="Times New Roman"/>
                <w:color w:val="333333"/>
                <w:sz w:val="24"/>
                <w:szCs w:val="24"/>
                <w:shd w:val="clear" w:color="auto" w:fill="FFFFFF"/>
              </w:rPr>
            </w:rPrChange>
          </w:rPr>
          <w:t xml:space="preserve">we design </w:t>
        </w:r>
      </w:ins>
      <w:r w:rsidRPr="0080518C">
        <w:rPr>
          <w:rFonts w:ascii="Times New Roman" w:hAnsi="Times New Roman" w:cs="Times New Roman"/>
          <w:sz w:val="24"/>
          <w:szCs w:val="24"/>
          <w:shd w:val="clear" w:color="auto" w:fill="FFFFFF"/>
          <w:rPrChange w:id="890" w:author="Zhen Tan" w:date="2022-08-21T22:01:00Z">
            <w:rPr>
              <w:rFonts w:ascii="Times New Roman" w:hAnsi="Times New Roman" w:cs="Times New Roman"/>
              <w:color w:val="333333"/>
              <w:sz w:val="24"/>
              <w:szCs w:val="24"/>
              <w:shd w:val="clear" w:color="auto" w:fill="FFFFFF"/>
            </w:rPr>
          </w:rPrChange>
        </w:rPr>
        <w:t xml:space="preserve">a parametric model which captures </w:t>
      </w:r>
      <w:r w:rsidRPr="0080518C">
        <w:rPr>
          <w:rFonts w:ascii="Times New Roman" w:hAnsi="Times New Roman" w:cs="Times New Roman"/>
          <w:sz w:val="24"/>
          <w:szCs w:val="24"/>
          <w:shd w:val="clear" w:color="auto" w:fill="FFFFFF"/>
          <w:rPrChange w:id="891" w:author="Zhen Tan" w:date="2022-08-21T22:01:00Z">
            <w:rPr>
              <w:rFonts w:ascii="Times New Roman" w:hAnsi="Times New Roman" w:cs="Times New Roman"/>
              <w:color w:val="FF0000"/>
              <w:sz w:val="24"/>
              <w:szCs w:val="24"/>
              <w:shd w:val="clear" w:color="auto" w:fill="FFFFFF"/>
            </w:rPr>
          </w:rPrChange>
        </w:rPr>
        <w:t>possible similarities in the variability of two close solutions</w:t>
      </w:r>
      <w:del w:id="892" w:author="Zhen Tan" w:date="2022-08-21T22:01:00Z">
        <w:r w:rsidRPr="0080518C" w:rsidDel="00B9296B">
          <w:rPr>
            <w:rFonts w:ascii="Times New Roman" w:hAnsi="Times New Roman" w:cs="Times New Roman"/>
            <w:sz w:val="24"/>
            <w:szCs w:val="24"/>
            <w:shd w:val="clear" w:color="auto" w:fill="FFFFFF"/>
          </w:rPr>
          <w:delText xml:space="preserve"> can also be designed</w:delText>
        </w:r>
      </w:del>
      <w:del w:id="893" w:author="Zhen Tan" w:date="2022-08-21T22:07:00Z">
        <w:r w:rsidRPr="0080518C" w:rsidDel="00BF5E31">
          <w:rPr>
            <w:rFonts w:ascii="Times New Roman" w:hAnsi="Times New Roman" w:cs="Times New Roman"/>
            <w:sz w:val="24"/>
            <w:szCs w:val="24"/>
            <w:shd w:val="clear" w:color="auto" w:fill="FFFFFF"/>
          </w:rPr>
          <w:delText>. In our application, we adopt a straightforward parametric model for estimating the variances</w:delText>
        </w:r>
      </w:del>
      <w:r w:rsidRPr="0080518C">
        <w:rPr>
          <w:rFonts w:ascii="Times New Roman" w:hAnsi="Times New Roman" w:cs="Times New Roman"/>
          <w:sz w:val="24"/>
          <w:szCs w:val="24"/>
          <w:shd w:val="clear" w:color="auto" w:fill="FFFFFF"/>
        </w:rPr>
        <w:t xml:space="preserve"> based on </w:t>
      </w:r>
      <w:ins w:id="894" w:author="Zhen Tan" w:date="2022-08-21T22:07:00Z">
        <w:r w:rsidR="00BF5E31" w:rsidRPr="0080518C">
          <w:rPr>
            <w:rFonts w:ascii="Times New Roman" w:hAnsi="Times New Roman" w:cs="Times New Roman"/>
            <w:sz w:val="24"/>
            <w:szCs w:val="24"/>
            <w:shd w:val="clear" w:color="auto" w:fill="FFFFFF"/>
          </w:rPr>
          <w:t xml:space="preserve">a straightforward </w:t>
        </w:r>
      </w:ins>
      <w:r w:rsidRPr="0080518C">
        <w:rPr>
          <w:rFonts w:ascii="Times New Roman" w:hAnsi="Times New Roman" w:cs="Times New Roman"/>
          <w:sz w:val="24"/>
          <w:szCs w:val="24"/>
          <w:shd w:val="clear" w:color="auto" w:fill="FFFFFF"/>
        </w:rPr>
        <w:t xml:space="preserve">set </w:t>
      </w:r>
      <w:del w:id="895" w:author="Zhen Tan" w:date="2022-08-21T22:14:00Z">
        <w:r w:rsidRPr="0080518C" w:rsidDel="006F42CF">
          <w:rPr>
            <w:rFonts w:ascii="Times New Roman" w:hAnsi="Times New Roman" w:cs="Times New Roman"/>
            <w:sz w:val="24"/>
            <w:szCs w:val="24"/>
            <w:shd w:val="clear" w:color="auto" w:fill="FFFFFF"/>
          </w:rPr>
          <w:delText>discretization</w:delText>
        </w:r>
      </w:del>
      <w:ins w:id="896" w:author="Zhen Tan" w:date="2022-08-21T22:14:00Z">
        <w:r w:rsidR="006F42CF" w:rsidRPr="0080518C">
          <w:rPr>
            <w:rFonts w:ascii="Times New Roman" w:hAnsi="Times New Roman" w:cs="Times New Roman"/>
            <w:sz w:val="24"/>
            <w:szCs w:val="24"/>
            <w:shd w:val="clear" w:color="auto" w:fill="FFFFFF"/>
          </w:rPr>
          <w:t xml:space="preserve">partition </w:t>
        </w:r>
      </w:ins>
      <w:ins w:id="897" w:author="Zhen Tan" w:date="2022-08-21T22:07:00Z">
        <w:r w:rsidR="00BF5E31" w:rsidRPr="0080518C">
          <w:rPr>
            <w:rFonts w:ascii="Times New Roman" w:hAnsi="Times New Roman" w:cs="Times New Roman"/>
            <w:sz w:val="24"/>
            <w:szCs w:val="24"/>
            <w:shd w:val="clear" w:color="auto" w:fill="FFFFFF"/>
          </w:rPr>
          <w:t>scheme</w:t>
        </w:r>
      </w:ins>
      <w:r w:rsidRPr="0080518C">
        <w:rPr>
          <w:rFonts w:ascii="Times New Roman" w:hAnsi="Times New Roman" w:cs="Times New Roman"/>
          <w:sz w:val="24"/>
          <w:szCs w:val="24"/>
          <w:shd w:val="clear" w:color="auto" w:fill="FFFFFF"/>
        </w:rPr>
        <w:t xml:space="preserve">. Specifically, we denote the domain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oMath>
      <w:r w:rsidRPr="0080518C">
        <w:rPr>
          <w:rFonts w:ascii="Times New Roman" w:hAnsi="Times New Roman" w:cs="Times New Roman"/>
          <w:bCs/>
          <w:sz w:val="24"/>
          <w:szCs w:val="24"/>
        </w:rPr>
        <w:t xml:space="preserve"> on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sidRPr="0080518C">
        <w:rPr>
          <w:rFonts w:ascii="Times New Roman" w:hAnsi="Times New Roman" w:cs="Times New Roman"/>
          <w:sz w:val="24"/>
          <w:szCs w:val="24"/>
        </w:rPr>
        <w:t xml:space="preserve"> </w:t>
      </w:r>
      <w:r w:rsidRPr="0080518C">
        <w:rPr>
          <w:rFonts w:ascii="Times New Roman" w:hAnsi="Times New Roman" w:cs="Times New Roman"/>
          <w:bCs/>
          <w:sz w:val="24"/>
          <w:szCs w:val="24"/>
        </w:rPr>
        <w:t xml:space="preserve">by </w:t>
      </w:r>
      <w:bookmarkStart w:id="898" w:name="_Hlk46436872"/>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bookmarkEnd w:id="898"/>
      <w:r w:rsidRPr="0080518C">
        <w:rPr>
          <w:rFonts w:ascii="Times New Roman" w:hAnsi="Times New Roman" w:cs="Times New Roman"/>
          <w:bCs/>
          <w:sz w:val="24"/>
          <w:szCs w:val="24"/>
        </w:rPr>
        <w:t xml:space="preserve">, for each </w:t>
      </w:r>
      <w:bookmarkStart w:id="899" w:name="_Hlk46438725"/>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bookmarkEnd w:id="899"/>
      <w:r w:rsidR="00A53824" w:rsidRPr="0080518C">
        <w:rPr>
          <w:rFonts w:ascii="Times New Roman" w:hAnsi="Times New Roman" w:cs="Times New Roman"/>
          <w:bCs/>
          <w:sz w:val="24"/>
          <w:szCs w:val="24"/>
        </w:rPr>
        <w:t>, and p</w:t>
      </w:r>
      <w:r w:rsidRPr="0080518C">
        <w:rPr>
          <w:rFonts w:ascii="Times New Roman" w:hAnsi="Times New Roman" w:cs="Times New Roman"/>
          <w:sz w:val="24"/>
          <w:szCs w:val="24"/>
          <w:shd w:val="clear" w:color="auto" w:fill="FFFFFF"/>
        </w:rPr>
        <w:t xml:space="preserve">artition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into a set of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disjoint subsets,</w:t>
      </w:r>
      <m:oMath>
        <m:r>
          <w:rPr>
            <w:rFonts w:ascii="Cambria Math" w:eastAsia="宋体" w:hAnsi="Times New Roman" w:cs="Times New Roman"/>
            <w:sz w:val="24"/>
            <w:szCs w:val="24"/>
          </w:rPr>
          <m:t xml:space="preserve"> </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j,1</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w:t>
      </w:r>
      <w:bookmarkStart w:id="900" w:name="_Hlk45497612"/>
      <w:r w:rsidRPr="0080518C">
        <w:rPr>
          <w:rFonts w:ascii="Times New Roman" w:hAnsi="Times New Roman" w:cs="Times New Roman"/>
          <w:bCs/>
          <w:sz w:val="24"/>
          <w:szCs w:val="24"/>
        </w:rPr>
        <w:t>with</w:t>
      </w:r>
      <w:bookmarkEnd w:id="900"/>
      <w:r w:rsidRPr="0080518C">
        <w:rPr>
          <w:rFonts w:ascii="Times New Roman" w:hAnsi="Times New Roman" w:cs="Times New Roman"/>
          <w:bCs/>
          <w:sz w:val="24"/>
          <w:szCs w:val="24"/>
        </w:rPr>
        <w:t xml:space="preserve">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l=1</m:t>
            </m:r>
          </m:sub>
          <m: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sup>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rPr>
                    <w:rFonts w:ascii="Cambria Math" w:eastAsia="宋体" w:hAnsi="Times New Roman" w:cs="Times New Roman"/>
                    <w:sz w:val="24"/>
                    <w:szCs w:val="24"/>
                  </w:rPr>
                  <m:t>i</m:t>
                </m:r>
              </m:sup>
            </m:sSubSup>
          </m:e>
        </m:nary>
        <m:r>
          <w:rPr>
            <w:rFonts w:ascii="Cambria Math" w:hAnsi="Times New Roman"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oMath>
      <w:r w:rsidRPr="0080518C">
        <w:rPr>
          <w:rFonts w:ascii="Times New Roman" w:hAnsi="Times New Roman" w:cs="Times New Roman"/>
          <w:bCs/>
          <w:sz w:val="24"/>
          <w:szCs w:val="24"/>
        </w:rPr>
        <w:t xml:space="preserve">. Then there are a total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w:bookmarkStart w:id="901" w:name="_Hlk46438677"/>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w:bookmarkEnd w:id="901"/>
          </m:e>
        </m:nary>
      </m:oMath>
      <w:r w:rsidRPr="0080518C">
        <w:rPr>
          <w:rFonts w:ascii="Times New Roman" w:hAnsi="Times New Roman" w:cs="Times New Roman"/>
          <w:bCs/>
          <w:sz w:val="24"/>
          <w:szCs w:val="24"/>
        </w:rPr>
        <w:t xml:space="preserve"> different combinations of such sets over all </w:t>
      </w:r>
      <m:oMath>
        <m:r>
          <w:rPr>
            <w:rFonts w:ascii="Cambria Math" w:eastAsia="宋体" w:hAnsi="Cambria Math" w:cs="Times New Roman"/>
            <w:sz w:val="24"/>
            <w:szCs w:val="24"/>
          </w:rPr>
          <m:t>j=1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del w:id="902" w:author="Zhen Tan" w:date="2022-08-22T11:39:00Z">
        <w:r w:rsidRPr="0080518C" w:rsidDel="00BC1262">
          <w:rPr>
            <w:rFonts w:ascii="Times New Roman" w:hAnsi="Times New Roman" w:cs="Times New Roman"/>
            <w:bCs/>
            <w:sz w:val="24"/>
            <w:szCs w:val="24"/>
          </w:rPr>
          <w:delText xml:space="preserve">, and for a </w:delText>
        </w:r>
      </w:del>
      <w:ins w:id="903" w:author="Zhen Tan" w:date="2022-08-22T11:39:00Z">
        <w:r w:rsidR="00BC1262" w:rsidRPr="0080518C">
          <w:rPr>
            <w:rFonts w:ascii="Times New Roman" w:hAnsi="Times New Roman" w:cs="Times New Roman"/>
            <w:bCs/>
            <w:sz w:val="24"/>
            <w:szCs w:val="24"/>
          </w:rPr>
          <w:t>.</w:t>
        </w:r>
      </w:ins>
      <w:del w:id="904" w:author="Zhen Tan" w:date="2022-08-22T11:39:00Z">
        <w:r w:rsidRPr="0080518C" w:rsidDel="00BC1262">
          <w:rPr>
            <w:rFonts w:ascii="Times New Roman" w:hAnsi="Times New Roman" w:cs="Times New Roman"/>
            <w:bCs/>
            <w:sz w:val="24"/>
            <w:szCs w:val="24"/>
          </w:rPr>
          <w:delText>g</w:delText>
        </w:r>
      </w:del>
      <w:ins w:id="905" w:author="Zhen Tan" w:date="2022-08-22T11:39:00Z">
        <w:r w:rsidR="00BC1262" w:rsidRPr="0080518C">
          <w:rPr>
            <w:rFonts w:ascii="Times New Roman" w:hAnsi="Times New Roman" w:cs="Times New Roman"/>
            <w:bCs/>
            <w:sz w:val="24"/>
            <w:szCs w:val="24"/>
          </w:rPr>
          <w:t xml:space="preserve"> G</w:t>
        </w:r>
      </w:ins>
      <w:r w:rsidRPr="0080518C">
        <w:rPr>
          <w:rFonts w:ascii="Times New Roman" w:hAnsi="Times New Roman" w:cs="Times New Roman"/>
          <w:bCs/>
          <w:sz w:val="24"/>
          <w:szCs w:val="24"/>
        </w:rPr>
        <w:t xml:space="preserve">iven </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w:ins w:id="906" w:author="Zhen Tan" w:date="2022-08-21T23:30:00Z">
            <m:rPr>
              <m:scr m:val="script"/>
            </m:rPr>
            <w:rPr>
              <w:rFonts w:ascii="Cambria Math" w:hAnsi="Cambria Math" w:cs="Times New Roman"/>
              <w:sz w:val="24"/>
              <w:szCs w:val="24"/>
            </w:rPr>
            <m:t>X</m:t>
          </w:ins>
        </m:r>
        <m:d>
          <m:dPr>
            <m:begChr m:val="["/>
            <m:endChr m:val="]"/>
            <m:ctrlPr>
              <w:del w:id="907" w:author="Zhen Tan" w:date="2022-08-21T23:30:00Z">
                <w:rPr>
                  <w:rFonts w:ascii="Cambria Math" w:eastAsia="宋体" w:hAnsi="Times New Roman" w:cs="Times New Roman"/>
                  <w:b/>
                  <w:sz w:val="24"/>
                  <w:szCs w:val="24"/>
                </w:rPr>
              </w:del>
            </m:ctrlPr>
          </m:dPr>
          <m:e>
            <m:sSub>
              <m:sSubPr>
                <m:ctrlPr>
                  <w:del w:id="908" w:author="Zhen Tan" w:date="2022-08-21T23:30:00Z">
                    <w:rPr>
                      <w:rFonts w:ascii="Cambria Math" w:hAnsi="Times New Roman" w:cs="Times New Roman"/>
                      <w:i/>
                      <w:sz w:val="24"/>
                      <w:szCs w:val="24"/>
                    </w:rPr>
                  </w:del>
                </m:ctrlPr>
              </m:sSubPr>
              <m:e>
                <m:r>
                  <w:del w:id="909" w:author="Zhen Tan" w:date="2022-08-21T23:30:00Z">
                    <m:rPr>
                      <m:sty m:val="b"/>
                    </m:rPr>
                    <w:rPr>
                      <w:rFonts w:ascii="Cambria Math" w:eastAsia="宋体" w:hAnsi="Times New Roman" w:cs="Times New Roman"/>
                      <w:sz w:val="24"/>
                      <w:szCs w:val="24"/>
                    </w:rPr>
                    <m:t>x</m:t>
                  </w:del>
                </m:r>
              </m:e>
              <m:sub>
                <m:r>
                  <w:del w:id="910" w:author="Zhen Tan" w:date="2022-08-21T23:30:00Z">
                    <w:rPr>
                      <w:rFonts w:ascii="Cambria Math" w:hAnsi="Times New Roman" w:cs="Times New Roman"/>
                      <w:sz w:val="24"/>
                      <w:szCs w:val="24"/>
                    </w:rPr>
                    <m:t>l</m:t>
                  </w:del>
                </m:r>
              </m:sub>
            </m:sSub>
            <m:r>
              <w:del w:id="911" w:author="Zhen Tan" w:date="2022-08-21T23:30:00Z">
                <m:rPr>
                  <m:sty m:val="b"/>
                </m:rPr>
                <w:rPr>
                  <w:rFonts w:ascii="Cambria Math" w:eastAsia="宋体" w:hAnsi="Times New Roman" w:cs="Times New Roman"/>
                  <w:sz w:val="24"/>
                  <w:szCs w:val="24"/>
                </w:rPr>
                <m:t>,</m:t>
              </w:del>
            </m:r>
            <m:sSub>
              <m:sSubPr>
                <m:ctrlPr>
                  <w:del w:id="912" w:author="Zhen Tan" w:date="2022-08-21T23:30:00Z">
                    <w:rPr>
                      <w:rFonts w:ascii="Cambria Math" w:hAnsi="Times New Roman" w:cs="Times New Roman"/>
                      <w:i/>
                      <w:sz w:val="24"/>
                      <w:szCs w:val="24"/>
                    </w:rPr>
                  </w:del>
                </m:ctrlPr>
              </m:sSubPr>
              <m:e>
                <m:r>
                  <w:del w:id="913" w:author="Zhen Tan" w:date="2022-08-21T23:30:00Z">
                    <m:rPr>
                      <m:sty m:val="b"/>
                    </m:rPr>
                    <w:rPr>
                      <w:rFonts w:ascii="Cambria Math" w:eastAsia="宋体" w:hAnsi="Times New Roman" w:cs="Times New Roman"/>
                      <w:sz w:val="24"/>
                      <w:szCs w:val="24"/>
                    </w:rPr>
                    <m:t>x</m:t>
                  </w:del>
                </m:r>
              </m:e>
              <m:sub>
                <m:r>
                  <w:del w:id="914" w:author="Zhen Tan" w:date="2022-08-21T23:30:00Z">
                    <w:rPr>
                      <w:rFonts w:ascii="Cambria Math" w:hAnsi="Times New Roman" w:cs="Times New Roman"/>
                      <w:sz w:val="24"/>
                      <w:szCs w:val="24"/>
                    </w:rPr>
                    <m:t>u</m:t>
                  </w:del>
                </m:r>
              </m:sub>
            </m:sSub>
          </m:e>
        </m:d>
      </m:oMath>
      <w:r w:rsidRPr="0080518C">
        <w:rPr>
          <w:rFonts w:ascii="Times New Roman" w:hAnsi="Times New Roman" w:cs="Times New Roman"/>
          <w:b/>
          <w:sz w:val="24"/>
          <w:szCs w:val="24"/>
        </w:rPr>
        <w:t xml:space="preserve"> </w:t>
      </w:r>
      <w:commentRangeStart w:id="915"/>
      <w:commentRangeStart w:id="916"/>
      <w:commentRangeStart w:id="917"/>
      <w:r w:rsidRPr="0080518C">
        <w:rPr>
          <w:rFonts w:ascii="Times New Roman" w:hAnsi="Times New Roman" w:cs="Times New Roman"/>
          <w:bCs/>
          <w:sz w:val="24"/>
          <w:szCs w:val="24"/>
          <w:rPrChange w:id="918" w:author="Zhen Tan" w:date="2022-08-22T09:47:00Z">
            <w:rPr>
              <w:rFonts w:ascii="Times New Roman" w:hAnsi="Times New Roman" w:cs="Times New Roman"/>
              <w:bCs/>
              <w:color w:val="FF0000"/>
              <w:sz w:val="24"/>
              <w:szCs w:val="24"/>
            </w:rPr>
          </w:rPrChange>
        </w:rPr>
        <w:t xml:space="preserve">we let </w:t>
      </w:r>
      <m:oMath>
        <m:sSub>
          <m:sSubPr>
            <m:ctrlPr>
              <w:ins w:id="919" w:author="Zhen Tan" w:date="2022-08-22T13:11:00Z">
                <w:rPr>
                  <w:rFonts w:ascii="Cambria Math" w:hAnsi="Cambria Math" w:cs="Times New Roman"/>
                  <w:i/>
                  <w:sz w:val="24"/>
                  <w:szCs w:val="24"/>
                </w:rPr>
              </w:ins>
            </m:ctrlPr>
          </m:sSubPr>
          <m:e>
            <m:r>
              <w:ins w:id="920" w:author="Zhen Tan" w:date="2022-08-22T13:11:00Z">
                <w:rPr>
                  <w:rFonts w:ascii="Cambria Math" w:hAnsi="Cambria Math" w:cs="Times New Roman"/>
                  <w:sz w:val="24"/>
                  <w:szCs w:val="24"/>
                </w:rPr>
                <m:t>q</m:t>
              </w:ins>
            </m:r>
          </m:e>
          <m:sub>
            <m:r>
              <w:ins w:id="921" w:author="Zhen Tan" w:date="2022-08-22T13:11:00Z">
                <w:rPr>
                  <w:rFonts w:ascii="Cambria Math" w:hAnsi="Cambria Math" w:cs="Times New Roman"/>
                  <w:sz w:val="24"/>
                  <w:szCs w:val="24"/>
                </w:rPr>
                <m:t>i</m:t>
              </w:ins>
            </m:r>
          </m:sub>
        </m:sSub>
        <m:r>
          <w:del w:id="922" w:author="Zhen Tan" w:date="2022-08-22T13:11:00Z">
            <w:rPr>
              <w:rFonts w:ascii="Cambria Math" w:hAnsi="Cambria Math" w:cs="Times New Roman"/>
              <w:sz w:val="24"/>
              <w:szCs w:val="24"/>
              <w:rPrChange w:id="923" w:author="Zhen Tan" w:date="2022-08-22T09:47:00Z">
                <w:rPr>
                  <w:rFonts w:ascii="Cambria Math" w:hAnsi="Cambria Math" w:cs="Times New Roman"/>
                  <w:color w:val="FF0000"/>
                  <w:sz w:val="24"/>
                  <w:szCs w:val="24"/>
                </w:rPr>
              </w:rPrChange>
            </w:rPr>
            <m:t>q</m:t>
          </w:del>
        </m:r>
        <m:r>
          <m:rPr>
            <m:sty m:val="p"/>
          </m:rPr>
          <w:rPr>
            <w:rFonts w:ascii="Cambria Math" w:hAnsi="Cambria Math" w:cs="Times New Roman"/>
            <w:sz w:val="24"/>
            <w:szCs w:val="24"/>
            <w:rPrChange w:id="924" w:author="Zhen Tan" w:date="2022-08-22T09:47:00Z">
              <w:rPr>
                <w:rFonts w:ascii="Cambria Math" w:hAnsi="Cambria Math" w:cs="Times New Roman"/>
                <w:color w:val="FF0000"/>
                <w:sz w:val="24"/>
                <w:szCs w:val="24"/>
              </w:rPr>
            </w:rPrChange>
          </w:rPr>
          <m:t>(</m:t>
        </m:r>
        <m:r>
          <m:rPr>
            <m:sty m:val="b"/>
          </m:rPr>
          <w:rPr>
            <w:rFonts w:ascii="Cambria Math" w:eastAsia="宋体" w:hAnsi="Times New Roman" w:cs="Times New Roman"/>
            <w:sz w:val="24"/>
            <w:szCs w:val="24"/>
            <w:rPrChange w:id="925" w:author="Zhen Tan" w:date="2022-08-22T09:47:00Z">
              <w:rPr>
                <w:rFonts w:ascii="Cambria Math" w:eastAsia="宋体" w:hAnsi="Times New Roman" w:cs="Times New Roman"/>
                <w:color w:val="FF0000"/>
                <w:sz w:val="24"/>
                <w:szCs w:val="24"/>
              </w:rPr>
            </w:rPrChange>
          </w:rPr>
          <m:t>x)</m:t>
        </m:r>
      </m:oMath>
      <w:r w:rsidRPr="0080518C">
        <w:rPr>
          <w:rFonts w:ascii="Times New Roman" w:hAnsi="Times New Roman" w:cs="Times New Roman"/>
          <w:bCs/>
          <w:sz w:val="24"/>
          <w:szCs w:val="24"/>
          <w:rPrChange w:id="926" w:author="Zhen Tan" w:date="2022-08-22T09:47:00Z">
            <w:rPr>
              <w:rFonts w:ascii="Times New Roman" w:hAnsi="Times New Roman" w:cs="Times New Roman"/>
              <w:bCs/>
              <w:color w:val="FF0000"/>
              <w:sz w:val="24"/>
              <w:szCs w:val="24"/>
            </w:rPr>
          </w:rPrChange>
        </w:rPr>
        <w:t xml:space="preserve"> be </w:t>
      </w:r>
      <w:del w:id="927" w:author="Zhen Tan" w:date="2022-08-22T13:14:00Z">
        <w:r w:rsidRPr="0080518C" w:rsidDel="00F901C8">
          <w:rPr>
            <w:rFonts w:ascii="Times New Roman" w:hAnsi="Times New Roman" w:cs="Times New Roman"/>
            <w:bCs/>
            <w:sz w:val="24"/>
            <w:szCs w:val="24"/>
            <w:rPrChange w:id="928" w:author="Zhen Tan" w:date="2022-08-22T09:47:00Z">
              <w:rPr>
                <w:rFonts w:ascii="Times New Roman" w:hAnsi="Times New Roman" w:cs="Times New Roman"/>
                <w:bCs/>
                <w:color w:val="FF0000"/>
                <w:sz w:val="24"/>
                <w:szCs w:val="24"/>
              </w:rPr>
            </w:rPrChange>
          </w:rPr>
          <w:delText xml:space="preserve">the </w:delText>
        </w:r>
      </w:del>
      <w:ins w:id="929" w:author="Zhen Tan" w:date="2022-08-22T13:14:00Z">
        <w:r w:rsidR="00F901C8" w:rsidRPr="0080518C">
          <w:rPr>
            <w:rFonts w:ascii="Times New Roman" w:hAnsi="Times New Roman" w:cs="Times New Roman"/>
            <w:bCs/>
            <w:sz w:val="24"/>
            <w:szCs w:val="24"/>
          </w:rPr>
          <w:t xml:space="preserve">the </w:t>
        </w:r>
      </w:ins>
      <w:r w:rsidRPr="0080518C">
        <w:rPr>
          <w:rFonts w:ascii="Times New Roman" w:hAnsi="Times New Roman" w:cs="Times New Roman"/>
          <w:bCs/>
          <w:sz w:val="24"/>
          <w:szCs w:val="24"/>
          <w:rPrChange w:id="930" w:author="Zhen Tan" w:date="2022-08-22T09:47:00Z">
            <w:rPr>
              <w:rFonts w:ascii="Times New Roman" w:hAnsi="Times New Roman" w:cs="Times New Roman"/>
              <w:bCs/>
              <w:color w:val="FF0000"/>
              <w:sz w:val="24"/>
              <w:szCs w:val="24"/>
            </w:rPr>
          </w:rPrChange>
        </w:rPr>
        <w:t xml:space="preserve">combination </w:t>
      </w:r>
      <w:ins w:id="931" w:author="Zhen Tan" w:date="2022-08-22T13:14:00Z">
        <w:r w:rsidR="00F901C8" w:rsidRPr="0080518C">
          <w:rPr>
            <w:rFonts w:ascii="Times New Roman" w:hAnsi="Times New Roman" w:cs="Times New Roman"/>
            <w:bCs/>
            <w:sz w:val="24"/>
            <w:szCs w:val="24"/>
          </w:rPr>
          <w:t xml:space="preserve">index </w:t>
        </w:r>
      </w:ins>
      <w:del w:id="932" w:author="Zhen Tan" w:date="2022-08-22T13:14:00Z">
        <w:r w:rsidRPr="0080518C" w:rsidDel="00F901C8">
          <w:rPr>
            <w:rFonts w:ascii="Times New Roman" w:hAnsi="Times New Roman" w:cs="Times New Roman"/>
            <w:bCs/>
            <w:sz w:val="24"/>
            <w:szCs w:val="24"/>
            <w:rPrChange w:id="933" w:author="Zhen Tan" w:date="2022-08-22T09:47:00Z">
              <w:rPr>
                <w:rFonts w:ascii="Times New Roman" w:hAnsi="Times New Roman" w:cs="Times New Roman"/>
                <w:bCs/>
                <w:color w:val="FF0000"/>
                <w:sz w:val="24"/>
                <w:szCs w:val="24"/>
              </w:rPr>
            </w:rPrChange>
          </w:rPr>
          <w:delText xml:space="preserve">index </w:delText>
        </w:r>
      </w:del>
      <w:ins w:id="934" w:author="Zhen Tan" w:date="2022-08-22T13:14:00Z">
        <w:r w:rsidR="00F901C8" w:rsidRPr="0080518C">
          <w:rPr>
            <w:rFonts w:ascii="Times New Roman" w:hAnsi="Times New Roman" w:cs="Times New Roman"/>
            <w:bCs/>
            <w:sz w:val="24"/>
            <w:szCs w:val="24"/>
          </w:rPr>
          <w:t xml:space="preserve">of the partitions of </w:t>
        </w:r>
      </w:ins>
      <w:del w:id="935" w:author="Zhen Tan" w:date="2022-08-22T13:14:00Z">
        <w:r w:rsidRPr="0080518C" w:rsidDel="00F901C8">
          <w:rPr>
            <w:rFonts w:ascii="Times New Roman" w:hAnsi="Times New Roman" w:cs="Times New Roman"/>
            <w:bCs/>
            <w:sz w:val="24"/>
            <w:szCs w:val="24"/>
            <w:rPrChange w:id="936" w:author="Zhen Tan" w:date="2022-08-22T09:47:00Z">
              <w:rPr>
                <w:rFonts w:ascii="Times New Roman" w:hAnsi="Times New Roman" w:cs="Times New Roman"/>
                <w:bCs/>
                <w:color w:val="FF0000"/>
                <w:sz w:val="24"/>
                <w:szCs w:val="24"/>
              </w:rPr>
            </w:rPrChange>
          </w:rPr>
          <w:delText xml:space="preserve">of one of these combinations such that </w:delText>
        </w:r>
      </w:del>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Change w:id="937" w:author="Zhen Tan" w:date="2022-08-22T09:47:00Z">
                  <w:rPr>
                    <w:rFonts w:ascii="Cambria Math" w:eastAsia="宋体" w:hAnsi="Cambria Math" w:cs="Times New Roman"/>
                    <w:color w:val="FF0000"/>
                    <w:sz w:val="24"/>
                    <w:szCs w:val="24"/>
                  </w:rPr>
                </w:rPrChange>
              </w:rPr>
              <m:t>f</m:t>
            </m:r>
          </m:e>
          <m:sub>
            <m:r>
              <w:rPr>
                <w:rFonts w:ascii="Cambria Math" w:eastAsia="宋体" w:hAnsi="Times New Roman" w:cs="Times New Roman"/>
                <w:sz w:val="24"/>
                <w:szCs w:val="24"/>
                <w:rPrChange w:id="938" w:author="Zhen Tan" w:date="2022-08-22T09:47:00Z">
                  <w:rPr>
                    <w:rFonts w:ascii="Cambria Math" w:eastAsia="宋体" w:hAnsi="Times New Roman" w:cs="Times New Roman"/>
                    <w:color w:val="FF0000"/>
                    <w:sz w:val="24"/>
                    <w:szCs w:val="24"/>
                  </w:rPr>
                </w:rPrChange>
              </w:rPr>
              <m:t>j</m:t>
            </m:r>
          </m:sub>
          <m:sup>
            <m:r>
              <w:rPr>
                <w:rFonts w:ascii="Cambria Math" w:eastAsia="宋体" w:hAnsi="Times New Roman" w:cs="Times New Roman"/>
                <w:sz w:val="24"/>
                <w:szCs w:val="24"/>
                <w:rPrChange w:id="939" w:author="Zhen Tan" w:date="2022-08-22T09:47:00Z">
                  <w:rPr>
                    <w:rFonts w:ascii="Cambria Math" w:eastAsia="宋体" w:hAnsi="Times New Roman" w:cs="Times New Roman"/>
                    <w:color w:val="FF0000"/>
                    <w:sz w:val="24"/>
                    <w:szCs w:val="24"/>
                  </w:rPr>
                </w:rPrChange>
              </w:rPr>
              <m:t>i</m:t>
            </m:r>
          </m:sup>
        </m:sSubSup>
        <m:d>
          <m:dPr>
            <m:ctrlPr>
              <w:rPr>
                <w:rFonts w:ascii="Cambria Math" w:hAnsi="Cambria Math" w:cs="Times New Roman"/>
                <w:bCs/>
                <w:sz w:val="24"/>
                <w:szCs w:val="24"/>
              </w:rPr>
            </m:ctrlPr>
          </m:dPr>
          <m:e>
            <m:r>
              <m:rPr>
                <m:sty m:val="b"/>
              </m:rPr>
              <w:rPr>
                <w:rFonts w:ascii="Cambria Math" w:hAnsi="Cambria Math" w:cs="Times New Roman"/>
                <w:sz w:val="24"/>
                <w:szCs w:val="24"/>
                <w:rPrChange w:id="940" w:author="Zhen Tan" w:date="2022-08-22T09:47:00Z">
                  <w:rPr>
                    <w:rFonts w:ascii="Cambria Math" w:hAnsi="Cambria Math" w:cs="Times New Roman"/>
                    <w:color w:val="FF0000"/>
                    <w:sz w:val="24"/>
                    <w:szCs w:val="24"/>
                  </w:rPr>
                </w:rPrChange>
              </w:rPr>
              <m:t>x</m:t>
            </m:r>
          </m:e>
        </m:d>
      </m:oMath>
      <w:r w:rsidRPr="0080518C">
        <w:rPr>
          <w:rFonts w:ascii="Times New Roman" w:hAnsi="Times New Roman" w:cs="Times New Roman"/>
          <w:b/>
          <w:sz w:val="24"/>
          <w:szCs w:val="24"/>
          <w:rPrChange w:id="941" w:author="Zhen Tan" w:date="2022-08-22T09:47:00Z">
            <w:rPr>
              <w:rFonts w:ascii="Times New Roman" w:hAnsi="Times New Roman" w:cs="Times New Roman"/>
              <w:b/>
              <w:color w:val="FF0000"/>
              <w:sz w:val="24"/>
              <w:szCs w:val="24"/>
            </w:rPr>
          </w:rPrChange>
        </w:rPr>
        <w:t xml:space="preserve"> </w:t>
      </w:r>
      <w:del w:id="942" w:author="Zhen Tan" w:date="2022-08-22T13:15:00Z">
        <w:r w:rsidRPr="0080518C" w:rsidDel="00F901C8">
          <w:rPr>
            <w:rFonts w:ascii="Times New Roman" w:hAnsi="Times New Roman" w:cs="Times New Roman"/>
            <w:bCs/>
            <w:sz w:val="24"/>
            <w:szCs w:val="24"/>
            <w:rPrChange w:id="943" w:author="Zhen Tan" w:date="2022-08-22T09:47:00Z">
              <w:rPr>
                <w:rFonts w:ascii="Times New Roman" w:hAnsi="Times New Roman" w:cs="Times New Roman"/>
                <w:bCs/>
                <w:color w:val="FF0000"/>
                <w:sz w:val="24"/>
                <w:szCs w:val="24"/>
              </w:rPr>
            </w:rPrChange>
          </w:rPr>
          <w:delText xml:space="preserve">is in the </w:delText>
        </w:r>
        <w:r w:rsidRPr="0080518C" w:rsidDel="00F901C8">
          <w:rPr>
            <w:rFonts w:ascii="Times New Roman" w:hAnsi="Times New Roman" w:cs="Times New Roman"/>
            <w:bCs/>
            <w:i/>
            <w:iCs/>
            <w:sz w:val="24"/>
            <w:szCs w:val="24"/>
            <w:rPrChange w:id="944" w:author="Zhen Tan" w:date="2022-08-22T09:47:00Z">
              <w:rPr>
                <w:rFonts w:ascii="Times New Roman" w:hAnsi="Times New Roman" w:cs="Times New Roman"/>
                <w:bCs/>
                <w:i/>
                <w:iCs/>
                <w:color w:val="FF0000"/>
                <w:sz w:val="24"/>
                <w:szCs w:val="24"/>
              </w:rPr>
            </w:rPrChange>
          </w:rPr>
          <w:delText>j</w:delText>
        </w:r>
        <w:r w:rsidRPr="0080518C" w:rsidDel="00F901C8">
          <w:rPr>
            <w:rFonts w:ascii="Times New Roman" w:hAnsi="Times New Roman" w:cs="Times New Roman"/>
            <w:bCs/>
            <w:sz w:val="24"/>
            <w:szCs w:val="24"/>
            <w:rPrChange w:id="945" w:author="Zhen Tan" w:date="2022-08-22T09:47:00Z">
              <w:rPr>
                <w:rFonts w:ascii="Times New Roman" w:hAnsi="Times New Roman" w:cs="Times New Roman"/>
                <w:bCs/>
                <w:color w:val="FF0000"/>
                <w:sz w:val="24"/>
                <w:szCs w:val="24"/>
              </w:rPr>
            </w:rPrChange>
          </w:rPr>
          <w:delText xml:space="preserve">-th set of this combination </w:delText>
        </w:r>
      </w:del>
      <w:r w:rsidRPr="0080518C">
        <w:rPr>
          <w:rFonts w:ascii="Times New Roman" w:hAnsi="Times New Roman" w:cs="Times New Roman"/>
          <w:bCs/>
          <w:sz w:val="24"/>
          <w:szCs w:val="24"/>
          <w:rPrChange w:id="946" w:author="Zhen Tan" w:date="2022-08-22T09:47:00Z">
            <w:rPr>
              <w:rFonts w:ascii="Times New Roman" w:hAnsi="Times New Roman" w:cs="Times New Roman"/>
              <w:bCs/>
              <w:color w:val="FF0000"/>
              <w:sz w:val="24"/>
              <w:szCs w:val="24"/>
            </w:rPr>
          </w:rPrChange>
        </w:rPr>
        <w:t>for</w:t>
      </w:r>
      <w:del w:id="947" w:author="Zhen Tan" w:date="2022-08-22T13:15:00Z">
        <w:r w:rsidRPr="0080518C" w:rsidDel="00F901C8">
          <w:rPr>
            <w:rFonts w:ascii="Times New Roman" w:hAnsi="Times New Roman" w:cs="Times New Roman"/>
            <w:bCs/>
            <w:sz w:val="24"/>
            <w:szCs w:val="24"/>
            <w:rPrChange w:id="948" w:author="Zhen Tan" w:date="2022-08-22T09:47:00Z">
              <w:rPr>
                <w:rFonts w:ascii="Times New Roman" w:hAnsi="Times New Roman" w:cs="Times New Roman"/>
                <w:bCs/>
                <w:color w:val="FF0000"/>
                <w:sz w:val="24"/>
                <w:szCs w:val="24"/>
              </w:rPr>
            </w:rPrChange>
          </w:rPr>
          <w:delText xml:space="preserve"> all</w:delText>
        </w:r>
      </w:del>
      <w:r w:rsidRPr="0080518C">
        <w:rPr>
          <w:rFonts w:ascii="Times New Roman" w:hAnsi="Times New Roman" w:cs="Times New Roman"/>
          <w:bCs/>
          <w:sz w:val="24"/>
          <w:szCs w:val="24"/>
          <w:rPrChange w:id="949" w:author="Zhen Tan" w:date="2022-08-22T09:47:00Z">
            <w:rPr>
              <w:rFonts w:ascii="Times New Roman" w:hAnsi="Times New Roman" w:cs="Times New Roman"/>
              <w:bCs/>
              <w:color w:val="FF0000"/>
              <w:sz w:val="24"/>
              <w:szCs w:val="24"/>
            </w:rPr>
          </w:rPrChange>
        </w:rPr>
        <w:t xml:space="preserve"> </w:t>
      </w:r>
      <m:oMath>
        <m:r>
          <w:rPr>
            <w:rFonts w:ascii="Cambria Math" w:eastAsia="宋体" w:hAnsi="Cambria Math" w:cs="Times New Roman"/>
            <w:sz w:val="24"/>
            <w:szCs w:val="24"/>
            <w:rPrChange w:id="950" w:author="Zhen Tan" w:date="2022-08-22T09:47:00Z">
              <w:rPr>
                <w:rFonts w:ascii="Cambria Math" w:eastAsia="宋体" w:hAnsi="Cambria Math" w:cs="Times New Roman"/>
                <w:color w:val="FF0000"/>
                <w:sz w:val="24"/>
                <w:szCs w:val="24"/>
              </w:rPr>
            </w:rPrChange>
          </w:rPr>
          <m:t>j=1</m:t>
        </m:r>
        <m:r>
          <m:rPr>
            <m:sty m:val="p"/>
          </m:rPr>
          <w:rPr>
            <w:rFonts w:ascii="Cambria Math" w:eastAsia="宋体" w:hAnsi="Cambria Math" w:cs="Times New Roman"/>
            <w:sz w:val="24"/>
            <w:szCs w:val="24"/>
            <w:rPrChange w:id="951" w:author="Zhen Tan" w:date="2022-08-22T09:47:00Z">
              <w:rPr>
                <w:rFonts w:ascii="Cambria Math" w:eastAsia="宋体" w:hAnsi="Cambria Math" w:cs="Times New Roman"/>
                <w:color w:val="FF0000"/>
                <w:sz w:val="24"/>
                <w:szCs w:val="24"/>
              </w:rPr>
            </w:rPrChange>
          </w:rPr>
          <m:t>,…,</m:t>
        </m:r>
        <m:sSub>
          <m:sSubPr>
            <m:ctrlPr>
              <w:rPr>
                <w:rFonts w:ascii="Cambria Math" w:hAnsi="Cambria Math" w:cs="Times New Roman"/>
                <w:bCs/>
                <w:i/>
                <w:sz w:val="24"/>
                <w:szCs w:val="24"/>
              </w:rPr>
            </m:ctrlPr>
          </m:sSubPr>
          <m:e>
            <m:r>
              <w:rPr>
                <w:rFonts w:ascii="Cambria Math" w:hAnsi="Cambria Math" w:cs="Times New Roman"/>
                <w:sz w:val="24"/>
                <w:szCs w:val="24"/>
                <w:rPrChange w:id="952" w:author="Zhen Tan" w:date="2022-08-22T09:47:00Z">
                  <w:rPr>
                    <w:rFonts w:ascii="Cambria Math" w:hAnsi="Cambria Math" w:cs="Times New Roman"/>
                    <w:color w:val="FF0000"/>
                    <w:sz w:val="24"/>
                    <w:szCs w:val="24"/>
                  </w:rPr>
                </w:rPrChange>
              </w:rPr>
              <m:t>M</m:t>
            </m:r>
          </m:e>
          <m:sub>
            <m:r>
              <w:rPr>
                <w:rFonts w:ascii="Cambria Math" w:hAnsi="Cambria Math" w:cs="Times New Roman"/>
                <w:sz w:val="24"/>
                <w:szCs w:val="24"/>
                <w:rPrChange w:id="953" w:author="Zhen Tan" w:date="2022-08-22T09:47:00Z">
                  <w:rPr>
                    <w:rFonts w:ascii="Cambria Math" w:hAnsi="Cambria Math" w:cs="Times New Roman"/>
                    <w:color w:val="FF0000"/>
                    <w:sz w:val="24"/>
                    <w:szCs w:val="24"/>
                  </w:rPr>
                </w:rPrChange>
              </w:rPr>
              <m:t>i</m:t>
            </m:r>
          </m:sub>
        </m:sSub>
        <w:commentRangeEnd w:id="915"/>
        <m:r>
          <m:rPr>
            <m:sty m:val="p"/>
          </m:rPr>
          <w:rPr>
            <w:rStyle w:val="afd"/>
            <w:rFonts w:ascii="Cambria Math" w:hAnsi="Cambria Math"/>
          </w:rPr>
          <w:commentReference w:id="915"/>
        </m:r>
        <w:commentRangeEnd w:id="916"/>
        <m:r>
          <m:rPr>
            <m:sty m:val="p"/>
          </m:rPr>
          <w:rPr>
            <w:rStyle w:val="afd"/>
            <w:rFonts w:ascii="Cambria Math" w:hAnsi="Cambria Math"/>
          </w:rPr>
          <w:commentReference w:id="916"/>
        </m:r>
        <w:commentRangeEnd w:id="917"/>
        <m:r>
          <m:rPr>
            <m:sty m:val="p"/>
          </m:rPr>
          <w:rPr>
            <w:rStyle w:val="afd"/>
          </w:rPr>
          <w:commentReference w:id="917"/>
        </m:r>
      </m:oMath>
      <w:ins w:id="954" w:author="Zhen Tan" w:date="2022-08-22T13:16:00Z">
        <w:r w:rsidR="00F901C8" w:rsidRPr="0080518C">
          <w:rPr>
            <w:rFonts w:ascii="Times New Roman" w:hAnsi="Times New Roman" w:cs="Times New Roman"/>
            <w:bCs/>
            <w:sz w:val="24"/>
            <w:szCs w:val="24"/>
          </w:rPr>
          <w:t>, specifi</w:t>
        </w:r>
      </w:ins>
      <w:ins w:id="955" w:author="Zhen Tan" w:date="2022-08-22T13:17:00Z">
        <w:r w:rsidR="00F901C8" w:rsidRPr="0080518C">
          <w:rPr>
            <w:rFonts w:ascii="Times New Roman" w:hAnsi="Times New Roman" w:cs="Times New Roman"/>
            <w:bCs/>
            <w:sz w:val="24"/>
            <w:szCs w:val="24"/>
          </w:rPr>
          <w:t>c</w:t>
        </w:r>
      </w:ins>
      <w:ins w:id="956" w:author="Zhen Tan" w:date="2022-08-22T13:16:00Z">
        <w:r w:rsidR="00F901C8" w:rsidRPr="0080518C">
          <w:rPr>
            <w:rFonts w:ascii="Times New Roman" w:hAnsi="Times New Roman" w:cs="Times New Roman"/>
            <w:bCs/>
            <w:sz w:val="24"/>
            <w:szCs w:val="24"/>
          </w:rPr>
          <w:t>ally,</w:t>
        </w:r>
      </w:ins>
      <w:del w:id="957" w:author="Zhen Tan" w:date="2022-08-22T13:16:00Z">
        <w:r w:rsidRPr="0080518C" w:rsidDel="00F901C8">
          <w:rPr>
            <w:rFonts w:ascii="Times New Roman" w:hAnsi="Times New Roman" w:cs="Times New Roman"/>
            <w:bCs/>
            <w:sz w:val="24"/>
            <w:szCs w:val="24"/>
          </w:rPr>
          <w:delText>.</w:delText>
        </w:r>
      </w:del>
      <w:r w:rsidRPr="0080518C">
        <w:rPr>
          <w:rFonts w:ascii="Times New Roman" w:hAnsi="Times New Roman" w:cs="Times New Roman"/>
          <w:bCs/>
          <w:sz w:val="24"/>
          <w:szCs w:val="24"/>
        </w:rPr>
        <w:t xml:space="preserve"> </w:t>
      </w:r>
      <w:ins w:id="958" w:author="Zhen Tan" w:date="2022-08-22T13:16:00Z">
        <w:r w:rsidR="00F901C8" w:rsidRPr="0080518C">
          <w:rPr>
            <w:rFonts w:ascii="Times New Roman" w:hAnsi="Times New Roman" w:cs="Times New Roman"/>
            <w:bCs/>
            <w:sz w:val="24"/>
            <w:szCs w:val="24"/>
          </w:rPr>
          <w:t>if</w:t>
        </w:r>
      </w:ins>
      <w:ins w:id="959" w:author="Zhen Tan" w:date="2022-08-22T13:17:00Z">
        <w:r w:rsidR="00F901C8" w:rsidRPr="0080518C">
          <w:rPr>
            <w:rFonts w:ascii="Times New Roman" w:hAnsi="Times New Roman" w:cs="Times New Roman"/>
            <w:bCs/>
            <w:sz w:val="24"/>
            <w:szCs w:val="24"/>
          </w:rPr>
          <w:t xml:space="preserve"> </w:t>
        </w:r>
      </w:ins>
      <m:oMath>
        <m:sSubSup>
          <m:sSubSupPr>
            <m:ctrlPr>
              <w:ins w:id="960" w:author="Zhen Tan" w:date="2022-08-22T13:17:00Z">
                <w:rPr>
                  <w:rFonts w:ascii="Cambria Math" w:eastAsia="宋体" w:hAnsi="Times New Roman" w:cs="Times New Roman"/>
                  <w:bCs/>
                  <w:i/>
                  <w:sz w:val="24"/>
                  <w:szCs w:val="24"/>
                </w:rPr>
              </w:ins>
            </m:ctrlPr>
          </m:sSubSupPr>
          <m:e>
            <m:r>
              <w:ins w:id="961" w:author="Zhen Tan" w:date="2022-08-22T13:17:00Z">
                <w:rPr>
                  <w:rFonts w:ascii="Cambria Math" w:eastAsia="宋体" w:hAnsi="Cambria Math" w:cs="Times New Roman"/>
                  <w:sz w:val="24"/>
                  <w:szCs w:val="24"/>
                </w:rPr>
                <m:t>f</m:t>
              </w:ins>
            </m:r>
          </m:e>
          <m:sub>
            <m:r>
              <w:ins w:id="962" w:author="Zhen Tan" w:date="2022-08-22T13:17:00Z">
                <w:rPr>
                  <w:rFonts w:ascii="Cambria Math" w:eastAsia="宋体" w:hAnsi="Times New Roman" w:cs="Times New Roman"/>
                  <w:sz w:val="24"/>
                  <w:szCs w:val="24"/>
                </w:rPr>
                <m:t>j</m:t>
              </w:ins>
            </m:r>
          </m:sub>
          <m:sup>
            <m:r>
              <w:ins w:id="963" w:author="Zhen Tan" w:date="2022-08-22T13:17:00Z">
                <w:rPr>
                  <w:rFonts w:ascii="Cambria Math" w:eastAsia="宋体" w:hAnsi="Times New Roman" w:cs="Times New Roman"/>
                  <w:sz w:val="24"/>
                  <w:szCs w:val="24"/>
                </w:rPr>
                <m:t>i</m:t>
              </w:ins>
            </m:r>
          </m:sup>
        </m:sSubSup>
        <m:d>
          <m:dPr>
            <m:ctrlPr>
              <w:ins w:id="964" w:author="Zhen Tan" w:date="2022-08-22T13:17:00Z">
                <w:rPr>
                  <w:rFonts w:ascii="Cambria Math" w:hAnsi="Cambria Math" w:cs="Times New Roman"/>
                  <w:bCs/>
                  <w:sz w:val="24"/>
                  <w:szCs w:val="24"/>
                </w:rPr>
              </w:ins>
            </m:ctrlPr>
          </m:dPr>
          <m:e>
            <m:r>
              <w:ins w:id="965" w:author="Zhen Tan" w:date="2022-08-22T13:17:00Z">
                <m:rPr>
                  <m:sty m:val="b"/>
                </m:rPr>
                <w:rPr>
                  <w:rFonts w:ascii="Cambria Math" w:hAnsi="Cambria Math" w:cs="Times New Roman"/>
                  <w:sz w:val="24"/>
                  <w:szCs w:val="24"/>
                </w:rPr>
                <m:t>x</m:t>
              </w:ins>
            </m:r>
          </m:e>
        </m:d>
      </m:oMath>
      <w:ins w:id="966" w:author="Zhen Tan" w:date="2022-08-22T13:17:00Z">
        <w:r w:rsidR="00F901C8" w:rsidRPr="0080518C">
          <w:rPr>
            <w:rFonts w:ascii="Times New Roman" w:hAnsi="Times New Roman" w:cs="Times New Roman"/>
            <w:bCs/>
            <w:sz w:val="24"/>
            <w:szCs w:val="24"/>
          </w:rPr>
          <w:t xml:space="preserve"> lies in the </w:t>
        </w:r>
      </w:ins>
      <m:oMath>
        <m:sSubSup>
          <m:sSubSupPr>
            <m:ctrlPr>
              <w:ins w:id="967" w:author="Zhen Tan" w:date="2022-08-22T13:18:00Z">
                <w:rPr>
                  <w:rFonts w:ascii="Cambria Math" w:eastAsia="宋体" w:hAnsi="Times New Roman" w:cs="Times New Roman"/>
                  <w:bCs/>
                  <w:i/>
                  <w:sz w:val="24"/>
                  <w:szCs w:val="24"/>
                </w:rPr>
              </w:ins>
            </m:ctrlPr>
          </m:sSubSupPr>
          <m:e>
            <m:r>
              <w:ins w:id="968" w:author="Zhen Tan" w:date="2022-08-22T13:18:00Z">
                <w:rPr>
                  <w:rFonts w:ascii="Cambria Math" w:hAnsi="Cambria Math" w:cs="Times New Roman"/>
                  <w:sz w:val="24"/>
                  <w:szCs w:val="24"/>
                </w:rPr>
                <m:t>k</m:t>
              </w:ins>
            </m:r>
          </m:e>
          <m:sub>
            <m:r>
              <w:ins w:id="969" w:author="Zhen Tan" w:date="2022-08-22T13:18:00Z">
                <w:rPr>
                  <w:rFonts w:ascii="Cambria Math" w:eastAsia="宋体" w:hAnsi="Times New Roman" w:cs="Times New Roman"/>
                  <w:sz w:val="24"/>
                  <w:szCs w:val="24"/>
                </w:rPr>
                <m:t>j</m:t>
              </w:ins>
            </m:r>
          </m:sub>
          <m:sup>
            <m:r>
              <w:ins w:id="970" w:author="Zhen Tan" w:date="2022-08-22T13:18:00Z">
                <w:rPr>
                  <w:rFonts w:ascii="Cambria Math" w:eastAsia="宋体" w:hAnsi="Times New Roman" w:cs="Times New Roman"/>
                  <w:sz w:val="24"/>
                  <w:szCs w:val="24"/>
                </w:rPr>
                <m:t>i</m:t>
              </w:ins>
            </m:r>
          </m:sup>
        </m:sSubSup>
      </m:oMath>
      <w:ins w:id="971" w:author="Zhen Tan" w:date="2022-08-22T13:18:00Z">
        <w:r w:rsidR="00F901C8" w:rsidRPr="0080518C">
          <w:rPr>
            <w:rFonts w:ascii="Times New Roman" w:hAnsi="Times New Roman" w:cs="Times New Roman"/>
            <w:bCs/>
            <w:sz w:val="24"/>
            <w:szCs w:val="24"/>
          </w:rPr>
          <w:t xml:space="preserve">-th partition of </w:t>
        </w:r>
      </w:ins>
      <m:oMath>
        <m:sSubSup>
          <m:sSubSupPr>
            <m:ctrlPr>
              <w:ins w:id="972" w:author="Zhen Tan" w:date="2022-08-22T13:17:00Z">
                <w:rPr>
                  <w:rFonts w:ascii="Cambria Math" w:eastAsia="宋体" w:hAnsi="Times New Roman" w:cs="Times New Roman"/>
                  <w:bCs/>
                  <w:i/>
                  <w:sz w:val="24"/>
                  <w:szCs w:val="24"/>
                </w:rPr>
              </w:ins>
            </m:ctrlPr>
          </m:sSubSupPr>
          <m:e>
            <m:r>
              <w:ins w:id="973" w:author="Zhen Tan" w:date="2022-08-22T13:17:00Z">
                <m:rPr>
                  <m:scr m:val="script"/>
                </m:rPr>
                <w:rPr>
                  <w:rFonts w:ascii="Cambria Math" w:hAnsi="Cambria Math" w:cs="Times New Roman"/>
                  <w:sz w:val="24"/>
                  <w:szCs w:val="24"/>
                </w:rPr>
                <m:t>F</m:t>
              </w:ins>
            </m:r>
          </m:e>
          <m:sub>
            <m:r>
              <w:ins w:id="974" w:author="Zhen Tan" w:date="2022-08-22T13:17:00Z">
                <w:rPr>
                  <w:rFonts w:ascii="Cambria Math" w:eastAsia="宋体" w:hAnsi="Times New Roman" w:cs="Times New Roman"/>
                  <w:sz w:val="24"/>
                  <w:szCs w:val="24"/>
                </w:rPr>
                <m:t>j</m:t>
              </w:ins>
            </m:r>
          </m:sub>
          <m:sup>
            <m:r>
              <w:ins w:id="975" w:author="Zhen Tan" w:date="2022-08-22T13:17:00Z">
                <w:rPr>
                  <w:rFonts w:ascii="Cambria Math" w:eastAsia="宋体" w:hAnsi="Times New Roman" w:cs="Times New Roman"/>
                  <w:sz w:val="24"/>
                  <w:szCs w:val="24"/>
                </w:rPr>
                <m:t>i</m:t>
              </w:ins>
            </m:r>
          </m:sup>
        </m:sSubSup>
      </m:oMath>
      <w:ins w:id="976" w:author="Zhen Tan" w:date="2022-08-22T14:36:00Z">
        <w:r w:rsidR="00FA28AC" w:rsidRPr="0080518C">
          <w:rPr>
            <w:rFonts w:ascii="Times New Roman" w:hAnsi="Times New Roman" w:cs="Times New Roman"/>
            <w:bCs/>
            <w:sz w:val="24"/>
            <w:szCs w:val="24"/>
          </w:rPr>
          <w:t xml:space="preserve">, </w:t>
        </w:r>
      </w:ins>
      <w:ins w:id="977" w:author="Zhen Tan" w:date="2022-08-22T14:37:00Z">
        <w:r w:rsidR="00FA28AC" w:rsidRPr="0080518C">
          <w:rPr>
            <w:rFonts w:ascii="Times New Roman" w:hAnsi="Times New Roman" w:cs="Times New Roman"/>
            <w:bCs/>
            <w:sz w:val="24"/>
            <w:szCs w:val="24"/>
          </w:rPr>
          <w:t xml:space="preserve">we define </w:t>
        </w:r>
      </w:ins>
      <m:oMath>
        <m:sSub>
          <m:sSubPr>
            <m:ctrlPr>
              <w:ins w:id="978" w:author="Zhen Tan" w:date="2022-08-22T14:37:00Z">
                <w:rPr>
                  <w:rFonts w:ascii="Cambria Math" w:hAnsi="Cambria Math" w:cs="Times New Roman"/>
                  <w:i/>
                  <w:sz w:val="24"/>
                  <w:szCs w:val="24"/>
                </w:rPr>
              </w:ins>
            </m:ctrlPr>
          </m:sSubPr>
          <m:e>
            <m:r>
              <w:ins w:id="979" w:author="Zhen Tan" w:date="2022-08-22T14:37:00Z">
                <w:rPr>
                  <w:rFonts w:ascii="Cambria Math" w:hAnsi="Cambria Math" w:cs="Times New Roman"/>
                  <w:sz w:val="24"/>
                  <w:szCs w:val="24"/>
                </w:rPr>
                <m:t>q</m:t>
              </w:ins>
            </m:r>
          </m:e>
          <m:sub>
            <m:r>
              <w:ins w:id="980" w:author="Zhen Tan" w:date="2022-08-22T14:37:00Z">
                <w:rPr>
                  <w:rFonts w:ascii="Cambria Math" w:hAnsi="Cambria Math" w:cs="Times New Roman"/>
                  <w:sz w:val="24"/>
                  <w:szCs w:val="24"/>
                </w:rPr>
                <m:t>i</m:t>
              </w:ins>
            </m:r>
          </m:sub>
        </m:sSub>
        <m:d>
          <m:dPr>
            <m:ctrlPr>
              <w:ins w:id="981" w:author="Zhen Tan" w:date="2022-08-22T14:37:00Z">
                <w:rPr>
                  <w:rFonts w:ascii="Cambria Math" w:hAnsi="Cambria Math" w:cs="Times New Roman"/>
                  <w:sz w:val="24"/>
                  <w:szCs w:val="24"/>
                </w:rPr>
              </w:ins>
            </m:ctrlPr>
          </m:dPr>
          <m:e>
            <m:r>
              <w:ins w:id="982" w:author="Zhen Tan" w:date="2022-08-22T14:37:00Z">
                <m:rPr>
                  <m:sty m:val="b"/>
                </m:rPr>
                <w:rPr>
                  <w:rFonts w:ascii="Cambria Math" w:eastAsia="宋体" w:hAnsi="Times New Roman" w:cs="Times New Roman"/>
                  <w:sz w:val="24"/>
                  <w:szCs w:val="24"/>
                </w:rPr>
                <m:t>x</m:t>
              </w:ins>
            </m:r>
            <m:ctrlPr>
              <w:ins w:id="983" w:author="Zhen Tan" w:date="2022-08-22T14:37:00Z">
                <w:rPr>
                  <w:rFonts w:ascii="Cambria Math" w:eastAsia="宋体" w:hAnsi="Times New Roman" w:cs="Times New Roman"/>
                  <w:b/>
                  <w:sz w:val="24"/>
                  <w:szCs w:val="24"/>
                </w:rPr>
              </w:ins>
            </m:ctrlPr>
          </m:e>
        </m:d>
        <m:r>
          <w:ins w:id="984" w:author="Zhen Tan" w:date="2022-08-22T14:37:00Z">
            <m:rPr>
              <m:sty m:val="b"/>
            </m:rPr>
            <w:rPr>
              <w:rFonts w:ascii="Cambria Math" w:eastAsia="宋体" w:hAnsi="Times New Roman" w:cs="Times New Roman"/>
              <w:sz w:val="24"/>
              <w:szCs w:val="24"/>
            </w:rPr>
            <m:t>=</m:t>
          </w:ins>
        </m:r>
        <m:sSubSup>
          <m:sSubSupPr>
            <m:ctrlPr>
              <w:ins w:id="985" w:author="Zhen Tan" w:date="2022-08-22T14:44:00Z">
                <w:rPr>
                  <w:rFonts w:ascii="Cambria Math" w:eastAsia="宋体" w:hAnsi="Times New Roman" w:cs="Times New Roman"/>
                  <w:bCs/>
                  <w:i/>
                  <w:sz w:val="24"/>
                  <w:szCs w:val="24"/>
                </w:rPr>
              </w:ins>
            </m:ctrlPr>
          </m:sSubSupPr>
          <m:e>
            <m:r>
              <w:ins w:id="986" w:author="Zhen Tan" w:date="2022-08-22T14:44:00Z">
                <w:rPr>
                  <w:rFonts w:ascii="Cambria Math" w:hAnsi="Cambria Math" w:cs="Times New Roman"/>
                  <w:sz w:val="24"/>
                  <w:szCs w:val="24"/>
                </w:rPr>
                <m:t>k</m:t>
              </w:ins>
            </m:r>
          </m:e>
          <m:sub>
            <m:sSub>
              <m:sSubPr>
                <m:ctrlPr>
                  <w:ins w:id="987" w:author="Zhen Tan" w:date="2022-08-22T14:44:00Z">
                    <w:rPr>
                      <w:rFonts w:ascii="Cambria Math" w:hAnsi="Cambria Math" w:cs="Times New Roman"/>
                      <w:bCs/>
                      <w:i/>
                      <w:sz w:val="24"/>
                      <w:szCs w:val="24"/>
                    </w:rPr>
                  </w:ins>
                </m:ctrlPr>
              </m:sSubPr>
              <m:e>
                <m:r>
                  <w:ins w:id="988" w:author="Zhen Tan" w:date="2022-08-22T14:44:00Z">
                    <w:rPr>
                      <w:rFonts w:ascii="Cambria Math" w:hAnsi="Cambria Math" w:cs="Times New Roman"/>
                      <w:sz w:val="24"/>
                      <w:szCs w:val="24"/>
                    </w:rPr>
                    <m:t>M</m:t>
                  </w:ins>
                </m:r>
              </m:e>
              <m:sub>
                <m:r>
                  <w:ins w:id="989" w:author="Zhen Tan" w:date="2022-08-22T14:44:00Z">
                    <w:rPr>
                      <w:rFonts w:ascii="Cambria Math" w:hAnsi="Cambria Math" w:cs="Times New Roman"/>
                      <w:sz w:val="24"/>
                      <w:szCs w:val="24"/>
                    </w:rPr>
                    <m:t>i</m:t>
                  </w:ins>
                </m:r>
              </m:sub>
            </m:sSub>
          </m:sub>
          <m:sup>
            <m:r>
              <w:ins w:id="990" w:author="Zhen Tan" w:date="2022-08-22T14:44:00Z">
                <w:rPr>
                  <w:rFonts w:ascii="Cambria Math" w:eastAsia="宋体" w:hAnsi="Times New Roman" w:cs="Times New Roman"/>
                  <w:sz w:val="24"/>
                  <w:szCs w:val="24"/>
                </w:rPr>
                <m:t>i</m:t>
              </w:ins>
            </m:r>
          </m:sup>
        </m:sSubSup>
        <m:r>
          <w:ins w:id="991" w:author="Zhen Tan" w:date="2022-08-22T14:44:00Z">
            <w:rPr>
              <w:rFonts w:ascii="Cambria Math" w:eastAsia="宋体" w:hAnsi="Times New Roman" w:cs="Times New Roman"/>
              <w:sz w:val="24"/>
              <w:szCs w:val="24"/>
            </w:rPr>
            <m:t>+</m:t>
          </w:ins>
        </m:r>
        <m:nary>
          <m:naryPr>
            <m:chr m:val="∑"/>
            <m:limLoc m:val="subSup"/>
            <m:ctrlPr>
              <w:ins w:id="992" w:author="Zhen Tan" w:date="2022-08-22T14:42:00Z">
                <w:rPr>
                  <w:rFonts w:ascii="Cambria Math" w:eastAsia="宋体" w:hAnsi="Times New Roman" w:cs="Times New Roman"/>
                  <w:b/>
                  <w:sz w:val="24"/>
                  <w:szCs w:val="24"/>
                </w:rPr>
              </w:ins>
            </m:ctrlPr>
          </m:naryPr>
          <m:sub>
            <m:r>
              <w:ins w:id="993" w:author="Zhen Tan" w:date="2022-08-22T14:42:00Z">
                <w:rPr>
                  <w:rFonts w:ascii="Cambria Math" w:eastAsia="宋体" w:hAnsi="Times New Roman" w:cs="Times New Roman"/>
                  <w:sz w:val="24"/>
                  <w:szCs w:val="24"/>
                </w:rPr>
                <m:t>j=1</m:t>
              </w:ins>
            </m:r>
          </m:sub>
          <m:sup>
            <m:sSub>
              <m:sSubPr>
                <m:ctrlPr>
                  <w:ins w:id="994" w:author="Zhen Tan" w:date="2022-08-22T14:42:00Z">
                    <w:rPr>
                      <w:rFonts w:ascii="Cambria Math" w:hAnsi="Cambria Math" w:cs="Times New Roman"/>
                      <w:bCs/>
                      <w:i/>
                      <w:sz w:val="24"/>
                      <w:szCs w:val="24"/>
                    </w:rPr>
                  </w:ins>
                </m:ctrlPr>
              </m:sSubPr>
              <m:e>
                <m:r>
                  <w:ins w:id="995" w:author="Zhen Tan" w:date="2022-08-22T14:42:00Z">
                    <w:rPr>
                      <w:rFonts w:ascii="Cambria Math" w:hAnsi="Cambria Math" w:cs="Times New Roman"/>
                      <w:sz w:val="24"/>
                      <w:szCs w:val="24"/>
                    </w:rPr>
                    <m:t>M</m:t>
                  </w:ins>
                </m:r>
              </m:e>
              <m:sub>
                <m:r>
                  <w:ins w:id="996" w:author="Zhen Tan" w:date="2022-08-22T14:42:00Z">
                    <w:rPr>
                      <w:rFonts w:ascii="Cambria Math" w:hAnsi="Cambria Math" w:cs="Times New Roman"/>
                      <w:sz w:val="24"/>
                      <w:szCs w:val="24"/>
                    </w:rPr>
                    <m:t>i</m:t>
                  </w:ins>
                </m:r>
              </m:sub>
            </m:sSub>
            <m:r>
              <w:ins w:id="997" w:author="Zhen Tan" w:date="2022-08-22T14:44:00Z">
                <w:rPr>
                  <w:rFonts w:ascii="Cambria Math" w:hAnsi="Cambria Math" w:cs="Times New Roman"/>
                  <w:sz w:val="24"/>
                  <w:szCs w:val="24"/>
                </w:rPr>
                <m:t>-1</m:t>
              </w:ins>
            </m:r>
          </m:sup>
          <m:e>
            <m:r>
              <w:ins w:id="998" w:author="Zhen Tan" w:date="2022-08-22T14:47:00Z">
                <m:rPr>
                  <m:sty m:val="bi"/>
                </m:rPr>
                <w:rPr>
                  <w:rFonts w:ascii="Cambria Math" w:eastAsia="宋体" w:hAnsi="Times New Roman" w:cs="Times New Roman"/>
                  <w:sz w:val="24"/>
                  <w:szCs w:val="24"/>
                </w:rPr>
                <m:t>(</m:t>
              </w:ins>
            </m:r>
            <m:sSubSup>
              <m:sSubSupPr>
                <m:ctrlPr>
                  <w:ins w:id="999" w:author="Zhen Tan" w:date="2022-08-22T14:47:00Z">
                    <w:rPr>
                      <w:rFonts w:ascii="Cambria Math" w:eastAsia="宋体" w:hAnsi="Times New Roman" w:cs="Times New Roman"/>
                      <w:bCs/>
                      <w:i/>
                      <w:sz w:val="24"/>
                      <w:szCs w:val="24"/>
                    </w:rPr>
                  </w:ins>
                </m:ctrlPr>
              </m:sSubSupPr>
              <m:e>
                <m:r>
                  <w:ins w:id="1000" w:author="Zhen Tan" w:date="2022-08-22T14:47:00Z">
                    <w:rPr>
                      <w:rFonts w:ascii="Cambria Math" w:hAnsi="Cambria Math" w:cs="Times New Roman"/>
                      <w:sz w:val="24"/>
                      <w:szCs w:val="24"/>
                    </w:rPr>
                    <m:t>k</m:t>
                  </w:ins>
                </m:r>
              </m:e>
              <m:sub>
                <m:r>
                  <w:ins w:id="1001" w:author="Zhen Tan" w:date="2022-08-22T14:47:00Z">
                    <w:rPr>
                      <w:rFonts w:ascii="Cambria Math" w:eastAsia="宋体" w:hAnsi="Times New Roman" w:cs="Times New Roman"/>
                      <w:sz w:val="24"/>
                      <w:szCs w:val="24"/>
                    </w:rPr>
                    <m:t>j</m:t>
                  </w:ins>
                </m:r>
              </m:sub>
              <m:sup>
                <m:r>
                  <w:ins w:id="1002" w:author="Zhen Tan" w:date="2022-08-22T14:47:00Z">
                    <w:rPr>
                      <w:rFonts w:ascii="Cambria Math" w:eastAsia="宋体" w:hAnsi="Times New Roman" w:cs="Times New Roman"/>
                      <w:sz w:val="24"/>
                      <w:szCs w:val="24"/>
                    </w:rPr>
                    <m:t>i</m:t>
                  </w:ins>
                </m:r>
              </m:sup>
            </m:sSubSup>
            <m:r>
              <w:ins w:id="1003" w:author="Zhen Tan" w:date="2022-08-22T14:47:00Z">
                <w:rPr>
                  <w:rFonts w:ascii="Cambria Math" w:eastAsia="宋体" w:hAnsi="Times New Roman" w:cs="Times New Roman"/>
                  <w:sz w:val="24"/>
                  <w:szCs w:val="24"/>
                </w:rPr>
                <m:t>-</m:t>
              </w:ins>
            </m:r>
            <m:r>
              <w:ins w:id="1004" w:author="Zhen Tan" w:date="2022-08-22T14:47:00Z">
                <w:rPr>
                  <w:rFonts w:ascii="Cambria Math" w:eastAsia="宋体" w:hAnsi="Times New Roman" w:cs="Times New Roman"/>
                  <w:sz w:val="24"/>
                  <w:szCs w:val="24"/>
                </w:rPr>
                <m:t>1)</m:t>
              </w:ins>
            </m:r>
            <m:nary>
              <m:naryPr>
                <m:chr m:val="∏"/>
                <m:limLoc m:val="subSup"/>
                <m:ctrlPr>
                  <w:ins w:id="1005" w:author="Zhen Tan" w:date="2022-08-22T14:45:00Z">
                    <w:rPr>
                      <w:rFonts w:ascii="Cambria Math" w:eastAsia="宋体" w:hAnsi="Times New Roman" w:cs="Times New Roman"/>
                      <w:b/>
                      <w:i/>
                      <w:sz w:val="24"/>
                      <w:szCs w:val="24"/>
                    </w:rPr>
                  </w:ins>
                </m:ctrlPr>
              </m:naryPr>
              <m:sub>
                <m:r>
                  <w:ins w:id="1006" w:author="Zhen Tan" w:date="2022-08-22T14:48:00Z">
                    <w:rPr>
                      <w:rFonts w:ascii="Cambria Math" w:eastAsia="宋体" w:hAnsi="Times New Roman" w:cs="Times New Roman"/>
                      <w:sz w:val="24"/>
                      <w:szCs w:val="24"/>
                    </w:rPr>
                    <m:t>h</m:t>
                  </w:ins>
                </m:r>
                <m:r>
                  <w:ins w:id="1007" w:author="Zhen Tan" w:date="2022-08-22T14:45:00Z">
                    <w:rPr>
                      <w:rFonts w:ascii="Cambria Math" w:eastAsia="宋体" w:hAnsi="Times New Roman" w:cs="Times New Roman"/>
                      <w:sz w:val="24"/>
                      <w:szCs w:val="24"/>
                    </w:rPr>
                    <m:t>=j+1</m:t>
                  </w:ins>
                </m:r>
              </m:sub>
              <m:sup>
                <m:sSub>
                  <m:sSubPr>
                    <m:ctrlPr>
                      <w:ins w:id="1008" w:author="Zhen Tan" w:date="2022-08-22T14:45:00Z">
                        <w:rPr>
                          <w:rFonts w:ascii="Cambria Math" w:hAnsi="Cambria Math" w:cs="Times New Roman"/>
                          <w:bCs/>
                          <w:i/>
                          <w:sz w:val="24"/>
                          <w:szCs w:val="24"/>
                        </w:rPr>
                      </w:ins>
                    </m:ctrlPr>
                  </m:sSubPr>
                  <m:e>
                    <m:r>
                      <w:ins w:id="1009" w:author="Zhen Tan" w:date="2022-08-22T14:45:00Z">
                        <w:rPr>
                          <w:rFonts w:ascii="Cambria Math" w:hAnsi="Cambria Math" w:cs="Times New Roman"/>
                          <w:sz w:val="24"/>
                          <w:szCs w:val="24"/>
                        </w:rPr>
                        <m:t>M</m:t>
                      </w:ins>
                    </m:r>
                  </m:e>
                  <m:sub>
                    <m:r>
                      <w:ins w:id="1010" w:author="Zhen Tan" w:date="2022-08-22T14:45:00Z">
                        <w:rPr>
                          <w:rFonts w:ascii="Cambria Math" w:hAnsi="Cambria Math" w:cs="Times New Roman"/>
                          <w:sz w:val="24"/>
                          <w:szCs w:val="24"/>
                        </w:rPr>
                        <m:t>i</m:t>
                      </w:ins>
                    </m:r>
                  </m:sub>
                </m:sSub>
              </m:sup>
              <m:e>
                <m:sSubSup>
                  <m:sSubSupPr>
                    <m:ctrlPr>
                      <w:ins w:id="1011" w:author="Zhen Tan" w:date="2022-08-22T14:48:00Z">
                        <w:rPr>
                          <w:rFonts w:ascii="Cambria Math" w:eastAsia="宋体" w:hAnsi="Times New Roman" w:cs="Times New Roman"/>
                          <w:bCs/>
                          <w:i/>
                          <w:sz w:val="24"/>
                          <w:szCs w:val="24"/>
                        </w:rPr>
                      </w:ins>
                    </m:ctrlPr>
                  </m:sSubSupPr>
                  <m:e>
                    <m:r>
                      <w:ins w:id="1012" w:author="Zhen Tan" w:date="2022-08-22T14:48:00Z">
                        <w:rPr>
                          <w:rFonts w:ascii="Cambria Math" w:hAnsi="Cambria Math" w:cs="Times New Roman"/>
                          <w:sz w:val="24"/>
                          <w:szCs w:val="24"/>
                        </w:rPr>
                        <m:t>k</m:t>
                      </w:ins>
                    </m:r>
                  </m:e>
                  <m:sub>
                    <m:r>
                      <w:ins w:id="1013" w:author="Zhen Tan" w:date="2022-08-22T14:48:00Z">
                        <w:rPr>
                          <w:rFonts w:ascii="Cambria Math" w:eastAsia="宋体" w:hAnsi="Times New Roman" w:cs="Times New Roman"/>
                          <w:sz w:val="24"/>
                          <w:szCs w:val="24"/>
                        </w:rPr>
                        <m:t>h</m:t>
                      </w:ins>
                    </m:r>
                  </m:sub>
                  <m:sup>
                    <m:r>
                      <w:ins w:id="1014" w:author="Zhen Tan" w:date="2022-08-22T14:48:00Z">
                        <w:rPr>
                          <w:rFonts w:ascii="Cambria Math" w:eastAsia="宋体" w:hAnsi="Times New Roman" w:cs="Times New Roman"/>
                          <w:sz w:val="24"/>
                          <w:szCs w:val="24"/>
                        </w:rPr>
                        <m:t>i</m:t>
                      </w:ins>
                    </m:r>
                  </m:sup>
                </m:sSubSup>
              </m:e>
            </m:nary>
          </m:e>
        </m:nary>
      </m:oMath>
      <w:ins w:id="1015" w:author="Zhen Tan" w:date="2022-08-22T14:50:00Z">
        <w:r w:rsidR="00366B79" w:rsidRPr="0080518C">
          <w:rPr>
            <w:rFonts w:ascii="Times New Roman" w:hAnsi="Times New Roman" w:cs="Times New Roman"/>
            <w:bCs/>
            <w:sz w:val="24"/>
            <w:szCs w:val="24"/>
          </w:rPr>
          <w:t xml:space="preserve">. </w:t>
        </w:r>
      </w:ins>
      <w:ins w:id="1016" w:author="Zhen Tan" w:date="2022-08-22T11:00:00Z">
        <w:r w:rsidR="009024E3" w:rsidRPr="0080518C">
          <w:rPr>
            <w:rFonts w:ascii="Times New Roman" w:hAnsi="Times New Roman" w:cs="Times New Roman" w:hint="eastAsia"/>
            <w:bCs/>
            <w:sz w:val="24"/>
            <w:szCs w:val="24"/>
          </w:rPr>
          <w:t>For</w:t>
        </w:r>
        <w:r w:rsidR="009024E3" w:rsidRPr="0080518C">
          <w:rPr>
            <w:rFonts w:ascii="Times New Roman" w:hAnsi="Times New Roman" w:cs="Times New Roman"/>
            <w:bCs/>
            <w:sz w:val="24"/>
            <w:szCs w:val="24"/>
          </w:rPr>
          <w:t xml:space="preserve"> example, if </w:t>
        </w:r>
      </w:ins>
      <m:oMath>
        <m:sSub>
          <m:sSubPr>
            <m:ctrlPr>
              <w:ins w:id="1017" w:author="Zhen Tan" w:date="2022-08-22T11:00:00Z">
                <w:rPr>
                  <w:rFonts w:ascii="Cambria Math" w:hAnsi="Cambria Math" w:cs="Times New Roman"/>
                  <w:bCs/>
                  <w:i/>
                  <w:sz w:val="24"/>
                  <w:szCs w:val="24"/>
                </w:rPr>
              </w:ins>
            </m:ctrlPr>
          </m:sSubPr>
          <m:e>
            <m:r>
              <w:ins w:id="1018" w:author="Zhen Tan" w:date="2022-08-22T11:00:00Z">
                <w:rPr>
                  <w:rFonts w:ascii="Cambria Math" w:hAnsi="Cambria Math" w:cs="Times New Roman"/>
                  <w:sz w:val="24"/>
                  <w:szCs w:val="24"/>
                </w:rPr>
                <m:t>M</m:t>
              </w:ins>
            </m:r>
          </m:e>
          <m:sub>
            <m:r>
              <w:ins w:id="1019" w:author="Zhen Tan" w:date="2022-08-22T11:00:00Z">
                <w:rPr>
                  <w:rFonts w:ascii="Cambria Math" w:hAnsi="Cambria Math" w:cs="Times New Roman"/>
                  <w:sz w:val="24"/>
                  <w:szCs w:val="24"/>
                </w:rPr>
                <m:t>i</m:t>
              </w:ins>
            </m:r>
          </m:sub>
        </m:sSub>
        <m:r>
          <w:ins w:id="1020" w:author="Zhen Tan" w:date="2022-08-22T11:00:00Z">
            <w:rPr>
              <w:rFonts w:ascii="Cambria Math" w:hAnsi="Cambria Math" w:cs="Times New Roman"/>
              <w:sz w:val="24"/>
              <w:szCs w:val="24"/>
            </w:rPr>
            <m:t>=3</m:t>
          </w:ins>
        </m:r>
      </m:oMath>
      <w:ins w:id="1021" w:author="Zhen Tan" w:date="2022-08-22T11:00:00Z">
        <w:r w:rsidR="009024E3" w:rsidRPr="0080518C">
          <w:rPr>
            <w:rFonts w:ascii="Times New Roman" w:hAnsi="Times New Roman" w:cs="Times New Roman"/>
            <w:bCs/>
            <w:sz w:val="24"/>
            <w:szCs w:val="24"/>
          </w:rPr>
          <w:t xml:space="preserve">, </w:t>
        </w:r>
      </w:ins>
      <m:oMath>
        <m:sSubSup>
          <m:sSubSupPr>
            <m:ctrlPr>
              <w:ins w:id="1022" w:author="Zhen Tan" w:date="2022-08-22T14:46:00Z">
                <w:rPr>
                  <w:rFonts w:ascii="Cambria Math" w:eastAsia="宋体" w:hAnsi="Times New Roman" w:cs="Times New Roman"/>
                  <w:bCs/>
                  <w:i/>
                  <w:sz w:val="24"/>
                  <w:szCs w:val="24"/>
                </w:rPr>
              </w:ins>
            </m:ctrlPr>
          </m:sSubSupPr>
          <m:e>
            <m:r>
              <w:ins w:id="1023" w:author="Zhen Tan" w:date="2022-08-22T14:46:00Z">
                <w:rPr>
                  <w:rFonts w:ascii="Cambria Math" w:eastAsia="宋体" w:hAnsi="Cambria Math" w:cs="Times New Roman"/>
                  <w:sz w:val="24"/>
                  <w:szCs w:val="24"/>
                </w:rPr>
                <m:t>m</m:t>
              </w:ins>
            </m:r>
          </m:e>
          <m:sub>
            <m:r>
              <w:ins w:id="1024" w:author="Zhen Tan" w:date="2022-08-22T14:46:00Z">
                <w:rPr>
                  <w:rFonts w:ascii="Cambria Math" w:eastAsia="宋体" w:hAnsi="Times New Roman" w:cs="Times New Roman"/>
                  <w:sz w:val="24"/>
                  <w:szCs w:val="24"/>
                </w:rPr>
                <m:t>1</m:t>
              </w:ins>
            </m:r>
          </m:sub>
          <m:sup>
            <m:r>
              <w:ins w:id="1025" w:author="Zhen Tan" w:date="2022-08-22T14:46:00Z">
                <w:rPr>
                  <w:rFonts w:ascii="Cambria Math" w:eastAsia="宋体" w:hAnsi="Times New Roman" w:cs="Times New Roman"/>
                  <w:sz w:val="24"/>
                  <w:szCs w:val="24"/>
                </w:rPr>
                <m:t>i</m:t>
              </w:ins>
            </m:r>
          </m:sup>
        </m:sSubSup>
        <m:r>
          <w:ins w:id="1026" w:author="Zhen Tan" w:date="2022-08-22T14:46:00Z">
            <w:rPr>
              <w:rFonts w:ascii="Cambria Math" w:eastAsia="宋体" w:hAnsi="Times New Roman" w:cs="Times New Roman"/>
              <w:sz w:val="24"/>
              <w:szCs w:val="24"/>
            </w:rPr>
            <m:t>=</m:t>
          </w:ins>
        </m:r>
        <m:sSubSup>
          <m:sSubSupPr>
            <m:ctrlPr>
              <w:ins w:id="1027" w:author="Zhen Tan" w:date="2022-08-22T14:46:00Z">
                <w:rPr>
                  <w:rFonts w:ascii="Cambria Math" w:eastAsia="宋体" w:hAnsi="Times New Roman" w:cs="Times New Roman"/>
                  <w:bCs/>
                  <w:i/>
                  <w:sz w:val="24"/>
                  <w:szCs w:val="24"/>
                </w:rPr>
              </w:ins>
            </m:ctrlPr>
          </m:sSubSupPr>
          <m:e>
            <m:r>
              <w:ins w:id="1028" w:author="Zhen Tan" w:date="2022-08-22T14:46:00Z">
                <w:rPr>
                  <w:rFonts w:ascii="Cambria Math" w:eastAsia="宋体" w:hAnsi="Cambria Math" w:cs="Times New Roman"/>
                  <w:sz w:val="24"/>
                  <w:szCs w:val="24"/>
                </w:rPr>
                <m:t>m</m:t>
              </w:ins>
            </m:r>
          </m:e>
          <m:sub>
            <m:r>
              <w:ins w:id="1029" w:author="Zhen Tan" w:date="2022-08-22T14:46:00Z">
                <w:rPr>
                  <w:rFonts w:ascii="Cambria Math" w:eastAsia="宋体" w:hAnsi="Times New Roman" w:cs="Times New Roman"/>
                  <w:sz w:val="24"/>
                  <w:szCs w:val="24"/>
                </w:rPr>
                <m:t>2</m:t>
              </w:ins>
            </m:r>
          </m:sub>
          <m:sup>
            <m:r>
              <w:ins w:id="1030" w:author="Zhen Tan" w:date="2022-08-22T14:46:00Z">
                <w:rPr>
                  <w:rFonts w:ascii="Cambria Math" w:eastAsia="宋体" w:hAnsi="Times New Roman" w:cs="Times New Roman"/>
                  <w:sz w:val="24"/>
                  <w:szCs w:val="24"/>
                </w:rPr>
                <m:t>i</m:t>
              </w:ins>
            </m:r>
          </m:sup>
        </m:sSubSup>
        <m:r>
          <w:ins w:id="1031" w:author="Zhen Tan" w:date="2022-08-22T14:46:00Z">
            <w:rPr>
              <w:rFonts w:ascii="Cambria Math" w:eastAsia="宋体" w:hAnsi="Times New Roman" w:cs="Times New Roman"/>
              <w:sz w:val="24"/>
              <w:szCs w:val="24"/>
            </w:rPr>
            <m:t>=</m:t>
          </w:ins>
        </m:r>
        <m:sSubSup>
          <m:sSubSupPr>
            <m:ctrlPr>
              <w:ins w:id="1032" w:author="Zhen Tan" w:date="2022-08-22T14:46:00Z">
                <w:rPr>
                  <w:rFonts w:ascii="Cambria Math" w:eastAsia="宋体" w:hAnsi="Times New Roman" w:cs="Times New Roman"/>
                  <w:bCs/>
                  <w:i/>
                  <w:sz w:val="24"/>
                  <w:szCs w:val="24"/>
                </w:rPr>
              </w:ins>
            </m:ctrlPr>
          </m:sSubSupPr>
          <m:e>
            <m:r>
              <w:ins w:id="1033" w:author="Zhen Tan" w:date="2022-08-22T14:46:00Z">
                <w:rPr>
                  <w:rFonts w:ascii="Cambria Math" w:eastAsia="宋体" w:hAnsi="Cambria Math" w:cs="Times New Roman"/>
                  <w:sz w:val="24"/>
                  <w:szCs w:val="24"/>
                </w:rPr>
                <m:t>m</m:t>
              </w:ins>
            </m:r>
          </m:e>
          <m:sub>
            <m:r>
              <w:ins w:id="1034" w:author="Zhen Tan" w:date="2022-08-22T14:46:00Z">
                <w:rPr>
                  <w:rFonts w:ascii="Cambria Math" w:eastAsia="宋体" w:hAnsi="Times New Roman" w:cs="Times New Roman"/>
                  <w:sz w:val="24"/>
                  <w:szCs w:val="24"/>
                </w:rPr>
                <m:t>3</m:t>
              </w:ins>
            </m:r>
          </m:sub>
          <m:sup>
            <m:r>
              <w:ins w:id="1035" w:author="Zhen Tan" w:date="2022-08-22T14:46:00Z">
                <w:rPr>
                  <w:rFonts w:ascii="Cambria Math" w:eastAsia="宋体" w:hAnsi="Times New Roman" w:cs="Times New Roman"/>
                  <w:sz w:val="24"/>
                  <w:szCs w:val="24"/>
                </w:rPr>
                <m:t>i</m:t>
              </w:ins>
            </m:r>
          </m:sup>
        </m:sSubSup>
        <m:r>
          <w:ins w:id="1036" w:author="Zhen Tan" w:date="2022-08-22T14:46:00Z">
            <w:rPr>
              <w:rFonts w:ascii="Cambria Math" w:eastAsia="宋体" w:hAnsi="Times New Roman" w:cs="Times New Roman"/>
              <w:sz w:val="24"/>
              <w:szCs w:val="24"/>
            </w:rPr>
            <m:t>=2</m:t>
          </w:ins>
        </m:r>
      </m:oMath>
      <w:ins w:id="1037" w:author="Zhen Tan" w:date="2022-08-22T14:46:00Z">
        <w:r w:rsidR="009501E3" w:rsidRPr="0080518C">
          <w:rPr>
            <w:rFonts w:ascii="Times New Roman" w:hAnsi="Times New Roman" w:cs="Times New Roman"/>
            <w:bCs/>
            <w:sz w:val="24"/>
            <w:szCs w:val="24"/>
          </w:rPr>
          <w:t xml:space="preserve">, </w:t>
        </w:r>
      </w:ins>
      <m:oMath>
        <m:sSubSup>
          <m:sSubSupPr>
            <m:ctrlPr>
              <w:ins w:id="1038" w:author="Zhen Tan" w:date="2022-08-22T11:00:00Z">
                <w:rPr>
                  <w:rFonts w:ascii="Cambria Math" w:eastAsia="宋体" w:hAnsi="Times New Roman" w:cs="Times New Roman"/>
                  <w:bCs/>
                  <w:i/>
                  <w:sz w:val="24"/>
                  <w:szCs w:val="24"/>
                </w:rPr>
              </w:ins>
            </m:ctrlPr>
          </m:sSubSupPr>
          <m:e>
            <m:r>
              <w:ins w:id="1039" w:author="Zhen Tan" w:date="2022-08-22T11:00:00Z">
                <w:rPr>
                  <w:rFonts w:ascii="Cambria Math" w:eastAsia="宋体" w:hAnsi="Cambria Math" w:cs="Times New Roman"/>
                  <w:sz w:val="24"/>
                  <w:szCs w:val="24"/>
                </w:rPr>
                <m:t>f</m:t>
              </w:ins>
            </m:r>
          </m:e>
          <m:sub>
            <m:r>
              <w:ins w:id="1040" w:author="Zhen Tan" w:date="2022-08-22T11:00:00Z">
                <w:rPr>
                  <w:rFonts w:ascii="Cambria Math" w:eastAsia="宋体" w:hAnsi="Times New Roman" w:cs="Times New Roman" w:hint="eastAsia"/>
                  <w:sz w:val="24"/>
                  <w:szCs w:val="24"/>
                </w:rPr>
                <m:t>1</m:t>
              </w:ins>
            </m:r>
          </m:sub>
          <m:sup>
            <m:r>
              <w:ins w:id="1041" w:author="Zhen Tan" w:date="2022-08-22T11:00:00Z">
                <w:rPr>
                  <w:rFonts w:ascii="Cambria Math" w:eastAsia="宋体" w:hAnsi="Times New Roman" w:cs="Times New Roman"/>
                  <w:sz w:val="24"/>
                  <w:szCs w:val="24"/>
                </w:rPr>
                <m:t>i</m:t>
              </w:ins>
            </m:r>
          </m:sup>
        </m:sSubSup>
        <m:d>
          <m:dPr>
            <m:ctrlPr>
              <w:ins w:id="1042" w:author="Zhen Tan" w:date="2022-08-22T11:00:00Z">
                <w:rPr>
                  <w:rFonts w:ascii="Cambria Math" w:hAnsi="Cambria Math" w:cs="Times New Roman"/>
                  <w:bCs/>
                  <w:sz w:val="24"/>
                  <w:szCs w:val="24"/>
                </w:rPr>
              </w:ins>
            </m:ctrlPr>
          </m:dPr>
          <m:e>
            <m:r>
              <w:ins w:id="1043" w:author="Zhen Tan" w:date="2022-08-22T11:00:00Z">
                <m:rPr>
                  <m:sty m:val="b"/>
                </m:rPr>
                <w:rPr>
                  <w:rFonts w:ascii="Cambria Math" w:hAnsi="Cambria Math" w:cs="Times New Roman"/>
                  <w:sz w:val="24"/>
                  <w:szCs w:val="24"/>
                </w:rPr>
                <m:t>x</m:t>
              </w:ins>
            </m:r>
          </m:e>
        </m:d>
      </m:oMath>
      <w:ins w:id="1044" w:author="Zhen Tan" w:date="2022-08-22T11:01:00Z">
        <w:r w:rsidR="00FD4D62" w:rsidRPr="0080518C">
          <w:rPr>
            <w:rFonts w:ascii="Times New Roman" w:hAnsi="Times New Roman" w:cs="Times New Roman" w:hint="eastAsia"/>
            <w:bCs/>
            <w:sz w:val="24"/>
            <w:szCs w:val="24"/>
          </w:rPr>
          <w:t>,</w:t>
        </w:r>
      </w:ins>
      <m:oMath>
        <m:r>
          <w:ins w:id="1045" w:author="Zhen Tan" w:date="2022-08-22T11:01:00Z">
            <w:rPr>
              <w:rFonts w:ascii="Cambria Math" w:eastAsia="宋体" w:hAnsi="Times New Roman" w:cs="Times New Roman"/>
              <w:sz w:val="24"/>
              <w:szCs w:val="24"/>
            </w:rPr>
            <m:t xml:space="preserve"> </m:t>
          </w:ins>
        </m:r>
        <m:sSubSup>
          <m:sSubSupPr>
            <m:ctrlPr>
              <w:ins w:id="1046" w:author="Zhen Tan" w:date="2022-08-22T11:01:00Z">
                <w:rPr>
                  <w:rFonts w:ascii="Cambria Math" w:eastAsia="宋体" w:hAnsi="Times New Roman" w:cs="Times New Roman"/>
                  <w:bCs/>
                  <w:i/>
                  <w:sz w:val="24"/>
                  <w:szCs w:val="24"/>
                </w:rPr>
              </w:ins>
            </m:ctrlPr>
          </m:sSubSupPr>
          <m:e>
            <m:r>
              <w:ins w:id="1047" w:author="Zhen Tan" w:date="2022-08-22T11:01:00Z">
                <w:rPr>
                  <w:rFonts w:ascii="Cambria Math" w:eastAsia="宋体" w:hAnsi="Cambria Math" w:cs="Times New Roman"/>
                  <w:sz w:val="24"/>
                  <w:szCs w:val="24"/>
                </w:rPr>
                <m:t>f</m:t>
              </w:ins>
            </m:r>
          </m:e>
          <m:sub>
            <m:r>
              <w:ins w:id="1048" w:author="Zhen Tan" w:date="2022-08-22T11:01:00Z">
                <w:rPr>
                  <w:rFonts w:ascii="Cambria Math" w:eastAsia="宋体" w:hAnsi="Times New Roman" w:cs="Times New Roman"/>
                  <w:sz w:val="24"/>
                  <w:szCs w:val="24"/>
                </w:rPr>
                <m:t>2</m:t>
              </w:ins>
            </m:r>
          </m:sub>
          <m:sup>
            <m:r>
              <w:ins w:id="1049" w:author="Zhen Tan" w:date="2022-08-22T11:01:00Z">
                <w:rPr>
                  <w:rFonts w:ascii="Cambria Math" w:eastAsia="宋体" w:hAnsi="Times New Roman" w:cs="Times New Roman"/>
                  <w:sz w:val="24"/>
                  <w:szCs w:val="24"/>
                </w:rPr>
                <m:t>i</m:t>
              </w:ins>
            </m:r>
          </m:sup>
        </m:sSubSup>
        <m:d>
          <m:dPr>
            <m:ctrlPr>
              <w:ins w:id="1050" w:author="Zhen Tan" w:date="2022-08-22T11:01:00Z">
                <w:rPr>
                  <w:rFonts w:ascii="Cambria Math" w:hAnsi="Cambria Math" w:cs="Times New Roman"/>
                  <w:bCs/>
                  <w:sz w:val="24"/>
                  <w:szCs w:val="24"/>
                </w:rPr>
              </w:ins>
            </m:ctrlPr>
          </m:dPr>
          <m:e>
            <m:r>
              <w:ins w:id="1051" w:author="Zhen Tan" w:date="2022-08-22T11:01:00Z">
                <m:rPr>
                  <m:sty m:val="b"/>
                </m:rPr>
                <w:rPr>
                  <w:rFonts w:ascii="Cambria Math" w:hAnsi="Cambria Math" w:cs="Times New Roman"/>
                  <w:sz w:val="24"/>
                  <w:szCs w:val="24"/>
                </w:rPr>
                <m:t>x</m:t>
              </w:ins>
            </m:r>
          </m:e>
        </m:d>
      </m:oMath>
      <w:ins w:id="1052" w:author="Zhen Tan" w:date="2022-08-22T11:01:00Z">
        <w:r w:rsidR="00FD4D62" w:rsidRPr="0080518C">
          <w:rPr>
            <w:rFonts w:ascii="Times New Roman" w:hAnsi="Times New Roman" w:cs="Times New Roman"/>
            <w:bCs/>
            <w:sz w:val="24"/>
            <w:szCs w:val="24"/>
          </w:rPr>
          <w:t xml:space="preserve"> and </w:t>
        </w:r>
      </w:ins>
      <m:oMath>
        <m:sSubSup>
          <m:sSubSupPr>
            <m:ctrlPr>
              <w:ins w:id="1053" w:author="Zhen Tan" w:date="2022-08-22T11:01:00Z">
                <w:rPr>
                  <w:rFonts w:ascii="Cambria Math" w:eastAsia="宋体" w:hAnsi="Times New Roman" w:cs="Times New Roman"/>
                  <w:bCs/>
                  <w:i/>
                  <w:sz w:val="24"/>
                  <w:szCs w:val="24"/>
                </w:rPr>
              </w:ins>
            </m:ctrlPr>
          </m:sSubSupPr>
          <m:e>
            <m:r>
              <w:ins w:id="1054" w:author="Zhen Tan" w:date="2022-08-22T11:01:00Z">
                <w:rPr>
                  <w:rFonts w:ascii="Cambria Math" w:eastAsia="宋体" w:hAnsi="Cambria Math" w:cs="Times New Roman"/>
                  <w:sz w:val="24"/>
                  <w:szCs w:val="24"/>
                </w:rPr>
                <m:t>f</m:t>
              </w:ins>
            </m:r>
          </m:e>
          <m:sub>
            <m:r>
              <w:ins w:id="1055" w:author="Zhen Tan" w:date="2022-08-22T11:01:00Z">
                <w:rPr>
                  <w:rFonts w:ascii="Cambria Math" w:eastAsia="宋体" w:hAnsi="Times New Roman" w:cs="Times New Roman"/>
                  <w:sz w:val="24"/>
                  <w:szCs w:val="24"/>
                </w:rPr>
                <m:t>3</m:t>
              </w:ins>
            </m:r>
          </m:sub>
          <m:sup>
            <m:r>
              <w:ins w:id="1056" w:author="Zhen Tan" w:date="2022-08-22T11:01:00Z">
                <w:rPr>
                  <w:rFonts w:ascii="Cambria Math" w:eastAsia="宋体" w:hAnsi="Times New Roman" w:cs="Times New Roman"/>
                  <w:sz w:val="24"/>
                  <w:szCs w:val="24"/>
                </w:rPr>
                <m:t>i</m:t>
              </w:ins>
            </m:r>
          </m:sup>
        </m:sSubSup>
        <m:d>
          <m:dPr>
            <m:ctrlPr>
              <w:ins w:id="1057" w:author="Zhen Tan" w:date="2022-08-22T11:01:00Z">
                <w:rPr>
                  <w:rFonts w:ascii="Cambria Math" w:hAnsi="Cambria Math" w:cs="Times New Roman"/>
                  <w:bCs/>
                  <w:sz w:val="24"/>
                  <w:szCs w:val="24"/>
                </w:rPr>
              </w:ins>
            </m:ctrlPr>
          </m:dPr>
          <m:e>
            <m:r>
              <w:ins w:id="1058" w:author="Zhen Tan" w:date="2022-08-22T11:01:00Z">
                <m:rPr>
                  <m:sty m:val="b"/>
                </m:rPr>
                <w:rPr>
                  <w:rFonts w:ascii="Cambria Math" w:hAnsi="Cambria Math" w:cs="Times New Roman"/>
                  <w:sz w:val="24"/>
                  <w:szCs w:val="24"/>
                </w:rPr>
                <m:t>x</m:t>
              </w:ins>
            </m:r>
          </m:e>
        </m:d>
      </m:oMath>
      <w:ins w:id="1059" w:author="Zhen Tan" w:date="2022-08-22T11:01:00Z">
        <w:r w:rsidR="00FD4D62" w:rsidRPr="0080518C">
          <w:rPr>
            <w:rFonts w:ascii="Times New Roman" w:hAnsi="Times New Roman" w:cs="Times New Roman"/>
            <w:bCs/>
            <w:sz w:val="24"/>
            <w:szCs w:val="24"/>
          </w:rPr>
          <w:t>, respectively,</w:t>
        </w:r>
      </w:ins>
      <w:ins w:id="1060" w:author="Zhen Tan" w:date="2022-08-22T11:00:00Z">
        <w:r w:rsidR="009024E3" w:rsidRPr="0080518C">
          <w:rPr>
            <w:rFonts w:ascii="Times New Roman" w:hAnsi="Times New Roman" w:cs="Times New Roman"/>
            <w:bCs/>
            <w:sz w:val="24"/>
            <w:szCs w:val="24"/>
          </w:rPr>
          <w:t xml:space="preserve"> lie in the </w:t>
        </w:r>
      </w:ins>
      <w:ins w:id="1061" w:author="Zhen Tan" w:date="2022-08-22T13:05:00Z">
        <w:r w:rsidR="009A1542" w:rsidRPr="0080518C">
          <w:rPr>
            <w:rFonts w:ascii="Times New Roman" w:hAnsi="Times New Roman" w:cs="Times New Roman"/>
            <w:bCs/>
            <w:sz w:val="24"/>
            <w:szCs w:val="24"/>
          </w:rPr>
          <w:t xml:space="preserve">second </w:t>
        </w:r>
      </w:ins>
      <w:ins w:id="1062" w:author="Zhen Tan" w:date="2022-08-22T11:00:00Z">
        <w:r w:rsidR="009024E3" w:rsidRPr="0080518C">
          <w:rPr>
            <w:rFonts w:ascii="Times New Roman" w:hAnsi="Times New Roman" w:cs="Times New Roman"/>
            <w:bCs/>
            <w:sz w:val="24"/>
            <w:szCs w:val="24"/>
          </w:rPr>
          <w:t xml:space="preserve">partition, </w:t>
        </w:r>
      </w:ins>
      <w:ins w:id="1063" w:author="Zhen Tan" w:date="2022-08-22T09:49:00Z">
        <w:r w:rsidR="005F335A" w:rsidRPr="0080518C">
          <w:rPr>
            <w:rFonts w:ascii="Times New Roman" w:hAnsi="Times New Roman" w:cs="Times New Roman"/>
            <w:bCs/>
            <w:sz w:val="24"/>
            <w:szCs w:val="24"/>
          </w:rPr>
          <w:t>the second partition</w:t>
        </w:r>
      </w:ins>
      <w:ins w:id="1064" w:author="Zhen Tan" w:date="2022-08-22T09:50:00Z">
        <w:r w:rsidR="005F335A" w:rsidRPr="0080518C">
          <w:rPr>
            <w:rFonts w:ascii="Times New Roman" w:hAnsi="Times New Roman" w:cs="Times New Roman"/>
            <w:bCs/>
            <w:sz w:val="24"/>
            <w:szCs w:val="24"/>
          </w:rPr>
          <w:t xml:space="preserve">, </w:t>
        </w:r>
      </w:ins>
      <w:ins w:id="1065" w:author="Zhen Tan" w:date="2022-08-22T11:01:00Z">
        <w:r w:rsidR="00FD4D62" w:rsidRPr="0080518C">
          <w:rPr>
            <w:rFonts w:ascii="Times New Roman" w:hAnsi="Times New Roman" w:cs="Times New Roman"/>
            <w:bCs/>
            <w:sz w:val="24"/>
            <w:szCs w:val="24"/>
          </w:rPr>
          <w:t xml:space="preserve">and </w:t>
        </w:r>
      </w:ins>
      <w:ins w:id="1066" w:author="Zhen Tan" w:date="2022-08-22T09:50:00Z">
        <w:r w:rsidR="005F335A" w:rsidRPr="0080518C">
          <w:rPr>
            <w:rFonts w:ascii="Times New Roman" w:hAnsi="Times New Roman" w:cs="Times New Roman"/>
            <w:bCs/>
            <w:sz w:val="24"/>
            <w:szCs w:val="24"/>
          </w:rPr>
          <w:t>the first partition of their corresponding domain</w:t>
        </w:r>
      </w:ins>
      <w:ins w:id="1067" w:author="Zhen Tan" w:date="2022-08-22T11:02:00Z">
        <w:r w:rsidR="00FD4D62" w:rsidRPr="0080518C">
          <w:rPr>
            <w:rFonts w:ascii="Times New Roman" w:hAnsi="Times New Roman" w:cs="Times New Roman"/>
            <w:bCs/>
            <w:sz w:val="24"/>
            <w:szCs w:val="24"/>
          </w:rPr>
          <w:t xml:space="preserve">s, then we have </w:t>
        </w:r>
      </w:ins>
      <m:oMath>
        <m:sSub>
          <m:sSubPr>
            <m:ctrlPr>
              <w:ins w:id="1068" w:author="Zhen Tan" w:date="2022-08-22T11:36:00Z">
                <w:rPr>
                  <w:rFonts w:ascii="Cambria Math" w:hAnsi="Cambria Math" w:cs="Times New Roman"/>
                  <w:i/>
                  <w:sz w:val="24"/>
                  <w:szCs w:val="24"/>
                </w:rPr>
              </w:ins>
            </m:ctrlPr>
          </m:sSubPr>
          <m:e>
            <m:r>
              <w:ins w:id="1069" w:author="Zhen Tan" w:date="2022-08-22T11:36:00Z">
                <w:rPr>
                  <w:rFonts w:ascii="Cambria Math" w:hAnsi="Cambria Math" w:cs="Times New Roman"/>
                  <w:sz w:val="24"/>
                  <w:szCs w:val="24"/>
                </w:rPr>
                <m:t>q</m:t>
              </w:ins>
            </m:r>
          </m:e>
          <m:sub>
            <m:r>
              <w:ins w:id="1070" w:author="Zhen Tan" w:date="2022-08-22T11:36:00Z">
                <w:rPr>
                  <w:rFonts w:ascii="Cambria Math" w:hAnsi="Cambria Math" w:cs="Times New Roman"/>
                  <w:sz w:val="24"/>
                  <w:szCs w:val="24"/>
                </w:rPr>
                <m:t>i</m:t>
              </w:ins>
            </m:r>
          </m:sub>
        </m:sSub>
        <m:d>
          <m:dPr>
            <m:ctrlPr>
              <w:ins w:id="1071" w:author="Zhen Tan" w:date="2022-08-22T11:02:00Z">
                <w:rPr>
                  <w:rFonts w:ascii="Cambria Math" w:hAnsi="Cambria Math" w:cs="Times New Roman"/>
                  <w:sz w:val="24"/>
                  <w:szCs w:val="24"/>
                </w:rPr>
              </w:ins>
            </m:ctrlPr>
          </m:dPr>
          <m:e>
            <m:r>
              <w:ins w:id="1072" w:author="Zhen Tan" w:date="2022-08-22T11:02:00Z">
                <m:rPr>
                  <m:sty m:val="b"/>
                </m:rPr>
                <w:rPr>
                  <w:rFonts w:ascii="Cambria Math" w:eastAsia="宋体" w:hAnsi="Times New Roman" w:cs="Times New Roman"/>
                  <w:sz w:val="24"/>
                  <w:szCs w:val="24"/>
                </w:rPr>
                <m:t>x</m:t>
              </w:ins>
            </m:r>
            <m:ctrlPr>
              <w:ins w:id="1073" w:author="Zhen Tan" w:date="2022-08-22T11:02:00Z">
                <w:rPr>
                  <w:rFonts w:ascii="Cambria Math" w:eastAsia="宋体" w:hAnsi="Times New Roman" w:cs="Times New Roman"/>
                  <w:b/>
                  <w:sz w:val="24"/>
                  <w:szCs w:val="24"/>
                </w:rPr>
              </w:ins>
            </m:ctrlPr>
          </m:e>
        </m:d>
        <m:r>
          <w:ins w:id="1074" w:author="Zhen Tan" w:date="2022-08-22T11:02:00Z">
            <m:rPr>
              <m:sty m:val="p"/>
            </m:rPr>
            <w:rPr>
              <w:rFonts w:ascii="Cambria Math" w:hAnsi="Cambria Math" w:cs="Times New Roman"/>
              <w:sz w:val="24"/>
              <w:szCs w:val="24"/>
            </w:rPr>
            <m:t>=</m:t>
          </w:ins>
        </m:r>
        <m:r>
          <w:ins w:id="1075" w:author="Zhen Tan" w:date="2022-08-22T14:51:00Z">
            <m:rPr>
              <m:sty m:val="p"/>
            </m:rPr>
            <w:rPr>
              <w:rFonts w:ascii="Cambria Math" w:hAnsi="Cambria Math" w:cs="Times New Roman" w:hint="eastAsia"/>
              <w:sz w:val="24"/>
              <w:szCs w:val="24"/>
            </w:rPr>
            <m:t>1+</m:t>
          </w:ins>
        </m:r>
        <m:r>
          <w:ins w:id="1076" w:author="Zhen Tan" w:date="2022-08-22T13:04:00Z">
            <m:rPr>
              <m:sty m:val="p"/>
            </m:rPr>
            <w:rPr>
              <w:rFonts w:ascii="Cambria Math" w:hAnsi="Cambria Math" w:cs="Times New Roman"/>
              <w:sz w:val="24"/>
              <w:szCs w:val="24"/>
            </w:rPr>
            <m:t>(2-</m:t>
          </w:ins>
        </m:r>
        <m:r>
          <w:ins w:id="1077" w:author="Zhen Tan" w:date="2022-08-22T11:02:00Z">
            <m:rPr>
              <m:sty m:val="p"/>
            </m:rPr>
            <w:rPr>
              <w:rFonts w:ascii="Cambria Math" w:hAnsi="Cambria Math" w:cs="Times New Roman"/>
              <w:sz w:val="24"/>
              <w:szCs w:val="24"/>
            </w:rPr>
            <m:t>1</m:t>
          </w:ins>
        </m:r>
        <m:r>
          <w:ins w:id="1078" w:author="Zhen Tan" w:date="2022-08-22T13:05:00Z">
            <m:rPr>
              <m:sty m:val="p"/>
            </m:rPr>
            <w:rPr>
              <w:rFonts w:ascii="Cambria Math" w:hAnsi="Cambria Math" w:cs="Times New Roman"/>
              <w:sz w:val="24"/>
              <w:szCs w:val="24"/>
            </w:rPr>
            <m:t>)</m:t>
          </w:ins>
        </m:r>
        <m:r>
          <w:ins w:id="1079" w:author="Zhen Tan" w:date="2022-08-22T13:03:00Z">
            <m:rPr>
              <m:sty m:val="p"/>
            </m:rPr>
            <w:rPr>
              <w:rFonts w:ascii="Cambria Math" w:hAnsi="Cambria Math" w:cs="Times New Roman"/>
              <w:sz w:val="24"/>
              <w:szCs w:val="24"/>
            </w:rPr>
            <m:t>×</m:t>
          </w:ins>
        </m:r>
        <m:d>
          <m:dPr>
            <m:ctrlPr>
              <w:ins w:id="1080" w:author="Zhen Tan" w:date="2022-08-22T13:03:00Z">
                <w:rPr>
                  <w:rFonts w:ascii="Cambria Math" w:hAnsi="Cambria Math" w:cs="Times New Roman"/>
                  <w:sz w:val="24"/>
                  <w:szCs w:val="24"/>
                </w:rPr>
              </w:ins>
            </m:ctrlPr>
          </m:dPr>
          <m:e>
            <m:r>
              <w:ins w:id="1081" w:author="Zhen Tan" w:date="2022-08-22T11:02:00Z">
                <m:rPr>
                  <m:sty m:val="p"/>
                </m:rPr>
                <w:rPr>
                  <w:rFonts w:ascii="Cambria Math" w:hAnsi="Cambria Math" w:cs="Times New Roman"/>
                  <w:sz w:val="24"/>
                  <w:szCs w:val="24"/>
                </w:rPr>
                <m:t>2</m:t>
              </w:ins>
            </m:r>
            <m:r>
              <w:ins w:id="1082" w:author="Zhen Tan" w:date="2022-08-22T13:03:00Z">
                <m:rPr>
                  <m:sty m:val="p"/>
                </m:rPr>
                <w:rPr>
                  <w:rFonts w:ascii="Cambria Math" w:hAnsi="Cambria Math" w:cs="Times New Roman"/>
                  <w:sz w:val="24"/>
                  <w:szCs w:val="24"/>
                </w:rPr>
                <m:t>×</m:t>
              </w:ins>
            </m:r>
            <m:r>
              <w:ins w:id="1083" w:author="Zhen Tan" w:date="2022-08-22T13:04:00Z">
                <m:rPr>
                  <m:sty m:val="p"/>
                </m:rPr>
                <w:rPr>
                  <w:rFonts w:ascii="Cambria Math" w:hAnsi="Cambria Math" w:cs="Times New Roman"/>
                  <w:sz w:val="24"/>
                  <w:szCs w:val="24"/>
                </w:rPr>
                <m:t>2</m:t>
              </w:ins>
            </m:r>
          </m:e>
        </m:d>
        <m:r>
          <w:ins w:id="1084" w:author="Zhen Tan" w:date="2022-08-22T13:03:00Z">
            <m:rPr>
              <m:sty m:val="p"/>
            </m:rPr>
            <w:rPr>
              <w:rFonts w:ascii="Cambria Math" w:hAnsi="Cambria Math" w:cs="Times New Roman"/>
              <w:sz w:val="24"/>
              <w:szCs w:val="24"/>
            </w:rPr>
            <m:t>+</m:t>
          </w:ins>
        </m:r>
        <m:r>
          <w:ins w:id="1085" w:author="Zhen Tan" w:date="2022-08-22T13:05:00Z">
            <m:rPr>
              <m:sty m:val="p"/>
            </m:rPr>
            <w:rPr>
              <w:rFonts w:ascii="Cambria Math" w:hAnsi="Cambria Math" w:cs="Times New Roman"/>
              <w:sz w:val="24"/>
              <w:szCs w:val="24"/>
            </w:rPr>
            <m:t>(2-1)</m:t>
          </w:ins>
        </m:r>
        <m:r>
          <w:ins w:id="1086" w:author="Zhen Tan" w:date="2022-08-22T13:03:00Z">
            <m:rPr>
              <m:sty m:val="p"/>
            </m:rPr>
            <w:rPr>
              <w:rFonts w:ascii="Cambria Math" w:hAnsi="Cambria Math" w:cs="Times New Roman"/>
              <w:sz w:val="24"/>
              <w:szCs w:val="24"/>
            </w:rPr>
            <m:t>×</m:t>
          </w:ins>
        </m:r>
        <m:r>
          <w:ins w:id="1087" w:author="Zhen Tan" w:date="2022-08-22T14:48:00Z">
            <m:rPr>
              <m:sty m:val="p"/>
            </m:rPr>
            <w:rPr>
              <w:rFonts w:ascii="Cambria Math" w:hAnsi="Cambria Math" w:cs="Times New Roman"/>
              <w:sz w:val="24"/>
              <w:szCs w:val="24"/>
            </w:rPr>
            <m:t>2</m:t>
          </w:ins>
        </m:r>
        <m:r>
          <w:ins w:id="1088" w:author="Zhen Tan" w:date="2022-08-22T13:03:00Z">
            <m:rPr>
              <m:sty m:val="p"/>
            </m:rPr>
            <w:rPr>
              <w:rFonts w:ascii="Cambria Math" w:hAnsi="Cambria Math" w:cs="Times New Roman"/>
              <w:sz w:val="24"/>
              <w:szCs w:val="24"/>
            </w:rPr>
            <m:t>+1=</m:t>
          </w:ins>
        </m:r>
        <m:r>
          <w:ins w:id="1089" w:author="Zhen Tan" w:date="2022-08-22T13:05:00Z">
            <m:rPr>
              <m:sty m:val="p"/>
            </m:rPr>
            <w:rPr>
              <w:rFonts w:ascii="Cambria Math" w:hAnsi="Cambria Math" w:cs="Times New Roman"/>
              <w:sz w:val="24"/>
              <w:szCs w:val="24"/>
            </w:rPr>
            <m:t>7</m:t>
          </w:ins>
        </m:r>
      </m:oMath>
      <w:ins w:id="1090" w:author="Zhen Tan" w:date="2022-08-22T11:02:00Z">
        <w:r w:rsidR="00FD4D62" w:rsidRPr="0080518C">
          <w:rPr>
            <w:rFonts w:ascii="Times New Roman" w:hAnsi="Times New Roman" w:cs="Times New Roman"/>
            <w:sz w:val="24"/>
            <w:szCs w:val="24"/>
          </w:rPr>
          <w:t>.</w:t>
        </w:r>
      </w:ins>
    </w:p>
    <w:p w14:paraId="209D10AE" w14:textId="77777777" w:rsidR="00362A03" w:rsidRPr="0080518C" w:rsidRDefault="00362A03" w:rsidP="008052D1">
      <w:pPr>
        <w:adjustRightInd w:val="0"/>
        <w:snapToGrid w:val="0"/>
        <w:rPr>
          <w:ins w:id="1091" w:author="Zhen Tan" w:date="2022-08-22T14:58:00Z"/>
          <w:rFonts w:ascii="Times New Roman" w:hAnsi="Times New Roman" w:cs="Times New Roman"/>
          <w:bCs/>
          <w:sz w:val="24"/>
          <w:szCs w:val="24"/>
        </w:rPr>
      </w:pPr>
    </w:p>
    <w:p w14:paraId="458F29E1" w14:textId="2C8B6E3D" w:rsidR="00E67543" w:rsidRPr="0080518C" w:rsidRDefault="00362A03" w:rsidP="008052D1">
      <w:pPr>
        <w:adjustRightInd w:val="0"/>
        <w:snapToGrid w:val="0"/>
        <w:rPr>
          <w:rFonts w:ascii="Times New Roman" w:hAnsi="Times New Roman" w:cs="Times New Roman"/>
          <w:iCs/>
          <w:sz w:val="24"/>
          <w:szCs w:val="24"/>
        </w:rPr>
      </w:pPr>
      <w:ins w:id="1092" w:author="Zhen Tan" w:date="2022-08-22T14:58:00Z">
        <w:r w:rsidRPr="0080518C">
          <w:rPr>
            <w:rFonts w:ascii="Times New Roman" w:hAnsi="Times New Roman" w:cs="Times New Roman"/>
            <w:bCs/>
            <w:sz w:val="24"/>
            <w:szCs w:val="24"/>
          </w:rPr>
          <w:t>For each</w:t>
        </w:r>
        <w:r w:rsidR="00FB7994" w:rsidRPr="0080518C">
          <w:rPr>
            <w:rFonts w:ascii="Times New Roman" w:hAnsi="Times New Roman" w:cs="Times New Roman"/>
            <w:sz w:val="24"/>
            <w:szCs w:val="24"/>
            <w:shd w:val="clear" w:color="auto" w:fill="FFFFFF"/>
          </w:rPr>
          <w:t xml:space="preserve"> evaluation index </w:t>
        </w:r>
      </w:ins>
      <m:oMath>
        <m:r>
          <w:ins w:id="1093" w:author="Zhen Tan" w:date="2022-08-22T14:58:00Z">
            <w:rPr>
              <w:rFonts w:ascii="Cambria Math" w:eastAsia="宋体" w:hAnsi="Cambria Math" w:cs="Times New Roman"/>
              <w:sz w:val="24"/>
              <w:szCs w:val="24"/>
            </w:rPr>
            <m:t>i=D</m:t>
          </w:ins>
        </m:r>
        <m:r>
          <w:ins w:id="1094" w:author="Zhen Tan" w:date="2022-08-22T14:58:00Z">
            <m:rPr>
              <m:sty m:val="p"/>
            </m:rPr>
            <w:rPr>
              <w:rFonts w:ascii="Cambria Math" w:eastAsia="宋体" w:hAnsi="Cambria Math" w:cs="Times New Roman"/>
              <w:sz w:val="24"/>
              <w:szCs w:val="24"/>
            </w:rPr>
            <m:t xml:space="preserve">, </m:t>
          </w:ins>
        </m:r>
        <m:r>
          <w:ins w:id="1095" w:author="Zhen Tan" w:date="2022-08-22T14:58:00Z">
            <w:rPr>
              <w:rFonts w:ascii="Cambria Math" w:eastAsia="宋体" w:hAnsi="Cambria Math" w:cs="Times New Roman"/>
              <w:sz w:val="24"/>
              <w:szCs w:val="24"/>
            </w:rPr>
            <m:t>A</m:t>
          </w:ins>
        </m:r>
        <m:r>
          <w:ins w:id="1096" w:author="Zhen Tan" w:date="2022-08-22T14:58:00Z">
            <m:rPr>
              <m:sty m:val="p"/>
            </m:rPr>
            <w:rPr>
              <w:rFonts w:ascii="Cambria Math" w:eastAsia="宋体" w:hAnsi="Cambria Math" w:cs="Times New Roman"/>
              <w:sz w:val="24"/>
              <w:szCs w:val="24"/>
            </w:rPr>
            <m:t xml:space="preserve">, </m:t>
          </w:ins>
        </m:r>
        <m:r>
          <w:ins w:id="1097" w:author="Zhen Tan" w:date="2022-08-22T14:58:00Z">
            <w:rPr>
              <w:rFonts w:ascii="Cambria Math" w:eastAsia="宋体" w:hAnsi="Cambria Math" w:cs="Times New Roman"/>
              <w:sz w:val="24"/>
              <w:szCs w:val="24"/>
            </w:rPr>
            <m:t>E</m:t>
          </w:ins>
        </m:r>
      </m:oMath>
      <w:ins w:id="1098" w:author="Zhen Tan" w:date="2022-08-22T15:01:00Z">
        <w:r w:rsidR="00FB7994" w:rsidRPr="0080518C">
          <w:rPr>
            <w:rFonts w:ascii="Times New Roman" w:hAnsi="Times New Roman" w:cs="Times New Roman"/>
            <w:sz w:val="24"/>
            <w:szCs w:val="24"/>
          </w:rPr>
          <w:t>,</w:t>
        </w:r>
      </w:ins>
      <w:r w:rsidR="00063C43">
        <w:rPr>
          <w:rFonts w:ascii="Times New Roman" w:hAnsi="Times New Roman" w:cs="Times New Roman"/>
          <w:bCs/>
          <w:sz w:val="24"/>
          <w:szCs w:val="24"/>
        </w:rPr>
        <w:t xml:space="preserve"> and </w:t>
      </w:r>
      <w:r w:rsidR="00063C43" w:rsidRPr="0080518C">
        <w:rPr>
          <w:rFonts w:ascii="Times New Roman" w:hAnsi="Times New Roman" w:cs="Times New Roman"/>
          <w:iCs/>
          <w:sz w:val="24"/>
          <w:szCs w:val="24"/>
        </w:rPr>
        <w:t xml:space="preserve">for each combination index </w:t>
      </w:r>
      <m:oMath>
        <m:r>
          <w:rPr>
            <w:rFonts w:ascii="Cambria Math" w:hAnsi="Cambria Math" w:cs="Times New Roman"/>
            <w:sz w:val="24"/>
            <w:szCs w:val="24"/>
          </w:rPr>
          <m:t>w</m:t>
        </m:r>
        <m:r>
          <m:rPr>
            <m:sty m:val="p"/>
          </m:rPr>
          <w:rPr>
            <w:rFonts w:ascii="Cambria Math"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e>
        </m:nary>
      </m:oMath>
      <w:r w:rsidR="00063C43">
        <w:rPr>
          <w:rFonts w:ascii="Times New Roman" w:hAnsi="Times New Roman" w:cs="Times New Roman"/>
          <w:bCs/>
          <w:sz w:val="24"/>
          <w:szCs w:val="24"/>
        </w:rPr>
        <w:t xml:space="preserve">, </w:t>
      </w:r>
      <w:ins w:id="1099" w:author="Zhen Tan" w:date="2022-08-22T14:58:00Z">
        <w:r w:rsidR="00FB7994" w:rsidRPr="0080518C">
          <w:rPr>
            <w:rFonts w:ascii="Times New Roman" w:hAnsi="Times New Roman" w:cs="Times New Roman"/>
            <w:bCs/>
            <w:sz w:val="24"/>
            <w:szCs w:val="24"/>
          </w:rPr>
          <w:t xml:space="preserve">we </w:t>
        </w:r>
      </w:ins>
      <w:del w:id="1100" w:author="Zhen Tan" w:date="2022-08-22T15:01:00Z">
        <w:r w:rsidR="00E67543" w:rsidRPr="0080518C" w:rsidDel="00FB7994">
          <w:rPr>
            <w:rFonts w:ascii="Times New Roman" w:hAnsi="Times New Roman" w:cs="Times New Roman" w:hint="eastAsia"/>
            <w:bCs/>
            <w:sz w:val="24"/>
            <w:szCs w:val="24"/>
          </w:rPr>
          <w:delText>St</w:delText>
        </w:r>
      </w:del>
      <w:ins w:id="1101" w:author="Zhen Tan" w:date="2022-08-22T15:01:00Z">
        <w:r w:rsidR="00FB7994" w:rsidRPr="0080518C">
          <w:rPr>
            <w:rFonts w:ascii="Times New Roman" w:hAnsi="Times New Roman" w:cs="Times New Roman"/>
            <w:bCs/>
            <w:sz w:val="24"/>
            <w:szCs w:val="24"/>
          </w:rPr>
          <w:t>st</w:t>
        </w:r>
      </w:ins>
      <w:r w:rsidR="00E67543" w:rsidRPr="0080518C">
        <w:rPr>
          <w:rFonts w:ascii="Times New Roman" w:hAnsi="Times New Roman" w:cs="Times New Roman" w:hint="eastAsia"/>
          <w:bCs/>
          <w:sz w:val="24"/>
          <w:szCs w:val="24"/>
        </w:rPr>
        <w:t>art</w:t>
      </w:r>
      <w:del w:id="1102" w:author="Zhen Tan" w:date="2022-08-22T15:03:00Z">
        <w:r w:rsidR="00E67543" w:rsidRPr="0080518C" w:rsidDel="00FB7994">
          <w:rPr>
            <w:rFonts w:ascii="Times New Roman" w:hAnsi="Times New Roman" w:cs="Times New Roman" w:hint="eastAsia"/>
            <w:bCs/>
            <w:sz w:val="24"/>
            <w:szCs w:val="24"/>
          </w:rPr>
          <w:delText>ing</w:delText>
        </w:r>
      </w:del>
      <w:r w:rsidR="00E67543" w:rsidRPr="0080518C">
        <w:rPr>
          <w:rFonts w:ascii="Times New Roman" w:hAnsi="Times New Roman" w:cs="Times New Roman"/>
          <w:bCs/>
          <w:sz w:val="24"/>
          <w:szCs w:val="24"/>
        </w:rPr>
        <w:t xml:space="preserve"> </w:t>
      </w:r>
      <w:r w:rsidR="00E67543" w:rsidRPr="0080518C">
        <w:rPr>
          <w:rFonts w:ascii="Times New Roman" w:hAnsi="Times New Roman" w:cs="Times New Roman"/>
          <w:sz w:val="24"/>
          <w:szCs w:val="24"/>
          <w:shd w:val="clear" w:color="auto" w:fill="FFFFFF"/>
        </w:rPr>
        <w:t xml:space="preserve">with some initial </w:t>
      </w:r>
      <w:r w:rsidR="00063C43">
        <w:rPr>
          <w:rFonts w:ascii="Times New Roman" w:hAnsi="Times New Roman" w:cs="Times New Roman"/>
          <w:sz w:val="24"/>
          <w:szCs w:val="24"/>
          <w:shd w:val="clear" w:color="auto" w:fill="FFFFFF"/>
        </w:rPr>
        <w:t xml:space="preserve">variance </w:t>
      </w:r>
      <w:r w:rsidR="00E67543" w:rsidRPr="0080518C">
        <w:rPr>
          <w:rFonts w:ascii="Times New Roman" w:hAnsi="Times New Roman" w:cs="Times New Roman"/>
          <w:sz w:val="24"/>
          <w:szCs w:val="24"/>
          <w:shd w:val="clear" w:color="auto" w:fill="FFFFFF"/>
        </w:rPr>
        <w:t>estimate</w:t>
      </w:r>
      <w:del w:id="1103" w:author="Zhen Tan" w:date="2022-08-22T14:58:00Z">
        <w:r w:rsidR="00E67543" w:rsidRPr="0080518C" w:rsidDel="00FB7994">
          <w:rPr>
            <w:rFonts w:ascii="Times New Roman" w:hAnsi="Times New Roman" w:cs="Times New Roman"/>
            <w:sz w:val="24"/>
            <w:szCs w:val="24"/>
            <w:shd w:val="clear" w:color="auto" w:fill="FFFFFF"/>
          </w:rPr>
          <w:delText xml:space="preserve">each evaluation index </w:delText>
        </w:r>
      </w:del>
      <m:oMath>
        <m:r>
          <w:del w:id="1104" w:author="Zhen Tan" w:date="2022-08-22T14:58:00Z">
            <w:rPr>
              <w:rFonts w:ascii="Cambria Math" w:eastAsia="宋体" w:hAnsi="Cambria Math" w:cs="Times New Roman"/>
              <w:sz w:val="24"/>
              <w:szCs w:val="24"/>
            </w:rPr>
            <m:t>i=D</m:t>
          </w:del>
        </m:r>
        <m:r>
          <w:del w:id="1105" w:author="Zhen Tan" w:date="2022-08-22T14:58:00Z">
            <m:rPr>
              <m:sty m:val="p"/>
            </m:rPr>
            <w:rPr>
              <w:rFonts w:ascii="Cambria Math" w:eastAsia="宋体" w:hAnsi="Cambria Math" w:cs="Times New Roman"/>
              <w:sz w:val="24"/>
              <w:szCs w:val="24"/>
            </w:rPr>
            <m:t xml:space="preserve">, </m:t>
          </w:del>
        </m:r>
        <m:r>
          <w:del w:id="1106" w:author="Zhen Tan" w:date="2022-08-22T14:58:00Z">
            <w:rPr>
              <w:rFonts w:ascii="Cambria Math" w:eastAsia="宋体" w:hAnsi="Cambria Math" w:cs="Times New Roman"/>
              <w:sz w:val="24"/>
              <w:szCs w:val="24"/>
            </w:rPr>
            <m:t>A</m:t>
          </w:del>
        </m:r>
        <m:r>
          <w:del w:id="1107" w:author="Zhen Tan" w:date="2022-08-22T14:58:00Z">
            <m:rPr>
              <m:sty m:val="p"/>
            </m:rPr>
            <w:rPr>
              <w:rFonts w:ascii="Cambria Math" w:eastAsia="宋体" w:hAnsi="Cambria Math" w:cs="Times New Roman"/>
              <w:sz w:val="24"/>
              <w:szCs w:val="24"/>
            </w:rPr>
            <m:t xml:space="preserve">, </m:t>
          </w:del>
        </m:r>
        <m:r>
          <w:del w:id="1108" w:author="Zhen Tan" w:date="2022-08-22T14:58:00Z">
            <w:rPr>
              <w:rFonts w:ascii="Cambria Math" w:eastAsia="宋体" w:hAnsi="Cambria Math" w:cs="Times New Roman"/>
              <w:sz w:val="24"/>
              <w:szCs w:val="24"/>
            </w:rPr>
            <m:t>E</m:t>
          </w:del>
        </m:r>
      </m:oMath>
      <w:r w:rsidR="00E67543" w:rsidRPr="0080518C">
        <w:rPr>
          <w:rFonts w:ascii="Times New Roman" w:hAnsi="Times New Roman" w:cs="Times New Roman"/>
          <w:iCs/>
          <w:sz w:val="24"/>
          <w:szCs w:val="24"/>
        </w:rPr>
        <w:t xml:space="preser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i,0</m:t>
            </m:r>
          </m:sup>
        </m:sSubSup>
      </m:oMath>
      <w:r w:rsidR="00E67543" w:rsidRPr="0080518C">
        <w:rPr>
          <w:rFonts w:ascii="Times New Roman" w:hAnsi="Times New Roman" w:cs="Times New Roman"/>
          <w:iCs/>
          <w:sz w:val="24"/>
          <w:szCs w:val="24"/>
        </w:rPr>
        <w:t>,</w:t>
      </w:r>
      <w:ins w:id="1109" w:author="Zhen Tan" w:date="2022-08-22T18:31:00Z">
        <w:r w:rsidR="005E12EE" w:rsidRPr="005E12EE">
          <w:rPr>
            <w:rFonts w:ascii="Times New Roman" w:hAnsi="Times New Roman" w:cs="Times New Roman"/>
            <w:iCs/>
            <w:sz w:val="24"/>
            <w:szCs w:val="24"/>
          </w:rPr>
          <w:t xml:space="preserve"> </w:t>
        </w:r>
        <w:r w:rsidR="005E12EE" w:rsidRPr="00031E20">
          <w:rPr>
            <w:rFonts w:ascii="Times New Roman" w:hAnsi="Times New Roman" w:cs="Times New Roman"/>
            <w:iCs/>
            <w:sz w:val="24"/>
            <w:szCs w:val="24"/>
          </w:rPr>
          <w:t xml:space="preserve">and denote </w:t>
        </w:r>
      </w:ins>
      <m:oMath>
        <m:sSubSup>
          <m:sSubSupPr>
            <m:ctrlPr>
              <w:ins w:id="1110" w:author="Zhen Tan" w:date="2022-08-22T18:31:00Z">
                <w:rPr>
                  <w:rFonts w:ascii="Cambria Math" w:eastAsia="宋体" w:hAnsi="Times New Roman" w:cs="Times New Roman"/>
                  <w:bCs/>
                  <w:i/>
                  <w:sz w:val="24"/>
                  <w:szCs w:val="24"/>
                </w:rPr>
              </w:ins>
            </m:ctrlPr>
          </m:sSubSupPr>
          <m:e>
            <m:r>
              <w:ins w:id="1111" w:author="Zhen Tan" w:date="2022-08-22T18:31:00Z">
                <m:rPr>
                  <m:sty m:val="p"/>
                </m:rPr>
                <w:rPr>
                  <w:rFonts w:ascii="Cambria Math" w:hAnsi="Cambria Math" w:cs="Times New Roman"/>
                  <w:sz w:val="24"/>
                  <w:szCs w:val="24"/>
                </w:rPr>
                <m:t>Λ</m:t>
              </w:ins>
            </m:r>
          </m:e>
          <m:sub>
            <m:r>
              <w:ins w:id="1112" w:author="Zhen Tan" w:date="2022-08-22T18:31:00Z">
                <w:rPr>
                  <w:rFonts w:ascii="Cambria Math" w:eastAsia="宋体" w:hAnsi="Times New Roman" w:cs="Times New Roman"/>
                  <w:sz w:val="24"/>
                  <w:szCs w:val="24"/>
                </w:rPr>
                <m:t>w</m:t>
              </w:ins>
            </m:r>
          </m:sub>
          <m:sup>
            <m:r>
              <w:ins w:id="1113" w:author="Zhen Tan" w:date="2022-08-22T18:31:00Z">
                <w:rPr>
                  <w:rFonts w:ascii="Cambria Math" w:eastAsia="宋体" w:hAnsi="Times New Roman" w:cs="Times New Roman"/>
                  <w:sz w:val="24"/>
                  <w:szCs w:val="24"/>
                </w:rPr>
                <m:t>i,n</m:t>
              </w:ins>
            </m:r>
          </m:sup>
        </m:sSubSup>
      </m:oMath>
      <w:ins w:id="1114" w:author="Zhen Tan" w:date="2022-08-22T18:31:00Z">
        <w:r w:rsidR="005E12EE" w:rsidRPr="00031E20">
          <w:rPr>
            <w:rFonts w:ascii="Times New Roman" w:hAnsi="Times New Roman" w:cs="Times New Roman"/>
            <w:bCs/>
            <w:sz w:val="24"/>
            <w:szCs w:val="24"/>
          </w:rPr>
          <w:t xml:space="preserve"> </w:t>
        </w:r>
        <w:r w:rsidR="005E12EE" w:rsidRPr="00031E20">
          <w:rPr>
            <w:rFonts w:ascii="Times New Roman" w:hAnsi="Times New Roman" w:cs="Times New Roman"/>
            <w:sz w:val="24"/>
            <w:szCs w:val="24"/>
            <w:shd w:val="clear" w:color="auto" w:fill="FFFFFF"/>
          </w:rPr>
          <w:t>as the stage-</w:t>
        </w:r>
        <w:r w:rsidR="005E12EE" w:rsidRPr="00031E20">
          <w:rPr>
            <w:rFonts w:ascii="Times New Roman" w:hAnsi="Times New Roman" w:cs="Times New Roman"/>
            <w:i/>
            <w:iCs/>
            <w:sz w:val="24"/>
            <w:szCs w:val="24"/>
            <w:shd w:val="clear" w:color="auto" w:fill="FFFFFF"/>
          </w:rPr>
          <w:t>n</w:t>
        </w:r>
        <w:r w:rsidR="005E12EE" w:rsidRPr="00031E20">
          <w:rPr>
            <w:rFonts w:ascii="Times New Roman" w:hAnsi="Times New Roman" w:cs="Times New Roman"/>
            <w:sz w:val="24"/>
            <w:szCs w:val="24"/>
            <w:shd w:val="clear" w:color="auto" w:fill="FFFFFF"/>
          </w:rPr>
          <w:t xml:space="preserve"> variance estimate for all the unsampled solutions with the same combination index</w:t>
        </w:r>
        <w:r w:rsidR="005E12EE">
          <w:rPr>
            <w:rFonts w:ascii="Times New Roman" w:hAnsi="Times New Roman" w:cs="Times New Roman"/>
            <w:sz w:val="24"/>
            <w:szCs w:val="24"/>
            <w:shd w:val="clear" w:color="auto" w:fill="FFFFFF"/>
          </w:rPr>
          <w:t xml:space="preserve"> </w:t>
        </w:r>
        <w:r w:rsidR="005E12EE">
          <w:rPr>
            <w:rFonts w:ascii="Times New Roman" w:hAnsi="Times New Roman" w:cs="Times New Roman"/>
            <w:i/>
            <w:sz w:val="24"/>
            <w:szCs w:val="24"/>
            <w:shd w:val="clear" w:color="auto" w:fill="FFFFFF"/>
          </w:rPr>
          <w:t>w</w:t>
        </w:r>
      </w:ins>
      <w:r w:rsidR="00063C43" w:rsidRPr="00031E20">
        <w:rPr>
          <w:rFonts w:ascii="Times New Roman" w:hAnsi="Times New Roman" w:cs="Times New Roman"/>
          <w:sz w:val="24"/>
          <w:szCs w:val="24"/>
          <w:shd w:val="clear" w:color="auto" w:fill="FFFFFF"/>
        </w:rPr>
        <w:t xml:space="preserve">. </w:t>
      </w:r>
      <w:r w:rsidR="00063C43">
        <w:rPr>
          <w:rFonts w:ascii="Times New Roman" w:hAnsi="Times New Roman" w:cs="Times New Roman"/>
          <w:iCs/>
          <w:sz w:val="24"/>
          <w:szCs w:val="24"/>
        </w:rPr>
        <w:t>W</w:t>
      </w:r>
      <w:r w:rsidR="00E67543" w:rsidRPr="0080518C">
        <w:rPr>
          <w:rFonts w:ascii="Times New Roman" w:hAnsi="Times New Roman" w:cs="Times New Roman"/>
          <w:iCs/>
          <w:sz w:val="24"/>
          <w:szCs w:val="24"/>
        </w:rPr>
        <w:t xml:space="preserve">e consider the following three cases </w:t>
      </w:r>
      <w:del w:id="1115" w:author="Zhen Tan" w:date="2022-08-22T15:04:00Z">
        <w:r w:rsidR="00E67543" w:rsidRPr="0080518C" w:rsidDel="007B0FEC">
          <w:rPr>
            <w:rFonts w:ascii="Times New Roman" w:hAnsi="Times New Roman" w:cs="Times New Roman"/>
            <w:iCs/>
            <w:sz w:val="24"/>
            <w:szCs w:val="24"/>
          </w:rPr>
          <w:delText xml:space="preserve">in </w:delText>
        </w:r>
      </w:del>
      <w:ins w:id="1116" w:author="Zhen Tan" w:date="2022-08-22T15:04:00Z">
        <w:r w:rsidR="007B0FEC" w:rsidRPr="0080518C">
          <w:rPr>
            <w:rFonts w:ascii="Times New Roman" w:hAnsi="Times New Roman" w:cs="Times New Roman"/>
            <w:iCs/>
            <w:sz w:val="24"/>
            <w:szCs w:val="24"/>
          </w:rPr>
          <w:t xml:space="preserve">for </w:t>
        </w:r>
      </w:ins>
      <w:r w:rsidR="00E67543" w:rsidRPr="0080518C">
        <w:rPr>
          <w:rFonts w:ascii="Times New Roman" w:hAnsi="Times New Roman" w:cs="Times New Roman"/>
          <w:iCs/>
          <w:sz w:val="24"/>
          <w:szCs w:val="24"/>
        </w:rPr>
        <w:t xml:space="preserve">updating </w:t>
      </w:r>
      <w:r w:rsidR="00E67543" w:rsidRPr="0080518C">
        <w:rPr>
          <w:rFonts w:ascii="Times New Roman" w:hAnsi="Times New Roman" w:cs="Times New Roman" w:hint="eastAsia"/>
          <w:iCs/>
          <w:sz w:val="24"/>
          <w:szCs w:val="24"/>
        </w:rPr>
        <w:t>t</w:t>
      </w:r>
      <w:r w:rsidR="00E67543" w:rsidRPr="0080518C">
        <w:rPr>
          <w:rFonts w:ascii="Times New Roman" w:hAnsi="Times New Roman" w:cs="Times New Roman"/>
          <w:iCs/>
          <w:sz w:val="24"/>
          <w:szCs w:val="24"/>
        </w:rPr>
        <w:t xml:space="preserve">he variance estimates iteratively for </w:t>
      </w:r>
      <w:r w:rsidR="00E67543" w:rsidRPr="0080518C">
        <w:rPr>
          <w:rFonts w:ascii="Times New Roman" w:hAnsi="Times New Roman" w:cs="Times New Roman"/>
          <w:sz w:val="24"/>
          <w:szCs w:val="24"/>
        </w:rPr>
        <w:t xml:space="preserve">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sidR="00E67543" w:rsidRPr="0080518C">
        <w:rPr>
          <w:rFonts w:ascii="Times New Roman" w:hAnsi="Times New Roman" w:cs="Times New Roman"/>
          <w:sz w:val="24"/>
          <w:szCs w:val="24"/>
        </w:rPr>
        <w:t xml:space="preserve">. </w:t>
      </w:r>
    </w:p>
    <w:p w14:paraId="20467F7F" w14:textId="11A1563E" w:rsidR="00E67543" w:rsidRPr="0080518C" w:rsidRDefault="00E67543" w:rsidP="008052D1">
      <w:pPr>
        <w:adjustRightInd w:val="0"/>
        <w:snapToGrid w:val="0"/>
        <w:ind w:firstLine="480"/>
        <w:rPr>
          <w:rFonts w:ascii="Times New Roman" w:hAnsi="Times New Roman" w:cs="Times New Roman"/>
          <w:iCs/>
          <w:sz w:val="24"/>
          <w:szCs w:val="24"/>
        </w:rPr>
      </w:pPr>
      <w:r w:rsidRPr="0080518C">
        <w:rPr>
          <w:rFonts w:ascii="Times New Roman" w:hAnsi="Times New Roman" w:cs="Times New Roman"/>
          <w:b/>
          <w:bCs/>
          <w:sz w:val="24"/>
          <w:szCs w:val="24"/>
          <w:shd w:val="clear" w:color="auto" w:fill="FFFFFF"/>
        </w:rPr>
        <w:t>Case 1</w:t>
      </w:r>
      <w:r w:rsidRPr="0080518C">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80518C">
        <w:rPr>
          <w:rFonts w:ascii="Times New Roman" w:hAnsi="Times New Roman" w:cs="Times New Roman"/>
          <w:sz w:val="24"/>
          <w:szCs w:val="24"/>
          <w:shd w:val="clear" w:color="auto" w:fill="FFFFFF"/>
        </w:rPr>
        <w:t xml:space="preserve"> is sampled at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xml:space="preserve">, i.e., </w:t>
      </w:r>
      <m:oMath>
        <m:r>
          <m:rPr>
            <m:sty m:val="b"/>
          </m:rPr>
          <w:rPr>
            <w:rFonts w:ascii="Cambria Math" w:hAnsi="Cambria Math" w:cs="Times New Roman"/>
            <w:sz w:val="24"/>
            <w:szCs w:val="24"/>
          </w:rPr>
          <m:t>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80518C">
        <w:rPr>
          <w:rFonts w:ascii="Times New Roman" w:hAnsi="Times New Roman" w:cs="Times New Roman"/>
          <w:iCs/>
          <w:sz w:val="24"/>
          <w:szCs w:val="24"/>
        </w:rPr>
        <w:t>, then its variance</w:t>
      </w:r>
      <w:ins w:id="1117" w:author="Zhen Tan" w:date="2022-08-22T15:38:00Z">
        <w:r w:rsidR="0080518C">
          <w:rPr>
            <w:rFonts w:ascii="Times New Roman" w:hAnsi="Times New Roman" w:cs="Times New Roman" w:hint="eastAsia"/>
            <w:iCs/>
            <w:sz w:val="24"/>
            <w:szCs w:val="24"/>
          </w:rPr>
          <w:t xml:space="preserve"> </w:t>
        </w:r>
        <w:r w:rsidR="0080518C">
          <w:rPr>
            <w:rFonts w:ascii="Times New Roman" w:hAnsi="Times New Roman" w:cs="Times New Roman"/>
            <w:iCs/>
            <w:sz w:val="24"/>
            <w:szCs w:val="24"/>
          </w:rPr>
          <w:t xml:space="preserve">for evaluation index </w:t>
        </w:r>
        <w:r w:rsidR="0080518C">
          <w:rPr>
            <w:rFonts w:ascii="Times New Roman" w:hAnsi="Times New Roman" w:cs="Times New Roman"/>
            <w:i/>
            <w:iCs/>
            <w:sz w:val="24"/>
            <w:szCs w:val="24"/>
          </w:rPr>
          <w:t xml:space="preserve">i </w:t>
        </w:r>
      </w:ins>
      <w:del w:id="1118" w:author="Zhen Tan" w:date="2022-08-22T15:38:00Z">
        <w:r w:rsidRPr="0080518C" w:rsidDel="0080518C">
          <w:rPr>
            <w:rFonts w:ascii="Times New Roman" w:hAnsi="Times New Roman" w:cs="Times New Roman"/>
            <w:iCs/>
            <w:sz w:val="24"/>
            <w:szCs w:val="24"/>
          </w:rPr>
          <w:delText xml:space="preserve"> </w:delText>
        </w:r>
      </w:del>
      <w:r w:rsidRPr="0080518C">
        <w:rPr>
          <w:rFonts w:ascii="Times New Roman" w:hAnsi="Times New Roman" w:cs="Times New Roman"/>
          <w:iCs/>
          <w:sz w:val="24"/>
          <w:szCs w:val="24"/>
        </w:rPr>
        <w:t xml:space="preserve">is estimated by the weighted average of the initial estimate and the </w:t>
      </w:r>
      <w:r w:rsidRPr="0080518C">
        <w:rPr>
          <w:rFonts w:ascii="Times New Roman" w:hAnsi="Times New Roman" w:cs="Times New Roman" w:hint="eastAsia"/>
          <w:iCs/>
          <w:sz w:val="24"/>
          <w:szCs w:val="24"/>
        </w:rPr>
        <w:t>squared</w:t>
      </w:r>
      <w:r w:rsidRPr="0080518C">
        <w:rPr>
          <w:rFonts w:ascii="Times New Roman" w:hAnsi="Times New Roman" w:cs="Times New Roman"/>
          <w:iCs/>
          <w:sz w:val="24"/>
          <w:szCs w:val="24"/>
        </w:rPr>
        <w:t xml:space="preserve"> deviation of </w:t>
      </w:r>
      <w:r w:rsidRPr="0080518C">
        <w:rPr>
          <w:rFonts w:ascii="Times New Roman" w:hAnsi="Times New Roman" w:cs="Times New Roman" w:hint="eastAsia"/>
          <w:iCs/>
          <w:sz w:val="24"/>
          <w:szCs w:val="24"/>
        </w:rPr>
        <w:t>eac</w:t>
      </w:r>
      <w:r w:rsidRPr="0080518C">
        <w:rPr>
          <w:rFonts w:ascii="Times New Roman" w:hAnsi="Times New Roman" w:cs="Times New Roman"/>
          <w:iCs/>
          <w:sz w:val="24"/>
          <w:szCs w:val="24"/>
        </w:rPr>
        <w:t>h sample from the corresponding posterior means:</w:t>
      </w:r>
    </w:p>
    <w:p w14:paraId="4B95EE0C" w14:textId="33805A39" w:rsidR="00E67543" w:rsidRPr="0080518C" w:rsidRDefault="00000000" w:rsidP="008052D1">
      <w:pPr>
        <w:adjustRightInd w:val="0"/>
        <w:snapToGrid w:val="0"/>
        <w:ind w:firstLine="480"/>
        <w:jc w:val="right"/>
        <w:rPr>
          <w:rFonts w:ascii="Times New Roman" w:hAnsi="Times New Roman" w:cs="Times New Roman"/>
          <w:iCs/>
          <w:sz w:val="24"/>
          <w:szCs w:val="24"/>
          <w:shd w:val="clear" w:color="auto" w:fill="FFFFFF"/>
        </w:rPr>
      </w:pP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sup>
        </m:sSubSup>
        <m:r>
          <w:rPr>
            <w:rFonts w:ascii="Cambria Math" w:hAnsi="Cambria Math" w:cs="Cambria Math" w:hint="eastAsia"/>
            <w:sz w:val="24"/>
            <w:szCs w:val="24"/>
            <w:shd w:val="clear" w:color="auto" w:fill="FFFFFF"/>
          </w:rPr>
          <m:t>=</m:t>
        </m:r>
        <m:f>
          <m:fPr>
            <m:ctrlPr>
              <w:rPr>
                <w:rFonts w:ascii="Cambria Math" w:hAnsi="Cambria Math" w:cs="Cambria Math"/>
                <w:sz w:val="24"/>
                <w:szCs w:val="24"/>
                <w:shd w:val="clear" w:color="auto" w:fill="FFFFFF"/>
              </w:rPr>
            </m:ctrlPr>
          </m:fPr>
          <m:num>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i,0</m:t>
                </m:r>
              </m:sup>
            </m:sSubSup>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num>
          <m:den>
            <m:sSubSup>
              <m:sSubSupPr>
                <m:ctrlPr>
                  <w:ins w:id="1119" w:author="Zhen Tan" w:date="2022-08-22T12:38:00Z">
                    <w:rPr>
                      <w:rFonts w:ascii="Cambria Math" w:hAnsi="Cambria Math" w:cs="Times New Roman"/>
                      <w:i/>
                      <w:sz w:val="24"/>
                      <w:szCs w:val="24"/>
                    </w:rPr>
                  </w:ins>
                </m:ctrlPr>
              </m:sSubSupPr>
              <m:e>
                <m:r>
                  <w:ins w:id="1120" w:author="Zhen Tan" w:date="2022-08-22T12:38:00Z">
                    <w:rPr>
                      <w:rFonts w:ascii="Cambria Math" w:hAnsi="Cambria Math" w:cs="Times New Roman"/>
                      <w:sz w:val="24"/>
                      <w:szCs w:val="24"/>
                    </w:rPr>
                    <m:t>s</m:t>
                  </w:ins>
                </m:r>
              </m:e>
              <m:sub>
                <m:r>
                  <w:ins w:id="1121" w:author="Zhen Tan" w:date="2022-08-22T12:38:00Z">
                    <w:rPr>
                      <w:rFonts w:ascii="Cambria Math" w:hAnsi="Cambria Math" w:cs="Times New Roman"/>
                      <w:sz w:val="24"/>
                      <w:szCs w:val="24"/>
                    </w:rPr>
                    <m:t>0</m:t>
                  </w:ins>
                </m:r>
              </m:sub>
              <m:sup>
                <m:r>
                  <w:ins w:id="1122" w:author="Zhen Tan" w:date="2022-08-22T12:38:00Z">
                    <w:rPr>
                      <w:rFonts w:ascii="Cambria Math" w:hAnsi="Cambria Math" w:cs="Times New Roman"/>
                      <w:sz w:val="24"/>
                      <w:szCs w:val="24"/>
                    </w:rPr>
                    <m:t>i</m:t>
                  </w:ins>
                </m:r>
              </m:sup>
            </m:sSubSup>
            <m:sSub>
              <m:sSubPr>
                <m:ctrlPr>
                  <w:del w:id="1123" w:author="Zhen Tan" w:date="2022-08-22T12:38:00Z">
                    <w:rPr>
                      <w:rFonts w:ascii="Cambria Math" w:hAnsi="Times New Roman" w:cs="Times New Roman"/>
                      <w:iCs/>
                      <w:sz w:val="24"/>
                      <w:szCs w:val="24"/>
                    </w:rPr>
                  </w:del>
                </m:ctrlPr>
              </m:sSubPr>
              <m:e>
                <m:r>
                  <w:del w:id="1124" w:author="Zhen Tan" w:date="2022-08-22T12:38:00Z">
                    <w:rPr>
                      <w:rFonts w:ascii="Cambria Math" w:hAnsi="Cambria Math" w:cs="Times New Roman"/>
                      <w:sz w:val="24"/>
                      <w:szCs w:val="24"/>
                    </w:rPr>
                    <m:t>s</m:t>
                  </w:del>
                </m:r>
              </m:e>
              <m:sub>
                <m:r>
                  <w:del w:id="1125" w:author="Zhen Tan" w:date="2022-08-22T12:38:00Z">
                    <w:rPr>
                      <w:rFonts w:ascii="Cambria Math" w:hAnsi="Times New Roman" w:cs="Times New Roman"/>
                      <w:sz w:val="24"/>
                      <w:szCs w:val="24"/>
                    </w:rPr>
                    <m:t>0</m:t>
                  </w:del>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m:rPr>
            <m:sty m:val="p"/>
          </m:rPr>
          <w:rPr>
            <w:rFonts w:ascii="Cambria Math" w:hAnsi="Cambria Math" w:cs="Cambria Math"/>
            <w:sz w:val="24"/>
            <w:szCs w:val="24"/>
            <w:shd w:val="clear" w:color="auto" w:fill="FFFFFF"/>
          </w:rPr>
          <m:t>=</m:t>
        </m:r>
        <m:f>
          <m:fPr>
            <m:ctrlPr>
              <w:rPr>
                <w:rFonts w:ascii="Cambria Math" w:hAnsi="Cambria Math" w:cs="Cambria Math"/>
                <w:sz w:val="24"/>
                <w:szCs w:val="24"/>
                <w:shd w:val="clear" w:color="auto" w:fill="FFFFFF"/>
              </w:rPr>
            </m:ctrlPr>
          </m:fPr>
          <m:num>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den>
        </m:f>
        <m:r>
          <w:rPr>
            <w:rFonts w:ascii="Cambria Math" w:hAnsi="Cambria Math" w:cs="Times New Roman"/>
            <w:sz w:val="24"/>
            <w:szCs w:val="24"/>
            <w:shd w:val="clear" w:color="auto" w:fill="FFFFFF"/>
          </w:rPr>
          <m:t>,</m:t>
        </m:r>
        <m:r>
          <w:del w:id="1126" w:author="Zhen Tan" w:date="2022-08-22T15:38:00Z">
            <m:rPr>
              <m:sty m:val="p"/>
            </m:rPr>
            <w:rPr>
              <w:rFonts w:ascii="Cambria Math" w:hAnsi="Cambria Math" w:cs="Times New Roman"/>
              <w:sz w:val="24"/>
              <w:szCs w:val="24"/>
              <w:shd w:val="clear" w:color="auto" w:fill="FFFFFF"/>
            </w:rPr>
            <m:t xml:space="preserve">  </m:t>
          </w:del>
        </m:r>
      </m:oMath>
      <w:r w:rsidR="00E67543" w:rsidRPr="0080518C">
        <w:rPr>
          <w:rFonts w:ascii="Times New Roman" w:hAnsi="Times New Roman" w:cs="Times New Roman"/>
          <w:sz w:val="24"/>
          <w:szCs w:val="24"/>
          <w:shd w:val="clear" w:color="auto" w:fill="FFFFFF"/>
        </w:rPr>
        <w:t xml:space="preserve">  </w:t>
      </w:r>
      <w:del w:id="1127" w:author="Zhen Tan" w:date="2022-08-22T12:37:00Z">
        <w:r w:rsidR="00E67543" w:rsidRPr="0080518C" w:rsidDel="00F62EB2">
          <w:rPr>
            <w:rFonts w:ascii="Times New Roman" w:hAnsi="Times New Roman" w:cs="Times New Roman"/>
            <w:sz w:val="24"/>
            <w:szCs w:val="24"/>
            <w:shd w:val="clear" w:color="auto" w:fill="FFFFFF"/>
          </w:rPr>
          <w:delText xml:space="preserve">    </w:delText>
        </w:r>
      </w:del>
      <w:r w:rsidR="00E67543" w:rsidRPr="0080518C">
        <w:rPr>
          <w:rFonts w:ascii="Times New Roman" w:hAnsi="Times New Roman" w:cs="Times New Roman"/>
          <w:sz w:val="24"/>
          <w:szCs w:val="24"/>
          <w:shd w:val="clear" w:color="auto" w:fill="FFFFFF"/>
        </w:rPr>
        <w:t xml:space="preserve"> </w:t>
      </w:r>
      <w:ins w:id="1128" w:author="Zhen Tan" w:date="2022-08-22T15:38:00Z">
        <w:r w:rsidR="0080518C">
          <w:rPr>
            <w:rFonts w:ascii="Times New Roman" w:hAnsi="Times New Roman" w:cs="Times New Roman"/>
            <w:sz w:val="24"/>
            <w:szCs w:val="24"/>
            <w:shd w:val="clear" w:color="auto" w:fill="FFFFFF"/>
          </w:rPr>
          <w:t xml:space="preserve">       </w:t>
        </w:r>
      </w:ins>
      <w:r w:rsidR="00E67543" w:rsidRPr="0080518C">
        <w:rPr>
          <w:rFonts w:ascii="Times New Roman" w:hAnsi="Times New Roman" w:cs="Times New Roman"/>
          <w:sz w:val="24"/>
          <w:szCs w:val="24"/>
          <w:shd w:val="clear" w:color="auto" w:fill="FFFFFF"/>
        </w:rPr>
        <w:t>(1</w:t>
      </w:r>
      <w:ins w:id="1129" w:author="Zhen Tan" w:date="2022-08-22T15:41:00Z">
        <w:r w:rsidR="00D3615B">
          <w:rPr>
            <w:rFonts w:ascii="Times New Roman" w:hAnsi="Times New Roman" w:cs="Times New Roman"/>
            <w:sz w:val="24"/>
            <w:szCs w:val="24"/>
            <w:shd w:val="clear" w:color="auto" w:fill="FFFFFF"/>
          </w:rPr>
          <w:t>0</w:t>
        </w:r>
      </w:ins>
      <w:del w:id="1130" w:author="Zhen Tan" w:date="2022-08-22T15:41:00Z">
        <w:r w:rsidR="00E67543" w:rsidRPr="0080518C" w:rsidDel="00D3615B">
          <w:rPr>
            <w:rFonts w:ascii="Times New Roman" w:hAnsi="Times New Roman" w:cs="Times New Roman"/>
            <w:sz w:val="24"/>
            <w:szCs w:val="24"/>
            <w:shd w:val="clear" w:color="auto" w:fill="FFFFFF"/>
          </w:rPr>
          <w:delText>5</w:delText>
        </w:r>
      </w:del>
      <w:r w:rsidR="00E67543" w:rsidRPr="0080518C">
        <w:rPr>
          <w:rFonts w:ascii="Times New Roman" w:hAnsi="Times New Roman" w:cs="Times New Roman"/>
          <w:sz w:val="24"/>
          <w:szCs w:val="24"/>
          <w:shd w:val="clear" w:color="auto" w:fill="FFFFFF"/>
        </w:rPr>
        <w:t>a)</w:t>
      </w:r>
    </w:p>
    <w:p w14:paraId="51DA2411" w14:textId="2730BBFC" w:rsidR="00E67543" w:rsidRPr="0080518C" w:rsidRDefault="00E67543" w:rsidP="008052D1">
      <w:pPr>
        <w:adjustRightInd w:val="0"/>
        <w:snapToGrid w:val="0"/>
        <w:rPr>
          <w:rFonts w:ascii="Times New Roman" w:hAnsi="Times New Roman" w:cs="Times New Roman"/>
          <w:b/>
          <w:sz w:val="24"/>
          <w:szCs w:val="24"/>
        </w:rPr>
      </w:pPr>
      <w:r w:rsidRPr="0080518C">
        <w:rPr>
          <w:rFonts w:ascii="Times New Roman" w:hAnsi="Times New Roman" w:cs="Times New Roman"/>
          <w:sz w:val="24"/>
          <w:szCs w:val="24"/>
          <w:shd w:val="clear" w:color="auto" w:fill="FFFFFF"/>
        </w:rPr>
        <w:t>where</w:t>
      </w:r>
      <w:ins w:id="1131" w:author="Zhen Tan" w:date="2022-08-22T12:39:00Z">
        <w:r w:rsidR="00F62EB2" w:rsidRPr="0080518C">
          <w:rPr>
            <w:rFonts w:ascii="Times New Roman" w:hAnsi="Times New Roman" w:cs="Times New Roman"/>
            <w:sz w:val="24"/>
            <w:szCs w:val="24"/>
            <w:shd w:val="clear" w:color="auto" w:fill="FFFFFF"/>
          </w:rPr>
          <w:t xml:space="preserve"> </w:t>
        </w:r>
      </w:ins>
      <m:oMath>
        <m:sSubSup>
          <m:sSubSupPr>
            <m:ctrlPr>
              <w:ins w:id="1132" w:author="Zhen Tan" w:date="2022-08-22T12:39:00Z">
                <w:rPr>
                  <w:rFonts w:ascii="Cambria Math" w:hAnsi="Cambria Math" w:cs="Times New Roman"/>
                  <w:i/>
                  <w:sz w:val="24"/>
                  <w:szCs w:val="24"/>
                </w:rPr>
              </w:ins>
            </m:ctrlPr>
          </m:sSubSupPr>
          <m:e>
            <m:r>
              <w:ins w:id="1133" w:author="Zhen Tan" w:date="2022-08-22T12:39:00Z">
                <w:rPr>
                  <w:rFonts w:ascii="Cambria Math" w:hAnsi="Cambria Math" w:cs="Times New Roman"/>
                  <w:sz w:val="24"/>
                  <w:szCs w:val="24"/>
                </w:rPr>
                <m:t>s</m:t>
              </w:ins>
            </m:r>
          </m:e>
          <m:sub>
            <m:r>
              <w:ins w:id="1134" w:author="Zhen Tan" w:date="2022-08-22T12:39:00Z">
                <w:rPr>
                  <w:rFonts w:ascii="Cambria Math" w:hAnsi="Cambria Math" w:cs="Times New Roman"/>
                  <w:sz w:val="24"/>
                  <w:szCs w:val="24"/>
                </w:rPr>
                <m:t>0</m:t>
              </w:ins>
            </m:r>
          </m:sub>
          <m:sup>
            <m:r>
              <w:ins w:id="1135" w:author="Zhen Tan" w:date="2022-08-22T12:39:00Z">
                <w:rPr>
                  <w:rFonts w:ascii="Cambria Math" w:hAnsi="Cambria Math" w:cs="Times New Roman"/>
                  <w:sz w:val="24"/>
                  <w:szCs w:val="24"/>
                </w:rPr>
                <m:t>i</m:t>
              </w:ins>
            </m:r>
          </m:sup>
        </m:sSubSup>
      </m:oMath>
      <w:r w:rsidRPr="0080518C">
        <w:rPr>
          <w:rFonts w:ascii="Times New Roman" w:hAnsi="Times New Roman" w:cs="Times New Roman"/>
          <w:sz w:val="24"/>
          <w:szCs w:val="24"/>
          <w:shd w:val="clear" w:color="auto" w:fill="FFFFFF"/>
        </w:rPr>
        <w:t xml:space="preserve"> </w:t>
      </w:r>
      <m:oMath>
        <m:sSub>
          <m:sSubPr>
            <m:ctrlPr>
              <w:del w:id="1136" w:author="Zhen Tan" w:date="2022-08-22T12:38:00Z">
                <w:rPr>
                  <w:rFonts w:ascii="Cambria Math" w:hAnsi="Times New Roman" w:cs="Times New Roman"/>
                  <w:iCs/>
                  <w:sz w:val="24"/>
                  <w:szCs w:val="24"/>
                </w:rPr>
              </w:del>
            </m:ctrlPr>
          </m:sSubPr>
          <m:e>
            <m:r>
              <w:del w:id="1137" w:author="Zhen Tan" w:date="2022-08-22T12:38:00Z">
                <w:rPr>
                  <w:rFonts w:ascii="Cambria Math" w:hAnsi="Cambria Math" w:cs="Times New Roman"/>
                  <w:sz w:val="24"/>
                  <w:szCs w:val="24"/>
                </w:rPr>
                <m:t>s</m:t>
              </w:del>
            </m:r>
          </m:e>
          <m:sub>
            <m:r>
              <w:del w:id="1138" w:author="Zhen Tan" w:date="2022-08-22T12:38:00Z">
                <w:rPr>
                  <w:rFonts w:ascii="Cambria Math" w:hAnsi="Times New Roman" w:cs="Times New Roman"/>
                  <w:sz w:val="24"/>
                  <w:szCs w:val="24"/>
                </w:rPr>
                <m:t>0</m:t>
              </w:del>
            </m:r>
          </m:sub>
        </m:sSub>
      </m:oMath>
      <w:del w:id="1139" w:author="Zhen Tan" w:date="2022-08-22T12:38:00Z">
        <w:r w:rsidRPr="0080518C" w:rsidDel="00F62EB2">
          <w:rPr>
            <w:rFonts w:ascii="Times New Roman" w:hAnsi="Times New Roman" w:cs="Times New Roman"/>
            <w:iCs/>
            <w:sz w:val="24"/>
            <w:szCs w:val="24"/>
          </w:rPr>
          <w:delText xml:space="preserve"> </w:delText>
        </w:r>
      </w:del>
      <w:r w:rsidRPr="0080518C">
        <w:rPr>
          <w:rFonts w:ascii="Times New Roman" w:hAnsi="Times New Roman" w:cs="Times New Roman"/>
          <w:iCs/>
          <w:sz w:val="24"/>
          <w:szCs w:val="24"/>
        </w:rPr>
        <w:t>is the weight for the initial variance estimate</w:t>
      </w:r>
      <w:ins w:id="1140" w:author="Zhen Tan" w:date="2022-08-22T12:37:00Z">
        <w:r w:rsidR="00F62EB2" w:rsidRPr="0080518C">
          <w:rPr>
            <w:rFonts w:ascii="Times New Roman" w:hAnsi="Times New Roman" w:cs="Times New Roman"/>
            <w:iCs/>
            <w:sz w:val="24"/>
            <w:szCs w:val="24"/>
          </w:rPr>
          <w:t xml:space="preserve"> of evaluation index </w:t>
        </w:r>
        <w:r w:rsidR="00F62EB2" w:rsidRPr="0080518C">
          <w:rPr>
            <w:rFonts w:ascii="Times New Roman" w:hAnsi="Times New Roman" w:cs="Times New Roman"/>
            <w:i/>
            <w:iCs/>
            <w:sz w:val="24"/>
            <w:szCs w:val="24"/>
          </w:rPr>
          <w:t>i</w:t>
        </w:r>
      </w:ins>
      <w:r w:rsidRPr="0080518C">
        <w:rPr>
          <w:rFonts w:ascii="Times New Roman" w:hAnsi="Times New Roman" w:cs="Times New Roman"/>
          <w:iCs/>
          <w:sz w:val="24"/>
          <w:szCs w:val="24"/>
        </w:rPr>
        <w:t>,</w:t>
      </w:r>
      <w:r w:rsidRPr="0080518C">
        <w:rPr>
          <w:rFonts w:ascii="Times New Roman" w:hAnsi="Times New Roman" w:cs="Times New Roman"/>
          <w:sz w:val="24"/>
          <w:szCs w:val="24"/>
          <w:shd w:val="clear" w:color="auto" w:fill="FFFFFF"/>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w:commentRangeStart w:id="1141"/>
        <w:commentRangeEnd w:id="1141"/>
        <m:r>
          <m:rPr>
            <m:sty m:val="p"/>
          </m:rPr>
          <w:rPr>
            <w:rStyle w:val="afd"/>
          </w:rPr>
          <w:commentReference w:id="1141"/>
        </m:r>
        <w:commentRangeStart w:id="1142"/>
        <w:commentRangeEnd w:id="1142"/>
        <m:r>
          <m:rPr>
            <m:sty m:val="p"/>
          </m:rPr>
          <w:rPr>
            <w:rStyle w:val="afd"/>
          </w:rPr>
          <w:commentReference w:id="1142"/>
        </m:r>
      </m:oMath>
      <w:r w:rsidRPr="0080518C">
        <w:rPr>
          <w:rFonts w:ascii="Times New Roman" w:hAnsi="Times New Roman" w:cs="Times New Roman"/>
          <w:sz w:val="24"/>
          <w:szCs w:val="24"/>
          <w:shd w:val="clear" w:color="auto" w:fill="FFFFFF"/>
        </w:rPr>
        <w:t xml:space="preserve"> is the number of samples collected for solution </w:t>
      </w:r>
      <w:r w:rsidRPr="0080518C">
        <w:rPr>
          <w:rFonts w:ascii="Times New Roman" w:hAnsi="Times New Roman" w:cs="Times New Roman"/>
          <w:b/>
          <w:bCs/>
          <w:sz w:val="24"/>
          <w:szCs w:val="24"/>
          <w:shd w:val="clear" w:color="auto" w:fill="FFFFFF"/>
        </w:rPr>
        <w:t xml:space="preserve">x </w:t>
      </w:r>
      <w:r w:rsidRPr="0080518C">
        <w:rPr>
          <w:rFonts w:ascii="Times New Roman" w:hAnsi="Times New Roman" w:cs="Times New Roman"/>
          <w:sz w:val="24"/>
          <w:szCs w:val="24"/>
          <w:shd w:val="clear" w:color="auto" w:fill="FFFFFF"/>
        </w:rPr>
        <w:t xml:space="preserve">up to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xml:space="preserve">, and </w:t>
      </w:r>
      <m:oMath>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oMath>
      <w:r w:rsidRPr="0080518C">
        <w:rPr>
          <w:rFonts w:ascii="Times New Roman" w:hAnsi="Times New Roman" w:cs="Times New Roman"/>
          <w:iCs/>
          <w:sz w:val="24"/>
          <w:szCs w:val="24"/>
        </w:rPr>
        <w:t xml:space="preserve"> is the stage at which the </w:t>
      </w:r>
      <w:r w:rsidRPr="0080518C">
        <w:rPr>
          <w:rFonts w:ascii="Times New Roman" w:hAnsi="Times New Roman" w:cs="Times New Roman"/>
          <w:i/>
          <w:sz w:val="24"/>
          <w:szCs w:val="24"/>
        </w:rPr>
        <w:t>l</w:t>
      </w:r>
      <w:r w:rsidRPr="0080518C">
        <w:rPr>
          <w:rFonts w:ascii="Times New Roman" w:hAnsi="Times New Roman" w:cs="Times New Roman"/>
          <w:iCs/>
          <w:sz w:val="24"/>
          <w:szCs w:val="24"/>
        </w:rPr>
        <w:t xml:space="preserve">-th sample of </w:t>
      </w:r>
      <w:r w:rsidRPr="0080518C">
        <w:rPr>
          <w:rFonts w:ascii="Times New Roman" w:hAnsi="Times New Roman" w:cs="Times New Roman"/>
          <w:b/>
          <w:bCs/>
          <w:iCs/>
          <w:sz w:val="24"/>
          <w:szCs w:val="24"/>
        </w:rPr>
        <w:t xml:space="preserve">x </w:t>
      </w:r>
      <w:r w:rsidRPr="0080518C">
        <w:rPr>
          <w:rFonts w:ascii="Times New Roman" w:hAnsi="Times New Roman" w:cs="Times New Roman"/>
          <w:iCs/>
          <w:sz w:val="24"/>
          <w:szCs w:val="24"/>
        </w:rPr>
        <w:t>is collected</w:t>
      </w:r>
      <w:r w:rsidRPr="0080518C">
        <w:rPr>
          <w:rFonts w:ascii="Times New Roman" w:hAnsi="Times New Roman" w:cs="Times New Roman"/>
          <w:sz w:val="24"/>
          <w:szCs w:val="24"/>
          <w:shd w:val="clear" w:color="auto" w:fill="FFFFFF"/>
        </w:rPr>
        <w:t>. The second equality is due to</w:t>
      </w:r>
      <w:r w:rsidRPr="0080518C">
        <w:rPr>
          <w:rFonts w:ascii="Times New Roman" w:hAnsi="Times New Roman" w:cs="Times New Roman"/>
          <w:sz w:val="24"/>
          <w:szCs w:val="24"/>
        </w:rPr>
        <w:t xml:space="preserve"> the definition </w:t>
      </w:r>
      <w:r w:rsidRPr="0080518C">
        <w:rPr>
          <w:rFonts w:ascii="Times New Roman" w:hAnsi="Times New Roman" w:cs="Times New Roman" w:hint="eastAsia"/>
          <w:sz w:val="24"/>
          <w:szCs w:val="24"/>
        </w:rPr>
        <w:t>of</w:t>
      </w:r>
      <w:r w:rsidRPr="0080518C">
        <w:rPr>
          <w:rFonts w:ascii="Times New Roman" w:hAnsi="Times New Roman" w:cs="Times New Roman"/>
          <w:sz w:val="24"/>
          <w:szCs w:val="24"/>
        </w:rPr>
        <w:t xml:space="preserv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oMath>
      <w:r w:rsidRPr="0080518C">
        <w:rPr>
          <w:rFonts w:ascii="Times New Roman" w:hAnsi="Times New Roman" w:cs="Times New Roman"/>
          <w:sz w:val="24"/>
          <w:szCs w:val="24"/>
          <w:shd w:val="clear" w:color="auto" w:fill="FFFFFF"/>
        </w:rPr>
        <w:t xml:space="preserve"> by the first equality and </w:t>
      </w:r>
      <m:oMath>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m:rPr>
            <m:sty m:val="p"/>
          </m:rPr>
          <w:rPr>
            <w:rFonts w:ascii="Cambria Math" w:hAnsi="Cambria Math" w:cs="Cambria Math"/>
            <w:sz w:val="24"/>
            <w:szCs w:val="24"/>
            <w:shd w:val="clear" w:color="auto" w:fill="FFFFFF"/>
          </w:rPr>
          <m:t>=</m:t>
        </m:r>
        <m:nary>
          <m:naryPr>
            <m:chr m:val="∑"/>
            <m:limLoc m:val="undOvr"/>
            <m:ctrlPr>
              <w:rPr>
                <w:rFonts w:ascii="Cambria Math" w:hAnsi="Cambria Math" w:cs="Times New Roman"/>
                <w:i/>
                <w:sz w:val="24"/>
                <w:szCs w:val="24"/>
              </w:rPr>
            </m:ctrlPr>
          </m:naryPr>
          <m:sub>
            <m:r>
              <w:rPr>
                <w:rFonts w:ascii="Cambria Math" w:hAnsi="Cambria Math" w:cs="Times New Roman"/>
                <w:sz w:val="24"/>
                <w:szCs w:val="24"/>
              </w:rPr>
              <m:t>l=</m:t>
            </m:r>
            <m:r>
              <w:rPr>
                <w:rFonts w:ascii="Cambria Math" w:hAnsi="Times New Roman" w:cs="Times New Roman"/>
                <w:sz w:val="24"/>
                <w:szCs w:val="24"/>
              </w:rPr>
              <m:t>1</m:t>
            </m:r>
          </m:sub>
          <m: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n-1</m:t>
                </m:r>
              </m:sup>
            </m:sSubSup>
          </m:sup>
          <m:e>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sSub>
                          <m:sSubPr>
                            <m:ctrlPr>
                              <w:rPr>
                                <w:rFonts w:ascii="Cambria Math" w:hAnsi="Times New Roman" w:cs="Times New Roman"/>
                                <w:iCs/>
                                <w:sz w:val="24"/>
                                <w:szCs w:val="24"/>
                              </w:rPr>
                            </m:ctrlPr>
                          </m:sSubPr>
                          <m:e>
                            <m:r>
                              <w:rPr>
                                <w:rFonts w:ascii="Cambria Math" w:hAnsi="Cambria Math" w:cs="Times New Roman"/>
                                <w:sz w:val="24"/>
                                <w:szCs w:val="24"/>
                              </w:rPr>
                              <m:t>n</m:t>
                            </m:r>
                          </m:e>
                          <m:sub>
                            <m:r>
                              <m:rPr>
                                <m:sty m:val="b"/>
                              </m:rPr>
                              <w:rPr>
                                <w:rFonts w:ascii="Cambria Math" w:eastAsia="宋体" w:hAnsi="Times New Roman" w:cs="Times New Roman"/>
                                <w:sz w:val="24"/>
                                <w:szCs w:val="24"/>
                              </w:rPr>
                              <m:t>x</m:t>
                            </m:r>
                          </m:sub>
                        </m:sSub>
                        <m:d>
                          <m:dPr>
                            <m:ctrlPr>
                              <w:rPr>
                                <w:rFonts w:ascii="Cambria Math" w:hAnsi="Times New Roman" w:cs="Times New Roman"/>
                                <w:i/>
                                <w:iCs/>
                                <w:sz w:val="24"/>
                                <w:szCs w:val="24"/>
                              </w:rPr>
                            </m:ctrlPr>
                          </m:dPr>
                          <m:e>
                            <m:r>
                              <w:rPr>
                                <w:rFonts w:ascii="Cambria Math" w:hAnsi="Times New Roman" w:cs="Times New Roman"/>
                                <w:sz w:val="24"/>
                                <w:szCs w:val="24"/>
                              </w:rPr>
                              <m:t>l</m:t>
                            </m:r>
                          </m:e>
                        </m:d>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e>
        </m:nary>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sz w:val="24"/>
                        <w:szCs w:val="24"/>
                        <w:shd w:val="clear" w:color="auto" w:fill="FFFFFF"/>
                      </w:rPr>
                    </m:ctrlPr>
                  </m:sSupPr>
                  <m:e>
                    <m:r>
                      <w:rPr>
                        <w:rFonts w:ascii="Cambria Math" w:hAnsi="Cambria Math" w:cs="Cambria Math"/>
                        <w:sz w:val="24"/>
                        <w:szCs w:val="24"/>
                        <w:shd w:val="clear" w:color="auto" w:fill="FFFFFF"/>
                      </w:rPr>
                      <m:t>y</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r>
          <w:del w:id="1143" w:author="Zhen Tan" w:date="2022-08-22T15:52:00Z">
            <w:rPr>
              <w:rFonts w:ascii="Cambria Math" w:hAnsi="Cambria Math" w:cs="Times New Roman"/>
              <w:sz w:val="24"/>
              <w:szCs w:val="24"/>
            </w:rPr>
            <m:t>,</m:t>
          </w:del>
        </m:r>
      </m:oMath>
      <w:del w:id="1144" w:author="Zhen Tan" w:date="2022-08-22T15:52:00Z">
        <w:r w:rsidRPr="0080518C" w:rsidDel="00427CD4">
          <w:rPr>
            <w:rFonts w:ascii="Times New Roman" w:hAnsi="Times New Roman" w:cs="Times New Roman"/>
            <w:sz w:val="24"/>
            <w:szCs w:val="24"/>
          </w:rPr>
          <w:delText xml:space="preserve"> </w:delText>
        </w:r>
      </w:del>
      <w:ins w:id="1145" w:author="Zhen Tan" w:date="2022-08-22T15:52:00Z">
        <w:r w:rsidR="00427CD4">
          <w:rPr>
            <w:rFonts w:ascii="Times New Roman" w:hAnsi="Times New Roman" w:cs="Times New Roman" w:hint="eastAsia"/>
            <w:sz w:val="24"/>
            <w:szCs w:val="24"/>
            <w:shd w:val="clear" w:color="auto" w:fill="FFFFFF"/>
          </w:rPr>
          <w:t>,</w:t>
        </w:r>
        <w:r w:rsidR="00427CD4">
          <w:rPr>
            <w:rFonts w:ascii="Times New Roman" w:hAnsi="Times New Roman" w:cs="Times New Roman"/>
            <w:sz w:val="24"/>
            <w:szCs w:val="24"/>
            <w:shd w:val="clear" w:color="auto" w:fill="FFFFFF"/>
          </w:rPr>
          <w:t xml:space="preserve"> </w:t>
        </w:r>
      </w:ins>
      <w:r w:rsidRPr="0080518C">
        <w:rPr>
          <w:rFonts w:ascii="Times New Roman" w:hAnsi="Times New Roman" w:cs="Times New Roman"/>
          <w:sz w:val="24"/>
          <w:szCs w:val="24"/>
          <w:shd w:val="clear" w:color="auto" w:fill="FFFFFF"/>
        </w:rPr>
        <w:t xml:space="preserve">this iterative expression is </w:t>
      </w:r>
      <w:r w:rsidRPr="0080518C">
        <w:rPr>
          <w:rFonts w:ascii="Times New Roman" w:hAnsi="Times New Roman" w:cs="Times New Roman" w:hint="eastAsia"/>
          <w:sz w:val="24"/>
          <w:szCs w:val="24"/>
          <w:shd w:val="clear" w:color="auto" w:fill="FFFFFF"/>
        </w:rPr>
        <w:t>computationally</w:t>
      </w:r>
      <w:r w:rsidRPr="0080518C">
        <w:rPr>
          <w:rFonts w:ascii="Times New Roman" w:hAnsi="Times New Roman" w:cs="Times New Roman"/>
          <w:sz w:val="24"/>
          <w:szCs w:val="24"/>
          <w:shd w:val="clear" w:color="auto" w:fill="FFFFFF"/>
        </w:rPr>
        <w:t xml:space="preserve"> more efficient than the original definition in the first equality.  </w:t>
      </w:r>
    </w:p>
    <w:p w14:paraId="38A6749F" w14:textId="4745718E" w:rsidR="00E67543" w:rsidRPr="0080518C" w:rsidRDefault="00E67543" w:rsidP="008052D1">
      <w:pPr>
        <w:adjustRightInd w:val="0"/>
        <w:snapToGrid w:val="0"/>
        <w:rPr>
          <w:rFonts w:ascii="Times New Roman" w:hAnsi="Times New Roman" w:cs="Times New Roman"/>
          <w:sz w:val="24"/>
          <w:szCs w:val="24"/>
          <w:shd w:val="clear" w:color="auto" w:fill="FFFFFF"/>
        </w:rPr>
      </w:pPr>
      <w:bookmarkStart w:id="1146" w:name="_Hlk46443040"/>
      <w:r w:rsidRPr="0080518C">
        <w:rPr>
          <w:rFonts w:ascii="Times New Roman" w:hAnsi="Times New Roman" w:cs="Times New Roman"/>
          <w:sz w:val="24"/>
          <w:szCs w:val="24"/>
          <w:shd w:val="clear" w:color="auto" w:fill="FFFFFF"/>
        </w:rPr>
        <w:t xml:space="preserve">    </w:t>
      </w:r>
      <w:bookmarkEnd w:id="1146"/>
      <w:r w:rsidRPr="0080518C">
        <w:rPr>
          <w:rFonts w:ascii="Times New Roman" w:hAnsi="Times New Roman" w:cs="Times New Roman"/>
          <w:b/>
          <w:bCs/>
          <w:iCs/>
          <w:sz w:val="24"/>
          <w:szCs w:val="24"/>
          <w:shd w:val="clear" w:color="auto" w:fill="FFFFFF"/>
        </w:rPr>
        <w:t>Case 2</w:t>
      </w:r>
      <w:r w:rsidRPr="0080518C">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80518C">
        <w:rPr>
          <w:rFonts w:ascii="Times New Roman" w:hAnsi="Times New Roman" w:cs="Times New Roman"/>
          <w:sz w:val="24"/>
          <w:szCs w:val="24"/>
          <w:shd w:val="clear" w:color="auto" w:fill="FFFFFF"/>
        </w:rPr>
        <w:t xml:space="preserve"> is unsampled up to stage </w:t>
      </w:r>
      <w:r w:rsidRPr="0080518C">
        <w:rPr>
          <w:rFonts w:ascii="Times New Roman" w:hAnsi="Times New Roman" w:cs="Times New Roman"/>
          <w:i/>
          <w:iCs/>
          <w:sz w:val="24"/>
          <w:szCs w:val="24"/>
          <w:shd w:val="clear" w:color="auto" w:fill="FFFFFF"/>
        </w:rPr>
        <w:t xml:space="preserve">n </w:t>
      </w:r>
      <w:r w:rsidRPr="0080518C">
        <w:rPr>
          <w:rFonts w:ascii="Times New Roman" w:hAnsi="Times New Roman" w:cs="Times New Roman"/>
          <w:sz w:val="24"/>
          <w:szCs w:val="24"/>
          <w:shd w:val="clear" w:color="auto" w:fill="FFFFFF"/>
        </w:rPr>
        <w:t xml:space="preserve">but has the same combination index as the solution that is sampled at stage </w:t>
      </w:r>
      <w:r w:rsidRPr="0080518C">
        <w:rPr>
          <w:rFonts w:ascii="Times New Roman" w:hAnsi="Times New Roman" w:cs="Times New Roman"/>
          <w:i/>
          <w:iCs/>
          <w:sz w:val="24"/>
          <w:szCs w:val="24"/>
          <w:shd w:val="clear" w:color="auto" w:fill="FFFFFF"/>
        </w:rPr>
        <w:t>n</w:t>
      </w:r>
      <w:r w:rsidRPr="0080518C">
        <w:rPr>
          <w:rFonts w:ascii="Times New Roman" w:hAnsi="Times New Roman" w:cs="Times New Roman"/>
          <w:sz w:val="24"/>
          <w:szCs w:val="24"/>
          <w:shd w:val="clear" w:color="auto" w:fill="FFFFFF"/>
        </w:rPr>
        <w:t>, i.e.,</w:t>
      </w:r>
      <m:oMath>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r>
          <m:rPr>
            <m:sty m:val="bi"/>
          </m:rPr>
          <w:rPr>
            <w:rFonts w:ascii="Cambria Math"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 xml:space="preserve">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n</m:t>
            </m:r>
          </m:sup>
        </m:sSubSup>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0</m:t>
        </m:r>
      </m:oMath>
      <w:r w:rsidRPr="0080518C">
        <w:rPr>
          <w:rFonts w:ascii="Times New Roman" w:hAnsi="Times New Roman" w:cs="Times New Roman"/>
          <w:sz w:val="24"/>
          <w:szCs w:val="24"/>
          <w:shd w:val="clear" w:color="auto" w:fill="FFFFFF"/>
        </w:rPr>
        <w:t xml:space="preserve"> and </w:t>
      </w:r>
      <m:oMath>
        <m:sSub>
          <m:sSubPr>
            <m:ctrlPr>
              <w:ins w:id="1147" w:author="Zhen Tan" w:date="2022-08-22T15:54:00Z">
                <w:rPr>
                  <w:rFonts w:ascii="Cambria Math" w:hAnsi="Cambria Math" w:cs="Times New Roman"/>
                  <w:i/>
                  <w:sz w:val="24"/>
                  <w:szCs w:val="24"/>
                </w:rPr>
              </w:ins>
            </m:ctrlPr>
          </m:sSubPr>
          <m:e>
            <m:r>
              <w:ins w:id="1148" w:author="Zhen Tan" w:date="2022-08-22T15:54:00Z">
                <w:rPr>
                  <w:rFonts w:ascii="Cambria Math" w:hAnsi="Cambria Math" w:cs="Times New Roman"/>
                  <w:sz w:val="24"/>
                  <w:szCs w:val="24"/>
                </w:rPr>
                <m:t>q</m:t>
              </w:ins>
            </m:r>
          </m:e>
          <m:sub>
            <m:r>
              <w:ins w:id="1149" w:author="Zhen Tan" w:date="2022-08-22T15:54:00Z">
                <w:rPr>
                  <w:rFonts w:ascii="Cambria Math" w:hAnsi="Cambria Math" w:cs="Times New Roman"/>
                  <w:sz w:val="24"/>
                  <w:szCs w:val="24"/>
                </w:rPr>
                <m:t>i</m:t>
              </w:ins>
            </m:r>
          </m:sub>
        </m:sSub>
        <m:r>
          <w:del w:id="1150" w:author="Zhen Tan" w:date="2022-08-22T15:54:00Z">
            <w:rPr>
              <w:rFonts w:ascii="Cambria Math" w:hAnsi="Cambria Math" w:cs="Cambria Math"/>
              <w:sz w:val="24"/>
              <w:szCs w:val="24"/>
              <w:shd w:val="clear" w:color="auto" w:fill="FFFFFF"/>
            </w:rPr>
            <m:t>q</m:t>
          </w:del>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hint="eastAsia"/>
            <w:sz w:val="24"/>
            <w:szCs w:val="24"/>
            <w:shd w:val="clear" w:color="auto" w:fill="FFFFFF"/>
          </w:rPr>
          <m:t>=</m:t>
        </m:r>
        <m:sSub>
          <m:sSubPr>
            <m:ctrlPr>
              <w:ins w:id="1151" w:author="Zhen Tan" w:date="2022-08-22T15:54:00Z">
                <w:rPr>
                  <w:rFonts w:ascii="Cambria Math" w:hAnsi="Cambria Math" w:cs="Times New Roman"/>
                  <w:i/>
                  <w:sz w:val="24"/>
                  <w:szCs w:val="24"/>
                </w:rPr>
              </w:ins>
            </m:ctrlPr>
          </m:sSubPr>
          <m:e>
            <m:r>
              <w:ins w:id="1152" w:author="Zhen Tan" w:date="2022-08-22T15:54:00Z">
                <w:rPr>
                  <w:rFonts w:ascii="Cambria Math" w:hAnsi="Cambria Math" w:cs="Times New Roman"/>
                  <w:sz w:val="24"/>
                  <w:szCs w:val="24"/>
                </w:rPr>
                <m:t>q</m:t>
              </w:ins>
            </m:r>
          </m:e>
          <m:sub>
            <m:r>
              <w:ins w:id="1153" w:author="Zhen Tan" w:date="2022-08-22T15:54:00Z">
                <w:rPr>
                  <w:rFonts w:ascii="Cambria Math" w:hAnsi="Cambria Math" w:cs="Times New Roman"/>
                  <w:sz w:val="24"/>
                  <w:szCs w:val="24"/>
                </w:rPr>
                <m:t>i</m:t>
              </w:ins>
            </m:r>
          </m:sub>
        </m:sSub>
        <m:r>
          <w:del w:id="1154" w:author="Zhen Tan" w:date="2022-08-22T15:54:00Z">
            <w:rPr>
              <w:rFonts w:ascii="Cambria Math" w:hAnsi="Cambria Math" w:cs="Cambria Math"/>
              <w:sz w:val="24"/>
              <w:szCs w:val="24"/>
              <w:shd w:val="clear" w:color="auto" w:fill="FFFFFF"/>
            </w:rPr>
            <m:t>q</m:t>
          </w:del>
        </m:r>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oMath>
      <w:r w:rsidRPr="0080518C">
        <w:rPr>
          <w:rFonts w:ascii="Times New Roman" w:hAnsi="Times New Roman" w:cs="Times New Roman"/>
          <w:iCs/>
          <w:sz w:val="24"/>
          <w:szCs w:val="24"/>
        </w:rPr>
        <w:t>, then</w:t>
      </w:r>
      <w:r w:rsidRPr="0080518C">
        <w:rPr>
          <w:rFonts w:ascii="Times New Roman" w:hAnsi="Times New Roman" w:cs="Times New Roman"/>
          <w:b/>
          <w:bCs/>
          <w:iCs/>
          <w:sz w:val="24"/>
          <w:szCs w:val="24"/>
        </w:rPr>
        <w:t xml:space="preserve"> </w:t>
      </w:r>
      <w:r w:rsidRPr="0080518C">
        <w:rPr>
          <w:rFonts w:ascii="Times New Roman" w:hAnsi="Times New Roman" w:cs="Times New Roman"/>
          <w:sz w:val="24"/>
          <w:szCs w:val="24"/>
          <w:shd w:val="clear" w:color="auto" w:fill="FFFFFF"/>
        </w:rPr>
        <w:t xml:space="preserve">its variance estimate </w:t>
      </w:r>
      <w:ins w:id="1155" w:author="Zhen Tan" w:date="2022-08-22T16:48:00Z">
        <w:r w:rsidR="00750AE6">
          <w:rPr>
            <w:rFonts w:ascii="Times New Roman" w:hAnsi="Times New Roman" w:cs="Times New Roman"/>
            <w:sz w:val="24"/>
            <w:szCs w:val="24"/>
            <w:shd w:val="clear" w:color="auto" w:fill="FFFFFF"/>
          </w:rPr>
          <w:t>of evalu</w:t>
        </w:r>
        <w:r w:rsidR="0013172D">
          <w:rPr>
            <w:rFonts w:ascii="Times New Roman" w:hAnsi="Times New Roman" w:cs="Times New Roman"/>
            <w:sz w:val="24"/>
            <w:szCs w:val="24"/>
            <w:shd w:val="clear" w:color="auto" w:fill="FFFFFF"/>
          </w:rPr>
          <w:t>a</w:t>
        </w:r>
        <w:r w:rsidR="00750AE6">
          <w:rPr>
            <w:rFonts w:ascii="Times New Roman" w:hAnsi="Times New Roman" w:cs="Times New Roman"/>
            <w:sz w:val="24"/>
            <w:szCs w:val="24"/>
            <w:shd w:val="clear" w:color="auto" w:fill="FFFFFF"/>
          </w:rPr>
          <w:t xml:space="preserve">tion index </w:t>
        </w:r>
        <w:r w:rsidR="00750AE6">
          <w:rPr>
            <w:rFonts w:ascii="Times New Roman" w:hAnsi="Times New Roman" w:cs="Times New Roman"/>
            <w:i/>
            <w:sz w:val="24"/>
            <w:szCs w:val="24"/>
            <w:shd w:val="clear" w:color="auto" w:fill="FFFFFF"/>
          </w:rPr>
          <w:t xml:space="preserve">i </w:t>
        </w:r>
      </w:ins>
      <w:r w:rsidRPr="0080518C">
        <w:rPr>
          <w:rFonts w:ascii="Times New Roman" w:hAnsi="Times New Roman" w:cs="Times New Roman"/>
          <w:sz w:val="24"/>
          <w:szCs w:val="24"/>
          <w:shd w:val="clear" w:color="auto" w:fill="FFFFFF"/>
        </w:rPr>
        <w:t xml:space="preserve">is set to be </w:t>
      </w:r>
      <w:commentRangeStart w:id="1156"/>
      <w:commentRangeStart w:id="1157"/>
      <w:del w:id="1158" w:author="Zhen Tan" w:date="2022-08-22T15:54:00Z">
        <w:r w:rsidRPr="0080518C" w:rsidDel="00427CD4">
          <w:rPr>
            <w:rFonts w:ascii="Times New Roman" w:hAnsi="Times New Roman" w:cs="Times New Roman"/>
            <w:sz w:val="24"/>
            <w:szCs w:val="24"/>
            <w:shd w:val="clear" w:color="auto" w:fill="FFFFFF"/>
          </w:rPr>
          <w:delText xml:space="preserve">equal to </w:delText>
        </w:r>
      </w:del>
      <w:r w:rsidRPr="0080518C">
        <w:rPr>
          <w:rFonts w:ascii="Times New Roman" w:hAnsi="Times New Roman" w:cs="Times New Roman"/>
          <w:sz w:val="24"/>
          <w:szCs w:val="24"/>
          <w:shd w:val="clear" w:color="auto" w:fill="FFFFFF"/>
        </w:rPr>
        <w:t>the average of the variance estimate</w:t>
      </w:r>
      <w:commentRangeEnd w:id="1156"/>
      <w:r w:rsidRPr="0080518C">
        <w:rPr>
          <w:rStyle w:val="afd"/>
        </w:rPr>
        <w:commentReference w:id="1156"/>
      </w:r>
      <w:commentRangeEnd w:id="1157"/>
      <w:r w:rsidRPr="0080518C">
        <w:rPr>
          <w:rStyle w:val="afd"/>
        </w:rPr>
        <w:commentReference w:id="1157"/>
      </w:r>
      <w:r w:rsidRPr="0080518C">
        <w:rPr>
          <w:rFonts w:ascii="Times New Roman" w:hAnsi="Times New Roman" w:cs="Times New Roman"/>
          <w:sz w:val="24"/>
          <w:szCs w:val="24"/>
          <w:shd w:val="clear" w:color="auto" w:fill="FFFFFF"/>
        </w:rPr>
        <w:t xml:space="preserve"> of those sampled solutions </w:t>
      </w:r>
      <w:ins w:id="1159" w:author="Zhen Tan" w:date="2022-08-22T17:01:00Z">
        <w:r w:rsidR="00EC7565" w:rsidRPr="0080518C">
          <w:rPr>
            <w:rFonts w:ascii="Times New Roman" w:hAnsi="Times New Roman" w:cs="Times New Roman"/>
            <w:sz w:val="24"/>
            <w:szCs w:val="24"/>
            <w:shd w:val="clear" w:color="auto" w:fill="FFFFFF"/>
          </w:rPr>
          <w:t xml:space="preserve">including </w:t>
        </w:r>
      </w:ins>
      <m:oMath>
        <m:sSup>
          <m:sSupPr>
            <m:ctrlPr>
              <w:ins w:id="1160" w:author="Zhen Tan" w:date="2022-08-22T17:01:00Z">
                <w:rPr>
                  <w:rFonts w:ascii="Cambria Math" w:hAnsi="Cambria Math" w:cs="Times New Roman"/>
                  <w:i/>
                  <w:sz w:val="24"/>
                  <w:szCs w:val="24"/>
                </w:rPr>
              </w:ins>
            </m:ctrlPr>
          </m:sSupPr>
          <m:e>
            <m:r>
              <w:ins w:id="1161" w:author="Zhen Tan" w:date="2022-08-22T17:01:00Z">
                <m:rPr>
                  <m:sty m:val="b"/>
                </m:rPr>
                <w:rPr>
                  <w:rFonts w:ascii="Cambria Math" w:hAnsi="Cambria Math" w:cs="Times New Roman"/>
                  <w:sz w:val="24"/>
                  <w:szCs w:val="24"/>
                </w:rPr>
                <m:t>x</m:t>
              </w:ins>
            </m:r>
          </m:e>
          <m:sup>
            <m:r>
              <w:ins w:id="1162" w:author="Zhen Tan" w:date="2022-08-22T17:01:00Z">
                <w:rPr>
                  <w:rFonts w:ascii="Cambria Math" w:hAnsi="Cambria Math" w:cs="Times New Roman"/>
                  <w:sz w:val="24"/>
                  <w:szCs w:val="24"/>
                </w:rPr>
                <m:t>n</m:t>
              </w:ins>
            </m:r>
          </m:sup>
        </m:sSup>
        <m:r>
          <w:ins w:id="1163" w:author="Zhen Tan" w:date="2022-08-22T17:01:00Z">
            <w:rPr>
              <w:rFonts w:ascii="Cambria Math" w:hAnsi="Cambria Math" w:cs="Times New Roman"/>
              <w:sz w:val="24"/>
              <w:szCs w:val="24"/>
            </w:rPr>
            <m:t xml:space="preserve"> </m:t>
          </w:ins>
        </m:r>
      </m:oMath>
      <w:r w:rsidRPr="0080518C">
        <w:rPr>
          <w:rFonts w:ascii="Times New Roman" w:hAnsi="Times New Roman" w:cs="Times New Roman"/>
          <w:sz w:val="24"/>
          <w:szCs w:val="24"/>
          <w:shd w:val="clear" w:color="auto" w:fill="FFFFFF"/>
        </w:rPr>
        <w:t xml:space="preserve">that have the same combination index as </w:t>
      </w:r>
      <w:r w:rsidRPr="0080518C">
        <w:rPr>
          <w:rFonts w:ascii="Times New Roman" w:hAnsi="Times New Roman" w:cs="Times New Roman"/>
          <w:b/>
          <w:bCs/>
          <w:sz w:val="24"/>
          <w:szCs w:val="24"/>
          <w:shd w:val="clear" w:color="auto" w:fill="FFFFFF"/>
        </w:rPr>
        <w:t>x</w:t>
      </w:r>
      <w:ins w:id="1164" w:author="Zhen Tan" w:date="2022-08-22T17:00:00Z">
        <w:r w:rsidR="00EC7565">
          <w:rPr>
            <w:rFonts w:ascii="Times New Roman" w:hAnsi="Times New Roman" w:cs="Times New Roman"/>
            <w:b/>
            <w:bCs/>
            <w:sz w:val="24"/>
            <w:szCs w:val="24"/>
            <w:shd w:val="clear" w:color="auto" w:fill="FFFFFF"/>
          </w:rPr>
          <w:t xml:space="preserve"> </w:t>
        </w:r>
        <w:r w:rsidR="00EC7565">
          <w:rPr>
            <w:rFonts w:ascii="Times New Roman" w:hAnsi="Times New Roman" w:cs="Times New Roman"/>
            <w:bCs/>
            <w:sz w:val="24"/>
            <w:szCs w:val="24"/>
            <w:shd w:val="clear" w:color="auto" w:fill="FFFFFF"/>
          </w:rPr>
          <w:t xml:space="preserve">for evaluation index </w:t>
        </w:r>
        <w:r w:rsidR="00EC7565">
          <w:rPr>
            <w:rFonts w:ascii="Times New Roman" w:hAnsi="Times New Roman" w:cs="Times New Roman"/>
            <w:bCs/>
            <w:i/>
            <w:sz w:val="24"/>
            <w:szCs w:val="24"/>
            <w:shd w:val="clear" w:color="auto" w:fill="FFFFFF"/>
          </w:rPr>
          <w:t>i</w:t>
        </w:r>
      </w:ins>
      <w:del w:id="1165" w:author="Zhen Tan" w:date="2022-08-22T17:01:00Z">
        <w:r w:rsidRPr="0080518C" w:rsidDel="00EC7565">
          <w:rPr>
            <w:rFonts w:ascii="Times New Roman" w:hAnsi="Times New Roman" w:cs="Times New Roman"/>
            <w:sz w:val="24"/>
            <w:szCs w:val="24"/>
            <w:shd w:val="clear" w:color="auto" w:fill="FFFFFF"/>
          </w:rPr>
          <w:delText>,</w:delText>
        </w:r>
      </w:del>
      <w:del w:id="1166" w:author="Zhen Tan" w:date="2022-08-22T17:00:00Z">
        <w:r w:rsidRPr="0080518C" w:rsidDel="00EC7565">
          <w:rPr>
            <w:rFonts w:ascii="Times New Roman" w:hAnsi="Times New Roman" w:cs="Times New Roman"/>
            <w:sz w:val="24"/>
            <w:szCs w:val="24"/>
            <w:shd w:val="clear" w:color="auto" w:fill="FFFFFF"/>
          </w:rPr>
          <w:delText xml:space="preserve"> including </w:delText>
        </w:r>
      </w:del>
      <m:oMath>
        <m:sSup>
          <m:sSupPr>
            <m:ctrlPr>
              <w:del w:id="1167" w:author="Zhen Tan" w:date="2022-08-22T17:00:00Z">
                <w:rPr>
                  <w:rFonts w:ascii="Cambria Math" w:hAnsi="Cambria Math" w:cs="Times New Roman"/>
                  <w:i/>
                  <w:sz w:val="24"/>
                  <w:szCs w:val="24"/>
                </w:rPr>
              </w:del>
            </m:ctrlPr>
          </m:sSupPr>
          <m:e>
            <m:r>
              <w:del w:id="1168" w:author="Zhen Tan" w:date="2022-08-22T17:00:00Z">
                <m:rPr>
                  <m:sty m:val="b"/>
                </m:rPr>
                <w:rPr>
                  <w:rFonts w:ascii="Cambria Math" w:hAnsi="Cambria Math" w:cs="Times New Roman"/>
                  <w:sz w:val="24"/>
                  <w:szCs w:val="24"/>
                </w:rPr>
                <m:t>x</m:t>
              </w:del>
            </m:r>
          </m:e>
          <m:sup>
            <m:r>
              <w:del w:id="1169" w:author="Zhen Tan" w:date="2022-08-22T17:00:00Z">
                <w:rPr>
                  <w:rFonts w:ascii="Cambria Math" w:hAnsi="Cambria Math" w:cs="Times New Roman"/>
                  <w:sz w:val="24"/>
                  <w:szCs w:val="24"/>
                </w:rPr>
                <m:t>n</m:t>
              </w:del>
            </m:r>
          </m:sup>
        </m:sSup>
      </m:oMath>
      <w:r w:rsidRPr="0080518C">
        <w:rPr>
          <w:rFonts w:ascii="Times New Roman" w:hAnsi="Times New Roman" w:cs="Times New Roman" w:hint="eastAsia"/>
          <w:sz w:val="24"/>
          <w:szCs w:val="24"/>
          <w:shd w:val="clear" w:color="auto" w:fill="FFFFFF"/>
        </w:rPr>
        <w:t>:</w:t>
      </w:r>
    </w:p>
    <w:p w14:paraId="64D4C66F" w14:textId="7211794E" w:rsidR="00E67543" w:rsidRPr="001F5720" w:rsidRDefault="00000000" w:rsidP="008052D1">
      <w:pPr>
        <w:adjustRightInd w:val="0"/>
        <w:snapToGrid w:val="0"/>
        <w:jc w:val="right"/>
        <w:rPr>
          <w:rFonts w:ascii="Times New Roman" w:hAnsi="Times New Roman" w:cs="Times New Roman"/>
          <w:iCs/>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170" w:author="Zhen Tan" w:date="2022-08-22T15:54:00Z">
                    <w:rPr>
                      <w:rFonts w:ascii="Cambria Math" w:hAnsi="Cambria Math" w:cs="Times New Roman"/>
                      <w:i/>
                      <w:sz w:val="24"/>
                      <w:szCs w:val="24"/>
                    </w:rPr>
                  </w:ins>
                </m:ctrlPr>
              </m:sSubPr>
              <m:e>
                <m:r>
                  <w:ins w:id="1171" w:author="Zhen Tan" w:date="2022-08-22T15:54:00Z">
                    <w:rPr>
                      <w:rFonts w:ascii="Cambria Math" w:hAnsi="Cambria Math" w:cs="Times New Roman"/>
                      <w:sz w:val="24"/>
                      <w:szCs w:val="24"/>
                    </w:rPr>
                    <m:t>q</m:t>
                  </w:ins>
                </m:r>
              </m:e>
              <m:sub>
                <m:r>
                  <w:ins w:id="1172" w:author="Zhen Tan" w:date="2022-08-22T15:54:00Z">
                    <w:rPr>
                      <w:rFonts w:ascii="Cambria Math" w:hAnsi="Cambria Math" w:cs="Times New Roman"/>
                      <w:sz w:val="24"/>
                      <w:szCs w:val="24"/>
                    </w:rPr>
                    <m:t>i</m:t>
                  </w:ins>
                </m:r>
              </m:sub>
            </m:sSub>
            <m:r>
              <w:del w:id="1173" w:author="Zhen Tan" w:date="2022-08-22T15:54:00Z">
                <w:rPr>
                  <w:rFonts w:ascii="Cambria Math" w:eastAsia="宋体" w:hAnsi="Times New Roman" w:cs="Times New Roman"/>
                  <w:sz w:val="24"/>
                  <w:szCs w:val="24"/>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hAnsi="Cambria Math" w:cs="Cambria Math"/>
            <w:color w:val="FF0000"/>
            <w:sz w:val="24"/>
            <w:szCs w:val="24"/>
            <w:shd w:val="clear" w:color="auto" w:fill="FFFFFF"/>
          </w:rPr>
          <m:t>=</m:t>
        </m:r>
        <m:f>
          <m:fPr>
            <m:ctrlPr>
              <w:rPr>
                <w:rFonts w:ascii="Cambria Math" w:hAnsi="Cambria Math" w:cs="Cambria Math"/>
                <w:color w:val="333333"/>
                <w:sz w:val="24"/>
                <w:szCs w:val="24"/>
                <w:shd w:val="clear" w:color="auto" w:fill="FFFFFF"/>
              </w:rPr>
            </m:ctrlPr>
          </m:fPr>
          <m:num>
            <m:nary>
              <m:naryPr>
                <m:chr m:val="∑"/>
                <m:limLoc m:val="undOvr"/>
                <m:supHide m:val="1"/>
                <m:ctrlPr>
                  <w:rPr>
                    <w:rFonts w:ascii="Cambria Math" w:hAnsi="Cambria Math" w:cs="Cambria Math"/>
                    <w:i/>
                    <w:color w:val="333333"/>
                    <w:sz w:val="24"/>
                    <w:szCs w:val="24"/>
                    <w:shd w:val="clear" w:color="auto" w:fill="FFFFFF"/>
                  </w:rPr>
                </m:ctrlPr>
              </m:naryPr>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hAnsi="Cambria Math" w:cs="Times New Roman"/>
                    <w:sz w:val="24"/>
                    <w:szCs w:val="24"/>
                  </w:rPr>
                  <m:t>:</m:t>
                </m:r>
                <m:sSub>
                  <m:sSubPr>
                    <m:ctrlPr>
                      <w:ins w:id="1174" w:author="Zhen Tan" w:date="2022-08-22T15:54:00Z">
                        <w:rPr>
                          <w:rFonts w:ascii="Cambria Math" w:hAnsi="Cambria Math" w:cs="Times New Roman"/>
                          <w:i/>
                          <w:sz w:val="24"/>
                          <w:szCs w:val="24"/>
                        </w:rPr>
                      </w:ins>
                    </m:ctrlPr>
                  </m:sSubPr>
                  <m:e>
                    <m:r>
                      <w:ins w:id="1175" w:author="Zhen Tan" w:date="2022-08-22T15:54:00Z">
                        <w:rPr>
                          <w:rFonts w:ascii="Cambria Math" w:hAnsi="Cambria Math" w:cs="Times New Roman"/>
                          <w:sz w:val="24"/>
                          <w:szCs w:val="24"/>
                        </w:rPr>
                        <m:t>q</m:t>
                      </w:ins>
                    </m:r>
                  </m:e>
                  <m:sub>
                    <m:r>
                      <w:ins w:id="1176" w:author="Zhen Tan" w:date="2022-08-22T15:54:00Z">
                        <w:rPr>
                          <w:rFonts w:ascii="Cambria Math" w:hAnsi="Cambria Math" w:cs="Times New Roman"/>
                          <w:sz w:val="24"/>
                          <w:szCs w:val="24"/>
                        </w:rPr>
                        <m:t>i</m:t>
                      </w:ins>
                    </m:r>
                  </m:sub>
                </m:sSub>
                <m:r>
                  <w:del w:id="1177" w:author="Zhen Tan" w:date="2022-08-22T15:54:00Z">
                    <w:rPr>
                      <w:rFonts w:ascii="Cambria Math" w:eastAsia="宋体" w:hAnsi="Times New Roman" w:cs="Times New Roman"/>
                      <w:sz w:val="24"/>
                      <w:szCs w:val="24"/>
                    </w:rPr>
                    <m:t>q</m:t>
                  </w:del>
                </m:r>
                <m:d>
                  <m:dPr>
                    <m:ctrlPr>
                      <w:rPr>
                        <w:rFonts w:ascii="Cambria Math" w:hAnsi="Cambria Math" w:cs="Cambria Math"/>
                        <w:i/>
                        <w:iCs/>
                        <w:color w:val="333333"/>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ctrlPr>
                      <w:rPr>
                        <w:rFonts w:ascii="Cambria Math" w:hAnsi="Cambria Math" w:cs="Times New Roman"/>
                        <w:b/>
                        <w:bCs/>
                        <w:iCs/>
                        <w:sz w:val="24"/>
                        <w:szCs w:val="24"/>
                      </w:rPr>
                    </m:ctrlPr>
                  </m:e>
                </m:d>
                <m:r>
                  <m:rPr>
                    <m:sty m:val="bi"/>
                  </m:rPr>
                  <w:rPr>
                    <w:rFonts w:ascii="Cambria Math" w:hAnsi="Cambria Math" w:cs="Times New Roman"/>
                    <w:sz w:val="24"/>
                    <w:szCs w:val="24"/>
                  </w:rPr>
                  <m:t>=</m:t>
                </m:r>
                <m:sSub>
                  <m:sSubPr>
                    <m:ctrlPr>
                      <w:ins w:id="1178" w:author="Zhen Tan" w:date="2022-08-22T15:54:00Z">
                        <w:rPr>
                          <w:rFonts w:ascii="Cambria Math" w:hAnsi="Cambria Math" w:cs="Times New Roman"/>
                          <w:i/>
                          <w:sz w:val="24"/>
                          <w:szCs w:val="24"/>
                        </w:rPr>
                      </w:ins>
                    </m:ctrlPr>
                  </m:sSubPr>
                  <m:e>
                    <m:r>
                      <w:ins w:id="1179" w:author="Zhen Tan" w:date="2022-08-22T15:54:00Z">
                        <w:rPr>
                          <w:rFonts w:ascii="Cambria Math" w:hAnsi="Cambria Math" w:cs="Times New Roman"/>
                          <w:sz w:val="24"/>
                          <w:szCs w:val="24"/>
                        </w:rPr>
                        <m:t>q</m:t>
                      </w:ins>
                    </m:r>
                  </m:e>
                  <m:sub>
                    <m:r>
                      <w:ins w:id="1180" w:author="Zhen Tan" w:date="2022-08-22T15:54:00Z">
                        <w:rPr>
                          <w:rFonts w:ascii="Cambria Math" w:hAnsi="Cambria Math" w:cs="Times New Roman"/>
                          <w:sz w:val="24"/>
                          <w:szCs w:val="24"/>
                        </w:rPr>
                        <m:t>i</m:t>
                      </w:ins>
                    </m:r>
                  </m:sub>
                </m:sSub>
                <m:r>
                  <w:del w:id="1181" w:author="Zhen Tan" w:date="2022-08-22T15:54:00Z">
                    <w:rPr>
                      <w:rFonts w:ascii="Cambria Math" w:eastAsia="宋体" w:hAnsi="Times New Roman" w:cs="Times New Roman"/>
                      <w:sz w:val="24"/>
                      <w:szCs w:val="24"/>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bi"/>
                  </m:rPr>
                  <w:rPr>
                    <w:rFonts w:ascii="Cambria Math" w:hAnsi="Cambria Math" w:cs="Times New Roman"/>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color w:val="333333"/>
                    <w:sz w:val="24"/>
                    <w:szCs w:val="24"/>
                    <w:shd w:val="clear" w:color="auto" w:fill="FFFFFF"/>
                  </w:rPr>
                  <m:t>&gt;</m:t>
                </m:r>
                <m:r>
                  <w:rPr>
                    <w:rFonts w:ascii="Cambria Math" w:hAnsi="Cambria Math" w:cs="Cambria Math"/>
                    <w:color w:val="333333"/>
                    <w:sz w:val="24"/>
                    <w:szCs w:val="24"/>
                    <w:shd w:val="clear" w:color="auto" w:fill="FFFFFF"/>
                  </w:rPr>
                  <m:t>0</m:t>
                </m:r>
              </m:sub>
              <m:sup/>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e>
            </m:nary>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del w:id="1182" w:author="Zhen Tan" w:date="2022-08-22T15:55:00Z">
                    <w:rPr>
                      <w:rFonts w:ascii="Cambria Math" w:hAnsi="Cambria Math" w:cs="Cambria Math"/>
                      <w:color w:val="333333"/>
                      <w:sz w:val="24"/>
                      <w:szCs w:val="24"/>
                      <w:shd w:val="clear" w:color="auto" w:fill="FFFFFF"/>
                    </w:rPr>
                    <m:t>q</m:t>
                  </w:del>
                </m:r>
                <m:sSub>
                  <m:sSubPr>
                    <m:ctrlPr>
                      <w:ins w:id="1183" w:author="Zhen Tan" w:date="2022-08-22T15:55:00Z">
                        <w:rPr>
                          <w:rFonts w:ascii="Cambria Math" w:hAnsi="Cambria Math" w:cs="Times New Roman"/>
                          <w:i/>
                          <w:sz w:val="24"/>
                          <w:szCs w:val="24"/>
                        </w:rPr>
                      </w:ins>
                    </m:ctrlPr>
                  </m:sSubPr>
                  <m:e>
                    <m:r>
                      <w:ins w:id="1184" w:author="Zhen Tan" w:date="2022-08-22T15:55:00Z">
                        <w:rPr>
                          <w:rFonts w:ascii="Cambria Math" w:hAnsi="Cambria Math" w:cs="Times New Roman"/>
                          <w:sz w:val="24"/>
                          <w:szCs w:val="24"/>
                        </w:rPr>
                        <m:t>q</m:t>
                      </w:ins>
                    </m:r>
                  </m:e>
                  <m:sub>
                    <m:r>
                      <w:ins w:id="1185" w:author="Zhen Tan" w:date="2022-08-22T15:55:00Z">
                        <w:rPr>
                          <w:rFonts w:ascii="Cambria Math" w:hAnsi="Cambria Math" w:cs="Times New Roman"/>
                          <w:sz w:val="24"/>
                          <w:szCs w:val="24"/>
                        </w:rPr>
                        <m:t>i</m:t>
                      </w:ins>
                    </m:r>
                  </m:sub>
                </m:sSub>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186" w:author="Zhen Tan" w:date="2022-08-22T15:55:00Z">
                    <w:rPr>
                      <w:rFonts w:ascii="Cambria Math" w:hAnsi="Cambria Math" w:cs="Times New Roman"/>
                      <w:i/>
                      <w:sz w:val="24"/>
                      <w:szCs w:val="24"/>
                    </w:rPr>
                  </w:ins>
                </m:ctrlPr>
              </m:sSubPr>
              <m:e>
                <m:r>
                  <w:ins w:id="1187" w:author="Zhen Tan" w:date="2022-08-22T15:55:00Z">
                    <w:rPr>
                      <w:rFonts w:ascii="Cambria Math" w:hAnsi="Cambria Math" w:cs="Times New Roman"/>
                      <w:sz w:val="24"/>
                      <w:szCs w:val="24"/>
                    </w:rPr>
                    <m:t>q</m:t>
                  </w:ins>
                </m:r>
              </m:e>
              <m:sub>
                <m:r>
                  <w:ins w:id="1188" w:author="Zhen Tan" w:date="2022-08-22T15:55:00Z">
                    <w:rPr>
                      <w:rFonts w:ascii="Cambria Math" w:hAnsi="Cambria Math" w:cs="Times New Roman"/>
                      <w:sz w:val="24"/>
                      <w:szCs w:val="24"/>
                    </w:rPr>
                    <m:t>i</m:t>
                  </w:ins>
                </m:r>
              </m:sub>
            </m:sSub>
            <m:r>
              <w:del w:id="1189" w:author="Zhen Tan" w:date="2022-08-22T15:55:00Z">
                <w:rPr>
                  <w:rFonts w:ascii="Cambria Math" w:eastAsia="宋体" w:hAnsi="Times New Roman" w:cs="Times New Roman"/>
                  <w:sz w:val="24"/>
                  <w:szCs w:val="24"/>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ins w:id="1190" w:author="Zhen Tan" w:date="2022-08-22T17:01:00Z">
                    <w:rPr>
                      <w:rFonts w:ascii="Cambria Math" w:hAnsi="Cambria Math" w:cs="Cambria Math"/>
                      <w:color w:val="333333"/>
                      <w:sz w:val="24"/>
                      <w:szCs w:val="24"/>
                      <w:shd w:val="clear" w:color="auto" w:fill="FFFFFF"/>
                    </w:rPr>
                  </w:ins>
                </m:ctrlPr>
              </m:sSubSupPr>
              <m:e>
                <m:r>
                  <w:ins w:id="1191" w:author="Zhen Tan" w:date="2022-08-22T17:01:00Z">
                    <w:rPr>
                      <w:rFonts w:ascii="Cambria Math" w:hAnsi="Cambria Math" w:cs="Times New Roman"/>
                      <w:sz w:val="24"/>
                      <w:szCs w:val="24"/>
                    </w:rPr>
                    <m:t>λ</m:t>
                  </w:ins>
                </m:r>
              </m:e>
              <m:sub>
                <m:sSup>
                  <m:sSupPr>
                    <m:ctrlPr>
                      <w:ins w:id="1192" w:author="Zhen Tan" w:date="2022-08-22T17:01:00Z">
                        <w:rPr>
                          <w:rFonts w:ascii="Cambria Math" w:hAnsi="Cambria Math" w:cs="Times New Roman"/>
                          <w:i/>
                          <w:sz w:val="24"/>
                          <w:szCs w:val="24"/>
                        </w:rPr>
                      </w:ins>
                    </m:ctrlPr>
                  </m:sSupPr>
                  <m:e>
                    <m:r>
                      <w:ins w:id="1193" w:author="Zhen Tan" w:date="2022-08-22T17:01:00Z">
                        <m:rPr>
                          <m:sty m:val="b"/>
                        </m:rPr>
                        <w:rPr>
                          <w:rFonts w:ascii="Cambria Math" w:hAnsi="Cambria Math" w:cs="Times New Roman"/>
                          <w:sz w:val="24"/>
                          <w:szCs w:val="24"/>
                        </w:rPr>
                        <m:t>x</m:t>
                      </w:ins>
                    </m:r>
                  </m:e>
                  <m:sup>
                    <m:r>
                      <w:ins w:id="1194" w:author="Zhen Tan" w:date="2022-08-22T17:01:00Z">
                        <w:rPr>
                          <w:rFonts w:ascii="Cambria Math" w:hAnsi="Cambria Math" w:cs="Times New Roman"/>
                          <w:sz w:val="24"/>
                          <w:szCs w:val="24"/>
                        </w:rPr>
                        <m:t>n</m:t>
                      </w:ins>
                    </m:r>
                  </m:sup>
                </m:sSup>
              </m:sub>
              <m:sup>
                <m:r>
                  <w:ins w:id="1195" w:author="Zhen Tan" w:date="2022-08-22T17:01:00Z">
                    <w:rPr>
                      <w:rFonts w:ascii="Cambria Math" w:hAnsi="Cambria Math" w:cs="Cambria Math"/>
                      <w:color w:val="333333"/>
                      <w:sz w:val="24"/>
                      <w:szCs w:val="24"/>
                      <w:shd w:val="clear" w:color="auto" w:fill="FFFFFF"/>
                    </w:rPr>
                    <m:t>i,</m:t>
                  </w:ins>
                </m:r>
                <m:r>
                  <w:ins w:id="1196" w:author="Zhen Tan" w:date="2022-08-22T17:01:00Z">
                    <w:rPr>
                      <w:rFonts w:ascii="Cambria Math" w:hAnsi="Cambria Math" w:cs="Cambria Math" w:hint="eastAsia"/>
                      <w:color w:val="333333"/>
                      <w:sz w:val="24"/>
                      <w:szCs w:val="24"/>
                      <w:shd w:val="clear" w:color="auto" w:fill="FFFFFF"/>
                    </w:rPr>
                    <m:t>n</m:t>
                  </w:ins>
                </m:r>
              </m:sup>
            </m:sSubSup>
            <m:r>
              <w:ins w:id="1197" w:author="Zhen Tan" w:date="2022-08-22T17:01:00Z">
                <w:rPr>
                  <w:rFonts w:ascii="Cambria Math" w:eastAsia="Cambria Math" w:hAnsi="Cambria Math" w:cs="Cambria Math"/>
                  <w:sz w:val="24"/>
                  <w:szCs w:val="24"/>
                </w:rPr>
                <m:t>-</m:t>
              </w:ins>
            </m:r>
            <m:sSubSup>
              <m:sSubSupPr>
                <m:ctrlPr>
                  <w:ins w:id="1198" w:author="Zhen Tan" w:date="2022-08-22T17:01:00Z">
                    <w:rPr>
                      <w:rFonts w:ascii="Cambria Math" w:hAnsi="Cambria Math" w:cs="Cambria Math"/>
                      <w:color w:val="333333"/>
                      <w:sz w:val="24"/>
                      <w:szCs w:val="24"/>
                      <w:shd w:val="clear" w:color="auto" w:fill="FFFFFF"/>
                    </w:rPr>
                  </w:ins>
                </m:ctrlPr>
              </m:sSubSupPr>
              <m:e>
                <m:r>
                  <w:ins w:id="1199" w:author="Zhen Tan" w:date="2022-08-22T17:01:00Z">
                    <w:rPr>
                      <w:rFonts w:ascii="Cambria Math" w:hAnsi="Cambria Math" w:cs="Times New Roman"/>
                      <w:sz w:val="24"/>
                      <w:szCs w:val="24"/>
                    </w:rPr>
                    <m:t>λ</m:t>
                  </w:ins>
                </m:r>
              </m:e>
              <m:sub>
                <m:sSup>
                  <m:sSupPr>
                    <m:ctrlPr>
                      <w:ins w:id="1200" w:author="Zhen Tan" w:date="2022-08-22T17:01:00Z">
                        <w:rPr>
                          <w:rFonts w:ascii="Cambria Math" w:hAnsi="Cambria Math" w:cs="Times New Roman"/>
                          <w:i/>
                          <w:sz w:val="24"/>
                          <w:szCs w:val="24"/>
                        </w:rPr>
                      </w:ins>
                    </m:ctrlPr>
                  </m:sSupPr>
                  <m:e>
                    <m:r>
                      <w:ins w:id="1201" w:author="Zhen Tan" w:date="2022-08-22T17:01:00Z">
                        <m:rPr>
                          <m:sty m:val="b"/>
                        </m:rPr>
                        <w:rPr>
                          <w:rFonts w:ascii="Cambria Math" w:hAnsi="Cambria Math" w:cs="Times New Roman"/>
                          <w:sz w:val="24"/>
                          <w:szCs w:val="24"/>
                        </w:rPr>
                        <m:t>x</m:t>
                      </w:ins>
                    </m:r>
                  </m:e>
                  <m:sup>
                    <m:r>
                      <w:ins w:id="1202" w:author="Zhen Tan" w:date="2022-08-22T17:01:00Z">
                        <w:rPr>
                          <w:rFonts w:ascii="Cambria Math" w:hAnsi="Cambria Math" w:cs="Times New Roman"/>
                          <w:sz w:val="24"/>
                          <w:szCs w:val="24"/>
                        </w:rPr>
                        <m:t>n</m:t>
                      </w:ins>
                    </m:r>
                  </m:sup>
                </m:sSup>
              </m:sub>
              <m:sup>
                <m:r>
                  <w:ins w:id="1203" w:author="Zhen Tan" w:date="2022-08-22T17:01:00Z">
                    <w:rPr>
                      <w:rFonts w:ascii="Cambria Math" w:hAnsi="Cambria Math" w:cs="Cambria Math"/>
                      <w:color w:val="333333"/>
                      <w:sz w:val="24"/>
                      <w:szCs w:val="24"/>
                      <w:shd w:val="clear" w:color="auto" w:fill="FFFFFF"/>
                    </w:rPr>
                    <m:t>i,</m:t>
                  </w:ins>
                </m:r>
                <m:r>
                  <w:ins w:id="1204" w:author="Zhen Tan" w:date="2022-08-22T17:01:00Z">
                    <w:rPr>
                      <w:rFonts w:ascii="Cambria Math" w:hAnsi="Cambria Math" w:cs="Cambria Math" w:hint="eastAsia"/>
                      <w:color w:val="333333"/>
                      <w:sz w:val="24"/>
                      <w:szCs w:val="24"/>
                      <w:shd w:val="clear" w:color="auto" w:fill="FFFFFF"/>
                    </w:rPr>
                    <m:t>n</m:t>
                  </w:ins>
                </m:r>
                <m:r>
                  <w:ins w:id="1205" w:author="Zhen Tan" w:date="2022-08-22T17:01:00Z">
                    <w:rPr>
                      <w:rFonts w:ascii="Cambria Math" w:eastAsia="微软雅黑" w:hAnsi="Cambria Math" w:cs="微软雅黑" w:hint="eastAsia"/>
                      <w:color w:val="333333"/>
                      <w:sz w:val="24"/>
                      <w:szCs w:val="24"/>
                      <w:shd w:val="clear" w:color="auto" w:fill="FFFFFF"/>
                    </w:rPr>
                    <m:t>-</m:t>
                  </w:ins>
                </m:r>
                <m:r>
                  <w:ins w:id="1206" w:author="Zhen Tan" w:date="2022-08-22T17:01:00Z">
                    <w:rPr>
                      <w:rFonts w:ascii="Cambria Math" w:hAnsi="Cambria Math" w:cs="Cambria Math" w:hint="eastAsia"/>
                      <w:color w:val="333333"/>
                      <w:sz w:val="24"/>
                      <w:szCs w:val="24"/>
                      <w:shd w:val="clear" w:color="auto" w:fill="FFFFFF"/>
                    </w:rPr>
                    <m:t>1</m:t>
                  </w:ins>
                </m:r>
              </m:sup>
            </m:sSubSup>
            <m:d>
              <m:dPr>
                <m:ctrlPr>
                  <w:del w:id="1207" w:author="Zhen Tan" w:date="2022-08-22T17:01:00Z">
                    <w:rPr>
                      <w:rFonts w:ascii="Cambria Math" w:hAnsi="Cambria Math" w:cs="Times New Roman"/>
                      <w:bCs/>
                      <w:sz w:val="24"/>
                      <w:szCs w:val="24"/>
                    </w:rPr>
                  </w:del>
                </m:ctrlPr>
              </m:dPr>
              <m:e>
                <m:sSubSup>
                  <m:sSubSupPr>
                    <m:ctrlPr>
                      <w:del w:id="1208" w:author="Zhen Tan" w:date="2022-08-22T17:01:00Z">
                        <w:rPr>
                          <w:rFonts w:ascii="Cambria Math" w:hAnsi="Cambria Math" w:cs="Cambria Math"/>
                          <w:color w:val="333333"/>
                          <w:sz w:val="24"/>
                          <w:szCs w:val="24"/>
                          <w:shd w:val="clear" w:color="auto" w:fill="FFFFFF"/>
                        </w:rPr>
                      </w:del>
                    </m:ctrlPr>
                  </m:sSubSupPr>
                  <m:e>
                    <m:r>
                      <w:del w:id="1209" w:author="Zhen Tan" w:date="2022-08-22T17:01:00Z">
                        <w:rPr>
                          <w:rFonts w:ascii="Cambria Math" w:hAnsi="Cambria Math" w:cs="Times New Roman"/>
                          <w:sz w:val="24"/>
                          <w:szCs w:val="24"/>
                        </w:rPr>
                        <m:t>λ</m:t>
                      </w:del>
                    </m:r>
                  </m:e>
                  <m:sub>
                    <m:sSup>
                      <m:sSupPr>
                        <m:ctrlPr>
                          <w:del w:id="1210" w:author="Zhen Tan" w:date="2022-08-22T17:01:00Z">
                            <w:rPr>
                              <w:rFonts w:ascii="Cambria Math" w:hAnsi="Cambria Math" w:cs="Times New Roman"/>
                              <w:i/>
                              <w:sz w:val="24"/>
                              <w:szCs w:val="24"/>
                            </w:rPr>
                          </w:del>
                        </m:ctrlPr>
                      </m:sSupPr>
                      <m:e>
                        <m:r>
                          <w:del w:id="1211" w:author="Zhen Tan" w:date="2022-08-22T17:01:00Z">
                            <m:rPr>
                              <m:sty m:val="b"/>
                            </m:rPr>
                            <w:rPr>
                              <w:rFonts w:ascii="Cambria Math" w:hAnsi="Cambria Math" w:cs="Times New Roman"/>
                              <w:sz w:val="24"/>
                              <w:szCs w:val="24"/>
                            </w:rPr>
                            <m:t>x</m:t>
                          </w:del>
                        </m:r>
                      </m:e>
                      <m:sup>
                        <m:r>
                          <w:del w:id="1212" w:author="Zhen Tan" w:date="2022-08-22T17:01:00Z">
                            <w:rPr>
                              <w:rFonts w:ascii="Cambria Math" w:hAnsi="Cambria Math" w:cs="Times New Roman"/>
                              <w:sz w:val="24"/>
                              <w:szCs w:val="24"/>
                            </w:rPr>
                            <m:t>n</m:t>
                          </w:del>
                        </m:r>
                      </m:sup>
                    </m:sSup>
                  </m:sub>
                  <m:sup>
                    <m:r>
                      <w:del w:id="1213" w:author="Zhen Tan" w:date="2022-08-22T17:01:00Z">
                        <w:rPr>
                          <w:rFonts w:ascii="Cambria Math" w:hAnsi="Cambria Math" w:cs="Cambria Math"/>
                          <w:color w:val="333333"/>
                          <w:sz w:val="24"/>
                          <w:szCs w:val="24"/>
                          <w:shd w:val="clear" w:color="auto" w:fill="FFFFFF"/>
                        </w:rPr>
                        <m:t>i,</m:t>
                      </w:del>
                    </m:r>
                    <m:r>
                      <w:del w:id="1214" w:author="Zhen Tan" w:date="2022-08-22T17:01:00Z">
                        <w:rPr>
                          <w:rFonts w:ascii="Cambria Math" w:hAnsi="Cambria Math" w:cs="Cambria Math" w:hint="eastAsia"/>
                          <w:color w:val="333333"/>
                          <w:sz w:val="24"/>
                          <w:szCs w:val="24"/>
                          <w:shd w:val="clear" w:color="auto" w:fill="FFFFFF"/>
                        </w:rPr>
                        <m:t>n</m:t>
                      </w:del>
                    </m:r>
                  </m:sup>
                </m:sSubSup>
                <m:r>
                  <w:del w:id="1215" w:author="Zhen Tan" w:date="2022-08-22T17:01:00Z">
                    <w:rPr>
                      <w:rFonts w:ascii="Cambria Math" w:eastAsia="Cambria Math" w:hAnsi="Cambria Math" w:cs="Cambria Math"/>
                      <w:sz w:val="24"/>
                      <w:szCs w:val="24"/>
                    </w:rPr>
                    <m:t>-</m:t>
                  </w:del>
                </m:r>
                <m:sSubSup>
                  <m:sSubSupPr>
                    <m:ctrlPr>
                      <w:del w:id="1216" w:author="Zhen Tan" w:date="2022-08-22T17:01:00Z">
                        <w:rPr>
                          <w:rFonts w:ascii="Cambria Math" w:hAnsi="Cambria Math" w:cs="Cambria Math"/>
                          <w:color w:val="333333"/>
                          <w:sz w:val="24"/>
                          <w:szCs w:val="24"/>
                          <w:shd w:val="clear" w:color="auto" w:fill="FFFFFF"/>
                        </w:rPr>
                      </w:del>
                    </m:ctrlPr>
                  </m:sSubSupPr>
                  <m:e>
                    <m:r>
                      <w:del w:id="1217" w:author="Zhen Tan" w:date="2022-08-22T17:01:00Z">
                        <w:rPr>
                          <w:rFonts w:ascii="Cambria Math" w:hAnsi="Cambria Math" w:cs="Times New Roman"/>
                          <w:sz w:val="24"/>
                          <w:szCs w:val="24"/>
                        </w:rPr>
                        <m:t>λ</m:t>
                      </w:del>
                    </m:r>
                  </m:e>
                  <m:sub>
                    <m:sSup>
                      <m:sSupPr>
                        <m:ctrlPr>
                          <w:del w:id="1218" w:author="Zhen Tan" w:date="2022-08-22T17:01:00Z">
                            <w:rPr>
                              <w:rFonts w:ascii="Cambria Math" w:hAnsi="Cambria Math" w:cs="Times New Roman"/>
                              <w:i/>
                              <w:sz w:val="24"/>
                              <w:szCs w:val="24"/>
                            </w:rPr>
                          </w:del>
                        </m:ctrlPr>
                      </m:sSupPr>
                      <m:e>
                        <m:r>
                          <w:del w:id="1219" w:author="Zhen Tan" w:date="2022-08-22T17:01:00Z">
                            <m:rPr>
                              <m:sty m:val="b"/>
                            </m:rPr>
                            <w:rPr>
                              <w:rFonts w:ascii="Cambria Math" w:hAnsi="Cambria Math" w:cs="Times New Roman"/>
                              <w:sz w:val="24"/>
                              <w:szCs w:val="24"/>
                            </w:rPr>
                            <m:t>x</m:t>
                          </w:del>
                        </m:r>
                      </m:e>
                      <m:sup>
                        <m:r>
                          <w:del w:id="1220" w:author="Zhen Tan" w:date="2022-08-22T17:01:00Z">
                            <w:rPr>
                              <w:rFonts w:ascii="Cambria Math" w:hAnsi="Cambria Math" w:cs="Times New Roman"/>
                              <w:sz w:val="24"/>
                              <w:szCs w:val="24"/>
                            </w:rPr>
                            <m:t>n</m:t>
                          </w:del>
                        </m:r>
                      </m:sup>
                    </m:sSup>
                  </m:sub>
                  <m:sup>
                    <m:r>
                      <w:del w:id="1221" w:author="Zhen Tan" w:date="2022-08-22T17:01:00Z">
                        <w:rPr>
                          <w:rFonts w:ascii="Cambria Math" w:hAnsi="Cambria Math" w:cs="Cambria Math"/>
                          <w:color w:val="333333"/>
                          <w:sz w:val="24"/>
                          <w:szCs w:val="24"/>
                          <w:shd w:val="clear" w:color="auto" w:fill="FFFFFF"/>
                        </w:rPr>
                        <m:t>i,</m:t>
                      </w:del>
                    </m:r>
                    <m:r>
                      <w:del w:id="1222" w:author="Zhen Tan" w:date="2022-08-22T17:01:00Z">
                        <w:rPr>
                          <w:rFonts w:ascii="Cambria Math" w:hAnsi="Cambria Math" w:cs="Cambria Math" w:hint="eastAsia"/>
                          <w:color w:val="333333"/>
                          <w:sz w:val="24"/>
                          <w:szCs w:val="24"/>
                          <w:shd w:val="clear" w:color="auto" w:fill="FFFFFF"/>
                        </w:rPr>
                        <m:t>n</m:t>
                      </w:del>
                    </m:r>
                    <m:r>
                      <w:del w:id="1223" w:author="Zhen Tan" w:date="2022-08-22T17:01:00Z">
                        <w:rPr>
                          <w:rFonts w:ascii="Cambria Math" w:eastAsia="微软雅黑" w:hAnsi="Cambria Math" w:cs="微软雅黑" w:hint="eastAsia"/>
                          <w:color w:val="333333"/>
                          <w:sz w:val="24"/>
                          <w:szCs w:val="24"/>
                          <w:shd w:val="clear" w:color="auto" w:fill="FFFFFF"/>
                        </w:rPr>
                        <m:t>-</m:t>
                      </w:del>
                    </m:r>
                    <m:r>
                      <w:del w:id="1224" w:author="Zhen Tan" w:date="2022-08-22T17:01:00Z">
                        <w:rPr>
                          <w:rFonts w:ascii="Cambria Math" w:hAnsi="Cambria Math" w:cs="Cambria Math" w:hint="eastAsia"/>
                          <w:color w:val="333333"/>
                          <w:sz w:val="24"/>
                          <w:szCs w:val="24"/>
                          <w:shd w:val="clear" w:color="auto" w:fill="FFFFFF"/>
                        </w:rPr>
                        <m:t>1</m:t>
                      </w:del>
                    </m:r>
                  </m:sup>
                </m:sSubSup>
                <m:ctrlPr>
                  <w:del w:id="1225" w:author="Zhen Tan" w:date="2022-08-22T17:01:00Z">
                    <w:rPr>
                      <w:rFonts w:ascii="Cambria Math" w:eastAsia="宋体" w:hAnsi="Times New Roman" w:cs="Times New Roman"/>
                      <w:b/>
                      <w:i/>
                      <w:sz w:val="24"/>
                      <w:szCs w:val="24"/>
                    </w:rPr>
                  </w:del>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sSub>
                  <m:sSubPr>
                    <m:ctrlPr>
                      <w:ins w:id="1226" w:author="Zhen Tan" w:date="2022-08-22T15:55:00Z">
                        <w:rPr>
                          <w:rFonts w:ascii="Cambria Math" w:hAnsi="Cambria Math" w:cs="Times New Roman"/>
                          <w:i/>
                          <w:sz w:val="24"/>
                          <w:szCs w:val="24"/>
                        </w:rPr>
                      </w:ins>
                    </m:ctrlPr>
                  </m:sSubPr>
                  <m:e>
                    <m:r>
                      <w:ins w:id="1227" w:author="Zhen Tan" w:date="2022-08-22T15:55:00Z">
                        <w:rPr>
                          <w:rFonts w:ascii="Cambria Math" w:hAnsi="Cambria Math" w:cs="Times New Roman"/>
                          <w:sz w:val="24"/>
                          <w:szCs w:val="24"/>
                        </w:rPr>
                        <m:t>q</m:t>
                      </w:ins>
                    </m:r>
                  </m:e>
                  <m:sub>
                    <m:r>
                      <w:ins w:id="1228" w:author="Zhen Tan" w:date="2022-08-22T15:55:00Z">
                        <w:rPr>
                          <w:rFonts w:ascii="Cambria Math" w:hAnsi="Cambria Math" w:cs="Times New Roman"/>
                          <w:sz w:val="24"/>
                          <w:szCs w:val="24"/>
                        </w:rPr>
                        <m:t>i</m:t>
                      </w:ins>
                    </m:r>
                  </m:sub>
                </m:sSub>
                <m:r>
                  <w:del w:id="1229" w:author="Zhen Tan" w:date="2022-08-22T15:55:00Z">
                    <w:rPr>
                      <w:rFonts w:ascii="Cambria Math" w:hAnsi="Cambria Math" w:cs="Cambria Math"/>
                      <w:color w:val="333333"/>
                      <w:sz w:val="24"/>
                      <w:szCs w:val="24"/>
                      <w:shd w:val="clear" w:color="auto" w:fill="FFFFFF"/>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w:rPr>
            <w:rFonts w:ascii="Cambria Math" w:hAnsi="Cambria Math" w:cs="Cambria Math"/>
            <w:color w:val="333333"/>
            <w:sz w:val="24"/>
            <w:szCs w:val="24"/>
            <w:shd w:val="clear" w:color="auto" w:fill="FFFFFF"/>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w:commentRangeStart w:id="1230"/>
        <w:commentRangeStart w:id="1231"/>
        <w:commentRangeEnd w:id="1230"/>
        <m:r>
          <m:rPr>
            <m:sty m:val="p"/>
          </m:rPr>
          <w:rPr>
            <w:rStyle w:val="afd"/>
          </w:rPr>
          <w:commentReference w:id="1230"/>
        </m:r>
        <w:commentRangeEnd w:id="1231"/>
        <m:r>
          <m:rPr>
            <m:sty m:val="p"/>
          </m:rPr>
          <w:rPr>
            <w:rStyle w:val="afd"/>
          </w:rPr>
          <w:commentReference w:id="1231"/>
        </m:r>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sSubSup>
              <m:sSubSupPr>
                <m:ctrlPr>
                  <w:ins w:id="1232" w:author="Zhen Tan" w:date="2022-08-22T17:01:00Z">
                    <w:rPr>
                      <w:rFonts w:ascii="Cambria Math" w:hAnsi="Cambria Math" w:cs="Cambria Math"/>
                      <w:color w:val="333333"/>
                      <w:sz w:val="24"/>
                      <w:szCs w:val="24"/>
                      <w:shd w:val="clear" w:color="auto" w:fill="FFFFFF"/>
                    </w:rPr>
                  </w:ins>
                </m:ctrlPr>
              </m:sSubSupPr>
              <m:e>
                <m:r>
                  <w:ins w:id="1233" w:author="Zhen Tan" w:date="2022-08-22T17:01:00Z">
                    <w:rPr>
                      <w:rFonts w:ascii="Cambria Math" w:hAnsi="Cambria Math" w:cs="Times New Roman"/>
                      <w:sz w:val="24"/>
                      <w:szCs w:val="24"/>
                    </w:rPr>
                    <m:t>λ</m:t>
                  </w:ins>
                </m:r>
              </m:e>
              <m:sub>
                <m:sSup>
                  <m:sSupPr>
                    <m:ctrlPr>
                      <w:ins w:id="1234" w:author="Zhen Tan" w:date="2022-08-22T17:01:00Z">
                        <w:rPr>
                          <w:rFonts w:ascii="Cambria Math" w:hAnsi="Cambria Math" w:cs="Times New Roman"/>
                          <w:i/>
                          <w:sz w:val="24"/>
                          <w:szCs w:val="24"/>
                        </w:rPr>
                      </w:ins>
                    </m:ctrlPr>
                  </m:sSupPr>
                  <m:e>
                    <m:r>
                      <w:ins w:id="1235" w:author="Zhen Tan" w:date="2022-08-22T17:01:00Z">
                        <m:rPr>
                          <m:sty m:val="b"/>
                        </m:rPr>
                        <w:rPr>
                          <w:rFonts w:ascii="Cambria Math" w:hAnsi="Cambria Math" w:cs="Times New Roman"/>
                          <w:sz w:val="24"/>
                          <w:szCs w:val="24"/>
                        </w:rPr>
                        <m:t>x</m:t>
                      </w:ins>
                    </m:r>
                  </m:e>
                  <m:sup>
                    <m:r>
                      <w:ins w:id="1236" w:author="Zhen Tan" w:date="2022-08-22T17:01:00Z">
                        <w:rPr>
                          <w:rFonts w:ascii="Cambria Math" w:hAnsi="Cambria Math" w:cs="Times New Roman"/>
                          <w:sz w:val="24"/>
                          <w:szCs w:val="24"/>
                        </w:rPr>
                        <m:t>n</m:t>
                      </w:ins>
                    </m:r>
                  </m:sup>
                </m:sSup>
              </m:sub>
              <m:sup>
                <m:r>
                  <w:ins w:id="1237" w:author="Zhen Tan" w:date="2022-08-22T17:01:00Z">
                    <w:rPr>
                      <w:rFonts w:ascii="Cambria Math" w:hAnsi="Cambria Math" w:cs="Cambria Math"/>
                      <w:color w:val="333333"/>
                      <w:sz w:val="24"/>
                      <w:szCs w:val="24"/>
                      <w:shd w:val="clear" w:color="auto" w:fill="FFFFFF"/>
                    </w:rPr>
                    <m:t>i,</m:t>
                  </w:ins>
                </m:r>
                <m:r>
                  <w:ins w:id="1238" w:author="Zhen Tan" w:date="2022-08-22T17:01:00Z">
                    <w:rPr>
                      <w:rFonts w:ascii="Cambria Math" w:hAnsi="Cambria Math" w:cs="Cambria Math" w:hint="eastAsia"/>
                      <w:color w:val="333333"/>
                      <w:sz w:val="24"/>
                      <w:szCs w:val="24"/>
                      <w:shd w:val="clear" w:color="auto" w:fill="FFFFFF"/>
                    </w:rPr>
                    <m:t>n</m:t>
                  </w:ins>
                </m:r>
              </m:sup>
            </m:sSubSup>
            <m:r>
              <w:ins w:id="1239" w:author="Zhen Tan" w:date="2022-08-22T17:01:00Z">
                <w:rPr>
                  <w:rFonts w:ascii="Cambria Math" w:eastAsia="Cambria Math" w:hAnsi="Cambria Math" w:cs="Cambria Math"/>
                  <w:sz w:val="24"/>
                  <w:szCs w:val="24"/>
                </w:rPr>
                <m:t>-</m:t>
              </w:ins>
            </m:r>
            <m:sSubSup>
              <m:sSubSupPr>
                <m:ctrlPr>
                  <w:ins w:id="1240" w:author="Zhen Tan" w:date="2022-08-22T17:01:00Z">
                    <w:rPr>
                      <w:rFonts w:ascii="Cambria Math" w:hAnsi="Cambria Math" w:cs="Cambria Math"/>
                      <w:color w:val="333333"/>
                      <w:sz w:val="24"/>
                      <w:szCs w:val="24"/>
                      <w:shd w:val="clear" w:color="auto" w:fill="FFFFFF"/>
                    </w:rPr>
                  </w:ins>
                </m:ctrlPr>
              </m:sSubSupPr>
              <m:e>
                <m:r>
                  <w:ins w:id="1241" w:author="Zhen Tan" w:date="2022-08-22T17:01:00Z">
                    <w:rPr>
                      <w:rFonts w:ascii="Cambria Math" w:hAnsi="Cambria Math" w:cs="Times New Roman"/>
                      <w:sz w:val="24"/>
                      <w:szCs w:val="24"/>
                    </w:rPr>
                    <m:t>λ</m:t>
                  </w:ins>
                </m:r>
              </m:e>
              <m:sub>
                <m:sSup>
                  <m:sSupPr>
                    <m:ctrlPr>
                      <w:ins w:id="1242" w:author="Zhen Tan" w:date="2022-08-22T17:01:00Z">
                        <w:rPr>
                          <w:rFonts w:ascii="Cambria Math" w:hAnsi="Cambria Math" w:cs="Times New Roman"/>
                          <w:i/>
                          <w:sz w:val="24"/>
                          <w:szCs w:val="24"/>
                        </w:rPr>
                      </w:ins>
                    </m:ctrlPr>
                  </m:sSupPr>
                  <m:e>
                    <m:r>
                      <w:ins w:id="1243" w:author="Zhen Tan" w:date="2022-08-22T17:01:00Z">
                        <m:rPr>
                          <m:sty m:val="b"/>
                        </m:rPr>
                        <w:rPr>
                          <w:rFonts w:ascii="Cambria Math" w:hAnsi="Cambria Math" w:cs="Times New Roman"/>
                          <w:sz w:val="24"/>
                          <w:szCs w:val="24"/>
                        </w:rPr>
                        <m:t>x</m:t>
                      </w:ins>
                    </m:r>
                  </m:e>
                  <m:sup>
                    <m:r>
                      <w:ins w:id="1244" w:author="Zhen Tan" w:date="2022-08-22T17:01:00Z">
                        <w:rPr>
                          <w:rFonts w:ascii="Cambria Math" w:hAnsi="Cambria Math" w:cs="Times New Roman"/>
                          <w:sz w:val="24"/>
                          <w:szCs w:val="24"/>
                        </w:rPr>
                        <m:t>n</m:t>
                      </w:ins>
                    </m:r>
                  </m:sup>
                </m:sSup>
              </m:sub>
              <m:sup>
                <m:r>
                  <w:ins w:id="1245" w:author="Zhen Tan" w:date="2022-08-22T17:01:00Z">
                    <w:rPr>
                      <w:rFonts w:ascii="Cambria Math" w:hAnsi="Cambria Math" w:cs="Cambria Math"/>
                      <w:color w:val="333333"/>
                      <w:sz w:val="24"/>
                      <w:szCs w:val="24"/>
                      <w:shd w:val="clear" w:color="auto" w:fill="FFFFFF"/>
                    </w:rPr>
                    <m:t>i,</m:t>
                  </w:ins>
                </m:r>
                <m:r>
                  <w:ins w:id="1246" w:author="Zhen Tan" w:date="2022-08-22T17:01:00Z">
                    <w:rPr>
                      <w:rFonts w:ascii="Cambria Math" w:hAnsi="Cambria Math" w:cs="Cambria Math" w:hint="eastAsia"/>
                      <w:color w:val="333333"/>
                      <w:sz w:val="24"/>
                      <w:szCs w:val="24"/>
                      <w:shd w:val="clear" w:color="auto" w:fill="FFFFFF"/>
                    </w:rPr>
                    <m:t>n</m:t>
                  </w:ins>
                </m:r>
                <m:r>
                  <w:ins w:id="1247" w:author="Zhen Tan" w:date="2022-08-22T17:01:00Z">
                    <w:rPr>
                      <w:rFonts w:ascii="Cambria Math" w:eastAsia="微软雅黑" w:hAnsi="Cambria Math" w:cs="微软雅黑" w:hint="eastAsia"/>
                      <w:color w:val="333333"/>
                      <w:sz w:val="24"/>
                      <w:szCs w:val="24"/>
                      <w:shd w:val="clear" w:color="auto" w:fill="FFFFFF"/>
                    </w:rPr>
                    <m:t>-</m:t>
                  </w:ins>
                </m:r>
                <m:r>
                  <w:ins w:id="1248" w:author="Zhen Tan" w:date="2022-08-22T17:01:00Z">
                    <w:rPr>
                      <w:rFonts w:ascii="Cambria Math" w:hAnsi="Cambria Math" w:cs="Cambria Math" w:hint="eastAsia"/>
                      <w:color w:val="333333"/>
                      <w:sz w:val="24"/>
                      <w:szCs w:val="24"/>
                      <w:shd w:val="clear" w:color="auto" w:fill="FFFFFF"/>
                    </w:rPr>
                    <m:t>1</m:t>
                  </w:ins>
                </m:r>
              </m:sup>
            </m:sSubSup>
            <m:d>
              <m:dPr>
                <m:ctrlPr>
                  <w:del w:id="1249" w:author="Zhen Tan" w:date="2022-08-22T17:01:00Z">
                    <w:rPr>
                      <w:rFonts w:ascii="Cambria Math" w:hAnsi="Cambria Math" w:cs="Times New Roman"/>
                      <w:bCs/>
                      <w:sz w:val="24"/>
                      <w:szCs w:val="24"/>
                    </w:rPr>
                  </w:del>
                </m:ctrlPr>
              </m:dPr>
              <m:e>
                <m:sSubSup>
                  <m:sSubSupPr>
                    <m:ctrlPr>
                      <w:del w:id="1250" w:author="Zhen Tan" w:date="2022-08-22T17:01:00Z">
                        <w:rPr>
                          <w:rFonts w:ascii="Cambria Math" w:hAnsi="Cambria Math" w:cs="Cambria Math"/>
                          <w:color w:val="333333"/>
                          <w:sz w:val="24"/>
                          <w:szCs w:val="24"/>
                          <w:shd w:val="clear" w:color="auto" w:fill="FFFFFF"/>
                        </w:rPr>
                      </w:del>
                    </m:ctrlPr>
                  </m:sSubSupPr>
                  <m:e>
                    <m:r>
                      <w:del w:id="1251" w:author="Zhen Tan" w:date="2022-08-22T17:01:00Z">
                        <w:rPr>
                          <w:rFonts w:ascii="Cambria Math" w:hAnsi="Cambria Math" w:cs="Times New Roman"/>
                          <w:sz w:val="24"/>
                          <w:szCs w:val="24"/>
                        </w:rPr>
                        <m:t>λ</m:t>
                      </w:del>
                    </m:r>
                  </m:e>
                  <m:sub>
                    <m:sSup>
                      <m:sSupPr>
                        <m:ctrlPr>
                          <w:del w:id="1252" w:author="Zhen Tan" w:date="2022-08-22T17:01:00Z">
                            <w:rPr>
                              <w:rFonts w:ascii="Cambria Math" w:hAnsi="Cambria Math" w:cs="Times New Roman"/>
                              <w:i/>
                              <w:sz w:val="24"/>
                              <w:szCs w:val="24"/>
                            </w:rPr>
                          </w:del>
                        </m:ctrlPr>
                      </m:sSupPr>
                      <m:e>
                        <m:r>
                          <w:del w:id="1253" w:author="Zhen Tan" w:date="2022-08-22T17:01:00Z">
                            <m:rPr>
                              <m:sty m:val="b"/>
                            </m:rPr>
                            <w:rPr>
                              <w:rFonts w:ascii="Cambria Math" w:hAnsi="Cambria Math" w:cs="Times New Roman"/>
                              <w:sz w:val="24"/>
                              <w:szCs w:val="24"/>
                            </w:rPr>
                            <m:t>x</m:t>
                          </w:del>
                        </m:r>
                      </m:e>
                      <m:sup>
                        <m:r>
                          <w:del w:id="1254" w:author="Zhen Tan" w:date="2022-08-22T17:01:00Z">
                            <w:rPr>
                              <w:rFonts w:ascii="Cambria Math" w:hAnsi="Cambria Math" w:cs="Times New Roman"/>
                              <w:sz w:val="24"/>
                              <w:szCs w:val="24"/>
                            </w:rPr>
                            <m:t>n</m:t>
                          </w:del>
                        </m:r>
                      </m:sup>
                    </m:sSup>
                  </m:sub>
                  <m:sup>
                    <m:r>
                      <w:del w:id="1255" w:author="Zhen Tan" w:date="2022-08-22T17:01:00Z">
                        <w:rPr>
                          <w:rFonts w:ascii="Cambria Math" w:hAnsi="Cambria Math" w:cs="Cambria Math"/>
                          <w:color w:val="333333"/>
                          <w:sz w:val="24"/>
                          <w:szCs w:val="24"/>
                          <w:shd w:val="clear" w:color="auto" w:fill="FFFFFF"/>
                        </w:rPr>
                        <m:t>i,</m:t>
                      </w:del>
                    </m:r>
                    <m:r>
                      <w:del w:id="1256" w:author="Zhen Tan" w:date="2022-08-22T17:01:00Z">
                        <w:rPr>
                          <w:rFonts w:ascii="Cambria Math" w:hAnsi="Cambria Math" w:cs="Cambria Math" w:hint="eastAsia"/>
                          <w:color w:val="333333"/>
                          <w:sz w:val="24"/>
                          <w:szCs w:val="24"/>
                          <w:shd w:val="clear" w:color="auto" w:fill="FFFFFF"/>
                        </w:rPr>
                        <m:t>n</m:t>
                      </w:del>
                    </m:r>
                  </m:sup>
                </m:sSubSup>
                <m:r>
                  <w:del w:id="1257" w:author="Zhen Tan" w:date="2022-08-22T17:01:00Z">
                    <w:rPr>
                      <w:rFonts w:ascii="Cambria Math" w:eastAsia="Cambria Math" w:hAnsi="Cambria Math" w:cs="Cambria Math"/>
                      <w:sz w:val="24"/>
                      <w:szCs w:val="24"/>
                    </w:rPr>
                    <m:t>-</m:t>
                  </w:del>
                </m:r>
                <m:sSubSup>
                  <m:sSubSupPr>
                    <m:ctrlPr>
                      <w:del w:id="1258" w:author="Zhen Tan" w:date="2022-08-22T17:01:00Z">
                        <w:rPr>
                          <w:rFonts w:ascii="Cambria Math" w:hAnsi="Cambria Math" w:cs="Cambria Math"/>
                          <w:color w:val="333333"/>
                          <w:sz w:val="24"/>
                          <w:szCs w:val="24"/>
                          <w:shd w:val="clear" w:color="auto" w:fill="FFFFFF"/>
                        </w:rPr>
                      </w:del>
                    </m:ctrlPr>
                  </m:sSubSupPr>
                  <m:e>
                    <m:r>
                      <w:del w:id="1259" w:author="Zhen Tan" w:date="2022-08-22T17:01:00Z">
                        <w:rPr>
                          <w:rFonts w:ascii="Cambria Math" w:hAnsi="Cambria Math" w:cs="Times New Roman"/>
                          <w:sz w:val="24"/>
                          <w:szCs w:val="24"/>
                        </w:rPr>
                        <m:t>λ</m:t>
                      </w:del>
                    </m:r>
                  </m:e>
                  <m:sub>
                    <m:sSup>
                      <m:sSupPr>
                        <m:ctrlPr>
                          <w:del w:id="1260" w:author="Zhen Tan" w:date="2022-08-22T17:01:00Z">
                            <w:rPr>
                              <w:rFonts w:ascii="Cambria Math" w:hAnsi="Cambria Math" w:cs="Times New Roman"/>
                              <w:i/>
                              <w:sz w:val="24"/>
                              <w:szCs w:val="24"/>
                            </w:rPr>
                          </w:del>
                        </m:ctrlPr>
                      </m:sSupPr>
                      <m:e>
                        <m:r>
                          <w:del w:id="1261" w:author="Zhen Tan" w:date="2022-08-22T17:01:00Z">
                            <m:rPr>
                              <m:sty m:val="b"/>
                            </m:rPr>
                            <w:rPr>
                              <w:rFonts w:ascii="Cambria Math" w:hAnsi="Cambria Math" w:cs="Times New Roman"/>
                              <w:sz w:val="24"/>
                              <w:szCs w:val="24"/>
                            </w:rPr>
                            <m:t>x</m:t>
                          </w:del>
                        </m:r>
                      </m:e>
                      <m:sup>
                        <m:r>
                          <w:del w:id="1262" w:author="Zhen Tan" w:date="2022-08-22T17:01:00Z">
                            <w:rPr>
                              <w:rFonts w:ascii="Cambria Math" w:hAnsi="Cambria Math" w:cs="Times New Roman"/>
                              <w:sz w:val="24"/>
                              <w:szCs w:val="24"/>
                            </w:rPr>
                            <m:t>n</m:t>
                          </w:del>
                        </m:r>
                      </m:sup>
                    </m:sSup>
                  </m:sub>
                  <m:sup>
                    <m:r>
                      <w:del w:id="1263" w:author="Zhen Tan" w:date="2022-08-22T17:01:00Z">
                        <w:rPr>
                          <w:rFonts w:ascii="Cambria Math" w:hAnsi="Cambria Math" w:cs="Cambria Math"/>
                          <w:color w:val="333333"/>
                          <w:sz w:val="24"/>
                          <w:szCs w:val="24"/>
                          <w:shd w:val="clear" w:color="auto" w:fill="FFFFFF"/>
                        </w:rPr>
                        <m:t>i,</m:t>
                      </w:del>
                    </m:r>
                    <m:r>
                      <w:del w:id="1264" w:author="Zhen Tan" w:date="2022-08-22T17:01:00Z">
                        <w:rPr>
                          <w:rFonts w:ascii="Cambria Math" w:hAnsi="Cambria Math" w:cs="Cambria Math" w:hint="eastAsia"/>
                          <w:color w:val="333333"/>
                          <w:sz w:val="24"/>
                          <w:szCs w:val="24"/>
                          <w:shd w:val="clear" w:color="auto" w:fill="FFFFFF"/>
                        </w:rPr>
                        <m:t>n</m:t>
                      </w:del>
                    </m:r>
                    <m:r>
                      <w:del w:id="1265" w:author="Zhen Tan" w:date="2022-08-22T17:01:00Z">
                        <w:rPr>
                          <w:rFonts w:ascii="Cambria Math" w:eastAsia="微软雅黑" w:hAnsi="Cambria Math" w:cs="微软雅黑" w:hint="eastAsia"/>
                          <w:color w:val="333333"/>
                          <w:sz w:val="24"/>
                          <w:szCs w:val="24"/>
                          <w:shd w:val="clear" w:color="auto" w:fill="FFFFFF"/>
                        </w:rPr>
                        <m:t>-</m:t>
                      </w:del>
                    </m:r>
                    <m:r>
                      <w:del w:id="1266" w:author="Zhen Tan" w:date="2022-08-22T17:01:00Z">
                        <w:rPr>
                          <w:rFonts w:ascii="Cambria Math" w:hAnsi="Cambria Math" w:cs="Cambria Math" w:hint="eastAsia"/>
                          <w:color w:val="333333"/>
                          <w:sz w:val="24"/>
                          <w:szCs w:val="24"/>
                          <w:shd w:val="clear" w:color="auto" w:fill="FFFFFF"/>
                        </w:rPr>
                        <m:t>1</m:t>
                      </w:del>
                    </m:r>
                  </m:sup>
                </m:sSubSup>
                <m:ctrlPr>
                  <w:del w:id="1267" w:author="Zhen Tan" w:date="2022-08-22T17:01:00Z">
                    <w:rPr>
                      <w:rFonts w:ascii="Cambria Math" w:eastAsia="宋体" w:hAnsi="Times New Roman" w:cs="Times New Roman"/>
                      <w:b/>
                      <w:i/>
                      <w:sz w:val="24"/>
                      <w:szCs w:val="24"/>
                    </w:rPr>
                  </w:del>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sSub>
                  <m:sSubPr>
                    <m:ctrlPr>
                      <w:ins w:id="1268" w:author="Zhen Tan" w:date="2022-08-22T15:55:00Z">
                        <w:rPr>
                          <w:rFonts w:ascii="Cambria Math" w:hAnsi="Cambria Math" w:cs="Times New Roman"/>
                          <w:i/>
                          <w:sz w:val="24"/>
                          <w:szCs w:val="24"/>
                        </w:rPr>
                      </w:ins>
                    </m:ctrlPr>
                  </m:sSubPr>
                  <m:e>
                    <m:r>
                      <w:ins w:id="1269" w:author="Zhen Tan" w:date="2022-08-22T15:55:00Z">
                        <w:rPr>
                          <w:rFonts w:ascii="Cambria Math" w:hAnsi="Cambria Math" w:cs="Times New Roman"/>
                          <w:sz w:val="24"/>
                          <w:szCs w:val="24"/>
                        </w:rPr>
                        <m:t>q</m:t>
                      </w:ins>
                    </m:r>
                  </m:e>
                  <m:sub>
                    <m:r>
                      <w:ins w:id="1270" w:author="Zhen Tan" w:date="2022-08-22T15:55:00Z">
                        <w:rPr>
                          <w:rFonts w:ascii="Cambria Math" w:hAnsi="Cambria Math" w:cs="Times New Roman"/>
                          <w:sz w:val="24"/>
                          <w:szCs w:val="24"/>
                        </w:rPr>
                        <m:t>i</m:t>
                      </w:ins>
                    </m:r>
                  </m:sub>
                </m:sSub>
                <m:r>
                  <w:del w:id="1271" w:author="Zhen Tan" w:date="2022-08-22T15:55:00Z">
                    <w:rPr>
                      <w:rFonts w:ascii="Cambria Math" w:hAnsi="Cambria Math" w:cs="Cambria Math"/>
                      <w:color w:val="333333"/>
                      <w:sz w:val="24"/>
                      <w:szCs w:val="24"/>
                      <w:shd w:val="clear" w:color="auto" w:fill="FFFFFF"/>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p"/>
          </m:rPr>
          <w:rPr>
            <w:rFonts w:ascii="Cambria Math" w:hAnsi="Cambria Math" w:cs="Cambria Math"/>
            <w:color w:val="333333"/>
            <w:sz w:val="24"/>
            <w:szCs w:val="24"/>
            <w:shd w:val="clear" w:color="auto" w:fill="FFFFFF"/>
          </w:rPr>
          <m:t>,</m:t>
        </m:r>
      </m:oMath>
      <w:r w:rsidR="00E67543">
        <w:rPr>
          <w:rFonts w:ascii="Times New Roman" w:hAnsi="Times New Roman" w:cs="Times New Roman"/>
          <w:color w:val="333333"/>
          <w:sz w:val="24"/>
          <w:szCs w:val="24"/>
          <w:shd w:val="clear" w:color="auto" w:fill="FFFFFF"/>
        </w:rPr>
        <w:t xml:space="preserve">      (1</w:t>
      </w:r>
      <w:ins w:id="1272" w:author="Zhen Tan" w:date="2022-08-22T15:53:00Z">
        <w:r w:rsidR="00427CD4">
          <w:rPr>
            <w:rFonts w:ascii="Times New Roman" w:hAnsi="Times New Roman" w:cs="Times New Roman"/>
            <w:color w:val="333333"/>
            <w:sz w:val="24"/>
            <w:szCs w:val="24"/>
            <w:shd w:val="clear" w:color="auto" w:fill="FFFFFF"/>
          </w:rPr>
          <w:t>0</w:t>
        </w:r>
      </w:ins>
      <w:del w:id="1273" w:author="Zhen Tan" w:date="2022-08-22T15:53:00Z">
        <w:r w:rsidR="00E67543" w:rsidDel="00427CD4">
          <w:rPr>
            <w:rFonts w:ascii="Times New Roman" w:hAnsi="Times New Roman" w:cs="Times New Roman"/>
            <w:color w:val="333333"/>
            <w:sz w:val="24"/>
            <w:szCs w:val="24"/>
            <w:shd w:val="clear" w:color="auto" w:fill="FFFFFF"/>
          </w:rPr>
          <w:delText>5</w:delText>
        </w:r>
      </w:del>
      <w:r w:rsidR="00E67543">
        <w:rPr>
          <w:rFonts w:ascii="Times New Roman" w:hAnsi="Times New Roman" w:cs="Times New Roman"/>
          <w:color w:val="333333"/>
          <w:sz w:val="24"/>
          <w:szCs w:val="24"/>
          <w:shd w:val="clear" w:color="auto" w:fill="FFFFFF"/>
        </w:rPr>
        <w:t>b)</w:t>
      </w:r>
    </w:p>
    <w:p w14:paraId="51CD85E3" w14:textId="3FBB69DE" w:rsidR="00E67543" w:rsidRPr="002A3719" w:rsidRDefault="00E67543" w:rsidP="008052D1">
      <w:pPr>
        <w:adjustRightInd w:val="0"/>
        <w:snapToGrid w:val="0"/>
        <w:rPr>
          <w:rFonts w:ascii="Times New Roman" w:hAnsi="Times New Roman" w:cs="Times New Roman"/>
          <w:sz w:val="24"/>
          <w:szCs w:val="24"/>
          <w:shd w:val="clear" w:color="auto" w:fill="FFFFFF"/>
        </w:rPr>
      </w:pPr>
      <w:r w:rsidRPr="00031E20">
        <w:rPr>
          <w:rFonts w:ascii="Times New Roman" w:hAnsi="Times New Roman" w:cs="Times New Roman"/>
          <w:sz w:val="24"/>
          <w:szCs w:val="24"/>
          <w:shd w:val="clear" w:color="auto" w:fill="FFFFFF"/>
        </w:rPr>
        <w:t xml:space="preserve">where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del w:id="1274" w:author="Zhen Tan" w:date="2022-08-22T17:02:00Z">
                <w:rPr>
                  <w:rFonts w:ascii="Cambria Math" w:hAnsi="Cambria Math" w:cs="Cambria Math"/>
                  <w:sz w:val="24"/>
                  <w:szCs w:val="24"/>
                  <w:shd w:val="clear" w:color="auto" w:fill="FFFFFF"/>
                </w:rPr>
                <m:t>q</m:t>
              </w:del>
            </m:r>
            <m:sSub>
              <m:sSubPr>
                <m:ctrlPr>
                  <w:ins w:id="1275" w:author="Zhen Tan" w:date="2022-08-22T17:02:00Z">
                    <w:rPr>
                      <w:rFonts w:ascii="Cambria Math" w:hAnsi="Cambria Math" w:cs="Times New Roman"/>
                      <w:i/>
                      <w:sz w:val="24"/>
                      <w:szCs w:val="24"/>
                    </w:rPr>
                  </w:ins>
                </m:ctrlPr>
              </m:sSubPr>
              <m:e>
                <m:r>
                  <w:ins w:id="1276" w:author="Zhen Tan" w:date="2022-08-22T17:02:00Z">
                    <w:rPr>
                      <w:rFonts w:ascii="Cambria Math" w:hAnsi="Cambria Math" w:cs="Times New Roman"/>
                      <w:sz w:val="24"/>
                      <w:szCs w:val="24"/>
                    </w:rPr>
                    <m:t>q</m:t>
                  </w:ins>
                </m:r>
              </m:e>
              <m:sub>
                <m:r>
                  <w:ins w:id="1277"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oMath>
      <w:r w:rsidRPr="00031E20">
        <w:rPr>
          <w:rFonts w:ascii="Times New Roman" w:hAnsi="Times New Roman" w:cs="Times New Roman"/>
          <w:sz w:val="24"/>
          <w:szCs w:val="24"/>
          <w:shd w:val="clear" w:color="auto" w:fill="FFFFFF"/>
        </w:rPr>
        <w:t xml:space="preserve"> is the number of solutions that </w:t>
      </w:r>
      <w:r w:rsidRPr="00031E20">
        <w:rPr>
          <w:rFonts w:ascii="Times New Roman" w:hAnsi="Times New Roman" w:cs="Times New Roman"/>
          <w:iCs/>
          <w:sz w:val="24"/>
          <w:szCs w:val="24"/>
        </w:rPr>
        <w:t xml:space="preserve">have been sampled by stage </w:t>
      </w:r>
      <w:r w:rsidRPr="00031E20">
        <w:rPr>
          <w:rFonts w:ascii="Times New Roman" w:hAnsi="Times New Roman" w:cs="Times New Roman"/>
          <w:i/>
          <w:sz w:val="24"/>
          <w:szCs w:val="24"/>
        </w:rPr>
        <w:t>n</w:t>
      </w:r>
      <w:r w:rsidRPr="00031E20">
        <w:rPr>
          <w:rFonts w:ascii="Times New Roman" w:hAnsi="Times New Roman" w:cs="Times New Roman" w:hint="eastAsia"/>
          <w:sz w:val="24"/>
          <w:szCs w:val="24"/>
          <w:shd w:val="clear" w:color="auto" w:fill="FFFFFF"/>
        </w:rPr>
        <w:t xml:space="preserve"> </w:t>
      </w:r>
      <w:r w:rsidRPr="00031E20">
        <w:rPr>
          <w:rFonts w:ascii="Times New Roman" w:hAnsi="Times New Roman" w:cs="Times New Roman"/>
          <w:sz w:val="24"/>
          <w:szCs w:val="24"/>
          <w:shd w:val="clear" w:color="auto" w:fill="FFFFFF"/>
        </w:rPr>
        <w:t xml:space="preserve">and have combination index </w:t>
      </w:r>
      <m:oMath>
        <m:sSub>
          <m:sSubPr>
            <m:ctrlPr>
              <w:ins w:id="1278" w:author="Zhen Tan" w:date="2022-08-22T17:02:00Z">
                <w:rPr>
                  <w:rFonts w:ascii="Cambria Math" w:hAnsi="Cambria Math" w:cs="Times New Roman"/>
                  <w:i/>
                  <w:sz w:val="24"/>
                  <w:szCs w:val="24"/>
                </w:rPr>
              </w:ins>
            </m:ctrlPr>
          </m:sSubPr>
          <m:e>
            <m:r>
              <w:ins w:id="1279" w:author="Zhen Tan" w:date="2022-08-22T17:02:00Z">
                <w:rPr>
                  <w:rFonts w:ascii="Cambria Math" w:hAnsi="Cambria Math" w:cs="Times New Roman"/>
                  <w:sz w:val="24"/>
                  <w:szCs w:val="24"/>
                </w:rPr>
                <m:t>q</m:t>
              </w:ins>
            </m:r>
          </m:e>
          <m:sub>
            <m:r>
              <w:ins w:id="1280" w:author="Zhen Tan" w:date="2022-08-22T17:02:00Z">
                <w:rPr>
                  <w:rFonts w:ascii="Cambria Math" w:hAnsi="Cambria Math" w:cs="Times New Roman"/>
                  <w:sz w:val="24"/>
                  <w:szCs w:val="24"/>
                </w:rPr>
                <m:t>i</m:t>
              </w:ins>
            </m:r>
          </m:sub>
        </m:sSub>
        <m:r>
          <w:del w:id="1281" w:author="Zhen Tan" w:date="2022-08-22T17:02:00Z">
            <w:rPr>
              <w:rFonts w:ascii="Cambria Math" w:hAnsi="Cambria Math" w:cs="Cambria Math"/>
              <w:sz w:val="24"/>
              <w:szCs w:val="24"/>
              <w:shd w:val="clear" w:color="auto" w:fill="FFFFFF"/>
            </w:rPr>
            <m:t>q</m:t>
          </w:del>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oMath>
      <w:r w:rsidRPr="00031E20">
        <w:rPr>
          <w:rFonts w:ascii="Times New Roman" w:hAnsi="Times New Roman" w:cs="Times New Roman"/>
          <w:iCs/>
          <w:sz w:val="24"/>
          <w:szCs w:val="24"/>
        </w:rPr>
        <w:t>,</w:t>
      </w:r>
      <w:r w:rsidRPr="00031E20">
        <w:rPr>
          <w:rFonts w:ascii="Times New Roman" w:hAnsi="Times New Roman" w:cs="Times New Roman"/>
          <w:b/>
          <w:bCs/>
          <w:iCs/>
          <w:sz w:val="24"/>
          <w:szCs w:val="24"/>
        </w:rPr>
        <w:t xml:space="preserve"> </w:t>
      </w:r>
      <w:r w:rsidRPr="002A3719">
        <w:rPr>
          <w:rFonts w:ascii="Times New Roman" w:hAnsi="Times New Roman" w:cs="Times New Roman"/>
          <w:sz w:val="24"/>
          <w:szCs w:val="24"/>
          <w:shd w:val="clear" w:color="auto" w:fill="FFFFFF"/>
        </w:rPr>
        <w:t xml:space="preserve">The first and the </w:t>
      </w:r>
      <w:r w:rsidR="004A7BA5" w:rsidRPr="002A3719">
        <w:rPr>
          <w:rFonts w:ascii="Times New Roman" w:hAnsi="Times New Roman" w:cs="Times New Roman"/>
          <w:sz w:val="24"/>
          <w:szCs w:val="24"/>
          <w:shd w:val="clear" w:color="auto" w:fill="FFFFFF"/>
        </w:rPr>
        <w:t xml:space="preserve">fourth </w:t>
      </w:r>
      <w:r w:rsidRPr="002A3719">
        <w:rPr>
          <w:rFonts w:ascii="Times New Roman" w:hAnsi="Times New Roman" w:cs="Times New Roman"/>
          <w:sz w:val="24"/>
          <w:szCs w:val="24"/>
          <w:shd w:val="clear" w:color="auto" w:fill="FFFFFF"/>
        </w:rPr>
        <w:t>equalit</w:t>
      </w:r>
      <w:r w:rsidR="004A7BA5" w:rsidRPr="002A3719">
        <w:rPr>
          <w:rFonts w:ascii="Times New Roman" w:hAnsi="Times New Roman" w:cs="Times New Roman"/>
          <w:sz w:val="24"/>
          <w:szCs w:val="24"/>
          <w:shd w:val="clear" w:color="auto" w:fill="FFFFFF"/>
        </w:rPr>
        <w:t>ies</w:t>
      </w:r>
      <w:r w:rsidRPr="002A3719">
        <w:rPr>
          <w:rFonts w:ascii="Times New Roman" w:hAnsi="Times New Roman" w:cs="Times New Roman"/>
          <w:sz w:val="24"/>
          <w:szCs w:val="24"/>
          <w:shd w:val="clear" w:color="auto" w:fill="FFFFFF"/>
        </w:rPr>
        <w:t xml:space="preserve"> hold by our definition of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282" w:author="Zhen Tan" w:date="2022-08-22T17:02:00Z">
                    <w:rPr>
                      <w:rFonts w:ascii="Cambria Math" w:hAnsi="Cambria Math" w:cs="Times New Roman"/>
                      <w:i/>
                      <w:sz w:val="24"/>
                      <w:szCs w:val="24"/>
                    </w:rPr>
                  </w:ins>
                </m:ctrlPr>
              </m:sSubPr>
              <m:e>
                <m:r>
                  <w:ins w:id="1283" w:author="Zhen Tan" w:date="2022-08-22T17:02:00Z">
                    <w:rPr>
                      <w:rFonts w:ascii="Cambria Math" w:hAnsi="Cambria Math" w:cs="Times New Roman"/>
                      <w:sz w:val="24"/>
                      <w:szCs w:val="24"/>
                    </w:rPr>
                    <m:t>q</m:t>
                  </w:ins>
                </m:r>
              </m:e>
              <m:sub>
                <m:r>
                  <w:ins w:id="1284"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oMath>
      <w:r w:rsidRPr="002A3719">
        <w:rPr>
          <w:rFonts w:ascii="Times New Roman" w:hAnsi="Times New Roman" w:cs="Times New Roman"/>
          <w:sz w:val="24"/>
          <w:szCs w:val="24"/>
          <w:shd w:val="clear" w:color="auto" w:fill="FFFFFF"/>
        </w:rPr>
        <w:t xml:space="preserve">, and the </w:t>
      </w:r>
      <w:r w:rsidR="004A7BA5" w:rsidRPr="002A3719">
        <w:rPr>
          <w:rFonts w:ascii="Times New Roman" w:hAnsi="Times New Roman" w:cs="Times New Roman"/>
          <w:sz w:val="24"/>
          <w:szCs w:val="24"/>
          <w:shd w:val="clear" w:color="auto" w:fill="FFFFFF"/>
        </w:rPr>
        <w:t xml:space="preserve">third </w:t>
      </w:r>
      <w:r w:rsidRPr="002A3719">
        <w:rPr>
          <w:rFonts w:ascii="Times New Roman" w:hAnsi="Times New Roman" w:cs="Times New Roman"/>
          <w:sz w:val="24"/>
          <w:szCs w:val="24"/>
          <w:shd w:val="clear" w:color="auto" w:fill="FFFFFF"/>
        </w:rPr>
        <w:t xml:space="preserve">equality is true by </w:t>
      </w:r>
      <w:r w:rsidR="004A7BA5" w:rsidRPr="002A3719">
        <w:rPr>
          <w:rFonts w:ascii="Times New Roman" w:hAnsi="Times New Roman" w:cs="Times New Roman"/>
          <w:sz w:val="24"/>
          <w:szCs w:val="24"/>
          <w:shd w:val="clear" w:color="auto" w:fill="FFFFFF"/>
        </w:rPr>
        <w:t xml:space="preserve">considering the two possible cases: 1) </w:t>
      </w:r>
      <w:r w:rsidR="00910806" w:rsidRPr="002A3719">
        <w:rPr>
          <w:rFonts w:ascii="Times New Roman" w:hAnsi="Times New Roman" w:cs="Times New Roman"/>
          <w:sz w:val="24"/>
          <w:szCs w:val="24"/>
          <w:shd w:val="clear" w:color="auto" w:fill="FFFFFF"/>
        </w:rPr>
        <w:t xml:space="preserve">If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&gt;1</m:t>
        </m:r>
      </m:oMath>
      <w:r w:rsidR="00910806" w:rsidRPr="002A3719">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910806" w:rsidRPr="002A3719">
        <w:rPr>
          <w:rFonts w:ascii="Times New Roman" w:hAnsi="Times New Roman" w:cs="Times New Roman"/>
          <w:sz w:val="24"/>
          <w:szCs w:val="24"/>
        </w:rPr>
        <w:t xml:space="preserve"> has been </w:t>
      </w:r>
      <w:ins w:id="1285" w:author="Zhen Tan" w:date="2022-08-22T17:09:00Z">
        <w:r w:rsidR="00347F7D" w:rsidRPr="002A3719">
          <w:rPr>
            <w:rFonts w:ascii="Times New Roman" w:hAnsi="Times New Roman" w:cs="Times New Roman"/>
            <w:sz w:val="24"/>
            <w:szCs w:val="24"/>
          </w:rPr>
          <w:t xml:space="preserve">already </w:t>
        </w:r>
      </w:ins>
      <w:r w:rsidR="00910806" w:rsidRPr="002A3719">
        <w:rPr>
          <w:rFonts w:ascii="Times New Roman" w:hAnsi="Times New Roman" w:cs="Times New Roman"/>
          <w:sz w:val="24"/>
          <w:szCs w:val="24"/>
        </w:rPr>
        <w:t xml:space="preserve">sampled before stage </w:t>
      </w:r>
      <w:r w:rsidR="00910806" w:rsidRPr="002A3719">
        <w:rPr>
          <w:rFonts w:ascii="Times New Roman" w:hAnsi="Times New Roman" w:cs="Times New Roman"/>
          <w:i/>
          <w:iCs/>
          <w:sz w:val="24"/>
          <w:szCs w:val="24"/>
        </w:rPr>
        <w:t>n</w:t>
      </w:r>
      <w:r w:rsidR="00910806" w:rsidRPr="002A3719">
        <w:rPr>
          <w:rFonts w:ascii="Times New Roman" w:hAnsi="Times New Roman" w:cs="Times New Roman"/>
          <w:sz w:val="24"/>
          <w:szCs w:val="24"/>
        </w:rPr>
        <w:t xml:space="preserve">), then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ins w:id="1286" w:author="Zhen Tan" w:date="2022-08-22T17:02:00Z">
                    <w:rPr>
                      <w:rFonts w:ascii="Cambria Math" w:hAnsi="Cambria Math" w:cs="Times New Roman"/>
                      <w:i/>
                      <w:sz w:val="24"/>
                      <w:szCs w:val="24"/>
                    </w:rPr>
                  </w:ins>
                </m:ctrlPr>
              </m:sSubPr>
              <m:e>
                <m:r>
                  <w:ins w:id="1287" w:author="Zhen Tan" w:date="2022-08-22T17:02:00Z">
                    <w:rPr>
                      <w:rFonts w:ascii="Cambria Math" w:hAnsi="Cambria Math" w:cs="Times New Roman"/>
                      <w:sz w:val="24"/>
                      <w:szCs w:val="24"/>
                    </w:rPr>
                    <m:t>q</m:t>
                  </w:ins>
                </m:r>
              </m:e>
              <m:sub>
                <m:r>
                  <w:ins w:id="1288"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ins w:id="1289" w:author="Zhen Tan" w:date="2022-08-22T17:02:00Z">
                    <w:rPr>
                      <w:rFonts w:ascii="Cambria Math" w:hAnsi="Cambria Math" w:cs="Times New Roman"/>
                      <w:i/>
                      <w:sz w:val="24"/>
                      <w:szCs w:val="24"/>
                    </w:rPr>
                  </w:ins>
                </m:ctrlPr>
              </m:sSubPr>
              <m:e>
                <m:r>
                  <w:ins w:id="1290" w:author="Zhen Tan" w:date="2022-08-22T17:02:00Z">
                    <w:rPr>
                      <w:rFonts w:ascii="Cambria Math" w:hAnsi="Cambria Math" w:cs="Times New Roman"/>
                      <w:sz w:val="24"/>
                      <w:szCs w:val="24"/>
                    </w:rPr>
                    <m:t>q</m:t>
                  </w:ins>
                </m:r>
              </m:e>
              <m:sub>
                <m:r>
                  <w:ins w:id="1291"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m:t>
        </m:r>
      </m:oMath>
      <w:r w:rsidRPr="002A3719">
        <w:rPr>
          <w:rFonts w:ascii="Times New Roman" w:hAnsi="Times New Roman" w:cs="Times New Roman"/>
          <w:sz w:val="24"/>
          <w:szCs w:val="24"/>
          <w:shd w:val="clear" w:color="auto" w:fill="FFFFFF"/>
        </w:rPr>
        <w:t xml:space="preserve"> </w:t>
      </w:r>
      <w:r w:rsidR="00910806" w:rsidRPr="002A3719">
        <w:rPr>
          <w:rFonts w:ascii="Times New Roman" w:hAnsi="Times New Roman" w:cs="Times New Roman"/>
          <w:sz w:val="24"/>
          <w:szCs w:val="24"/>
          <w:shd w:val="clear" w:color="auto" w:fill="FFFFFF"/>
        </w:rPr>
        <w:t xml:space="preserve">so we have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292" w:author="Zhen Tan" w:date="2022-08-22T17:02:00Z">
                    <w:rPr>
                      <w:rFonts w:ascii="Cambria Math" w:hAnsi="Cambria Math" w:cs="Times New Roman"/>
                      <w:i/>
                      <w:sz w:val="24"/>
                      <w:szCs w:val="24"/>
                    </w:rPr>
                  </w:ins>
                </m:ctrlPr>
              </m:sSubPr>
              <m:e>
                <m:r>
                  <w:ins w:id="1293" w:author="Zhen Tan" w:date="2022-08-22T17:02:00Z">
                    <w:rPr>
                      <w:rFonts w:ascii="Cambria Math" w:hAnsi="Cambria Math" w:cs="Times New Roman"/>
                      <w:sz w:val="24"/>
                      <w:szCs w:val="24"/>
                    </w:rPr>
                    <m:t>q</m:t>
                  </w:ins>
                </m:r>
              </m:e>
              <m:sub>
                <m:r>
                  <w:ins w:id="1294"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sup>
        </m:sSubSup>
        <m:r>
          <w:rPr>
            <w:rFonts w:ascii="Cambria Math" w:eastAsia="宋体" w:hAnsi="Times New Roman" w:cs="Times New Roman"/>
            <w:sz w:val="24"/>
            <w:szCs w:val="24"/>
          </w:rPr>
          <m:t>-</m:t>
        </m:r>
        <w:commentRangeStart w:id="1295"/>
        <w:commentRangeStart w:id="1296"/>
        <w:commentRangeStart w:id="1297"/>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298" w:author="Zhen Tan" w:date="2022-08-22T17:02:00Z">
                    <w:rPr>
                      <w:rFonts w:ascii="Cambria Math" w:hAnsi="Cambria Math" w:cs="Times New Roman"/>
                      <w:i/>
                      <w:sz w:val="24"/>
                      <w:szCs w:val="24"/>
                    </w:rPr>
                  </w:ins>
                </m:ctrlPr>
              </m:sSubPr>
              <m:e>
                <m:r>
                  <w:ins w:id="1299" w:author="Zhen Tan" w:date="2022-08-22T17:02:00Z">
                    <w:rPr>
                      <w:rFonts w:ascii="Cambria Math" w:hAnsi="Cambria Math" w:cs="Times New Roman"/>
                      <w:sz w:val="24"/>
                      <w:szCs w:val="24"/>
                    </w:rPr>
                    <m:t>q</m:t>
                  </w:ins>
                </m:r>
              </m:e>
              <m:sub>
                <m:r>
                  <w:ins w:id="1300"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w:commentRangeEnd w:id="1295"/>
        <m:r>
          <m:rPr>
            <m:sty m:val="p"/>
          </m:rPr>
          <w:rPr>
            <w:rStyle w:val="afd"/>
          </w:rPr>
          <w:commentReference w:id="1295"/>
        </m:r>
        <w:commentRangeEnd w:id="1296"/>
        <m:r>
          <m:rPr>
            <m:sty m:val="p"/>
          </m:rPr>
          <w:rPr>
            <w:rStyle w:val="afd"/>
          </w:rPr>
          <w:commentReference w:id="1296"/>
        </m:r>
        <w:commentRangeEnd w:id="1297"/>
        <m:r>
          <m:rPr>
            <m:sty m:val="p"/>
          </m:rPr>
          <w:rPr>
            <w:rStyle w:val="afd"/>
          </w:rPr>
          <w:commentReference w:id="1297"/>
        </m:r>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i,n</m:t>
            </m:r>
            <m:r>
              <w:rPr>
                <w:rFonts w:ascii="Cambria Math" w:eastAsia="微软雅黑" w:hAnsi="Cambria Math" w:cs="微软雅黑"/>
                <w:sz w:val="24"/>
                <w:szCs w:val="24"/>
                <w:shd w:val="clear" w:color="auto" w:fill="FFFFFF"/>
              </w:rPr>
              <m:t>-</m:t>
            </m:r>
            <m:r>
              <w:rPr>
                <w:rFonts w:ascii="Cambria Math" w:hAnsi="Cambria Math" w:cs="Cambria Math"/>
                <w:sz w:val="24"/>
                <w:szCs w:val="24"/>
                <w:shd w:val="clear" w:color="auto" w:fill="FFFFFF"/>
              </w:rPr>
              <m:t>1</m:t>
            </m:r>
          </m:sup>
        </m:sSubSup>
        <m:r>
          <w:rPr>
            <w:rFonts w:ascii="Cambria Math" w:hAnsi="Cambria Math" w:cs="Cambria Math"/>
            <w:sz w:val="24"/>
            <w:szCs w:val="24"/>
            <w:shd w:val="clear" w:color="auto" w:fill="FFFFFF"/>
          </w:rPr>
          <m:t>)/</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sSub>
              <m:sSubPr>
                <m:ctrlPr>
                  <w:ins w:id="1301" w:author="Zhen Tan" w:date="2022-08-22T17:02:00Z">
                    <w:rPr>
                      <w:rFonts w:ascii="Cambria Math" w:hAnsi="Cambria Math" w:cs="Times New Roman"/>
                      <w:i/>
                      <w:sz w:val="24"/>
                      <w:szCs w:val="24"/>
                    </w:rPr>
                  </w:ins>
                </m:ctrlPr>
              </m:sSubPr>
              <m:e>
                <m:r>
                  <w:ins w:id="1302" w:author="Zhen Tan" w:date="2022-08-22T17:02:00Z">
                    <w:rPr>
                      <w:rFonts w:ascii="Cambria Math" w:hAnsi="Cambria Math" w:cs="Times New Roman"/>
                      <w:sz w:val="24"/>
                      <w:szCs w:val="24"/>
                    </w:rPr>
                    <m:t>q</m:t>
                  </w:ins>
                </m:r>
              </m:e>
              <m:sub>
                <m:r>
                  <w:ins w:id="1303"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w:commentRangeStart w:id="1304"/>
        <w:commentRangeStart w:id="1305"/>
        <w:commentRangeEnd w:id="1304"/>
        <m:r>
          <m:rPr>
            <m:sty m:val="p"/>
          </m:rPr>
          <w:rPr>
            <w:rStyle w:val="afd"/>
          </w:rPr>
          <w:commentReference w:id="1304"/>
        </m:r>
        <w:commentRangeEnd w:id="1305"/>
        <m:r>
          <m:rPr>
            <m:sty m:val="p"/>
          </m:rPr>
          <w:rPr>
            <w:rStyle w:val="afd"/>
          </w:rPr>
          <w:commentReference w:id="1305"/>
        </m:r>
      </m:oMath>
      <w:r w:rsidRPr="002A3719">
        <w:rPr>
          <w:rFonts w:ascii="Times New Roman" w:hAnsi="Times New Roman" w:cs="Times New Roman"/>
          <w:sz w:val="24"/>
          <w:szCs w:val="24"/>
          <w:shd w:val="clear" w:color="auto" w:fill="FFFFFF"/>
        </w:rPr>
        <w:t xml:space="preserve">; and </w:t>
      </w:r>
      <w:ins w:id="1306" w:author="Zhen Tan" w:date="2022-08-22T17:11:00Z">
        <w:r w:rsidR="00031E20" w:rsidRPr="002A3719">
          <w:rPr>
            <w:rFonts w:ascii="Times New Roman" w:hAnsi="Times New Roman" w:cs="Times New Roman"/>
            <w:sz w:val="24"/>
            <w:szCs w:val="24"/>
            <w:shd w:val="clear" w:color="auto" w:fill="FFFFFF"/>
          </w:rPr>
          <w:t xml:space="preserve">2) </w:t>
        </w:r>
      </w:ins>
      <w:del w:id="1307" w:author="Zhen Tan" w:date="2022-08-22T17:11:00Z">
        <w:r w:rsidRPr="002A3719" w:rsidDel="00031E20">
          <w:rPr>
            <w:rFonts w:ascii="Times New Roman" w:hAnsi="Times New Roman" w:cs="Times New Roman"/>
            <w:sz w:val="24"/>
            <w:szCs w:val="24"/>
            <w:shd w:val="clear" w:color="auto" w:fill="FFFFFF"/>
          </w:rPr>
          <w:delText>i</w:delText>
        </w:r>
      </w:del>
      <w:ins w:id="1308" w:author="Zhen Tan" w:date="2022-08-22T17:11:00Z">
        <w:r w:rsidR="00031E20" w:rsidRPr="002A3719">
          <w:rPr>
            <w:rFonts w:ascii="Times New Roman" w:hAnsi="Times New Roman" w:cs="Times New Roman"/>
            <w:sz w:val="24"/>
            <w:szCs w:val="24"/>
            <w:shd w:val="clear" w:color="auto" w:fill="FFFFFF"/>
          </w:rPr>
          <w:t>I</w:t>
        </w:r>
      </w:ins>
      <w:r w:rsidRPr="002A3719">
        <w:rPr>
          <w:rFonts w:ascii="Times New Roman" w:hAnsi="Times New Roman" w:cs="Times New Roman"/>
          <w:sz w:val="24"/>
          <w:szCs w:val="24"/>
          <w:shd w:val="clear" w:color="auto" w:fill="FFFFFF"/>
        </w:rPr>
        <w:t xml:space="preserve">f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=1</m:t>
        </m:r>
      </m:oMath>
      <w:r w:rsidRPr="002A3719">
        <w:rPr>
          <w:rFonts w:ascii="Times New Roman" w:hAnsi="Times New Roman" w:cs="Times New Roman"/>
          <w:sz w:val="24"/>
          <w:szCs w:val="24"/>
          <w:shd w:val="clear" w:color="auto" w:fill="FFFFFF"/>
        </w:rPr>
        <w:t xml:space="preserve"> (i.e.,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Pr="002A3719">
        <w:rPr>
          <w:rFonts w:ascii="Times New Roman" w:hAnsi="Times New Roman" w:cs="Times New Roman"/>
          <w:sz w:val="24"/>
          <w:szCs w:val="24"/>
        </w:rPr>
        <w:t xml:space="preserve"> is firstly sampled at stage </w:t>
      </w:r>
      <w:r w:rsidRPr="002A3719">
        <w:rPr>
          <w:rFonts w:ascii="Times New Roman" w:hAnsi="Times New Roman" w:cs="Times New Roman"/>
          <w:i/>
          <w:iCs/>
          <w:sz w:val="24"/>
          <w:szCs w:val="24"/>
        </w:rPr>
        <w:t>n</w:t>
      </w:r>
      <w:r w:rsidRPr="002A3719">
        <w:rPr>
          <w:rFonts w:ascii="Times New Roman" w:hAnsi="Times New Roman" w:cs="Times New Roman"/>
          <w:sz w:val="24"/>
          <w:szCs w:val="24"/>
        </w:rPr>
        <w:t xml:space="preserve">), </w:t>
      </w:r>
      <w:r w:rsidR="00031E20" w:rsidRPr="002A3719">
        <w:rPr>
          <w:rFonts w:ascii="Times New Roman" w:hAnsi="Times New Roman" w:cs="Times New Roman"/>
          <w:sz w:val="24"/>
          <w:szCs w:val="24"/>
        </w:rPr>
        <w:t xml:space="preserve">then </w:t>
      </w:r>
      <w:r w:rsidRPr="002A3719">
        <w:rPr>
          <w:rFonts w:ascii="Times New Roman" w:hAnsi="Times New Roman" w:cs="Times New Roman"/>
          <w:sz w:val="24"/>
          <w:szCs w:val="24"/>
        </w:rPr>
        <w:t xml:space="preserve">we have </w:t>
      </w:r>
      <m:oMath>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m:t>
            </m:r>
          </m:sup>
        </m:sSubSup>
        <m:r>
          <w:rPr>
            <w:rFonts w:ascii="Cambria Math" w:hAnsi="Cambria Math" w:cs="Cambria Math"/>
            <w:sz w:val="24"/>
            <w:szCs w:val="24"/>
            <w:shd w:val="clear" w:color="auto" w:fill="FFFFFF"/>
          </w:rPr>
          <m:t xml:space="preserve">= </m:t>
        </m:r>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
              <m:t>r</m:t>
            </m:r>
          </m:e>
          <m:sub>
            <m:r>
              <w:rPr>
                <w:rFonts w:ascii="Cambria Math" w:hAnsi="Cambria Math" w:cs="Cambria Math"/>
                <w:sz w:val="24"/>
                <w:szCs w:val="24"/>
                <w:shd w:val="clear" w:color="auto" w:fill="FFFFFF"/>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
              <m:t>n-1</m:t>
            </m:r>
          </m:sup>
        </m:sSubSup>
        <m:r>
          <w:rPr>
            <w:rFonts w:ascii="Cambria Math" w:hAnsi="Cambria Math" w:cs="Cambria Math"/>
            <w:sz w:val="24"/>
            <w:szCs w:val="24"/>
            <w:shd w:val="clear" w:color="auto" w:fill="FFFFFF"/>
          </w:rPr>
          <m:t>+1</m:t>
        </m:r>
      </m:oMath>
      <w:r w:rsidRPr="002A3719">
        <w:rPr>
          <w:rFonts w:ascii="Times New Roman" w:hAnsi="Times New Roman" w:cs="Times New Roman"/>
          <w:sz w:val="24"/>
          <w:szCs w:val="24"/>
          <w:shd w:val="clear" w:color="auto" w:fill="FFFFFF"/>
        </w:rPr>
        <w:t xml:space="preserve"> and thus</w:t>
      </w:r>
    </w:p>
    <w:p w14:paraId="54962F14" w14:textId="754265DD" w:rsidR="00E67543" w:rsidRPr="002A3719" w:rsidRDefault="00000000" w:rsidP="00031E20">
      <w:pPr>
        <w:adjustRightInd w:val="0"/>
        <w:snapToGrid w:val="0"/>
        <w:jc w:val="center"/>
        <w:rPr>
          <w:rFonts w:ascii="Times New Roman" w:hAnsi="Times New Roman" w:cs="Times New Roman"/>
          <w:sz w:val="24"/>
          <w:szCs w:val="24"/>
          <w:shd w:val="clear" w:color="auto" w:fill="FFFFFF"/>
          <w:rPrChange w:id="1309" w:author="Zhen Tan" w:date="2022-08-23T13:03:00Z">
            <w:rPr>
              <w:rFonts w:ascii="Times New Roman" w:hAnsi="Times New Roman" w:cs="Times New Roman"/>
              <w:color w:val="333333"/>
              <w:sz w:val="24"/>
              <w:szCs w:val="24"/>
              <w:shd w:val="clear" w:color="auto" w:fill="FFFFFF"/>
            </w:rPr>
          </w:rPrChange>
        </w:rPr>
      </w:pPr>
      <m:oMathPara>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310" w:author="Zhen Tan" w:date="2022-08-23T13:03:00Z">
                    <w:rPr>
                      <w:rFonts w:ascii="Cambria Math" w:hAnsi="Cambria Math" w:cs="Cambria Math"/>
                      <w:color w:val="333333"/>
                      <w:sz w:val="24"/>
                      <w:szCs w:val="24"/>
                      <w:shd w:val="clear" w:color="auto" w:fill="FFFFFF"/>
                    </w:rPr>
                  </w:rPrChange>
                </w:rPr>
                <m:t>i,n</m:t>
              </m:r>
            </m:sup>
          </m:sSubSup>
          <m:r>
            <w:rPr>
              <w:rFonts w:ascii="Cambria Math" w:hAnsi="Cambria Math" w:cs="Cambria Math"/>
              <w:sz w:val="24"/>
              <w:szCs w:val="24"/>
              <w:shd w:val="clear" w:color="auto" w:fill="FFFFFF"/>
              <w:rPrChange w:id="1311" w:author="Zhen Tan" w:date="2022-08-23T13:03:00Z">
                <w:rPr>
                  <w:rFonts w:ascii="Cambria Math" w:hAnsi="Cambria Math" w:cs="Cambria Math"/>
                  <w:color w:val="333333"/>
                  <w:sz w:val="24"/>
                  <w:szCs w:val="24"/>
                  <w:shd w:val="clear" w:color="auto" w:fill="FFFFFF"/>
                </w:rPr>
              </w:rPrChange>
            </w:rPr>
            <m:t>=</m:t>
          </m:r>
          <m:f>
            <m:fPr>
              <m:ctrlPr>
                <w:rPr>
                  <w:rFonts w:ascii="Cambria Math" w:hAnsi="Cambria Math" w:cs="Cambria Math"/>
                  <w:sz w:val="24"/>
                  <w:szCs w:val="24"/>
                  <w:shd w:val="clear" w:color="auto" w:fill="FFFFFF"/>
                </w:rPr>
              </m:ctrlPr>
            </m:fPr>
            <m:num>
              <w:commentRangeStart w:id="1312"/>
              <w:commentRangeStart w:id="1313"/>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314" w:author="Zhen Tan" w:date="2022-08-22T17:02:00Z">
                          <w:rPr>
                            <w:rFonts w:ascii="Cambria Math" w:hAnsi="Cambria Math" w:cs="Times New Roman"/>
                            <w:i/>
                            <w:sz w:val="24"/>
                            <w:szCs w:val="24"/>
                          </w:rPr>
                        </w:ins>
                      </m:ctrlPr>
                    </m:sSubPr>
                    <m:e>
                      <m:r>
                        <w:ins w:id="1315" w:author="Zhen Tan" w:date="2022-08-22T17:02:00Z">
                          <w:rPr>
                            <w:rFonts w:ascii="Cambria Math" w:hAnsi="Cambria Math" w:cs="Times New Roman"/>
                            <w:sz w:val="24"/>
                            <w:szCs w:val="24"/>
                          </w:rPr>
                          <m:t>q</m:t>
                        </w:ins>
                      </m:r>
                    </m:e>
                    <m:sub>
                      <m:r>
                        <w:ins w:id="1316"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17" w:author="Zhen Tan" w:date="2022-08-23T13:03:00Z">
                        <w:rPr>
                          <w:rFonts w:ascii="Cambria Math" w:hAnsi="Cambria Math" w:cs="Cambria Math"/>
                          <w:color w:val="333333"/>
                          <w:sz w:val="24"/>
                          <w:szCs w:val="24"/>
                          <w:shd w:val="clear" w:color="auto" w:fill="FFFFFF"/>
                        </w:rPr>
                      </w:rPrChange>
                    </w:rPr>
                    <m:t>r</m:t>
                  </m:r>
                </m:e>
                <m:sub>
                  <m:sSub>
                    <m:sSubPr>
                      <m:ctrlPr>
                        <w:ins w:id="1318" w:author="Zhen Tan" w:date="2022-08-22T17:02:00Z">
                          <w:rPr>
                            <w:rFonts w:ascii="Cambria Math" w:hAnsi="Cambria Math" w:cs="Times New Roman"/>
                            <w:i/>
                            <w:sz w:val="24"/>
                            <w:szCs w:val="24"/>
                          </w:rPr>
                        </w:ins>
                      </m:ctrlPr>
                    </m:sSubPr>
                    <m:e>
                      <m:r>
                        <w:ins w:id="1319" w:author="Zhen Tan" w:date="2022-08-22T17:02:00Z">
                          <w:rPr>
                            <w:rFonts w:ascii="Cambria Math" w:hAnsi="Cambria Math" w:cs="Times New Roman"/>
                            <w:sz w:val="24"/>
                            <w:szCs w:val="24"/>
                          </w:rPr>
                          <m:t>q</m:t>
                        </w:ins>
                      </m:r>
                    </m:e>
                    <m:sub>
                      <m:r>
                        <w:ins w:id="1320"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21" w:author="Zhen Tan" w:date="2022-08-23T13:03:00Z">
                        <w:rPr>
                          <w:rFonts w:ascii="Cambria Math" w:hAnsi="Cambria Math" w:cs="Cambria Math"/>
                          <w:color w:val="333333"/>
                          <w:sz w:val="24"/>
                          <w:szCs w:val="24"/>
                          <w:shd w:val="clear" w:color="auto" w:fill="FFFFFF"/>
                        </w:rPr>
                      </w:rPrChange>
                    </w:rPr>
                    <m:t>n-1</m:t>
                  </m:r>
                </m:sup>
              </m:sSubSup>
              <w:commentRangeEnd w:id="1312"/>
              <m:r>
                <m:rPr>
                  <m:sty m:val="p"/>
                </m:rPr>
                <w:rPr>
                  <w:rStyle w:val="afd"/>
                </w:rPr>
                <w:commentReference w:id="1312"/>
              </m:r>
              <w:commentRangeEnd w:id="1313"/>
              <m:r>
                <m:rPr>
                  <m:sty m:val="p"/>
                </m:rPr>
                <w:rPr>
                  <w:rStyle w:val="afd"/>
                </w:rPr>
                <w:commentReference w:id="1313"/>
              </m:r>
              <m:r>
                <w:rPr>
                  <w:rFonts w:ascii="Cambria Math" w:hAnsi="Cambria Math" w:cs="Cambria Math"/>
                  <w:sz w:val="24"/>
                  <w:szCs w:val="24"/>
                  <w:shd w:val="clear" w:color="auto" w:fill="FFFFFF"/>
                  <w:rPrChange w:id="1322" w:author="Zhen Tan" w:date="2022-08-23T13:03:00Z">
                    <w:rPr>
                      <w:rFonts w:ascii="Cambria Math" w:hAnsi="Cambria Math" w:cs="Cambria Math"/>
                      <w:color w:val="333333"/>
                      <w:sz w:val="24"/>
                      <w:szCs w:val="24"/>
                      <w:shd w:val="clear" w:color="auto" w:fill="FFFFFF"/>
                    </w:rPr>
                  </w:rPrChange>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23" w:author="Zhen Tan" w:date="2022-08-23T13:03:00Z">
                        <w:rPr>
                          <w:rFonts w:ascii="Cambria Math" w:hAnsi="Cambria Math" w:cs="Cambria Math"/>
                          <w:color w:val="333333"/>
                          <w:sz w:val="24"/>
                          <w:szCs w:val="24"/>
                          <w:shd w:val="clear" w:color="auto" w:fill="FFFFFF"/>
                        </w:rPr>
                      </w:rPrChange>
                    </w:rPr>
                    <m:t>i,n</m:t>
                  </m:r>
                </m:sup>
              </m:sSubSup>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24" w:author="Zhen Tan" w:date="2022-08-23T13:03:00Z">
                        <w:rPr>
                          <w:rFonts w:ascii="Cambria Math" w:hAnsi="Cambria Math" w:cs="Cambria Math"/>
                          <w:color w:val="333333"/>
                          <w:sz w:val="24"/>
                          <w:szCs w:val="24"/>
                          <w:shd w:val="clear" w:color="auto" w:fill="FFFFFF"/>
                        </w:rPr>
                      </w:rPrChange>
                    </w:rPr>
                    <m:t>r</m:t>
                  </m:r>
                </m:e>
                <m:sub>
                  <m:r>
                    <w:rPr>
                      <w:rFonts w:ascii="Cambria Math" w:hAnsi="Cambria Math" w:cs="Cambria Math"/>
                      <w:sz w:val="24"/>
                      <w:szCs w:val="24"/>
                      <w:shd w:val="clear" w:color="auto" w:fill="FFFFFF"/>
                      <w:rPrChange w:id="1325" w:author="Zhen Tan" w:date="2022-08-23T13:03:00Z">
                        <w:rPr>
                          <w:rFonts w:ascii="Cambria Math" w:hAnsi="Cambria Math" w:cs="Cambria Math"/>
                          <w:color w:val="333333"/>
                          <w:sz w:val="24"/>
                          <w:szCs w:val="24"/>
                          <w:shd w:val="clear" w:color="auto" w:fill="FFFFFF"/>
                        </w:rPr>
                      </w:rPrChange>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26" w:author="Zhen Tan" w:date="2022-08-23T13:03:00Z">
                        <w:rPr>
                          <w:rFonts w:ascii="Cambria Math" w:hAnsi="Cambria Math" w:cs="Cambria Math"/>
                          <w:color w:val="333333"/>
                          <w:sz w:val="24"/>
                          <w:szCs w:val="24"/>
                          <w:shd w:val="clear" w:color="auto" w:fill="FFFFFF"/>
                        </w:rPr>
                      </w:rPrChange>
                    </w:rPr>
                    <m:t>n</m:t>
                  </m:r>
                </m:sup>
              </m:sSubSup>
            </m:den>
          </m:f>
          <m:r>
            <w:rPr>
              <w:rFonts w:ascii="Cambria Math" w:hAnsi="Cambria Math" w:cs="Cambria Math"/>
              <w:sz w:val="24"/>
              <w:szCs w:val="24"/>
              <w:shd w:val="clear" w:color="auto" w:fill="FFFFFF"/>
              <w:rPrChange w:id="1327" w:author="Zhen Tan" w:date="2022-08-23T13:03:00Z">
                <w:rPr>
                  <w:rFonts w:ascii="Cambria Math" w:hAnsi="Cambria Math" w:cs="Cambria Math"/>
                  <w:color w:val="333333"/>
                  <w:sz w:val="24"/>
                  <w:szCs w:val="24"/>
                  <w:shd w:val="clear" w:color="auto" w:fill="FFFFFF"/>
                </w:rPr>
              </w:rPrChange>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328" w:author="Zhen Tan" w:date="2022-08-22T17:02:00Z">
                          <w:rPr>
                            <w:rFonts w:ascii="Cambria Math" w:hAnsi="Cambria Math" w:cs="Times New Roman"/>
                            <w:i/>
                            <w:sz w:val="24"/>
                            <w:szCs w:val="24"/>
                          </w:rPr>
                        </w:ins>
                      </m:ctrlPr>
                    </m:sSubPr>
                    <m:e>
                      <m:r>
                        <w:ins w:id="1329" w:author="Zhen Tan" w:date="2022-08-22T17:02:00Z">
                          <w:rPr>
                            <w:rFonts w:ascii="Cambria Math" w:hAnsi="Cambria Math" w:cs="Times New Roman"/>
                            <w:sz w:val="24"/>
                            <w:szCs w:val="24"/>
                          </w:rPr>
                          <m:t>q</m:t>
                        </w:ins>
                      </m:r>
                    </m:e>
                    <m:sub>
                      <m:r>
                        <w:ins w:id="1330"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31" w:author="Zhen Tan" w:date="2022-08-23T13:03:00Z">
                        <w:rPr>
                          <w:rFonts w:ascii="Cambria Math" w:hAnsi="Cambria Math" w:cs="Cambria Math"/>
                          <w:color w:val="333333"/>
                          <w:sz w:val="24"/>
                          <w:szCs w:val="24"/>
                          <w:shd w:val="clear" w:color="auto" w:fill="FFFFFF"/>
                        </w:rPr>
                      </w:rPrChange>
                    </w:rPr>
                    <m:t>r</m:t>
                  </m:r>
                </m:e>
                <m:sub>
                  <m:sSub>
                    <m:sSubPr>
                      <m:ctrlPr>
                        <w:ins w:id="1332" w:author="Zhen Tan" w:date="2022-08-22T17:02:00Z">
                          <w:rPr>
                            <w:rFonts w:ascii="Cambria Math" w:hAnsi="Cambria Math" w:cs="Times New Roman"/>
                            <w:i/>
                            <w:sz w:val="24"/>
                            <w:szCs w:val="24"/>
                          </w:rPr>
                        </w:ins>
                      </m:ctrlPr>
                    </m:sSubPr>
                    <m:e>
                      <m:r>
                        <w:ins w:id="1333" w:author="Zhen Tan" w:date="2022-08-22T17:02:00Z">
                          <w:rPr>
                            <w:rFonts w:ascii="Cambria Math" w:hAnsi="Cambria Math" w:cs="Times New Roman"/>
                            <w:sz w:val="24"/>
                            <w:szCs w:val="24"/>
                          </w:rPr>
                          <m:t>q</m:t>
                        </w:ins>
                      </m:r>
                    </m:e>
                    <m:sub>
                      <m:r>
                        <w:ins w:id="1334"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35" w:author="Zhen Tan" w:date="2022-08-23T13:03:00Z">
                        <w:rPr>
                          <w:rFonts w:ascii="Cambria Math" w:hAnsi="Cambria Math" w:cs="Cambria Math"/>
                          <w:color w:val="333333"/>
                          <w:sz w:val="24"/>
                          <w:szCs w:val="24"/>
                          <w:shd w:val="clear" w:color="auto" w:fill="FFFFFF"/>
                        </w:rPr>
                      </w:rPrChange>
                    </w:rPr>
                    <m:t>n-1</m:t>
                  </m:r>
                </m:sup>
              </m:sSubSup>
              <m:r>
                <w:rPr>
                  <w:rFonts w:ascii="Cambria Math" w:hAnsi="Cambria Math" w:cs="Cambria Math"/>
                  <w:sz w:val="24"/>
                  <w:szCs w:val="24"/>
                  <w:shd w:val="clear" w:color="auto" w:fill="FFFFFF"/>
                  <w:rPrChange w:id="1336" w:author="Zhen Tan" w:date="2022-08-23T13:03:00Z">
                    <w:rPr>
                      <w:rFonts w:ascii="Cambria Math" w:hAnsi="Cambria Math" w:cs="Cambria Math"/>
                      <w:color w:val="333333"/>
                      <w:sz w:val="24"/>
                      <w:szCs w:val="24"/>
                      <w:shd w:val="clear" w:color="auto" w:fill="FFFFFF"/>
                    </w:rPr>
                  </w:rPrChange>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37" w:author="Zhen Tan" w:date="2022-08-23T13:03:00Z">
                        <w:rPr>
                          <w:rFonts w:ascii="Cambria Math" w:hAnsi="Cambria Math" w:cs="Cambria Math"/>
                          <w:color w:val="333333"/>
                          <w:sz w:val="24"/>
                          <w:szCs w:val="24"/>
                          <w:shd w:val="clear" w:color="auto" w:fill="FFFFFF"/>
                        </w:rPr>
                      </w:rPrChange>
                    </w:rPr>
                    <m:t>i,n</m:t>
                  </m:r>
                  <m:r>
                    <w:rPr>
                      <w:rFonts w:ascii="Cambria Math" w:eastAsia="微软雅黑" w:hAnsi="Cambria Math" w:cs="微软雅黑"/>
                      <w:sz w:val="24"/>
                      <w:szCs w:val="24"/>
                      <w:shd w:val="clear" w:color="auto" w:fill="FFFFFF"/>
                      <w:rPrChange w:id="1338" w:author="Zhen Tan" w:date="2022-08-23T13:03:00Z">
                        <w:rPr>
                          <w:rFonts w:ascii="Cambria Math" w:eastAsia="微软雅黑" w:hAnsi="Cambria Math" w:cs="微软雅黑"/>
                          <w:color w:val="333333"/>
                          <w:sz w:val="24"/>
                          <w:szCs w:val="24"/>
                          <w:shd w:val="clear" w:color="auto" w:fill="FFFFFF"/>
                        </w:rPr>
                      </w:rPrChange>
                    </w:rPr>
                    <m:t>-</m:t>
                  </m:r>
                  <m:r>
                    <w:rPr>
                      <w:rFonts w:ascii="Cambria Math" w:hAnsi="Cambria Math" w:cs="Cambria Math"/>
                      <w:sz w:val="24"/>
                      <w:szCs w:val="24"/>
                      <w:shd w:val="clear" w:color="auto" w:fill="FFFFFF"/>
                      <w:rPrChange w:id="1339" w:author="Zhen Tan" w:date="2022-08-23T13:03:00Z">
                        <w:rPr>
                          <w:rFonts w:ascii="Cambria Math" w:hAnsi="Cambria Math" w:cs="Cambria Math"/>
                          <w:color w:val="333333"/>
                          <w:sz w:val="24"/>
                          <w:szCs w:val="24"/>
                          <w:shd w:val="clear" w:color="auto" w:fill="FFFFFF"/>
                        </w:rPr>
                      </w:rPrChange>
                    </w:rPr>
                    <m:t>1</m:t>
                  </m:r>
                </m:sup>
              </m:sSubSup>
              <m:r>
                <w:rPr>
                  <w:rFonts w:ascii="Cambria Math" w:hAnsi="Cambria Math" w:cs="Cambria Math"/>
                  <w:sz w:val="24"/>
                  <w:szCs w:val="24"/>
                  <w:shd w:val="clear" w:color="auto" w:fill="FFFFFF"/>
                  <w:rPrChange w:id="1340" w:author="Zhen Tan" w:date="2022-08-23T13:03:00Z">
                    <w:rPr>
                      <w:rFonts w:ascii="Cambria Math" w:hAnsi="Cambria Math" w:cs="Cambria Math"/>
                      <w:color w:val="333333"/>
                      <w:sz w:val="24"/>
                      <w:szCs w:val="24"/>
                      <w:shd w:val="clear" w:color="auto" w:fill="FFFFFF"/>
                    </w:rPr>
                  </w:rPrChange>
                </w:rPr>
                <m:t>+</m:t>
              </m:r>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41" w:author="Zhen Tan" w:date="2022-08-23T13:03:00Z">
                            <w:rPr>
                              <w:rFonts w:ascii="Cambria Math" w:hAnsi="Cambria Math" w:cs="Cambria Math"/>
                              <w:color w:val="333333"/>
                              <w:sz w:val="24"/>
                              <w:szCs w:val="24"/>
                              <w:shd w:val="clear" w:color="auto" w:fill="FFFFFF"/>
                            </w:rPr>
                          </w:rPrChange>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42" w:author="Zhen Tan" w:date="2022-08-23T13:03:00Z">
                            <w:rPr>
                              <w:rFonts w:ascii="Cambria Math" w:hAnsi="Cambria Math" w:cs="Cambria Math"/>
                              <w:color w:val="333333"/>
                              <w:sz w:val="24"/>
                              <w:szCs w:val="24"/>
                              <w:shd w:val="clear" w:color="auto" w:fill="FFFFFF"/>
                            </w:rPr>
                          </w:rPrChange>
                        </w:rPr>
                        <m:t>i,n</m:t>
                      </m:r>
                      <m:r>
                        <w:rPr>
                          <w:rFonts w:ascii="Cambria Math" w:eastAsia="微软雅黑" w:hAnsi="Cambria Math" w:cs="微软雅黑"/>
                          <w:sz w:val="24"/>
                          <w:szCs w:val="24"/>
                          <w:shd w:val="clear" w:color="auto" w:fill="FFFFFF"/>
                          <w:rPrChange w:id="1343" w:author="Zhen Tan" w:date="2022-08-23T13:03:00Z">
                            <w:rPr>
                              <w:rFonts w:ascii="Cambria Math" w:eastAsia="微软雅黑" w:hAnsi="Cambria Math" w:cs="微软雅黑"/>
                              <w:color w:val="333333"/>
                              <w:sz w:val="24"/>
                              <w:szCs w:val="24"/>
                              <w:shd w:val="clear" w:color="auto" w:fill="FFFFFF"/>
                            </w:rPr>
                          </w:rPrChange>
                        </w:rPr>
                        <m:t>-</m:t>
                      </m:r>
                      <m:r>
                        <w:rPr>
                          <w:rFonts w:ascii="Cambria Math" w:hAnsi="Cambria Math" w:cs="Cambria Math"/>
                          <w:sz w:val="24"/>
                          <w:szCs w:val="24"/>
                          <w:shd w:val="clear" w:color="auto" w:fill="FFFFFF"/>
                          <w:rPrChange w:id="1344" w:author="Zhen Tan" w:date="2022-08-23T13:03:00Z">
                            <w:rPr>
                              <w:rFonts w:ascii="Cambria Math" w:hAnsi="Cambria Math" w:cs="Cambria Math"/>
                              <w:color w:val="333333"/>
                              <w:sz w:val="24"/>
                              <w:szCs w:val="24"/>
                              <w:shd w:val="clear" w:color="auto" w:fill="FFFFFF"/>
                            </w:rPr>
                          </w:rPrChange>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45" w:author="Zhen Tan" w:date="2022-08-23T13:03:00Z">
                        <w:rPr>
                          <w:rFonts w:ascii="Cambria Math" w:hAnsi="Cambria Math" w:cs="Cambria Math"/>
                          <w:color w:val="333333"/>
                          <w:sz w:val="24"/>
                          <w:szCs w:val="24"/>
                          <w:shd w:val="clear" w:color="auto" w:fill="FFFFFF"/>
                        </w:rPr>
                      </w:rPrChange>
                    </w:rPr>
                    <m:t>r</m:t>
                  </m:r>
                </m:e>
                <m:sub>
                  <m:r>
                    <w:rPr>
                      <w:rFonts w:ascii="Cambria Math" w:hAnsi="Cambria Math" w:cs="Cambria Math"/>
                      <w:sz w:val="24"/>
                      <w:szCs w:val="24"/>
                      <w:shd w:val="clear" w:color="auto" w:fill="FFFFFF"/>
                      <w:rPrChange w:id="1346" w:author="Zhen Tan" w:date="2022-08-23T13:03:00Z">
                        <w:rPr>
                          <w:rFonts w:ascii="Cambria Math" w:hAnsi="Cambria Math" w:cs="Cambria Math"/>
                          <w:color w:val="333333"/>
                          <w:sz w:val="24"/>
                          <w:szCs w:val="24"/>
                          <w:shd w:val="clear" w:color="auto" w:fill="FFFFFF"/>
                        </w:rPr>
                      </w:rPrChange>
                    </w:rPr>
                    <m:t>q</m:t>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47" w:author="Zhen Tan" w:date="2022-08-23T13:03:00Z">
                        <w:rPr>
                          <w:rFonts w:ascii="Cambria Math" w:hAnsi="Cambria Math" w:cs="Cambria Math"/>
                          <w:color w:val="333333"/>
                          <w:sz w:val="24"/>
                          <w:szCs w:val="24"/>
                          <w:shd w:val="clear" w:color="auto" w:fill="FFFFFF"/>
                        </w:rPr>
                      </w:rPrChange>
                    </w:rPr>
                    <m:t>n</m:t>
                  </m:r>
                </m:sup>
              </m:sSubSup>
            </m:den>
          </m:f>
        </m:oMath>
      </m:oMathPara>
    </w:p>
    <w:p w14:paraId="2098F566" w14:textId="4F839051" w:rsidR="00E67543" w:rsidRPr="002A3719" w:rsidRDefault="00E67543" w:rsidP="00031E20">
      <w:pPr>
        <w:adjustRightInd w:val="0"/>
        <w:snapToGrid w:val="0"/>
        <w:jc w:val="center"/>
        <w:rPr>
          <w:rFonts w:ascii="Times New Roman" w:hAnsi="Times New Roman" w:cs="Times New Roman"/>
          <w:sz w:val="24"/>
          <w:szCs w:val="24"/>
          <w:shd w:val="clear" w:color="auto" w:fill="FFFFFF"/>
          <w:rPrChange w:id="1348" w:author="Zhen Tan" w:date="2022-08-23T13:03:00Z">
            <w:rPr>
              <w:rFonts w:ascii="Times New Roman" w:hAnsi="Times New Roman" w:cs="Times New Roman"/>
              <w:color w:val="333333"/>
              <w:sz w:val="24"/>
              <w:szCs w:val="24"/>
              <w:shd w:val="clear" w:color="auto" w:fill="FFFFFF"/>
            </w:rPr>
          </w:rPrChange>
        </w:rPr>
      </w:pPr>
      <m:oMathPara>
        <m:oMath>
          <m:r>
            <w:rPr>
              <w:rFonts w:ascii="Cambria Math" w:hAnsi="Cambria Math" w:cs="Cambria Math"/>
              <w:sz w:val="24"/>
              <w:szCs w:val="24"/>
              <w:shd w:val="clear" w:color="auto" w:fill="FFFFFF"/>
              <w:rPrChange w:id="1349" w:author="Zhen Tan" w:date="2022-08-23T13:03:00Z">
                <w:rPr>
                  <w:rFonts w:ascii="Cambria Math" w:hAnsi="Cambria Math" w:cs="Cambria Math"/>
                  <w:color w:val="333333"/>
                  <w:sz w:val="24"/>
                  <w:szCs w:val="24"/>
                  <w:shd w:val="clear" w:color="auto" w:fill="FFFFFF"/>
                </w:rPr>
              </w:rPrChange>
            </w:rPr>
            <m:t>=</m:t>
          </m:r>
          <m:f>
            <m:fPr>
              <m:ctrlPr>
                <w:rPr>
                  <w:rFonts w:ascii="Cambria Math" w:hAnsi="Cambria Math" w:cs="Cambria Math"/>
                  <w:sz w:val="24"/>
                  <w:szCs w:val="24"/>
                  <w:shd w:val="clear" w:color="auto" w:fill="FFFFFF"/>
                </w:rPr>
              </m:ctrlPr>
            </m:fPr>
            <m:num>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350" w:author="Zhen Tan" w:date="2022-08-22T17:02:00Z">
                          <w:rPr>
                            <w:rFonts w:ascii="Cambria Math" w:hAnsi="Cambria Math" w:cs="Times New Roman"/>
                            <w:i/>
                            <w:sz w:val="24"/>
                            <w:szCs w:val="24"/>
                          </w:rPr>
                        </w:ins>
                      </m:ctrlPr>
                    </m:sSubPr>
                    <m:e>
                      <m:r>
                        <w:ins w:id="1351" w:author="Zhen Tan" w:date="2022-08-22T17:02:00Z">
                          <w:rPr>
                            <w:rFonts w:ascii="Cambria Math" w:hAnsi="Cambria Math" w:cs="Times New Roman"/>
                            <w:sz w:val="24"/>
                            <w:szCs w:val="24"/>
                          </w:rPr>
                          <m:t>q</m:t>
                        </w:ins>
                      </m:r>
                    </m:e>
                    <m:sub>
                      <m:r>
                        <w:ins w:id="1352"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53" w:author="Zhen Tan" w:date="2022-08-23T13:03:00Z">
                            <w:rPr>
                              <w:rFonts w:ascii="Cambria Math" w:hAnsi="Cambria Math" w:cs="Cambria Math"/>
                              <w:color w:val="333333"/>
                              <w:sz w:val="24"/>
                              <w:szCs w:val="24"/>
                              <w:shd w:val="clear" w:color="auto" w:fill="FFFFFF"/>
                            </w:rPr>
                          </w:rPrChange>
                        </w:rPr>
                        <m:t>r</m:t>
                      </m:r>
                    </m:e>
                    <m:sub>
                      <m:sSub>
                        <m:sSubPr>
                          <m:ctrlPr>
                            <w:ins w:id="1354" w:author="Zhen Tan" w:date="2022-08-22T17:02:00Z">
                              <w:rPr>
                                <w:rFonts w:ascii="Cambria Math" w:hAnsi="Cambria Math" w:cs="Times New Roman"/>
                                <w:i/>
                                <w:sz w:val="24"/>
                                <w:szCs w:val="24"/>
                              </w:rPr>
                            </w:ins>
                          </m:ctrlPr>
                        </m:sSubPr>
                        <m:e>
                          <m:r>
                            <w:ins w:id="1355" w:author="Zhen Tan" w:date="2022-08-22T17:02:00Z">
                              <w:rPr>
                                <w:rFonts w:ascii="Cambria Math" w:hAnsi="Cambria Math" w:cs="Times New Roman"/>
                                <w:sz w:val="24"/>
                                <w:szCs w:val="24"/>
                              </w:rPr>
                              <m:t>q</m:t>
                            </w:ins>
                          </m:r>
                        </m:e>
                        <m:sub>
                          <m:r>
                            <w:ins w:id="1356"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57" w:author="Zhen Tan" w:date="2022-08-23T13:03:00Z">
                            <w:rPr>
                              <w:rFonts w:ascii="Cambria Math" w:hAnsi="Cambria Math" w:cs="Cambria Math"/>
                              <w:color w:val="333333"/>
                              <w:sz w:val="24"/>
                              <w:szCs w:val="24"/>
                              <w:shd w:val="clear" w:color="auto" w:fill="FFFFFF"/>
                            </w:rPr>
                          </w:rPrChange>
                        </w:rPr>
                        <m:t>n-1</m:t>
                      </m:r>
                    </m:sup>
                  </m:sSubSup>
                  <m:r>
                    <w:rPr>
                      <w:rFonts w:ascii="Cambria Math" w:hAnsi="Cambria Math" w:cs="Cambria Math"/>
                      <w:sz w:val="24"/>
                      <w:szCs w:val="24"/>
                      <w:shd w:val="clear" w:color="auto" w:fill="FFFFFF"/>
                      <w:rPrChange w:id="1358" w:author="Zhen Tan" w:date="2022-08-23T13:03:00Z">
                        <w:rPr>
                          <w:rFonts w:ascii="Cambria Math" w:hAnsi="Cambria Math" w:cs="Cambria Math"/>
                          <w:color w:val="333333"/>
                          <w:sz w:val="24"/>
                          <w:szCs w:val="24"/>
                          <w:shd w:val="clear" w:color="auto" w:fill="FFFFFF"/>
                        </w:rPr>
                      </w:rPrChange>
                    </w:rPr>
                    <m:t>+</m:t>
                  </m:r>
                  <m:r>
                    <m:rPr>
                      <m:sty m:val="p"/>
                    </m:rPr>
                    <w:rPr>
                      <w:rFonts w:ascii="Cambria Math" w:hAnsi="Cambria Math" w:cs="Cambria Math"/>
                      <w:sz w:val="24"/>
                      <w:szCs w:val="24"/>
                      <w:shd w:val="clear" w:color="auto" w:fill="FFFFFF"/>
                      <w:rPrChange w:id="1359" w:author="Zhen Tan" w:date="2022-08-23T13:03:00Z">
                        <w:rPr>
                          <w:rFonts w:ascii="Cambria Math" w:hAnsi="Cambria Math" w:cs="Cambria Math"/>
                          <w:color w:val="333333"/>
                          <w:sz w:val="24"/>
                          <w:szCs w:val="24"/>
                          <w:shd w:val="clear" w:color="auto" w:fill="FFFFFF"/>
                        </w:rPr>
                      </w:rPrChange>
                    </w:rPr>
                    <m:t>1</m:t>
                  </m:r>
                  <m:ctrlPr>
                    <w:rPr>
                      <w:rFonts w:ascii="Cambria Math" w:eastAsia="宋体" w:hAnsi="Times New Roman" w:cs="Times New Roman"/>
                      <w:b/>
                      <w:i/>
                      <w:sz w:val="24"/>
                      <w:szCs w:val="24"/>
                    </w:rPr>
                  </m:ctrlPr>
                </m:e>
              </m:d>
              <m:r>
                <w:rPr>
                  <w:rFonts w:ascii="Cambria Math" w:hAnsi="Cambria Math" w:cs="Cambria Math"/>
                  <w:sz w:val="24"/>
                  <w:szCs w:val="24"/>
                  <w:shd w:val="clear" w:color="auto" w:fill="FFFFFF"/>
                  <w:rPrChange w:id="1360" w:author="Zhen Tan" w:date="2022-08-23T13:03:00Z">
                    <w:rPr>
                      <w:rFonts w:ascii="Cambria Math" w:hAnsi="Cambria Math" w:cs="Cambria Math"/>
                      <w:color w:val="333333"/>
                      <w:sz w:val="24"/>
                      <w:szCs w:val="24"/>
                      <w:shd w:val="clear" w:color="auto" w:fill="FFFFFF"/>
                    </w:rPr>
                  </w:rPrChange>
                </w:rPr>
                <m:t>+</m:t>
              </m:r>
              <m:d>
                <m:dPr>
                  <m:ctrlPr>
                    <w:rPr>
                      <w:rFonts w:ascii="Cambria Math" w:hAnsi="Cambria Math" w:cs="Times New Roman"/>
                      <w:bCs/>
                      <w:sz w:val="24"/>
                      <w:szCs w:val="24"/>
                    </w:rPr>
                  </m:ctrlPr>
                </m:dPr>
                <m:e>
                  <w:bookmarkStart w:id="1361" w:name="_Hlk46269286"/>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62" w:author="Zhen Tan" w:date="2022-08-23T13:03:00Z">
                            <w:rPr>
                              <w:rFonts w:ascii="Cambria Math" w:hAnsi="Cambria Math" w:cs="Cambria Math"/>
                              <w:color w:val="333333"/>
                              <w:sz w:val="24"/>
                              <w:szCs w:val="24"/>
                              <w:shd w:val="clear" w:color="auto" w:fill="FFFFFF"/>
                            </w:rPr>
                          </w:rPrChange>
                        </w:rPr>
                        <m:t>i,n</m:t>
                      </m:r>
                    </m:sup>
                  </m:sSubSup>
                  <w:bookmarkEnd w:id="1361"/>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63" w:author="Zhen Tan" w:date="2022-08-23T13:03:00Z">
                            <w:rPr>
                              <w:rFonts w:ascii="Cambria Math" w:hAnsi="Cambria Math" w:cs="Cambria Math"/>
                              <w:color w:val="333333"/>
                              <w:sz w:val="24"/>
                              <w:szCs w:val="24"/>
                              <w:shd w:val="clear" w:color="auto" w:fill="FFFFFF"/>
                            </w:rPr>
                          </w:rPrChange>
                        </w:rPr>
                        <m:t>i,n</m:t>
                      </m:r>
                      <m:r>
                        <w:rPr>
                          <w:rFonts w:ascii="Cambria Math" w:eastAsia="微软雅黑" w:hAnsi="Cambria Math" w:cs="微软雅黑"/>
                          <w:sz w:val="24"/>
                          <w:szCs w:val="24"/>
                          <w:shd w:val="clear" w:color="auto" w:fill="FFFFFF"/>
                          <w:rPrChange w:id="1364" w:author="Zhen Tan" w:date="2022-08-23T13:03:00Z">
                            <w:rPr>
                              <w:rFonts w:ascii="Cambria Math" w:eastAsia="微软雅黑" w:hAnsi="Cambria Math" w:cs="微软雅黑"/>
                              <w:color w:val="333333"/>
                              <w:sz w:val="24"/>
                              <w:szCs w:val="24"/>
                              <w:shd w:val="clear" w:color="auto" w:fill="FFFFFF"/>
                            </w:rPr>
                          </w:rPrChange>
                        </w:rPr>
                        <m:t>-</m:t>
                      </m:r>
                      <m:r>
                        <w:rPr>
                          <w:rFonts w:ascii="Cambria Math" w:hAnsi="Cambria Math" w:cs="Cambria Math"/>
                          <w:sz w:val="24"/>
                          <w:szCs w:val="24"/>
                          <w:shd w:val="clear" w:color="auto" w:fill="FFFFFF"/>
                          <w:rPrChange w:id="1365" w:author="Zhen Tan" w:date="2022-08-23T13:03:00Z">
                            <w:rPr>
                              <w:rFonts w:ascii="Cambria Math" w:hAnsi="Cambria Math" w:cs="Cambria Math"/>
                              <w:color w:val="333333"/>
                              <w:sz w:val="24"/>
                              <w:szCs w:val="24"/>
                              <w:shd w:val="clear" w:color="auto" w:fill="FFFFFF"/>
                            </w:rPr>
                          </w:rPrChange>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66" w:author="Zhen Tan" w:date="2022-08-23T13:03:00Z">
                        <w:rPr>
                          <w:rFonts w:ascii="Cambria Math" w:hAnsi="Cambria Math" w:cs="Cambria Math"/>
                          <w:color w:val="333333"/>
                          <w:sz w:val="24"/>
                          <w:szCs w:val="24"/>
                          <w:shd w:val="clear" w:color="auto" w:fill="FFFFFF"/>
                        </w:rPr>
                      </w:rPrChange>
                    </w:rPr>
                    <m:t>r</m:t>
                  </m:r>
                </m:e>
                <m:sub>
                  <m:sSub>
                    <m:sSubPr>
                      <m:ctrlPr>
                        <w:ins w:id="1367" w:author="Zhen Tan" w:date="2022-08-22T17:02:00Z">
                          <w:rPr>
                            <w:rFonts w:ascii="Cambria Math" w:hAnsi="Cambria Math" w:cs="Times New Roman"/>
                            <w:i/>
                            <w:sz w:val="24"/>
                            <w:szCs w:val="24"/>
                          </w:rPr>
                        </w:ins>
                      </m:ctrlPr>
                    </m:sSubPr>
                    <m:e>
                      <m:r>
                        <w:ins w:id="1368" w:author="Zhen Tan" w:date="2022-08-22T17:02:00Z">
                          <w:rPr>
                            <w:rFonts w:ascii="Cambria Math" w:hAnsi="Cambria Math" w:cs="Times New Roman"/>
                            <w:sz w:val="24"/>
                            <w:szCs w:val="24"/>
                          </w:rPr>
                          <m:t>q</m:t>
                        </w:ins>
                      </m:r>
                    </m:e>
                    <m:sub>
                      <m:r>
                        <w:ins w:id="1369"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70" w:author="Zhen Tan" w:date="2022-08-23T13:03:00Z">
                        <w:rPr>
                          <w:rFonts w:ascii="Cambria Math" w:hAnsi="Cambria Math" w:cs="Cambria Math"/>
                          <w:color w:val="333333"/>
                          <w:sz w:val="24"/>
                          <w:szCs w:val="24"/>
                          <w:shd w:val="clear" w:color="auto" w:fill="FFFFFF"/>
                        </w:rPr>
                      </w:rPrChange>
                    </w:rPr>
                    <m:t>n-1</m:t>
                  </m:r>
                </m:sup>
              </m:sSubSup>
              <m:r>
                <w:rPr>
                  <w:rFonts w:ascii="Cambria Math" w:hAnsi="Cambria Math" w:cs="Cambria Math"/>
                  <w:sz w:val="24"/>
                  <w:szCs w:val="24"/>
                  <w:shd w:val="clear" w:color="auto" w:fill="FFFFFF"/>
                  <w:rPrChange w:id="1371" w:author="Zhen Tan" w:date="2022-08-23T13:03:00Z">
                    <w:rPr>
                      <w:rFonts w:ascii="Cambria Math" w:hAnsi="Cambria Math" w:cs="Cambria Math"/>
                      <w:color w:val="333333"/>
                      <w:sz w:val="24"/>
                      <w:szCs w:val="24"/>
                      <w:shd w:val="clear" w:color="auto" w:fill="FFFFFF"/>
                    </w:rPr>
                  </w:rPrChange>
                </w:rPr>
                <m:t>+1</m:t>
              </m:r>
            </m:den>
          </m:f>
          <m:r>
            <w:rPr>
              <w:rFonts w:ascii="Cambria Math" w:hAnsi="Cambria Math" w:cs="Cambria Math"/>
              <w:sz w:val="24"/>
              <w:szCs w:val="24"/>
              <w:shd w:val="clear" w:color="auto" w:fill="FFFFFF"/>
              <w:rPrChange w:id="1372" w:author="Zhen Tan" w:date="2022-08-23T13:03:00Z">
                <w:rPr>
                  <w:rFonts w:ascii="Cambria Math" w:hAnsi="Cambria Math" w:cs="Cambria Math"/>
                  <w:color w:val="333333"/>
                  <w:sz w:val="24"/>
                  <w:szCs w:val="24"/>
                  <w:shd w:val="clear" w:color="auto" w:fill="FFFFFF"/>
                </w:rPr>
              </w:rPrChange>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373" w:author="Zhen Tan" w:date="2022-08-22T17:02:00Z">
                      <w:rPr>
                        <w:rFonts w:ascii="Cambria Math" w:hAnsi="Cambria Math" w:cs="Times New Roman"/>
                        <w:i/>
                        <w:sz w:val="24"/>
                        <w:szCs w:val="24"/>
                      </w:rPr>
                    </w:ins>
                  </m:ctrlPr>
                </m:sSubPr>
                <m:e>
                  <m:r>
                    <w:ins w:id="1374" w:author="Zhen Tan" w:date="2022-08-22T17:02:00Z">
                      <w:rPr>
                        <w:rFonts w:ascii="Cambria Math" w:hAnsi="Cambria Math" w:cs="Times New Roman"/>
                        <w:sz w:val="24"/>
                        <w:szCs w:val="24"/>
                      </w:rPr>
                      <m:t>q</m:t>
                    </w:ins>
                  </m:r>
                </m:e>
                <m:sub>
                  <m:r>
                    <w:ins w:id="1375"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hAnsi="Cambria Math" w:cs="Cambria Math"/>
              <w:sz w:val="24"/>
              <w:szCs w:val="24"/>
              <w:shd w:val="clear" w:color="auto" w:fill="FFFFFF"/>
              <w:rPrChange w:id="1376" w:author="Zhen Tan" w:date="2022-08-23T13:03:00Z">
                <w:rPr>
                  <w:rFonts w:ascii="Cambria Math" w:hAnsi="Cambria Math" w:cs="Cambria Math"/>
                  <w:color w:val="333333"/>
                  <w:sz w:val="24"/>
                  <w:szCs w:val="24"/>
                  <w:shd w:val="clear" w:color="auto" w:fill="FFFFFF"/>
                </w:rPr>
              </w:rPrChange>
            </w:rPr>
            <m:t>+</m:t>
          </m:r>
          <m:f>
            <m:fPr>
              <m:ctrlPr>
                <w:rPr>
                  <w:rFonts w:ascii="Cambria Math" w:hAnsi="Cambria Math" w:cs="Cambria Math"/>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77" w:author="Zhen Tan" w:date="2022-08-23T13:03:00Z">
                            <w:rPr>
                              <w:rFonts w:ascii="Cambria Math" w:hAnsi="Cambria Math" w:cs="Cambria Math"/>
                              <w:color w:val="333333"/>
                              <w:sz w:val="24"/>
                              <w:szCs w:val="24"/>
                              <w:shd w:val="clear" w:color="auto" w:fill="FFFFFF"/>
                            </w:rPr>
                          </w:rPrChange>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sz w:val="24"/>
                          <w:szCs w:val="24"/>
                          <w:shd w:val="clear" w:color="auto" w:fill="FFFFFF"/>
                          <w:rPrChange w:id="1378" w:author="Zhen Tan" w:date="2022-08-23T13:03:00Z">
                            <w:rPr>
                              <w:rFonts w:ascii="Cambria Math" w:hAnsi="Cambria Math" w:cs="Cambria Math"/>
                              <w:color w:val="333333"/>
                              <w:sz w:val="24"/>
                              <w:szCs w:val="24"/>
                              <w:shd w:val="clear" w:color="auto" w:fill="FFFFFF"/>
                            </w:rPr>
                          </w:rPrChange>
                        </w:rPr>
                        <m:t>i,n</m:t>
                      </m:r>
                      <m:r>
                        <w:rPr>
                          <w:rFonts w:ascii="Cambria Math" w:eastAsia="微软雅黑" w:hAnsi="Cambria Math" w:cs="微软雅黑"/>
                          <w:sz w:val="24"/>
                          <w:szCs w:val="24"/>
                          <w:shd w:val="clear" w:color="auto" w:fill="FFFFFF"/>
                          <w:rPrChange w:id="1379" w:author="Zhen Tan" w:date="2022-08-23T13:03:00Z">
                            <w:rPr>
                              <w:rFonts w:ascii="Cambria Math" w:eastAsia="微软雅黑" w:hAnsi="Cambria Math" w:cs="微软雅黑"/>
                              <w:color w:val="333333"/>
                              <w:sz w:val="24"/>
                              <w:szCs w:val="24"/>
                              <w:shd w:val="clear" w:color="auto" w:fill="FFFFFF"/>
                            </w:rPr>
                          </w:rPrChange>
                        </w:rPr>
                        <m:t>-</m:t>
                      </m:r>
                      <m:r>
                        <w:rPr>
                          <w:rFonts w:ascii="Cambria Math" w:hAnsi="Cambria Math" w:cs="Cambria Math"/>
                          <w:sz w:val="24"/>
                          <w:szCs w:val="24"/>
                          <w:shd w:val="clear" w:color="auto" w:fill="FFFFFF"/>
                          <w:rPrChange w:id="1380" w:author="Zhen Tan" w:date="2022-08-23T13:03:00Z">
                            <w:rPr>
                              <w:rFonts w:ascii="Cambria Math" w:hAnsi="Cambria Math" w:cs="Cambria Math"/>
                              <w:color w:val="333333"/>
                              <w:sz w:val="24"/>
                              <w:szCs w:val="24"/>
                              <w:shd w:val="clear" w:color="auto" w:fill="FFFFFF"/>
                            </w:rPr>
                          </w:rPrChange>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381" w:author="Zhen Tan" w:date="2022-08-23T13:03:00Z">
                        <w:rPr>
                          <w:rFonts w:ascii="Cambria Math" w:hAnsi="Cambria Math" w:cs="Cambria Math"/>
                          <w:color w:val="333333"/>
                          <w:sz w:val="24"/>
                          <w:szCs w:val="24"/>
                          <w:shd w:val="clear" w:color="auto" w:fill="FFFFFF"/>
                        </w:rPr>
                      </w:rPrChange>
                    </w:rPr>
                    <m:t>r</m:t>
                  </m:r>
                </m:e>
                <m:sub>
                  <m:sSub>
                    <m:sSubPr>
                      <m:ctrlPr>
                        <w:ins w:id="1382" w:author="Zhen Tan" w:date="2022-08-22T17:02:00Z">
                          <w:rPr>
                            <w:rFonts w:ascii="Cambria Math" w:hAnsi="Cambria Math" w:cs="Times New Roman"/>
                            <w:i/>
                            <w:sz w:val="24"/>
                            <w:szCs w:val="24"/>
                          </w:rPr>
                        </w:ins>
                      </m:ctrlPr>
                    </m:sSubPr>
                    <m:e>
                      <m:r>
                        <w:ins w:id="1383" w:author="Zhen Tan" w:date="2022-08-22T17:02:00Z">
                          <w:rPr>
                            <w:rFonts w:ascii="Cambria Math" w:hAnsi="Cambria Math" w:cs="Times New Roman"/>
                            <w:sz w:val="24"/>
                            <w:szCs w:val="24"/>
                          </w:rPr>
                          <m:t>q</m:t>
                        </w:ins>
                      </m:r>
                    </m:e>
                    <m:sub>
                      <m:r>
                        <w:ins w:id="1384" w:author="Zhen Tan" w:date="2022-08-22T17:02:00Z">
                          <w:rPr>
                            <w:rFonts w:ascii="Cambria Math" w:hAnsi="Cambria Math" w:cs="Times New Roman"/>
                            <w:sz w:val="24"/>
                            <w:szCs w:val="24"/>
                          </w:rPr>
                          <m:t>i</m:t>
                        </w:ins>
                      </m:r>
                    </m:sub>
                  </m:sSub>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sz w:val="24"/>
                      <w:szCs w:val="24"/>
                      <w:shd w:val="clear" w:color="auto" w:fill="FFFFFF"/>
                      <w:rPrChange w:id="1385" w:author="Zhen Tan" w:date="2022-08-23T13:03:00Z">
                        <w:rPr>
                          <w:rFonts w:ascii="Cambria Math" w:hAnsi="Cambria Math" w:cs="Cambria Math"/>
                          <w:color w:val="333333"/>
                          <w:sz w:val="24"/>
                          <w:szCs w:val="24"/>
                          <w:shd w:val="clear" w:color="auto" w:fill="FFFFFF"/>
                        </w:rPr>
                      </w:rPrChange>
                    </w:rPr>
                    <m:t>n</m:t>
                  </m:r>
                </m:sup>
              </m:sSubSup>
            </m:den>
          </m:f>
          <m:r>
            <m:rPr>
              <m:sty m:val="p"/>
            </m:rPr>
            <w:rPr>
              <w:rFonts w:ascii="Cambria Math" w:hAnsi="Cambria Math" w:cs="Cambria Math"/>
              <w:sz w:val="24"/>
              <w:szCs w:val="24"/>
              <w:shd w:val="clear" w:color="auto" w:fill="FFFFFF"/>
              <w:rPrChange w:id="1386" w:author="Zhen Tan" w:date="2022-08-23T13:03:00Z">
                <w:rPr>
                  <w:rFonts w:ascii="Cambria Math" w:hAnsi="Cambria Math" w:cs="Cambria Math"/>
                  <w:color w:val="333333"/>
                  <w:sz w:val="24"/>
                  <w:szCs w:val="24"/>
                  <w:shd w:val="clear" w:color="auto" w:fill="FFFFFF"/>
                </w:rPr>
              </w:rPrChange>
            </w:rPr>
            <m:t>,</m:t>
          </m:r>
        </m:oMath>
      </m:oMathPara>
    </w:p>
    <w:p w14:paraId="270B0972" w14:textId="48245AB3" w:rsidR="00E67543" w:rsidRPr="002A3719" w:rsidRDefault="00E67543" w:rsidP="008052D1">
      <w:pPr>
        <w:adjustRightInd w:val="0"/>
        <w:snapToGrid w:val="0"/>
        <w:rPr>
          <w:rFonts w:ascii="Times New Roman" w:hAnsi="Times New Roman" w:cs="Times New Roman"/>
          <w:sz w:val="24"/>
          <w:szCs w:val="24"/>
          <w:shd w:val="clear" w:color="auto" w:fill="FFFFFF"/>
          <w:rPrChange w:id="1387" w:author="Zhen Tan" w:date="2022-08-23T13:03:00Z">
            <w:rPr>
              <w:rFonts w:ascii="Times New Roman" w:hAnsi="Times New Roman" w:cs="Times New Roman"/>
              <w:color w:val="333333"/>
              <w:sz w:val="24"/>
              <w:szCs w:val="24"/>
              <w:shd w:val="clear" w:color="auto" w:fill="FFFFFF"/>
            </w:rPr>
          </w:rPrChange>
        </w:rPr>
      </w:pPr>
      <w:r w:rsidRPr="002A3719">
        <w:rPr>
          <w:rFonts w:ascii="Times New Roman" w:hAnsi="Times New Roman" w:cs="Times New Roman"/>
          <w:sz w:val="24"/>
          <w:szCs w:val="24"/>
          <w:shd w:val="clear" w:color="auto" w:fill="FFFFFF"/>
          <w:rPrChange w:id="1388" w:author="Zhen Tan" w:date="2022-08-23T13:03:00Z">
            <w:rPr>
              <w:rFonts w:ascii="Times New Roman" w:hAnsi="Times New Roman" w:cs="Times New Roman"/>
              <w:color w:val="333333"/>
              <w:sz w:val="24"/>
              <w:szCs w:val="24"/>
              <w:shd w:val="clear" w:color="auto" w:fill="FFFFFF"/>
            </w:rPr>
          </w:rPrChange>
        </w:rPr>
        <w:t>where the second last equality is</w:t>
      </w:r>
      <w:commentRangeStart w:id="1389"/>
      <w:commentRangeStart w:id="1390"/>
      <w:r w:rsidRPr="002A3719">
        <w:rPr>
          <w:rFonts w:ascii="Times New Roman" w:hAnsi="Times New Roman" w:cs="Times New Roman"/>
          <w:sz w:val="24"/>
          <w:szCs w:val="24"/>
          <w:shd w:val="clear" w:color="auto" w:fill="FFFFFF"/>
          <w:rPrChange w:id="1391" w:author="Zhen Tan" w:date="2022-08-23T13:03:00Z">
            <w:rPr>
              <w:rFonts w:ascii="Times New Roman" w:hAnsi="Times New Roman" w:cs="Times New Roman"/>
              <w:color w:val="333333"/>
              <w:sz w:val="24"/>
              <w:szCs w:val="24"/>
              <w:shd w:val="clear" w:color="auto" w:fill="FFFFFF"/>
            </w:rPr>
          </w:rPrChange>
        </w:rPr>
        <w:t xml:space="preserve"> due to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sSup>
              <m:sSupPr>
                <m:ctrlPr>
                  <w:ins w:id="1392" w:author="Zhen Tan" w:date="2022-08-22T18:32:00Z">
                    <w:rPr>
                      <w:rFonts w:ascii="Cambria Math" w:hAnsi="Cambria Math" w:cs="Times New Roman"/>
                      <w:i/>
                      <w:sz w:val="24"/>
                      <w:szCs w:val="24"/>
                    </w:rPr>
                  </w:ins>
                </m:ctrlPr>
              </m:sSupPr>
              <m:e>
                <m:r>
                  <w:ins w:id="1393" w:author="Zhen Tan" w:date="2022-08-22T18:32:00Z">
                    <m:rPr>
                      <m:sty m:val="b"/>
                    </m:rPr>
                    <w:rPr>
                      <w:rFonts w:ascii="Cambria Math" w:hAnsi="Cambria Math" w:cs="Times New Roman"/>
                      <w:sz w:val="24"/>
                      <w:szCs w:val="24"/>
                    </w:rPr>
                    <m:t>x</m:t>
                  </w:ins>
                </m:r>
              </m:e>
              <m:sup>
                <m:r>
                  <w:ins w:id="1394" w:author="Zhen Tan" w:date="2022-08-22T18:32:00Z">
                    <w:rPr>
                      <w:rFonts w:ascii="Cambria Math" w:hAnsi="Cambria Math" w:cs="Times New Roman"/>
                      <w:sz w:val="24"/>
                      <w:szCs w:val="24"/>
                    </w:rPr>
                    <m:t>n</m:t>
                  </w:ins>
                </m:r>
              </m:sup>
            </m:sSup>
            <m:r>
              <w:del w:id="1395" w:author="Zhen Tan" w:date="2022-08-22T18:32:00Z">
                <m:rPr>
                  <m:sty m:val="b"/>
                </m:rPr>
                <w:rPr>
                  <w:rFonts w:ascii="Cambria Math" w:hAnsi="Cambria Math" w:cs="Cambria Math"/>
                  <w:sz w:val="24"/>
                  <w:szCs w:val="24"/>
                  <w:shd w:val="clear" w:color="auto" w:fill="FFFFFF"/>
                  <w:rPrChange w:id="1396" w:author="Zhen Tan" w:date="2022-08-23T13:03:00Z">
                    <w:rPr>
                      <w:rFonts w:ascii="Cambria Math" w:hAnsi="Cambria Math" w:cs="Cambria Math"/>
                      <w:color w:val="333333"/>
                      <w:sz w:val="24"/>
                      <w:szCs w:val="24"/>
                      <w:shd w:val="clear" w:color="auto" w:fill="FFFFFF"/>
                    </w:rPr>
                  </w:rPrChange>
                </w:rPr>
                <m:t>x</m:t>
              </w:del>
            </m:r>
          </m:sub>
          <m:sup>
            <m:r>
              <w:rPr>
                <w:rFonts w:ascii="Cambria Math" w:hAnsi="Cambria Math" w:cs="Cambria Math"/>
                <w:sz w:val="24"/>
                <w:szCs w:val="24"/>
                <w:shd w:val="clear" w:color="auto" w:fill="FFFFFF"/>
                <w:rPrChange w:id="1397" w:author="Zhen Tan" w:date="2022-08-23T13:03:00Z">
                  <w:rPr>
                    <w:rFonts w:ascii="Cambria Math" w:hAnsi="Cambria Math" w:cs="Cambria Math"/>
                    <w:color w:val="333333"/>
                    <w:sz w:val="24"/>
                    <w:szCs w:val="24"/>
                    <w:shd w:val="clear" w:color="auto" w:fill="FFFFFF"/>
                  </w:rPr>
                </w:rPrChange>
              </w:rPr>
              <m:t>i,n-1</m:t>
            </m:r>
          </m:sup>
        </m:sSubSup>
        <m:r>
          <w:rPr>
            <w:rFonts w:ascii="Cambria Math" w:eastAsia="Cambria Math" w:hAnsi="Cambria Math" w:cs="Cambria Math"/>
            <w:sz w:val="24"/>
            <w:szCs w:val="24"/>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sSub>
              <m:sSubPr>
                <m:ctrlPr>
                  <w:ins w:id="1398" w:author="Zhen Tan" w:date="2022-08-22T18:33:00Z">
                    <w:rPr>
                      <w:rFonts w:ascii="Cambria Math" w:hAnsi="Cambria Math" w:cs="Times New Roman"/>
                      <w:i/>
                      <w:sz w:val="24"/>
                      <w:szCs w:val="24"/>
                    </w:rPr>
                  </w:ins>
                </m:ctrlPr>
              </m:sSubPr>
              <m:e>
                <m:r>
                  <w:ins w:id="1399" w:author="Zhen Tan" w:date="2022-08-22T18:33:00Z">
                    <w:rPr>
                      <w:rFonts w:ascii="Cambria Math" w:hAnsi="Cambria Math" w:cs="Times New Roman"/>
                      <w:sz w:val="24"/>
                      <w:szCs w:val="24"/>
                    </w:rPr>
                    <m:t>q</m:t>
                  </w:ins>
                </m:r>
              </m:e>
              <m:sub>
                <m:r>
                  <w:ins w:id="1400" w:author="Zhen Tan" w:date="2022-08-22T18:33:00Z">
                    <w:rPr>
                      <w:rFonts w:ascii="Cambria Math" w:hAnsi="Cambria Math" w:cs="Times New Roman"/>
                      <w:sz w:val="24"/>
                      <w:szCs w:val="24"/>
                    </w:rPr>
                    <m:t>i</m:t>
                  </w:ins>
                </m:r>
              </m:sub>
            </m:sSub>
            <m:r>
              <w:del w:id="1401" w:author="Zhen Tan" w:date="2022-08-22T18:33:00Z">
                <w:rPr>
                  <w:rFonts w:ascii="Cambria Math" w:eastAsia="宋体" w:hAnsi="Times New Roman" w:cs="Times New Roman"/>
                  <w:sz w:val="24"/>
                  <w:szCs w:val="24"/>
                </w:rPr>
                <m:t>q</m:t>
              </w:del>
            </m:r>
            <m:d>
              <m:dPr>
                <m:ctrlPr>
                  <w:rPr>
                    <w:rFonts w:ascii="Cambria Math" w:hAnsi="Cambria Math" w:cs="Cambria Math"/>
                    <w:i/>
                    <w:iCs/>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sidRPr="002A3719">
        <w:rPr>
          <w:rFonts w:ascii="Times New Roman" w:hAnsi="Times New Roman" w:cs="Times New Roman"/>
          <w:sz w:val="24"/>
          <w:szCs w:val="24"/>
          <w:shd w:val="clear" w:color="auto" w:fill="FFFFFF"/>
          <w:rPrChange w:id="1402" w:author="Zhen Tan" w:date="2022-08-23T13:03:00Z">
            <w:rPr>
              <w:rFonts w:ascii="Times New Roman" w:hAnsi="Times New Roman" w:cs="Times New Roman"/>
              <w:color w:val="333333"/>
              <w:sz w:val="24"/>
              <w:szCs w:val="24"/>
              <w:shd w:val="clear" w:color="auto" w:fill="FFFFFF"/>
            </w:rPr>
          </w:rPrChange>
        </w:rPr>
        <w:t xml:space="preserve"> </w:t>
      </w:r>
      <w:del w:id="1403" w:author="Zhen Tan" w:date="2022-08-22T18:34:00Z">
        <w:r w:rsidRPr="002A3719" w:rsidDel="004B389B">
          <w:rPr>
            <w:rFonts w:ascii="Times New Roman" w:hAnsi="Times New Roman" w:cs="Times New Roman"/>
            <w:sz w:val="24"/>
            <w:szCs w:val="24"/>
            <w:shd w:val="clear" w:color="auto" w:fill="FFFFFF"/>
            <w:rPrChange w:id="1404" w:author="Zhen Tan" w:date="2022-08-23T13:03:00Z">
              <w:rPr>
                <w:rFonts w:ascii="Times New Roman" w:hAnsi="Times New Roman" w:cs="Times New Roman"/>
                <w:color w:val="333333"/>
                <w:sz w:val="24"/>
                <w:szCs w:val="24"/>
                <w:shd w:val="clear" w:color="auto" w:fill="FFFFFF"/>
              </w:rPr>
            </w:rPrChange>
          </w:rPr>
          <w:delText>by construction</w:delText>
        </w:r>
        <w:commentRangeEnd w:id="1389"/>
        <w:r w:rsidRPr="002A3719" w:rsidDel="004B389B">
          <w:rPr>
            <w:rStyle w:val="afd"/>
          </w:rPr>
          <w:commentReference w:id="1389"/>
        </w:r>
        <w:commentRangeEnd w:id="1390"/>
        <w:r w:rsidRPr="002A3719" w:rsidDel="004B389B">
          <w:rPr>
            <w:rStyle w:val="afd"/>
          </w:rPr>
          <w:commentReference w:id="1390"/>
        </w:r>
        <w:r w:rsidRPr="002A3719" w:rsidDel="004B389B">
          <w:rPr>
            <w:rFonts w:ascii="Times New Roman" w:hAnsi="Times New Roman" w:cs="Times New Roman"/>
            <w:sz w:val="24"/>
            <w:szCs w:val="24"/>
            <w:shd w:val="clear" w:color="auto" w:fill="FFFFFF"/>
            <w:rPrChange w:id="1405" w:author="Zhen Tan" w:date="2022-08-23T13:03:00Z">
              <w:rPr>
                <w:rFonts w:ascii="Times New Roman" w:hAnsi="Times New Roman" w:cs="Times New Roman"/>
                <w:color w:val="333333"/>
                <w:sz w:val="24"/>
                <w:szCs w:val="24"/>
                <w:shd w:val="clear" w:color="auto" w:fill="FFFFFF"/>
              </w:rPr>
            </w:rPrChange>
          </w:rPr>
          <w:delText>.</w:delText>
        </w:r>
      </w:del>
      <w:ins w:id="1406" w:author="Zhen Tan" w:date="2022-08-22T18:34:00Z">
        <w:r w:rsidR="004B389B" w:rsidRPr="002A3719">
          <w:rPr>
            <w:rFonts w:ascii="Times New Roman" w:hAnsi="Times New Roman" w:cs="Times New Roman"/>
            <w:bCs/>
            <w:sz w:val="24"/>
            <w:szCs w:val="24"/>
          </w:rPr>
          <w:t>sinc</w:t>
        </w:r>
      </w:ins>
      <w:ins w:id="1407" w:author="Zhen Tan" w:date="2022-08-22T18:35:00Z">
        <w:r w:rsidR="004B389B" w:rsidRPr="002A3719">
          <w:rPr>
            <w:rFonts w:ascii="Times New Roman" w:hAnsi="Times New Roman" w:cs="Times New Roman"/>
            <w:bCs/>
            <w:sz w:val="24"/>
            <w:szCs w:val="24"/>
          </w:rPr>
          <w:t xml:space="preserve">e </w:t>
        </w:r>
      </w:ins>
      <m:oMath>
        <m:sSup>
          <m:sSupPr>
            <m:ctrlPr>
              <w:ins w:id="1408" w:author="Zhen Tan" w:date="2022-08-22T18:35:00Z">
                <w:rPr>
                  <w:rFonts w:ascii="Cambria Math" w:hAnsi="Cambria Math" w:cs="Times New Roman"/>
                  <w:i/>
                  <w:sz w:val="24"/>
                  <w:szCs w:val="24"/>
                </w:rPr>
              </w:ins>
            </m:ctrlPr>
          </m:sSupPr>
          <m:e>
            <m:r>
              <w:ins w:id="1409" w:author="Zhen Tan" w:date="2022-08-22T18:35:00Z">
                <m:rPr>
                  <m:sty m:val="b"/>
                </m:rPr>
                <w:rPr>
                  <w:rFonts w:ascii="Cambria Math" w:hAnsi="Cambria Math" w:cs="Times New Roman"/>
                  <w:sz w:val="24"/>
                  <w:szCs w:val="24"/>
                </w:rPr>
                <m:t>x</m:t>
              </w:ins>
            </m:r>
          </m:e>
          <m:sup>
            <m:r>
              <w:ins w:id="1410" w:author="Zhen Tan" w:date="2022-08-22T18:35:00Z">
                <w:rPr>
                  <w:rFonts w:ascii="Cambria Math" w:hAnsi="Cambria Math" w:cs="Times New Roman"/>
                  <w:sz w:val="24"/>
                  <w:szCs w:val="24"/>
                </w:rPr>
                <m:t>n</m:t>
              </w:ins>
            </m:r>
          </m:sup>
        </m:sSup>
      </m:oMath>
      <w:ins w:id="1411" w:author="Zhen Tan" w:date="2022-08-22T18:36:00Z">
        <w:r w:rsidR="004B389B" w:rsidRPr="002A3719">
          <w:rPr>
            <w:rFonts w:ascii="Times New Roman" w:hAnsi="Times New Roman" w:cs="Times New Roman"/>
            <w:sz w:val="24"/>
            <w:szCs w:val="24"/>
          </w:rPr>
          <w:t xml:space="preserve"> was </w:t>
        </w:r>
        <w:r w:rsidR="003C3E12" w:rsidRPr="002A3719">
          <w:rPr>
            <w:rFonts w:ascii="Times New Roman" w:hAnsi="Times New Roman" w:cs="Times New Roman"/>
            <w:sz w:val="24"/>
            <w:szCs w:val="24"/>
          </w:rPr>
          <w:t xml:space="preserve">unsampled till stage </w:t>
        </w:r>
        <w:r w:rsidR="003C3E12" w:rsidRPr="002A3719">
          <w:rPr>
            <w:rFonts w:ascii="Times New Roman" w:hAnsi="Times New Roman" w:cs="Times New Roman"/>
            <w:i/>
            <w:sz w:val="24"/>
            <w:szCs w:val="24"/>
          </w:rPr>
          <w:t>n</w:t>
        </w:r>
        <w:r w:rsidR="003C3E12" w:rsidRPr="002A3719">
          <w:rPr>
            <w:rFonts w:ascii="Times New Roman" w:hAnsi="Times New Roman" w:cs="Times New Roman"/>
            <w:sz w:val="24"/>
            <w:szCs w:val="24"/>
          </w:rPr>
          <w:t xml:space="preserve">. </w:t>
        </w:r>
      </w:ins>
    </w:p>
    <w:p w14:paraId="6D762783" w14:textId="198E74DF" w:rsidR="00E67543" w:rsidRPr="002A3719" w:rsidRDefault="002A3719" w:rsidP="008052D1">
      <w:pPr>
        <w:adjustRightInd w:val="0"/>
        <w:snapToGrid w:val="0"/>
        <w:rPr>
          <w:rFonts w:ascii="Times New Roman" w:hAnsi="Times New Roman" w:cs="Times New Roman"/>
          <w:sz w:val="24"/>
          <w:szCs w:val="24"/>
          <w:shd w:val="clear" w:color="auto" w:fill="FFFFFF"/>
          <w:rPrChange w:id="1412" w:author="Zhen Tan" w:date="2022-08-23T13:03:00Z">
            <w:rPr>
              <w:rFonts w:ascii="Times New Roman" w:hAnsi="Times New Roman" w:cs="Times New Roman"/>
              <w:color w:val="333333"/>
              <w:sz w:val="24"/>
              <w:szCs w:val="24"/>
              <w:shd w:val="clear" w:color="auto" w:fill="FFFFFF"/>
            </w:rPr>
          </w:rPrChange>
        </w:rPr>
      </w:pPr>
      <w:ins w:id="1413" w:author="Zhen Tan" w:date="2022-08-23T13:03:00Z">
        <w:r w:rsidRPr="002A3719">
          <w:rPr>
            <w:rFonts w:ascii="Times New Roman" w:hAnsi="Times New Roman" w:cs="Times New Roman"/>
            <w:sz w:val="24"/>
            <w:szCs w:val="24"/>
            <w:shd w:val="clear" w:color="auto" w:fill="FFFFFF"/>
            <w:rPrChange w:id="1414" w:author="Zhen Tan" w:date="2022-08-23T13:03:00Z">
              <w:rPr>
                <w:rFonts w:ascii="Times New Roman" w:hAnsi="Times New Roman" w:cs="Times New Roman"/>
                <w:color w:val="333333"/>
                <w:sz w:val="24"/>
                <w:szCs w:val="24"/>
                <w:shd w:val="clear" w:color="auto" w:fill="FFFFFF"/>
              </w:rPr>
            </w:rPrChange>
          </w:rPr>
          <w:t xml:space="preserve">    </w:t>
        </w:r>
      </w:ins>
      <w:del w:id="1415" w:author="Zhen Tan" w:date="2022-08-23T13:03:00Z">
        <w:r w:rsidR="00E67543" w:rsidRPr="002A3719" w:rsidDel="002A3719">
          <w:rPr>
            <w:rFonts w:ascii="Times New Roman" w:hAnsi="Times New Roman" w:cs="Times New Roman"/>
            <w:sz w:val="24"/>
            <w:szCs w:val="24"/>
            <w:shd w:val="clear" w:color="auto" w:fill="FFFFFF"/>
            <w:rPrChange w:id="1416" w:author="Zhen Tan" w:date="2022-08-23T13:03:00Z">
              <w:rPr>
                <w:rFonts w:ascii="Times New Roman" w:hAnsi="Times New Roman" w:cs="Times New Roman"/>
                <w:color w:val="333333"/>
                <w:sz w:val="24"/>
                <w:szCs w:val="24"/>
                <w:shd w:val="clear" w:color="auto" w:fill="FFFFFF"/>
              </w:rPr>
            </w:rPrChange>
          </w:rPr>
          <w:delText xml:space="preserve">    </w:delText>
        </w:r>
      </w:del>
      <w:r w:rsidR="00E67543" w:rsidRPr="002A3719">
        <w:rPr>
          <w:rFonts w:ascii="Times New Roman" w:hAnsi="Times New Roman" w:cs="Times New Roman"/>
          <w:b/>
          <w:bCs/>
          <w:sz w:val="24"/>
          <w:szCs w:val="24"/>
          <w:shd w:val="clear" w:color="auto" w:fill="FFFFFF"/>
          <w:rPrChange w:id="1417" w:author="Zhen Tan" w:date="2022-08-23T13:03:00Z">
            <w:rPr>
              <w:rFonts w:ascii="Times New Roman" w:hAnsi="Times New Roman" w:cs="Times New Roman"/>
              <w:b/>
              <w:bCs/>
              <w:color w:val="333333"/>
              <w:sz w:val="24"/>
              <w:szCs w:val="24"/>
              <w:shd w:val="clear" w:color="auto" w:fill="FFFFFF"/>
            </w:rPr>
          </w:rPrChange>
        </w:rPr>
        <w:t>Case 3</w:t>
      </w:r>
      <w:r w:rsidR="00E67543" w:rsidRPr="002A3719">
        <w:rPr>
          <w:rFonts w:ascii="Times New Roman" w:hAnsi="Times New Roman" w:cs="Times New Roman"/>
          <w:sz w:val="24"/>
          <w:szCs w:val="24"/>
          <w:shd w:val="clear" w:color="auto" w:fill="FFFFFF"/>
          <w:rPrChange w:id="1418" w:author="Zhen Tan" w:date="2022-08-23T13:03:00Z">
            <w:rPr>
              <w:rFonts w:ascii="Times New Roman" w:hAnsi="Times New Roman" w:cs="Times New Roman"/>
              <w:color w:val="333333"/>
              <w:sz w:val="24"/>
              <w:szCs w:val="24"/>
              <w:shd w:val="clear" w:color="auto" w:fill="FFFFFF"/>
            </w:rPr>
          </w:rPrChange>
        </w:rPr>
        <w:t xml:space="preserve">: If </w:t>
      </w:r>
      <m:oMath>
        <m:r>
          <m:rPr>
            <m:sty m:val="b"/>
          </m:rPr>
          <w:rPr>
            <w:rFonts w:ascii="Cambria Math" w:hAnsi="Cambria Math" w:cs="Times New Roman"/>
            <w:sz w:val="24"/>
            <w:szCs w:val="24"/>
          </w:rPr>
          <m:t>x</m:t>
        </m:r>
      </m:oMath>
      <w:r w:rsidR="00E67543" w:rsidRPr="002A3719">
        <w:rPr>
          <w:rFonts w:ascii="Times New Roman" w:hAnsi="Times New Roman" w:cs="Times New Roman"/>
          <w:sz w:val="24"/>
          <w:szCs w:val="24"/>
          <w:shd w:val="clear" w:color="auto" w:fill="FFFFFF"/>
          <w:rPrChange w:id="1419" w:author="Zhen Tan" w:date="2022-08-23T13:03:00Z">
            <w:rPr>
              <w:rFonts w:ascii="Times New Roman" w:hAnsi="Times New Roman" w:cs="Times New Roman"/>
              <w:color w:val="333333"/>
              <w:sz w:val="24"/>
              <w:szCs w:val="24"/>
              <w:shd w:val="clear" w:color="auto" w:fill="FFFFFF"/>
            </w:rPr>
          </w:rPrChange>
        </w:rPr>
        <w:t xml:space="preserve"> is sampled before stage </w:t>
      </w:r>
      <w:r w:rsidR="00E67543" w:rsidRPr="002A3719">
        <w:rPr>
          <w:rFonts w:ascii="Times New Roman" w:hAnsi="Times New Roman" w:cs="Times New Roman"/>
          <w:i/>
          <w:iCs/>
          <w:sz w:val="24"/>
          <w:szCs w:val="24"/>
          <w:shd w:val="clear" w:color="auto" w:fill="FFFFFF"/>
          <w:rPrChange w:id="1420" w:author="Zhen Tan" w:date="2022-08-23T13:03:00Z">
            <w:rPr>
              <w:rFonts w:ascii="Times New Roman" w:hAnsi="Times New Roman" w:cs="Times New Roman"/>
              <w:i/>
              <w:iCs/>
              <w:color w:val="333333"/>
              <w:sz w:val="24"/>
              <w:szCs w:val="24"/>
              <w:shd w:val="clear" w:color="auto" w:fill="FFFFFF"/>
            </w:rPr>
          </w:rPrChange>
        </w:rPr>
        <w:t xml:space="preserve">n </w:t>
      </w:r>
      <w:r w:rsidR="00E67543" w:rsidRPr="002A3719">
        <w:rPr>
          <w:rFonts w:ascii="Times New Roman" w:hAnsi="Times New Roman" w:cs="Times New Roman"/>
          <w:sz w:val="24"/>
          <w:szCs w:val="24"/>
          <w:shd w:val="clear" w:color="auto" w:fill="FFFFFF"/>
          <w:rPrChange w:id="1421" w:author="Zhen Tan" w:date="2022-08-23T13:03:00Z">
            <w:rPr>
              <w:rFonts w:ascii="Times New Roman" w:hAnsi="Times New Roman" w:cs="Times New Roman"/>
              <w:color w:val="333333"/>
              <w:sz w:val="24"/>
              <w:szCs w:val="24"/>
              <w:shd w:val="clear" w:color="auto" w:fill="FFFFFF"/>
            </w:rPr>
          </w:rPrChange>
        </w:rPr>
        <w:t xml:space="preserve">but not at stage </w:t>
      </w:r>
      <w:r w:rsidR="00E67543" w:rsidRPr="002A3719">
        <w:rPr>
          <w:rFonts w:ascii="Times New Roman" w:hAnsi="Times New Roman" w:cs="Times New Roman"/>
          <w:i/>
          <w:iCs/>
          <w:sz w:val="24"/>
          <w:szCs w:val="24"/>
          <w:shd w:val="clear" w:color="auto" w:fill="FFFFFF"/>
          <w:rPrChange w:id="1422" w:author="Zhen Tan" w:date="2022-08-23T13:03:00Z">
            <w:rPr>
              <w:rFonts w:ascii="Times New Roman" w:hAnsi="Times New Roman" w:cs="Times New Roman"/>
              <w:i/>
              <w:iCs/>
              <w:color w:val="333333"/>
              <w:sz w:val="24"/>
              <w:szCs w:val="24"/>
              <w:shd w:val="clear" w:color="auto" w:fill="FFFFFF"/>
            </w:rPr>
          </w:rPrChange>
        </w:rPr>
        <w:t>n</w:t>
      </w:r>
      <w:r w:rsidR="00E67543" w:rsidRPr="002A3719">
        <w:rPr>
          <w:rFonts w:ascii="Times New Roman" w:hAnsi="Times New Roman" w:cs="Times New Roman"/>
          <w:sz w:val="24"/>
          <w:szCs w:val="24"/>
          <w:shd w:val="clear" w:color="auto" w:fill="FFFFFF"/>
          <w:rPrChange w:id="1423" w:author="Zhen Tan" w:date="2022-08-23T13:03:00Z">
            <w:rPr>
              <w:rFonts w:ascii="Times New Roman" w:hAnsi="Times New Roman" w:cs="Times New Roman"/>
              <w:color w:val="333333"/>
              <w:sz w:val="24"/>
              <w:szCs w:val="24"/>
              <w:shd w:val="clear" w:color="auto" w:fill="FFFFFF"/>
            </w:rPr>
          </w:rPrChange>
        </w:rPr>
        <w:t xml:space="preserve"> or </w:t>
      </w:r>
      <m:oMath>
        <m:r>
          <m:rPr>
            <m:sty m:val="b"/>
          </m:rPr>
          <w:rPr>
            <w:rFonts w:ascii="Cambria Math" w:hAnsi="Cambria Math" w:cs="Times New Roman"/>
            <w:sz w:val="24"/>
            <w:szCs w:val="24"/>
          </w:rPr>
          <m:t>x</m:t>
        </m:r>
      </m:oMath>
      <w:r w:rsidR="00E67543" w:rsidRPr="002A3719">
        <w:rPr>
          <w:rFonts w:ascii="Times New Roman" w:hAnsi="Times New Roman" w:cs="Times New Roman"/>
          <w:sz w:val="24"/>
          <w:szCs w:val="24"/>
          <w:shd w:val="clear" w:color="auto" w:fill="FFFFFF"/>
          <w:rPrChange w:id="1424" w:author="Zhen Tan" w:date="2022-08-23T13:03:00Z">
            <w:rPr>
              <w:rFonts w:ascii="Times New Roman" w:hAnsi="Times New Roman" w:cs="Times New Roman"/>
              <w:color w:val="333333"/>
              <w:sz w:val="24"/>
              <w:szCs w:val="24"/>
              <w:shd w:val="clear" w:color="auto" w:fill="FFFFFF"/>
            </w:rPr>
          </w:rPrChange>
        </w:rPr>
        <w:t xml:space="preserve"> is unsampled up to stage </w:t>
      </w:r>
      <w:r w:rsidR="00E67543" w:rsidRPr="002A3719">
        <w:rPr>
          <w:rFonts w:ascii="Times New Roman" w:hAnsi="Times New Roman" w:cs="Times New Roman"/>
          <w:i/>
          <w:iCs/>
          <w:sz w:val="24"/>
          <w:szCs w:val="24"/>
          <w:shd w:val="clear" w:color="auto" w:fill="FFFFFF"/>
          <w:rPrChange w:id="1425" w:author="Zhen Tan" w:date="2022-08-23T13:03:00Z">
            <w:rPr>
              <w:rFonts w:ascii="Times New Roman" w:hAnsi="Times New Roman" w:cs="Times New Roman"/>
              <w:i/>
              <w:iCs/>
              <w:color w:val="333333"/>
              <w:sz w:val="24"/>
              <w:szCs w:val="24"/>
              <w:shd w:val="clear" w:color="auto" w:fill="FFFFFF"/>
            </w:rPr>
          </w:rPrChange>
        </w:rPr>
        <w:t xml:space="preserve">n </w:t>
      </w:r>
      <w:r w:rsidR="00E67543" w:rsidRPr="002A3719">
        <w:rPr>
          <w:rFonts w:ascii="Times New Roman" w:hAnsi="Times New Roman" w:cs="Times New Roman"/>
          <w:sz w:val="24"/>
          <w:szCs w:val="24"/>
          <w:shd w:val="clear" w:color="auto" w:fill="FFFFFF"/>
          <w:rPrChange w:id="1426" w:author="Zhen Tan" w:date="2022-08-23T13:03:00Z">
            <w:rPr>
              <w:rFonts w:ascii="Times New Roman" w:hAnsi="Times New Roman" w:cs="Times New Roman"/>
              <w:color w:val="333333"/>
              <w:sz w:val="24"/>
              <w:szCs w:val="24"/>
              <w:shd w:val="clear" w:color="auto" w:fill="FFFFFF"/>
            </w:rPr>
          </w:rPrChange>
        </w:rPr>
        <w:t xml:space="preserve">and </w:t>
      </w:r>
      <w:del w:id="1427" w:author="Zhen Tan" w:date="2022-08-22T19:32:00Z">
        <w:r w:rsidR="00E67543" w:rsidRPr="002A3719" w:rsidDel="00E9466D">
          <w:rPr>
            <w:rFonts w:ascii="Times New Roman" w:hAnsi="Times New Roman" w:cs="Times New Roman"/>
            <w:sz w:val="24"/>
            <w:szCs w:val="24"/>
            <w:shd w:val="clear" w:color="auto" w:fill="FFFFFF"/>
            <w:rPrChange w:id="1428" w:author="Zhen Tan" w:date="2022-08-23T13:03:00Z">
              <w:rPr>
                <w:rFonts w:ascii="Times New Roman" w:hAnsi="Times New Roman" w:cs="Times New Roman"/>
                <w:color w:val="333333"/>
                <w:sz w:val="24"/>
                <w:szCs w:val="24"/>
                <w:shd w:val="clear" w:color="auto" w:fill="FFFFFF"/>
              </w:rPr>
            </w:rPrChange>
          </w:rPr>
          <w:delText>does not have the same</w:delText>
        </w:r>
      </w:del>
      <w:ins w:id="1429" w:author="Zhen Tan" w:date="2022-08-22T19:32:00Z">
        <w:r w:rsidR="00E9466D" w:rsidRPr="002A3719">
          <w:rPr>
            <w:rFonts w:ascii="Times New Roman" w:hAnsi="Times New Roman" w:cs="Times New Roman"/>
            <w:sz w:val="24"/>
            <w:szCs w:val="24"/>
            <w:shd w:val="clear" w:color="auto" w:fill="FFFFFF"/>
            <w:rPrChange w:id="1430" w:author="Zhen Tan" w:date="2022-08-23T13:03:00Z">
              <w:rPr>
                <w:rFonts w:ascii="Times New Roman" w:hAnsi="Times New Roman" w:cs="Times New Roman"/>
                <w:color w:val="333333"/>
                <w:sz w:val="24"/>
                <w:szCs w:val="24"/>
                <w:shd w:val="clear" w:color="auto" w:fill="FFFFFF"/>
              </w:rPr>
            </w:rPrChange>
          </w:rPr>
          <w:t>has a different</w:t>
        </w:r>
      </w:ins>
      <w:r w:rsidR="00E67543" w:rsidRPr="002A3719">
        <w:rPr>
          <w:rFonts w:ascii="Times New Roman" w:hAnsi="Times New Roman" w:cs="Times New Roman"/>
          <w:sz w:val="24"/>
          <w:szCs w:val="24"/>
          <w:shd w:val="clear" w:color="auto" w:fill="FFFFFF"/>
          <w:rPrChange w:id="1431" w:author="Zhen Tan" w:date="2022-08-23T13:03:00Z">
            <w:rPr>
              <w:rFonts w:ascii="Times New Roman" w:hAnsi="Times New Roman" w:cs="Times New Roman"/>
              <w:color w:val="333333"/>
              <w:sz w:val="24"/>
              <w:szCs w:val="24"/>
              <w:shd w:val="clear" w:color="auto" w:fill="FFFFFF"/>
            </w:rPr>
          </w:rPrChange>
        </w:rPr>
        <w:t xml:space="preserve"> combination index </w:t>
      </w:r>
      <w:ins w:id="1432" w:author="Zhen Tan" w:date="2022-08-22T19:32:00Z">
        <w:r w:rsidR="00E9466D" w:rsidRPr="002A3719">
          <w:rPr>
            <w:rFonts w:ascii="Times New Roman" w:hAnsi="Times New Roman" w:cs="Times New Roman"/>
            <w:sz w:val="24"/>
            <w:szCs w:val="24"/>
            <w:shd w:val="clear" w:color="auto" w:fill="FFFFFF"/>
            <w:rPrChange w:id="1433" w:author="Zhen Tan" w:date="2022-08-23T13:03:00Z">
              <w:rPr>
                <w:rFonts w:ascii="Times New Roman" w:hAnsi="Times New Roman" w:cs="Times New Roman"/>
                <w:color w:val="333333"/>
                <w:sz w:val="24"/>
                <w:szCs w:val="24"/>
                <w:shd w:val="clear" w:color="auto" w:fill="FFFFFF"/>
              </w:rPr>
            </w:rPrChange>
          </w:rPr>
          <w:t>with</w:t>
        </w:r>
      </w:ins>
      <w:del w:id="1434" w:author="Zhen Tan" w:date="2022-08-22T19:32:00Z">
        <w:r w:rsidR="00E67543" w:rsidRPr="002A3719" w:rsidDel="00E9466D">
          <w:rPr>
            <w:rFonts w:ascii="Times New Roman" w:hAnsi="Times New Roman" w:cs="Times New Roman"/>
            <w:sz w:val="24"/>
            <w:szCs w:val="24"/>
            <w:shd w:val="clear" w:color="auto" w:fill="FFFFFF"/>
            <w:rPrChange w:id="1435" w:author="Zhen Tan" w:date="2022-08-23T13:03:00Z">
              <w:rPr>
                <w:rFonts w:ascii="Times New Roman" w:hAnsi="Times New Roman" w:cs="Times New Roman"/>
                <w:color w:val="333333"/>
                <w:sz w:val="24"/>
                <w:szCs w:val="24"/>
                <w:shd w:val="clear" w:color="auto" w:fill="FFFFFF"/>
              </w:rPr>
            </w:rPrChange>
          </w:rPr>
          <w:delText>as</w:delText>
        </w:r>
      </w:del>
      <w:r w:rsidR="00E67543" w:rsidRPr="002A3719">
        <w:rPr>
          <w:rFonts w:ascii="Times New Roman" w:hAnsi="Times New Roman" w:cs="Times New Roman"/>
          <w:sz w:val="24"/>
          <w:szCs w:val="24"/>
          <w:shd w:val="clear" w:color="auto" w:fill="FFFFFF"/>
          <w:rPrChange w:id="1436" w:author="Zhen Tan" w:date="2022-08-23T13:03:00Z">
            <w:rPr>
              <w:rFonts w:ascii="Times New Roman" w:hAnsi="Times New Roman" w:cs="Times New Roman"/>
              <w:color w:val="333333"/>
              <w:sz w:val="24"/>
              <w:szCs w:val="24"/>
              <w:shd w:val="clear" w:color="auto" w:fill="FFFFFF"/>
            </w:rPr>
          </w:rPrChange>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sidR="00E67543" w:rsidRPr="002A3719">
        <w:rPr>
          <w:rFonts w:ascii="Times New Roman" w:hAnsi="Times New Roman" w:cs="Times New Roman"/>
          <w:sz w:val="24"/>
          <w:szCs w:val="24"/>
          <w:shd w:val="clear" w:color="auto" w:fill="FFFFFF"/>
          <w:rPrChange w:id="1437" w:author="Zhen Tan" w:date="2022-08-23T13:03:00Z">
            <w:rPr>
              <w:rFonts w:ascii="Times New Roman" w:hAnsi="Times New Roman" w:cs="Times New Roman"/>
              <w:color w:val="333333"/>
              <w:sz w:val="24"/>
              <w:szCs w:val="24"/>
              <w:shd w:val="clear" w:color="auto" w:fill="FFFFFF"/>
            </w:rPr>
          </w:rPrChange>
        </w:rPr>
        <w:t xml:space="preserve">, then its variance estimate is unchanged, i.e., </w:t>
      </w:r>
      <m:oMath>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438" w:author="Zhen Tan" w:date="2022-08-23T13:03:00Z">
                  <w:rPr>
                    <w:rFonts w:ascii="Cambria Math" w:hAnsi="Cambria Math" w:cs="Cambria Math"/>
                    <w:color w:val="333333"/>
                    <w:sz w:val="24"/>
                    <w:szCs w:val="24"/>
                    <w:shd w:val="clear" w:color="auto" w:fill="FFFFFF"/>
                  </w:rPr>
                </w:rPrChange>
              </w:rPr>
              <m:t>i,n</m:t>
            </m:r>
          </m:sup>
        </m:sSubSup>
        <m:r>
          <w:rPr>
            <w:rFonts w:ascii="Cambria Math" w:eastAsia="Cambria Math" w:hAnsi="Cambria Math" w:cs="Cambria Math"/>
            <w:sz w:val="24"/>
            <w:szCs w:val="24"/>
          </w:rPr>
          <m:t>=</m:t>
        </m:r>
        <m:sSubSup>
          <m:sSubSupPr>
            <m:ctrlPr>
              <w:rPr>
                <w:rFonts w:ascii="Cambria Math" w:hAnsi="Cambria Math" w:cs="Cambria Math"/>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439" w:author="Zhen Tan" w:date="2022-08-23T13:03:00Z">
                  <w:rPr>
                    <w:rFonts w:ascii="Cambria Math" w:hAnsi="Cambria Math" w:cs="Cambria Math"/>
                    <w:color w:val="333333"/>
                    <w:sz w:val="24"/>
                    <w:szCs w:val="24"/>
                    <w:shd w:val="clear" w:color="auto" w:fill="FFFFFF"/>
                  </w:rPr>
                </w:rPrChange>
              </w:rPr>
              <m:t>i,n-1</m:t>
            </m:r>
          </m:sup>
        </m:sSubSup>
        <m:r>
          <w:del w:id="1440" w:author="Zhen Tan" w:date="2022-08-22T19:31:00Z">
            <w:rPr>
              <w:rFonts w:ascii="Cambria Math" w:eastAsia="Cambria Math" w:hAnsi="Cambria Math" w:cs="Cambria Math"/>
              <w:sz w:val="24"/>
              <w:szCs w:val="24"/>
            </w:rPr>
            <m:t>=</m:t>
          </w:del>
        </m:r>
        <m:sSubSup>
          <m:sSubSupPr>
            <m:ctrlPr>
              <w:del w:id="1441" w:author="Zhen Tan" w:date="2022-08-22T19:31:00Z">
                <w:rPr>
                  <w:rFonts w:ascii="Cambria Math" w:eastAsia="宋体" w:hAnsi="Times New Roman" w:cs="Times New Roman"/>
                  <w:bCs/>
                  <w:i/>
                  <w:sz w:val="24"/>
                  <w:szCs w:val="24"/>
                </w:rPr>
              </w:del>
            </m:ctrlPr>
          </m:sSubSupPr>
          <m:e>
            <m:r>
              <w:del w:id="1442" w:author="Zhen Tan" w:date="2022-08-22T19:31:00Z">
                <m:rPr>
                  <m:sty m:val="p"/>
                </m:rPr>
                <w:rPr>
                  <w:rFonts w:ascii="Cambria Math" w:hAnsi="Cambria Math" w:cs="Times New Roman"/>
                  <w:sz w:val="24"/>
                  <w:szCs w:val="24"/>
                </w:rPr>
                <m:t>Λ</m:t>
              </w:del>
            </m:r>
          </m:e>
          <m:sub>
            <m:r>
              <w:del w:id="1443" w:author="Zhen Tan" w:date="2022-08-22T19:31:00Z">
                <w:rPr>
                  <w:rFonts w:ascii="Cambria Math" w:eastAsia="宋体" w:hAnsi="Times New Roman" w:cs="Times New Roman"/>
                  <w:sz w:val="24"/>
                  <w:szCs w:val="24"/>
                </w:rPr>
                <m:t>q</m:t>
              </w:del>
            </m:r>
            <m:d>
              <m:dPr>
                <m:ctrlPr>
                  <w:del w:id="1444" w:author="Zhen Tan" w:date="2022-08-22T19:31:00Z">
                    <w:rPr>
                      <w:rFonts w:ascii="Cambria Math" w:hAnsi="Cambria Math" w:cs="Cambria Math"/>
                      <w:i/>
                      <w:iCs/>
                      <w:sz w:val="24"/>
                      <w:szCs w:val="24"/>
                      <w:shd w:val="clear" w:color="auto" w:fill="FFFFFF"/>
                    </w:rPr>
                  </w:del>
                </m:ctrlPr>
              </m:dPr>
              <m:e>
                <m:r>
                  <w:del w:id="1445" w:author="Zhen Tan" w:date="2022-08-22T19:31:00Z">
                    <m:rPr>
                      <m:sty m:val="b"/>
                    </m:rPr>
                    <w:rPr>
                      <w:rFonts w:ascii="Cambria Math" w:hAnsi="Cambria Math" w:cs="Times New Roman"/>
                      <w:sz w:val="24"/>
                      <w:szCs w:val="24"/>
                    </w:rPr>
                    <m:t>x</m:t>
                  </w:del>
                </m:r>
                <m:ctrlPr>
                  <w:del w:id="1446" w:author="Zhen Tan" w:date="2022-08-22T19:31:00Z">
                    <w:rPr>
                      <w:rFonts w:ascii="Cambria Math" w:hAnsi="Cambria Math" w:cs="Times New Roman"/>
                      <w:b/>
                      <w:bCs/>
                      <w:iCs/>
                      <w:sz w:val="24"/>
                      <w:szCs w:val="24"/>
                    </w:rPr>
                  </w:del>
                </m:ctrlPr>
              </m:e>
            </m:d>
          </m:sub>
          <m:sup>
            <m:r>
              <w:del w:id="1447" w:author="Zhen Tan" w:date="2022-08-22T19:31:00Z">
                <w:rPr>
                  <w:rFonts w:ascii="Cambria Math" w:eastAsia="宋体" w:hAnsi="Times New Roman" w:cs="Times New Roman"/>
                  <w:sz w:val="24"/>
                  <w:szCs w:val="24"/>
                </w:rPr>
                <m:t>i,n</m:t>
              </w:del>
            </m:r>
            <m:r>
              <w:del w:id="1448" w:author="Zhen Tan" w:date="2022-08-22T19:31:00Z">
                <w:rPr>
                  <w:rFonts w:ascii="Cambria Math" w:eastAsia="宋体" w:hAnsi="Times New Roman" w:cs="Times New Roman"/>
                  <w:sz w:val="24"/>
                  <w:szCs w:val="24"/>
                </w:rPr>
                <m:t>-</m:t>
              </w:del>
            </m:r>
            <m:r>
              <w:del w:id="1449" w:author="Zhen Tan" w:date="2022-08-22T19:31:00Z">
                <w:rPr>
                  <w:rFonts w:ascii="Cambria Math" w:eastAsia="宋体" w:hAnsi="Times New Roman" w:cs="Times New Roman"/>
                  <w:sz w:val="24"/>
                  <w:szCs w:val="24"/>
                </w:rPr>
                <m:t>1</m:t>
              </w:del>
            </m:r>
          </m:sup>
        </m:sSubSup>
      </m:oMath>
      <w:r w:rsidR="00E67543" w:rsidRPr="002A3719">
        <w:rPr>
          <w:rFonts w:ascii="Times New Roman" w:hAnsi="Times New Roman" w:cs="Times New Roman"/>
          <w:bCs/>
          <w:sz w:val="24"/>
          <w:szCs w:val="24"/>
        </w:rPr>
        <w:t>.</w:t>
      </w:r>
    </w:p>
    <w:p w14:paraId="3DB2A293" w14:textId="77777777" w:rsidR="00B9296B" w:rsidRDefault="00B9296B" w:rsidP="008052D1">
      <w:pPr>
        <w:adjustRightInd w:val="0"/>
        <w:snapToGrid w:val="0"/>
        <w:rPr>
          <w:ins w:id="1450" w:author="Zhen Tan" w:date="2022-08-21T22:02:00Z"/>
          <w:rFonts w:ascii="Times New Roman" w:hAnsi="Times New Roman" w:cs="Times New Roman"/>
          <w:iCs/>
          <w:sz w:val="24"/>
          <w:szCs w:val="24"/>
        </w:rPr>
      </w:pPr>
    </w:p>
    <w:p w14:paraId="68D6C945" w14:textId="76EB5897" w:rsidR="00E67543" w:rsidRPr="00191218" w:rsidRDefault="00E67543" w:rsidP="008052D1">
      <w:pPr>
        <w:adjustRightInd w:val="0"/>
        <w:snapToGrid w:val="0"/>
        <w:rPr>
          <w:rFonts w:ascii="Times New Roman" w:hAnsi="Times New Roman" w:cs="Times New Roman"/>
          <w:b/>
          <w:sz w:val="24"/>
          <w:szCs w:val="24"/>
        </w:rPr>
      </w:pPr>
      <w:r>
        <w:rPr>
          <w:rFonts w:ascii="Times New Roman" w:hAnsi="Times New Roman" w:cs="Times New Roman"/>
          <w:iCs/>
          <w:sz w:val="24"/>
          <w:szCs w:val="24"/>
        </w:rPr>
        <w:t xml:space="preserve">In summary, </w:t>
      </w:r>
      <w:r>
        <w:rPr>
          <w:rFonts w:ascii="Times New Roman" w:hAnsi="Times New Roman" w:cs="Times New Roman"/>
          <w:sz w:val="24"/>
          <w:szCs w:val="24"/>
        </w:rPr>
        <w:t xml:space="preserve">the variance estimates evolve iteratively for stage </w:t>
      </w:r>
      <m:oMath>
        <m:r>
          <w:rPr>
            <w:rFonts w:ascii="Cambria Math" w:eastAsia="宋体" w:hAnsi="Cambria Math" w:cs="Times New Roman"/>
            <w:sz w:val="24"/>
            <w:szCs w:val="24"/>
          </w:rPr>
          <m:t>n=1</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2</m:t>
        </m:r>
        <m:r>
          <m:rPr>
            <m:sty m:val="p"/>
          </m:rPr>
          <w:rPr>
            <w:rFonts w:ascii="Cambria Math" w:eastAsia="宋体" w:hAnsi="Cambria Math" w:cs="Times New Roman"/>
            <w:sz w:val="24"/>
            <w:szCs w:val="24"/>
          </w:rPr>
          <m:t>,…,</m:t>
        </m:r>
        <m:r>
          <w:rPr>
            <w:rFonts w:ascii="Cambria Math" w:eastAsia="宋体" w:hAnsi="Cambria Math" w:cs="Times New Roman"/>
            <w:sz w:val="24"/>
            <w:szCs w:val="24"/>
          </w:rPr>
          <m:t>N</m:t>
        </m:r>
      </m:oMath>
      <w:r>
        <w:rPr>
          <w:rFonts w:ascii="Times New Roman" w:hAnsi="Times New Roman" w:cs="Times New Roman"/>
          <w:sz w:val="24"/>
          <w:szCs w:val="24"/>
        </w:rPr>
        <w:t xml:space="preserve"> </w:t>
      </w:r>
      <w:commentRangeStart w:id="1451"/>
      <w:commentRangeStart w:id="1452"/>
      <w:r>
        <w:rPr>
          <w:rFonts w:ascii="Times New Roman" w:hAnsi="Times New Roman" w:cs="Times New Roman"/>
          <w:sz w:val="24"/>
          <w:szCs w:val="24"/>
        </w:rPr>
        <w:t xml:space="preserve">as following: </w:t>
      </w:r>
      <w:commentRangeEnd w:id="1451"/>
      <w:r>
        <w:rPr>
          <w:rStyle w:val="afd"/>
        </w:rPr>
        <w:commentReference w:id="1451"/>
      </w:r>
      <w:commentRangeEnd w:id="1452"/>
      <w:r>
        <w:rPr>
          <w:rStyle w:val="afd"/>
        </w:rPr>
        <w:commentReference w:id="1452"/>
      </w:r>
    </w:p>
    <w:p w14:paraId="12F43F80" w14:textId="34B5D7D6" w:rsidR="00E67543" w:rsidRDefault="00000000" w:rsidP="008052D1">
      <w:pPr>
        <w:adjustRightInd w:val="0"/>
        <w:snapToGrid w:val="0"/>
        <w:jc w:val="right"/>
        <w:rPr>
          <w:rFonts w:ascii="Times New Roman" w:hAnsi="Times New Roman" w:cs="Times New Roman"/>
          <w:color w:val="333333"/>
          <w:sz w:val="24"/>
          <w:szCs w:val="24"/>
          <w:shd w:val="clear" w:color="auto" w:fill="FFFFFF"/>
        </w:rPr>
      </w:pP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d>
          <m:dPr>
            <m:begChr m:val="{"/>
            <m:endChr m:val=""/>
            <m:ctrlPr>
              <w:rPr>
                <w:rFonts w:ascii="Cambria Math" w:hAnsi="Cambria Math" w:cs="Times New Roman"/>
                <w:i/>
                <w:color w:val="333333"/>
                <w:sz w:val="24"/>
                <w:szCs w:val="24"/>
                <w:shd w:val="clear" w:color="auto" w:fill="FFFFFF"/>
              </w:rPr>
            </m:ctrlPr>
          </m:dPr>
          <m:e>
            <m:eqArr>
              <m:eqArrPr>
                <m:ctrlPr>
                  <w:rPr>
                    <w:rFonts w:ascii="Cambria Math" w:hAnsi="Cambria Math" w:cs="Times New Roman"/>
                    <w:i/>
                    <w:color w:val="333333"/>
                    <w:sz w:val="24"/>
                    <w:szCs w:val="24"/>
                    <w:shd w:val="clear" w:color="auto" w:fill="FFFFFF"/>
                  </w:rPr>
                </m:ctrlPr>
              </m:eqArrPr>
              <m:e>
                <m:f>
                  <m:fPr>
                    <m:ctrlPr>
                      <w:rPr>
                        <w:rFonts w:ascii="Cambria Math" w:hAnsi="Cambria Math" w:cs="Cambria Math"/>
                        <w:color w:val="333333"/>
                        <w:sz w:val="24"/>
                        <w:szCs w:val="24"/>
                        <w:shd w:val="clear" w:color="auto" w:fill="FFFFFF"/>
                      </w:rPr>
                    </m:ctrlPr>
                  </m:fPr>
                  <m:num>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i,n-1</m:t>
                        </m:r>
                      </m:sup>
                    </m:sSubSup>
                    <m:d>
                      <m:dPr>
                        <m:ctrlPr>
                          <w:rPr>
                            <w:rFonts w:ascii="Cambria Math" w:hAnsi="Cambria Math" w:cs="Times New Roman"/>
                            <w:bCs/>
                            <w:sz w:val="24"/>
                            <w:szCs w:val="24"/>
                          </w:rPr>
                        </m:ctrlPr>
                      </m:dPr>
                      <m:e>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n-1</m:t>
                            </m:r>
                          </m:sup>
                        </m:sSubSup>
                        <m:ctrlPr>
                          <w:rPr>
                            <w:rFonts w:ascii="Cambria Math" w:eastAsia="宋体" w:hAnsi="Times New Roman" w:cs="Times New Roman"/>
                            <w:b/>
                            <w:i/>
                            <w:sz w:val="24"/>
                            <w:szCs w:val="24"/>
                          </w:rPr>
                        </m:ctrlPr>
                      </m:e>
                    </m:d>
                    <m:r>
                      <w:rPr>
                        <w:rFonts w:ascii="Cambria Math" w:hAnsi="Cambria Math" w:cs="Times New Roman"/>
                        <w:sz w:val="24"/>
                        <w:szCs w:val="24"/>
                      </w:rPr>
                      <m:t>+</m:t>
                    </m:r>
                    <m:sSup>
                      <m:sSupPr>
                        <m:ctrlPr>
                          <w:rPr>
                            <w:rFonts w:ascii="Cambria Math" w:hAnsi="Cambria Math" w:cs="Times New Roman"/>
                            <w:i/>
                            <w:sz w:val="24"/>
                            <w:szCs w:val="24"/>
                          </w:rPr>
                        </m:ctrlPr>
                      </m:sSupPr>
                      <m:e>
                        <m:d>
                          <m:dPr>
                            <m:ctrlPr>
                              <w:rPr>
                                <w:rFonts w:ascii="Cambria Math" w:hAnsi="Cambria Math" w:cs="Times New Roman"/>
                                <w:bCs/>
                                <w:sz w:val="24"/>
                                <w:szCs w:val="24"/>
                              </w:rPr>
                            </m:ctrlPr>
                          </m:dPr>
                          <m:e>
                            <m:sSup>
                              <m:sSupPr>
                                <m:ctrlPr>
                                  <w:rPr>
                                    <w:rFonts w:ascii="Cambria Math" w:hAnsi="Cambria Math" w:cs="Cambria Math"/>
                                    <w:i/>
                                    <w:color w:val="333333"/>
                                    <w:sz w:val="24"/>
                                    <w:szCs w:val="24"/>
                                    <w:shd w:val="clear" w:color="auto" w:fill="FFFFFF"/>
                                  </w:rPr>
                                </m:ctrlPr>
                              </m:sSupPr>
                              <m:e>
                                <m:r>
                                  <w:rPr>
                                    <w:rFonts w:ascii="Cambria Math" w:hAnsi="Cambria Math" w:cs="Cambria Math"/>
                                    <w:color w:val="333333"/>
                                    <w:sz w:val="24"/>
                                    <w:szCs w:val="24"/>
                                    <w:shd w:val="clear" w:color="auto" w:fill="FFFFFF"/>
                                  </w:rPr>
                                  <m:t>y</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eastAsia="Cambria Math" w:hAnsi="Cambria Math" w:cs="Cambria Math"/>
                                <w:sz w:val="24"/>
                                <w:szCs w:val="24"/>
                              </w:rPr>
                              <m:t>-</m:t>
                            </m:r>
                            <m:sSubSup>
                              <m:sSubSupPr>
                                <m:ctrlPr>
                                  <w:rPr>
                                    <w:rFonts w:ascii="Cambria Math" w:eastAsia="宋体" w:hAnsi="Times New Roman" w:cs="Times New Roman"/>
                                    <w:b/>
                                    <w:i/>
                                    <w:sz w:val="24"/>
                                    <w:szCs w:val="24"/>
                                  </w:rPr>
                                </m:ctrlPr>
                              </m:sSubSupPr>
                              <m:e>
                                <m:r>
                                  <w:rPr>
                                    <w:rFonts w:ascii="Cambria Math" w:eastAsia="宋体" w:hAnsi="Cambria Math" w:cs="Times New Roman"/>
                                    <w:sz w:val="24"/>
                                    <w:szCs w:val="24"/>
                                  </w:rPr>
                                  <m:t>θ</m:t>
                                </m:r>
                              </m:e>
                              <m:sub>
                                <m:r>
                                  <m:rPr>
                                    <m:sty m:val="b"/>
                                  </m:rPr>
                                  <w:rPr>
                                    <w:rFonts w:ascii="Cambria Math" w:eastAsia="宋体" w:hAnsi="Times New Roman" w:cs="Times New Roman"/>
                                    <w:sz w:val="24"/>
                                    <w:szCs w:val="24"/>
                                  </w:rPr>
                                  <m:t>x</m:t>
                                </m:r>
                              </m:sub>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bSup>
                            <m:ctrlPr>
                              <w:rPr>
                                <w:rFonts w:ascii="Cambria Math" w:eastAsia="宋体" w:hAnsi="Times New Roman" w:cs="Times New Roman"/>
                                <w:b/>
                                <w:i/>
                                <w:sz w:val="24"/>
                                <w:szCs w:val="24"/>
                              </w:rPr>
                            </m:ctrlPr>
                          </m:e>
                        </m:d>
                      </m:e>
                      <m:sup>
                        <m:r>
                          <w:rPr>
                            <w:rFonts w:ascii="Cambria Math" w:hAnsi="Cambria Math" w:cs="Times New Roman"/>
                            <w:sz w:val="24"/>
                            <w:szCs w:val="24"/>
                          </w:rPr>
                          <m:t>2</m:t>
                        </m:r>
                      </m:sup>
                    </m:sSup>
                  </m:num>
                  <m:den>
                    <m:sSub>
                      <m:sSubPr>
                        <m:ctrlPr>
                          <w:rPr>
                            <w:rFonts w:ascii="Cambria Math" w:hAnsi="Times New Roman" w:cs="Times New Roman"/>
                            <w:iCs/>
                            <w:sz w:val="24"/>
                            <w:szCs w:val="24"/>
                          </w:rPr>
                        </m:ctrlPr>
                      </m:sSubPr>
                      <m:e>
                        <m:r>
                          <w:rPr>
                            <w:rFonts w:ascii="Cambria Math" w:hAnsi="Cambria Math" w:cs="Times New Roman"/>
                            <w:sz w:val="24"/>
                            <w:szCs w:val="24"/>
                          </w:rPr>
                          <m:t>s</m:t>
                        </m:r>
                      </m:e>
                      <m:sub>
                        <m:r>
                          <w:rPr>
                            <w:rFonts w:ascii="Cambria Math" w:hAnsi="Times New Roman" w:cs="Times New Roman"/>
                            <w:sz w:val="24"/>
                            <w:szCs w:val="24"/>
                          </w:rPr>
                          <m:t>0</m:t>
                        </m:r>
                      </m:sub>
                    </m:sSub>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 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w:ins w:id="1453" w:author="Zhen Tan" w:date="2022-08-22T22:51:00Z">
                    <m:rPr>
                      <m:sty m:val="b"/>
                    </m:rPr>
                    <w:rPr>
                      <w:rFonts w:ascii="Cambria Math" w:hAnsi="Cambria Math" w:cs="Times New Roman"/>
                      <w:sz w:val="24"/>
                      <w:szCs w:val="24"/>
                    </w:rPr>
                    <m:t xml:space="preserve">   </m:t>
                  </w:ins>
                </m:r>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color w:val="333333"/>
                    <w:sz w:val="24"/>
                    <w:szCs w:val="24"/>
                    <w:shd w:val="clear" w:color="auto" w:fill="FFFFFF"/>
                  </w:rPr>
                  <m:t>+</m:t>
                </m:r>
                <m:f>
                  <m:fPr>
                    <m:ctrlPr>
                      <w:rPr>
                        <w:rFonts w:ascii="Cambria Math" w:hAnsi="Cambria Math" w:cs="Cambria Math"/>
                        <w:color w:val="333333"/>
                        <w:sz w:val="24"/>
                        <w:szCs w:val="24"/>
                        <w:shd w:val="clear" w:color="auto" w:fill="FFFFFF"/>
                      </w:rPr>
                    </m:ctrlPr>
                  </m:fPr>
                  <m:num>
                    <m:d>
                      <m:dPr>
                        <m:ctrlPr>
                          <w:rPr>
                            <w:rFonts w:ascii="Cambria Math" w:hAnsi="Cambria Math" w:cs="Times New Roman"/>
                            <w:bCs/>
                            <w:sz w:val="24"/>
                            <w:szCs w:val="24"/>
                          </w:rPr>
                        </m:ctrlPr>
                      </m:dPr>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ctrlPr>
                          <w:rPr>
                            <w:rFonts w:ascii="Cambria Math" w:eastAsia="宋体" w:hAnsi="Times New Roman" w:cs="Times New Roman"/>
                            <w:b/>
                            <w:i/>
                            <w:sz w:val="24"/>
                            <w:szCs w:val="24"/>
                          </w:rPr>
                        </m:ctrlPr>
                      </m:e>
                    </m:d>
                  </m:num>
                  <m:den>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sSub>
                          <m:sSubPr>
                            <m:ctrlPr>
                              <w:ins w:id="1454" w:author="Zhen Tan" w:date="2022-08-22T22:51:00Z">
                                <w:rPr>
                                  <w:rFonts w:ascii="Cambria Math" w:hAnsi="Cambria Math" w:cs="Times New Roman"/>
                                  <w:i/>
                                  <w:sz w:val="24"/>
                                  <w:szCs w:val="24"/>
                                </w:rPr>
                              </w:ins>
                            </m:ctrlPr>
                          </m:sSubPr>
                          <m:e>
                            <m:r>
                              <w:ins w:id="1455" w:author="Zhen Tan" w:date="2022-08-22T22:51:00Z">
                                <w:rPr>
                                  <w:rFonts w:ascii="Cambria Math" w:hAnsi="Cambria Math" w:cs="Times New Roman"/>
                                  <w:sz w:val="24"/>
                                  <w:szCs w:val="24"/>
                                </w:rPr>
                                <m:t>q</m:t>
                              </w:ins>
                            </m:r>
                          </m:e>
                          <m:sub>
                            <m:r>
                              <w:ins w:id="1456" w:author="Zhen Tan" w:date="2022-08-22T22:51:00Z">
                                <w:rPr>
                                  <w:rFonts w:ascii="Cambria Math" w:hAnsi="Cambria Math" w:cs="Times New Roman"/>
                                  <w:sz w:val="24"/>
                                  <w:szCs w:val="24"/>
                                </w:rPr>
                                <m:t>i</m:t>
                              </w:ins>
                            </m:r>
                          </m:sub>
                        </m:sSub>
                        <m:r>
                          <w:del w:id="1457" w:author="Zhen Tan" w:date="2022-08-22T22:51:00Z">
                            <w:rPr>
                              <w:rFonts w:ascii="Cambria Math" w:hAnsi="Cambria Math" w:cs="Cambria Math"/>
                              <w:color w:val="333333"/>
                              <w:sz w:val="24"/>
                              <w:szCs w:val="24"/>
                              <w:shd w:val="clear" w:color="auto" w:fill="FFFFFF"/>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den>
                </m:f>
                <m:r>
                  <m:rPr>
                    <m:sty m:val="b"/>
                  </m:rPr>
                  <w:rPr>
                    <w:rFonts w:ascii="Cambria Math" w:hAnsi="Cambria Math" w:cs="Times New Roman"/>
                    <w:sz w:val="24"/>
                    <w:szCs w:val="24"/>
                  </w:rPr>
                  <m:t xml:space="preserve">,      </m:t>
                </m:r>
                <m:r>
                  <m:rPr>
                    <m:sty m:val="p"/>
                  </m:rPr>
                  <w:rPr>
                    <w:rFonts w:ascii="Cambria Math" w:hAnsi="Cambria Math" w:cs="Times New Roman"/>
                    <w:sz w:val="24"/>
                    <w:szCs w:val="24"/>
                  </w:rPr>
                  <m:t>if</m:t>
                </m:r>
                <m:r>
                  <m:rPr>
                    <m:sty m:val="b"/>
                  </m:rPr>
                  <w:rPr>
                    <w:rFonts w:ascii="Cambria Math" w:hAnsi="Cambria Math" w:cs="Times New Roman"/>
                    <w:sz w:val="24"/>
                    <w:szCs w:val="24"/>
                  </w:rPr>
                  <m:t xml:space="preserve"> x</m:t>
                </m:r>
                <m:r>
                  <m:rPr>
                    <m:sty m:val="b"/>
                  </m:rPr>
                  <w:rPr>
                    <w:rFonts w:ascii="Cambria Math" w:hAnsi="Cambria Math" w:cs="Times New Roman" w:hint="eastAsia"/>
                    <w:sz w:val="24"/>
                    <w:szCs w:val="24"/>
                  </w:rPr>
                  <m:t>≠</m:t>
                </m:r>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SubSup>
                  <m:sSubSupPr>
                    <m:ctrlPr>
                      <w:rPr>
                        <w:rFonts w:ascii="Cambria Math" w:hAnsi="Cambria Math" w:cs="Cambria Math"/>
                        <w:sz w:val="24"/>
                        <w:szCs w:val="24"/>
                        <w:shd w:val="clear" w:color="auto" w:fill="FFFFFF"/>
                      </w:rPr>
                    </m:ctrlPr>
                  </m:sSubSupPr>
                  <m:e>
                    <m:r>
                      <w:rPr>
                        <w:rFonts w:ascii="Cambria Math" w:hAnsi="Cambria Math" w:cs="Cambria Math"/>
                        <w:sz w:val="24"/>
                        <w:szCs w:val="24"/>
                        <w:shd w:val="clear" w:color="auto" w:fill="FFFFFF"/>
                        <w:rPrChange w:id="1458" w:author="Zhen Tan" w:date="2022-08-22T22:51:00Z">
                          <w:rPr>
                            <w:rFonts w:ascii="Cambria Math" w:hAnsi="Cambria Math" w:cs="Cambria Math"/>
                            <w:color w:val="333333"/>
                            <w:sz w:val="24"/>
                            <w:szCs w:val="24"/>
                            <w:shd w:val="clear" w:color="auto" w:fill="FFFFFF"/>
                          </w:rPr>
                        </w:rPrChange>
                      </w:rPr>
                      <m:t>, s</m:t>
                    </m:r>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459" w:author="Zhen Tan" w:date="2022-08-22T22:51:00Z">
                          <w:rPr>
                            <w:rFonts w:ascii="Cambria Math" w:hAnsi="Cambria Math" w:cs="Cambria Math"/>
                            <w:color w:val="333333"/>
                            <w:sz w:val="24"/>
                            <w:szCs w:val="24"/>
                            <w:shd w:val="clear" w:color="auto" w:fill="FFFFFF"/>
                          </w:rPr>
                        </w:rPrChange>
                      </w:rPr>
                      <m:t>n</m:t>
                    </m:r>
                  </m:sup>
                </m:sSubSup>
                <m:r>
                  <w:rPr>
                    <w:rFonts w:ascii="Cambria Math" w:hAnsi="Cambria Math" w:cs="Cambria Math"/>
                    <w:sz w:val="24"/>
                    <w:szCs w:val="24"/>
                    <w:shd w:val="clear" w:color="auto" w:fill="FFFFFF"/>
                    <w:rPrChange w:id="1460" w:author="Zhen Tan" w:date="2022-08-22T22:51:00Z">
                      <w:rPr>
                        <w:rFonts w:ascii="Cambria Math" w:hAnsi="Cambria Math" w:cs="Cambria Math"/>
                        <w:color w:val="333333"/>
                        <w:sz w:val="24"/>
                        <w:szCs w:val="24"/>
                        <w:shd w:val="clear" w:color="auto" w:fill="FFFFFF"/>
                      </w:rPr>
                    </w:rPrChange>
                  </w:rPr>
                  <m:t>=0</m:t>
                </m:r>
                <m:r>
                  <w:rPr>
                    <w:rFonts w:ascii="Cambria Math" w:hAnsi="Cambria Math" w:cs="Cambria Math"/>
                    <w:color w:val="333333"/>
                    <w:sz w:val="24"/>
                    <w:szCs w:val="24"/>
                    <w:shd w:val="clear" w:color="auto" w:fill="FFFFFF"/>
                  </w:rPr>
                  <m:t>,</m:t>
                </m:r>
                <m:sSub>
                  <m:sSubPr>
                    <m:ctrlPr>
                      <w:ins w:id="1461" w:author="Zhen Tan" w:date="2022-08-22T22:51:00Z">
                        <w:rPr>
                          <w:rFonts w:ascii="Cambria Math" w:hAnsi="Cambria Math" w:cs="Times New Roman"/>
                          <w:i/>
                          <w:sz w:val="24"/>
                          <w:szCs w:val="24"/>
                        </w:rPr>
                      </w:ins>
                    </m:ctrlPr>
                  </m:sSubPr>
                  <m:e>
                    <m:r>
                      <w:ins w:id="1462" w:author="Zhen Tan" w:date="2022-08-22T22:51:00Z">
                        <w:rPr>
                          <w:rFonts w:ascii="Cambria Math" w:hAnsi="Cambria Math" w:cs="Times New Roman"/>
                          <w:sz w:val="24"/>
                          <w:szCs w:val="24"/>
                        </w:rPr>
                        <m:t>q</m:t>
                      </w:ins>
                    </m:r>
                  </m:e>
                  <m:sub>
                    <m:r>
                      <w:ins w:id="1463" w:author="Zhen Tan" w:date="2022-08-22T22:51:00Z">
                        <w:rPr>
                          <w:rFonts w:ascii="Cambria Math" w:hAnsi="Cambria Math" w:cs="Times New Roman"/>
                          <w:sz w:val="24"/>
                          <w:szCs w:val="24"/>
                        </w:rPr>
                        <m:t>i</m:t>
                      </w:ins>
                    </m:r>
                  </m:sub>
                </m:sSub>
                <m:r>
                  <w:del w:id="1464" w:author="Zhen Tan" w:date="2022-08-22T22:51:00Z">
                    <w:rPr>
                      <w:rFonts w:ascii="Cambria Math" w:hAnsi="Cambria Math" w:cs="Cambria Math"/>
                      <w:color w:val="333333"/>
                      <w:sz w:val="24"/>
                      <w:szCs w:val="24"/>
                      <w:shd w:val="clear" w:color="auto" w:fill="FFFFFF"/>
                    </w:rPr>
                    <m:t>q</m:t>
                  </w:del>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r>
                  <m:rPr>
                    <m:sty m:val="p"/>
                  </m:rPr>
                  <w:rPr>
                    <w:rFonts w:ascii="Cambria Math" w:hAnsi="Cambria Math" w:cs="Cambria Math"/>
                    <w:color w:val="333333"/>
                    <w:sz w:val="24"/>
                    <w:szCs w:val="24"/>
                    <w:shd w:val="clear" w:color="auto" w:fill="FFFFFF"/>
                  </w:rPr>
                  <m:t>=</m:t>
                </m:r>
                <m:sSub>
                  <m:sSubPr>
                    <m:ctrlPr>
                      <w:ins w:id="1465" w:author="Zhen Tan" w:date="2022-08-22T22:51:00Z">
                        <w:rPr>
                          <w:rFonts w:ascii="Cambria Math" w:hAnsi="Cambria Math" w:cs="Times New Roman"/>
                          <w:i/>
                          <w:sz w:val="24"/>
                          <w:szCs w:val="24"/>
                        </w:rPr>
                      </w:ins>
                    </m:ctrlPr>
                  </m:sSubPr>
                  <m:e>
                    <m:r>
                      <w:ins w:id="1466" w:author="Zhen Tan" w:date="2022-08-22T22:51:00Z">
                        <w:rPr>
                          <w:rFonts w:ascii="Cambria Math" w:hAnsi="Cambria Math" w:cs="Times New Roman"/>
                          <w:sz w:val="24"/>
                          <w:szCs w:val="24"/>
                        </w:rPr>
                        <m:t>q</m:t>
                      </w:ins>
                    </m:r>
                  </m:e>
                  <m:sub>
                    <m:r>
                      <w:ins w:id="1467" w:author="Zhen Tan" w:date="2022-08-22T22:51:00Z">
                        <w:rPr>
                          <w:rFonts w:ascii="Cambria Math" w:hAnsi="Cambria Math" w:cs="Times New Roman"/>
                          <w:sz w:val="24"/>
                          <w:szCs w:val="24"/>
                        </w:rPr>
                        <m:t>i</m:t>
                      </w:ins>
                    </m:r>
                  </m:sub>
                </m:sSub>
                <m:r>
                  <w:del w:id="1468" w:author="Zhen Tan" w:date="2022-08-22T22:51:00Z">
                    <w:rPr>
                      <w:rFonts w:ascii="Cambria Math" w:hAnsi="Cambria Math" w:cs="Cambria Math"/>
                      <w:color w:val="333333"/>
                      <w:sz w:val="24"/>
                      <w:szCs w:val="24"/>
                      <w:shd w:val="clear" w:color="auto" w:fill="FFFFFF"/>
                    </w:rPr>
                    <m:t>q</m:t>
                  </w:del>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e>
              <m:e>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m:rPr>
                    <m:sty m:val="p"/>
                  </m:rPr>
                  <w:rPr>
                    <w:rFonts w:ascii="Cambria Math" w:hAnsi="Cambria Math" w:cs="Cambria Math"/>
                    <w:sz w:val="24"/>
                    <w:szCs w:val="24"/>
                  </w:rPr>
                  <m:t xml:space="preserve">,                                                            </m:t>
                </m:r>
                <m:r>
                  <w:ins w:id="1469" w:author="Zhen Tan" w:date="2022-08-22T22:51:00Z">
                    <m:rPr>
                      <m:sty m:val="p"/>
                    </m:rPr>
                    <w:rPr>
                      <w:rFonts w:ascii="Cambria Math" w:hAnsi="Cambria Math" w:cs="Cambria Math"/>
                      <w:sz w:val="24"/>
                      <w:szCs w:val="24"/>
                    </w:rPr>
                    <m:t xml:space="preserve"> </m:t>
                  </w:ins>
                </m:r>
                <m:r>
                  <w:ins w:id="1470" w:author="Zhen Tan" w:date="2022-08-22T22:52:00Z">
                    <m:rPr>
                      <m:sty m:val="p"/>
                    </m:rPr>
                    <w:rPr>
                      <w:rFonts w:ascii="Cambria Math" w:hAnsi="Cambria Math" w:cs="Cambria Math"/>
                      <w:sz w:val="24"/>
                      <w:szCs w:val="24"/>
                    </w:rPr>
                    <m:t xml:space="preserve"> </m:t>
                  </w:ins>
                </m:r>
                <m:r>
                  <m:rPr>
                    <m:sty m:val="p"/>
                  </m:rPr>
                  <w:rPr>
                    <w:rFonts w:ascii="Cambria Math" w:hAnsi="Cambria Math" w:cs="Cambria Math"/>
                    <w:sz w:val="24"/>
                    <w:szCs w:val="24"/>
                  </w:rPr>
                  <m:t xml:space="preserve">           otherwise</m:t>
                </m:r>
              </m:e>
            </m:eqArr>
          </m:e>
        </m:d>
      </m:oMath>
      <w:r w:rsidR="00E65CB0">
        <w:rPr>
          <w:rFonts w:ascii="Times New Roman" w:hAnsi="Times New Roman" w:cs="Times New Roman"/>
          <w:color w:val="333333"/>
          <w:sz w:val="24"/>
          <w:szCs w:val="24"/>
          <w:shd w:val="clear" w:color="auto" w:fill="FFFFFF"/>
        </w:rPr>
        <w:t xml:space="preserve">       </w:t>
      </w:r>
      <w:r w:rsidR="00E65CB0" w:rsidRPr="002E3A01">
        <w:rPr>
          <w:rFonts w:ascii="Times New Roman" w:hAnsi="Times New Roman" w:cs="Times New Roman"/>
          <w:sz w:val="24"/>
          <w:szCs w:val="24"/>
          <w:shd w:val="clear" w:color="auto" w:fill="FFFFFF"/>
          <w:rPrChange w:id="1471" w:author="Zhen Tan" w:date="2022-08-29T00:22:00Z">
            <w:rPr>
              <w:rFonts w:ascii="Times New Roman" w:hAnsi="Times New Roman" w:cs="Times New Roman"/>
              <w:color w:val="FF0000"/>
              <w:sz w:val="24"/>
              <w:szCs w:val="24"/>
              <w:shd w:val="clear" w:color="auto" w:fill="FFFFFF"/>
            </w:rPr>
          </w:rPrChange>
        </w:rPr>
        <w:t>(</w:t>
      </w:r>
      <w:commentRangeStart w:id="1472"/>
      <w:commentRangeStart w:id="1473"/>
      <w:r w:rsidR="00E65CB0" w:rsidRPr="002E3A01">
        <w:rPr>
          <w:rFonts w:ascii="Times New Roman" w:hAnsi="Times New Roman" w:cs="Times New Roman"/>
          <w:sz w:val="24"/>
          <w:szCs w:val="24"/>
          <w:shd w:val="clear" w:color="auto" w:fill="FFFFFF"/>
          <w:rPrChange w:id="1474" w:author="Zhen Tan" w:date="2022-08-29T00:22:00Z">
            <w:rPr>
              <w:rFonts w:ascii="Times New Roman" w:hAnsi="Times New Roman" w:cs="Times New Roman"/>
              <w:color w:val="FF0000"/>
              <w:sz w:val="24"/>
              <w:szCs w:val="24"/>
              <w:shd w:val="clear" w:color="auto" w:fill="FFFFFF"/>
            </w:rPr>
          </w:rPrChange>
        </w:rPr>
        <w:t>1</w:t>
      </w:r>
      <w:ins w:id="1475" w:author="Zhen Tan" w:date="2022-08-22T18:38:00Z">
        <w:r w:rsidR="00297B1E" w:rsidRPr="002E3A01">
          <w:rPr>
            <w:rFonts w:ascii="Times New Roman" w:hAnsi="Times New Roman" w:cs="Times New Roman"/>
            <w:sz w:val="24"/>
            <w:szCs w:val="24"/>
            <w:shd w:val="clear" w:color="auto" w:fill="FFFFFF"/>
            <w:rPrChange w:id="1476" w:author="Zhen Tan" w:date="2022-08-29T00:22:00Z">
              <w:rPr>
                <w:rFonts w:ascii="Times New Roman" w:hAnsi="Times New Roman" w:cs="Times New Roman"/>
                <w:color w:val="FF0000"/>
                <w:sz w:val="24"/>
                <w:szCs w:val="24"/>
                <w:shd w:val="clear" w:color="auto" w:fill="FFFFFF"/>
              </w:rPr>
            </w:rPrChange>
          </w:rPr>
          <w:t>0</w:t>
        </w:r>
      </w:ins>
      <w:del w:id="1477" w:author="Zhen Tan" w:date="2022-08-22T18:38:00Z">
        <w:r w:rsidR="00E65CB0" w:rsidRPr="002E3A01" w:rsidDel="00297B1E">
          <w:rPr>
            <w:rFonts w:ascii="Times New Roman" w:hAnsi="Times New Roman" w:cs="Times New Roman"/>
            <w:sz w:val="24"/>
            <w:szCs w:val="24"/>
            <w:shd w:val="clear" w:color="auto" w:fill="FFFFFF"/>
            <w:rPrChange w:id="1478" w:author="Zhen Tan" w:date="2022-08-29T00:22:00Z">
              <w:rPr>
                <w:rFonts w:ascii="Times New Roman" w:hAnsi="Times New Roman" w:cs="Times New Roman"/>
                <w:color w:val="FF0000"/>
                <w:sz w:val="24"/>
                <w:szCs w:val="24"/>
                <w:shd w:val="clear" w:color="auto" w:fill="FFFFFF"/>
              </w:rPr>
            </w:rPrChange>
          </w:rPr>
          <w:delText>5</w:delText>
        </w:r>
      </w:del>
      <w:commentRangeEnd w:id="1472"/>
      <w:r w:rsidR="002000D2" w:rsidRPr="009B24CA">
        <w:rPr>
          <w:rStyle w:val="afd"/>
        </w:rPr>
        <w:commentReference w:id="1472"/>
      </w:r>
      <w:commentRangeEnd w:id="1473"/>
      <w:r w:rsidR="009D54AA" w:rsidRPr="002E3A01">
        <w:rPr>
          <w:rFonts w:ascii="Times New Roman" w:hAnsi="Times New Roman" w:cs="Times New Roman"/>
          <w:sz w:val="24"/>
          <w:szCs w:val="24"/>
          <w:shd w:val="clear" w:color="auto" w:fill="FFFFFF"/>
          <w:rPrChange w:id="1479" w:author="Zhen Tan" w:date="2022-08-29T00:22:00Z">
            <w:rPr>
              <w:rFonts w:ascii="Times New Roman" w:hAnsi="Times New Roman" w:cs="Times New Roman"/>
              <w:color w:val="FF0000"/>
              <w:sz w:val="24"/>
              <w:szCs w:val="24"/>
              <w:shd w:val="clear" w:color="auto" w:fill="FFFFFF"/>
            </w:rPr>
          </w:rPrChange>
        </w:rPr>
        <w:t>c</w:t>
      </w:r>
      <w:r w:rsidR="009D54AA" w:rsidRPr="009B24CA">
        <w:rPr>
          <w:rStyle w:val="afd"/>
        </w:rPr>
        <w:commentReference w:id="1473"/>
      </w:r>
      <w:r w:rsidR="00E67543" w:rsidRPr="002E3A01">
        <w:rPr>
          <w:rFonts w:ascii="Times New Roman" w:hAnsi="Times New Roman" w:cs="Times New Roman"/>
          <w:sz w:val="24"/>
          <w:szCs w:val="24"/>
          <w:shd w:val="clear" w:color="auto" w:fill="FFFFFF"/>
          <w:rPrChange w:id="1480" w:author="Zhen Tan" w:date="2022-08-29T00:22:00Z">
            <w:rPr>
              <w:rFonts w:ascii="Times New Roman" w:hAnsi="Times New Roman" w:cs="Times New Roman"/>
              <w:color w:val="FF0000"/>
              <w:sz w:val="24"/>
              <w:szCs w:val="24"/>
              <w:shd w:val="clear" w:color="auto" w:fill="FFFFFF"/>
            </w:rPr>
          </w:rPrChange>
        </w:rPr>
        <w:t>)</w:t>
      </w:r>
    </w:p>
    <w:p w14:paraId="3F34C666" w14:textId="7CC58C1E" w:rsidR="00E67543" w:rsidRPr="00AD4752" w:rsidRDefault="000101CC" w:rsidP="008052D1">
      <w:pPr>
        <w:adjustRightInd w:val="0"/>
        <w:snapToGrid w:val="0"/>
        <w:rPr>
          <w:rFonts w:ascii="Times New Roman" w:hAnsi="Times New Roman" w:cs="Times New Roman"/>
          <w:sz w:val="24"/>
          <w:szCs w:val="24"/>
          <w:shd w:val="clear" w:color="auto" w:fill="FFFFFF"/>
          <w:rPrChange w:id="1481" w:author="Zhen Tan" w:date="2022-08-23T00:18:00Z">
            <w:rPr>
              <w:rFonts w:ascii="Times New Roman" w:hAnsi="Times New Roman" w:cs="Times New Roman"/>
              <w:color w:val="333333"/>
              <w:sz w:val="24"/>
              <w:szCs w:val="24"/>
              <w:shd w:val="clear" w:color="auto" w:fill="FFFFFF"/>
            </w:rPr>
          </w:rPrChange>
        </w:rPr>
      </w:pPr>
      <w:r w:rsidRPr="00AD4752">
        <w:rPr>
          <w:rFonts w:ascii="Times New Roman" w:hAnsi="Times New Roman" w:cs="Times New Roman"/>
          <w:sz w:val="24"/>
          <w:szCs w:val="24"/>
          <w:shd w:val="clear" w:color="auto" w:fill="FFFFFF"/>
          <w:rPrChange w:id="1482" w:author="Zhen Tan" w:date="2022-08-23T00:18:00Z">
            <w:rPr>
              <w:rFonts w:ascii="Times New Roman" w:hAnsi="Times New Roman" w:cs="Times New Roman"/>
              <w:color w:val="333333"/>
              <w:sz w:val="24"/>
              <w:szCs w:val="24"/>
              <w:shd w:val="clear" w:color="auto" w:fill="FFFFFF"/>
            </w:rPr>
          </w:rPrChange>
        </w:rPr>
        <w:t>So</w:t>
      </w:r>
      <w:ins w:id="1483" w:author="Zhen Tan" w:date="2022-08-21T23:34:00Z">
        <w:r w:rsidR="00F56728" w:rsidRPr="00AD4752">
          <w:rPr>
            <w:rFonts w:ascii="Times New Roman" w:hAnsi="Times New Roman" w:cs="Times New Roman"/>
            <w:sz w:val="24"/>
            <w:szCs w:val="24"/>
            <w:shd w:val="clear" w:color="auto" w:fill="FFFFFF"/>
            <w:rPrChange w:id="1484" w:author="Zhen Tan" w:date="2022-08-23T00:18:00Z">
              <w:rPr>
                <w:rFonts w:ascii="Times New Roman" w:hAnsi="Times New Roman" w:cs="Times New Roman"/>
                <w:color w:val="333333"/>
                <w:sz w:val="24"/>
                <w:szCs w:val="24"/>
                <w:shd w:val="clear" w:color="auto" w:fill="FFFFFF"/>
              </w:rPr>
            </w:rPrChange>
          </w:rPr>
          <w:t>,</w:t>
        </w:r>
      </w:ins>
      <w:r w:rsidRPr="00AD4752">
        <w:rPr>
          <w:rFonts w:ascii="Times New Roman" w:hAnsi="Times New Roman" w:cs="Times New Roman"/>
          <w:sz w:val="24"/>
          <w:szCs w:val="24"/>
          <w:shd w:val="clear" w:color="auto" w:fill="FFFFFF"/>
          <w:rPrChange w:id="1485" w:author="Zhen Tan" w:date="2022-08-23T00:18:00Z">
            <w:rPr>
              <w:rFonts w:ascii="Times New Roman" w:hAnsi="Times New Roman" w:cs="Times New Roman"/>
              <w:color w:val="333333"/>
              <w:sz w:val="24"/>
              <w:szCs w:val="24"/>
              <w:shd w:val="clear" w:color="auto" w:fill="FFFFFF"/>
            </w:rPr>
          </w:rPrChange>
        </w:rPr>
        <w:t xml:space="preserve"> </w:t>
      </w:r>
      <w:r w:rsidR="00E67543" w:rsidRPr="00AD4752">
        <w:rPr>
          <w:rFonts w:ascii="Times New Roman" w:hAnsi="Times New Roman" w:cs="Times New Roman"/>
          <w:sz w:val="24"/>
          <w:szCs w:val="24"/>
          <w:shd w:val="clear" w:color="auto" w:fill="FFFFFF"/>
          <w:rPrChange w:id="1486" w:author="Zhen Tan" w:date="2022-08-23T00:18:00Z">
            <w:rPr>
              <w:rFonts w:ascii="Times New Roman" w:hAnsi="Times New Roman" w:cs="Times New Roman"/>
              <w:color w:val="333333"/>
              <w:sz w:val="24"/>
              <w:szCs w:val="24"/>
              <w:shd w:val="clear" w:color="auto" w:fill="FFFFFF"/>
            </w:rPr>
          </w:rPrChange>
        </w:rPr>
        <w:t xml:space="preserve">after each stage </w:t>
      </w:r>
      <w:r w:rsidR="00E67543" w:rsidRPr="00AD4752">
        <w:rPr>
          <w:rFonts w:ascii="Times New Roman" w:hAnsi="Times New Roman" w:cs="Times New Roman"/>
          <w:i/>
          <w:iCs/>
          <w:sz w:val="24"/>
          <w:szCs w:val="24"/>
          <w:shd w:val="clear" w:color="auto" w:fill="FFFFFF"/>
          <w:rPrChange w:id="1487" w:author="Zhen Tan" w:date="2022-08-23T00:18:00Z">
            <w:rPr>
              <w:rFonts w:ascii="Times New Roman" w:hAnsi="Times New Roman" w:cs="Times New Roman"/>
              <w:i/>
              <w:iCs/>
              <w:color w:val="333333"/>
              <w:sz w:val="24"/>
              <w:szCs w:val="24"/>
              <w:shd w:val="clear" w:color="auto" w:fill="FFFFFF"/>
            </w:rPr>
          </w:rPrChange>
        </w:rPr>
        <w:t>n</w:t>
      </w:r>
      <w:r w:rsidR="00E67543" w:rsidRPr="00AD4752">
        <w:rPr>
          <w:rFonts w:ascii="Times New Roman" w:hAnsi="Times New Roman" w:cs="Times New Roman"/>
          <w:sz w:val="24"/>
          <w:szCs w:val="24"/>
          <w:shd w:val="clear" w:color="auto" w:fill="FFFFFF"/>
          <w:rPrChange w:id="1488" w:author="Zhen Tan" w:date="2022-08-23T00:18:00Z">
            <w:rPr>
              <w:rFonts w:ascii="Times New Roman" w:hAnsi="Times New Roman" w:cs="Times New Roman"/>
              <w:color w:val="333333"/>
              <w:sz w:val="24"/>
              <w:szCs w:val="24"/>
              <w:shd w:val="clear" w:color="auto" w:fill="FFFFFF"/>
            </w:rPr>
          </w:rPrChange>
        </w:rPr>
        <w:t>, we just need to update</w:t>
      </w:r>
      <w:r w:rsidRPr="00AD4752">
        <w:rPr>
          <w:rFonts w:ascii="Times New Roman" w:hAnsi="Times New Roman" w:cs="Times New Roman"/>
          <w:sz w:val="24"/>
          <w:szCs w:val="24"/>
          <w:shd w:val="clear" w:color="auto" w:fill="FFFFFF"/>
          <w:rPrChange w:id="1489" w:author="Zhen Tan" w:date="2022-08-23T00:18:00Z">
            <w:rPr>
              <w:rFonts w:ascii="Times New Roman" w:hAnsi="Times New Roman" w:cs="Times New Roman"/>
              <w:color w:val="333333"/>
              <w:sz w:val="24"/>
              <w:szCs w:val="24"/>
              <w:shd w:val="clear" w:color="auto" w:fill="FFFFFF"/>
            </w:rPr>
          </w:rPrChange>
        </w:rPr>
        <w:t xml:space="preserve"> </w:t>
      </w:r>
      <w:ins w:id="1490" w:author="Zhen Tan" w:date="2022-08-23T00:18:00Z">
        <w:r w:rsidR="00AD4752" w:rsidRPr="00305531">
          <w:rPr>
            <w:rFonts w:ascii="Times New Roman" w:hAnsi="Times New Roman" w:cs="Times New Roman"/>
            <w:bCs/>
            <w:sz w:val="24"/>
            <w:szCs w:val="24"/>
          </w:rPr>
          <w:t xml:space="preserve">for each evaluation index </w:t>
        </w:r>
        <w:r w:rsidR="00AD4752" w:rsidRPr="00305531">
          <w:rPr>
            <w:rFonts w:ascii="Times New Roman" w:hAnsi="Times New Roman" w:cs="Times New Roman"/>
            <w:bCs/>
            <w:i/>
            <w:sz w:val="24"/>
            <w:szCs w:val="24"/>
          </w:rPr>
          <w:t>i</w:t>
        </w:r>
        <w:r w:rsidR="00AD4752" w:rsidRPr="00AD4752">
          <w:rPr>
            <w:rFonts w:ascii="Times New Roman" w:hAnsi="Times New Roman" w:cs="Times New Roman"/>
            <w:sz w:val="24"/>
            <w:szCs w:val="24"/>
            <w:shd w:val="clear" w:color="auto" w:fill="FFFFFF"/>
            <w:rPrChange w:id="1491" w:author="Zhen Tan" w:date="2022-08-23T00:18:00Z">
              <w:rPr>
                <w:rFonts w:ascii="Times New Roman" w:hAnsi="Times New Roman" w:cs="Times New Roman"/>
                <w:color w:val="333333"/>
                <w:sz w:val="24"/>
                <w:szCs w:val="24"/>
                <w:shd w:val="clear" w:color="auto" w:fill="FFFFFF"/>
              </w:rPr>
            </w:rPrChange>
          </w:rPr>
          <w:t xml:space="preserve">, </w:t>
        </w:r>
      </w:ins>
      <w:r w:rsidRPr="00AD4752">
        <w:rPr>
          <w:rFonts w:ascii="Times New Roman" w:hAnsi="Times New Roman" w:cs="Times New Roman"/>
          <w:sz w:val="24"/>
          <w:szCs w:val="24"/>
          <w:shd w:val="clear" w:color="auto" w:fill="FFFFFF"/>
          <w:rPrChange w:id="1492" w:author="Zhen Tan" w:date="2022-08-23T00:18:00Z">
            <w:rPr>
              <w:rFonts w:ascii="Times New Roman" w:hAnsi="Times New Roman" w:cs="Times New Roman"/>
              <w:color w:val="333333"/>
              <w:sz w:val="24"/>
              <w:szCs w:val="24"/>
              <w:shd w:val="clear" w:color="auto" w:fill="FFFFFF"/>
            </w:rPr>
          </w:rPrChange>
        </w:rPr>
        <w:t>the variance estimate</w:t>
      </w:r>
      <w:del w:id="1493" w:author="Zhen Tan" w:date="2022-08-23T00:23:00Z">
        <w:r w:rsidRPr="00AD4752" w:rsidDel="00A911FE">
          <w:rPr>
            <w:rFonts w:ascii="Times New Roman" w:hAnsi="Times New Roman" w:cs="Times New Roman"/>
            <w:sz w:val="24"/>
            <w:szCs w:val="24"/>
            <w:shd w:val="clear" w:color="auto" w:fill="FFFFFF"/>
            <w:rPrChange w:id="1494" w:author="Zhen Tan" w:date="2022-08-23T00:18:00Z">
              <w:rPr>
                <w:rFonts w:ascii="Times New Roman" w:hAnsi="Times New Roman" w:cs="Times New Roman"/>
                <w:color w:val="333333"/>
                <w:sz w:val="24"/>
                <w:szCs w:val="24"/>
                <w:shd w:val="clear" w:color="auto" w:fill="FFFFFF"/>
              </w:rPr>
            </w:rPrChange>
          </w:rPr>
          <w:delText>s</w:delText>
        </w:r>
      </w:del>
      <w:r w:rsidR="00E67543" w:rsidRPr="00AD4752">
        <w:rPr>
          <w:rFonts w:ascii="Times New Roman" w:hAnsi="Times New Roman" w:cs="Times New Roman"/>
          <w:sz w:val="24"/>
          <w:szCs w:val="24"/>
          <w:shd w:val="clear" w:color="auto" w:fill="FFFFFF"/>
          <w:rPrChange w:id="1495" w:author="Zhen Tan" w:date="2022-08-23T00:18:00Z">
            <w:rPr>
              <w:rFonts w:ascii="Times New Roman" w:hAnsi="Times New Roman" w:cs="Times New Roman"/>
              <w:color w:val="333333"/>
              <w:sz w:val="24"/>
              <w:szCs w:val="24"/>
              <w:shd w:val="clear" w:color="auto" w:fill="FFFFFF"/>
            </w:rPr>
          </w:rPrChange>
        </w:rPr>
        <w:t xml:space="preserve"> </w:t>
      </w:r>
      <w:del w:id="1496" w:author="Zhen Tan" w:date="2022-08-23T00:23:00Z">
        <w:r w:rsidRPr="00AD4752" w:rsidDel="00A911FE">
          <w:rPr>
            <w:rFonts w:ascii="Times New Roman" w:hAnsi="Times New Roman" w:cs="Times New Roman"/>
            <w:sz w:val="24"/>
            <w:szCs w:val="24"/>
            <w:shd w:val="clear" w:color="auto" w:fill="FFFFFF"/>
            <w:rPrChange w:id="1497" w:author="Zhen Tan" w:date="2022-08-23T00:18:00Z">
              <w:rPr>
                <w:rFonts w:ascii="Times New Roman" w:hAnsi="Times New Roman" w:cs="Times New Roman"/>
                <w:color w:val="333333"/>
                <w:sz w:val="24"/>
                <w:szCs w:val="24"/>
                <w:shd w:val="clear" w:color="auto" w:fill="FFFFFF"/>
              </w:rPr>
            </w:rPrChange>
          </w:rPr>
          <w:delText>corresponding to</w:delText>
        </w:r>
      </w:del>
      <w:ins w:id="1498" w:author="Zhen Tan" w:date="2022-08-23T00:23:00Z">
        <w:r w:rsidR="00A911FE">
          <w:rPr>
            <w:rFonts w:ascii="Times New Roman" w:hAnsi="Times New Roman" w:cs="Times New Roman"/>
            <w:sz w:val="24"/>
            <w:szCs w:val="24"/>
            <w:shd w:val="clear" w:color="auto" w:fill="FFFFFF"/>
          </w:rPr>
          <w:t>of</w:t>
        </w:r>
      </w:ins>
      <w:r w:rsidRPr="00AD4752">
        <w:rPr>
          <w:rFonts w:ascii="Times New Roman" w:hAnsi="Times New Roman" w:cs="Times New Roman"/>
          <w:sz w:val="24"/>
          <w:szCs w:val="24"/>
          <w:shd w:val="clear" w:color="auto" w:fill="FFFFFF"/>
          <w:rPrChange w:id="1499" w:author="Zhen Tan" w:date="2022-08-23T00:18:00Z">
            <w:rPr>
              <w:rFonts w:ascii="Times New Roman" w:hAnsi="Times New Roman" w:cs="Times New Roman"/>
              <w:color w:val="333333"/>
              <w:sz w:val="24"/>
              <w:szCs w:val="24"/>
              <w:shd w:val="clear" w:color="auto" w:fill="FFFFFF"/>
            </w:rPr>
          </w:rPrChange>
        </w:rPr>
        <w:t xml:space="preserve"> </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w:commentRangeStart w:id="1500"/>
        <w:commentRangeEnd w:id="1500"/>
        <m:r>
          <m:rPr>
            <m:sty m:val="p"/>
          </m:rPr>
          <w:rPr>
            <w:rStyle w:val="afd"/>
          </w:rPr>
          <w:commentReference w:id="1500"/>
        </m:r>
        <w:commentRangeStart w:id="1501"/>
        <w:commentRangeEnd w:id="1501"/>
        <m:r>
          <m:rPr>
            <m:sty m:val="p"/>
          </m:rPr>
          <w:rPr>
            <w:rStyle w:val="afd"/>
          </w:rPr>
          <w:commentReference w:id="1501"/>
        </m:r>
        <w:commentRangeStart w:id="1502"/>
        <w:commentRangeEnd w:id="1502"/>
        <m:r>
          <m:rPr>
            <m:sty m:val="p"/>
          </m:rPr>
          <w:rPr>
            <w:rStyle w:val="afd"/>
          </w:rPr>
          <w:commentReference w:id="1502"/>
        </m:r>
      </m:oMath>
      <w:del w:id="1503" w:author="Zhen Tan" w:date="2022-08-23T00:19:00Z">
        <w:r w:rsidRPr="00305531" w:rsidDel="00AD4752">
          <w:rPr>
            <w:rFonts w:ascii="Times New Roman" w:hAnsi="Times New Roman" w:cs="Times New Roman"/>
            <w:sz w:val="24"/>
            <w:szCs w:val="24"/>
          </w:rPr>
          <w:delText xml:space="preserve"> </w:delText>
        </w:r>
      </w:del>
      <w:ins w:id="1504" w:author="Zhen Tan" w:date="2022-08-23T00:19:00Z">
        <w:r w:rsidR="00AD4752">
          <w:rPr>
            <w:rFonts w:ascii="Times New Roman" w:hAnsi="Times New Roman" w:cs="Times New Roman"/>
            <w:sz w:val="24"/>
            <w:szCs w:val="24"/>
          </w:rPr>
          <w:t xml:space="preserve">, </w:t>
        </w:r>
      </w:ins>
      <m:oMath>
        <m:sSubSup>
          <m:sSubSupPr>
            <m:ctrlPr>
              <w:ins w:id="1505" w:author="Zhen Tan" w:date="2022-08-23T00:19:00Z">
                <w:rPr>
                  <w:rFonts w:ascii="Cambria Math" w:hAnsi="Cambria Math" w:cs="Cambria Math"/>
                  <w:color w:val="333333"/>
                  <w:sz w:val="24"/>
                  <w:szCs w:val="24"/>
                  <w:shd w:val="clear" w:color="auto" w:fill="FFFFFF"/>
                </w:rPr>
              </w:ins>
            </m:ctrlPr>
          </m:sSubSupPr>
          <m:e>
            <m:r>
              <w:ins w:id="1506" w:author="Zhen Tan" w:date="2022-08-23T00:19:00Z">
                <w:rPr>
                  <w:rFonts w:ascii="Cambria Math" w:hAnsi="Cambria Math" w:cs="Times New Roman"/>
                  <w:sz w:val="24"/>
                  <w:szCs w:val="24"/>
                </w:rPr>
                <m:t>λ</m:t>
              </w:ins>
            </m:r>
          </m:e>
          <m:sub>
            <m:sSup>
              <m:sSupPr>
                <m:ctrlPr>
                  <w:ins w:id="1507" w:author="Zhen Tan" w:date="2022-08-23T00:19:00Z">
                    <w:rPr>
                      <w:rFonts w:ascii="Cambria Math" w:hAnsi="Cambria Math" w:cs="Times New Roman"/>
                      <w:i/>
                      <w:sz w:val="24"/>
                      <w:szCs w:val="24"/>
                    </w:rPr>
                  </w:ins>
                </m:ctrlPr>
              </m:sSupPr>
              <m:e>
                <m:r>
                  <w:ins w:id="1508" w:author="Zhen Tan" w:date="2022-08-23T00:19:00Z">
                    <m:rPr>
                      <m:sty m:val="b"/>
                    </m:rPr>
                    <w:rPr>
                      <w:rFonts w:ascii="Cambria Math" w:hAnsi="Cambria Math" w:cs="Times New Roman"/>
                      <w:sz w:val="24"/>
                      <w:szCs w:val="24"/>
                    </w:rPr>
                    <m:t>x</m:t>
                  </w:ins>
                </m:r>
              </m:e>
              <m:sup>
                <m:r>
                  <w:ins w:id="1509" w:author="Zhen Tan" w:date="2022-08-23T00:19:00Z">
                    <w:rPr>
                      <w:rFonts w:ascii="Cambria Math" w:hAnsi="Cambria Math" w:cs="Times New Roman"/>
                      <w:sz w:val="24"/>
                      <w:szCs w:val="24"/>
                    </w:rPr>
                    <m:t>n</m:t>
                  </w:ins>
                </m:r>
              </m:sup>
            </m:sSup>
          </m:sub>
          <m:sup>
            <m:r>
              <w:ins w:id="1510" w:author="Zhen Tan" w:date="2022-08-23T00:19:00Z">
                <w:rPr>
                  <w:rFonts w:ascii="Cambria Math" w:hAnsi="Cambria Math" w:cs="Cambria Math"/>
                  <w:color w:val="333333"/>
                  <w:sz w:val="24"/>
                  <w:szCs w:val="24"/>
                  <w:shd w:val="clear" w:color="auto" w:fill="FFFFFF"/>
                </w:rPr>
                <m:t>i</m:t>
              </w:ins>
            </m:r>
          </m:sup>
        </m:sSubSup>
      </m:oMath>
      <w:ins w:id="1511" w:author="Zhen Tan" w:date="2022-08-23T00:19:00Z">
        <w:r w:rsidR="00AD4752">
          <w:rPr>
            <w:rFonts w:ascii="Times New Roman" w:hAnsi="Times New Roman" w:cs="Times New Roman"/>
            <w:color w:val="333333"/>
            <w:sz w:val="24"/>
            <w:szCs w:val="24"/>
            <w:shd w:val="clear" w:color="auto" w:fill="FFFFFF"/>
          </w:rPr>
          <w:t xml:space="preserve">, </w:t>
        </w:r>
      </w:ins>
      <w:del w:id="1512" w:author="Zhen Tan" w:date="2022-08-23T00:10:00Z">
        <w:r w:rsidRPr="00305531" w:rsidDel="003C5677">
          <w:rPr>
            <w:rFonts w:ascii="Times New Roman" w:hAnsi="Times New Roman" w:cs="Times New Roman"/>
            <w:bCs/>
            <w:sz w:val="24"/>
            <w:szCs w:val="24"/>
          </w:rPr>
          <w:delText>by the process described above</w:delText>
        </w:r>
        <w:r w:rsidR="001E2556" w:rsidRPr="00305531" w:rsidDel="003C5677">
          <w:rPr>
            <w:rFonts w:ascii="Times New Roman" w:hAnsi="Times New Roman" w:cs="Times New Roman"/>
            <w:bCs/>
            <w:sz w:val="24"/>
            <w:szCs w:val="24"/>
          </w:rPr>
          <w:delText>. T</w:delText>
        </w:r>
        <w:r w:rsidR="00E67543" w:rsidRPr="00305531" w:rsidDel="003C5677">
          <w:rPr>
            <w:rFonts w:ascii="Times New Roman" w:hAnsi="Times New Roman" w:cs="Times New Roman"/>
            <w:bCs/>
            <w:sz w:val="24"/>
            <w:szCs w:val="24"/>
          </w:rPr>
          <w:delText xml:space="preserve">he variance estimate of any other </w:delText>
        </w:r>
        <w:r w:rsidR="00527568" w:rsidRPr="00305531" w:rsidDel="003C5677">
          <w:rPr>
            <w:rFonts w:ascii="Times New Roman" w:hAnsi="Times New Roman" w:cs="Times New Roman"/>
            <w:bCs/>
            <w:sz w:val="24"/>
            <w:szCs w:val="24"/>
          </w:rPr>
          <w:delText>solution</w:delText>
        </w:r>
        <w:r w:rsidR="00E67543" w:rsidRPr="00305531" w:rsidDel="003C5677">
          <w:rPr>
            <w:rFonts w:ascii="Times New Roman" w:hAnsi="Times New Roman" w:cs="Times New Roman"/>
            <w:sz w:val="24"/>
            <w:szCs w:val="24"/>
          </w:rPr>
          <w:delText xml:space="preserve"> </w:delText>
        </w:r>
        <w:r w:rsidR="00E67543" w:rsidRPr="00305531" w:rsidDel="003C5677">
          <w:rPr>
            <w:rFonts w:ascii="Times New Roman" w:hAnsi="Times New Roman" w:cs="Times New Roman"/>
            <w:bCs/>
            <w:sz w:val="24"/>
            <w:szCs w:val="24"/>
          </w:rPr>
          <w:delText xml:space="preserve">is either </w:delText>
        </w:r>
        <w:r w:rsidR="001E2556" w:rsidRPr="00305531" w:rsidDel="003C5677">
          <w:rPr>
            <w:rFonts w:ascii="Times New Roman" w:hAnsi="Times New Roman" w:cs="Times New Roman"/>
            <w:bCs/>
            <w:sz w:val="24"/>
            <w:szCs w:val="24"/>
          </w:rPr>
          <w:delText xml:space="preserve">set </w:delText>
        </w:r>
        <w:r w:rsidR="00E67543" w:rsidRPr="00305531" w:rsidDel="003C5677">
          <w:rPr>
            <w:rFonts w:ascii="Times New Roman" w:hAnsi="Times New Roman" w:cs="Times New Roman"/>
            <w:bCs/>
            <w:sz w:val="24"/>
            <w:szCs w:val="24"/>
          </w:rPr>
          <w:delText>equal to</w:delText>
        </w:r>
      </w:del>
      <w:ins w:id="1513" w:author="Zhen Tan" w:date="2022-08-23T00:10:00Z">
        <w:r w:rsidR="003C5677" w:rsidRPr="00305531">
          <w:rPr>
            <w:rFonts w:ascii="Times New Roman" w:hAnsi="Times New Roman" w:cs="Times New Roman"/>
            <w:bCs/>
            <w:sz w:val="24"/>
            <w:szCs w:val="24"/>
          </w:rPr>
          <w:t>and</w:t>
        </w:r>
      </w:ins>
      <w:ins w:id="1514" w:author="Zhen Tan" w:date="2022-08-23T00:12:00Z">
        <w:r w:rsidR="00D328C6" w:rsidRPr="00305531">
          <w:rPr>
            <w:rFonts w:ascii="Times New Roman" w:hAnsi="Times New Roman" w:cs="Times New Roman"/>
            <w:bCs/>
            <w:sz w:val="24"/>
            <w:szCs w:val="24"/>
          </w:rPr>
          <w:t xml:space="preserve"> update</w:t>
        </w:r>
      </w:ins>
      <w:ins w:id="1515" w:author="Zhen Tan" w:date="2022-08-23T00:10:00Z">
        <w:r w:rsidR="00D328C6" w:rsidRPr="00305531">
          <w:rPr>
            <w:rFonts w:ascii="Times New Roman" w:hAnsi="Times New Roman" w:cs="Times New Roman"/>
            <w:bCs/>
            <w:sz w:val="24"/>
            <w:szCs w:val="24"/>
          </w:rPr>
          <w:t xml:space="preserve"> </w:t>
        </w:r>
      </w:ins>
      <w:del w:id="1516" w:author="Zhen Tan" w:date="2022-08-23T00:12:00Z">
        <w:r w:rsidR="00E67543" w:rsidRPr="00AD4752" w:rsidDel="00D328C6">
          <w:rPr>
            <w:rFonts w:ascii="Times New Roman" w:hAnsi="Times New Roman" w:cs="Times New Roman"/>
            <w:bCs/>
            <w:sz w:val="24"/>
            <w:szCs w:val="24"/>
            <w:rPrChange w:id="1517" w:author="Zhen Tan" w:date="2022-08-23T00:18:00Z">
              <w:rPr>
                <w:rFonts w:ascii="Times New Roman" w:hAnsi="Times New Roman" w:cs="Times New Roman"/>
                <w:bCs/>
                <w:color w:val="FF0000"/>
                <w:sz w:val="24"/>
                <w:szCs w:val="24"/>
              </w:rPr>
            </w:rPrChange>
          </w:rPr>
          <w:delText xml:space="preserve"> </w:delText>
        </w:r>
      </w:del>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Change w:id="1518" w:author="Zhen Tan" w:date="2022-08-23T00:18:00Z">
                  <w:rPr>
                    <w:rFonts w:ascii="Cambria Math" w:hAnsi="Cambria Math" w:cs="Times New Roman"/>
                    <w:color w:val="FF0000"/>
                    <w:sz w:val="24"/>
                    <w:szCs w:val="24"/>
                  </w:rPr>
                </w:rPrChange>
              </w:rPr>
              <m:t>Λ</m:t>
            </m:r>
          </m:e>
          <m:sub>
            <m:sSub>
              <m:sSubPr>
                <m:ctrlPr>
                  <w:ins w:id="1519" w:author="Zhen Tan" w:date="2022-08-23T00:18:00Z">
                    <w:rPr>
                      <w:rFonts w:ascii="Cambria Math" w:hAnsi="Cambria Math" w:cs="Times New Roman"/>
                      <w:i/>
                      <w:sz w:val="24"/>
                      <w:szCs w:val="24"/>
                    </w:rPr>
                  </w:ins>
                </m:ctrlPr>
              </m:sSubPr>
              <m:e>
                <m:r>
                  <w:ins w:id="1520" w:author="Zhen Tan" w:date="2022-08-23T00:18:00Z">
                    <w:rPr>
                      <w:rFonts w:ascii="Cambria Math" w:hAnsi="Cambria Math" w:cs="Times New Roman"/>
                      <w:sz w:val="24"/>
                      <w:szCs w:val="24"/>
                    </w:rPr>
                    <m:t>q</m:t>
                  </w:ins>
                </m:r>
              </m:e>
              <m:sub>
                <m:r>
                  <w:ins w:id="1521" w:author="Zhen Tan" w:date="2022-08-23T00:18:00Z">
                    <w:rPr>
                      <w:rFonts w:ascii="Cambria Math" w:hAnsi="Cambria Math" w:cs="Times New Roman"/>
                      <w:sz w:val="24"/>
                      <w:szCs w:val="24"/>
                    </w:rPr>
                    <m:t>i</m:t>
                  </w:ins>
                </m:r>
              </m:sub>
            </m:sSub>
            <m:r>
              <w:del w:id="1522" w:author="Zhen Tan" w:date="2022-08-23T00:18:00Z">
                <w:rPr>
                  <w:rFonts w:ascii="Cambria Math" w:eastAsia="宋体" w:hAnsi="Times New Roman" w:cs="Times New Roman"/>
                  <w:sz w:val="24"/>
                  <w:szCs w:val="24"/>
                  <w:rPrChange w:id="1523" w:author="Zhen Tan" w:date="2022-08-23T00:18:00Z">
                    <w:rPr>
                      <w:rFonts w:ascii="Cambria Math" w:eastAsia="宋体" w:hAnsi="Times New Roman" w:cs="Times New Roman"/>
                      <w:color w:val="FF0000"/>
                      <w:sz w:val="24"/>
                      <w:szCs w:val="24"/>
                    </w:rPr>
                  </w:rPrChange>
                </w:rPr>
                <m:t>q</m:t>
              </w:del>
            </m:r>
            <m:d>
              <m:dPr>
                <m:ctrlPr>
                  <w:rPr>
                    <w:rFonts w:ascii="Cambria Math" w:hAnsi="Cambria Math" w:cs="Cambria Math"/>
                    <w:i/>
                    <w:iCs/>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Change w:id="1524" w:author="Zhen Tan" w:date="2022-08-23T00:18:00Z">
                          <w:rPr>
                            <w:rFonts w:ascii="Cambria Math" w:hAnsi="Cambria Math" w:cs="Times New Roman"/>
                            <w:color w:val="FF0000"/>
                            <w:sz w:val="24"/>
                            <w:szCs w:val="24"/>
                          </w:rPr>
                        </w:rPrChange>
                      </w:rPr>
                      <m:t>x</m:t>
                    </m:r>
                  </m:e>
                  <m:sup>
                    <m:r>
                      <w:rPr>
                        <w:rFonts w:ascii="Cambria Math" w:hAnsi="Cambria Math" w:cs="Times New Roman"/>
                        <w:sz w:val="24"/>
                        <w:szCs w:val="24"/>
                        <w:rPrChange w:id="1525" w:author="Zhen Tan" w:date="2022-08-23T00:18:00Z">
                          <w:rPr>
                            <w:rFonts w:ascii="Cambria Math" w:hAnsi="Cambria Math" w:cs="Times New Roman"/>
                            <w:color w:val="FF0000"/>
                            <w:sz w:val="24"/>
                            <w:szCs w:val="24"/>
                          </w:rPr>
                        </w:rPrChange>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Change w:id="1526" w:author="Zhen Tan" w:date="2022-08-23T00:18:00Z">
                  <w:rPr>
                    <w:rFonts w:ascii="Cambria Math" w:eastAsia="宋体" w:hAnsi="Times New Roman" w:cs="Times New Roman"/>
                    <w:color w:val="FF0000"/>
                    <w:sz w:val="24"/>
                    <w:szCs w:val="24"/>
                  </w:rPr>
                </w:rPrChange>
              </w:rPr>
              <m:t>i</m:t>
            </m:r>
            <m:r>
              <w:del w:id="1527" w:author="Zhen Tan" w:date="2022-08-23T00:19:00Z">
                <w:rPr>
                  <w:rFonts w:ascii="Cambria Math" w:eastAsia="宋体" w:hAnsi="Times New Roman" w:cs="Times New Roman"/>
                  <w:sz w:val="24"/>
                  <w:szCs w:val="24"/>
                  <w:rPrChange w:id="1528" w:author="Zhen Tan" w:date="2022-08-23T00:18:00Z">
                    <w:rPr>
                      <w:rFonts w:ascii="Cambria Math" w:eastAsia="宋体" w:hAnsi="Times New Roman" w:cs="Times New Roman"/>
                      <w:color w:val="FF0000"/>
                      <w:sz w:val="24"/>
                      <w:szCs w:val="24"/>
                    </w:rPr>
                  </w:rPrChange>
                </w:rPr>
                <m:t>,n</m:t>
              </w:del>
            </m:r>
          </m:sup>
        </m:sSubSup>
      </m:oMath>
      <w:r w:rsidR="00E67543" w:rsidRPr="00AD4752">
        <w:rPr>
          <w:rFonts w:ascii="Times New Roman" w:hAnsi="Times New Roman" w:cs="Times New Roman"/>
          <w:bCs/>
          <w:sz w:val="24"/>
          <w:szCs w:val="24"/>
          <w:rPrChange w:id="1529" w:author="Zhen Tan" w:date="2022-08-23T00:18:00Z">
            <w:rPr>
              <w:rFonts w:ascii="Times New Roman" w:hAnsi="Times New Roman" w:cs="Times New Roman"/>
              <w:bCs/>
              <w:color w:val="FF0000"/>
              <w:sz w:val="24"/>
              <w:szCs w:val="24"/>
            </w:rPr>
          </w:rPrChange>
        </w:rPr>
        <w:t xml:space="preserve"> </w:t>
      </w:r>
      <w:ins w:id="1530" w:author="Zhen Tan" w:date="2022-08-23T00:12:00Z">
        <w:r w:rsidR="00D328C6" w:rsidRPr="00AD4752">
          <w:rPr>
            <w:rFonts w:ascii="Times New Roman" w:hAnsi="Times New Roman" w:cs="Times New Roman"/>
            <w:bCs/>
            <w:sz w:val="24"/>
            <w:szCs w:val="24"/>
            <w:rPrChange w:id="1531" w:author="Zhen Tan" w:date="2022-08-23T00:18:00Z">
              <w:rPr>
                <w:rFonts w:ascii="Times New Roman" w:hAnsi="Times New Roman" w:cs="Times New Roman"/>
                <w:bCs/>
                <w:color w:val="FF0000"/>
                <w:sz w:val="24"/>
                <w:szCs w:val="24"/>
              </w:rPr>
            </w:rPrChange>
          </w:rPr>
          <w:t xml:space="preserve">as </w:t>
        </w:r>
      </w:ins>
      <w:ins w:id="1532" w:author="Zhen Tan" w:date="2022-08-23T00:16:00Z">
        <w:r w:rsidR="00AD4752" w:rsidRPr="00AD4752">
          <w:rPr>
            <w:rFonts w:ascii="Times New Roman" w:hAnsi="Times New Roman" w:cs="Times New Roman"/>
            <w:bCs/>
            <w:sz w:val="24"/>
            <w:szCs w:val="24"/>
            <w:rPrChange w:id="1533" w:author="Zhen Tan" w:date="2022-08-23T00:18:00Z">
              <w:rPr>
                <w:rFonts w:ascii="Times New Roman" w:hAnsi="Times New Roman" w:cs="Times New Roman"/>
                <w:bCs/>
                <w:color w:val="FF0000"/>
                <w:sz w:val="24"/>
                <w:szCs w:val="24"/>
              </w:rPr>
            </w:rPrChange>
          </w:rPr>
          <w:t xml:space="preserve">the </w:t>
        </w:r>
      </w:ins>
      <w:ins w:id="1534" w:author="Zhen Tan" w:date="2022-08-23T00:17:00Z">
        <w:r w:rsidR="00AD4752" w:rsidRPr="00AD4752">
          <w:rPr>
            <w:rFonts w:ascii="Times New Roman" w:hAnsi="Times New Roman" w:cs="Times New Roman"/>
            <w:bCs/>
            <w:sz w:val="24"/>
            <w:szCs w:val="24"/>
            <w:rPrChange w:id="1535" w:author="Zhen Tan" w:date="2022-08-23T00:18:00Z">
              <w:rPr>
                <w:rFonts w:ascii="Times New Roman" w:hAnsi="Times New Roman" w:cs="Times New Roman"/>
                <w:bCs/>
                <w:color w:val="FF0000"/>
                <w:sz w:val="24"/>
                <w:szCs w:val="24"/>
              </w:rPr>
            </w:rPrChange>
          </w:rPr>
          <w:t xml:space="preserve">a common </w:t>
        </w:r>
      </w:ins>
      <w:ins w:id="1536" w:author="Zhen Tan" w:date="2022-08-23T00:16:00Z">
        <w:r w:rsidR="00AD4752" w:rsidRPr="00AD4752">
          <w:rPr>
            <w:rFonts w:ascii="Times New Roman" w:hAnsi="Times New Roman" w:cs="Times New Roman"/>
            <w:bCs/>
            <w:sz w:val="24"/>
            <w:szCs w:val="24"/>
            <w:rPrChange w:id="1537" w:author="Zhen Tan" w:date="2022-08-23T00:18:00Z">
              <w:rPr>
                <w:rFonts w:ascii="Times New Roman" w:hAnsi="Times New Roman" w:cs="Times New Roman"/>
                <w:bCs/>
                <w:color w:val="FF0000"/>
                <w:sz w:val="24"/>
                <w:szCs w:val="24"/>
              </w:rPr>
            </w:rPrChange>
          </w:rPr>
          <w:t xml:space="preserve">variance estimate </w:t>
        </w:r>
        <w:r w:rsidR="00AD4752" w:rsidRPr="00305531">
          <w:rPr>
            <w:rFonts w:ascii="Times New Roman" w:hAnsi="Times New Roman" w:cs="Times New Roman"/>
            <w:sz w:val="24"/>
            <w:szCs w:val="24"/>
            <w:shd w:val="clear" w:color="auto" w:fill="FFFFFF"/>
          </w:rPr>
          <w:t xml:space="preserve">for all the unsampled solutions which have the same combination index </w:t>
        </w:r>
        <w:r w:rsidR="00AD4752" w:rsidRPr="00AD4752">
          <w:rPr>
            <w:rFonts w:ascii="Times New Roman" w:hAnsi="Times New Roman" w:cs="Times New Roman"/>
            <w:sz w:val="24"/>
            <w:szCs w:val="24"/>
            <w:shd w:val="clear" w:color="auto" w:fill="FFFFFF"/>
            <w:rPrChange w:id="1538" w:author="Zhen Tan" w:date="2022-08-23T00:18:00Z">
              <w:rPr>
                <w:rFonts w:ascii="Times New Roman" w:hAnsi="Times New Roman" w:cs="Times New Roman"/>
                <w:i/>
                <w:sz w:val="24"/>
                <w:szCs w:val="24"/>
                <w:shd w:val="clear" w:color="auto" w:fill="FFFFFF"/>
              </w:rPr>
            </w:rPrChange>
          </w:rPr>
          <w:t>with</w:t>
        </w:r>
        <w:r w:rsidR="00AD4752" w:rsidRPr="00305531">
          <w:rPr>
            <w:rFonts w:ascii="Times New Roman" w:hAnsi="Times New Roman" w:cs="Times New Roman"/>
            <w:i/>
            <w:sz w:val="24"/>
            <w:szCs w:val="24"/>
            <w:shd w:val="clear" w:color="auto" w:fill="FFFFFF"/>
          </w:rPr>
          <w:t xml:space="preserve"> </w:t>
        </w:r>
      </w:ins>
      <m:oMath>
        <m:sSup>
          <m:sSupPr>
            <m:ctrlPr>
              <w:ins w:id="1539" w:author="Zhen Tan" w:date="2022-08-23T00:16:00Z">
                <w:rPr>
                  <w:rFonts w:ascii="Cambria Math" w:hAnsi="Cambria Math" w:cs="Times New Roman"/>
                  <w:i/>
                  <w:sz w:val="24"/>
                  <w:szCs w:val="24"/>
                </w:rPr>
              </w:ins>
            </m:ctrlPr>
          </m:sSupPr>
          <m:e>
            <m:r>
              <w:ins w:id="1540" w:author="Zhen Tan" w:date="2022-08-23T00:16:00Z">
                <m:rPr>
                  <m:sty m:val="b"/>
                </m:rPr>
                <w:rPr>
                  <w:rFonts w:ascii="Cambria Math" w:hAnsi="Cambria Math" w:cs="Times New Roman"/>
                  <w:sz w:val="24"/>
                  <w:szCs w:val="24"/>
                </w:rPr>
                <m:t>x</m:t>
              </w:ins>
            </m:r>
          </m:e>
          <m:sup>
            <m:r>
              <w:ins w:id="1541" w:author="Zhen Tan" w:date="2022-08-23T00:16:00Z">
                <w:rPr>
                  <w:rFonts w:ascii="Cambria Math" w:hAnsi="Cambria Math" w:cs="Times New Roman"/>
                  <w:sz w:val="24"/>
                  <w:szCs w:val="24"/>
                </w:rPr>
                <m:t>n</m:t>
              </w:ins>
            </m:r>
          </m:sup>
        </m:sSup>
        <w:commentRangeStart w:id="1542"/>
        <w:commentRangeEnd w:id="1542"/>
        <m:r>
          <w:ins w:id="1543" w:author="Zhen Tan" w:date="2022-08-23T00:16:00Z">
            <m:rPr>
              <m:sty m:val="p"/>
            </m:rPr>
            <w:rPr>
              <w:rStyle w:val="afd"/>
            </w:rPr>
            <w:commentReference w:id="1542"/>
          </w:ins>
        </m:r>
        <w:commentRangeStart w:id="1544"/>
        <w:commentRangeEnd w:id="1544"/>
        <m:r>
          <w:ins w:id="1545" w:author="Zhen Tan" w:date="2022-08-23T00:16:00Z">
            <m:rPr>
              <m:sty m:val="p"/>
            </m:rPr>
            <w:rPr>
              <w:rStyle w:val="afd"/>
            </w:rPr>
            <w:commentReference w:id="1544"/>
          </w:ins>
        </m:r>
        <w:commentRangeStart w:id="1546"/>
        <w:commentRangeEnd w:id="1546"/>
        <m:r>
          <w:ins w:id="1547" w:author="Zhen Tan" w:date="2022-08-23T00:16:00Z">
            <m:rPr>
              <m:sty m:val="p"/>
            </m:rPr>
            <w:rPr>
              <w:rStyle w:val="afd"/>
            </w:rPr>
            <w:commentReference w:id="1546"/>
          </w:ins>
        </m:r>
      </m:oMath>
      <w:del w:id="1548" w:author="Zhen Tan" w:date="2022-08-23T00:12:00Z">
        <w:r w:rsidR="00E67543" w:rsidRPr="00AD4752" w:rsidDel="00D328C6">
          <w:rPr>
            <w:rFonts w:ascii="Times New Roman" w:hAnsi="Times New Roman" w:cs="Times New Roman"/>
            <w:bCs/>
            <w:sz w:val="24"/>
            <w:szCs w:val="24"/>
            <w:rPrChange w:id="1549" w:author="Zhen Tan" w:date="2022-08-23T00:18:00Z">
              <w:rPr>
                <w:rFonts w:ascii="Times New Roman" w:hAnsi="Times New Roman" w:cs="Times New Roman"/>
                <w:bCs/>
                <w:color w:val="FF0000"/>
                <w:sz w:val="24"/>
                <w:szCs w:val="24"/>
              </w:rPr>
            </w:rPrChange>
          </w:rPr>
          <w:delText>or remain unchanged</w:delText>
        </w:r>
      </w:del>
      <w:ins w:id="1550" w:author="Zhen Tan" w:date="2022-08-23T00:17:00Z">
        <w:r w:rsidR="00AD4752" w:rsidRPr="00305531">
          <w:rPr>
            <w:rFonts w:ascii="Times New Roman" w:hAnsi="Times New Roman" w:cs="Times New Roman"/>
            <w:bCs/>
            <w:sz w:val="24"/>
            <w:szCs w:val="24"/>
          </w:rPr>
          <w:t xml:space="preserve">. </w:t>
        </w:r>
      </w:ins>
      <w:del w:id="1551" w:author="Zhen Tan" w:date="2022-08-23T00:17:00Z">
        <w:r w:rsidR="00E67543" w:rsidRPr="00305531" w:rsidDel="00AD4752">
          <w:rPr>
            <w:rFonts w:ascii="Times New Roman" w:hAnsi="Times New Roman" w:cs="Times New Roman"/>
            <w:bCs/>
            <w:sz w:val="24"/>
            <w:szCs w:val="24"/>
          </w:rPr>
          <w:delText>.</w:delText>
        </w:r>
      </w:del>
      <w:del w:id="1552" w:author="Zhen Tan" w:date="2022-08-23T00:18:00Z">
        <w:r w:rsidR="00E67543" w:rsidRPr="00305531" w:rsidDel="00AD4752">
          <w:rPr>
            <w:rFonts w:ascii="Times New Roman" w:hAnsi="Times New Roman" w:cs="Times New Roman"/>
            <w:bCs/>
            <w:sz w:val="24"/>
            <w:szCs w:val="24"/>
          </w:rPr>
          <w:delText xml:space="preserve"> </w:delText>
        </w:r>
      </w:del>
      <w:r w:rsidR="00E67543" w:rsidRPr="00305531">
        <w:rPr>
          <w:rFonts w:ascii="Times New Roman" w:hAnsi="Times New Roman" w:cs="Times New Roman"/>
          <w:bCs/>
          <w:sz w:val="24"/>
          <w:szCs w:val="24"/>
        </w:rPr>
        <w:t xml:space="preserve">We will see in Section </w:t>
      </w:r>
      <w:ins w:id="1553" w:author="Zhen Tan" w:date="2022-08-23T00:18:00Z">
        <w:r w:rsidR="00AD4752" w:rsidRPr="00AD4752">
          <w:rPr>
            <w:rFonts w:ascii="Times New Roman" w:hAnsi="Times New Roman" w:cs="Times New Roman"/>
            <w:bCs/>
            <w:sz w:val="24"/>
            <w:szCs w:val="24"/>
          </w:rPr>
          <w:t>4</w:t>
        </w:r>
      </w:ins>
      <w:del w:id="1554" w:author="Zhen Tan" w:date="2022-08-23T00:18:00Z">
        <w:r w:rsidR="00E67543" w:rsidRPr="00AD4752" w:rsidDel="00AD4752">
          <w:rPr>
            <w:rFonts w:ascii="Times New Roman" w:hAnsi="Times New Roman" w:cs="Times New Roman"/>
            <w:bCs/>
            <w:sz w:val="24"/>
            <w:szCs w:val="24"/>
          </w:rPr>
          <w:delText>3</w:delText>
        </w:r>
      </w:del>
      <w:r w:rsidR="00E67543" w:rsidRPr="00AD4752">
        <w:rPr>
          <w:rFonts w:ascii="Times New Roman" w:hAnsi="Times New Roman" w:cs="Times New Roman"/>
          <w:bCs/>
          <w:sz w:val="24"/>
          <w:szCs w:val="24"/>
        </w:rPr>
        <w:t>.3 that this variance updating approach also help make our sampling algorithm efficient.</w:t>
      </w:r>
    </w:p>
    <w:p w14:paraId="66AC1A08" w14:textId="77777777" w:rsidR="00E67543" w:rsidRDefault="00E67543" w:rsidP="008052D1">
      <w:pPr>
        <w:adjustRightInd w:val="0"/>
        <w:snapToGrid w:val="0"/>
        <w:rPr>
          <w:rFonts w:ascii="Times New Roman" w:hAnsi="Times New Roman" w:cs="Times New Roman"/>
          <w:color w:val="333333"/>
          <w:sz w:val="24"/>
          <w:szCs w:val="24"/>
          <w:shd w:val="clear" w:color="auto" w:fill="FFFFFF"/>
        </w:rPr>
      </w:pPr>
    </w:p>
    <w:p w14:paraId="736FA315" w14:textId="7000B041" w:rsidR="00E67543" w:rsidRPr="002E3A01" w:rsidRDefault="00F22D01" w:rsidP="008052D1">
      <w:pPr>
        <w:pStyle w:val="3"/>
        <w:adjustRightInd w:val="0"/>
        <w:snapToGrid w:val="0"/>
        <w:rPr>
          <w:rFonts w:ascii="Times New Roman" w:eastAsiaTheme="minorEastAsia" w:hAnsi="Times New Roman" w:cs="Times New Roman"/>
          <w:b/>
          <w:color w:val="auto"/>
          <w:kern w:val="2"/>
          <w:rPrChange w:id="1555" w:author="Zhen Tan" w:date="2022-08-29T00:22:00Z">
            <w:rPr>
              <w:rFonts w:ascii="Times New Roman" w:eastAsiaTheme="minorEastAsia" w:hAnsi="Times New Roman" w:cs="Times New Roman"/>
              <w:color w:val="auto"/>
              <w:kern w:val="2"/>
            </w:rPr>
          </w:rPrChange>
        </w:rPr>
      </w:pPr>
      <w:r w:rsidRPr="002E3A01">
        <w:rPr>
          <w:rFonts w:ascii="Times New Roman" w:eastAsiaTheme="minorEastAsia" w:hAnsi="Times New Roman" w:cs="Times New Roman"/>
          <w:b/>
          <w:color w:val="auto"/>
          <w:kern w:val="2"/>
          <w:rPrChange w:id="1556" w:author="Zhen Tan" w:date="2022-08-29T00:22:00Z">
            <w:rPr>
              <w:rFonts w:ascii="Times New Roman" w:eastAsiaTheme="minorEastAsia" w:hAnsi="Times New Roman" w:cs="Times New Roman"/>
              <w:color w:val="auto"/>
              <w:kern w:val="2"/>
            </w:rPr>
          </w:rPrChange>
        </w:rPr>
        <w:t>4</w:t>
      </w:r>
      <w:r w:rsidR="00E67543" w:rsidRPr="002E3A01">
        <w:rPr>
          <w:rFonts w:ascii="Times New Roman" w:eastAsiaTheme="minorEastAsia" w:hAnsi="Times New Roman" w:cs="Times New Roman"/>
          <w:b/>
          <w:color w:val="auto"/>
          <w:kern w:val="2"/>
          <w:rPrChange w:id="1557" w:author="Zhen Tan" w:date="2022-08-29T00:22:00Z">
            <w:rPr>
              <w:rFonts w:ascii="Times New Roman" w:eastAsiaTheme="minorEastAsia" w:hAnsi="Times New Roman" w:cs="Times New Roman"/>
              <w:color w:val="auto"/>
              <w:kern w:val="2"/>
            </w:rPr>
          </w:rPrChange>
        </w:rPr>
        <w:t>.2.3 The reformulated decision model for NSTPU based on parametric beliefs</w:t>
      </w:r>
    </w:p>
    <w:p w14:paraId="1CD05857" w14:textId="2484F652" w:rsidR="00E67543" w:rsidRPr="008E146A" w:rsidRDefault="00E67543" w:rsidP="008052D1">
      <w:pPr>
        <w:adjustRightInd w:val="0"/>
        <w:snapToGrid w:val="0"/>
        <w:rPr>
          <w:rFonts w:ascii="Times New Roman" w:hAnsi="Times New Roman" w:cs="Times New Roman"/>
          <w:sz w:val="24"/>
          <w:szCs w:val="24"/>
        </w:rPr>
      </w:pPr>
      <w:r w:rsidRPr="00CE0AE0">
        <w:rPr>
          <w:rFonts w:ascii="Times New Roman" w:hAnsi="Times New Roman" w:cs="Times New Roman"/>
          <w:sz w:val="24"/>
          <w:szCs w:val="24"/>
          <w:shd w:val="clear" w:color="auto" w:fill="FFFFFF"/>
        </w:rPr>
        <w:t xml:space="preserve">Finally, using the </w:t>
      </w:r>
      <w:r w:rsidRPr="00CE0AE0">
        <w:rPr>
          <w:rFonts w:ascii="Times New Roman" w:hAnsi="Times New Roman" w:cs="Times New Roman"/>
          <w:sz w:val="24"/>
          <w:szCs w:val="24"/>
        </w:rPr>
        <w:t>pr</w:t>
      </w:r>
      <w:r>
        <w:rPr>
          <w:rFonts w:ascii="Times New Roman" w:hAnsi="Times New Roman" w:cs="Times New Roman"/>
          <w:sz w:val="24"/>
          <w:szCs w:val="24"/>
        </w:rPr>
        <w:t>oposed parametric belief models, problem (</w:t>
      </w:r>
      <w:ins w:id="1558" w:author="Zhen Tan" w:date="2022-08-23T00:25:00Z">
        <w:r w:rsidR="00631DFE">
          <w:rPr>
            <w:rFonts w:ascii="Times New Roman" w:hAnsi="Times New Roman" w:cs="Times New Roman"/>
            <w:sz w:val="24"/>
            <w:szCs w:val="24"/>
          </w:rPr>
          <w:t>6</w:t>
        </w:r>
      </w:ins>
      <w:del w:id="1559" w:author="Zhen Tan" w:date="2022-08-23T00:25:00Z">
        <w:r w:rsidDel="00631DFE">
          <w:rPr>
            <w:rFonts w:ascii="Times New Roman" w:hAnsi="Times New Roman" w:cs="Times New Roman"/>
            <w:sz w:val="24"/>
            <w:szCs w:val="24"/>
          </w:rPr>
          <w:delText>11</w:delText>
        </w:r>
      </w:del>
      <w:r>
        <w:rPr>
          <w:rFonts w:ascii="Times New Roman" w:hAnsi="Times New Roman" w:cs="Times New Roman"/>
          <w:sz w:val="24"/>
          <w:szCs w:val="24"/>
        </w:rPr>
        <w:t>) can be reformulated as</w:t>
      </w:r>
    </w:p>
    <w:p w14:paraId="7FD9B0E2" w14:textId="0AD89F71" w:rsidR="00E67543" w:rsidRPr="00454446" w:rsidRDefault="00000000" w:rsidP="008052D1">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D</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Times New Roman" w:cs="Times New Roman"/>
                    <w:sz w:val="24"/>
                    <w:szCs w:val="24"/>
                  </w:rPr>
                  <m:t>,</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A</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e>
            </m:d>
            <m:r>
              <w:rPr>
                <w:rFonts w:ascii="Cambria Math" w:eastAsia="宋体" w:hAnsi="Times New Roman" w:cs="Times New Roman"/>
                <w:sz w:val="24"/>
                <w:szCs w:val="24"/>
              </w:rPr>
              <m:t xml:space="preserve">       </m:t>
            </m:r>
            <m:r>
              <w:ins w:id="1560" w:author="Zhen Tan" w:date="2022-08-23T12:29:00Z">
                <w:rPr>
                  <w:rFonts w:ascii="Cambria Math" w:eastAsia="宋体" w:hAnsi="Times New Roman" w:cs="Times New Roman"/>
                  <w:sz w:val="24"/>
                  <w:szCs w:val="24"/>
                </w:rPr>
                <m:t xml:space="preserve">     </m:t>
              </w:ins>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E</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m:t>
                </m:r>
              </m:sup>
            </m:sSup>
            <m:r>
              <w:rPr>
                <w:rFonts w:ascii="Cambria Math" w:eastAsia="宋体" w:hAnsi="Cambria Math" w:cs="Times New Roman"/>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τ</m:t>
                </m:r>
              </m:e>
              <m:sup>
                <m:r>
                  <w:rPr>
                    <w:rFonts w:ascii="Cambria Math" w:hAnsi="Cambria Math" w:cs="Cambria Math" w:hint="eastAsia"/>
                    <w:sz w:val="24"/>
                    <w:szCs w:val="24"/>
                    <w:shd w:val="clear" w:color="auto" w:fill="FFFFFF"/>
                  </w:rPr>
                  <m:t>E</m:t>
                </m:r>
              </m:sup>
            </m:sSup>
            <m:r>
              <m:rPr>
                <m:sty m:val="p"/>
              </m:rPr>
              <w:rPr>
                <w:rFonts w:ascii="Cambria Math" w:eastAsia="宋体" w:hAnsi="Cambria Math" w:cs="Times New Roman"/>
                <w:sz w:val="24"/>
                <w:szCs w:val="24"/>
              </w:rPr>
              <m:t>-</m:t>
            </m:r>
            <m:sSup>
              <m:sSupPr>
                <m:ctrlPr>
                  <w:ins w:id="1561" w:author="Zhen Tan" w:date="2022-08-23T12:37:00Z">
                    <w:rPr>
                      <w:rFonts w:ascii="Cambria Math" w:hAnsi="Cambria Math" w:cs="Cambria Math"/>
                      <w:color w:val="333333"/>
                      <w:sz w:val="24"/>
                      <w:szCs w:val="24"/>
                      <w:shd w:val="clear" w:color="auto" w:fill="FFFFFF"/>
                    </w:rPr>
                  </w:ins>
                </m:ctrlPr>
              </m:sSupPr>
              <m:e>
                <m:r>
                  <w:ins w:id="1562" w:author="Zhen Tan" w:date="2022-08-23T12:37:00Z">
                    <m:rPr>
                      <m:sty m:val="p"/>
                    </m:rPr>
                    <w:rPr>
                      <w:rFonts w:ascii="Cambria Math" w:eastAsia="宋体" w:hAnsi="Cambria Math" w:cs="Times New Roman"/>
                      <w:sz w:val="24"/>
                      <w:szCs w:val="24"/>
                    </w:rPr>
                    <m:t>Φ</m:t>
                  </w:ins>
                </m:r>
              </m:e>
              <m:sup>
                <m:r>
                  <w:ins w:id="1563" w:author="Zhen Tan" w:date="2022-08-23T12:37:00Z">
                    <w:rPr>
                      <w:rFonts w:ascii="Cambria Math" w:eastAsia="微软雅黑" w:hAnsi="Cambria Math" w:cs="微软雅黑" w:hint="eastAsia"/>
                      <w:color w:val="333333"/>
                      <w:sz w:val="24"/>
                      <w:szCs w:val="24"/>
                      <w:shd w:val="clear" w:color="auto" w:fill="FFFFFF"/>
                    </w:rPr>
                    <m:t>-</m:t>
                  </w:ins>
                </m:r>
                <m:r>
                  <w:ins w:id="1564" w:author="Zhen Tan" w:date="2022-08-23T12:37:00Z">
                    <w:rPr>
                      <w:rFonts w:ascii="Cambria Math" w:hAnsi="Cambria Math" w:cs="Cambria Math"/>
                      <w:color w:val="333333"/>
                      <w:sz w:val="24"/>
                      <w:szCs w:val="24"/>
                      <w:shd w:val="clear" w:color="auto" w:fill="FFFFFF"/>
                    </w:rPr>
                    <m:t>1</m:t>
                  </w:ins>
                </m:r>
              </m:sup>
            </m:sSup>
            <m:r>
              <w:ins w:id="1565" w:author="Zhen Tan" w:date="2022-08-23T12:37:00Z">
                <m:rPr>
                  <m:sty m:val="p"/>
                </m:rPr>
                <w:rPr>
                  <w:rFonts w:ascii="Cambria Math" w:eastAsia="宋体" w:hAnsi="Cambria Math" w:cs="Times New Roman"/>
                  <w:sz w:val="24"/>
                  <w:szCs w:val="24"/>
                </w:rPr>
                <m:t>(1-</m:t>
              </w:ins>
            </m:r>
            <m:r>
              <w:ins w:id="1566" w:author="Zhen Tan" w:date="2022-08-23T12:37:00Z">
                <w:rPr>
                  <w:rFonts w:ascii="Cambria Math" w:hAnsi="Cambria Math" w:cs="Times New Roman"/>
                  <w:sz w:val="24"/>
                  <w:szCs w:val="24"/>
                </w:rPr>
                <m:t>ϵ)</m:t>
              </w:ins>
            </m:r>
            <m:sSub>
              <m:sSubPr>
                <m:ctrlPr>
                  <w:del w:id="1567" w:author="Zhen Tan" w:date="2022-08-23T12:29:00Z">
                    <w:rPr>
                      <w:rFonts w:ascii="Cambria Math" w:hAnsi="Times New Roman" w:cs="Times New Roman"/>
                      <w:i/>
                      <w:sz w:val="24"/>
                      <w:szCs w:val="24"/>
                    </w:rPr>
                  </w:del>
                </m:ctrlPr>
              </m:sSubPr>
              <m:e>
                <m:r>
                  <w:del w:id="1568" w:author="Zhen Tan" w:date="2022-08-23T12:28:00Z">
                    <w:rPr>
                      <w:rFonts w:ascii="Cambria Math" w:eastAsia="宋体" w:hAnsi="Cambria Math" w:cs="Times New Roman"/>
                      <w:sz w:val="24"/>
                      <w:szCs w:val="24"/>
                    </w:rPr>
                    <m:t>α</m:t>
                  </w:del>
                </m:r>
              </m:e>
              <m:sub>
                <m:r>
                  <w:del w:id="1569" w:author="Zhen Tan" w:date="2022-08-23T12:28:00Z">
                    <m:rPr>
                      <m:sty m:val="p"/>
                    </m:rPr>
                    <w:rPr>
                      <w:rFonts w:ascii="Cambria Math" w:hAnsi="Cambria Math" w:cs="Times New Roman"/>
                      <w:sz w:val="24"/>
                      <w:szCs w:val="24"/>
                    </w:rPr>
                    <m:t>1</m:t>
                  </w:del>
                </m:r>
                <m:r>
                  <w:del w:id="1570" w:author="Zhen Tan" w:date="2022-08-23T12:28:00Z">
                    <m:rPr>
                      <m:sty m:val="p"/>
                    </m:rPr>
                    <w:rPr>
                      <w:rFonts w:ascii="微软雅黑" w:eastAsia="微软雅黑" w:hAnsi="微软雅黑" w:cs="微软雅黑" w:hint="eastAsia"/>
                      <w:sz w:val="24"/>
                      <w:szCs w:val="24"/>
                    </w:rPr>
                    <m:t>-</m:t>
                  </w:del>
                </m:r>
                <m:r>
                  <w:del w:id="1571" w:author="Zhen Tan" w:date="2022-08-23T00:26:00Z">
                    <m:rPr>
                      <m:scr m:val="script"/>
                      <m:sty m:val="p"/>
                    </m:rPr>
                    <w:rPr>
                      <w:rFonts w:ascii="Cambria Math" w:hAnsi="Cambria Math" w:cs="Times New Roman"/>
                      <w:sz w:val="24"/>
                      <w:szCs w:val="24"/>
                    </w:rPr>
                    <m:t>E</m:t>
                  </w:del>
                </m:r>
              </m:sub>
            </m:sSub>
            <w:bookmarkStart w:id="1572" w:name="_Hlk46273325"/>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
                  <m:t>1/2</m:t>
                </m:r>
              </m:sup>
            </m:sSup>
            <w:bookmarkEnd w:id="1572"/>
            <m:r>
              <w:rPr>
                <w:rFonts w:ascii="Cambria Math" w:eastAsia="宋体" w:hAnsi="Cambria Math" w:cs="Times New Roman"/>
                <w:sz w:val="24"/>
                <w:szCs w:val="24"/>
              </w:rPr>
              <m:t xml:space="preserve">     </m:t>
            </m:r>
          </m:e>
        </m:eqArr>
      </m:oMath>
      <w:r w:rsidR="00E67543">
        <w:rPr>
          <w:rFonts w:ascii="Times New Roman" w:hAnsi="Times New Roman" w:cs="Times New Roman"/>
          <w:sz w:val="24"/>
          <w:szCs w:val="24"/>
        </w:rPr>
        <w:t xml:space="preserve">                 </w:t>
      </w:r>
      <w:commentRangeStart w:id="1573"/>
      <w:commentRangeStart w:id="1574"/>
      <w:r w:rsidR="00E67543">
        <w:rPr>
          <w:rFonts w:ascii="Times New Roman" w:hAnsi="Times New Roman" w:cs="Times New Roman"/>
          <w:sz w:val="24"/>
          <w:szCs w:val="24"/>
        </w:rPr>
        <w:t>(</w:t>
      </w:r>
      <w:ins w:id="1575" w:author="Zhen Tan" w:date="2022-08-23T00:25:00Z">
        <w:r w:rsidR="00631DFE">
          <w:rPr>
            <w:rFonts w:ascii="Times New Roman" w:hAnsi="Times New Roman" w:cs="Times New Roman"/>
            <w:sz w:val="24"/>
            <w:szCs w:val="24"/>
          </w:rPr>
          <w:t>11</w:t>
        </w:r>
      </w:ins>
      <w:del w:id="1576" w:author="Zhen Tan" w:date="2022-08-23T00:25:00Z">
        <w:r w:rsidR="00E67543" w:rsidDel="00631DFE">
          <w:rPr>
            <w:rFonts w:ascii="Times New Roman" w:hAnsi="Times New Roman" w:cs="Times New Roman"/>
            <w:sz w:val="24"/>
            <w:szCs w:val="24"/>
          </w:rPr>
          <w:delText>1</w:delText>
        </w:r>
      </w:del>
      <w:del w:id="1577" w:author="Zhen Tan" w:date="2022-08-23T00:23:00Z">
        <w:r w:rsidR="00E67543" w:rsidDel="00FD2512">
          <w:rPr>
            <w:rFonts w:ascii="Times New Roman" w:hAnsi="Times New Roman" w:cs="Times New Roman"/>
            <w:sz w:val="24"/>
            <w:szCs w:val="24"/>
          </w:rPr>
          <w:delText>6</w:delText>
        </w:r>
      </w:del>
      <w:r w:rsidR="00E67543">
        <w:rPr>
          <w:rFonts w:ascii="Times New Roman" w:hAnsi="Times New Roman" w:cs="Times New Roman"/>
          <w:sz w:val="24"/>
          <w:szCs w:val="24"/>
        </w:rPr>
        <w:t>)</w:t>
      </w:r>
      <w:commentRangeEnd w:id="1573"/>
      <w:r w:rsidR="00E67543">
        <w:rPr>
          <w:rStyle w:val="afd"/>
        </w:rPr>
        <w:commentReference w:id="1573"/>
      </w:r>
      <w:commentRangeEnd w:id="1574"/>
      <w:r w:rsidR="00E67543">
        <w:rPr>
          <w:rStyle w:val="afd"/>
        </w:rPr>
        <w:commentReference w:id="1574"/>
      </w:r>
    </w:p>
    <w:p w14:paraId="7CD32C2E" w14:textId="77777777" w:rsidR="003C633F" w:rsidRDefault="003C633F" w:rsidP="008052D1">
      <w:pPr>
        <w:adjustRightInd w:val="0"/>
        <w:snapToGrid w:val="0"/>
        <w:rPr>
          <w:ins w:id="1578" w:author="Zhen Tan" w:date="2022-08-23T12:29:00Z"/>
          <w:rFonts w:ascii="Times New Roman" w:hAnsi="Times New Roman" w:cs="Times New Roman"/>
          <w:sz w:val="24"/>
          <w:szCs w:val="24"/>
        </w:rPr>
      </w:pPr>
    </w:p>
    <w:p w14:paraId="3CA72289" w14:textId="468AC4F1" w:rsidR="00720D86" w:rsidRDefault="00E67543" w:rsidP="00720D86">
      <w:pPr>
        <w:adjustRightInd w:val="0"/>
        <w:snapToGrid w:val="0"/>
        <w:rPr>
          <w:ins w:id="1579" w:author="Zhen Tan" w:date="2022-08-23T12:58:00Z"/>
          <w:rFonts w:ascii="Times New Roman" w:hAnsi="Times New Roman" w:cs="Times New Roman"/>
          <w:iCs/>
          <w:sz w:val="24"/>
          <w:szCs w:val="24"/>
        </w:rPr>
      </w:pPr>
      <w:del w:id="1580" w:author="Zhen Tan" w:date="2022-08-23T12:29:00Z">
        <w:r w:rsidDel="003C633F">
          <w:rPr>
            <w:rFonts w:ascii="Times New Roman" w:hAnsi="Times New Roman" w:cs="Times New Roman"/>
            <w:sz w:val="24"/>
            <w:szCs w:val="24"/>
          </w:rPr>
          <w:delText xml:space="preserve">where we define </w:delText>
        </w:r>
      </w:del>
      <m:oMath>
        <m:sSub>
          <m:sSubPr>
            <m:ctrlPr>
              <w:del w:id="1581" w:author="Zhen Tan" w:date="2022-08-23T12:29:00Z">
                <w:rPr>
                  <w:rFonts w:ascii="Cambria Math" w:hAnsi="Times New Roman" w:cs="Times New Roman"/>
                  <w:i/>
                  <w:sz w:val="24"/>
                  <w:szCs w:val="24"/>
                </w:rPr>
              </w:del>
            </m:ctrlPr>
          </m:sSubPr>
          <m:e>
            <m:r>
              <w:del w:id="1582" w:author="Zhen Tan" w:date="2022-08-23T12:29:00Z">
                <w:rPr>
                  <w:rFonts w:ascii="Cambria Math" w:eastAsia="宋体" w:hAnsi="Cambria Math" w:cs="Times New Roman"/>
                  <w:sz w:val="24"/>
                  <w:szCs w:val="24"/>
                </w:rPr>
                <m:t>α</m:t>
              </w:del>
            </m:r>
          </m:e>
          <m:sub>
            <m:r>
              <w:del w:id="1583" w:author="Zhen Tan" w:date="2022-08-23T12:29:00Z">
                <m:rPr>
                  <m:sty m:val="p"/>
                </m:rPr>
                <w:rPr>
                  <w:rFonts w:ascii="Cambria Math" w:hAnsi="Cambria Math" w:cs="Times New Roman"/>
                  <w:sz w:val="24"/>
                  <w:szCs w:val="24"/>
                </w:rPr>
                <m:t>1</m:t>
              </w:del>
            </m:r>
            <m:r>
              <w:del w:id="1584" w:author="Zhen Tan" w:date="2022-08-23T12:29:00Z">
                <m:rPr>
                  <m:sty m:val="p"/>
                </m:rPr>
                <w:rPr>
                  <w:rFonts w:ascii="微软雅黑" w:eastAsia="微软雅黑" w:hAnsi="微软雅黑" w:cs="微软雅黑" w:hint="eastAsia"/>
                  <w:sz w:val="24"/>
                  <w:szCs w:val="24"/>
                </w:rPr>
                <m:t>-</m:t>
              </w:del>
            </m:r>
            <m:r>
              <w:del w:id="1585" w:author="Zhen Tan" w:date="2022-08-23T12:29:00Z">
                <m:rPr>
                  <m:scr m:val="script"/>
                  <m:sty m:val="p"/>
                </m:rPr>
                <w:rPr>
                  <w:rFonts w:ascii="Cambria Math" w:hAnsi="Cambria Math" w:cs="Times New Roman"/>
                  <w:sz w:val="24"/>
                  <w:szCs w:val="24"/>
                </w:rPr>
                <m:t>E</m:t>
              </w:del>
            </m:r>
          </m:sub>
        </m:sSub>
        <m:r>
          <w:del w:id="1586" w:author="Zhen Tan" w:date="2022-08-23T12:29:00Z">
            <w:rPr>
              <w:rFonts w:ascii="Cambria Math" w:hAnsi="Times New Roman" w:cs="Times New Roman"/>
              <w:sz w:val="24"/>
              <w:szCs w:val="24"/>
            </w:rPr>
            <m:t>=</m:t>
          </w:del>
        </m:r>
        <m:sSup>
          <m:sSupPr>
            <m:ctrlPr>
              <w:del w:id="1587" w:author="Zhen Tan" w:date="2022-08-23T12:29:00Z">
                <w:rPr>
                  <w:rFonts w:ascii="Cambria Math" w:hAnsi="Cambria Math" w:cs="Cambria Math"/>
                  <w:color w:val="333333"/>
                  <w:sz w:val="24"/>
                  <w:szCs w:val="24"/>
                  <w:shd w:val="clear" w:color="auto" w:fill="FFFFFF"/>
                </w:rPr>
              </w:del>
            </m:ctrlPr>
          </m:sSupPr>
          <m:e>
            <m:r>
              <w:del w:id="1588" w:author="Zhen Tan" w:date="2022-08-23T12:29:00Z">
                <m:rPr>
                  <m:sty m:val="p"/>
                </m:rPr>
                <w:rPr>
                  <w:rFonts w:ascii="Cambria Math" w:eastAsia="宋体" w:hAnsi="Cambria Math" w:cs="Times New Roman"/>
                  <w:sz w:val="24"/>
                  <w:szCs w:val="24"/>
                </w:rPr>
                <m:t>Φ</m:t>
              </w:del>
            </m:r>
          </m:e>
          <m:sup>
            <m:r>
              <w:del w:id="1589" w:author="Zhen Tan" w:date="2022-08-23T12:29:00Z">
                <w:rPr>
                  <w:rFonts w:ascii="Cambria Math" w:eastAsia="微软雅黑" w:hAnsi="Cambria Math" w:cs="微软雅黑" w:hint="eastAsia"/>
                  <w:color w:val="333333"/>
                  <w:sz w:val="24"/>
                  <w:szCs w:val="24"/>
                  <w:shd w:val="clear" w:color="auto" w:fill="FFFFFF"/>
                </w:rPr>
                <m:t>-</m:t>
              </w:del>
            </m:r>
            <m:r>
              <w:del w:id="1590" w:author="Zhen Tan" w:date="2022-08-23T12:29:00Z">
                <w:rPr>
                  <w:rFonts w:ascii="Cambria Math" w:hAnsi="Cambria Math" w:cs="Cambria Math"/>
                  <w:color w:val="333333"/>
                  <w:sz w:val="24"/>
                  <w:szCs w:val="24"/>
                  <w:shd w:val="clear" w:color="auto" w:fill="FFFFFF"/>
                </w:rPr>
                <m:t>1</m:t>
              </w:del>
            </m:r>
          </m:sup>
        </m:sSup>
        <m:r>
          <w:del w:id="1591" w:author="Zhen Tan" w:date="2022-08-23T12:29:00Z">
            <m:rPr>
              <m:sty m:val="p"/>
            </m:rPr>
            <w:rPr>
              <w:rFonts w:ascii="Cambria Math" w:eastAsia="宋体" w:hAnsi="Cambria Math" w:cs="Times New Roman"/>
              <w:sz w:val="24"/>
              <w:szCs w:val="24"/>
            </w:rPr>
            <m:t>(1-</m:t>
          </w:del>
        </m:r>
        <m:r>
          <w:del w:id="1592" w:author="Zhen Tan" w:date="2022-08-23T12:29:00Z">
            <m:rPr>
              <m:scr m:val="script"/>
              <m:sty m:val="p"/>
            </m:rPr>
            <w:rPr>
              <w:rFonts w:ascii="Cambria Math" w:hAnsi="Cambria Math" w:cs="Times New Roman"/>
              <w:sz w:val="24"/>
              <w:szCs w:val="24"/>
            </w:rPr>
            <m:t>E)</m:t>
          </w:del>
        </m:r>
      </m:oMath>
      <w:del w:id="1593" w:author="Zhen Tan" w:date="2022-08-23T12:29:00Z">
        <w:r w:rsidDel="003C633F">
          <w:rPr>
            <w:rFonts w:ascii="Times New Roman" w:hAnsi="Times New Roman" w:cs="Times New Roman"/>
            <w:iCs/>
            <w:sz w:val="24"/>
            <w:szCs w:val="24"/>
          </w:rPr>
          <w:delText xml:space="preserve">. </w:delText>
        </w:r>
      </w:del>
      <w:ins w:id="1594" w:author="Zhen Tan" w:date="2022-08-23T12:30:00Z">
        <w:r w:rsidR="00F927A9">
          <w:rPr>
            <w:rFonts w:ascii="Times New Roman" w:hAnsi="Times New Roman" w:cs="Times New Roman"/>
            <w:iCs/>
            <w:sz w:val="24"/>
            <w:szCs w:val="24"/>
          </w:rPr>
          <w:t>At the first glance, p</w:t>
        </w:r>
      </w:ins>
      <w:del w:id="1595" w:author="Zhen Tan" w:date="2022-08-23T12:30:00Z">
        <w:r w:rsidDel="00F927A9">
          <w:rPr>
            <w:rFonts w:ascii="Times New Roman" w:hAnsi="Times New Roman" w:cs="Times New Roman"/>
            <w:iCs/>
            <w:sz w:val="24"/>
            <w:szCs w:val="24"/>
          </w:rPr>
          <w:delText>P</w:delText>
        </w:r>
      </w:del>
      <w:r>
        <w:rPr>
          <w:rFonts w:ascii="Times New Roman" w:hAnsi="Times New Roman" w:cs="Times New Roman"/>
          <w:iCs/>
          <w:sz w:val="24"/>
          <w:szCs w:val="24"/>
        </w:rPr>
        <w:t>roblem (1</w:t>
      </w:r>
      <w:ins w:id="1596" w:author="Zhen Tan" w:date="2022-08-23T12:29:00Z">
        <w:r w:rsidR="003C633F">
          <w:rPr>
            <w:rFonts w:ascii="Times New Roman" w:hAnsi="Times New Roman" w:cs="Times New Roman"/>
            <w:iCs/>
            <w:sz w:val="24"/>
            <w:szCs w:val="24"/>
          </w:rPr>
          <w:t>1</w:t>
        </w:r>
      </w:ins>
      <w:del w:id="1597" w:author="Zhen Tan" w:date="2022-08-23T12:29:00Z">
        <w:r w:rsidDel="003C633F">
          <w:rPr>
            <w:rFonts w:ascii="Times New Roman" w:hAnsi="Times New Roman" w:cs="Times New Roman"/>
            <w:iCs/>
            <w:sz w:val="24"/>
            <w:szCs w:val="24"/>
          </w:rPr>
          <w:delText>6</w:delText>
        </w:r>
      </w:del>
      <w:r>
        <w:rPr>
          <w:rFonts w:ascii="Times New Roman" w:hAnsi="Times New Roman" w:cs="Times New Roman"/>
          <w:iCs/>
          <w:sz w:val="24"/>
          <w:szCs w:val="24"/>
        </w:rPr>
        <w:t xml:space="preserve">) </w:t>
      </w:r>
      <w:ins w:id="1598" w:author="Zhen Tan" w:date="2022-08-23T12:30:00Z">
        <w:r w:rsidR="00F927A9">
          <w:rPr>
            <w:rFonts w:ascii="Times New Roman" w:hAnsi="Times New Roman" w:cs="Times New Roman"/>
            <w:iCs/>
            <w:sz w:val="24"/>
            <w:szCs w:val="24"/>
          </w:rPr>
          <w:t>seems</w:t>
        </w:r>
      </w:ins>
      <w:del w:id="1599" w:author="Zhen Tan" w:date="2022-08-23T12:29:00Z">
        <w:r w:rsidDel="003C633F">
          <w:rPr>
            <w:rFonts w:ascii="Times New Roman" w:hAnsi="Times New Roman" w:cs="Times New Roman"/>
            <w:iCs/>
            <w:sz w:val="24"/>
            <w:szCs w:val="24"/>
          </w:rPr>
          <w:delText>seem</w:delText>
        </w:r>
      </w:del>
      <w:del w:id="1600" w:author="Zhen Tan" w:date="2022-08-23T12:30:00Z">
        <w:r w:rsidDel="00F927A9">
          <w:rPr>
            <w:rFonts w:ascii="Times New Roman" w:hAnsi="Times New Roman" w:cs="Times New Roman"/>
            <w:iCs/>
            <w:sz w:val="24"/>
            <w:szCs w:val="24"/>
          </w:rPr>
          <w:delText>s</w:delText>
        </w:r>
      </w:del>
      <w:r>
        <w:rPr>
          <w:rFonts w:ascii="Times New Roman" w:hAnsi="Times New Roman" w:cs="Times New Roman"/>
          <w:iCs/>
          <w:sz w:val="24"/>
          <w:szCs w:val="24"/>
        </w:rPr>
        <w:t xml:space="preserve"> nontrivial as there </w:t>
      </w:r>
      <w:r w:rsidRPr="00305531">
        <w:rPr>
          <w:rFonts w:ascii="Times New Roman" w:hAnsi="Times New Roman" w:cs="Times New Roman"/>
          <w:iCs/>
          <w:sz w:val="24"/>
          <w:szCs w:val="24"/>
        </w:rPr>
        <w:t xml:space="preserve">is </w:t>
      </w:r>
      <w:r w:rsidRPr="00F927A9">
        <w:rPr>
          <w:rFonts w:ascii="Times New Roman" w:hAnsi="Times New Roman" w:cs="Times New Roman"/>
          <w:iCs/>
          <w:sz w:val="24"/>
          <w:szCs w:val="24"/>
          <w:rPrChange w:id="1601" w:author="Zhen Tan" w:date="2022-08-23T12:33:00Z">
            <w:rPr>
              <w:rFonts w:ascii="Times New Roman" w:hAnsi="Times New Roman" w:cs="Times New Roman"/>
              <w:iCs/>
              <w:sz w:val="24"/>
              <w:szCs w:val="24"/>
              <w:highlight w:val="yellow"/>
            </w:rPr>
          </w:rPrChange>
        </w:rPr>
        <w:t>a solution specific righthand side value</w:t>
      </w:r>
      <w:r w:rsidRPr="00305531">
        <w:rPr>
          <w:rFonts w:ascii="Times New Roman" w:hAnsi="Times New Roman" w:cs="Times New Roman"/>
          <w:iCs/>
          <w:sz w:val="24"/>
          <w:szCs w:val="24"/>
        </w:rPr>
        <w:t xml:space="preserve"> in the constraint. </w:t>
      </w:r>
      <w:bookmarkStart w:id="1602" w:name="_Hlk46651495"/>
      <w:r w:rsidRPr="00305531">
        <w:rPr>
          <w:rFonts w:ascii="Times New Roman" w:hAnsi="Times New Roman" w:cs="Times New Roman"/>
          <w:sz w:val="24"/>
          <w:szCs w:val="24"/>
          <w:shd w:val="clear" w:color="auto" w:fill="FFFFFF"/>
        </w:rPr>
        <w:t>However, we note that (1</w:t>
      </w:r>
      <w:ins w:id="1603" w:author="Zhen Tan" w:date="2022-08-23T12:31:00Z">
        <w:r w:rsidR="00F927A9" w:rsidRPr="00305531">
          <w:rPr>
            <w:rFonts w:ascii="Times New Roman" w:hAnsi="Times New Roman" w:cs="Times New Roman"/>
            <w:sz w:val="24"/>
            <w:szCs w:val="24"/>
            <w:shd w:val="clear" w:color="auto" w:fill="FFFFFF"/>
          </w:rPr>
          <w:t>0</w:t>
        </w:r>
      </w:ins>
      <w:del w:id="1604" w:author="Zhen Tan" w:date="2022-08-23T12:31:00Z">
        <w:r w:rsidRPr="00305531" w:rsidDel="00F927A9">
          <w:rPr>
            <w:rFonts w:ascii="Times New Roman" w:hAnsi="Times New Roman" w:cs="Times New Roman"/>
            <w:sz w:val="24"/>
            <w:szCs w:val="24"/>
            <w:shd w:val="clear" w:color="auto" w:fill="FFFFFF"/>
          </w:rPr>
          <w:delText>5</w:delText>
        </w:r>
      </w:del>
      <w:r w:rsidRPr="00305531">
        <w:rPr>
          <w:rFonts w:ascii="Times New Roman" w:hAnsi="Times New Roman" w:cs="Times New Roman"/>
          <w:sz w:val="24"/>
          <w:szCs w:val="24"/>
          <w:shd w:val="clear" w:color="auto" w:fill="FFFFFF"/>
        </w:rPr>
        <w:t>) ensures</w:t>
      </w:r>
      <w:r w:rsidRPr="00B37BE6">
        <w:rPr>
          <w:rFonts w:ascii="Times New Roman" w:hAnsi="Times New Roman" w:cs="Times New Roman"/>
          <w:sz w:val="24"/>
          <w:szCs w:val="24"/>
          <w:shd w:val="clear" w:color="auto" w:fill="FFFFFF"/>
        </w:rPr>
        <w:t xml:space="preserve"> that </w:t>
      </w:r>
      <w:r w:rsidRPr="00B37BE6">
        <w:rPr>
          <w:rFonts w:ascii="Times New Roman" w:hAnsi="Times New Roman" w:cs="Times New Roman"/>
          <w:iCs/>
          <w:sz w:val="24"/>
          <w:szCs w:val="24"/>
        </w:rPr>
        <w:t>the poste</w:t>
      </w:r>
      <w:r>
        <w:rPr>
          <w:rFonts w:ascii="Times New Roman" w:hAnsi="Times New Roman" w:cs="Times New Roman"/>
          <w:iCs/>
          <w:sz w:val="24"/>
          <w:szCs w:val="24"/>
        </w:rPr>
        <w:t xml:space="preserve">rior variance estimate </w:t>
      </w:r>
      <m:oMath>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oMath>
      <w:r>
        <w:rPr>
          <w:rFonts w:ascii="Times New Roman" w:hAnsi="Times New Roman" w:cs="Times New Roman"/>
          <w:bCs/>
          <w:iCs/>
          <w:sz w:val="24"/>
          <w:szCs w:val="24"/>
        </w:rPr>
        <w:t xml:space="preserve"> </w:t>
      </w:r>
      <w:commentRangeStart w:id="1605"/>
      <w:commentRangeStart w:id="1606"/>
      <w:del w:id="1607" w:author="Zhen Tan" w:date="2022-08-23T12:32:00Z">
        <w:r w:rsidDel="00F927A9">
          <w:rPr>
            <w:rFonts w:ascii="Times New Roman" w:hAnsi="Times New Roman" w:cs="Times New Roman"/>
            <w:bCs/>
            <w:iCs/>
            <w:sz w:val="24"/>
            <w:szCs w:val="24"/>
          </w:rPr>
          <w:delText>has a common value</w:delText>
        </w:r>
      </w:del>
      <w:ins w:id="1608" w:author="Zhen Tan" w:date="2022-08-23T12:32:00Z">
        <w:r w:rsidR="00F927A9">
          <w:rPr>
            <w:rFonts w:ascii="Times New Roman" w:hAnsi="Times New Roman" w:cs="Times New Roman"/>
            <w:bCs/>
            <w:iCs/>
            <w:sz w:val="24"/>
            <w:szCs w:val="24"/>
          </w:rPr>
          <w:t>is common</w:t>
        </w:r>
      </w:ins>
      <w:r>
        <w:rPr>
          <w:rFonts w:ascii="Times New Roman" w:hAnsi="Times New Roman" w:cs="Times New Roman"/>
          <w:bCs/>
          <w:iCs/>
          <w:sz w:val="24"/>
          <w:szCs w:val="24"/>
        </w:rPr>
        <w:t xml:space="preserve"> for </w:t>
      </w:r>
      <w:r w:rsidRPr="00305531">
        <w:rPr>
          <w:rFonts w:ascii="Times New Roman" w:hAnsi="Times New Roman" w:cs="Times New Roman"/>
          <w:bCs/>
          <w:iCs/>
          <w:sz w:val="24"/>
          <w:szCs w:val="24"/>
        </w:rPr>
        <w:t xml:space="preserve">those </w:t>
      </w:r>
      <w:r w:rsidRPr="007621B5">
        <w:rPr>
          <w:rFonts w:ascii="Times New Roman" w:hAnsi="Times New Roman" w:cs="Times New Roman"/>
          <w:b/>
          <w:iCs/>
          <w:sz w:val="24"/>
          <w:szCs w:val="24"/>
          <w:rPrChange w:id="1609" w:author="Zhen Tan" w:date="2022-08-23T12:38:00Z">
            <w:rPr>
              <w:rFonts w:ascii="Times New Roman" w:hAnsi="Times New Roman" w:cs="Times New Roman"/>
              <w:b/>
              <w:iCs/>
              <w:sz w:val="24"/>
              <w:szCs w:val="24"/>
              <w:highlight w:val="yellow"/>
            </w:rPr>
          </w:rPrChange>
        </w:rPr>
        <w:t>x</w:t>
      </w:r>
      <w:r w:rsidRPr="007621B5">
        <w:rPr>
          <w:rFonts w:ascii="Times New Roman" w:hAnsi="Times New Roman" w:cs="Times New Roman"/>
          <w:bCs/>
          <w:iCs/>
          <w:sz w:val="24"/>
          <w:szCs w:val="24"/>
          <w:rPrChange w:id="1610" w:author="Zhen Tan" w:date="2022-08-23T12:38:00Z">
            <w:rPr>
              <w:rFonts w:ascii="Times New Roman" w:hAnsi="Times New Roman" w:cs="Times New Roman"/>
              <w:bCs/>
              <w:iCs/>
              <w:sz w:val="24"/>
              <w:szCs w:val="24"/>
              <w:highlight w:val="yellow"/>
            </w:rPr>
          </w:rPrChange>
        </w:rPr>
        <w:t>’s</w:t>
      </w:r>
      <w:r w:rsidRPr="00305531">
        <w:rPr>
          <w:rFonts w:ascii="Times New Roman" w:hAnsi="Times New Roman" w:cs="Times New Roman"/>
          <w:bCs/>
          <w:iCs/>
          <w:sz w:val="24"/>
          <w:szCs w:val="24"/>
        </w:rPr>
        <w:t xml:space="preserve"> that</w:t>
      </w:r>
      <w:r>
        <w:rPr>
          <w:rFonts w:ascii="Times New Roman" w:hAnsi="Times New Roman" w:cs="Times New Roman"/>
          <w:bCs/>
          <w:iCs/>
          <w:sz w:val="24"/>
          <w:szCs w:val="24"/>
        </w:rPr>
        <w:t xml:space="preserve"> have not been sampled by stage </w:t>
      </w:r>
      <w:r>
        <w:rPr>
          <w:rFonts w:ascii="Times New Roman" w:hAnsi="Times New Roman" w:cs="Times New Roman"/>
          <w:bCs/>
          <w:i/>
          <w:sz w:val="24"/>
          <w:szCs w:val="24"/>
        </w:rPr>
        <w:t xml:space="preserve">N </w:t>
      </w:r>
      <w:r>
        <w:rPr>
          <w:rFonts w:ascii="Times New Roman" w:hAnsi="Times New Roman" w:cs="Times New Roman"/>
          <w:bCs/>
          <w:iCs/>
          <w:sz w:val="24"/>
          <w:szCs w:val="24"/>
        </w:rPr>
        <w:t>and have the same combination index</w:t>
      </w:r>
      <w:commentRangeEnd w:id="1605"/>
      <w:r>
        <w:rPr>
          <w:rStyle w:val="afd"/>
        </w:rPr>
        <w:commentReference w:id="1605"/>
      </w:r>
      <w:commentRangeEnd w:id="1606"/>
      <w:ins w:id="1611" w:author="Zhen Tan" w:date="2022-08-23T12:32:00Z">
        <w:r w:rsidR="00F927A9">
          <w:rPr>
            <w:rFonts w:ascii="Times New Roman" w:hAnsi="Times New Roman" w:cs="Times New Roman"/>
            <w:bCs/>
            <w:iCs/>
            <w:sz w:val="24"/>
            <w:szCs w:val="24"/>
          </w:rPr>
          <w:t xml:space="preserve"> for </w:t>
        </w:r>
      </w:ins>
      <w:ins w:id="1612" w:author="Zhen Tan" w:date="2022-08-23T12:33:00Z">
        <w:r w:rsidR="00F927A9">
          <w:rPr>
            <w:rFonts w:ascii="Times New Roman" w:hAnsi="Times New Roman" w:cs="Times New Roman"/>
            <w:bCs/>
            <w:iCs/>
            <w:sz w:val="24"/>
            <w:szCs w:val="24"/>
          </w:rPr>
          <w:t xml:space="preserve">evaluation index </w:t>
        </w:r>
        <w:r w:rsidR="00F927A9">
          <w:rPr>
            <w:rFonts w:ascii="Times New Roman" w:hAnsi="Times New Roman" w:cs="Times New Roman"/>
            <w:bCs/>
            <w:i/>
            <w:iCs/>
            <w:sz w:val="24"/>
            <w:szCs w:val="24"/>
          </w:rPr>
          <w:t>i</w:t>
        </w:r>
        <w:r w:rsidR="00F927A9">
          <w:rPr>
            <w:rFonts w:ascii="Times New Roman" w:hAnsi="Times New Roman" w:cs="Times New Roman"/>
            <w:bCs/>
            <w:iCs/>
            <w:sz w:val="24"/>
            <w:szCs w:val="24"/>
          </w:rPr>
          <w:t xml:space="preserve"> </w:t>
        </w:r>
      </w:ins>
      <w:r>
        <w:rPr>
          <w:rStyle w:val="afd"/>
        </w:rPr>
        <w:commentReference w:id="1606"/>
      </w:r>
      <w:ins w:id="1613" w:author="Zhen Tan" w:date="2022-08-23T12:33:00Z">
        <w:r w:rsidR="00F927A9">
          <w:rPr>
            <w:rFonts w:ascii="Times New Roman" w:hAnsi="Times New Roman" w:cs="Times New Roman"/>
            <w:bCs/>
            <w:iCs/>
            <w:sz w:val="24"/>
            <w:szCs w:val="24"/>
          </w:rPr>
          <w:t xml:space="preserve">= </w:t>
        </w:r>
        <w:r w:rsidR="00F927A9">
          <w:rPr>
            <w:rFonts w:ascii="Times New Roman" w:hAnsi="Times New Roman" w:cs="Times New Roman"/>
            <w:bCs/>
            <w:i/>
            <w:iCs/>
            <w:sz w:val="24"/>
            <w:szCs w:val="24"/>
          </w:rPr>
          <w:t>E</w:t>
        </w:r>
      </w:ins>
      <w:r>
        <w:rPr>
          <w:rFonts w:ascii="Times New Roman" w:hAnsi="Times New Roman" w:cs="Times New Roman"/>
          <w:bCs/>
          <w:iCs/>
          <w:sz w:val="24"/>
          <w:szCs w:val="24"/>
        </w:rPr>
        <w:t>.</w:t>
      </w:r>
      <w:r>
        <w:rPr>
          <w:rFonts w:ascii="Times New Roman" w:hAnsi="Times New Roman" w:cs="Times New Roman"/>
          <w:iCs/>
          <w:sz w:val="24"/>
          <w:szCs w:val="24"/>
        </w:rPr>
        <w:t xml:space="preserve"> Therefore, </w:t>
      </w:r>
      <w:r w:rsidRPr="00305531">
        <w:rPr>
          <w:rFonts w:ascii="Times New Roman" w:hAnsi="Times New Roman" w:cs="Times New Roman"/>
          <w:iCs/>
          <w:sz w:val="24"/>
          <w:szCs w:val="24"/>
        </w:rPr>
        <w:t xml:space="preserve">we design the following </w:t>
      </w:r>
      <w:ins w:id="1614" w:author="Zhen Tan" w:date="2022-08-23T12:59:00Z">
        <w:r w:rsidR="002A3719">
          <w:rPr>
            <w:rFonts w:ascii="Times New Roman" w:hAnsi="Times New Roman" w:cs="Times New Roman"/>
            <w:iCs/>
            <w:sz w:val="24"/>
            <w:szCs w:val="24"/>
          </w:rPr>
          <w:t>steps</w:t>
        </w:r>
      </w:ins>
      <w:del w:id="1615" w:author="Zhen Tan" w:date="2022-08-23T12:59:00Z">
        <w:r w:rsidRPr="00305531" w:rsidDel="002A3719">
          <w:rPr>
            <w:rFonts w:ascii="Times New Roman" w:hAnsi="Times New Roman" w:cs="Times New Roman"/>
            <w:iCs/>
            <w:sz w:val="24"/>
            <w:szCs w:val="24"/>
          </w:rPr>
          <w:delText>strategy</w:delText>
        </w:r>
      </w:del>
      <w:r w:rsidRPr="00305531">
        <w:rPr>
          <w:rFonts w:ascii="Times New Roman" w:hAnsi="Times New Roman" w:cs="Times New Roman"/>
          <w:iCs/>
          <w:sz w:val="24"/>
          <w:szCs w:val="24"/>
        </w:rPr>
        <w:t xml:space="preserve"> in solving (1</w:t>
      </w:r>
      <w:ins w:id="1616" w:author="Zhen Tan" w:date="2022-08-23T12:33:00Z">
        <w:r w:rsidR="00F927A9" w:rsidRPr="00305531">
          <w:rPr>
            <w:rFonts w:ascii="Times New Roman" w:hAnsi="Times New Roman" w:cs="Times New Roman"/>
            <w:iCs/>
            <w:sz w:val="24"/>
            <w:szCs w:val="24"/>
          </w:rPr>
          <w:t>1</w:t>
        </w:r>
      </w:ins>
      <w:del w:id="1617" w:author="Zhen Tan" w:date="2022-08-23T12:33:00Z">
        <w:r w:rsidRPr="00305531" w:rsidDel="00F927A9">
          <w:rPr>
            <w:rFonts w:ascii="Times New Roman" w:hAnsi="Times New Roman" w:cs="Times New Roman"/>
            <w:iCs/>
            <w:sz w:val="24"/>
            <w:szCs w:val="24"/>
          </w:rPr>
          <w:delText>6</w:delText>
        </w:r>
      </w:del>
      <w:r w:rsidRPr="00305531">
        <w:rPr>
          <w:rFonts w:ascii="Times New Roman" w:hAnsi="Times New Roman" w:cs="Times New Roman"/>
          <w:iCs/>
          <w:sz w:val="24"/>
          <w:szCs w:val="24"/>
        </w:rPr>
        <w:t>).</w:t>
      </w:r>
    </w:p>
    <w:p w14:paraId="5D63BF8B" w14:textId="00E8B693" w:rsidR="00E67543" w:rsidRPr="00720D86" w:rsidRDefault="00720D86">
      <w:pPr>
        <w:adjustRightInd w:val="0"/>
        <w:snapToGrid w:val="0"/>
        <w:rPr>
          <w:rFonts w:ascii="Times New Roman" w:hAnsi="Times New Roman" w:cs="Times New Roman"/>
          <w:iCs/>
          <w:sz w:val="24"/>
          <w:szCs w:val="24"/>
          <w:rPrChange w:id="1618" w:author="Zhen Tan" w:date="2022-08-23T12:58:00Z">
            <w:rPr/>
          </w:rPrChange>
        </w:rPr>
      </w:pPr>
      <w:ins w:id="1619" w:author="Zhen Tan" w:date="2022-08-23T12:58:00Z">
        <w:r>
          <w:rPr>
            <w:rFonts w:ascii="Times New Roman" w:hAnsi="Times New Roman" w:cs="Times New Roman"/>
            <w:iCs/>
            <w:sz w:val="24"/>
            <w:szCs w:val="24"/>
          </w:rPr>
          <w:t xml:space="preserve">    </w:t>
        </w:r>
        <w:r w:rsidRPr="002A3719">
          <w:rPr>
            <w:rFonts w:ascii="Times New Roman" w:hAnsi="Times New Roman" w:cs="Times New Roman"/>
            <w:b/>
            <w:iCs/>
            <w:sz w:val="24"/>
            <w:szCs w:val="24"/>
            <w:rPrChange w:id="1620" w:author="Zhen Tan" w:date="2022-08-23T13:02:00Z">
              <w:rPr>
                <w:rFonts w:ascii="Times New Roman" w:hAnsi="Times New Roman" w:cs="Times New Roman"/>
                <w:iCs/>
                <w:sz w:val="24"/>
                <w:szCs w:val="24"/>
              </w:rPr>
            </w:rPrChange>
          </w:rPr>
          <w:t>Step-1</w:t>
        </w:r>
      </w:ins>
      <w:del w:id="1621" w:author="Zhen Tan" w:date="2022-08-23T12:58:00Z">
        <w:r w:rsidR="00E67543" w:rsidRPr="002A3719" w:rsidDel="00720D86">
          <w:rPr>
            <w:rFonts w:ascii="Times New Roman" w:hAnsi="Times New Roman" w:cs="Times New Roman"/>
            <w:b/>
            <w:iCs/>
            <w:sz w:val="24"/>
            <w:szCs w:val="24"/>
            <w:rPrChange w:id="1622" w:author="Zhen Tan" w:date="2022-08-23T13:02:00Z">
              <w:rPr>
                <w:rFonts w:ascii="Times New Roman" w:hAnsi="Times New Roman" w:cs="Times New Roman"/>
                <w:iCs/>
                <w:sz w:val="24"/>
                <w:szCs w:val="24"/>
              </w:rPr>
            </w:rPrChange>
          </w:rPr>
          <w:delText xml:space="preserve"> </w:delText>
        </w:r>
        <w:r w:rsidR="00E67543" w:rsidRPr="002A3719" w:rsidDel="00720D86">
          <w:rPr>
            <w:rFonts w:ascii="Times New Roman" w:hAnsi="Times New Roman" w:cs="Times New Roman"/>
            <w:b/>
            <w:iCs/>
            <w:sz w:val="24"/>
            <w:szCs w:val="24"/>
            <w:rPrChange w:id="1623" w:author="Zhen Tan" w:date="2022-08-23T13:02:00Z">
              <w:rPr>
                <w:iCs/>
              </w:rPr>
            </w:rPrChange>
          </w:rPr>
          <w:delText>Firstly</w:delText>
        </w:r>
      </w:del>
      <w:ins w:id="1624" w:author="Zhen Tan" w:date="2022-08-23T12:58:00Z">
        <w:r w:rsidRPr="002A3719">
          <w:rPr>
            <w:rFonts w:ascii="Times New Roman" w:hAnsi="Times New Roman" w:cs="Times New Roman"/>
            <w:b/>
            <w:iCs/>
            <w:sz w:val="24"/>
            <w:szCs w:val="24"/>
            <w:rPrChange w:id="1625" w:author="Zhen Tan" w:date="2022-08-23T13:02:00Z">
              <w:rPr>
                <w:rFonts w:ascii="Times New Roman" w:hAnsi="Times New Roman" w:cs="Times New Roman"/>
                <w:iCs/>
                <w:sz w:val="24"/>
                <w:szCs w:val="24"/>
              </w:rPr>
            </w:rPrChange>
          </w:rPr>
          <w:t>.</w:t>
        </w:r>
        <w:r>
          <w:rPr>
            <w:rFonts w:ascii="Times New Roman" w:hAnsi="Times New Roman" w:cs="Times New Roman"/>
            <w:iCs/>
            <w:sz w:val="24"/>
            <w:szCs w:val="24"/>
          </w:rPr>
          <w:t xml:space="preserve"> W</w:t>
        </w:r>
      </w:ins>
      <w:del w:id="1626" w:author="Zhen Tan" w:date="2022-08-23T12:58:00Z">
        <w:r w:rsidR="00E67543" w:rsidRPr="00720D86" w:rsidDel="00720D86">
          <w:rPr>
            <w:rFonts w:ascii="Times New Roman" w:hAnsi="Times New Roman" w:cs="Times New Roman"/>
            <w:iCs/>
            <w:sz w:val="24"/>
            <w:szCs w:val="24"/>
            <w:rPrChange w:id="1627" w:author="Zhen Tan" w:date="2022-08-23T12:58:00Z">
              <w:rPr>
                <w:iCs/>
              </w:rPr>
            </w:rPrChange>
          </w:rPr>
          <w:delText>, w</w:delText>
        </w:r>
      </w:del>
      <w:r w:rsidR="00E67543" w:rsidRPr="00720D86">
        <w:rPr>
          <w:rFonts w:ascii="Times New Roman" w:hAnsi="Times New Roman" w:cs="Times New Roman"/>
          <w:iCs/>
          <w:sz w:val="24"/>
          <w:szCs w:val="24"/>
          <w:rPrChange w:id="1628" w:author="Zhen Tan" w:date="2022-08-23T12:58:00Z">
            <w:rPr>
              <w:iCs/>
            </w:rPr>
          </w:rPrChange>
        </w:rPr>
        <w:t xml:space="preserve">e solve a problem by using only information from the posterior mean of the coefficients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Change w:id="1629" w:author="Zhen Tan" w:date="2022-08-23T12:58:00Z">
                  <w:rPr>
                    <w:rFonts w:ascii="Cambria Math" w:eastAsia="Cambria Math" w:hAnsi="Cambria Math" w:cs="Cambria Math"/>
                  </w:rPr>
                </w:rPrChange>
              </w:rPr>
              <m:t>β</m:t>
            </m:r>
          </m:e>
          <m:sub>
            <m:r>
              <w:rPr>
                <w:rFonts w:ascii="Cambria Math" w:eastAsia="宋体" w:hAnsi="Times New Roman" w:cs="Times New Roman"/>
                <w:sz w:val="24"/>
                <w:szCs w:val="24"/>
                <w:rPrChange w:id="1630" w:author="Zhen Tan" w:date="2022-08-23T12:58:00Z">
                  <w:rPr>
                    <w:rFonts w:ascii="Cambria Math" w:eastAsia="宋体"/>
                  </w:rPr>
                </w:rPrChange>
              </w:rPr>
              <m:t>j</m:t>
            </m:r>
          </m:sub>
          <m:sup>
            <m:r>
              <w:rPr>
                <w:rFonts w:ascii="Cambria Math" w:eastAsia="宋体" w:hAnsi="Times New Roman" w:cs="Times New Roman"/>
                <w:sz w:val="24"/>
                <w:szCs w:val="24"/>
                <w:rPrChange w:id="1631" w:author="Zhen Tan" w:date="2022-08-23T12:58:00Z">
                  <w:rPr>
                    <w:rFonts w:ascii="Cambria Math" w:eastAsia="宋体"/>
                  </w:rPr>
                </w:rPrChange>
              </w:rPr>
              <m:t>i</m:t>
            </m:r>
          </m:sup>
        </m:sSubSup>
      </m:oMath>
      <w:r w:rsidR="00E67543" w:rsidRPr="00720D86">
        <w:rPr>
          <w:rFonts w:ascii="Times New Roman" w:hAnsi="Times New Roman" w:cs="Times New Roman"/>
          <w:bCs/>
          <w:sz w:val="24"/>
          <w:szCs w:val="24"/>
          <w:rPrChange w:id="1632" w:author="Zhen Tan" w:date="2022-08-23T12:58:00Z">
            <w:rPr>
              <w:bCs/>
            </w:rPr>
          </w:rPrChange>
        </w:rPr>
        <w:t xml:space="preserve">, </w:t>
      </w:r>
      <m:oMath>
        <m:r>
          <w:rPr>
            <w:rFonts w:ascii="Cambria Math" w:eastAsia="宋体" w:hAnsi="Times New Roman" w:cs="Times New Roman"/>
            <w:sz w:val="24"/>
            <w:szCs w:val="24"/>
            <w:rPrChange w:id="1633" w:author="Zhen Tan" w:date="2022-08-23T12:58:00Z">
              <w:rPr>
                <w:rFonts w:ascii="Cambria Math" w:eastAsia="宋体"/>
              </w:rPr>
            </w:rPrChange>
          </w:rPr>
          <m:t>j=</m:t>
        </m:r>
        <m:r>
          <w:rPr>
            <w:rFonts w:ascii="Cambria Math" w:eastAsia="宋体" w:hAnsi="Cambria Math" w:cs="Times New Roman"/>
            <w:sz w:val="24"/>
            <w:szCs w:val="24"/>
            <w:rPrChange w:id="1634" w:author="Zhen Tan" w:date="2022-08-23T12:58:00Z">
              <w:rPr>
                <w:rFonts w:ascii="Cambria Math" w:eastAsia="宋体" w:hAnsi="Cambria Math"/>
              </w:rPr>
            </w:rPrChange>
          </w:rPr>
          <m:t>1</m:t>
        </m:r>
        <m:r>
          <m:rPr>
            <m:sty m:val="p"/>
          </m:rPr>
          <w:rPr>
            <w:rFonts w:ascii="Cambria Math" w:eastAsia="宋体" w:hAnsi="Cambria Math" w:cs="Times New Roman"/>
            <w:sz w:val="24"/>
            <w:szCs w:val="24"/>
            <w:rPrChange w:id="1635" w:author="Zhen Tan" w:date="2022-08-23T12:58:00Z">
              <w:rPr>
                <w:rFonts w:ascii="Cambria Math" w:eastAsia="宋体" w:hAnsi="Cambria Math"/>
              </w:rPr>
            </w:rPrChange>
          </w:rPr>
          <m:t>,…,</m:t>
        </m:r>
        <m:sSub>
          <m:sSubPr>
            <m:ctrlPr>
              <w:rPr>
                <w:rFonts w:ascii="Cambria Math" w:hAnsi="Cambria Math" w:cs="Times New Roman"/>
                <w:bCs/>
                <w:i/>
                <w:sz w:val="24"/>
                <w:szCs w:val="24"/>
              </w:rPr>
            </m:ctrlPr>
          </m:sSubPr>
          <m:e>
            <m:r>
              <w:rPr>
                <w:rFonts w:ascii="Cambria Math" w:hAnsi="Cambria Math" w:cs="Times New Roman"/>
                <w:sz w:val="24"/>
                <w:szCs w:val="24"/>
                <w:rPrChange w:id="1636" w:author="Zhen Tan" w:date="2022-08-23T12:58:00Z">
                  <w:rPr>
                    <w:rFonts w:ascii="Cambria Math" w:hAnsi="Cambria Math"/>
                  </w:rPr>
                </w:rPrChange>
              </w:rPr>
              <m:t>M</m:t>
            </m:r>
          </m:e>
          <m:sub>
            <m:r>
              <w:rPr>
                <w:rFonts w:ascii="Cambria Math" w:hAnsi="Cambria Math" w:cs="Times New Roman"/>
                <w:sz w:val="24"/>
                <w:szCs w:val="24"/>
                <w:rPrChange w:id="1637" w:author="Zhen Tan" w:date="2022-08-23T12:58:00Z">
                  <w:rPr>
                    <w:rFonts w:ascii="Cambria Math" w:hAnsi="Cambria Math"/>
                  </w:rPr>
                </w:rPrChange>
              </w:rPr>
              <m:t>i</m:t>
            </m:r>
          </m:sub>
        </m:sSub>
      </m:oMath>
      <w:r w:rsidR="00E67543" w:rsidRPr="00720D86">
        <w:rPr>
          <w:rFonts w:ascii="Times New Roman" w:hAnsi="Times New Roman" w:cs="Times New Roman"/>
          <w:sz w:val="24"/>
          <w:szCs w:val="24"/>
          <w:rPrChange w:id="1638" w:author="Zhen Tan" w:date="2022-08-23T12:58:00Z">
            <w:rPr/>
          </w:rPrChange>
        </w:rPr>
        <w:t xml:space="preserve">, for </w:t>
      </w:r>
      <m:oMath>
        <m:r>
          <w:rPr>
            <w:rFonts w:ascii="Cambria Math" w:eastAsia="宋体" w:hAnsi="Cambria Math" w:cs="Times New Roman"/>
            <w:sz w:val="24"/>
            <w:szCs w:val="24"/>
            <w:rPrChange w:id="1639" w:author="Zhen Tan" w:date="2022-08-23T12:58:00Z">
              <w:rPr>
                <w:rFonts w:ascii="Cambria Math" w:eastAsia="宋体" w:hAnsi="Cambria Math"/>
              </w:rPr>
            </w:rPrChange>
          </w:rPr>
          <m:t>i</m:t>
        </m:r>
        <m:r>
          <m:rPr>
            <m:sty m:val="b"/>
          </m:rPr>
          <w:rPr>
            <w:rFonts w:ascii="Cambria Math" w:eastAsia="宋体" w:hAnsi="Cambria Math" w:cs="Times New Roman" w:hint="eastAsia"/>
            <w:sz w:val="24"/>
            <w:szCs w:val="24"/>
            <w:rPrChange w:id="1640" w:author="Zhen Tan" w:date="2022-08-23T12:58:00Z">
              <w:rPr>
                <w:rFonts w:ascii="Cambria Math" w:eastAsia="宋体" w:hAnsi="Cambria Math" w:hint="eastAsia"/>
              </w:rPr>
            </w:rPrChange>
          </w:rPr>
          <m:t>∈</m:t>
        </m:r>
        <m:r>
          <m:rPr>
            <m:sty m:val="b"/>
          </m:rPr>
          <w:rPr>
            <w:rFonts w:ascii="Cambria Math" w:eastAsia="宋体" w:hAnsi="Cambria Math" w:cs="Times New Roman"/>
            <w:sz w:val="24"/>
            <w:szCs w:val="24"/>
            <w:rPrChange w:id="1641" w:author="Zhen Tan" w:date="2022-08-23T12:58:00Z">
              <w:rPr>
                <w:rFonts w:ascii="Cambria Math" w:eastAsia="宋体" w:hAnsi="Cambria Math"/>
              </w:rPr>
            </w:rPrChange>
          </w:rPr>
          <m:t>{</m:t>
        </m:r>
        <m:r>
          <w:rPr>
            <w:rFonts w:ascii="Cambria Math" w:eastAsia="宋体" w:hAnsi="Cambria Math" w:cs="Times New Roman"/>
            <w:sz w:val="24"/>
            <w:szCs w:val="24"/>
            <w:rPrChange w:id="1642" w:author="Zhen Tan" w:date="2022-08-23T12:58:00Z">
              <w:rPr>
                <w:rFonts w:ascii="Cambria Math" w:eastAsia="宋体" w:hAnsi="Cambria Math"/>
              </w:rPr>
            </w:rPrChange>
          </w:rPr>
          <m:t>D</m:t>
        </m:r>
        <m:r>
          <m:rPr>
            <m:sty m:val="p"/>
          </m:rPr>
          <w:rPr>
            <w:rFonts w:ascii="Cambria Math" w:eastAsia="宋体" w:hAnsi="Cambria Math" w:cs="Times New Roman"/>
            <w:sz w:val="24"/>
            <w:szCs w:val="24"/>
            <w:rPrChange w:id="1643" w:author="Zhen Tan" w:date="2022-08-23T12:58:00Z">
              <w:rPr>
                <w:rFonts w:ascii="Cambria Math" w:eastAsia="宋体" w:hAnsi="Cambria Math"/>
              </w:rPr>
            </w:rPrChange>
          </w:rPr>
          <m:t xml:space="preserve">, </m:t>
        </m:r>
        <m:r>
          <w:rPr>
            <w:rFonts w:ascii="Cambria Math" w:eastAsia="宋体" w:hAnsi="Cambria Math" w:cs="Times New Roman"/>
            <w:sz w:val="24"/>
            <w:szCs w:val="24"/>
            <w:rPrChange w:id="1644" w:author="Zhen Tan" w:date="2022-08-23T12:58:00Z">
              <w:rPr>
                <w:rFonts w:ascii="Cambria Math" w:eastAsia="宋体" w:hAnsi="Cambria Math"/>
              </w:rPr>
            </w:rPrChange>
          </w:rPr>
          <m:t>A</m:t>
        </m:r>
        <m:r>
          <m:rPr>
            <m:sty m:val="p"/>
          </m:rPr>
          <w:rPr>
            <w:rFonts w:ascii="Cambria Math" w:eastAsia="宋体" w:hAnsi="Cambria Math" w:cs="Times New Roman"/>
            <w:sz w:val="24"/>
            <w:szCs w:val="24"/>
            <w:rPrChange w:id="1645" w:author="Zhen Tan" w:date="2022-08-23T12:58:00Z">
              <w:rPr>
                <w:rFonts w:ascii="Cambria Math" w:eastAsia="宋体" w:hAnsi="Cambria Math"/>
              </w:rPr>
            </w:rPrChange>
          </w:rPr>
          <m:t xml:space="preserve">, </m:t>
        </m:r>
        <m:r>
          <w:rPr>
            <w:rFonts w:ascii="Cambria Math" w:eastAsia="宋体" w:hAnsi="Cambria Math" w:cs="Times New Roman"/>
            <w:sz w:val="24"/>
            <w:szCs w:val="24"/>
            <w:rPrChange w:id="1646" w:author="Zhen Tan" w:date="2022-08-23T12:58:00Z">
              <w:rPr>
                <w:rFonts w:ascii="Cambria Math" w:eastAsia="宋体" w:hAnsi="Cambria Math"/>
              </w:rPr>
            </w:rPrChange>
          </w:rPr>
          <m:t>E}</m:t>
        </m:r>
      </m:oMath>
      <w:r w:rsidR="00E67543" w:rsidRPr="00720D86">
        <w:rPr>
          <w:rFonts w:ascii="Times New Roman" w:hAnsi="Times New Roman" w:cs="Times New Roman"/>
          <w:sz w:val="24"/>
          <w:szCs w:val="24"/>
          <w:rPrChange w:id="1647" w:author="Zhen Tan" w:date="2022-08-23T12:58:00Z">
            <w:rPr/>
          </w:rPrChange>
        </w:rPr>
        <w:t xml:space="preserve"> and applying a </w:t>
      </w:r>
      <w:commentRangeStart w:id="1648"/>
      <w:commentRangeStart w:id="1649"/>
      <w:r w:rsidR="00E67543" w:rsidRPr="00720D86">
        <w:rPr>
          <w:rFonts w:ascii="Times New Roman" w:hAnsi="Times New Roman" w:cs="Times New Roman"/>
          <w:sz w:val="24"/>
          <w:szCs w:val="24"/>
          <w:rPrChange w:id="1650" w:author="Zhen Tan" w:date="2022-08-23T12:58:00Z">
            <w:rPr/>
          </w:rPrChange>
        </w:rPr>
        <w:t xml:space="preserve">common posterior variance estimate </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Change w:id="1651" w:author="Zhen Tan" w:date="2022-08-23T12:58:00Z">
                  <w:rPr>
                    <w:rFonts w:ascii="Cambria Math" w:hAnsi="Cambria Math" w:cs="Times New Roman"/>
                    <w:sz w:val="24"/>
                    <w:szCs w:val="24"/>
                    <w:highlight w:val="green"/>
                  </w:rPr>
                </w:rPrChange>
              </w:rPr>
              <m:t>Λ</m:t>
            </m:r>
          </m:e>
          <m:sub>
            <m:r>
              <w:rPr>
                <w:rFonts w:ascii="Cambria Math" w:eastAsia="宋体" w:hAnsi="Times New Roman" w:cs="Times New Roman"/>
                <w:sz w:val="24"/>
                <w:szCs w:val="24"/>
                <w:rPrChange w:id="1652" w:author="Zhen Tan" w:date="2022-08-23T12:58:00Z">
                  <w:rPr>
                    <w:rFonts w:ascii="Cambria Math" w:eastAsia="宋体" w:hAnsi="Times New Roman" w:cs="Times New Roman"/>
                    <w:sz w:val="24"/>
                    <w:szCs w:val="24"/>
                    <w:highlight w:val="green"/>
                  </w:rPr>
                </w:rPrChange>
              </w:rPr>
              <m:t>w</m:t>
            </m:r>
          </m:sub>
          <m:sup>
            <m:r>
              <w:rPr>
                <w:rFonts w:ascii="Cambria Math" w:eastAsia="宋体" w:hAnsi="Times New Roman" w:cs="Times New Roman"/>
                <w:sz w:val="24"/>
                <w:szCs w:val="24"/>
                <w:rPrChange w:id="1653" w:author="Zhen Tan" w:date="2022-08-23T12:58:00Z">
                  <w:rPr>
                    <w:rFonts w:ascii="Cambria Math" w:eastAsia="宋体" w:hAnsi="Times New Roman" w:cs="Times New Roman"/>
                    <w:sz w:val="24"/>
                    <w:szCs w:val="24"/>
                    <w:highlight w:val="green"/>
                  </w:rPr>
                </w:rPrChange>
              </w:rPr>
              <m:t>E,N</m:t>
            </m:r>
          </m:sup>
        </m:sSubSup>
      </m:oMath>
      <w:r w:rsidR="00E67543" w:rsidRPr="00720D86">
        <w:rPr>
          <w:rFonts w:ascii="Times New Roman" w:hAnsi="Times New Roman" w:cs="Times New Roman"/>
          <w:bCs/>
          <w:sz w:val="24"/>
          <w:szCs w:val="24"/>
          <w:rPrChange w:id="1654" w:author="Zhen Tan" w:date="2022-08-23T12:58:00Z">
            <w:rPr>
              <w:bCs/>
            </w:rPr>
          </w:rPrChange>
        </w:rPr>
        <w:t xml:space="preserve"> </w:t>
      </w:r>
      <w:r w:rsidR="00E67543" w:rsidRPr="00720D86">
        <w:rPr>
          <w:rFonts w:ascii="Times New Roman" w:hAnsi="Times New Roman" w:cs="Times New Roman"/>
          <w:sz w:val="24"/>
          <w:szCs w:val="24"/>
          <w:rPrChange w:id="1655" w:author="Zhen Tan" w:date="2022-08-23T12:58:00Z">
            <w:rPr/>
          </w:rPrChange>
        </w:rPr>
        <w:t xml:space="preserve">to all solutions </w:t>
      </w:r>
      <w:ins w:id="1656" w:author="Zhen Tan" w:date="2022-08-23T12:40:00Z">
        <w:r w:rsidR="00761A9E" w:rsidRPr="00720D86">
          <w:rPr>
            <w:rFonts w:ascii="Times New Roman" w:hAnsi="Times New Roman" w:cs="Times New Roman"/>
            <w:sz w:val="24"/>
            <w:szCs w:val="24"/>
            <w:rPrChange w:id="1657" w:author="Zhen Tan" w:date="2022-08-23T12:58:00Z">
              <w:rPr/>
            </w:rPrChange>
          </w:rPr>
          <w:t>t</w:t>
        </w:r>
      </w:ins>
      <w:del w:id="1658" w:author="Zhen Tan" w:date="2022-08-23T12:40:00Z">
        <w:r w:rsidR="00E67543" w:rsidRPr="00720D86" w:rsidDel="00761A9E">
          <w:rPr>
            <w:rFonts w:ascii="Times New Roman" w:hAnsi="Times New Roman" w:cs="Times New Roman"/>
            <w:b/>
            <w:bCs/>
            <w:sz w:val="24"/>
            <w:szCs w:val="24"/>
            <w:rPrChange w:id="1659" w:author="Zhen Tan" w:date="2022-08-23T12:58:00Z">
              <w:rPr>
                <w:b/>
                <w:bCs/>
              </w:rPr>
            </w:rPrChange>
          </w:rPr>
          <w:delText>x</w:delText>
        </w:r>
        <w:commentRangeEnd w:id="1648"/>
        <w:r w:rsidR="00E67543" w:rsidRPr="00305531" w:rsidDel="00761A9E">
          <w:rPr>
            <w:rStyle w:val="afd"/>
          </w:rPr>
          <w:commentReference w:id="1648"/>
        </w:r>
        <w:commentRangeEnd w:id="1649"/>
        <w:r w:rsidR="00E67543" w:rsidRPr="00305531" w:rsidDel="00761A9E">
          <w:rPr>
            <w:rStyle w:val="afd"/>
          </w:rPr>
          <w:commentReference w:id="1649"/>
        </w:r>
        <w:r w:rsidR="00E67543" w:rsidRPr="00720D86" w:rsidDel="00761A9E">
          <w:rPr>
            <w:rFonts w:ascii="Times New Roman" w:hAnsi="Times New Roman" w:cs="Times New Roman"/>
            <w:sz w:val="24"/>
            <w:szCs w:val="24"/>
            <w:rPrChange w:id="1660" w:author="Zhen Tan" w:date="2022-08-23T12:58:00Z">
              <w:rPr/>
            </w:rPrChange>
          </w:rPr>
          <w:delText xml:space="preserve"> t</w:delText>
        </w:r>
      </w:del>
      <w:r w:rsidR="00E67543" w:rsidRPr="00720D86">
        <w:rPr>
          <w:rFonts w:ascii="Times New Roman" w:hAnsi="Times New Roman" w:cs="Times New Roman"/>
          <w:sz w:val="24"/>
          <w:szCs w:val="24"/>
          <w:rPrChange w:id="1661" w:author="Zhen Tan" w:date="2022-08-23T12:58:00Z">
            <w:rPr/>
          </w:rPrChange>
        </w:rPr>
        <w:t xml:space="preserve">hat have the same combination index </w:t>
      </w:r>
      <w:r w:rsidR="00E67543" w:rsidRPr="00720D86">
        <w:rPr>
          <w:rFonts w:ascii="Times New Roman" w:hAnsi="Times New Roman" w:cs="Times New Roman"/>
          <w:i/>
          <w:iCs/>
          <w:sz w:val="24"/>
          <w:szCs w:val="24"/>
          <w:rPrChange w:id="1662" w:author="Zhen Tan" w:date="2022-08-23T12:58:00Z">
            <w:rPr>
              <w:i/>
              <w:iCs/>
            </w:rPr>
          </w:rPrChange>
        </w:rPr>
        <w:t>w</w:t>
      </w:r>
      <w:ins w:id="1663" w:author="Zhen Tan" w:date="2022-08-23T12:40:00Z">
        <w:r w:rsidR="00761A9E" w:rsidRPr="00720D86">
          <w:rPr>
            <w:rFonts w:ascii="Times New Roman" w:hAnsi="Times New Roman" w:cs="Times New Roman"/>
            <w:i/>
            <w:iCs/>
            <w:sz w:val="24"/>
            <w:szCs w:val="24"/>
            <w:rPrChange w:id="1664" w:author="Zhen Tan" w:date="2022-08-23T12:58:00Z">
              <w:rPr>
                <w:i/>
                <w:iCs/>
              </w:rPr>
            </w:rPrChange>
          </w:rPr>
          <w:t xml:space="preserve"> </w:t>
        </w:r>
        <w:r w:rsidR="00761A9E" w:rsidRPr="00720D86">
          <w:rPr>
            <w:rFonts w:ascii="Times New Roman" w:hAnsi="Times New Roman" w:cs="Times New Roman"/>
            <w:bCs/>
            <w:iCs/>
            <w:sz w:val="24"/>
            <w:szCs w:val="24"/>
            <w:rPrChange w:id="1665" w:author="Zhen Tan" w:date="2022-08-23T12:58:00Z">
              <w:rPr>
                <w:bCs/>
                <w:iCs/>
              </w:rPr>
            </w:rPrChange>
          </w:rPr>
          <w:t xml:space="preserve">for evaluation index </w:t>
        </w:r>
        <w:r w:rsidR="00761A9E" w:rsidRPr="00720D86">
          <w:rPr>
            <w:rFonts w:ascii="Times New Roman" w:hAnsi="Times New Roman" w:cs="Times New Roman"/>
            <w:bCs/>
            <w:i/>
            <w:iCs/>
            <w:sz w:val="24"/>
            <w:szCs w:val="24"/>
            <w:rPrChange w:id="1666" w:author="Zhen Tan" w:date="2022-08-23T12:58:00Z">
              <w:rPr>
                <w:bCs/>
                <w:i/>
                <w:iCs/>
              </w:rPr>
            </w:rPrChange>
          </w:rPr>
          <w:t>i</w:t>
        </w:r>
        <w:r w:rsidR="00761A9E" w:rsidRPr="00720D86">
          <w:rPr>
            <w:rFonts w:ascii="Times New Roman" w:hAnsi="Times New Roman" w:cs="Times New Roman"/>
            <w:bCs/>
            <w:iCs/>
            <w:sz w:val="24"/>
            <w:szCs w:val="24"/>
            <w:rPrChange w:id="1667" w:author="Zhen Tan" w:date="2022-08-23T12:58:00Z">
              <w:rPr>
                <w:bCs/>
                <w:iCs/>
              </w:rPr>
            </w:rPrChange>
          </w:rPr>
          <w:t xml:space="preserve"> </w:t>
        </w:r>
        <w:commentRangeStart w:id="1668"/>
        <w:commentRangeEnd w:id="1668"/>
        <w:r w:rsidR="00761A9E">
          <w:rPr>
            <w:rStyle w:val="afd"/>
          </w:rPr>
          <w:commentReference w:id="1668"/>
        </w:r>
        <w:r w:rsidR="00761A9E" w:rsidRPr="00720D86">
          <w:rPr>
            <w:rFonts w:ascii="Times New Roman" w:hAnsi="Times New Roman" w:cs="Times New Roman"/>
            <w:bCs/>
            <w:iCs/>
            <w:sz w:val="24"/>
            <w:szCs w:val="24"/>
            <w:rPrChange w:id="1669" w:author="Zhen Tan" w:date="2022-08-23T12:58:00Z">
              <w:rPr>
                <w:bCs/>
                <w:iCs/>
              </w:rPr>
            </w:rPrChange>
          </w:rPr>
          <w:t xml:space="preserve">= </w:t>
        </w:r>
        <w:r w:rsidR="00761A9E" w:rsidRPr="00720D86">
          <w:rPr>
            <w:rFonts w:ascii="Times New Roman" w:hAnsi="Times New Roman" w:cs="Times New Roman"/>
            <w:bCs/>
            <w:i/>
            <w:iCs/>
            <w:sz w:val="24"/>
            <w:szCs w:val="24"/>
            <w:rPrChange w:id="1670" w:author="Zhen Tan" w:date="2022-08-23T12:58:00Z">
              <w:rPr>
                <w:bCs/>
                <w:i/>
                <w:iCs/>
              </w:rPr>
            </w:rPrChange>
          </w:rPr>
          <w:t>E</w:t>
        </w:r>
      </w:ins>
      <w:r w:rsidR="00E67543" w:rsidRPr="00720D86">
        <w:rPr>
          <w:rFonts w:ascii="Times New Roman" w:hAnsi="Times New Roman" w:cs="Times New Roman"/>
          <w:sz w:val="24"/>
          <w:szCs w:val="24"/>
          <w:rPrChange w:id="1671" w:author="Zhen Tan" w:date="2022-08-23T12:58:00Z">
            <w:rPr/>
          </w:rPrChange>
        </w:rPr>
        <w:t xml:space="preserve">, as following: </w:t>
      </w:r>
    </w:p>
    <w:p w14:paraId="56B811A2" w14:textId="1A5A3B13" w:rsidR="00E67543" w:rsidRDefault="00000000" w:rsidP="008052D1">
      <w:pPr>
        <w:adjustRightInd w:val="0"/>
        <w:snapToGrid w:val="0"/>
        <w:jc w:val="right"/>
        <w:rPr>
          <w:rFonts w:ascii="Times New Roman" w:hAnsi="Times New Roman" w:cs="Times New Roman"/>
          <w:sz w:val="24"/>
          <w:szCs w:val="24"/>
        </w:rPr>
      </w:pPr>
      <m:oMath>
        <m:eqArr>
          <m:eqArrPr>
            <m:ctrlPr>
              <w:rPr>
                <w:rFonts w:ascii="Cambria Math" w:eastAsia="宋体" w:hAnsi="Times New Roman" w:cs="Times New Roman"/>
                <w:i/>
                <w:sz w:val="24"/>
                <w:szCs w:val="24"/>
              </w:rPr>
            </m:ctrlPr>
          </m:eqArrPr>
          <m:e>
            <m:limLow>
              <m:limLowPr>
                <m:ctrlPr>
                  <w:rPr>
                    <w:rFonts w:ascii="Cambria Math" w:eastAsia="宋体" w:hAnsi="Times New Roman" w:cs="Times New Roman"/>
                    <w:i/>
                    <w:sz w:val="24"/>
                    <w:szCs w:val="24"/>
                  </w:rPr>
                </m:ctrlPr>
              </m:limLowPr>
              <m:e>
                <m:r>
                  <m:rPr>
                    <m:sty m:val="p"/>
                  </m:rPr>
                  <w:rPr>
                    <w:rFonts w:ascii="Cambria Math" w:eastAsia="宋体" w:hAnsi="Times New Roman" w:cs="Times New Roman"/>
                    <w:sz w:val="24"/>
                    <w:szCs w:val="24"/>
                  </w:rPr>
                  <m:t>min</m:t>
                </m:r>
              </m:e>
              <m:lim>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lim>
            </m:limLow>
            <m:r>
              <w:rPr>
                <w:rFonts w:ascii="Cambria Math" w:eastAsia="宋体" w:hAnsi="Times New Roman" w:cs="Times New Roman"/>
                <w:sz w:val="24"/>
                <w:szCs w:val="24"/>
              </w:rPr>
              <m:t xml:space="preserve"> </m:t>
            </m:r>
            <m:d>
              <m:dPr>
                <m:begChr m:val="["/>
                <m:endChr m:val="]"/>
                <m:ctrlPr>
                  <w:rPr>
                    <w:rFonts w:ascii="Cambria Math" w:eastAsia="宋体" w:hAnsi="Times New Roman" w:cs="Times New Roman"/>
                    <w:i/>
                    <w:sz w:val="24"/>
                    <w:szCs w:val="24"/>
                  </w:rPr>
                </m:ctrlPr>
              </m:dPr>
              <m:e>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D</m:t>
                        </m:r>
                      </m:sub>
                    </m:sSub>
                  </m:sup>
                  <m:e>
                    <w:commentRangeStart w:id="1672"/>
                    <w:commentRangeStart w:id="1673"/>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w:commentRangeEnd w:id="1672"/>
                    <m:r>
                      <m:rPr>
                        <m:sty m:val="p"/>
                      </m:rPr>
                      <w:rPr>
                        <w:rStyle w:val="afd"/>
                      </w:rPr>
                      <w:commentReference w:id="1672"/>
                    </m:r>
                    <w:commentRangeEnd w:id="1673"/>
                    <m:r>
                      <m:rPr>
                        <m:sty m:val="p"/>
                      </m:rPr>
                      <w:rPr>
                        <w:rStyle w:val="afd"/>
                      </w:rPr>
                      <w:commentReference w:id="1673"/>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D</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Times New Roman" w:cs="Times New Roman"/>
                    <w:sz w:val="24"/>
                    <w:szCs w:val="24"/>
                  </w:rPr>
                  <m:t>,</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A</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Change w:id="1674" w:author="Zhen Tan" w:date="2022-08-23T12:50:00Z">
                              <w:rPr>
                                <w:rFonts w:ascii="Cambria Math" w:eastAsia="Cambria Math" w:hAnsi="Cambria Math" w:cs="Cambria Math"/>
                                <w:sz w:val="24"/>
                                <w:szCs w:val="24"/>
                                <w:highlight w:val="green"/>
                              </w:rPr>
                            </w:rPrChange>
                          </w:rPr>
                          <m:t>b</m:t>
                        </m:r>
                      </m:e>
                      <m:sub>
                        <m:r>
                          <w:rPr>
                            <w:rFonts w:ascii="Cambria Math" w:eastAsia="宋体" w:hAnsi="Times New Roman" w:cs="Times New Roman"/>
                            <w:sz w:val="24"/>
                            <w:szCs w:val="24"/>
                            <w:rPrChange w:id="1675" w:author="Zhen Tan" w:date="2022-08-23T12:50:00Z">
                              <w:rPr>
                                <w:rFonts w:ascii="Cambria Math" w:eastAsia="宋体" w:hAnsi="Times New Roman" w:cs="Times New Roman"/>
                                <w:sz w:val="24"/>
                                <w:szCs w:val="24"/>
                                <w:highlight w:val="green"/>
                              </w:rPr>
                            </w:rPrChange>
                          </w:rPr>
                          <m:t>j</m:t>
                        </m:r>
                      </m:sub>
                      <m:sup>
                        <m:r>
                          <w:rPr>
                            <w:rFonts w:ascii="Cambria Math" w:eastAsia="宋体" w:hAnsi="Times New Roman" w:cs="Times New Roman"/>
                            <w:sz w:val="24"/>
                            <w:szCs w:val="24"/>
                            <w:rPrChange w:id="1676" w:author="Zhen Tan" w:date="2022-08-23T12:50:00Z">
                              <w:rPr>
                                <w:rFonts w:ascii="Cambria Math" w:eastAsia="宋体" w:hAnsi="Times New Roman" w:cs="Times New Roman"/>
                                <w:sz w:val="24"/>
                                <w:szCs w:val="24"/>
                                <w:highlight w:val="green"/>
                              </w:rPr>
                            </w:rPrChange>
                          </w:rPr>
                          <m:t>A,N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A</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e>
            </m:d>
            <m:r>
              <w:rPr>
                <w:rFonts w:ascii="Cambria Math" w:eastAsia="宋体" w:hAnsi="Times New Roman" w:cs="Times New Roman"/>
                <w:sz w:val="24"/>
                <w:szCs w:val="24"/>
              </w:rPr>
              <m:t xml:space="preserve">                       </m:t>
            </m:r>
            <m:r>
              <w:del w:id="1677" w:author="Zhen Tan" w:date="2022-08-23T12:54:00Z">
                <w:rPr>
                  <w:rFonts w:ascii="Cambria Math" w:eastAsia="宋体" w:hAnsi="Times New Roman" w:cs="Times New Roman"/>
                  <w:sz w:val="24"/>
                  <w:szCs w:val="24"/>
                </w:rPr>
                <m:t xml:space="preserve">        </m:t>
              </w:del>
            </m:r>
            <m:r>
              <w:del w:id="1678" w:author="Zhen Tan" w:date="2022-08-23T12:50:00Z">
                <w:rPr>
                  <w:rFonts w:ascii="Cambria Math" w:eastAsia="宋体" w:hAnsi="Times New Roman" w:cs="Times New Roman"/>
                  <w:sz w:val="24"/>
                  <w:szCs w:val="24"/>
                </w:rPr>
                <m:t xml:space="preserve">      </m:t>
              </w:del>
            </m:r>
            <m:r>
              <w:del w:id="1679" w:author="Zhen Tan" w:date="2022-08-23T12:54:00Z">
                <w:rPr>
                  <w:rFonts w:ascii="Cambria Math" w:eastAsia="宋体" w:hAnsi="Times New Roman" w:cs="Times New Roman"/>
                  <w:sz w:val="24"/>
                  <w:szCs w:val="24"/>
                </w:rPr>
                <m:t xml:space="preserve"> </m:t>
              </w:del>
            </m:r>
            <m:r>
              <w:rPr>
                <w:rFonts w:ascii="Cambria Math" w:eastAsia="宋体" w:hAnsi="Times New Roman" w:cs="Times New Roman"/>
                <w:sz w:val="24"/>
                <w:szCs w:val="24"/>
              </w:rPr>
              <m:t xml:space="preserve">       </m:t>
            </m:r>
            <m:r>
              <w:del w:id="1680" w:author="Zhen Tan" w:date="2022-08-23T12:49:00Z">
                <w:rPr>
                  <w:rFonts w:ascii="Cambria Math" w:eastAsia="宋体" w:hAnsi="Times New Roman" w:cs="Times New Roman"/>
                  <w:sz w:val="24"/>
                  <w:szCs w:val="24"/>
                </w:rPr>
                <m:t xml:space="preserve">             </m:t>
              </w:del>
            </m:r>
            <m:r>
              <w:rPr>
                <w:rFonts w:ascii="Cambria Math" w:eastAsia="宋体" w:hAnsi="Times New Roman" w:cs="Times New Roman"/>
                <w:sz w:val="24"/>
                <w:szCs w:val="24"/>
              </w:rPr>
              <m:t xml:space="preserve">       </m:t>
            </m:r>
          </m:e>
          <m:e>
            <m:r>
              <m:rPr>
                <m:sty m:val="p"/>
              </m:rPr>
              <w:rPr>
                <w:rFonts w:ascii="Cambria Math" w:eastAsia="宋体" w:hAnsi="Times New Roman" w:cs="Times New Roman"/>
                <w:sz w:val="24"/>
                <w:szCs w:val="24"/>
              </w:rPr>
              <m:t xml:space="preserve">s.t.  </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E</m:t>
                    </m:r>
                  </m:sub>
                </m:sSub>
              </m:sup>
              <m:e>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E,N</m:t>
                    </m:r>
                  </m:sup>
                </m:sSubSup>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rPr>
                        <w:rFonts w:ascii="Cambria Math" w:eastAsia="宋体" w:hAnsi="Times New Roman" w:cs="Times New Roman"/>
                        <w:sz w:val="24"/>
                        <w:szCs w:val="24"/>
                      </w:rPr>
                      <m:t>E</m:t>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e>
            </m:nary>
            <m:r>
              <w:rPr>
                <w:rFonts w:ascii="Cambria Math" w:eastAsia="宋体" w:hAnsi="Cambria Math" w:cs="Times New Roman"/>
                <w:sz w:val="24"/>
                <w:szCs w:val="24"/>
              </w:rPr>
              <m:t>≤</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ins w:id="1681" w:author="Zhen Tan" w:date="2022-08-23T12:42:00Z">
                    <w:rPr>
                      <w:rFonts w:ascii="Cambria Math" w:hAnsi="Cambria Math" w:cs="Cambria Math"/>
                      <w:color w:val="333333"/>
                      <w:sz w:val="24"/>
                      <w:szCs w:val="24"/>
                      <w:shd w:val="clear" w:color="auto" w:fill="FFFFFF"/>
                    </w:rPr>
                  </w:ins>
                </m:ctrlPr>
              </m:sSupPr>
              <m:e>
                <m:r>
                  <w:ins w:id="1682" w:author="Zhen Tan" w:date="2022-08-23T12:42:00Z">
                    <m:rPr>
                      <m:sty m:val="p"/>
                    </m:rPr>
                    <w:rPr>
                      <w:rFonts w:ascii="Cambria Math" w:eastAsia="宋体" w:hAnsi="Cambria Math" w:cs="Times New Roman"/>
                      <w:sz w:val="24"/>
                      <w:szCs w:val="24"/>
                    </w:rPr>
                    <m:t>Φ</m:t>
                  </w:ins>
                </m:r>
              </m:e>
              <m:sup>
                <m:r>
                  <w:ins w:id="1683" w:author="Zhen Tan" w:date="2022-08-23T12:42:00Z">
                    <w:rPr>
                      <w:rFonts w:ascii="Cambria Math" w:eastAsia="微软雅黑" w:hAnsi="Cambria Math" w:cs="微软雅黑" w:hint="eastAsia"/>
                      <w:color w:val="333333"/>
                      <w:sz w:val="24"/>
                      <w:szCs w:val="24"/>
                      <w:shd w:val="clear" w:color="auto" w:fill="FFFFFF"/>
                    </w:rPr>
                    <m:t>-</m:t>
                  </w:ins>
                </m:r>
                <m:r>
                  <w:ins w:id="1684" w:author="Zhen Tan" w:date="2022-08-23T12:42:00Z">
                    <w:rPr>
                      <w:rFonts w:ascii="Cambria Math" w:hAnsi="Cambria Math" w:cs="Cambria Math"/>
                      <w:color w:val="333333"/>
                      <w:sz w:val="24"/>
                      <w:szCs w:val="24"/>
                      <w:shd w:val="clear" w:color="auto" w:fill="FFFFFF"/>
                    </w:rPr>
                    <m:t>1</m:t>
                  </w:ins>
                </m:r>
              </m:sup>
            </m:sSup>
            <m:r>
              <w:ins w:id="1685" w:author="Zhen Tan" w:date="2022-08-23T12:42:00Z">
                <m:rPr>
                  <m:sty m:val="p"/>
                </m:rPr>
                <w:rPr>
                  <w:rFonts w:ascii="Cambria Math" w:eastAsia="宋体" w:hAnsi="Cambria Math" w:cs="Times New Roman"/>
                  <w:sz w:val="24"/>
                  <w:szCs w:val="24"/>
                </w:rPr>
                <m:t>(1-</m:t>
              </w:ins>
            </m:r>
            <m:r>
              <w:ins w:id="1686" w:author="Zhen Tan" w:date="2022-08-23T12:42:00Z">
                <w:rPr>
                  <w:rFonts w:ascii="Cambria Math" w:hAnsi="Cambria Math" w:cs="Times New Roman"/>
                  <w:sz w:val="24"/>
                  <w:szCs w:val="24"/>
                </w:rPr>
                <m:t>ϵ)</m:t>
              </w:ins>
            </m:r>
            <m:sSub>
              <m:sSubPr>
                <m:ctrlPr>
                  <w:del w:id="1687" w:author="Zhen Tan" w:date="2022-08-23T12:42:00Z">
                    <w:rPr>
                      <w:rFonts w:ascii="Cambria Math" w:hAnsi="Times New Roman" w:cs="Times New Roman"/>
                      <w:i/>
                      <w:sz w:val="24"/>
                      <w:szCs w:val="24"/>
                    </w:rPr>
                  </w:del>
                </m:ctrlPr>
              </m:sSubPr>
              <m:e>
                <m:r>
                  <w:del w:id="1688" w:author="Zhen Tan" w:date="2022-08-23T12:42:00Z">
                    <w:rPr>
                      <w:rFonts w:ascii="Cambria Math" w:eastAsia="宋体" w:hAnsi="Cambria Math" w:cs="Times New Roman"/>
                      <w:sz w:val="24"/>
                      <w:szCs w:val="24"/>
                    </w:rPr>
                    <m:t>α</m:t>
                  </w:del>
                </m:r>
              </m:e>
              <m:sub>
                <m:r>
                  <w:del w:id="1689" w:author="Zhen Tan" w:date="2022-08-23T12:42:00Z">
                    <m:rPr>
                      <m:sty m:val="p"/>
                    </m:rPr>
                    <w:rPr>
                      <w:rFonts w:ascii="Cambria Math" w:hAnsi="Cambria Math" w:cs="Times New Roman"/>
                      <w:sz w:val="24"/>
                      <w:szCs w:val="24"/>
                    </w:rPr>
                    <m:t>1</m:t>
                  </w:del>
                </m:r>
                <m:r>
                  <w:del w:id="1690" w:author="Zhen Tan" w:date="2022-08-23T12:42:00Z">
                    <m:rPr>
                      <m:sty m:val="p"/>
                    </m:rPr>
                    <w:rPr>
                      <w:rFonts w:ascii="微软雅黑" w:eastAsia="微软雅黑" w:hAnsi="微软雅黑" w:cs="微软雅黑" w:hint="eastAsia"/>
                      <w:sz w:val="24"/>
                      <w:szCs w:val="24"/>
                    </w:rPr>
                    <m:t>-</m:t>
                  </w:del>
                </m:r>
                <m:r>
                  <w:del w:id="1691" w:author="Zhen Tan" w:date="2022-08-23T12:42:00Z">
                    <m:rPr>
                      <m:scr m:val="script"/>
                      <m:sty m:val="p"/>
                    </m:rPr>
                    <w:rPr>
                      <w:rFonts w:ascii="Cambria Math" w:hAnsi="Cambria Math" w:cs="Times New Roman"/>
                      <w:sz w:val="24"/>
                      <w:szCs w:val="24"/>
                    </w:rPr>
                    <m:t>E</m:t>
                  </w:del>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w:commentRangeStart w:id="1692"/>
                    <w:commentRangeStart w:id="1693"/>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del w:id="1694" w:author="Zhen Tan" w:date="2022-08-23T12:49:00Z">
                            <w:rPr>
                              <w:rFonts w:ascii="Cambria Math" w:eastAsia="宋体" w:hAnsi="Times New Roman" w:cs="Times New Roman"/>
                              <w:sz w:val="24"/>
                              <w:szCs w:val="24"/>
                            </w:rPr>
                            <m:t>j,</m:t>
                          </w:del>
                        </m:r>
                        <m:r>
                          <w:ins w:id="1695" w:author="Zhen Tan" w:date="2022-08-23T12:55:00Z">
                            <w:rPr>
                              <w:rFonts w:ascii="Cambria Math" w:hAnsi="Cambria Math" w:cs="Times New Roman"/>
                              <w:sz w:val="24"/>
                              <w:szCs w:val="24"/>
                            </w:rPr>
                            <m:t>w</m:t>
                          </w:ins>
                        </m:r>
                        <m:r>
                          <w:del w:id="1696" w:author="Zhen Tan" w:date="2022-08-23T12:47:00Z">
                            <w:rPr>
                              <w:rFonts w:ascii="Cambria Math" w:eastAsia="宋体" w:hAnsi="Times New Roman" w:cs="Times New Roman"/>
                              <w:sz w:val="24"/>
                              <w:szCs w:val="24"/>
                            </w:rPr>
                            <m:t>w</m:t>
                          </w:del>
                        </m:r>
                      </m:sub>
                      <m:sup>
                        <m:r>
                          <w:rPr>
                            <w:rFonts w:ascii="Cambria Math" w:eastAsia="宋体" w:hAnsi="Times New Roman" w:cs="Times New Roman"/>
                            <w:sz w:val="24"/>
                            <w:szCs w:val="24"/>
                          </w:rPr>
                          <m:t>E,N</m:t>
                        </m:r>
                      </m:sup>
                    </m:sSubSup>
                    <w:commentRangeEnd w:id="1692"/>
                    <m:r>
                      <m:rPr>
                        <m:sty m:val="p"/>
                      </m:rPr>
                      <w:rPr>
                        <w:rStyle w:val="afd"/>
                      </w:rPr>
                      <w:commentReference w:id="1692"/>
                    </m:r>
                    <w:commentRangeEnd w:id="1693"/>
                    <m:r>
                      <m:rPr>
                        <m:sty m:val="p"/>
                      </m:rPr>
                      <w:rPr>
                        <w:rStyle w:val="afd"/>
                      </w:rPr>
                      <w:commentReference w:id="1693"/>
                    </m:r>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eastAsia="宋体" w:hAnsi="Cambria Math" w:cs="Times New Roman"/>
                <w:sz w:val="24"/>
                <w:szCs w:val="24"/>
              </w:rPr>
              <m:t xml:space="preserve">         </m:t>
            </m:r>
            <m:r>
              <w:del w:id="1697" w:author="Zhen Tan" w:date="2022-08-23T12:54:00Z">
                <w:rPr>
                  <w:rFonts w:ascii="Cambria Math" w:eastAsia="宋体" w:hAnsi="Cambria Math" w:cs="Times New Roman"/>
                  <w:sz w:val="24"/>
                  <w:szCs w:val="24"/>
                </w:rPr>
                <m:t xml:space="preserve">        </m:t>
              </w:del>
            </m:r>
            <m:r>
              <w:rPr>
                <w:rFonts w:ascii="Cambria Math" w:eastAsia="宋体" w:hAnsi="Cambria Math" w:cs="Times New Roman"/>
                <w:sz w:val="24"/>
                <w:szCs w:val="24"/>
              </w:rPr>
              <m:t xml:space="preserve">               </m:t>
            </m:r>
            <m:r>
              <w:del w:id="1698" w:author="Zhen Tan" w:date="2022-08-23T12:50:00Z">
                <w:rPr>
                  <w:rFonts w:ascii="Cambria Math" w:eastAsia="宋体" w:hAnsi="Cambria Math" w:cs="Times New Roman"/>
                  <w:sz w:val="24"/>
                  <w:szCs w:val="24"/>
                </w:rPr>
                <m:t xml:space="preserve">      </m:t>
              </w:del>
            </m:r>
            <m:r>
              <w:rPr>
                <w:rFonts w:ascii="Cambria Math" w:eastAsia="宋体" w:hAnsi="Cambria Math" w:cs="Times New Roman"/>
                <w:sz w:val="24"/>
                <w:szCs w:val="24"/>
              </w:rPr>
              <m:t xml:space="preserve">         </m:t>
            </m:r>
            <m:r>
              <w:del w:id="1699" w:author="Zhen Tan" w:date="2022-08-23T12:49:00Z">
                <w:rPr>
                  <w:rFonts w:ascii="Cambria Math" w:eastAsia="宋体" w:hAnsi="Cambria Math" w:cs="Times New Roman"/>
                  <w:sz w:val="24"/>
                  <w:szCs w:val="24"/>
                </w:rPr>
                <m:t xml:space="preserve">            </m:t>
              </w:del>
            </m:r>
            <m:r>
              <w:rPr>
                <w:rFonts w:ascii="Cambria Math" w:eastAsia="宋体" w:hAnsi="Cambria Math" w:cs="Times New Roman"/>
                <w:sz w:val="24"/>
                <w:szCs w:val="24"/>
              </w:rPr>
              <m:t xml:space="preserve">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 </m:t>
            </m:r>
            <m:r>
              <w:del w:id="1700" w:author="Zhen Tan" w:date="2022-08-23T13:00:00Z">
                <w:rPr>
                  <w:rFonts w:ascii="Cambria Math" w:eastAsia="Cambria Math" w:hAnsi="Cambria Math" w:cs="Cambria Math"/>
                  <w:sz w:val="24"/>
                  <w:szCs w:val="24"/>
                </w:rPr>
                <m:t xml:space="preserve">  </m:t>
              </w:del>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f</m:t>
                </m:r>
              </m:e>
              <m:sub>
                <m:r>
                  <w:rPr>
                    <w:rFonts w:ascii="Cambria Math" w:eastAsia="宋体" w:hAnsi="Times New Roman" w:cs="Times New Roman"/>
                    <w:sz w:val="24"/>
                    <w:szCs w:val="24"/>
                  </w:rPr>
                  <m:t>j</m:t>
                </m:r>
              </m:sub>
              <m:sup>
                <m:r>
                  <w:del w:id="1701" w:author="Zhen Tan" w:date="2022-08-23T12:54:00Z">
                    <w:rPr>
                      <w:rFonts w:ascii="Cambria Math" w:eastAsia="宋体" w:hAnsi="Times New Roman" w:cs="Times New Roman"/>
                      <w:sz w:val="24"/>
                      <w:szCs w:val="24"/>
                    </w:rPr>
                    <m:t>i</m:t>
                  </w:del>
                </m:r>
                <m:r>
                  <w:ins w:id="1702" w:author="Zhen Tan" w:date="2022-08-23T12:55:00Z">
                    <w:rPr>
                      <w:rFonts w:ascii="Cambria Math" w:eastAsia="宋体" w:hAnsi="Times New Roman" w:cs="Times New Roman"/>
                      <w:sz w:val="24"/>
                      <w:szCs w:val="24"/>
                    </w:rPr>
                    <m:t>E</m:t>
                  </w:ins>
                </m:r>
              </m:sup>
            </m:sSubSup>
            <m:d>
              <m:dPr>
                <m:ctrlPr>
                  <w:rPr>
                    <w:rFonts w:ascii="Cambria Math" w:hAnsi="Cambria Math" w:cs="Times New Roman"/>
                    <w:bCs/>
                    <w:sz w:val="24"/>
                    <w:szCs w:val="24"/>
                  </w:rPr>
                </m:ctrlPr>
              </m:dPr>
              <m:e>
                <m:r>
                  <m:rPr>
                    <m:sty m:val="b"/>
                  </m:rPr>
                  <w:rPr>
                    <w:rFonts w:ascii="Cambria Math" w:hAnsi="Cambria Math" w:cs="Times New Roman"/>
                    <w:sz w:val="24"/>
                    <w:szCs w:val="24"/>
                  </w:rPr>
                  <m:t>x</m:t>
                </m:r>
              </m:e>
            </m:d>
            <m:r>
              <m:rPr>
                <m:sty m:val="b"/>
              </m:rP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d>
                  <m:dPr>
                    <m:ctrlPr>
                      <w:rPr>
                        <w:rFonts w:ascii="Cambria Math" w:eastAsia="宋体" w:hAnsi="Times New Roman" w:cs="Times New Roman"/>
                        <w:i/>
                        <w:sz w:val="24"/>
                        <w:szCs w:val="24"/>
                      </w:rPr>
                    </m:ctrlPr>
                  </m:dPr>
                  <m:e>
                    <m:r>
                      <w:rPr>
                        <w:rFonts w:ascii="Cambria Math" w:eastAsia="宋体" w:hAnsi="Times New Roman" w:cs="Times New Roman"/>
                        <w:sz w:val="24"/>
                        <w:szCs w:val="24"/>
                      </w:rPr>
                      <m:t>w</m:t>
                    </m:r>
                  </m:e>
                </m:d>
              </m:sub>
              <m:sup>
                <m:r>
                  <w:del w:id="1703" w:author="Zhen Tan" w:date="2022-08-23T12:54:00Z">
                    <w:rPr>
                      <w:rFonts w:ascii="Cambria Math" w:eastAsia="宋体" w:hAnsi="Times New Roman" w:cs="Times New Roman" w:hint="eastAsia"/>
                      <w:sz w:val="24"/>
                      <w:szCs w:val="24"/>
                    </w:rPr>
                    <m:t>i</m:t>
                  </w:del>
                </m:r>
                <m:r>
                  <w:ins w:id="1704" w:author="Zhen Tan" w:date="2022-08-23T12:55:00Z">
                    <w:rPr>
                      <w:rFonts w:ascii="Cambria Math" w:eastAsia="宋体" w:hAnsi="Times New Roman" w:cs="Times New Roman"/>
                      <w:sz w:val="24"/>
                      <w:szCs w:val="24"/>
                    </w:rPr>
                    <m:t>E</m:t>
                  </w:ins>
                </m:r>
              </m:sup>
            </m:sSubSup>
            <m:r>
              <w:rPr>
                <w:rFonts w:ascii="Cambria Math" w:eastAsia="宋体" w:hAnsi="Cambria Math" w:cs="Times New Roman"/>
                <w:sz w:val="24"/>
                <w:szCs w:val="24"/>
              </w:rPr>
              <m:t>,∀ w</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del w:id="1705" w:author="Zhen Tan" w:date="2022-08-23T12:54:00Z">
                            <w:rPr>
                              <w:rFonts w:ascii="Cambria Math" w:hAnsi="Cambria Math" w:cs="Times New Roman"/>
                              <w:sz w:val="24"/>
                              <w:szCs w:val="24"/>
                            </w:rPr>
                            <m:t>i</m:t>
                          </w:del>
                        </m:r>
                        <m:r>
                          <w:ins w:id="1706" w:author="Zhen Tan" w:date="2022-08-23T12:55:00Z">
                            <w:rPr>
                              <w:rFonts w:ascii="Cambria Math" w:hAnsi="Cambria Math" w:cs="Times New Roman"/>
                              <w:sz w:val="24"/>
                              <w:szCs w:val="24"/>
                            </w:rPr>
                            <m:t>E</m:t>
                          </w:ins>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ins w:id="1707" w:author="Zhen Tan" w:date="2022-08-23T12:55:00Z">
                            <w:rPr>
                              <w:rFonts w:ascii="Cambria Math" w:eastAsia="宋体" w:hAnsi="Times New Roman" w:cs="Times New Roman"/>
                              <w:sz w:val="24"/>
                              <w:szCs w:val="24"/>
                            </w:rPr>
                            <m:t>E</m:t>
                          </w:ins>
                        </m:r>
                        <m:r>
                          <w:del w:id="1708" w:author="Zhen Tan" w:date="2022-08-23T12:54:00Z">
                            <w:rPr>
                              <w:rFonts w:ascii="Cambria Math" w:eastAsia="宋体" w:hAnsi="Times New Roman" w:cs="Times New Roman"/>
                              <w:sz w:val="24"/>
                              <w:szCs w:val="24"/>
                            </w:rPr>
                            <m:t>i</m:t>
                          </w:del>
                        </m:r>
                      </m:sup>
                    </m:sSubSup>
                  </m:e>
                </m:nary>
                <m:ctrlPr>
                  <w:rPr>
                    <w:rFonts w:ascii="Cambria Math" w:eastAsia="宋体" w:hAnsi="Cambria Math" w:cs="Times New Roman"/>
                    <w:i/>
                    <w:sz w:val="24"/>
                    <w:szCs w:val="24"/>
                  </w:rPr>
                </m:ctrlPr>
              </m:e>
            </m:d>
            <m:r>
              <w:rPr>
                <w:rFonts w:ascii="Cambria Math" w:eastAsia="宋体" w:hAnsi="Cambria Math" w:cs="Times New Roman"/>
                <w:sz w:val="24"/>
                <w:szCs w:val="24"/>
              </w:rPr>
              <m:t>,j</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del w:id="1709" w:author="Zhen Tan" w:date="2022-08-23T12:54:00Z">
                        <w:rPr>
                          <w:rFonts w:ascii="Cambria Math" w:hAnsi="Cambria Math" w:cs="Times New Roman" w:hint="eastAsia"/>
                          <w:sz w:val="24"/>
                          <w:szCs w:val="24"/>
                        </w:rPr>
                        <m:t>i</m:t>
                      </w:del>
                    </m:r>
                    <m:r>
                      <w:ins w:id="1710" w:author="Zhen Tan" w:date="2022-08-23T12:55:00Z">
                        <w:rPr>
                          <w:rFonts w:ascii="Cambria Math" w:hAnsi="Cambria Math" w:cs="Times New Roman"/>
                          <w:sz w:val="24"/>
                          <w:szCs w:val="24"/>
                        </w:rPr>
                        <m:t>E</m:t>
                      </w:ins>
                    </m:r>
                  </m:sub>
                </m:sSub>
                <m:ctrlPr>
                  <w:rPr>
                    <w:rFonts w:ascii="Cambria Math" w:eastAsia="宋体" w:hAnsi="Cambria Math" w:cs="Times New Roman"/>
                    <w:i/>
                    <w:sz w:val="24"/>
                    <w:szCs w:val="24"/>
                  </w:rPr>
                </m:ctrlPr>
              </m:e>
            </m:d>
            <m:r>
              <w:del w:id="1711" w:author="Zhen Tan" w:date="2022-08-23T12:54:00Z">
                <w:rPr>
                  <w:rFonts w:ascii="Cambria Math" w:eastAsia="宋体" w:hAnsi="Cambria Math" w:cs="Times New Roman"/>
                  <w:sz w:val="24"/>
                  <w:szCs w:val="24"/>
                </w:rPr>
                <m:t>,i</m:t>
              </w:del>
            </m:r>
            <m:r>
              <w:del w:id="1712" w:author="Zhen Tan" w:date="2022-08-23T12:54:00Z">
                <m:rPr>
                  <m:sty m:val="b"/>
                </m:rPr>
                <w:rPr>
                  <w:rFonts w:ascii="Cambria Math" w:eastAsia="宋体" w:hAnsi="Cambria Math" w:cs="Times New Roman"/>
                  <w:sz w:val="24"/>
                  <w:szCs w:val="24"/>
                </w:rPr>
                <m:t>∈</m:t>
              </w:del>
            </m:r>
            <m:d>
              <m:dPr>
                <m:begChr m:val="{"/>
                <m:endChr m:val="}"/>
                <m:ctrlPr>
                  <w:del w:id="1713" w:author="Zhen Tan" w:date="2022-08-23T12:54:00Z">
                    <w:rPr>
                      <w:rFonts w:ascii="Cambria Math" w:eastAsia="宋体" w:hAnsi="Cambria Math" w:cs="Times New Roman"/>
                      <w:b/>
                      <w:sz w:val="24"/>
                      <w:szCs w:val="24"/>
                    </w:rPr>
                  </w:del>
                </m:ctrlPr>
              </m:dPr>
              <m:e>
                <m:r>
                  <w:del w:id="1714" w:author="Zhen Tan" w:date="2022-08-23T12:54:00Z">
                    <w:rPr>
                      <w:rFonts w:ascii="Cambria Math" w:eastAsia="宋体" w:hAnsi="Cambria Math" w:cs="Times New Roman"/>
                      <w:sz w:val="24"/>
                      <w:szCs w:val="24"/>
                    </w:rPr>
                    <m:t>D</m:t>
                  </w:del>
                </m:r>
                <m:r>
                  <w:del w:id="1715" w:author="Zhen Tan" w:date="2022-08-23T12:54:00Z">
                    <m:rPr>
                      <m:sty m:val="p"/>
                    </m:rPr>
                    <w:rPr>
                      <w:rFonts w:ascii="Cambria Math" w:eastAsia="宋体" w:hAnsi="Cambria Math" w:cs="Times New Roman"/>
                      <w:sz w:val="24"/>
                      <w:szCs w:val="24"/>
                    </w:rPr>
                    <m:t xml:space="preserve">, </m:t>
                  </w:del>
                </m:r>
                <m:r>
                  <w:del w:id="1716" w:author="Zhen Tan" w:date="2022-08-23T12:54:00Z">
                    <w:rPr>
                      <w:rFonts w:ascii="Cambria Math" w:eastAsia="宋体" w:hAnsi="Cambria Math" w:cs="Times New Roman"/>
                      <w:sz w:val="24"/>
                      <w:szCs w:val="24"/>
                    </w:rPr>
                    <m:t>A</m:t>
                  </w:del>
                </m:r>
                <m:r>
                  <w:del w:id="1717" w:author="Zhen Tan" w:date="2022-08-23T12:54:00Z">
                    <m:rPr>
                      <m:sty m:val="p"/>
                    </m:rPr>
                    <w:rPr>
                      <w:rFonts w:ascii="Cambria Math" w:eastAsia="宋体" w:hAnsi="Cambria Math" w:cs="Times New Roman"/>
                      <w:sz w:val="24"/>
                      <w:szCs w:val="24"/>
                    </w:rPr>
                    <m:t xml:space="preserve">, </m:t>
                  </w:del>
                </m:r>
                <m:r>
                  <w:del w:id="1718" w:author="Zhen Tan" w:date="2022-08-23T12:54:00Z">
                    <w:rPr>
                      <w:rFonts w:ascii="Cambria Math" w:eastAsia="宋体" w:hAnsi="Cambria Math" w:cs="Times New Roman"/>
                      <w:sz w:val="24"/>
                      <w:szCs w:val="24"/>
                    </w:rPr>
                    <m:t>E</m:t>
                  </w:del>
                </m:r>
                <m:ctrlPr>
                  <w:del w:id="1719" w:author="Zhen Tan" w:date="2022-08-23T12:54:00Z">
                    <w:rPr>
                      <w:rFonts w:ascii="Cambria Math" w:eastAsia="宋体" w:hAnsi="Cambria Math" w:cs="Times New Roman"/>
                      <w:i/>
                      <w:sz w:val="24"/>
                      <w:szCs w:val="24"/>
                    </w:rPr>
                  </w:del>
                </m:ctrlPr>
              </m:e>
            </m:d>
            <m:r>
              <w:del w:id="1720" w:author="Zhen Tan" w:date="2022-08-23T12:54:00Z">
                <w:rPr>
                  <w:rFonts w:ascii="Cambria Math" w:eastAsia="宋体" w:hAnsi="Cambria Math" w:cs="Times New Roman"/>
                  <w:sz w:val="24"/>
                  <w:szCs w:val="24"/>
                </w:rPr>
                <m:t>,</m:t>
              </w:del>
            </m:r>
            <m:r>
              <w:ins w:id="1721" w:author="Zhen Tan" w:date="2022-08-23T12:42:00Z">
                <w:rPr>
                  <w:rFonts w:ascii="Cambria Math" w:eastAsia="宋体" w:hAnsi="Cambria Math" w:cs="Times New Roman"/>
                  <w:sz w:val="24"/>
                  <w:szCs w:val="24"/>
                </w:rPr>
                <m:t xml:space="preserve">      </m:t>
              </w:ins>
            </m:r>
            <m:r>
              <w:rPr>
                <w:rFonts w:ascii="Cambria Math" w:eastAsia="宋体" w:hAnsi="Cambria Math" w:cs="Times New Roman"/>
                <w:sz w:val="24"/>
                <w:szCs w:val="24"/>
              </w:rPr>
              <m:t xml:space="preserve"> </m:t>
            </m:r>
          </m:e>
        </m:eqArr>
        <m:r>
          <w:ins w:id="1722" w:author="Zhen Tan" w:date="2022-08-23T12:59:00Z">
            <w:rPr>
              <w:rFonts w:ascii="Cambria Math" w:eastAsia="宋体" w:hAnsi="Times New Roman" w:cs="Times New Roman"/>
              <w:sz w:val="24"/>
              <w:szCs w:val="24"/>
            </w:rPr>
            <m:t xml:space="preserve">    </m:t>
          </w:ins>
        </m:r>
      </m:oMath>
      <w:r w:rsidR="00E67543">
        <w:rPr>
          <w:rFonts w:ascii="Times New Roman" w:hAnsi="Times New Roman" w:cs="Times New Roman"/>
          <w:sz w:val="24"/>
          <w:szCs w:val="24"/>
        </w:rPr>
        <w:t>(1</w:t>
      </w:r>
      <w:ins w:id="1723" w:author="Zhen Tan" w:date="2022-08-23T12:49:00Z">
        <w:r w:rsidR="00305531">
          <w:rPr>
            <w:rFonts w:ascii="Times New Roman" w:hAnsi="Times New Roman" w:cs="Times New Roman"/>
            <w:sz w:val="24"/>
            <w:szCs w:val="24"/>
          </w:rPr>
          <w:t>2</w:t>
        </w:r>
      </w:ins>
      <w:del w:id="1724" w:author="Zhen Tan" w:date="2022-08-23T12:49:00Z">
        <w:r w:rsidR="00E67543" w:rsidDel="00305531">
          <w:rPr>
            <w:rFonts w:ascii="Times New Roman" w:hAnsi="Times New Roman" w:cs="Times New Roman"/>
            <w:sz w:val="24"/>
            <w:szCs w:val="24"/>
          </w:rPr>
          <w:delText>7</w:delText>
        </w:r>
      </w:del>
      <w:r w:rsidR="00E67543">
        <w:rPr>
          <w:rFonts w:ascii="Times New Roman" w:hAnsi="Times New Roman" w:cs="Times New Roman"/>
          <w:sz w:val="24"/>
          <w:szCs w:val="24"/>
        </w:rPr>
        <w:t>)</w:t>
      </w:r>
    </w:p>
    <w:p w14:paraId="401B8682" w14:textId="69998DC7" w:rsidR="002A3719" w:rsidRPr="00501CF8" w:rsidRDefault="00E67543" w:rsidP="002A3719">
      <w:pPr>
        <w:adjustRightInd w:val="0"/>
        <w:snapToGrid w:val="0"/>
        <w:rPr>
          <w:ins w:id="1725" w:author="Zhen Tan" w:date="2022-08-23T13:03:00Z"/>
          <w:rFonts w:ascii="Times New Roman" w:hAnsi="Times New Roman" w:cs="Times New Roman"/>
          <w:sz w:val="24"/>
          <w:szCs w:val="24"/>
        </w:rPr>
      </w:pPr>
      <w:r w:rsidRPr="002179CB">
        <w:rPr>
          <w:rFonts w:ascii="Times New Roman" w:hAnsi="Times New Roman" w:cs="Times New Roman"/>
          <w:sz w:val="24"/>
          <w:szCs w:val="24"/>
        </w:rPr>
        <w:t xml:space="preserve">where </w:t>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i,N</m:t>
            </m:r>
          </m:sup>
        </m:sSubSup>
      </m:oMath>
      <w:r w:rsidRPr="002179CB">
        <w:rPr>
          <w:rFonts w:ascii="Times New Roman" w:hAnsi="Times New Roman" w:cs="Times New Roman"/>
          <w:bCs/>
          <w:sz w:val="24"/>
          <w:szCs w:val="24"/>
        </w:rPr>
        <w:t xml:space="preserve"> is the </w:t>
      </w:r>
      <w:r w:rsidRPr="00501CF8">
        <w:rPr>
          <w:rFonts w:ascii="Times New Roman" w:hAnsi="Times New Roman" w:cs="Times New Roman"/>
          <w:bCs/>
          <w:i/>
          <w:iCs/>
          <w:sz w:val="24"/>
          <w:szCs w:val="24"/>
        </w:rPr>
        <w:t>j</w:t>
      </w:r>
      <w:r w:rsidRPr="002A12AE">
        <w:rPr>
          <w:rFonts w:ascii="Times New Roman" w:hAnsi="Times New Roman" w:cs="Times New Roman"/>
          <w:bCs/>
          <w:sz w:val="24"/>
          <w:szCs w:val="24"/>
        </w:rPr>
        <w:t xml:space="preserve">-th entry of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1726" w:author="Zhen Tan" w:date="2022-08-29T16:24:00Z">
                  <w:rPr>
                    <w:rFonts w:ascii="Cambria Math" w:hAnsi="Cambria Math" w:cs="Cambria Math"/>
                    <w:color w:val="333333"/>
                    <w:sz w:val="24"/>
                    <w:szCs w:val="24"/>
                    <w:shd w:val="clear" w:color="auto" w:fill="FFFFFF"/>
                  </w:rPr>
                </w:rPrChange>
              </w:rPr>
              <m:t>i</m:t>
            </m:r>
            <m:r>
              <m:rPr>
                <m:sty m:val="p"/>
              </m:rPr>
              <w:rPr>
                <w:rFonts w:ascii="Cambria Math" w:hAnsi="Cambria Math" w:cs="Cambria Math"/>
                <w:sz w:val="24"/>
                <w:szCs w:val="24"/>
                <w:shd w:val="clear" w:color="auto" w:fill="FFFFFF"/>
                <w:rPrChange w:id="1727" w:author="Zhen Tan" w:date="2022-08-29T16:24: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1728" w:author="Zhen Tan" w:date="2022-08-29T16:24:00Z">
                  <w:rPr>
                    <w:rFonts w:ascii="Cambria Math" w:hAnsi="Cambria Math" w:cs="Cambria Math"/>
                    <w:color w:val="333333"/>
                    <w:sz w:val="24"/>
                    <w:szCs w:val="24"/>
                    <w:shd w:val="clear" w:color="auto" w:fill="FFFFFF"/>
                  </w:rPr>
                </w:rPrChange>
              </w:rPr>
              <m:t>N</m:t>
            </m:r>
          </m:sup>
        </m:sSup>
      </m:oMath>
      <w:r w:rsidRPr="002A12AE">
        <w:rPr>
          <w:rFonts w:ascii="Times New Roman" w:hAnsi="Times New Roman" w:cs="Times New Roman"/>
          <w:sz w:val="24"/>
          <w:szCs w:val="24"/>
          <w:shd w:val="clear" w:color="auto" w:fill="FFFFFF"/>
          <w:rPrChange w:id="1729" w:author="Zhen Tan" w:date="2022-08-29T16:24:00Z">
            <w:rPr>
              <w:rFonts w:ascii="Times New Roman" w:hAnsi="Times New Roman" w:cs="Times New Roman"/>
              <w:color w:val="333333"/>
              <w:sz w:val="24"/>
              <w:szCs w:val="24"/>
              <w:shd w:val="clear" w:color="auto" w:fill="FFFFFF"/>
            </w:rPr>
          </w:rPrChange>
        </w:rPr>
        <w:t xml:space="preserve">, </w:t>
      </w:r>
      <m:oMath>
        <m:r>
          <w:rPr>
            <w:rFonts w:ascii="Cambria Math" w:eastAsia="宋体" w:hAnsi="Cambria Math" w:cs="Times New Roman"/>
            <w:sz w:val="24"/>
            <w:szCs w:val="24"/>
          </w:rPr>
          <m:t>i</m:t>
        </m:r>
        <m:r>
          <m:rPr>
            <m:sty m:val="b"/>
          </m:rPr>
          <w:rPr>
            <w:rFonts w:ascii="Cambria Math" w:eastAsia="宋体" w:hAnsi="Cambria Math" w:cs="Times New Roman" w:hint="eastAsia"/>
            <w:sz w:val="24"/>
            <w:szCs w:val="24"/>
          </w:rPr>
          <m:t>∈</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E}</m:t>
        </m:r>
      </m:oMath>
      <w:r w:rsidRPr="002A12AE">
        <w:rPr>
          <w:rFonts w:ascii="Times New Roman" w:hAnsi="Times New Roman" w:cs="Times New Roman"/>
          <w:sz w:val="24"/>
          <w:szCs w:val="24"/>
        </w:rPr>
        <w:t xml:space="preserve">. By our definition of the partition </w:t>
      </w:r>
      <m:oMath>
        <m:d>
          <m:dPr>
            <m:begChr m:val="{"/>
            <m:endChr m:val="}"/>
            <m:ctrlPr>
              <w:rPr>
                <w:rFonts w:ascii="Cambria Math" w:hAnsi="Cambria Math" w:cs="Times New Roman"/>
                <w:i/>
                <w:sz w:val="24"/>
                <w:szCs w:val="24"/>
              </w:rPr>
            </m:ctrlPr>
          </m:dPr>
          <m:e>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j,l</m:t>
                </m:r>
              </m:sub>
              <m:sup>
                <m:r>
                  <w:ins w:id="1730" w:author="Zhen Tan" w:date="2022-08-23T12:51:00Z">
                    <w:rPr>
                      <w:rFonts w:ascii="Cambria Math" w:eastAsia="宋体" w:hAnsi="Times New Roman" w:cs="Times New Roman"/>
                      <w:sz w:val="24"/>
                      <w:szCs w:val="24"/>
                    </w:rPr>
                    <m:t>E</m:t>
                  </w:ins>
                </m:r>
                <m:r>
                  <w:del w:id="1731" w:author="Zhen Tan" w:date="2022-08-23T12:51:00Z">
                    <w:rPr>
                      <w:rFonts w:ascii="Cambria Math" w:eastAsia="宋体" w:hAnsi="Times New Roman" w:cs="Times New Roman"/>
                      <w:sz w:val="24"/>
                      <w:szCs w:val="24"/>
                    </w:rPr>
                    <m:t>i</m:t>
                  </w:del>
                </m:r>
              </m:sup>
            </m:sSubSup>
            <m:r>
              <w:rPr>
                <w:rFonts w:ascii="Cambria Math" w:eastAsia="宋体" w:hAnsi="Times New Roman" w:cs="Times New Roman"/>
                <w:sz w:val="24"/>
                <w:szCs w:val="24"/>
              </w:rPr>
              <m:t>, l=1,</m:t>
            </m:r>
            <m:r>
              <w:rPr>
                <w:rFonts w:ascii="Cambria Math" w:eastAsia="宋体" w:hAnsi="Times New Roman" w:cs="Times New Roman"/>
                <w:sz w:val="24"/>
                <w:szCs w:val="24"/>
              </w:rPr>
              <m:t>…</m:t>
            </m:r>
            <m:r>
              <w:rPr>
                <w:rFonts w:ascii="Cambria Math" w:eastAsia="宋体" w:hAnsi="Times New Roman"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ins w:id="1732" w:author="Zhen Tan" w:date="2022-08-23T12:51:00Z">
                    <w:rPr>
                      <w:rFonts w:ascii="Cambria Math" w:eastAsia="宋体" w:hAnsi="Times New Roman" w:cs="Times New Roman"/>
                      <w:sz w:val="24"/>
                      <w:szCs w:val="24"/>
                    </w:rPr>
                    <m:t>E</m:t>
                  </w:ins>
                </m:r>
                <m:r>
                  <w:del w:id="1733" w:author="Zhen Tan" w:date="2022-08-23T12:51:00Z">
                    <w:rPr>
                      <w:rFonts w:ascii="Cambria Math" w:eastAsia="宋体" w:hAnsi="Times New Roman" w:cs="Times New Roman"/>
                      <w:sz w:val="24"/>
                      <w:szCs w:val="24"/>
                    </w:rPr>
                    <m:t>i</m:t>
                  </w:del>
                </m:r>
              </m:sup>
            </m:sSubSup>
          </m:e>
        </m:d>
      </m:oMath>
      <w:r w:rsidRPr="002179CB">
        <w:rPr>
          <w:rFonts w:ascii="Times New Roman" w:hAnsi="Times New Roman" w:cs="Times New Roman"/>
          <w:sz w:val="24"/>
          <w:szCs w:val="24"/>
        </w:rPr>
        <w:t xml:space="preserve"> for the domain </w:t>
      </w:r>
      <m:oMath>
        <m:sSubSup>
          <m:sSubSupPr>
            <m:ctrlPr>
              <w:rPr>
                <w:rFonts w:ascii="Cambria Math" w:eastAsia="宋体" w:hAnsi="Times New Roman" w:cs="Times New Roman"/>
                <w:bCs/>
                <w:i/>
                <w:sz w:val="24"/>
                <w:szCs w:val="24"/>
              </w:rPr>
            </m:ctrlPr>
          </m:sSubSupPr>
          <m:e>
            <m:r>
              <m:rPr>
                <m:scr m:val="script"/>
              </m:rPr>
              <w:rPr>
                <w:rFonts w:ascii="Cambria Math" w:hAnsi="Cambria Math" w:cs="Times New Roman"/>
                <w:sz w:val="24"/>
                <w:szCs w:val="24"/>
              </w:rPr>
              <m:t>F</m:t>
            </m:r>
          </m:e>
          <m:sub>
            <m:r>
              <w:rPr>
                <w:rFonts w:ascii="Cambria Math" w:eastAsia="宋体" w:hAnsi="Times New Roman" w:cs="Times New Roman"/>
                <w:sz w:val="24"/>
                <w:szCs w:val="24"/>
              </w:rPr>
              <m:t>j</m:t>
            </m:r>
          </m:sub>
          <m:sup>
            <m:r>
              <w:ins w:id="1734" w:author="Zhen Tan" w:date="2022-08-23T12:51:00Z">
                <w:rPr>
                  <w:rFonts w:ascii="Cambria Math" w:eastAsia="宋体" w:hAnsi="Times New Roman" w:cs="Times New Roman"/>
                  <w:sz w:val="24"/>
                  <w:szCs w:val="24"/>
                </w:rPr>
                <m:t>E</m:t>
              </w:ins>
            </m:r>
            <m:r>
              <w:del w:id="1735" w:author="Zhen Tan" w:date="2022-08-23T12:51:00Z">
                <w:rPr>
                  <w:rFonts w:ascii="Cambria Math" w:eastAsia="宋体" w:hAnsi="Times New Roman" w:cs="Times New Roman"/>
                  <w:sz w:val="24"/>
                  <w:szCs w:val="24"/>
                </w:rPr>
                <m:t>i</m:t>
              </w:del>
            </m:r>
          </m:sup>
        </m:sSubSup>
      </m:oMath>
      <w:r w:rsidRPr="002179CB">
        <w:rPr>
          <w:rFonts w:ascii="Times New Roman" w:hAnsi="Times New Roman" w:cs="Times New Roman"/>
          <w:bCs/>
          <w:sz w:val="24"/>
          <w:szCs w:val="24"/>
        </w:rPr>
        <w:t xml:space="preserve">, </w:t>
      </w:r>
      <m:oMath>
        <m:r>
          <w:rPr>
            <w:rFonts w:ascii="Cambria Math" w:hAnsi="Cambria Math" w:cs="Times New Roman"/>
            <w:sz w:val="24"/>
            <w:szCs w:val="24"/>
          </w:rPr>
          <m:t>j=</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sSub>
          <m:sSubPr>
            <m:ctrlPr>
              <w:rPr>
                <w:rFonts w:ascii="Cambria Math" w:hAnsi="Cambria Math" w:cs="Times New Roman"/>
                <w:bCs/>
                <w:i/>
                <w:sz w:val="24"/>
                <w:szCs w:val="24"/>
              </w:rPr>
            </m:ctrlPr>
          </m:sSubPr>
          <m:e>
            <m:r>
              <w:rPr>
                <w:rFonts w:ascii="Cambria Math" w:hAnsi="Cambria Math" w:cs="Times New Roman"/>
                <w:sz w:val="24"/>
                <w:szCs w:val="24"/>
              </w:rPr>
              <m:t>M</m:t>
            </m:r>
          </m:e>
          <m:sub>
            <m:r>
              <w:ins w:id="1736" w:author="Zhen Tan" w:date="2022-08-23T13:13:00Z">
                <w:rPr>
                  <w:rFonts w:ascii="Cambria Math" w:hAnsi="Cambria Math" w:cs="Times New Roman" w:hint="eastAsia"/>
                  <w:sz w:val="24"/>
                  <w:szCs w:val="24"/>
                </w:rPr>
                <m:t>E</m:t>
              </w:ins>
            </m:r>
            <m:r>
              <w:del w:id="1737" w:author="Zhen Tan" w:date="2022-08-23T13:13:00Z">
                <w:rPr>
                  <w:rFonts w:ascii="Cambria Math" w:hAnsi="Cambria Math" w:cs="Times New Roman"/>
                  <w:sz w:val="24"/>
                  <w:szCs w:val="24"/>
                </w:rPr>
                <m:t>i</m:t>
              </w:del>
            </m:r>
          </m:sub>
        </m:sSub>
      </m:oMath>
      <w:r w:rsidRPr="002179CB">
        <w:rPr>
          <w:rFonts w:ascii="Times New Roman" w:hAnsi="Times New Roman" w:cs="Times New Roman"/>
          <w:bCs/>
          <w:sz w:val="24"/>
          <w:szCs w:val="24"/>
        </w:rPr>
        <w:t>, o</w:t>
      </w:r>
      <w:r w:rsidRPr="00501CF8">
        <w:rPr>
          <w:rFonts w:ascii="Times New Roman" w:hAnsi="Times New Roman" w:cs="Times New Roman"/>
          <w:sz w:val="24"/>
          <w:szCs w:val="24"/>
        </w:rPr>
        <w:t>ne natural way to solve (1</w:t>
      </w:r>
      <w:ins w:id="1738" w:author="Zhen Tan" w:date="2022-08-23T12:44:00Z">
        <w:r w:rsidR="008A1DDC" w:rsidRPr="002A12AE">
          <w:rPr>
            <w:rFonts w:ascii="Times New Roman" w:hAnsi="Times New Roman" w:cs="Times New Roman"/>
            <w:sz w:val="24"/>
            <w:szCs w:val="24"/>
          </w:rPr>
          <w:t>2</w:t>
        </w:r>
      </w:ins>
      <w:del w:id="1739" w:author="Zhen Tan" w:date="2022-08-23T12:43:00Z">
        <w:r w:rsidRPr="002A12AE" w:rsidDel="000927F0">
          <w:rPr>
            <w:rFonts w:ascii="Times New Roman" w:hAnsi="Times New Roman" w:cs="Times New Roman"/>
            <w:sz w:val="24"/>
            <w:szCs w:val="24"/>
          </w:rPr>
          <w:delText>7</w:delText>
        </w:r>
      </w:del>
      <w:r w:rsidRPr="002A12AE">
        <w:rPr>
          <w:rFonts w:ascii="Times New Roman" w:hAnsi="Times New Roman" w:cs="Times New Roman"/>
          <w:sz w:val="24"/>
          <w:szCs w:val="24"/>
        </w:rPr>
        <w:t xml:space="preserve">) is </w:t>
      </w:r>
      <w:commentRangeStart w:id="1740"/>
      <w:commentRangeStart w:id="1741"/>
      <w:r w:rsidRPr="002A12AE">
        <w:rPr>
          <w:rFonts w:ascii="Times New Roman" w:hAnsi="Times New Roman" w:cs="Times New Roman"/>
          <w:sz w:val="24"/>
          <w:szCs w:val="24"/>
        </w:rPr>
        <w:t xml:space="preserve">by solving a set of </w:t>
      </w:r>
      <m:oMath>
        <m:nary>
          <m:naryPr>
            <m:chr m:val="∏"/>
            <m:limLoc m:val="undOvr"/>
            <m:ctrlPr>
              <w:rPr>
                <w:rFonts w:ascii="Cambria Math" w:hAnsi="Cambria Math" w:cs="Times New Roman"/>
                <w:bCs/>
                <w:i/>
                <w:sz w:val="24"/>
                <w:szCs w:val="24"/>
              </w:rPr>
            </m:ctrlPr>
          </m:naryPr>
          <m:sub>
            <m:r>
              <w:rPr>
                <w:rFonts w:ascii="Cambria Math" w:hAnsi="Cambria Math" w:cs="Times New Roman"/>
                <w:sz w:val="24"/>
                <w:szCs w:val="24"/>
              </w:rPr>
              <m:t>j=1</m:t>
            </m:r>
          </m:sub>
          <m:sup>
            <m:sSub>
              <m:sSubPr>
                <m:ctrlPr>
                  <w:rPr>
                    <w:rFonts w:ascii="Cambria Math" w:hAnsi="Cambria Math" w:cs="Times New Roman"/>
                    <w:bCs/>
                    <w:i/>
                    <w:sz w:val="24"/>
                    <w:szCs w:val="24"/>
                  </w:rPr>
                </m:ctrlPr>
              </m:sSubPr>
              <m:e>
                <m:r>
                  <w:rPr>
                    <w:rFonts w:ascii="Cambria Math" w:hAnsi="Cambria Math" w:cs="Times New Roman"/>
                    <w:sz w:val="24"/>
                    <w:szCs w:val="24"/>
                  </w:rPr>
                  <m:t>M</m:t>
                </m:r>
              </m:e>
              <m:sub>
                <m:r>
                  <w:ins w:id="1742" w:author="Zhen Tan" w:date="2022-08-23T12:51:00Z">
                    <w:rPr>
                      <w:rFonts w:ascii="Cambria Math" w:hAnsi="Cambria Math" w:cs="Times New Roman"/>
                      <w:sz w:val="24"/>
                      <w:szCs w:val="24"/>
                    </w:rPr>
                    <m:t>E</m:t>
                  </w:ins>
                </m:r>
                <m:r>
                  <w:del w:id="1743" w:author="Zhen Tan" w:date="2022-08-23T12:51:00Z">
                    <w:rPr>
                      <w:rFonts w:ascii="Cambria Math" w:hAnsi="Cambria Math" w:cs="Times New Roman"/>
                      <w:sz w:val="24"/>
                      <w:szCs w:val="24"/>
                    </w:rPr>
                    <m:t>i</m:t>
                  </w:del>
                </m:r>
              </m:sub>
            </m:sSub>
          </m:sup>
          <m:e>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ins w:id="1744" w:author="Zhen Tan" w:date="2022-08-23T12:51:00Z">
                    <w:rPr>
                      <w:rFonts w:ascii="Cambria Math" w:eastAsia="宋体" w:hAnsi="Times New Roman" w:cs="Times New Roman"/>
                      <w:sz w:val="24"/>
                      <w:szCs w:val="24"/>
                    </w:rPr>
                    <m:t>E</m:t>
                  </w:ins>
                </m:r>
                <m:r>
                  <w:del w:id="1745" w:author="Zhen Tan" w:date="2022-08-23T12:51:00Z">
                    <w:rPr>
                      <w:rFonts w:ascii="Cambria Math" w:eastAsia="宋体" w:hAnsi="Times New Roman" w:cs="Times New Roman"/>
                      <w:sz w:val="24"/>
                      <w:szCs w:val="24"/>
                    </w:rPr>
                    <m:t>i</m:t>
                  </w:del>
                </m:r>
              </m:sup>
            </m:sSubSup>
          </m:e>
        </m:nary>
      </m:oMath>
      <w:r w:rsidRPr="002179CB">
        <w:rPr>
          <w:rFonts w:ascii="Times New Roman" w:hAnsi="Times New Roman" w:cs="Times New Roman"/>
          <w:bCs/>
          <w:sz w:val="24"/>
          <w:szCs w:val="24"/>
        </w:rPr>
        <w:t xml:space="preserve"> </w:t>
      </w:r>
      <w:r w:rsidRPr="00501CF8">
        <w:rPr>
          <w:rFonts w:ascii="Times New Roman" w:hAnsi="Times New Roman" w:cs="Times New Roman"/>
          <w:sz w:val="24"/>
          <w:szCs w:val="24"/>
        </w:rPr>
        <w:t xml:space="preserve">subproblems </w:t>
      </w:r>
      <w:ins w:id="1746" w:author="Zhen Tan" w:date="2022-08-23T12:51:00Z">
        <w:r w:rsidR="00305531" w:rsidRPr="002A12AE">
          <w:rPr>
            <w:rFonts w:ascii="Times New Roman" w:hAnsi="Times New Roman" w:cs="Times New Roman"/>
            <w:sz w:val="24"/>
            <w:szCs w:val="24"/>
          </w:rPr>
          <w:t xml:space="preserve">(each </w:t>
        </w:r>
      </w:ins>
      <w:ins w:id="1747" w:author="Zhen Tan" w:date="2022-08-23T12:52:00Z">
        <w:r w:rsidR="00305531" w:rsidRPr="002A12AE">
          <w:rPr>
            <w:rFonts w:ascii="Times New Roman" w:hAnsi="Times New Roman" w:cs="Times New Roman"/>
            <w:sz w:val="24"/>
            <w:szCs w:val="24"/>
          </w:rPr>
          <w:t xml:space="preserve">for a distinct </w:t>
        </w:r>
      </w:ins>
      <w:ins w:id="1748" w:author="Zhen Tan" w:date="2022-08-23T12:57:00Z">
        <w:r w:rsidR="00720D86" w:rsidRPr="002A12AE">
          <w:rPr>
            <w:rFonts w:ascii="Times New Roman" w:hAnsi="Times New Roman" w:cs="Times New Roman"/>
            <w:sz w:val="24"/>
            <w:szCs w:val="24"/>
          </w:rPr>
          <w:t xml:space="preserve">combination index </w:t>
        </w:r>
      </w:ins>
      <m:oMath>
        <m:r>
          <w:ins w:id="1749" w:author="Zhen Tan" w:date="2022-08-23T12:57:00Z">
            <w:rPr>
              <w:rFonts w:ascii="Cambria Math" w:hAnsi="Cambria Math" w:cs="Times New Roman"/>
              <w:sz w:val="24"/>
              <w:szCs w:val="24"/>
            </w:rPr>
            <m:t>w=</m:t>
          </w:ins>
        </m:r>
        <m:sSub>
          <m:sSubPr>
            <m:ctrlPr>
              <w:ins w:id="1750" w:author="Zhen Tan" w:date="2022-08-23T12:57:00Z">
                <w:rPr>
                  <w:rFonts w:ascii="Cambria Math" w:hAnsi="Cambria Math" w:cs="Times New Roman"/>
                  <w:i/>
                  <w:sz w:val="24"/>
                  <w:szCs w:val="24"/>
                </w:rPr>
              </w:ins>
            </m:ctrlPr>
          </m:sSubPr>
          <m:e>
            <m:r>
              <w:ins w:id="1751" w:author="Zhen Tan" w:date="2022-08-23T12:57:00Z">
                <w:rPr>
                  <w:rFonts w:ascii="Cambria Math" w:hAnsi="Cambria Math" w:cs="Times New Roman"/>
                  <w:sz w:val="24"/>
                  <w:szCs w:val="24"/>
                </w:rPr>
                <m:t>q</m:t>
              </w:ins>
            </m:r>
          </m:e>
          <m:sub>
            <m:r>
              <w:ins w:id="1752" w:author="Zhen Tan" w:date="2022-08-23T12:57:00Z">
                <w:rPr>
                  <w:rFonts w:ascii="Cambria Math" w:hAnsi="Cambria Math" w:cs="Times New Roman"/>
                  <w:sz w:val="24"/>
                  <w:szCs w:val="24"/>
                </w:rPr>
                <m:t>E</m:t>
              </w:ins>
            </m:r>
          </m:sub>
        </m:sSub>
        <m:d>
          <m:dPr>
            <m:ctrlPr>
              <w:ins w:id="1753" w:author="Zhen Tan" w:date="2022-08-23T12:57:00Z">
                <w:rPr>
                  <w:rFonts w:ascii="Cambria Math" w:hAnsi="Cambria Math" w:cs="Cambria Math"/>
                  <w:i/>
                  <w:iCs/>
                  <w:sz w:val="24"/>
                  <w:szCs w:val="24"/>
                  <w:shd w:val="clear" w:color="auto" w:fill="FFFFFF"/>
                </w:rPr>
              </w:ins>
            </m:ctrlPr>
          </m:dPr>
          <m:e>
            <m:r>
              <w:ins w:id="1754" w:author="Zhen Tan" w:date="2022-08-23T12:57:00Z">
                <m:rPr>
                  <m:sty m:val="b"/>
                </m:rPr>
                <w:rPr>
                  <w:rFonts w:ascii="Cambria Math" w:hAnsi="Cambria Math" w:cs="Times New Roman"/>
                  <w:sz w:val="24"/>
                  <w:szCs w:val="24"/>
                </w:rPr>
                <m:t>x</m:t>
              </w:ins>
            </m:r>
            <m:ctrlPr>
              <w:ins w:id="1755" w:author="Zhen Tan" w:date="2022-08-23T12:57:00Z">
                <w:rPr>
                  <w:rFonts w:ascii="Cambria Math" w:hAnsi="Cambria Math" w:cs="Times New Roman"/>
                  <w:b/>
                  <w:bCs/>
                  <w:iCs/>
                  <w:sz w:val="24"/>
                  <w:szCs w:val="24"/>
                </w:rPr>
              </w:ins>
            </m:ctrlPr>
          </m:e>
        </m:d>
      </m:oMath>
      <w:ins w:id="1756" w:author="Zhen Tan" w:date="2022-08-23T12:52:00Z">
        <w:r w:rsidR="00305531" w:rsidRPr="002179CB">
          <w:rPr>
            <w:rFonts w:ascii="Times New Roman" w:hAnsi="Times New Roman" w:cs="Times New Roman"/>
            <w:sz w:val="24"/>
            <w:szCs w:val="24"/>
          </w:rPr>
          <w:t>)</w:t>
        </w:r>
      </w:ins>
      <w:ins w:id="1757" w:author="Zhen Tan" w:date="2022-08-23T12:57:00Z">
        <w:r w:rsidR="00720D86" w:rsidRPr="00501CF8">
          <w:rPr>
            <w:rFonts w:ascii="Times New Roman" w:hAnsi="Times New Roman" w:cs="Times New Roman"/>
            <w:sz w:val="24"/>
            <w:szCs w:val="24"/>
          </w:rPr>
          <w:t xml:space="preserve"> </w:t>
        </w:r>
      </w:ins>
      <w:r w:rsidRPr="002A12AE">
        <w:rPr>
          <w:rFonts w:ascii="Times New Roman" w:hAnsi="Times New Roman" w:cs="Times New Roman"/>
          <w:sz w:val="24"/>
          <w:szCs w:val="24"/>
        </w:rPr>
        <w:t>and comparing their results to derive the Pareto optimal solutions of (1</w:t>
      </w:r>
      <w:ins w:id="1758" w:author="Zhen Tan" w:date="2022-08-23T12:57:00Z">
        <w:r w:rsidR="00720D86" w:rsidRPr="002A12AE">
          <w:rPr>
            <w:rFonts w:ascii="Times New Roman" w:hAnsi="Times New Roman" w:cs="Times New Roman"/>
            <w:sz w:val="24"/>
            <w:szCs w:val="24"/>
          </w:rPr>
          <w:t>2</w:t>
        </w:r>
      </w:ins>
      <w:del w:id="1759" w:author="Zhen Tan" w:date="2022-08-23T12:57:00Z">
        <w:r w:rsidRPr="002A12AE" w:rsidDel="00720D86">
          <w:rPr>
            <w:rFonts w:ascii="Times New Roman" w:hAnsi="Times New Roman" w:cs="Times New Roman"/>
            <w:sz w:val="24"/>
            <w:szCs w:val="24"/>
          </w:rPr>
          <w:delText>7</w:delText>
        </w:r>
      </w:del>
      <w:r w:rsidRPr="002A12AE">
        <w:rPr>
          <w:rFonts w:ascii="Times New Roman" w:hAnsi="Times New Roman" w:cs="Times New Roman"/>
          <w:sz w:val="24"/>
          <w:szCs w:val="24"/>
        </w:rPr>
        <w:t>)</w:t>
      </w:r>
      <w:commentRangeEnd w:id="1740"/>
      <w:r w:rsidRPr="002179CB">
        <w:rPr>
          <w:rStyle w:val="afd"/>
        </w:rPr>
        <w:commentReference w:id="1740"/>
      </w:r>
      <w:commentRangeEnd w:id="1741"/>
      <w:r w:rsidRPr="00501CF8">
        <w:rPr>
          <w:rStyle w:val="afd"/>
        </w:rPr>
        <w:commentReference w:id="1741"/>
      </w:r>
      <w:r w:rsidRPr="002179CB">
        <w:rPr>
          <w:rFonts w:ascii="Times New Roman" w:hAnsi="Times New Roman" w:cs="Times New Roman"/>
          <w:sz w:val="24"/>
          <w:szCs w:val="24"/>
        </w:rPr>
        <w:t xml:space="preserve">. Each of these subproblems </w:t>
      </w:r>
      <w:del w:id="1760" w:author="Zhen Tan" w:date="2022-08-23T12:57:00Z">
        <w:r w:rsidRPr="00501CF8" w:rsidDel="00720D86">
          <w:rPr>
            <w:rFonts w:ascii="Times New Roman" w:hAnsi="Times New Roman" w:cs="Times New Roman"/>
            <w:sz w:val="24"/>
            <w:szCs w:val="24"/>
          </w:rPr>
          <w:delText xml:space="preserve">corresponds to a unique combination index </w:delText>
        </w:r>
        <w:r w:rsidRPr="002A12AE" w:rsidDel="00720D86">
          <w:rPr>
            <w:rFonts w:ascii="Times New Roman" w:hAnsi="Times New Roman" w:cs="Times New Roman"/>
            <w:i/>
            <w:iCs/>
            <w:sz w:val="24"/>
            <w:szCs w:val="24"/>
          </w:rPr>
          <w:delText>w</w:delText>
        </w:r>
        <w:r w:rsidRPr="002A12AE" w:rsidDel="00720D86">
          <w:rPr>
            <w:rFonts w:ascii="Times New Roman" w:hAnsi="Times New Roman" w:cs="Times New Roman"/>
            <w:sz w:val="24"/>
            <w:szCs w:val="24"/>
          </w:rPr>
          <w:delText xml:space="preserve">, and </w:delText>
        </w:r>
      </w:del>
      <w:r w:rsidRPr="002A12AE">
        <w:rPr>
          <w:rFonts w:ascii="Times New Roman" w:hAnsi="Times New Roman" w:cs="Times New Roman"/>
          <w:sz w:val="24"/>
          <w:szCs w:val="24"/>
        </w:rPr>
        <w:t xml:space="preserve">can be solved by standard multi-objective solver such as </w:t>
      </w:r>
      <w:r w:rsidRPr="002A12AE">
        <w:rPr>
          <w:rFonts w:ascii="Times New Roman" w:hAnsi="Times New Roman" w:cs="Times New Roman"/>
          <w:sz w:val="24"/>
          <w:szCs w:val="24"/>
          <w:rPrChange w:id="1761" w:author="Zhen Tan" w:date="2022-08-29T16:24:00Z">
            <w:rPr>
              <w:rFonts w:ascii="Times New Roman" w:hAnsi="Times New Roman" w:cs="Times New Roman"/>
              <w:sz w:val="24"/>
              <w:szCs w:val="24"/>
              <w:highlight w:val="yellow"/>
            </w:rPr>
          </w:rPrChange>
        </w:rPr>
        <w:t>NSGA</w:t>
      </w:r>
      <w:ins w:id="1762" w:author="Zhen Tan" w:date="2022-08-23T13:06:00Z">
        <w:r w:rsidR="00892A7D" w:rsidRPr="002179CB">
          <w:rPr>
            <w:rFonts w:ascii="Times New Roman" w:hAnsi="Times New Roman" w:cs="Times New Roman"/>
            <w:sz w:val="24"/>
            <w:szCs w:val="24"/>
          </w:rPr>
          <w:t>-</w:t>
        </w:r>
      </w:ins>
      <w:r w:rsidRPr="002A12AE">
        <w:rPr>
          <w:rFonts w:ascii="Times New Roman" w:hAnsi="Times New Roman" w:cs="Times New Roman"/>
          <w:sz w:val="24"/>
          <w:szCs w:val="24"/>
          <w:rPrChange w:id="1763" w:author="Zhen Tan" w:date="2022-08-29T16:24:00Z">
            <w:rPr>
              <w:rFonts w:ascii="Times New Roman" w:hAnsi="Times New Roman" w:cs="Times New Roman"/>
              <w:sz w:val="24"/>
              <w:szCs w:val="24"/>
              <w:highlight w:val="yellow"/>
            </w:rPr>
          </w:rPrChange>
        </w:rPr>
        <w:t>II</w:t>
      </w:r>
      <w:r w:rsidRPr="002179CB">
        <w:rPr>
          <w:rFonts w:ascii="Times New Roman" w:hAnsi="Times New Roman" w:cs="Times New Roman"/>
          <w:sz w:val="24"/>
          <w:szCs w:val="24"/>
        </w:rPr>
        <w:t xml:space="preserve">. </w:t>
      </w:r>
    </w:p>
    <w:p w14:paraId="409D7C58" w14:textId="778BD0B8" w:rsidR="002A3719" w:rsidRPr="00892A7D" w:rsidRDefault="002A3719">
      <w:pPr>
        <w:adjustRightInd w:val="0"/>
        <w:snapToGrid w:val="0"/>
        <w:rPr>
          <w:ins w:id="1764" w:author="Zhen Tan" w:date="2022-08-23T13:01:00Z"/>
          <w:rFonts w:ascii="Times New Roman" w:hAnsi="Times New Roman" w:cs="Times New Roman"/>
          <w:sz w:val="24"/>
          <w:szCs w:val="24"/>
          <w:rPrChange w:id="1765" w:author="Zhen Tan" w:date="2022-08-23T13:06:00Z">
            <w:rPr>
              <w:ins w:id="1766" w:author="Zhen Tan" w:date="2022-08-23T13:01:00Z"/>
              <w:rFonts w:ascii="Times New Roman" w:hAnsi="Times New Roman" w:cs="Times New Roman"/>
              <w:color w:val="333333"/>
              <w:sz w:val="24"/>
              <w:szCs w:val="24"/>
              <w:shd w:val="clear" w:color="auto" w:fill="FFFFFF"/>
            </w:rPr>
          </w:rPrChange>
        </w:rPr>
        <w:pPrChange w:id="1767" w:author="Zhen Tan" w:date="2022-08-23T13:03:00Z">
          <w:pPr>
            <w:adjustRightInd w:val="0"/>
            <w:snapToGrid w:val="0"/>
            <w:ind w:firstLine="480"/>
          </w:pPr>
        </w:pPrChange>
      </w:pPr>
      <w:ins w:id="1768" w:author="Zhen Tan" w:date="2022-08-23T13:03:00Z">
        <w:r w:rsidRPr="00892A7D">
          <w:rPr>
            <w:rFonts w:ascii="Times New Roman" w:hAnsi="Times New Roman" w:cs="Times New Roman"/>
            <w:b/>
            <w:sz w:val="24"/>
            <w:szCs w:val="24"/>
            <w:rPrChange w:id="1769" w:author="Zhen Tan" w:date="2022-08-23T13:06:00Z">
              <w:rPr>
                <w:rFonts w:ascii="Times New Roman" w:hAnsi="Times New Roman" w:cs="Times New Roman"/>
                <w:b/>
                <w:color w:val="FF0000"/>
                <w:sz w:val="24"/>
                <w:szCs w:val="24"/>
              </w:rPr>
            </w:rPrChange>
          </w:rPr>
          <w:t xml:space="preserve">    </w:t>
        </w:r>
      </w:ins>
      <w:ins w:id="1770" w:author="Zhen Tan" w:date="2022-08-23T12:58:00Z">
        <w:r w:rsidR="00720D86" w:rsidRPr="00892A7D">
          <w:rPr>
            <w:rFonts w:ascii="Times New Roman" w:hAnsi="Times New Roman" w:cs="Times New Roman"/>
            <w:b/>
            <w:sz w:val="24"/>
            <w:szCs w:val="24"/>
            <w:rPrChange w:id="1771" w:author="Zhen Tan" w:date="2022-08-23T13:06:00Z">
              <w:rPr>
                <w:rFonts w:ascii="Times New Roman" w:hAnsi="Times New Roman" w:cs="Times New Roman"/>
                <w:color w:val="FF0000"/>
                <w:sz w:val="24"/>
                <w:szCs w:val="24"/>
              </w:rPr>
            </w:rPrChange>
          </w:rPr>
          <w:t>Step-2.</w:t>
        </w:r>
        <w:r w:rsidR="00720D86" w:rsidRPr="00892A7D">
          <w:rPr>
            <w:rFonts w:ascii="Times New Roman" w:hAnsi="Times New Roman" w:cs="Times New Roman"/>
            <w:sz w:val="24"/>
            <w:szCs w:val="24"/>
            <w:rPrChange w:id="1772" w:author="Zhen Tan" w:date="2022-08-23T13:06:00Z">
              <w:rPr>
                <w:rFonts w:ascii="Times New Roman" w:hAnsi="Times New Roman" w:cs="Times New Roman"/>
                <w:color w:val="FF0000"/>
                <w:sz w:val="24"/>
                <w:szCs w:val="24"/>
              </w:rPr>
            </w:rPrChange>
          </w:rPr>
          <w:t xml:space="preserve"> </w:t>
        </w:r>
      </w:ins>
      <w:ins w:id="1773" w:author="Zhen Tan" w:date="2022-08-23T12:59:00Z">
        <w:r w:rsidR="00720D86" w:rsidRPr="00892A7D">
          <w:rPr>
            <w:rFonts w:ascii="Times New Roman" w:hAnsi="Times New Roman" w:cs="Times New Roman"/>
            <w:sz w:val="24"/>
            <w:szCs w:val="24"/>
          </w:rPr>
          <w:t>F</w:t>
        </w:r>
      </w:ins>
      <w:del w:id="1774" w:author="Zhen Tan" w:date="2022-08-23T12:59:00Z">
        <w:r w:rsidR="00E67543" w:rsidRPr="00892A7D" w:rsidDel="00720D86">
          <w:rPr>
            <w:rFonts w:ascii="Times New Roman" w:hAnsi="Times New Roman" w:cs="Times New Roman"/>
            <w:sz w:val="24"/>
            <w:szCs w:val="24"/>
            <w:rPrChange w:id="1775" w:author="Zhen Tan" w:date="2022-08-23T13:06:00Z">
              <w:rPr>
                <w:rFonts w:ascii="Times New Roman" w:hAnsi="Times New Roman" w:cs="Times New Roman"/>
                <w:color w:val="FF0000"/>
                <w:sz w:val="24"/>
                <w:szCs w:val="24"/>
              </w:rPr>
            </w:rPrChange>
          </w:rPr>
          <w:delText>Th</w:delText>
        </w:r>
      </w:del>
      <w:del w:id="1776" w:author="Zhen Tan" w:date="2022-08-23T12:58:00Z">
        <w:r w:rsidR="00E67543" w:rsidRPr="00892A7D" w:rsidDel="00720D86">
          <w:rPr>
            <w:rFonts w:ascii="Times New Roman" w:hAnsi="Times New Roman" w:cs="Times New Roman"/>
            <w:sz w:val="24"/>
            <w:szCs w:val="24"/>
            <w:rPrChange w:id="1777" w:author="Zhen Tan" w:date="2022-08-23T13:06:00Z">
              <w:rPr>
                <w:rFonts w:ascii="Times New Roman" w:hAnsi="Times New Roman" w:cs="Times New Roman"/>
                <w:color w:val="FF0000"/>
                <w:sz w:val="24"/>
                <w:szCs w:val="24"/>
              </w:rPr>
            </w:rPrChange>
          </w:rPr>
          <w:delText>e next step</w:delText>
        </w:r>
        <w:r w:rsidR="00E67543" w:rsidRPr="00892A7D" w:rsidDel="00720D86">
          <w:rPr>
            <w:rFonts w:ascii="Times New Roman" w:hAnsi="Times New Roman" w:cs="Times New Roman"/>
            <w:sz w:val="24"/>
            <w:szCs w:val="24"/>
          </w:rPr>
          <w:delText xml:space="preserve"> is that f</w:delText>
        </w:r>
      </w:del>
      <w:r w:rsidR="00E67543" w:rsidRPr="00892A7D">
        <w:rPr>
          <w:rFonts w:ascii="Times New Roman" w:hAnsi="Times New Roman" w:cs="Times New Roman"/>
          <w:sz w:val="24"/>
          <w:szCs w:val="24"/>
        </w:rPr>
        <w:t xml:space="preserve">or </w:t>
      </w:r>
      <w:commentRangeStart w:id="1778"/>
      <w:commentRangeStart w:id="1779"/>
      <w:r w:rsidR="00E67543" w:rsidRPr="00892A7D">
        <w:rPr>
          <w:rFonts w:ascii="Times New Roman" w:hAnsi="Times New Roman" w:cs="Times New Roman"/>
          <w:sz w:val="24"/>
          <w:szCs w:val="24"/>
        </w:rPr>
        <w:t xml:space="preserve">each </w:t>
      </w:r>
      <w:ins w:id="1780" w:author="Zhen Tan" w:date="2022-08-23T13:07:00Z">
        <w:r w:rsidR="00E27E7E">
          <w:rPr>
            <w:rFonts w:ascii="Times New Roman" w:hAnsi="Times New Roman" w:cs="Times New Roman"/>
            <w:sz w:val="24"/>
            <w:szCs w:val="24"/>
          </w:rPr>
          <w:t xml:space="preserve">distinct </w:t>
        </w:r>
      </w:ins>
      <w:r w:rsidR="00E67543" w:rsidRPr="00892A7D">
        <w:rPr>
          <w:rFonts w:ascii="Times New Roman" w:hAnsi="Times New Roman" w:cs="Times New Roman"/>
          <w:sz w:val="24"/>
          <w:szCs w:val="24"/>
        </w:rPr>
        <w:t xml:space="preserve">sampled solution </w:t>
      </w:r>
      <w:r w:rsidR="00E67543" w:rsidRPr="00892A7D">
        <w:rPr>
          <w:rFonts w:ascii="Times New Roman" w:hAnsi="Times New Roman" w:cs="Times New Roman"/>
          <w:b/>
          <w:bCs/>
          <w:sz w:val="24"/>
          <w:szCs w:val="24"/>
        </w:rPr>
        <w:t>x</w:t>
      </w:r>
      <w:commentRangeEnd w:id="1778"/>
      <w:r w:rsidR="00DB3236" w:rsidRPr="00892A7D">
        <w:rPr>
          <w:rStyle w:val="afd"/>
        </w:rPr>
        <w:commentReference w:id="1778"/>
      </w:r>
      <w:commentRangeEnd w:id="1779"/>
      <w:r w:rsidR="008A61CB">
        <w:rPr>
          <w:rStyle w:val="afd"/>
        </w:rPr>
        <w:commentReference w:id="1779"/>
      </w:r>
      <w:ins w:id="1781" w:author="Zhen Tan" w:date="2022-08-23T13:07:00Z">
        <w:r w:rsidR="00E27E7E">
          <w:rPr>
            <w:rFonts w:ascii="Times New Roman" w:hAnsi="Times New Roman" w:cs="Times New Roman"/>
            <w:b/>
            <w:bCs/>
            <w:sz w:val="24"/>
            <w:szCs w:val="24"/>
          </w:rPr>
          <w:t xml:space="preserve"> </w:t>
        </w:r>
        <w:r w:rsidR="00E27E7E">
          <w:rPr>
            <w:rFonts w:ascii="Times New Roman" w:hAnsi="Times New Roman" w:cs="Times New Roman"/>
            <w:bCs/>
            <w:sz w:val="24"/>
            <w:szCs w:val="24"/>
          </w:rPr>
          <w:t xml:space="preserve">in </w:t>
        </w:r>
      </w:ins>
      <m:oMath>
        <m:r>
          <w:ins w:id="1782" w:author="Zhen Tan" w:date="2022-08-23T13:08:00Z">
            <w:rPr>
              <w:rFonts w:ascii="Cambria Math" w:hAnsi="Cambria Math" w:cs="Times New Roman"/>
              <w:sz w:val="24"/>
              <w:szCs w:val="24"/>
            </w:rPr>
            <m:t>{</m:t>
          </w:ins>
        </m:r>
        <m:sSup>
          <m:sSupPr>
            <m:ctrlPr>
              <w:ins w:id="1783" w:author="Zhen Tan" w:date="2022-08-23T13:08:00Z">
                <w:rPr>
                  <w:rFonts w:ascii="Cambria Math" w:hAnsi="Cambria Math" w:cs="Times New Roman"/>
                  <w:i/>
                  <w:sz w:val="24"/>
                  <w:szCs w:val="24"/>
                </w:rPr>
              </w:ins>
            </m:ctrlPr>
          </m:sSupPr>
          <m:e>
            <m:r>
              <w:ins w:id="1784" w:author="Zhen Tan" w:date="2022-08-23T13:08:00Z">
                <m:rPr>
                  <m:sty m:val="b"/>
                </m:rPr>
                <w:rPr>
                  <w:rFonts w:ascii="Cambria Math" w:hAnsi="Cambria Math" w:cs="Times New Roman"/>
                  <w:sz w:val="24"/>
                  <w:szCs w:val="24"/>
                </w:rPr>
                <m:t>x</m:t>
              </w:ins>
            </m:r>
          </m:e>
          <m:sup>
            <m:r>
              <w:ins w:id="1785" w:author="Zhen Tan" w:date="2022-08-23T13:08:00Z">
                <w:rPr>
                  <w:rFonts w:ascii="Cambria Math" w:hAnsi="Cambria Math" w:cs="Times New Roman"/>
                  <w:sz w:val="24"/>
                  <w:szCs w:val="24"/>
                </w:rPr>
                <m:t>1</m:t>
              </w:ins>
            </m:r>
          </m:sup>
        </m:sSup>
        <w:commentRangeStart w:id="1786"/>
        <w:commentRangeEnd w:id="1786"/>
        <m:r>
          <w:ins w:id="1787" w:author="Zhen Tan" w:date="2022-08-23T13:08:00Z">
            <m:rPr>
              <m:sty m:val="p"/>
            </m:rPr>
            <w:rPr>
              <w:rStyle w:val="afd"/>
            </w:rPr>
            <w:commentReference w:id="1786"/>
          </w:ins>
        </m:r>
        <m:r>
          <w:ins w:id="1788" w:author="Zhen Tan" w:date="2022-08-23T13:08:00Z">
            <m:rPr>
              <m:sty m:val="p"/>
            </m:rPr>
            <w:rPr>
              <w:rFonts w:ascii="Cambria Math" w:hAnsi="Cambria Math" w:cs="Times New Roman"/>
              <w:sz w:val="24"/>
              <w:szCs w:val="24"/>
            </w:rPr>
            <m:t>,…,</m:t>
          </w:ins>
        </m:r>
        <m:sSup>
          <m:sSupPr>
            <m:ctrlPr>
              <w:ins w:id="1789" w:author="Zhen Tan" w:date="2022-08-23T13:08:00Z">
                <w:rPr>
                  <w:rFonts w:ascii="Cambria Math" w:hAnsi="Cambria Math" w:cs="Times New Roman"/>
                  <w:i/>
                  <w:sz w:val="24"/>
                  <w:szCs w:val="24"/>
                </w:rPr>
              </w:ins>
            </m:ctrlPr>
          </m:sSupPr>
          <m:e>
            <m:r>
              <w:ins w:id="1790" w:author="Zhen Tan" w:date="2022-08-23T13:08:00Z">
                <m:rPr>
                  <m:sty m:val="b"/>
                </m:rPr>
                <w:rPr>
                  <w:rFonts w:ascii="Cambria Math" w:hAnsi="Cambria Math" w:cs="Times New Roman"/>
                  <w:sz w:val="24"/>
                  <w:szCs w:val="24"/>
                </w:rPr>
                <m:t>x</m:t>
              </w:ins>
            </m:r>
          </m:e>
          <m:sup>
            <m:r>
              <w:ins w:id="1791" w:author="Zhen Tan" w:date="2022-08-23T13:08:00Z">
                <w:rPr>
                  <w:rFonts w:ascii="Cambria Math" w:hAnsi="Cambria Math" w:cs="Times New Roman"/>
                  <w:sz w:val="24"/>
                  <w:szCs w:val="24"/>
                </w:rPr>
                <m:t>N</m:t>
              </w:ins>
            </m:r>
          </m:sup>
        </m:sSup>
        <m:r>
          <w:ins w:id="1792" w:author="Zhen Tan" w:date="2022-08-23T13:08:00Z">
            <w:rPr>
              <w:rFonts w:ascii="Cambria Math" w:hAnsi="Cambria Math" w:cs="Times New Roman"/>
              <w:sz w:val="24"/>
              <w:szCs w:val="24"/>
            </w:rPr>
            <m:t>}</m:t>
          </w:ins>
        </m:r>
      </m:oMath>
      <w:r w:rsidR="00E67543" w:rsidRPr="00892A7D">
        <w:rPr>
          <w:rFonts w:ascii="Times New Roman" w:hAnsi="Times New Roman" w:cs="Times New Roman"/>
          <w:sz w:val="24"/>
          <w:szCs w:val="24"/>
        </w:rPr>
        <w:t>,</w:t>
      </w:r>
      <w:r w:rsidR="00E67543" w:rsidRPr="00892A7D">
        <w:rPr>
          <w:rFonts w:ascii="Times New Roman" w:hAnsi="Times New Roman" w:cs="Times New Roman"/>
          <w:b/>
          <w:bCs/>
          <w:sz w:val="24"/>
          <w:szCs w:val="24"/>
        </w:rPr>
        <w:t xml:space="preserve"> </w:t>
      </w:r>
      <w:r w:rsidR="00E67543" w:rsidRPr="00892A7D">
        <w:rPr>
          <w:rFonts w:ascii="Times New Roman" w:hAnsi="Times New Roman" w:cs="Times New Roman"/>
          <w:sz w:val="24"/>
          <w:szCs w:val="24"/>
        </w:rPr>
        <w:t xml:space="preserve">we evaluate </w:t>
      </w:r>
      <w:ins w:id="1793" w:author="Zhen Tan" w:date="2022-08-23T13:02:00Z">
        <w:r w:rsidRPr="00892A7D">
          <w:rPr>
            <w:rFonts w:ascii="Times New Roman" w:hAnsi="Times New Roman" w:cs="Times New Roman"/>
            <w:sz w:val="24"/>
            <w:szCs w:val="24"/>
          </w:rPr>
          <w:t>its</w:t>
        </w:r>
      </w:ins>
      <w:del w:id="1794" w:author="Zhen Tan" w:date="2022-08-23T13:02:00Z">
        <w:r w:rsidR="00E67543" w:rsidRPr="00892A7D" w:rsidDel="002A3719">
          <w:rPr>
            <w:rFonts w:ascii="Times New Roman" w:hAnsi="Times New Roman" w:cs="Times New Roman"/>
            <w:sz w:val="24"/>
            <w:szCs w:val="24"/>
          </w:rPr>
          <w:delText>the</w:delText>
        </w:r>
      </w:del>
      <w:r w:rsidR="00E67543" w:rsidRPr="00892A7D">
        <w:rPr>
          <w:rFonts w:ascii="Times New Roman" w:hAnsi="Times New Roman" w:cs="Times New Roman"/>
          <w:sz w:val="24"/>
          <w:szCs w:val="24"/>
        </w:rPr>
        <w:t xml:space="preserve"> objective values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1795" w:author="Zhen Tan" w:date="2022-08-23T13:06:00Z">
                      <w:rPr>
                        <w:rFonts w:ascii="Cambria Math" w:hAnsi="Cambria Math" w:cs="Cambria Math"/>
                        <w:color w:val="333333"/>
                        <w:sz w:val="24"/>
                        <w:szCs w:val="24"/>
                        <w:shd w:val="clear" w:color="auto" w:fill="FFFFFF"/>
                      </w:rPr>
                    </w:rPrChange>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796" w:author="Zhen Tan" w:date="2022-08-23T13:06:00Z">
                  <w:rPr>
                    <w:rFonts w:ascii="Cambria Math" w:hAnsi="Cambria Math" w:cs="Cambria Math"/>
                    <w:color w:val="333333"/>
                    <w:sz w:val="24"/>
                    <w:szCs w:val="24"/>
                    <w:shd w:val="clear" w:color="auto" w:fill="FFFFFF"/>
                  </w:rPr>
                </w:rPrChange>
              </w:rPr>
              <m:t>D</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1797" w:author="Zhen Tan" w:date="2022-08-23T13:06:00Z">
                  <w:rPr>
                    <w:rFonts w:ascii="Cambria Math" w:hAnsi="Cambria Math" w:cs="Cambria Math"/>
                    <w:color w:val="333333"/>
                    <w:sz w:val="24"/>
                    <w:szCs w:val="24"/>
                    <w:shd w:val="clear" w:color="auto" w:fill="FFFFFF"/>
                  </w:rPr>
                </w:rPrChange>
              </w:rPr>
              <m:t>D</m:t>
            </m:r>
            <m:r>
              <m:rPr>
                <m:sty m:val="p"/>
              </m:rPr>
              <w:rPr>
                <w:rFonts w:ascii="Cambria Math" w:hAnsi="Cambria Math" w:cs="Cambria Math"/>
                <w:sz w:val="24"/>
                <w:szCs w:val="24"/>
                <w:shd w:val="clear" w:color="auto" w:fill="FFFFFF"/>
                <w:rPrChange w:id="1798" w:author="Zhen Tan" w:date="2022-08-23T13:06: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1799" w:author="Zhen Tan" w:date="2022-08-23T13:06:00Z">
                  <w:rPr>
                    <w:rFonts w:ascii="Cambria Math" w:hAnsi="Cambria Math" w:cs="Cambria Math"/>
                    <w:color w:val="333333"/>
                    <w:sz w:val="24"/>
                    <w:szCs w:val="24"/>
                    <w:shd w:val="clear" w:color="auto" w:fill="FFFFFF"/>
                  </w:rPr>
                </w:rPrChange>
              </w:rPr>
              <m:t>N</m:t>
            </m:r>
          </m:sup>
        </m:sSup>
      </m:oMath>
      <w:r w:rsidR="00E67543" w:rsidRPr="00892A7D">
        <w:rPr>
          <w:rFonts w:ascii="Times New Roman" w:hAnsi="Times New Roman" w:cs="Times New Roman"/>
          <w:sz w:val="24"/>
          <w:szCs w:val="24"/>
        </w:rPr>
        <w:t xml:space="preserve"> and </w:t>
      </w:r>
      <m:oMath>
        <m:r>
          <w:rPr>
            <w:rFonts w:ascii="Cambria Math" w:eastAsia="宋体" w:hAnsi="Times New Roman" w:cs="Times New Roman"/>
            <w:sz w:val="24"/>
            <w:szCs w:val="24"/>
          </w:rPr>
          <m:t xml:space="preserve"> </m:t>
        </m:r>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1800" w:author="Zhen Tan" w:date="2022-08-23T13:06:00Z">
                      <w:rPr>
                        <w:rFonts w:ascii="Cambria Math" w:hAnsi="Cambria Math" w:cs="Cambria Math"/>
                        <w:color w:val="333333"/>
                        <w:sz w:val="24"/>
                        <w:szCs w:val="24"/>
                        <w:shd w:val="clear" w:color="auto" w:fill="FFFFFF"/>
                      </w:rPr>
                    </w:rPrChange>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801" w:author="Zhen Tan" w:date="2022-08-23T13:06:00Z">
                  <w:rPr>
                    <w:rFonts w:ascii="Cambria Math" w:hAnsi="Cambria Math" w:cs="Cambria Math"/>
                    <w:color w:val="333333"/>
                    <w:sz w:val="24"/>
                    <w:szCs w:val="24"/>
                    <w:shd w:val="clear" w:color="auto" w:fill="FFFFFF"/>
                  </w:rPr>
                </w:rPrChange>
              </w:rPr>
              <m:t>A</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1802" w:author="Zhen Tan" w:date="2022-08-23T13:06:00Z">
                  <w:rPr>
                    <w:rFonts w:ascii="Cambria Math" w:hAnsi="Cambria Math" w:cs="Cambria Math"/>
                    <w:color w:val="333333"/>
                    <w:sz w:val="24"/>
                    <w:szCs w:val="24"/>
                    <w:shd w:val="clear" w:color="auto" w:fill="FFFFFF"/>
                  </w:rPr>
                </w:rPrChange>
              </w:rPr>
              <m:t>A</m:t>
            </m:r>
            <m:r>
              <m:rPr>
                <m:sty m:val="p"/>
              </m:rPr>
              <w:rPr>
                <w:rFonts w:ascii="Cambria Math" w:hAnsi="Cambria Math" w:cs="Cambria Math"/>
                <w:sz w:val="24"/>
                <w:szCs w:val="24"/>
                <w:shd w:val="clear" w:color="auto" w:fill="FFFFFF"/>
                <w:rPrChange w:id="1803" w:author="Zhen Tan" w:date="2022-08-23T13:06: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1804" w:author="Zhen Tan" w:date="2022-08-23T13:06:00Z">
                  <w:rPr>
                    <w:rFonts w:ascii="Cambria Math" w:hAnsi="Cambria Math" w:cs="Cambria Math"/>
                    <w:color w:val="333333"/>
                    <w:sz w:val="24"/>
                    <w:szCs w:val="24"/>
                    <w:shd w:val="clear" w:color="auto" w:fill="FFFFFF"/>
                  </w:rPr>
                </w:rPrChange>
              </w:rPr>
              <m:t>N</m:t>
            </m:r>
          </m:sup>
        </m:sSup>
      </m:oMath>
      <w:ins w:id="1805" w:author="Zhen Tan" w:date="2022-08-23T13:00:00Z">
        <w:r w:rsidRPr="00892A7D">
          <w:rPr>
            <w:rFonts w:ascii="Times New Roman" w:hAnsi="Times New Roman" w:cs="Times New Roman"/>
            <w:sz w:val="24"/>
            <w:szCs w:val="24"/>
            <w:shd w:val="clear" w:color="auto" w:fill="FFFFFF"/>
            <w:rPrChange w:id="1806" w:author="Zhen Tan" w:date="2022-08-23T13:06:00Z">
              <w:rPr>
                <w:rFonts w:ascii="Times New Roman" w:hAnsi="Times New Roman" w:cs="Times New Roman"/>
                <w:color w:val="333333"/>
                <w:sz w:val="24"/>
                <w:szCs w:val="24"/>
                <w:shd w:val="clear" w:color="auto" w:fill="FFFFFF"/>
              </w:rPr>
            </w:rPrChange>
          </w:rPr>
          <w:t xml:space="preserve">and </w:t>
        </w:r>
      </w:ins>
      <w:del w:id="1807" w:author="Zhen Tan" w:date="2022-08-23T13:00:00Z">
        <w:r w:rsidR="00E67543" w:rsidRPr="00892A7D" w:rsidDel="002A3719">
          <w:rPr>
            <w:rFonts w:ascii="Times New Roman" w:hAnsi="Times New Roman" w:cs="Times New Roman"/>
            <w:sz w:val="24"/>
            <w:szCs w:val="24"/>
            <w:shd w:val="clear" w:color="auto" w:fill="FFFFFF"/>
            <w:rPrChange w:id="1808" w:author="Zhen Tan" w:date="2022-08-23T13:06:00Z">
              <w:rPr>
                <w:rFonts w:ascii="Times New Roman" w:hAnsi="Times New Roman" w:cs="Times New Roman"/>
                <w:color w:val="333333"/>
                <w:sz w:val="24"/>
                <w:szCs w:val="24"/>
                <w:shd w:val="clear" w:color="auto" w:fill="FFFFFF"/>
              </w:rPr>
            </w:rPrChange>
          </w:rPr>
          <w:delText xml:space="preserve">, as well as </w:delText>
        </w:r>
      </w:del>
      <w:r w:rsidR="00E67543" w:rsidRPr="00892A7D">
        <w:rPr>
          <w:rFonts w:ascii="Times New Roman" w:hAnsi="Times New Roman" w:cs="Times New Roman"/>
          <w:sz w:val="24"/>
          <w:szCs w:val="24"/>
        </w:rPr>
        <w:t xml:space="preserve">check its feasibility </w:t>
      </w:r>
      <m:oMath>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1809" w:author="Zhen Tan" w:date="2022-08-23T13:06:00Z">
                      <w:rPr>
                        <w:rFonts w:ascii="Cambria Math" w:hAnsi="Cambria Math" w:cs="Cambria Math"/>
                        <w:color w:val="333333"/>
                        <w:sz w:val="24"/>
                        <w:szCs w:val="24"/>
                        <w:shd w:val="clear" w:color="auto" w:fill="FFFFFF"/>
                      </w:rPr>
                    </w:rPrChange>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Change w:id="1810" w:author="Zhen Tan" w:date="2022-08-23T13:06:00Z">
                  <w:rPr>
                    <w:rFonts w:ascii="Cambria Math" w:hAnsi="Cambria Math" w:cs="Cambria Math"/>
                    <w:color w:val="333333"/>
                    <w:sz w:val="24"/>
                    <w:szCs w:val="24"/>
                    <w:shd w:val="clear" w:color="auto" w:fill="FFFFFF"/>
                  </w:rPr>
                </w:rPrChange>
              </w:rPr>
              <m:t>E</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bSup>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Change w:id="1811" w:author="Zhen Tan" w:date="2022-08-23T13:06:00Z">
                  <w:rPr>
                    <w:rFonts w:ascii="Cambria Math" w:hAnsi="Cambria Math" w:cs="Cambria Math"/>
                    <w:color w:val="333333"/>
                    <w:sz w:val="24"/>
                    <w:szCs w:val="24"/>
                    <w:shd w:val="clear" w:color="auto" w:fill="FFFFFF"/>
                  </w:rPr>
                </w:rPrChange>
              </w:rPr>
              <m:t>E</m:t>
            </m:r>
            <m:r>
              <m:rPr>
                <m:sty m:val="p"/>
              </m:rPr>
              <w:rPr>
                <w:rFonts w:ascii="Cambria Math" w:hAnsi="Cambria Math" w:cs="Cambria Math"/>
                <w:sz w:val="24"/>
                <w:szCs w:val="24"/>
                <w:shd w:val="clear" w:color="auto" w:fill="FFFFFF"/>
                <w:rPrChange w:id="1812" w:author="Zhen Tan" w:date="2022-08-23T13:06:00Z">
                  <w:rPr>
                    <w:rFonts w:ascii="Cambria Math" w:hAnsi="Cambria Math" w:cs="Cambria Math"/>
                    <w:color w:val="333333"/>
                    <w:sz w:val="24"/>
                    <w:szCs w:val="24"/>
                    <w:shd w:val="clear" w:color="auto" w:fill="FFFFFF"/>
                  </w:rPr>
                </w:rPrChange>
              </w:rPr>
              <m:t>,</m:t>
            </m:r>
            <m:r>
              <w:rPr>
                <w:rFonts w:ascii="Cambria Math" w:hAnsi="Cambria Math" w:cs="Cambria Math"/>
                <w:sz w:val="24"/>
                <w:szCs w:val="24"/>
                <w:shd w:val="clear" w:color="auto" w:fill="FFFFFF"/>
                <w:rPrChange w:id="1813" w:author="Zhen Tan" w:date="2022-08-23T13:06:00Z">
                  <w:rPr>
                    <w:rFonts w:ascii="Cambria Math" w:hAnsi="Cambria Math" w:cs="Cambria Math"/>
                    <w:color w:val="333333"/>
                    <w:sz w:val="24"/>
                    <w:szCs w:val="24"/>
                    <w:shd w:val="clear" w:color="auto" w:fill="FFFFFF"/>
                  </w:rPr>
                </w:rPrChange>
              </w:rPr>
              <m:t>N</m:t>
            </m:r>
          </m:sup>
        </m:sSup>
        <m:r>
          <w:rPr>
            <w:rFonts w:ascii="Cambria Math" w:eastAsia="宋体" w:hAnsi="Cambria Math" w:cs="Times New Roman" w:hint="eastAsia"/>
            <w:sz w:val="24"/>
            <w:szCs w:val="24"/>
          </w:rPr>
          <m:t>≤</m:t>
        </m:r>
        <m:r>
          <w:rPr>
            <w:rFonts w:ascii="Cambria Math" w:eastAsia="宋体" w:hAnsi="Cambria Math" w:cs="Times New Roman" w:hint="eastAsia"/>
            <w:sz w:val="24"/>
            <w:szCs w:val="24"/>
          </w:rPr>
          <m:t xml:space="preserve"> </m:t>
        </m:r>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Change w:id="1814" w:author="Zhen Tan" w:date="2022-08-23T13:06:00Z">
                  <w:rPr>
                    <w:rFonts w:ascii="Cambria Math" w:hAnsi="Cambria Math" w:cs="Cambria Math"/>
                    <w:color w:val="333333"/>
                    <w:sz w:val="24"/>
                    <w:szCs w:val="24"/>
                    <w:shd w:val="clear" w:color="auto" w:fill="FFFFFF"/>
                  </w:rPr>
                </w:rPrChange>
              </w:rPr>
              <m:t>τ</m:t>
            </m:r>
          </m:e>
          <m:sup>
            <m:r>
              <w:rPr>
                <w:rFonts w:ascii="Cambria Math" w:hAnsi="Cambria Math" w:cs="Cambria Math"/>
                <w:sz w:val="24"/>
                <w:szCs w:val="24"/>
                <w:shd w:val="clear" w:color="auto" w:fill="FFFFFF"/>
                <w:rPrChange w:id="1815" w:author="Zhen Tan" w:date="2022-08-23T13:06:00Z">
                  <w:rPr>
                    <w:rFonts w:ascii="Cambria Math" w:hAnsi="Cambria Math" w:cs="Cambria Math"/>
                    <w:color w:val="333333"/>
                    <w:sz w:val="24"/>
                    <w:szCs w:val="24"/>
                    <w:shd w:val="clear" w:color="auto" w:fill="FFFFFF"/>
                  </w:rPr>
                </w:rPrChange>
              </w:rPr>
              <m:t>E</m:t>
            </m:r>
          </m:sup>
        </m:sSup>
        <m:r>
          <m:rPr>
            <m:sty m:val="p"/>
          </m:rPr>
          <w:rPr>
            <w:rFonts w:ascii="Cambria Math" w:eastAsia="宋体" w:hAnsi="Cambria Math" w:cs="Times New Roman"/>
            <w:sz w:val="24"/>
            <w:szCs w:val="24"/>
          </w:rPr>
          <m:t>-</m:t>
        </m:r>
        <m:sSup>
          <m:sSupPr>
            <m:ctrlPr>
              <w:ins w:id="1816" w:author="Zhen Tan" w:date="2022-08-23T12:37:00Z">
                <w:rPr>
                  <w:rFonts w:ascii="Cambria Math" w:hAnsi="Cambria Math" w:cs="Cambria Math"/>
                  <w:sz w:val="24"/>
                  <w:szCs w:val="24"/>
                  <w:shd w:val="clear" w:color="auto" w:fill="FFFFFF"/>
                </w:rPr>
              </w:ins>
            </m:ctrlPr>
          </m:sSupPr>
          <m:e>
            <m:r>
              <w:ins w:id="1817" w:author="Zhen Tan" w:date="2022-08-23T12:37:00Z">
                <m:rPr>
                  <m:sty m:val="p"/>
                </m:rPr>
                <w:rPr>
                  <w:rFonts w:ascii="Cambria Math" w:eastAsia="宋体" w:hAnsi="Cambria Math" w:cs="Times New Roman"/>
                  <w:sz w:val="24"/>
                  <w:szCs w:val="24"/>
                </w:rPr>
                <m:t>Φ</m:t>
              </w:ins>
            </m:r>
          </m:e>
          <m:sup>
            <m:r>
              <w:ins w:id="1818" w:author="Zhen Tan" w:date="2022-08-23T12:37:00Z">
                <w:rPr>
                  <w:rFonts w:ascii="Cambria Math" w:eastAsia="微软雅黑" w:hAnsi="Cambria Math" w:cs="微软雅黑"/>
                  <w:sz w:val="24"/>
                  <w:szCs w:val="24"/>
                  <w:shd w:val="clear" w:color="auto" w:fill="FFFFFF"/>
                  <w:rPrChange w:id="1819" w:author="Zhen Tan" w:date="2022-08-23T13:06:00Z">
                    <w:rPr>
                      <w:rFonts w:ascii="Cambria Math" w:eastAsia="微软雅黑" w:hAnsi="Cambria Math" w:cs="微软雅黑"/>
                      <w:color w:val="333333"/>
                      <w:sz w:val="24"/>
                      <w:szCs w:val="24"/>
                      <w:shd w:val="clear" w:color="auto" w:fill="FFFFFF"/>
                    </w:rPr>
                  </w:rPrChange>
                </w:rPr>
                <m:t>-</m:t>
              </w:ins>
            </m:r>
            <m:r>
              <w:ins w:id="1820" w:author="Zhen Tan" w:date="2022-08-23T12:37:00Z">
                <w:rPr>
                  <w:rFonts w:ascii="Cambria Math" w:hAnsi="Cambria Math" w:cs="Cambria Math"/>
                  <w:sz w:val="24"/>
                  <w:szCs w:val="24"/>
                  <w:shd w:val="clear" w:color="auto" w:fill="FFFFFF"/>
                  <w:rPrChange w:id="1821" w:author="Zhen Tan" w:date="2022-08-23T13:06:00Z">
                    <w:rPr>
                      <w:rFonts w:ascii="Cambria Math" w:hAnsi="Cambria Math" w:cs="Cambria Math"/>
                      <w:color w:val="333333"/>
                      <w:sz w:val="24"/>
                      <w:szCs w:val="24"/>
                      <w:shd w:val="clear" w:color="auto" w:fill="FFFFFF"/>
                    </w:rPr>
                  </w:rPrChange>
                </w:rPr>
                <m:t>1</m:t>
              </w:ins>
            </m:r>
          </m:sup>
        </m:sSup>
        <m:r>
          <w:ins w:id="1822" w:author="Zhen Tan" w:date="2022-08-23T12:37:00Z">
            <m:rPr>
              <m:sty m:val="p"/>
            </m:rPr>
            <w:rPr>
              <w:rFonts w:ascii="Cambria Math" w:eastAsia="宋体" w:hAnsi="Cambria Math" w:cs="Times New Roman"/>
              <w:sz w:val="24"/>
              <w:szCs w:val="24"/>
            </w:rPr>
            <m:t>(1-</m:t>
          </w:ins>
        </m:r>
        <m:r>
          <w:ins w:id="1823" w:author="Zhen Tan" w:date="2022-08-23T12:37:00Z">
            <w:rPr>
              <w:rFonts w:ascii="Cambria Math" w:hAnsi="Cambria Math" w:cs="Times New Roman"/>
              <w:sz w:val="24"/>
              <w:szCs w:val="24"/>
            </w:rPr>
            <m:t>ϵ)</m:t>
          </w:ins>
        </m:r>
        <m:sSub>
          <m:sSubPr>
            <m:ctrlPr>
              <w:del w:id="1824" w:author="Zhen Tan" w:date="2022-08-23T12:37:00Z">
                <w:rPr>
                  <w:rFonts w:ascii="Cambria Math" w:hAnsi="Times New Roman" w:cs="Times New Roman"/>
                  <w:i/>
                  <w:sz w:val="24"/>
                  <w:szCs w:val="24"/>
                </w:rPr>
              </w:del>
            </m:ctrlPr>
          </m:sSubPr>
          <m:e>
            <m:r>
              <w:del w:id="1825" w:author="Zhen Tan" w:date="2022-08-23T12:37:00Z">
                <w:rPr>
                  <w:rFonts w:ascii="Cambria Math" w:eastAsia="宋体" w:hAnsi="Cambria Math" w:cs="Times New Roman"/>
                  <w:sz w:val="24"/>
                  <w:szCs w:val="24"/>
                </w:rPr>
                <m:t>α</m:t>
              </w:del>
            </m:r>
          </m:e>
          <m:sub>
            <m:r>
              <w:del w:id="1826" w:author="Zhen Tan" w:date="2022-08-23T12:37:00Z">
                <m:rPr>
                  <m:sty m:val="p"/>
                </m:rPr>
                <w:rPr>
                  <w:rFonts w:ascii="Cambria Math" w:hAnsi="Cambria Math" w:cs="Times New Roman"/>
                  <w:sz w:val="24"/>
                  <w:szCs w:val="24"/>
                </w:rPr>
                <m:t>1-</m:t>
              </w:del>
            </m:r>
            <m:r>
              <w:del w:id="1827" w:author="Zhen Tan" w:date="2022-08-23T12:37:00Z">
                <m:rPr>
                  <m:scr m:val="script"/>
                  <m:sty m:val="p"/>
                </m:rPr>
                <w:rPr>
                  <w:rFonts w:ascii="Cambria Math" w:hAnsi="Cambria Math" w:cs="Times New Roman"/>
                  <w:sz w:val="24"/>
                  <w:szCs w:val="24"/>
                </w:rPr>
                <m:t>E</m:t>
              </w:del>
            </m:r>
          </m:sub>
        </m:sSub>
        <m:sSup>
          <m:sSupPr>
            <m:ctrlPr>
              <w:rPr>
                <w:rFonts w:ascii="Cambria Math" w:hAnsi="Cambria Math" w:cs="Cambria Math"/>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sz w:val="24"/>
                        <w:szCs w:val="24"/>
                      </w:rPr>
                      <m:t>E</m:t>
                    </m:r>
                    <m:r>
                      <m:rPr>
                        <m:sty m:val="p"/>
                      </m:rPr>
                      <w:rPr>
                        <w:rFonts w:ascii="Cambria Math" w:hAnsi="Cambria Math" w:cs="Cambria Math"/>
                        <w:sz w:val="24"/>
                        <w:szCs w:val="24"/>
                      </w:rPr>
                      <m:t>,</m:t>
                    </m:r>
                    <m:r>
                      <w:rPr>
                        <w:rFonts w:ascii="Cambria Math" w:hAnsi="Cambria Math" w:cs="Cambria Math"/>
                        <w:sz w:val="24"/>
                        <w:szCs w:val="24"/>
                      </w:rPr>
                      <m:t>N</m:t>
                    </m:r>
                  </m:sup>
                </m:sSubSup>
                <m:ctrlPr>
                  <w:rPr>
                    <w:rFonts w:ascii="Cambria Math" w:hAnsi="Cambria Math" w:cs="Times New Roman"/>
                    <w:iCs/>
                    <w:sz w:val="24"/>
                    <w:szCs w:val="24"/>
                  </w:rPr>
                </m:ctrlPr>
              </m:e>
            </m:d>
          </m:e>
          <m:sup>
            <m:r>
              <w:rPr>
                <w:rFonts w:ascii="Cambria Math" w:eastAsia="微软雅黑" w:hAnsi="Cambria Math" w:cs="微软雅黑"/>
                <w:sz w:val="24"/>
                <w:szCs w:val="24"/>
                <w:shd w:val="clear" w:color="auto" w:fill="FFFFFF"/>
                <w:rPrChange w:id="1828" w:author="Zhen Tan" w:date="2022-08-23T13:06:00Z">
                  <w:rPr>
                    <w:rFonts w:ascii="Cambria Math" w:eastAsia="微软雅黑" w:hAnsi="Cambria Math" w:cs="微软雅黑"/>
                    <w:color w:val="333333"/>
                    <w:sz w:val="24"/>
                    <w:szCs w:val="24"/>
                    <w:shd w:val="clear" w:color="auto" w:fill="FFFFFF"/>
                  </w:rPr>
                </w:rPrChange>
              </w:rPr>
              <m:t>1/2</m:t>
            </m:r>
          </m:sup>
        </m:sSup>
      </m:oMath>
      <w:r w:rsidR="00E67543" w:rsidRPr="00892A7D">
        <w:rPr>
          <w:rFonts w:ascii="Times New Roman" w:hAnsi="Times New Roman" w:cs="Times New Roman"/>
          <w:sz w:val="24"/>
          <w:szCs w:val="24"/>
          <w:shd w:val="clear" w:color="auto" w:fill="FFFFFF"/>
          <w:rPrChange w:id="1829" w:author="Zhen Tan" w:date="2022-08-23T13:06:00Z">
            <w:rPr>
              <w:rFonts w:ascii="Times New Roman" w:hAnsi="Times New Roman" w:cs="Times New Roman"/>
              <w:color w:val="333333"/>
              <w:sz w:val="24"/>
              <w:szCs w:val="24"/>
              <w:shd w:val="clear" w:color="auto" w:fill="FFFFFF"/>
            </w:rPr>
          </w:rPrChange>
        </w:rPr>
        <w:t xml:space="preserve">. </w:t>
      </w:r>
      <w:del w:id="1830" w:author="Zhen Tan" w:date="2022-08-23T13:05:00Z">
        <w:r w:rsidR="00E67543" w:rsidRPr="00892A7D" w:rsidDel="00892A7D">
          <w:rPr>
            <w:rFonts w:ascii="Times New Roman" w:hAnsi="Times New Roman" w:cs="Times New Roman"/>
            <w:sz w:val="24"/>
            <w:szCs w:val="24"/>
            <w:shd w:val="clear" w:color="auto" w:fill="FFFFFF"/>
            <w:rPrChange w:id="1831" w:author="Zhen Tan" w:date="2022-08-23T13:06:00Z">
              <w:rPr>
                <w:rFonts w:ascii="Times New Roman" w:hAnsi="Times New Roman" w:cs="Times New Roman"/>
                <w:color w:val="333333"/>
                <w:sz w:val="24"/>
                <w:szCs w:val="24"/>
                <w:shd w:val="clear" w:color="auto" w:fill="FFFFFF"/>
              </w:rPr>
            </w:rPrChange>
          </w:rPr>
          <w:delText xml:space="preserve">This </w:delText>
        </w:r>
      </w:del>
      <w:del w:id="1832" w:author="Zhen Tan" w:date="2022-08-23T13:04:00Z">
        <w:r w:rsidR="00E67543" w:rsidRPr="00892A7D" w:rsidDel="002A3719">
          <w:rPr>
            <w:rFonts w:ascii="Times New Roman" w:hAnsi="Times New Roman" w:cs="Times New Roman"/>
            <w:sz w:val="24"/>
            <w:szCs w:val="24"/>
            <w:shd w:val="clear" w:color="auto" w:fill="FFFFFF"/>
            <w:rPrChange w:id="1833" w:author="Zhen Tan" w:date="2022-08-23T13:06:00Z">
              <w:rPr>
                <w:rFonts w:ascii="Times New Roman" w:hAnsi="Times New Roman" w:cs="Times New Roman"/>
                <w:color w:val="333333"/>
                <w:sz w:val="24"/>
                <w:szCs w:val="24"/>
                <w:shd w:val="clear" w:color="auto" w:fill="FFFFFF"/>
              </w:rPr>
            </w:rPrChange>
          </w:rPr>
          <w:delText xml:space="preserve">step </w:delText>
        </w:r>
      </w:del>
      <w:del w:id="1834" w:author="Zhen Tan" w:date="2022-08-23T13:05:00Z">
        <w:r w:rsidR="00E67543" w:rsidRPr="00892A7D" w:rsidDel="00892A7D">
          <w:rPr>
            <w:rFonts w:ascii="Times New Roman" w:hAnsi="Times New Roman" w:cs="Times New Roman"/>
            <w:sz w:val="24"/>
            <w:szCs w:val="24"/>
            <w:shd w:val="clear" w:color="auto" w:fill="FFFFFF"/>
            <w:rPrChange w:id="1835" w:author="Zhen Tan" w:date="2022-08-23T13:06:00Z">
              <w:rPr>
                <w:rFonts w:ascii="Times New Roman" w:hAnsi="Times New Roman" w:cs="Times New Roman"/>
                <w:color w:val="333333"/>
                <w:sz w:val="24"/>
                <w:szCs w:val="24"/>
                <w:shd w:val="clear" w:color="auto" w:fill="FFFFFF"/>
              </w:rPr>
            </w:rPrChange>
          </w:rPr>
          <w:delText xml:space="preserve">can be done conveniently as </w:delText>
        </w:r>
      </w:del>
      <w:bookmarkStart w:id="1836" w:name="_Hlk112152275"/>
      <w:del w:id="1837" w:author="Zhen Tan" w:date="2022-08-23T13:04:00Z">
        <w:r w:rsidR="00E67543" w:rsidRPr="00892A7D" w:rsidDel="002A3719">
          <w:rPr>
            <w:rFonts w:ascii="Times New Roman" w:hAnsi="Times New Roman" w:cs="Times New Roman"/>
            <w:sz w:val="24"/>
            <w:szCs w:val="24"/>
            <w:shd w:val="clear" w:color="auto" w:fill="FFFFFF"/>
            <w:rPrChange w:id="1838" w:author="Zhen Tan" w:date="2022-08-23T13:06:00Z">
              <w:rPr>
                <w:rFonts w:ascii="Times New Roman" w:hAnsi="Times New Roman" w:cs="Times New Roman"/>
                <w:color w:val="333333"/>
                <w:sz w:val="24"/>
                <w:szCs w:val="24"/>
                <w:shd w:val="clear" w:color="auto" w:fill="FFFFFF"/>
              </w:rPr>
            </w:rPrChange>
          </w:rPr>
          <w:delText xml:space="preserve">the simulation budget </w:delText>
        </w:r>
        <w:r w:rsidR="00E67543" w:rsidRPr="00892A7D" w:rsidDel="002A3719">
          <w:rPr>
            <w:rFonts w:ascii="Times New Roman" w:hAnsi="Times New Roman" w:cs="Times New Roman"/>
            <w:i/>
            <w:iCs/>
            <w:sz w:val="24"/>
            <w:szCs w:val="24"/>
            <w:shd w:val="clear" w:color="auto" w:fill="FFFFFF"/>
            <w:rPrChange w:id="1839" w:author="Zhen Tan" w:date="2022-08-23T13:06:00Z">
              <w:rPr>
                <w:rFonts w:ascii="Times New Roman" w:hAnsi="Times New Roman" w:cs="Times New Roman"/>
                <w:i/>
                <w:iCs/>
                <w:color w:val="333333"/>
                <w:sz w:val="24"/>
                <w:szCs w:val="24"/>
                <w:shd w:val="clear" w:color="auto" w:fill="FFFFFF"/>
              </w:rPr>
            </w:rPrChange>
          </w:rPr>
          <w:delText>N</w:delText>
        </w:r>
        <w:r w:rsidR="00E67543" w:rsidRPr="00892A7D" w:rsidDel="002A3719">
          <w:rPr>
            <w:rFonts w:ascii="Times New Roman" w:hAnsi="Times New Roman" w:cs="Times New Roman"/>
            <w:sz w:val="24"/>
            <w:szCs w:val="24"/>
            <w:shd w:val="clear" w:color="auto" w:fill="FFFFFF"/>
            <w:rPrChange w:id="1840" w:author="Zhen Tan" w:date="2022-08-23T13:06:00Z">
              <w:rPr>
                <w:rFonts w:ascii="Times New Roman" w:hAnsi="Times New Roman" w:cs="Times New Roman"/>
                <w:color w:val="333333"/>
                <w:sz w:val="24"/>
                <w:szCs w:val="24"/>
                <w:shd w:val="clear" w:color="auto" w:fill="FFFFFF"/>
              </w:rPr>
            </w:rPrChange>
          </w:rPr>
          <w:delText xml:space="preserve"> is</w:delText>
        </w:r>
      </w:del>
      <w:del w:id="1841" w:author="Zhen Tan" w:date="2022-08-23T13:05:00Z">
        <w:r w:rsidR="00E67543" w:rsidRPr="00892A7D" w:rsidDel="00892A7D">
          <w:rPr>
            <w:rFonts w:ascii="Times New Roman" w:hAnsi="Times New Roman" w:cs="Times New Roman"/>
            <w:sz w:val="24"/>
            <w:szCs w:val="24"/>
            <w:shd w:val="clear" w:color="auto" w:fill="FFFFFF"/>
            <w:rPrChange w:id="1842" w:author="Zhen Tan" w:date="2022-08-23T13:06:00Z">
              <w:rPr>
                <w:rFonts w:ascii="Times New Roman" w:hAnsi="Times New Roman" w:cs="Times New Roman"/>
                <w:color w:val="333333"/>
                <w:sz w:val="24"/>
                <w:szCs w:val="24"/>
                <w:shd w:val="clear" w:color="auto" w:fill="FFFFFF"/>
              </w:rPr>
            </w:rPrChange>
          </w:rPr>
          <w:delText xml:space="preserve"> generally </w:delText>
        </w:r>
      </w:del>
      <w:del w:id="1843" w:author="Zhen Tan" w:date="2022-08-23T13:04:00Z">
        <w:r w:rsidR="00E67543" w:rsidRPr="00892A7D" w:rsidDel="002A3719">
          <w:rPr>
            <w:rFonts w:ascii="Times New Roman" w:hAnsi="Times New Roman" w:cs="Times New Roman"/>
            <w:sz w:val="24"/>
            <w:szCs w:val="24"/>
            <w:shd w:val="clear" w:color="auto" w:fill="FFFFFF"/>
            <w:rPrChange w:id="1844" w:author="Zhen Tan" w:date="2022-08-23T13:06:00Z">
              <w:rPr>
                <w:rFonts w:ascii="Times New Roman" w:hAnsi="Times New Roman" w:cs="Times New Roman"/>
                <w:color w:val="333333"/>
                <w:sz w:val="24"/>
                <w:szCs w:val="24"/>
                <w:shd w:val="clear" w:color="auto" w:fill="FFFFFF"/>
              </w:rPr>
            </w:rPrChange>
          </w:rPr>
          <w:delText>much smaller than the total number of solutions</w:delText>
        </w:r>
      </w:del>
      <w:bookmarkEnd w:id="1836"/>
      <w:del w:id="1845" w:author="Zhen Tan" w:date="2022-08-23T13:00:00Z">
        <w:r w:rsidR="00E67543" w:rsidRPr="00892A7D" w:rsidDel="002A3719">
          <w:rPr>
            <w:rFonts w:ascii="Times New Roman" w:hAnsi="Times New Roman" w:cs="Times New Roman"/>
            <w:sz w:val="24"/>
            <w:szCs w:val="24"/>
            <w:shd w:val="clear" w:color="auto" w:fill="FFFFFF"/>
            <w:rPrChange w:id="1846" w:author="Zhen Tan" w:date="2022-08-23T13:06:00Z">
              <w:rPr>
                <w:rFonts w:ascii="Times New Roman" w:hAnsi="Times New Roman" w:cs="Times New Roman"/>
                <w:color w:val="333333"/>
                <w:sz w:val="24"/>
                <w:szCs w:val="24"/>
                <w:shd w:val="clear" w:color="auto" w:fill="FFFFFF"/>
              </w:rPr>
            </w:rPrChange>
          </w:rPr>
          <w:delText xml:space="preserve"> in </w:delText>
        </w:r>
      </w:del>
      <m:oMath>
        <m:r>
          <w:del w:id="1847" w:author="Zhen Tan" w:date="2022-08-23T13:00:00Z">
            <m:rPr>
              <m:scr m:val="script"/>
            </m:rPr>
            <w:rPr>
              <w:rFonts w:ascii="Cambria Math" w:hAnsi="Cambria Math" w:cs="Times New Roman"/>
              <w:sz w:val="24"/>
              <w:szCs w:val="24"/>
            </w:rPr>
            <m:t>X</m:t>
          </w:del>
        </m:r>
      </m:oMath>
      <w:del w:id="1848" w:author="Zhen Tan" w:date="2022-08-23T13:05:00Z">
        <w:r w:rsidR="00E67543" w:rsidRPr="00892A7D" w:rsidDel="00892A7D">
          <w:rPr>
            <w:rFonts w:ascii="Times New Roman" w:hAnsi="Times New Roman" w:cs="Times New Roman"/>
            <w:sz w:val="24"/>
            <w:szCs w:val="24"/>
            <w:shd w:val="clear" w:color="auto" w:fill="FFFFFF"/>
            <w:rPrChange w:id="1849" w:author="Zhen Tan" w:date="2022-08-23T13:06:00Z">
              <w:rPr>
                <w:rFonts w:ascii="Times New Roman" w:hAnsi="Times New Roman" w:cs="Times New Roman"/>
                <w:color w:val="333333"/>
                <w:sz w:val="24"/>
                <w:szCs w:val="24"/>
                <w:shd w:val="clear" w:color="auto" w:fill="FFFFFF"/>
              </w:rPr>
            </w:rPrChange>
          </w:rPr>
          <w:delText xml:space="preserve">. </w:delText>
        </w:r>
      </w:del>
    </w:p>
    <w:p w14:paraId="6E896165" w14:textId="26C28A2D" w:rsidR="00E67543" w:rsidRPr="00892A7D" w:rsidRDefault="002A3719">
      <w:pPr>
        <w:adjustRightInd w:val="0"/>
        <w:snapToGrid w:val="0"/>
        <w:ind w:firstLine="480"/>
        <w:rPr>
          <w:rFonts w:ascii="Times New Roman" w:hAnsi="Times New Roman" w:cs="Times New Roman"/>
          <w:sz w:val="24"/>
          <w:szCs w:val="24"/>
          <w:shd w:val="clear" w:color="auto" w:fill="FFFFFF"/>
          <w:rPrChange w:id="1850" w:author="Zhen Tan" w:date="2022-08-23T13:06:00Z">
            <w:rPr>
              <w:rFonts w:ascii="Times New Roman" w:hAnsi="Times New Roman" w:cs="Times New Roman"/>
              <w:sz w:val="24"/>
              <w:szCs w:val="24"/>
            </w:rPr>
          </w:rPrChange>
        </w:rPr>
        <w:pPrChange w:id="1851" w:author="Zhen Tan" w:date="2022-08-23T13:01:00Z">
          <w:pPr>
            <w:adjustRightInd w:val="0"/>
            <w:snapToGrid w:val="0"/>
          </w:pPr>
        </w:pPrChange>
      </w:pPr>
      <w:ins w:id="1852" w:author="Zhen Tan" w:date="2022-08-23T13:01:00Z">
        <w:r w:rsidRPr="00892A7D">
          <w:rPr>
            <w:rFonts w:ascii="Times New Roman" w:hAnsi="Times New Roman" w:cs="Times New Roman"/>
            <w:b/>
            <w:sz w:val="24"/>
            <w:szCs w:val="24"/>
            <w:shd w:val="clear" w:color="auto" w:fill="FFFFFF"/>
            <w:rPrChange w:id="1853" w:author="Zhen Tan" w:date="2022-08-23T13:06:00Z">
              <w:rPr>
                <w:rFonts w:ascii="Times New Roman" w:hAnsi="Times New Roman" w:cs="Times New Roman"/>
                <w:color w:val="FF0000"/>
                <w:sz w:val="24"/>
                <w:szCs w:val="24"/>
                <w:shd w:val="clear" w:color="auto" w:fill="FFFFFF"/>
              </w:rPr>
            </w:rPrChange>
          </w:rPr>
          <w:t>Step-3</w:t>
        </w:r>
      </w:ins>
      <w:commentRangeStart w:id="1854"/>
      <w:commentRangeStart w:id="1855"/>
      <w:del w:id="1856" w:author="Zhen Tan" w:date="2022-08-23T13:01:00Z">
        <w:r w:rsidR="00E67543" w:rsidRPr="00892A7D" w:rsidDel="002A3719">
          <w:rPr>
            <w:rFonts w:ascii="Times New Roman" w:hAnsi="Times New Roman" w:cs="Times New Roman"/>
            <w:b/>
            <w:sz w:val="24"/>
            <w:szCs w:val="24"/>
            <w:shd w:val="clear" w:color="auto" w:fill="FFFFFF"/>
            <w:rPrChange w:id="1857" w:author="Zhen Tan" w:date="2022-08-23T13:06:00Z">
              <w:rPr>
                <w:rFonts w:ascii="Times New Roman" w:hAnsi="Times New Roman" w:cs="Times New Roman"/>
                <w:color w:val="FF0000"/>
                <w:sz w:val="24"/>
                <w:szCs w:val="24"/>
                <w:shd w:val="clear" w:color="auto" w:fill="FFFFFF"/>
              </w:rPr>
            </w:rPrChange>
          </w:rPr>
          <w:delText>Finally,</w:delText>
        </w:r>
      </w:del>
      <w:ins w:id="1858" w:author="Zhen Tan" w:date="2022-08-23T13:01:00Z">
        <w:r w:rsidRPr="00892A7D">
          <w:rPr>
            <w:rFonts w:ascii="Times New Roman" w:hAnsi="Times New Roman" w:cs="Times New Roman"/>
            <w:b/>
            <w:sz w:val="24"/>
            <w:szCs w:val="24"/>
            <w:shd w:val="clear" w:color="auto" w:fill="FFFFFF"/>
            <w:rPrChange w:id="1859" w:author="Zhen Tan" w:date="2022-08-23T13:06:00Z">
              <w:rPr>
                <w:rFonts w:ascii="Times New Roman" w:hAnsi="Times New Roman" w:cs="Times New Roman"/>
                <w:color w:val="FF0000"/>
                <w:sz w:val="24"/>
                <w:szCs w:val="24"/>
                <w:shd w:val="clear" w:color="auto" w:fill="FFFFFF"/>
              </w:rPr>
            </w:rPrChange>
          </w:rPr>
          <w:t>.</w:t>
        </w:r>
      </w:ins>
      <w:del w:id="1860" w:author="Zhen Tan" w:date="2022-08-23T13:01:00Z">
        <w:r w:rsidR="00E67543" w:rsidRPr="00892A7D" w:rsidDel="002A3719">
          <w:rPr>
            <w:rFonts w:ascii="Times New Roman" w:hAnsi="Times New Roman" w:cs="Times New Roman"/>
            <w:b/>
            <w:sz w:val="24"/>
            <w:szCs w:val="24"/>
            <w:shd w:val="clear" w:color="auto" w:fill="FFFFFF"/>
            <w:rPrChange w:id="1861" w:author="Zhen Tan" w:date="2022-08-23T13:06:00Z">
              <w:rPr>
                <w:rFonts w:ascii="Times New Roman" w:hAnsi="Times New Roman" w:cs="Times New Roman"/>
                <w:color w:val="FF0000"/>
                <w:sz w:val="24"/>
                <w:szCs w:val="24"/>
                <w:shd w:val="clear" w:color="auto" w:fill="FFFFFF"/>
              </w:rPr>
            </w:rPrChange>
          </w:rPr>
          <w:delText xml:space="preserve"> </w:delText>
        </w:r>
        <w:r w:rsidR="00E67543" w:rsidRPr="00892A7D" w:rsidDel="002A3719">
          <w:rPr>
            <w:rFonts w:ascii="Times New Roman" w:hAnsi="Times New Roman" w:cs="Times New Roman"/>
            <w:b/>
            <w:sz w:val="24"/>
            <w:szCs w:val="24"/>
            <w:shd w:val="clear" w:color="auto" w:fill="FFFFFF"/>
            <w:rPrChange w:id="1862" w:author="Zhen Tan" w:date="2022-08-23T13:06:00Z">
              <w:rPr>
                <w:rFonts w:ascii="Times New Roman" w:hAnsi="Times New Roman" w:cs="Times New Roman"/>
                <w:color w:val="333333"/>
                <w:sz w:val="24"/>
                <w:szCs w:val="24"/>
                <w:shd w:val="clear" w:color="auto" w:fill="FFFFFF"/>
              </w:rPr>
            </w:rPrChange>
          </w:rPr>
          <w:delText>w</w:delText>
        </w:r>
      </w:del>
      <w:ins w:id="1863" w:author="Zhen Tan" w:date="2022-08-23T13:01:00Z">
        <w:r w:rsidRPr="00892A7D">
          <w:rPr>
            <w:rFonts w:ascii="Times New Roman" w:hAnsi="Times New Roman" w:cs="Times New Roman"/>
            <w:sz w:val="24"/>
            <w:szCs w:val="24"/>
            <w:shd w:val="clear" w:color="auto" w:fill="FFFFFF"/>
            <w:rPrChange w:id="1864" w:author="Zhen Tan" w:date="2022-08-23T13:06:00Z">
              <w:rPr>
                <w:rFonts w:ascii="Times New Roman" w:hAnsi="Times New Roman" w:cs="Times New Roman"/>
                <w:color w:val="333333"/>
                <w:sz w:val="24"/>
                <w:szCs w:val="24"/>
                <w:shd w:val="clear" w:color="auto" w:fill="FFFFFF"/>
              </w:rPr>
            </w:rPrChange>
          </w:rPr>
          <w:t xml:space="preserve"> W</w:t>
        </w:r>
      </w:ins>
      <w:r w:rsidR="00E67543" w:rsidRPr="00892A7D">
        <w:rPr>
          <w:rFonts w:ascii="Times New Roman" w:hAnsi="Times New Roman" w:cs="Times New Roman"/>
          <w:sz w:val="24"/>
          <w:szCs w:val="24"/>
          <w:shd w:val="clear" w:color="auto" w:fill="FFFFFF"/>
          <w:rPrChange w:id="1865" w:author="Zhen Tan" w:date="2022-08-23T13:06:00Z">
            <w:rPr>
              <w:rFonts w:ascii="Times New Roman" w:hAnsi="Times New Roman" w:cs="Times New Roman"/>
              <w:color w:val="333333"/>
              <w:sz w:val="24"/>
              <w:szCs w:val="24"/>
              <w:shd w:val="clear" w:color="auto" w:fill="FFFFFF"/>
            </w:rPr>
          </w:rPrChange>
        </w:rPr>
        <w:t xml:space="preserve">e </w:t>
      </w:r>
      <w:del w:id="1866" w:author="Zhen Tan" w:date="2022-08-23T13:02:00Z">
        <w:r w:rsidR="00E67543" w:rsidRPr="00892A7D" w:rsidDel="002A3719">
          <w:rPr>
            <w:rFonts w:ascii="Times New Roman" w:hAnsi="Times New Roman" w:cs="Times New Roman"/>
            <w:sz w:val="24"/>
            <w:szCs w:val="24"/>
            <w:shd w:val="clear" w:color="auto" w:fill="FFFFFF"/>
            <w:rPrChange w:id="1867" w:author="Zhen Tan" w:date="2022-08-23T13:06:00Z">
              <w:rPr>
                <w:rFonts w:ascii="Times New Roman" w:hAnsi="Times New Roman" w:cs="Times New Roman"/>
                <w:color w:val="333333"/>
                <w:sz w:val="24"/>
                <w:szCs w:val="24"/>
                <w:shd w:val="clear" w:color="auto" w:fill="FFFFFF"/>
              </w:rPr>
            </w:rPrChange>
          </w:rPr>
          <w:delText xml:space="preserve">can simply </w:delText>
        </w:r>
      </w:del>
      <w:r w:rsidR="00E67543" w:rsidRPr="00892A7D">
        <w:rPr>
          <w:rFonts w:ascii="Times New Roman" w:hAnsi="Times New Roman" w:cs="Times New Roman"/>
          <w:sz w:val="24"/>
          <w:szCs w:val="24"/>
          <w:shd w:val="clear" w:color="auto" w:fill="FFFFFF"/>
          <w:rPrChange w:id="1868" w:author="Zhen Tan" w:date="2022-08-23T13:06:00Z">
            <w:rPr>
              <w:rFonts w:ascii="Times New Roman" w:hAnsi="Times New Roman" w:cs="Times New Roman"/>
              <w:color w:val="333333"/>
              <w:sz w:val="24"/>
              <w:szCs w:val="24"/>
              <w:shd w:val="clear" w:color="auto" w:fill="FFFFFF"/>
            </w:rPr>
          </w:rPrChange>
        </w:rPr>
        <w:t xml:space="preserve">compare the objective values of the sampled feasible solutions </w:t>
      </w:r>
      <w:ins w:id="1869" w:author="Zhen Tan" w:date="2022-08-23T13:02:00Z">
        <w:r w:rsidRPr="00892A7D">
          <w:rPr>
            <w:rFonts w:ascii="Times New Roman" w:hAnsi="Times New Roman" w:cs="Times New Roman"/>
            <w:sz w:val="24"/>
            <w:szCs w:val="24"/>
            <w:shd w:val="clear" w:color="auto" w:fill="FFFFFF"/>
            <w:rPrChange w:id="1870" w:author="Zhen Tan" w:date="2022-08-23T13:06:00Z">
              <w:rPr>
                <w:rFonts w:ascii="Times New Roman" w:hAnsi="Times New Roman" w:cs="Times New Roman"/>
                <w:color w:val="333333"/>
                <w:sz w:val="24"/>
                <w:szCs w:val="24"/>
                <w:shd w:val="clear" w:color="auto" w:fill="FFFFFF"/>
              </w:rPr>
            </w:rPrChange>
          </w:rPr>
          <w:t xml:space="preserve">obtained by Step-2 </w:t>
        </w:r>
      </w:ins>
      <w:r w:rsidR="00E67543" w:rsidRPr="00892A7D">
        <w:rPr>
          <w:rFonts w:ascii="Times New Roman" w:hAnsi="Times New Roman" w:cs="Times New Roman"/>
          <w:sz w:val="24"/>
          <w:szCs w:val="24"/>
          <w:shd w:val="clear" w:color="auto" w:fill="FFFFFF"/>
          <w:rPrChange w:id="1871" w:author="Zhen Tan" w:date="2022-08-23T13:06:00Z">
            <w:rPr>
              <w:rFonts w:ascii="Times New Roman" w:hAnsi="Times New Roman" w:cs="Times New Roman"/>
              <w:color w:val="333333"/>
              <w:sz w:val="24"/>
              <w:szCs w:val="24"/>
              <w:shd w:val="clear" w:color="auto" w:fill="FFFFFF"/>
            </w:rPr>
          </w:rPrChange>
        </w:rPr>
        <w:t>to those of the Pareto optimal solutions of (</w:t>
      </w:r>
      <w:del w:id="1872" w:author="Zhen Tan" w:date="2022-08-23T13:01:00Z">
        <w:r w:rsidR="00E67543" w:rsidRPr="00892A7D" w:rsidDel="002A3719">
          <w:rPr>
            <w:rFonts w:ascii="Times New Roman" w:hAnsi="Times New Roman" w:cs="Times New Roman"/>
            <w:sz w:val="24"/>
            <w:szCs w:val="24"/>
            <w:shd w:val="clear" w:color="auto" w:fill="FFFFFF"/>
            <w:rPrChange w:id="1873" w:author="Zhen Tan" w:date="2022-08-23T13:06:00Z">
              <w:rPr>
                <w:rFonts w:ascii="Times New Roman" w:hAnsi="Times New Roman" w:cs="Times New Roman"/>
                <w:color w:val="333333"/>
                <w:sz w:val="24"/>
                <w:szCs w:val="24"/>
                <w:shd w:val="clear" w:color="auto" w:fill="FFFFFF"/>
              </w:rPr>
            </w:rPrChange>
          </w:rPr>
          <w:delText>17</w:delText>
        </w:r>
      </w:del>
      <w:ins w:id="1874" w:author="Zhen Tan" w:date="2022-08-23T13:01:00Z">
        <w:r w:rsidRPr="00892A7D">
          <w:rPr>
            <w:rFonts w:ascii="Times New Roman" w:hAnsi="Times New Roman" w:cs="Times New Roman"/>
            <w:sz w:val="24"/>
            <w:szCs w:val="24"/>
            <w:shd w:val="clear" w:color="auto" w:fill="FFFFFF"/>
            <w:rPrChange w:id="1875" w:author="Zhen Tan" w:date="2022-08-23T13:06:00Z">
              <w:rPr>
                <w:rFonts w:ascii="Times New Roman" w:hAnsi="Times New Roman" w:cs="Times New Roman"/>
                <w:color w:val="333333"/>
                <w:sz w:val="24"/>
                <w:szCs w:val="24"/>
                <w:shd w:val="clear" w:color="auto" w:fill="FFFFFF"/>
              </w:rPr>
            </w:rPrChange>
          </w:rPr>
          <w:t>12</w:t>
        </w:r>
      </w:ins>
      <w:r w:rsidR="00E67543" w:rsidRPr="00892A7D">
        <w:rPr>
          <w:rFonts w:ascii="Times New Roman" w:hAnsi="Times New Roman" w:cs="Times New Roman"/>
          <w:sz w:val="24"/>
          <w:szCs w:val="24"/>
          <w:shd w:val="clear" w:color="auto" w:fill="FFFFFF"/>
          <w:rPrChange w:id="1876" w:author="Zhen Tan" w:date="2022-08-23T13:06:00Z">
            <w:rPr>
              <w:rFonts w:ascii="Times New Roman" w:hAnsi="Times New Roman" w:cs="Times New Roman"/>
              <w:color w:val="333333"/>
              <w:sz w:val="24"/>
              <w:szCs w:val="24"/>
              <w:shd w:val="clear" w:color="auto" w:fill="FFFFFF"/>
            </w:rPr>
          </w:rPrChange>
        </w:rPr>
        <w:t>) (with those sampled ones deleted if any)</w:t>
      </w:r>
      <w:ins w:id="1877" w:author="Zhen Tan" w:date="2022-08-23T13:01:00Z">
        <w:r w:rsidRPr="00892A7D">
          <w:rPr>
            <w:rFonts w:ascii="Times New Roman" w:hAnsi="Times New Roman" w:cs="Times New Roman"/>
            <w:sz w:val="24"/>
            <w:szCs w:val="24"/>
            <w:shd w:val="clear" w:color="auto" w:fill="FFFFFF"/>
            <w:rPrChange w:id="1878" w:author="Zhen Tan" w:date="2022-08-23T13:06:00Z">
              <w:rPr>
                <w:rFonts w:ascii="Times New Roman" w:hAnsi="Times New Roman" w:cs="Times New Roman"/>
                <w:color w:val="333333"/>
                <w:sz w:val="24"/>
                <w:szCs w:val="24"/>
                <w:shd w:val="clear" w:color="auto" w:fill="FFFFFF"/>
              </w:rPr>
            </w:rPrChange>
          </w:rPr>
          <w:t xml:space="preserve"> </w:t>
        </w:r>
      </w:ins>
      <w:ins w:id="1879" w:author="Zhen Tan" w:date="2022-08-23T13:02:00Z">
        <w:r w:rsidRPr="00892A7D">
          <w:rPr>
            <w:rFonts w:ascii="Times New Roman" w:hAnsi="Times New Roman" w:cs="Times New Roman"/>
            <w:sz w:val="24"/>
            <w:szCs w:val="24"/>
            <w:shd w:val="clear" w:color="auto" w:fill="FFFFFF"/>
            <w:rPrChange w:id="1880" w:author="Zhen Tan" w:date="2022-08-23T13:06:00Z">
              <w:rPr>
                <w:rFonts w:ascii="Times New Roman" w:hAnsi="Times New Roman" w:cs="Times New Roman"/>
                <w:color w:val="333333"/>
                <w:sz w:val="24"/>
                <w:szCs w:val="24"/>
                <w:shd w:val="clear" w:color="auto" w:fill="FFFFFF"/>
              </w:rPr>
            </w:rPrChange>
          </w:rPr>
          <w:t xml:space="preserve">obtained </w:t>
        </w:r>
      </w:ins>
      <w:ins w:id="1881" w:author="Zhen Tan" w:date="2022-08-23T13:01:00Z">
        <w:r w:rsidRPr="00892A7D">
          <w:rPr>
            <w:rFonts w:ascii="Times New Roman" w:hAnsi="Times New Roman" w:cs="Times New Roman"/>
            <w:sz w:val="24"/>
            <w:szCs w:val="24"/>
            <w:shd w:val="clear" w:color="auto" w:fill="FFFFFF"/>
            <w:rPrChange w:id="1882" w:author="Zhen Tan" w:date="2022-08-23T13:06:00Z">
              <w:rPr>
                <w:rFonts w:ascii="Times New Roman" w:hAnsi="Times New Roman" w:cs="Times New Roman"/>
                <w:color w:val="333333"/>
                <w:sz w:val="24"/>
                <w:szCs w:val="24"/>
                <w:shd w:val="clear" w:color="auto" w:fill="FFFFFF"/>
              </w:rPr>
            </w:rPrChange>
          </w:rPr>
          <w:t>by Step-1</w:t>
        </w:r>
      </w:ins>
      <w:r w:rsidR="00E67543" w:rsidRPr="00892A7D">
        <w:rPr>
          <w:rFonts w:ascii="Times New Roman" w:hAnsi="Times New Roman" w:cs="Times New Roman"/>
          <w:sz w:val="24"/>
          <w:szCs w:val="24"/>
          <w:shd w:val="clear" w:color="auto" w:fill="FFFFFF"/>
          <w:rPrChange w:id="1883" w:author="Zhen Tan" w:date="2022-08-23T13:06:00Z">
            <w:rPr>
              <w:rFonts w:ascii="Times New Roman" w:hAnsi="Times New Roman" w:cs="Times New Roman"/>
              <w:color w:val="333333"/>
              <w:sz w:val="24"/>
              <w:szCs w:val="24"/>
              <w:shd w:val="clear" w:color="auto" w:fill="FFFFFF"/>
            </w:rPr>
          </w:rPrChange>
        </w:rPr>
        <w:t xml:space="preserve"> to form the true Pareto optimal solutions for the original proble</w:t>
      </w:r>
      <w:commentRangeEnd w:id="1854"/>
      <w:r w:rsidR="007C5D82" w:rsidRPr="00892A7D">
        <w:rPr>
          <w:rStyle w:val="afd"/>
        </w:rPr>
        <w:commentReference w:id="1854"/>
      </w:r>
      <w:commentRangeEnd w:id="1855"/>
      <w:r w:rsidR="0005408A">
        <w:rPr>
          <w:rStyle w:val="afd"/>
        </w:rPr>
        <w:commentReference w:id="1855"/>
      </w:r>
      <w:r w:rsidR="00E67543" w:rsidRPr="00892A7D">
        <w:rPr>
          <w:rFonts w:ascii="Times New Roman" w:hAnsi="Times New Roman" w:cs="Times New Roman"/>
          <w:sz w:val="24"/>
          <w:szCs w:val="24"/>
          <w:shd w:val="clear" w:color="auto" w:fill="FFFFFF"/>
          <w:rPrChange w:id="1884" w:author="Zhen Tan" w:date="2022-08-23T13:06:00Z">
            <w:rPr>
              <w:rFonts w:ascii="Times New Roman" w:hAnsi="Times New Roman" w:cs="Times New Roman"/>
              <w:color w:val="333333"/>
              <w:sz w:val="24"/>
              <w:szCs w:val="24"/>
              <w:shd w:val="clear" w:color="auto" w:fill="FFFFFF"/>
            </w:rPr>
          </w:rPrChange>
        </w:rPr>
        <w:t>m (1</w:t>
      </w:r>
      <w:ins w:id="1885" w:author="Zhen Tan" w:date="2022-08-23T13:02:00Z">
        <w:r w:rsidRPr="00892A7D">
          <w:rPr>
            <w:rFonts w:ascii="Times New Roman" w:hAnsi="Times New Roman" w:cs="Times New Roman"/>
            <w:sz w:val="24"/>
            <w:szCs w:val="24"/>
            <w:shd w:val="clear" w:color="auto" w:fill="FFFFFF"/>
            <w:rPrChange w:id="1886" w:author="Zhen Tan" w:date="2022-08-23T13:06:00Z">
              <w:rPr>
                <w:rFonts w:ascii="Times New Roman" w:hAnsi="Times New Roman" w:cs="Times New Roman"/>
                <w:color w:val="333333"/>
                <w:sz w:val="24"/>
                <w:szCs w:val="24"/>
                <w:shd w:val="clear" w:color="auto" w:fill="FFFFFF"/>
              </w:rPr>
            </w:rPrChange>
          </w:rPr>
          <w:t>1</w:t>
        </w:r>
      </w:ins>
      <w:del w:id="1887" w:author="Zhen Tan" w:date="2022-08-23T13:02:00Z">
        <w:r w:rsidR="00E67543" w:rsidRPr="00892A7D" w:rsidDel="002A3719">
          <w:rPr>
            <w:rFonts w:ascii="Times New Roman" w:hAnsi="Times New Roman" w:cs="Times New Roman"/>
            <w:sz w:val="24"/>
            <w:szCs w:val="24"/>
            <w:shd w:val="clear" w:color="auto" w:fill="FFFFFF"/>
            <w:rPrChange w:id="1888" w:author="Zhen Tan" w:date="2022-08-23T13:06:00Z">
              <w:rPr>
                <w:rFonts w:ascii="Times New Roman" w:hAnsi="Times New Roman" w:cs="Times New Roman"/>
                <w:color w:val="333333"/>
                <w:sz w:val="24"/>
                <w:szCs w:val="24"/>
                <w:shd w:val="clear" w:color="auto" w:fill="FFFFFF"/>
              </w:rPr>
            </w:rPrChange>
          </w:rPr>
          <w:delText>6</w:delText>
        </w:r>
      </w:del>
      <w:r w:rsidR="00E67543" w:rsidRPr="00892A7D">
        <w:rPr>
          <w:rFonts w:ascii="Times New Roman" w:hAnsi="Times New Roman" w:cs="Times New Roman"/>
          <w:sz w:val="24"/>
          <w:szCs w:val="24"/>
          <w:shd w:val="clear" w:color="auto" w:fill="FFFFFF"/>
          <w:rPrChange w:id="1889" w:author="Zhen Tan" w:date="2022-08-23T13:06:00Z">
            <w:rPr>
              <w:rFonts w:ascii="Times New Roman" w:hAnsi="Times New Roman" w:cs="Times New Roman"/>
              <w:color w:val="333333"/>
              <w:sz w:val="24"/>
              <w:szCs w:val="24"/>
              <w:shd w:val="clear" w:color="auto" w:fill="FFFFFF"/>
            </w:rPr>
          </w:rPrChange>
        </w:rPr>
        <w:t xml:space="preserve">). </w:t>
      </w:r>
    </w:p>
    <w:bookmarkEnd w:id="1602"/>
    <w:p w14:paraId="276A4EF6" w14:textId="77777777" w:rsidR="00E67543" w:rsidRPr="00E0165C" w:rsidRDefault="00E67543" w:rsidP="008052D1">
      <w:pPr>
        <w:adjustRightInd w:val="0"/>
        <w:snapToGrid w:val="0"/>
        <w:rPr>
          <w:rFonts w:ascii="Times New Roman" w:hAnsi="Times New Roman" w:cs="Times New Roman"/>
          <w:sz w:val="24"/>
          <w:szCs w:val="24"/>
        </w:rPr>
      </w:pPr>
    </w:p>
    <w:p w14:paraId="3464032B" w14:textId="73BC32D1" w:rsidR="00E67543" w:rsidRPr="002E3A01" w:rsidRDefault="00F22D01" w:rsidP="008052D1">
      <w:pPr>
        <w:pStyle w:val="2"/>
        <w:adjustRightInd w:val="0"/>
        <w:snapToGrid w:val="0"/>
        <w:spacing w:before="0"/>
        <w:rPr>
          <w:rFonts w:ascii="Times New Roman" w:hAnsi="Times New Roman" w:cs="Times New Roman"/>
          <w:b/>
          <w:iCs/>
          <w:color w:val="auto"/>
          <w:sz w:val="24"/>
          <w:szCs w:val="24"/>
          <w:rPrChange w:id="1890" w:author="Zhen Tan" w:date="2022-08-29T00:22:00Z">
            <w:rPr>
              <w:rFonts w:ascii="Times New Roman" w:hAnsi="Times New Roman" w:cs="Times New Roman"/>
              <w:i/>
              <w:iCs/>
              <w:color w:val="auto"/>
              <w:sz w:val="24"/>
              <w:szCs w:val="24"/>
            </w:rPr>
          </w:rPrChange>
        </w:rPr>
      </w:pPr>
      <w:r w:rsidRPr="002E3A01">
        <w:rPr>
          <w:rFonts w:ascii="Times New Roman" w:eastAsiaTheme="minorEastAsia" w:hAnsi="Times New Roman" w:cs="Times New Roman"/>
          <w:b/>
          <w:iCs/>
          <w:color w:val="auto"/>
          <w:sz w:val="24"/>
          <w:szCs w:val="24"/>
          <w:rPrChange w:id="1891" w:author="Zhen Tan" w:date="2022-08-29T00:22:00Z">
            <w:rPr>
              <w:rFonts w:ascii="Times New Roman" w:eastAsiaTheme="minorEastAsia" w:hAnsi="Times New Roman" w:cs="Times New Roman"/>
              <w:i/>
              <w:iCs/>
              <w:color w:val="auto"/>
              <w:sz w:val="24"/>
              <w:szCs w:val="24"/>
            </w:rPr>
          </w:rPrChange>
        </w:rPr>
        <w:t>4</w:t>
      </w:r>
      <w:r w:rsidR="00E67543" w:rsidRPr="002E3A01">
        <w:rPr>
          <w:rFonts w:ascii="Times New Roman" w:eastAsiaTheme="minorEastAsia" w:hAnsi="Times New Roman" w:cs="Times New Roman"/>
          <w:b/>
          <w:iCs/>
          <w:color w:val="auto"/>
          <w:sz w:val="24"/>
          <w:szCs w:val="24"/>
          <w:rPrChange w:id="1892" w:author="Zhen Tan" w:date="2022-08-29T00:22:00Z">
            <w:rPr>
              <w:rFonts w:ascii="Times New Roman" w:eastAsiaTheme="minorEastAsia" w:hAnsi="Times New Roman" w:cs="Times New Roman"/>
              <w:i/>
              <w:iCs/>
              <w:color w:val="auto"/>
              <w:sz w:val="24"/>
              <w:szCs w:val="24"/>
            </w:rPr>
          </w:rPrChange>
        </w:rPr>
        <w:t>.3</w:t>
      </w:r>
      <w:r w:rsidR="00E67543" w:rsidRPr="002E3A01">
        <w:rPr>
          <w:b/>
          <w:color w:val="auto"/>
          <w:rPrChange w:id="1893" w:author="Zhen Tan" w:date="2022-08-29T00:22:00Z">
            <w:rPr>
              <w:color w:val="auto"/>
            </w:rPr>
          </w:rPrChange>
        </w:rPr>
        <w:t xml:space="preserve"> </w:t>
      </w:r>
      <w:r w:rsidR="00E67543" w:rsidRPr="002E3A01">
        <w:rPr>
          <w:rFonts w:ascii="Times New Roman" w:hAnsi="Times New Roman" w:cs="Times New Roman"/>
          <w:b/>
          <w:iCs/>
          <w:color w:val="auto"/>
          <w:sz w:val="24"/>
          <w:szCs w:val="24"/>
          <w:rPrChange w:id="1894" w:author="Zhen Tan" w:date="2022-08-29T00:22:00Z">
            <w:rPr>
              <w:rFonts w:ascii="Times New Roman" w:hAnsi="Times New Roman" w:cs="Times New Roman"/>
              <w:i/>
              <w:iCs/>
              <w:color w:val="auto"/>
              <w:sz w:val="24"/>
              <w:szCs w:val="24"/>
            </w:rPr>
          </w:rPrChange>
        </w:rPr>
        <w:t xml:space="preserve">The Knowledge Gradient (KG) </w:t>
      </w:r>
      <w:del w:id="1895" w:author="Zhen Tan" w:date="2022-08-21T01:51:00Z">
        <w:r w:rsidR="00E67543" w:rsidRPr="002E3A01" w:rsidDel="009A5DE9">
          <w:rPr>
            <w:rFonts w:ascii="Times New Roman" w:hAnsi="Times New Roman" w:cs="Times New Roman"/>
            <w:b/>
            <w:iCs/>
            <w:color w:val="auto"/>
            <w:sz w:val="24"/>
            <w:szCs w:val="24"/>
            <w:rPrChange w:id="1896" w:author="Zhen Tan" w:date="2022-08-29T00:22:00Z">
              <w:rPr>
                <w:rFonts w:ascii="Times New Roman" w:hAnsi="Times New Roman" w:cs="Times New Roman"/>
                <w:i/>
                <w:iCs/>
                <w:color w:val="auto"/>
                <w:sz w:val="24"/>
                <w:szCs w:val="24"/>
              </w:rPr>
            </w:rPrChange>
          </w:rPr>
          <w:delText xml:space="preserve">based </w:delText>
        </w:r>
      </w:del>
      <w:r w:rsidR="00E67543" w:rsidRPr="002E3A01">
        <w:rPr>
          <w:rFonts w:ascii="Times New Roman" w:hAnsi="Times New Roman" w:cs="Times New Roman"/>
          <w:b/>
          <w:iCs/>
          <w:color w:val="auto"/>
          <w:sz w:val="24"/>
          <w:szCs w:val="24"/>
          <w:rPrChange w:id="1897" w:author="Zhen Tan" w:date="2022-08-29T00:22:00Z">
            <w:rPr>
              <w:rFonts w:ascii="Times New Roman" w:hAnsi="Times New Roman" w:cs="Times New Roman"/>
              <w:i/>
              <w:iCs/>
              <w:color w:val="auto"/>
              <w:sz w:val="24"/>
              <w:szCs w:val="24"/>
            </w:rPr>
          </w:rPrChange>
        </w:rPr>
        <w:t xml:space="preserve">sampling policy </w:t>
      </w:r>
    </w:p>
    <w:p w14:paraId="3DBE9B65" w14:textId="5CD611D7" w:rsidR="005F2EAD" w:rsidRDefault="00915EE0" w:rsidP="005F2EAD">
      <w:pPr>
        <w:adjustRightInd w:val="0"/>
        <w:snapToGrid w:val="0"/>
        <w:ind w:firstLine="480"/>
        <w:rPr>
          <w:ins w:id="1898" w:author="Zhen Tan" w:date="2022-08-29T15:46:00Z"/>
          <w:rFonts w:ascii="Times New Roman" w:hAnsi="Times New Roman" w:cs="Times New Roman"/>
          <w:bCs/>
          <w:color w:val="000000" w:themeColor="text1"/>
          <w:sz w:val="24"/>
          <w:szCs w:val="24"/>
          <w:shd w:val="clear" w:color="auto" w:fill="FFFFFF"/>
        </w:rPr>
      </w:pPr>
      <w:ins w:id="1899" w:author="Zhen Tan" w:date="2022-08-29T00:15:00Z">
        <w:r>
          <w:rPr>
            <w:rFonts w:ascii="Times New Roman" w:hAnsi="Times New Roman" w:cs="Times New Roman" w:hint="eastAsia"/>
            <w:sz w:val="24"/>
            <w:szCs w:val="24"/>
          </w:rPr>
          <w:t>In</w:t>
        </w:r>
        <w:r>
          <w:rPr>
            <w:rFonts w:ascii="Times New Roman" w:hAnsi="Times New Roman" w:cs="Times New Roman"/>
            <w:sz w:val="24"/>
            <w:szCs w:val="24"/>
          </w:rPr>
          <w:t xml:space="preserve"> </w:t>
        </w:r>
        <w:r>
          <w:rPr>
            <w:rFonts w:ascii="Times New Roman" w:hAnsi="Times New Roman" w:cs="Times New Roman" w:hint="eastAsia"/>
            <w:sz w:val="24"/>
            <w:szCs w:val="24"/>
          </w:rPr>
          <w:t>thi</w:t>
        </w:r>
        <w:r>
          <w:rPr>
            <w:rFonts w:ascii="Times New Roman" w:hAnsi="Times New Roman" w:cs="Times New Roman"/>
            <w:sz w:val="24"/>
            <w:szCs w:val="24"/>
          </w:rPr>
          <w:t xml:space="preserve">s subsection, we will </w:t>
        </w:r>
      </w:ins>
      <w:del w:id="1900" w:author="Zhen Tan" w:date="2022-08-29T00:15:00Z">
        <w:r w:rsidR="00E67543" w:rsidDel="00915EE0">
          <w:rPr>
            <w:rFonts w:ascii="Times New Roman" w:hAnsi="Times New Roman" w:cs="Times New Roman"/>
            <w:sz w:val="24"/>
            <w:szCs w:val="24"/>
          </w:rPr>
          <w:delText>We adopt t</w:delText>
        </w:r>
      </w:del>
      <w:ins w:id="1901" w:author="Zhen Tan" w:date="2022-08-29T00:15:00Z">
        <w:r>
          <w:rPr>
            <w:rFonts w:ascii="Times New Roman" w:hAnsi="Times New Roman" w:cs="Times New Roman"/>
            <w:sz w:val="24"/>
            <w:szCs w:val="24"/>
          </w:rPr>
          <w:t xml:space="preserve">tailor </w:t>
        </w:r>
        <w:r w:rsidR="00915128">
          <w:rPr>
            <w:rFonts w:ascii="Times New Roman" w:hAnsi="Times New Roman" w:cs="Times New Roman"/>
            <w:sz w:val="24"/>
            <w:szCs w:val="24"/>
          </w:rPr>
          <w:t>t</w:t>
        </w:r>
      </w:ins>
      <w:r w:rsidR="00E67543">
        <w:rPr>
          <w:rFonts w:ascii="Times New Roman" w:hAnsi="Times New Roman" w:cs="Times New Roman"/>
          <w:sz w:val="24"/>
          <w:szCs w:val="24"/>
        </w:rPr>
        <w:t xml:space="preserve">he </w:t>
      </w:r>
      <w:ins w:id="1902" w:author="Zhen Tan" w:date="2022-08-29T00:18:00Z">
        <w:r w:rsidR="00915128">
          <w:rPr>
            <w:rFonts w:ascii="Times New Roman" w:hAnsi="Times New Roman" w:cs="Times New Roman"/>
            <w:sz w:val="24"/>
            <w:szCs w:val="24"/>
          </w:rPr>
          <w:t xml:space="preserve">GP-based </w:t>
        </w:r>
      </w:ins>
      <w:r w:rsidR="00E67543">
        <w:rPr>
          <w:rFonts w:ascii="Times New Roman" w:hAnsi="Times New Roman" w:cs="Times New Roman"/>
          <w:sz w:val="24"/>
          <w:szCs w:val="24"/>
        </w:rPr>
        <w:t>knowledge gradient</w:t>
      </w:r>
      <w:del w:id="1903" w:author="Zhen Tan" w:date="2022-08-28T23:58:00Z">
        <w:r w:rsidR="00E67543" w:rsidDel="006C22C1">
          <w:rPr>
            <w:rFonts w:ascii="Times New Roman" w:hAnsi="Times New Roman" w:cs="Times New Roman"/>
            <w:sz w:val="24"/>
            <w:szCs w:val="24"/>
          </w:rPr>
          <w:delText xml:space="preserve"> </w:delText>
        </w:r>
      </w:del>
      <w:del w:id="1904" w:author="Zhen Tan" w:date="2022-08-29T00:15:00Z">
        <w:r w:rsidR="00E67543" w:rsidDel="00915128">
          <w:rPr>
            <w:rFonts w:ascii="Times New Roman" w:hAnsi="Times New Roman" w:cs="Times New Roman"/>
            <w:sz w:val="24"/>
            <w:szCs w:val="24"/>
          </w:rPr>
          <w:delText>based</w:delText>
        </w:r>
      </w:del>
      <w:r w:rsidR="00E67543">
        <w:rPr>
          <w:rFonts w:ascii="Times New Roman" w:hAnsi="Times New Roman" w:cs="Times New Roman"/>
          <w:sz w:val="24"/>
          <w:szCs w:val="24"/>
        </w:rPr>
        <w:t xml:space="preserve"> sampling policy </w:t>
      </w:r>
      <w:ins w:id="1905" w:author="Zhen Tan" w:date="2022-08-29T00:16:00Z">
        <w:r w:rsidR="00915128">
          <w:rPr>
            <w:rFonts w:ascii="Times New Roman" w:hAnsi="Times New Roman" w:cs="Times New Roman"/>
            <w:sz w:val="24"/>
            <w:szCs w:val="24"/>
          </w:rPr>
          <w:t xml:space="preserve">to </w:t>
        </w:r>
      </w:ins>
      <w:del w:id="1906" w:author="Zhen Tan" w:date="2022-08-29T00:20:00Z">
        <w:r w:rsidR="00E67543" w:rsidDel="00915128">
          <w:rPr>
            <w:rFonts w:ascii="Times New Roman" w:hAnsi="Times New Roman" w:cs="Times New Roman"/>
            <w:sz w:val="24"/>
            <w:szCs w:val="24"/>
          </w:rPr>
          <w:delText xml:space="preserve">for </w:delText>
        </w:r>
        <w:commentRangeStart w:id="1907"/>
        <w:commentRangeStart w:id="1908"/>
        <w:r w:rsidR="00E67543" w:rsidDel="00915128">
          <w:rPr>
            <w:rFonts w:ascii="Times New Roman" w:hAnsi="Times New Roman" w:cs="Times New Roman"/>
            <w:sz w:val="24"/>
            <w:szCs w:val="24"/>
          </w:rPr>
          <w:delText xml:space="preserve">solving </w:delText>
        </w:r>
      </w:del>
      <w:r w:rsidR="00E67543">
        <w:rPr>
          <w:rFonts w:ascii="Times New Roman" w:hAnsi="Times New Roman" w:cs="Times New Roman"/>
          <w:sz w:val="24"/>
          <w:szCs w:val="24"/>
        </w:rPr>
        <w:t>problem (</w:t>
      </w:r>
      <w:del w:id="1909" w:author="Zhen Tan" w:date="2022-08-29T00:20:00Z">
        <w:r w:rsidR="00E67543" w:rsidDel="00915128">
          <w:rPr>
            <w:rFonts w:ascii="Times New Roman" w:hAnsi="Times New Roman" w:cs="Times New Roman"/>
            <w:sz w:val="24"/>
            <w:szCs w:val="24"/>
          </w:rPr>
          <w:delText>1</w:delText>
        </w:r>
      </w:del>
      <w:r w:rsidR="00E67543">
        <w:rPr>
          <w:rFonts w:ascii="Times New Roman" w:hAnsi="Times New Roman" w:cs="Times New Roman"/>
          <w:sz w:val="24"/>
          <w:szCs w:val="24"/>
        </w:rPr>
        <w:t>6)</w:t>
      </w:r>
      <w:commentRangeEnd w:id="1907"/>
      <w:r w:rsidR="000950C6">
        <w:rPr>
          <w:rStyle w:val="afd"/>
        </w:rPr>
        <w:commentReference w:id="1907"/>
      </w:r>
      <w:commentRangeEnd w:id="1908"/>
      <w:ins w:id="1910" w:author="Zhen Tan" w:date="2022-08-29T00:20:00Z">
        <w:r w:rsidR="00915128">
          <w:rPr>
            <w:rFonts w:ascii="Times New Roman" w:hAnsi="Times New Roman" w:cs="Times New Roman"/>
            <w:sz w:val="24"/>
            <w:szCs w:val="24"/>
          </w:rPr>
          <w:t xml:space="preserve"> </w:t>
        </w:r>
      </w:ins>
      <w:r w:rsidR="00ED1C7B">
        <w:rPr>
          <w:rStyle w:val="afd"/>
        </w:rPr>
        <w:commentReference w:id="1908"/>
      </w:r>
      <w:ins w:id="1911" w:author="Zhen Tan" w:date="2022-08-29T00:18:00Z">
        <w:r w:rsidR="00915128">
          <w:rPr>
            <w:rFonts w:ascii="Times New Roman" w:hAnsi="Times New Roman" w:cs="Times New Roman"/>
            <w:sz w:val="24"/>
            <w:szCs w:val="24"/>
          </w:rPr>
          <w:t>considering the parametric model described in 4.2</w:t>
        </w:r>
      </w:ins>
      <w:r w:rsidR="00E67543">
        <w:rPr>
          <w:rFonts w:ascii="Times New Roman" w:hAnsi="Times New Roman" w:cs="Times New Roman"/>
          <w:sz w:val="24"/>
          <w:szCs w:val="24"/>
        </w:rPr>
        <w:t xml:space="preserve">. </w:t>
      </w:r>
      <w:ins w:id="1912" w:author="Zhen Tan" w:date="2022-08-29T15:46:00Z">
        <w:r w:rsidR="005F2EAD" w:rsidRPr="00CD5420">
          <w:rPr>
            <w:rFonts w:ascii="Times New Roman" w:hAnsi="Times New Roman" w:cs="Times New Roman"/>
            <w:bCs/>
            <w:color w:val="000000" w:themeColor="text1"/>
            <w:sz w:val="24"/>
            <w:szCs w:val="24"/>
            <w:shd w:val="clear" w:color="auto" w:fill="FFFFFF"/>
          </w:rPr>
          <w:t>The</w:t>
        </w:r>
        <w:r w:rsidR="005F2EAD">
          <w:rPr>
            <w:rFonts w:ascii="Times New Roman" w:hAnsi="Times New Roman" w:cs="Times New Roman"/>
            <w:bCs/>
            <w:color w:val="000000" w:themeColor="text1"/>
            <w:sz w:val="24"/>
            <w:szCs w:val="24"/>
            <w:shd w:val="clear" w:color="auto" w:fill="FFFFFF"/>
          </w:rPr>
          <w:t xml:space="preserve"> entire</w:t>
        </w:r>
        <w:r w:rsidR="005F2EAD" w:rsidRPr="00CD5420">
          <w:rPr>
            <w:rFonts w:ascii="Times New Roman" w:hAnsi="Times New Roman" w:cs="Times New Roman"/>
            <w:bCs/>
            <w:color w:val="000000" w:themeColor="text1"/>
            <w:sz w:val="24"/>
            <w:szCs w:val="24"/>
            <w:shd w:val="clear" w:color="auto" w:fill="FFFFFF"/>
          </w:rPr>
          <w:t xml:space="preserve"> solution procedure is summarized in </w:t>
        </w:r>
        <w:r w:rsidR="005F2EAD" w:rsidRPr="00F17244">
          <w:rPr>
            <w:rFonts w:ascii="Times New Roman" w:hAnsi="Times New Roman" w:cs="Times New Roman"/>
            <w:b/>
            <w:bCs/>
            <w:color w:val="000000" w:themeColor="text1"/>
            <w:sz w:val="24"/>
            <w:szCs w:val="24"/>
            <w:shd w:val="clear" w:color="auto" w:fill="FFFFFF"/>
          </w:rPr>
          <w:t>Algorithm 1</w:t>
        </w:r>
        <w:r w:rsidR="005F2EAD" w:rsidRPr="00CD5420">
          <w:rPr>
            <w:rFonts w:ascii="Times New Roman" w:hAnsi="Times New Roman" w:cs="Times New Roman"/>
            <w:bCs/>
            <w:color w:val="000000" w:themeColor="text1"/>
            <w:sz w:val="24"/>
            <w:szCs w:val="24"/>
            <w:shd w:val="clear" w:color="auto" w:fill="FFFFFF"/>
          </w:rPr>
          <w:t xml:space="preserve"> in the </w:t>
        </w:r>
        <w:r w:rsidR="005F2EAD">
          <w:rPr>
            <w:rFonts w:ascii="Times New Roman" w:hAnsi="Times New Roman" w:cs="Times New Roman"/>
            <w:b/>
            <w:bCs/>
            <w:color w:val="000000" w:themeColor="text1"/>
            <w:sz w:val="24"/>
            <w:szCs w:val="24"/>
            <w:shd w:val="clear" w:color="auto" w:fill="FFFFFF"/>
          </w:rPr>
          <w:t>A</w:t>
        </w:r>
        <w:r w:rsidR="005F2EAD" w:rsidRPr="00F17244">
          <w:rPr>
            <w:rFonts w:ascii="Times New Roman" w:hAnsi="Times New Roman" w:cs="Times New Roman"/>
            <w:b/>
            <w:bCs/>
            <w:color w:val="000000" w:themeColor="text1"/>
            <w:sz w:val="24"/>
            <w:szCs w:val="24"/>
            <w:shd w:val="clear" w:color="auto" w:fill="FFFFFF"/>
          </w:rPr>
          <w:t>ppendix</w:t>
        </w:r>
        <w:r w:rsidR="005F2EAD">
          <w:rPr>
            <w:rFonts w:ascii="Times New Roman" w:hAnsi="Times New Roman" w:cs="Times New Roman"/>
            <w:bCs/>
            <w:color w:val="000000" w:themeColor="text1"/>
            <w:sz w:val="24"/>
            <w:szCs w:val="24"/>
            <w:shd w:val="clear" w:color="auto" w:fill="FFFFFF"/>
          </w:rPr>
          <w:t>, and will be detailed</w:t>
        </w:r>
      </w:ins>
      <w:ins w:id="1913" w:author="Zhen Tan" w:date="2022-08-29T15:47:00Z">
        <w:r w:rsidR="005F2EAD">
          <w:rPr>
            <w:rFonts w:ascii="Times New Roman" w:hAnsi="Times New Roman" w:cs="Times New Roman"/>
            <w:bCs/>
            <w:color w:val="000000" w:themeColor="text1"/>
            <w:sz w:val="24"/>
            <w:szCs w:val="24"/>
            <w:shd w:val="clear" w:color="auto" w:fill="FFFFFF"/>
          </w:rPr>
          <w:t xml:space="preserve"> as follows. </w:t>
        </w:r>
      </w:ins>
    </w:p>
    <w:p w14:paraId="7BDA4D41" w14:textId="509636F4" w:rsidR="00E67543" w:rsidRDefault="00E67543">
      <w:pPr>
        <w:adjustRightInd w:val="0"/>
        <w:snapToGrid w:val="0"/>
        <w:ind w:firstLine="480"/>
        <w:rPr>
          <w:rFonts w:ascii="Times New Roman" w:hAnsi="Times New Roman" w:cs="Times New Roman"/>
          <w:sz w:val="24"/>
          <w:szCs w:val="24"/>
        </w:rPr>
        <w:pPrChange w:id="1914" w:author="Zhen Tan" w:date="2022-08-29T15:46:00Z">
          <w:pPr>
            <w:adjustRightInd w:val="0"/>
            <w:snapToGrid w:val="0"/>
          </w:pPr>
        </w:pPrChange>
      </w:pPr>
      <w:del w:id="1915" w:author="Zhen Tan" w:date="2022-08-29T15:47:00Z">
        <w:r w:rsidDel="005F2EAD">
          <w:rPr>
            <w:rFonts w:ascii="Times New Roman" w:hAnsi="Times New Roman" w:cs="Times New Roman" w:hint="eastAsia"/>
            <w:sz w:val="24"/>
            <w:szCs w:val="24"/>
          </w:rPr>
          <w:delText>Specifically, a</w:delText>
        </w:r>
      </w:del>
      <w:ins w:id="1916" w:author="Zhen Tan" w:date="2022-08-29T15:47:00Z">
        <w:r w:rsidR="005F2EAD">
          <w:rPr>
            <w:rFonts w:ascii="Times New Roman" w:hAnsi="Times New Roman" w:cs="Times New Roman" w:hint="eastAsia"/>
            <w:sz w:val="24"/>
            <w:szCs w:val="24"/>
          </w:rPr>
          <w:t>A</w:t>
        </w:r>
      </w:ins>
      <w:r>
        <w:rPr>
          <w:rFonts w:ascii="Times New Roman" w:hAnsi="Times New Roman" w:cs="Times New Roman"/>
          <w:sz w:val="24"/>
          <w:szCs w:val="24"/>
        </w:rPr>
        <w:t xml:space="preserve">t each sampling stage </w:t>
      </w:r>
      <m:oMath>
        <m:r>
          <w:rPr>
            <w:rFonts w:ascii="Cambria Math" w:hAnsi="Cambria Math" w:cs="Times New Roman"/>
            <w:sz w:val="24"/>
            <w:szCs w:val="24"/>
          </w:rPr>
          <m:t>n</m:t>
        </m:r>
        <m:r>
          <w:rPr>
            <w:rFonts w:ascii="Cambria Math" w:eastAsia="宋体" w:hAnsi="Cambria Math" w:cs="Times New Roman"/>
            <w:sz w:val="24"/>
            <w:szCs w:val="24"/>
          </w:rPr>
          <m:t>=1</m:t>
        </m:r>
        <m:r>
          <m:rPr>
            <m:sty m:val="p"/>
          </m:rPr>
          <w:rPr>
            <w:rFonts w:ascii="Cambria Math" w:eastAsia="宋体" w:hAnsi="Cambria Math" w:cs="Times New Roman"/>
            <w:sz w:val="24"/>
            <w:szCs w:val="24"/>
          </w:rPr>
          <m:t>,…,</m:t>
        </m:r>
        <m:r>
          <w:rPr>
            <w:rFonts w:ascii="Cambria Math" w:hAnsi="Cambria Math" w:cs="Times New Roman"/>
            <w:sz w:val="24"/>
            <w:szCs w:val="24"/>
          </w:rPr>
          <m:t>N</m:t>
        </m:r>
      </m:oMath>
      <w:r>
        <w:rPr>
          <w:rFonts w:ascii="Times New Roman" w:hAnsi="Times New Roman" w:cs="Times New Roman"/>
          <w:bCs/>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we go through the following steps</w:t>
      </w:r>
      <w:ins w:id="1917" w:author="Zhen Tan" w:date="2022-08-29T12:14:00Z">
        <w:r w:rsidR="00DA4246">
          <w:rPr>
            <w:rFonts w:ascii="Times New Roman" w:hAnsi="Times New Roman" w:cs="Times New Roman"/>
            <w:sz w:val="24"/>
            <w:szCs w:val="24"/>
          </w:rPr>
          <w:t xml:space="preserve"> (</w:t>
        </w:r>
      </w:ins>
      <m:oMath>
        <m:sSub>
          <m:sSubPr>
            <m:ctrlPr>
              <w:ins w:id="1918" w:author="Zhen Tan" w:date="2022-08-29T12:14:00Z">
                <w:rPr>
                  <w:rFonts w:ascii="Cambria Math" w:hAnsi="Times New Roman" w:cs="Times New Roman"/>
                  <w:sz w:val="24"/>
                  <w:szCs w:val="24"/>
                </w:rPr>
              </w:ins>
            </m:ctrlPr>
          </m:sSubPr>
          <m:e>
            <m:r>
              <w:ins w:id="1919" w:author="Zhen Tan" w:date="2022-08-29T12:14:00Z">
                <w:rPr>
                  <w:rFonts w:ascii="Cambria Math" w:hAnsi="Cambria Math" w:cs="Times New Roman"/>
                  <w:sz w:val="24"/>
                  <w:szCs w:val="24"/>
                  <w:rPrChange w:id="1920" w:author="Zhen Tan" w:date="2022-08-29T12:14:00Z">
                    <w:rPr>
                      <w:rFonts w:ascii="Cambria Math" w:eastAsia="宋体" w:hAnsi="Cambria Math" w:cs="Times New Roman"/>
                      <w:color w:val="FF0000"/>
                      <w:sz w:val="24"/>
                      <w:szCs w:val="24"/>
                    </w:rPr>
                  </w:rPrChange>
                </w:rPr>
                <m:t>K</m:t>
              </w:ins>
            </m:r>
          </m:e>
          <m:sub>
            <m:r>
              <w:ins w:id="1921" w:author="Zhen Tan" w:date="2022-08-29T12:14:00Z">
                <m:rPr>
                  <m:sty m:val="p"/>
                </m:rPr>
                <w:rPr>
                  <w:rFonts w:ascii="Cambria Math" w:hAnsi="Cambria Math" w:cs="Times New Roman"/>
                  <w:sz w:val="24"/>
                  <w:szCs w:val="24"/>
                  <w:rPrChange w:id="1922" w:author="Zhen Tan" w:date="2022-08-29T12:14:00Z">
                    <w:rPr>
                      <w:rFonts w:ascii="Cambria Math" w:hAnsi="Cambria Math" w:cs="Times New Roman"/>
                      <w:color w:val="FF0000"/>
                      <w:sz w:val="24"/>
                      <w:szCs w:val="24"/>
                    </w:rPr>
                  </w:rPrChange>
                </w:rPr>
                <m:t>2</m:t>
              </w:ins>
            </m:r>
          </m:sub>
        </m:sSub>
      </m:oMath>
      <w:ins w:id="1923" w:author="Zhen Tan" w:date="2022-08-29T12:14:00Z">
        <w:r w:rsidR="00DA4246" w:rsidRPr="00DA4246">
          <w:rPr>
            <w:rFonts w:ascii="Times New Roman" w:hAnsi="Times New Roman" w:cs="Times New Roman"/>
            <w:sz w:val="24"/>
            <w:szCs w:val="24"/>
            <w:rPrChange w:id="1924" w:author="Zhen Tan" w:date="2022-08-29T12:14:00Z">
              <w:rPr>
                <w:rFonts w:ascii="Times New Roman" w:hAnsi="Times New Roman" w:cs="Times New Roman"/>
                <w:color w:val="FF0000"/>
                <w:sz w:val="24"/>
                <w:szCs w:val="24"/>
              </w:rPr>
            </w:rPrChange>
          </w:rPr>
          <w:t xml:space="preserve"> and </w:t>
        </w:r>
      </w:ins>
      <m:oMath>
        <m:sSub>
          <m:sSubPr>
            <m:ctrlPr>
              <w:ins w:id="1925" w:author="Zhen Tan" w:date="2022-08-29T12:14:00Z">
                <w:rPr>
                  <w:rFonts w:ascii="Cambria Math" w:hAnsi="Times New Roman" w:cs="Times New Roman"/>
                  <w:sz w:val="24"/>
                  <w:szCs w:val="24"/>
                </w:rPr>
              </w:ins>
            </m:ctrlPr>
          </m:sSubPr>
          <m:e>
            <m:r>
              <w:ins w:id="1926" w:author="Zhen Tan" w:date="2022-08-29T12:14:00Z">
                <w:rPr>
                  <w:rFonts w:ascii="Cambria Math" w:hAnsi="Cambria Math" w:cs="Times New Roman"/>
                  <w:sz w:val="24"/>
                  <w:szCs w:val="24"/>
                  <w:rPrChange w:id="1927" w:author="Zhen Tan" w:date="2022-08-29T12:14:00Z">
                    <w:rPr>
                      <w:rFonts w:ascii="Cambria Math" w:eastAsia="宋体" w:hAnsi="Cambria Math" w:cs="Times New Roman"/>
                      <w:color w:val="FF0000"/>
                      <w:sz w:val="24"/>
                      <w:szCs w:val="24"/>
                    </w:rPr>
                  </w:rPrChange>
                </w:rPr>
                <m:t>K</m:t>
              </w:ins>
            </m:r>
          </m:e>
          <m:sub>
            <m:r>
              <w:ins w:id="1928" w:author="Zhen Tan" w:date="2022-08-29T12:14:00Z">
                <m:rPr>
                  <m:sty m:val="p"/>
                </m:rPr>
                <w:rPr>
                  <w:rFonts w:ascii="Cambria Math" w:hAnsi="Cambria Math" w:cs="Times New Roman"/>
                  <w:sz w:val="24"/>
                  <w:szCs w:val="24"/>
                  <w:rPrChange w:id="1929" w:author="Zhen Tan" w:date="2022-08-29T12:14:00Z">
                    <w:rPr>
                      <w:rFonts w:ascii="Cambria Math" w:hAnsi="Cambria Math" w:cs="Times New Roman"/>
                      <w:color w:val="FF0000"/>
                      <w:sz w:val="24"/>
                      <w:szCs w:val="24"/>
                    </w:rPr>
                  </w:rPrChange>
                </w:rPr>
                <m:t>2</m:t>
              </w:ins>
            </m:r>
          </m:sub>
        </m:sSub>
      </m:oMath>
      <w:ins w:id="1930" w:author="Zhen Tan" w:date="2022-08-29T12:14:00Z">
        <w:r w:rsidR="00DA4246" w:rsidRPr="00DA4246">
          <w:rPr>
            <w:rFonts w:ascii="Times New Roman" w:hAnsi="Times New Roman" w:cs="Times New Roman"/>
            <w:sz w:val="24"/>
            <w:szCs w:val="24"/>
            <w:rPrChange w:id="1931" w:author="Zhen Tan" w:date="2022-08-29T12:14:00Z">
              <w:rPr>
                <w:rFonts w:ascii="Times New Roman" w:hAnsi="Times New Roman" w:cs="Times New Roman"/>
                <w:color w:val="FF0000"/>
                <w:sz w:val="24"/>
                <w:szCs w:val="24"/>
              </w:rPr>
            </w:rPrChange>
          </w:rPr>
          <w:t xml:space="preserve"> are two predetermined numbers)</w:t>
        </w:r>
      </w:ins>
      <w:r>
        <w:rPr>
          <w:rFonts w:ascii="Times New Roman" w:hAnsi="Times New Roman" w:cs="Times New Roman"/>
          <w:sz w:val="24"/>
          <w:szCs w:val="24"/>
        </w:rPr>
        <w:t xml:space="preserve">: </w:t>
      </w:r>
    </w:p>
    <w:p w14:paraId="00D29F24" w14:textId="657ED9C8" w:rsidR="00E67543" w:rsidRDefault="006762F2" w:rsidP="008052D1">
      <w:pPr>
        <w:adjustRightInd w:val="0"/>
        <w:snapToGrid w:val="0"/>
        <w:rPr>
          <w:rFonts w:ascii="Times New Roman" w:hAnsi="Times New Roman" w:cs="Times New Roman"/>
          <w:sz w:val="24"/>
          <w:szCs w:val="24"/>
        </w:rPr>
      </w:pPr>
      <w:ins w:id="1932" w:author="Zhen Tan" w:date="2022-08-29T00:59:00Z">
        <w:r>
          <w:rPr>
            <w:rFonts w:ascii="Times New Roman" w:hAnsi="Times New Roman" w:cs="Times New Roman"/>
            <w:sz w:val="24"/>
            <w:szCs w:val="24"/>
          </w:rPr>
          <w:t xml:space="preserve">    </w:t>
        </w:r>
      </w:ins>
      <w:r w:rsidR="00E67543">
        <w:rPr>
          <w:rFonts w:ascii="Times New Roman" w:hAnsi="Times New Roman" w:cs="Times New Roman"/>
          <w:sz w:val="24"/>
          <w:szCs w:val="24"/>
        </w:rPr>
        <w:t>1) Generate a set of candidate solutions</w:t>
      </w:r>
      <w:ins w:id="1933" w:author="Zhen Tan" w:date="2022-08-29T00:59:00Z">
        <w:r w:rsidR="00986210">
          <w:rPr>
            <w:rFonts w:ascii="Times New Roman" w:hAnsi="Times New Roman" w:cs="Times New Roman"/>
            <w:sz w:val="24"/>
            <w:szCs w:val="24"/>
          </w:rPr>
          <w:t xml:space="preserve"> </w:t>
        </w:r>
        <w:r w:rsidR="00986210">
          <w:rPr>
            <w:rFonts w:ascii="Times New Roman" w:hAnsi="Times New Roman" w:cs="Times New Roman" w:hint="eastAsia"/>
            <w:sz w:val="24"/>
            <w:szCs w:val="24"/>
          </w:rPr>
          <w:t>denoted</w:t>
        </w:r>
        <w:r w:rsidR="00986210">
          <w:rPr>
            <w:rFonts w:ascii="Times New Roman" w:hAnsi="Times New Roman" w:cs="Times New Roman"/>
            <w:sz w:val="24"/>
            <w:szCs w:val="24"/>
          </w:rPr>
          <w:t xml:space="preserve"> by</w:t>
        </w:r>
      </w:ins>
      <w:del w:id="1934" w:author="Zhen Tan" w:date="2022-08-29T00:59:00Z">
        <w:r w:rsidR="00E67543" w:rsidDel="00986210">
          <w:rPr>
            <w:rFonts w:ascii="Times New Roman" w:hAnsi="Times New Roman" w:cs="Times New Roman"/>
            <w:sz w:val="24"/>
            <w:szCs w:val="24"/>
          </w:rPr>
          <w:delText>,</w:delText>
        </w:r>
      </w:del>
      <w:r w:rsidR="00E67543">
        <w:rPr>
          <w:rFonts w:ascii="Times New Roman" w:hAnsi="Times New Roman" w:cs="Times New Roman"/>
          <w:sz w:val="24"/>
          <w:szCs w:val="24"/>
        </w:rPr>
        <w:t xml:space="preserv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00E67543">
        <w:rPr>
          <w:rFonts w:ascii="Times New Roman" w:hAnsi="Times New Roman" w:cs="Times New Roman"/>
          <w:bCs/>
          <w:sz w:val="24"/>
          <w:szCs w:val="24"/>
        </w:rPr>
        <w:t xml:space="preserve">, which is the union of two separately generated sets, i.e.,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p"/>
          </m:rPr>
          <w:rPr>
            <w:rFonts w:ascii="Cambria Math" w:hAnsi="Cambria Math" w:cs="Times New Roman"/>
            <w:sz w:val="24"/>
            <w:szCs w:val="24"/>
          </w:rPr>
          <m:t xml:space="preserve"> </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r>
          <w:rPr>
            <w:rFonts w:ascii="Cambria Math" w:eastAsia="宋体" w:hAnsi="Cambria Math" w:cs="Times New Roman"/>
            <w:sz w:val="24"/>
            <w:szCs w:val="24"/>
          </w:rPr>
          <m:t>∪</m:t>
        </m:r>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00E67543">
        <w:rPr>
          <w:rFonts w:ascii="Times New Roman" w:hAnsi="Times New Roman" w:cs="Times New Roman"/>
          <w:bCs/>
          <w:sz w:val="24"/>
          <w:szCs w:val="24"/>
        </w:rPr>
        <w:t xml:space="preserve">. </w:t>
      </w:r>
      <w:del w:id="1935" w:author="Zhen Tan" w:date="2022-08-29T15:47:00Z">
        <w:r w:rsidR="00E67543" w:rsidDel="005F2EAD">
          <w:rPr>
            <w:rFonts w:ascii="Times New Roman" w:hAnsi="Times New Roman" w:cs="Times New Roman"/>
            <w:bCs/>
            <w:sz w:val="24"/>
            <w:szCs w:val="24"/>
          </w:rPr>
          <w:delText xml:space="preserve">The first set </w:delText>
        </w:r>
      </w:del>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1</m:t>
            </m:r>
          </m:sub>
          <m:sup>
            <m:r>
              <w:rPr>
                <w:rFonts w:ascii="Cambria Math" w:eastAsia="宋体" w:hAnsi="Times New Roman" w:cs="Times New Roman"/>
                <w:sz w:val="24"/>
                <w:szCs w:val="24"/>
              </w:rPr>
              <m:t>n</m:t>
            </m:r>
          </m:sup>
        </m:sSubSup>
      </m:oMath>
      <w:r w:rsidR="00E67543">
        <w:rPr>
          <w:rFonts w:ascii="Times New Roman" w:hAnsi="Times New Roman" w:cs="Times New Roman"/>
          <w:bCs/>
          <w:sz w:val="24"/>
          <w:szCs w:val="24"/>
        </w:rPr>
        <w:t xml:space="preserve"> is simply a random selection of </w:t>
      </w:r>
      <m:oMath>
        <m:sSub>
          <m:sSubPr>
            <m:ctrlPr>
              <w:rPr>
                <w:rFonts w:ascii="Cambria Math" w:hAnsi="Times New Roman" w:cs="Times New Roman"/>
                <w:i/>
                <w:sz w:val="24"/>
                <w:szCs w:val="24"/>
                <w:highlight w:val="magenta"/>
              </w:rPr>
            </m:ctrlPr>
          </m:sSubPr>
          <m:e>
            <m:r>
              <w:rPr>
                <w:rFonts w:ascii="Cambria Math" w:eastAsia="宋体" w:hAnsi="Cambria Math" w:cs="Times New Roman"/>
                <w:sz w:val="24"/>
                <w:szCs w:val="24"/>
                <w:highlight w:val="magenta"/>
                <w:rPrChange w:id="1936" w:author="Zhen Tan" w:date="2022-08-29T10:34:00Z">
                  <w:rPr>
                    <w:rFonts w:ascii="Cambria Math" w:eastAsia="宋体" w:hAnsi="Cambria Math" w:cs="Times New Roman"/>
                    <w:sz w:val="24"/>
                    <w:szCs w:val="24"/>
                  </w:rPr>
                </w:rPrChange>
              </w:rPr>
              <m:t>K</m:t>
            </m:r>
          </m:e>
          <m:sub>
            <m:r>
              <m:rPr>
                <m:sty m:val="p"/>
              </m:rPr>
              <w:rPr>
                <w:rFonts w:ascii="Cambria Math" w:hAnsi="Cambria Math" w:cs="Times New Roman"/>
                <w:sz w:val="24"/>
                <w:szCs w:val="24"/>
                <w:highlight w:val="magenta"/>
                <w:rPrChange w:id="1937" w:author="Zhen Tan" w:date="2022-08-29T10:34:00Z">
                  <w:rPr>
                    <w:rFonts w:ascii="Cambria Math" w:hAnsi="Cambria Math" w:cs="Times New Roman"/>
                    <w:sz w:val="24"/>
                    <w:szCs w:val="24"/>
                  </w:rPr>
                </w:rPrChange>
              </w:rPr>
              <m:t>1</m:t>
            </m:r>
          </m:sub>
        </m:sSub>
      </m:oMath>
      <w:r w:rsidR="00E67543" w:rsidRPr="00784D0E">
        <w:rPr>
          <w:rFonts w:ascii="Times New Roman" w:hAnsi="Times New Roman" w:cs="Times New Roman"/>
          <w:sz w:val="24"/>
          <w:szCs w:val="24"/>
          <w:highlight w:val="magenta"/>
          <w:rPrChange w:id="1938" w:author="Zhen Tan" w:date="2022-08-29T10:34:00Z">
            <w:rPr>
              <w:rFonts w:ascii="Times New Roman" w:hAnsi="Times New Roman" w:cs="Times New Roman"/>
              <w:sz w:val="24"/>
              <w:szCs w:val="24"/>
            </w:rPr>
          </w:rPrChange>
        </w:rPr>
        <w:t xml:space="preserve"> solutions</w:t>
      </w:r>
      <w:r w:rsidR="00E67543">
        <w:rPr>
          <w:rFonts w:ascii="Times New Roman" w:hAnsi="Times New Roman" w:cs="Times New Roman"/>
          <w:sz w:val="24"/>
          <w:szCs w:val="24"/>
        </w:rPr>
        <w:t xml:space="preserve"> </w:t>
      </w:r>
      <w:ins w:id="1939" w:author="Zhen Tan" w:date="2022-08-29T10:12:00Z">
        <w:r w:rsidR="00BD093C">
          <w:rPr>
            <w:rFonts w:ascii="Times New Roman" w:hAnsi="Times New Roman" w:cs="Times New Roman"/>
            <w:sz w:val="24"/>
            <w:szCs w:val="24"/>
          </w:rPr>
          <w:t xml:space="preserve">in </w:t>
        </w:r>
      </w:ins>
      <m:oMath>
        <m:r>
          <w:del w:id="1940" w:author="Zhen Tan" w:date="2022-08-29T10:12:00Z">
            <m:rPr>
              <m:sty m:val="b"/>
            </m:rPr>
            <w:rPr>
              <w:rFonts w:ascii="Cambria Math" w:hAnsi="Cambria Math" w:cs="Times New Roman"/>
              <w:sz w:val="24"/>
              <w:szCs w:val="24"/>
            </w:rPr>
            <m:t>x</m:t>
          </w:del>
        </m:r>
        <m:r>
          <w:del w:id="1941" w:author="Zhen Tan" w:date="2022-08-29T10:12:00Z">
            <m:rPr>
              <m:sty m:val="b"/>
            </m:rPr>
            <w:rPr>
              <w:rFonts w:ascii="Cambria Math" w:eastAsia="宋体" w:hAnsi="Cambria Math" w:cs="Times New Roman"/>
              <w:sz w:val="24"/>
              <w:szCs w:val="24"/>
            </w:rPr>
            <m:t>∈</m:t>
          </w:del>
        </m:r>
        <m:r>
          <m:rPr>
            <m:scr m:val="script"/>
          </m:rPr>
          <w:rPr>
            <w:rFonts w:ascii="Cambria Math" w:hAnsi="Cambria Math" w:cs="Times New Roman"/>
            <w:sz w:val="24"/>
            <w:szCs w:val="24"/>
          </w:rPr>
          <m:t>X</m:t>
        </m:r>
      </m:oMath>
      <w:r w:rsidR="00E67543">
        <w:rPr>
          <w:rFonts w:ascii="Times New Roman" w:hAnsi="Times New Roman" w:cs="Times New Roman"/>
          <w:bCs/>
          <w:sz w:val="24"/>
          <w:szCs w:val="24"/>
        </w:rPr>
        <w:t xml:space="preserve">. While </w:t>
      </w:r>
      <w:del w:id="1942" w:author="Zhen Tan" w:date="2022-08-29T15:47:00Z">
        <w:r w:rsidR="00E67543" w:rsidDel="005F2EAD">
          <w:rPr>
            <w:rFonts w:ascii="Times New Roman" w:hAnsi="Times New Roman" w:cs="Times New Roman"/>
            <w:bCs/>
            <w:sz w:val="24"/>
            <w:szCs w:val="24"/>
          </w:rPr>
          <w:delText xml:space="preserve">the second set </w:delText>
        </w:r>
      </w:del>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oMath>
      <w:r w:rsidR="00E67543">
        <w:rPr>
          <w:rFonts w:ascii="Times New Roman" w:hAnsi="Times New Roman" w:cs="Times New Roman"/>
          <w:bCs/>
          <w:sz w:val="24"/>
          <w:szCs w:val="24"/>
        </w:rPr>
        <w:t xml:space="preserve"> contains the solutions that </w:t>
      </w:r>
      <w:r w:rsidR="00E67543">
        <w:rPr>
          <w:rFonts w:ascii="Times New Roman" w:hAnsi="Times New Roman" w:cs="Times New Roman"/>
          <w:sz w:val="24"/>
          <w:szCs w:val="24"/>
        </w:rPr>
        <w:t>are close to the optimizers (i.e., nondominant solutions) of the deterministic</w:t>
      </w:r>
      <w:del w:id="1943" w:author="Zhen Tan" w:date="2022-08-29T10:58:00Z">
        <w:r w:rsidR="00E67543" w:rsidDel="009B24CA">
          <w:rPr>
            <w:rFonts w:ascii="Times New Roman" w:hAnsi="Times New Roman" w:cs="Times New Roman"/>
            <w:sz w:val="24"/>
            <w:szCs w:val="24"/>
          </w:rPr>
          <w:delText xml:space="preserve"> optimization </w:delText>
        </w:r>
      </w:del>
      <w:ins w:id="1944" w:author="Zhen Tan" w:date="2022-08-29T10:58:00Z">
        <w:r w:rsidR="009B24CA">
          <w:rPr>
            <w:rFonts w:ascii="Times New Roman" w:hAnsi="Times New Roman" w:cs="Times New Roman"/>
            <w:sz w:val="24"/>
            <w:szCs w:val="24"/>
          </w:rPr>
          <w:t xml:space="preserve"> bi-objective </w:t>
        </w:r>
      </w:ins>
      <w:r w:rsidR="00E67543">
        <w:rPr>
          <w:rFonts w:ascii="Times New Roman" w:hAnsi="Times New Roman" w:cs="Times New Roman"/>
          <w:sz w:val="24"/>
          <w:szCs w:val="24"/>
        </w:rPr>
        <w:t>problem (1</w:t>
      </w:r>
      <w:ins w:id="1945" w:author="Zhen Tan" w:date="2022-08-29T10:57:00Z">
        <w:r w:rsidR="009B24CA">
          <w:rPr>
            <w:rFonts w:ascii="Times New Roman" w:hAnsi="Times New Roman" w:cs="Times New Roman" w:hint="eastAsia"/>
            <w:sz w:val="24"/>
            <w:szCs w:val="24"/>
          </w:rPr>
          <w:t>1</w:t>
        </w:r>
      </w:ins>
      <w:del w:id="1946" w:author="Zhen Tan" w:date="2022-08-29T10:57:00Z">
        <w:r w:rsidR="00E67543" w:rsidDel="009B24CA">
          <w:rPr>
            <w:rFonts w:ascii="Times New Roman" w:hAnsi="Times New Roman" w:cs="Times New Roman"/>
            <w:sz w:val="24"/>
            <w:szCs w:val="24"/>
          </w:rPr>
          <w:delText>6</w:delText>
        </w:r>
      </w:del>
      <w:r w:rsidR="00E67543">
        <w:rPr>
          <w:rFonts w:ascii="Times New Roman" w:hAnsi="Times New Roman" w:cs="Times New Roman"/>
          <w:sz w:val="24"/>
          <w:szCs w:val="24"/>
        </w:rPr>
        <w:t xml:space="preserve">) </w:t>
      </w:r>
      <w:ins w:id="1947" w:author="Zhen Tan" w:date="2022-08-29T10:54:00Z">
        <w:r w:rsidR="008D77B9">
          <w:rPr>
            <w:rFonts w:ascii="Times New Roman" w:hAnsi="Times New Roman" w:cs="Times New Roman"/>
            <w:sz w:val="24"/>
            <w:szCs w:val="24"/>
          </w:rPr>
          <w:t xml:space="preserve">for stage </w:t>
        </w:r>
      </w:ins>
      <m:oMath>
        <m:r>
          <w:ins w:id="1948" w:author="Zhen Tan" w:date="2022-08-29T10:54:00Z">
            <w:rPr>
              <w:rFonts w:ascii="Cambria Math" w:eastAsia="宋体" w:hAnsi="Times New Roman" w:cs="Times New Roman"/>
              <w:sz w:val="24"/>
              <w:szCs w:val="24"/>
            </w:rPr>
            <m:t>n</m:t>
          </w:ins>
        </m:r>
        <m:r>
          <w:ins w:id="1949" w:author="Zhen Tan" w:date="2022-08-29T10:54:00Z">
            <w:rPr>
              <w:rFonts w:ascii="Cambria Math" w:eastAsia="宋体" w:hAnsi="Times New Roman" w:cs="Times New Roman"/>
              <w:sz w:val="24"/>
              <w:szCs w:val="24"/>
            </w:rPr>
            <m:t>-</m:t>
          </w:ins>
        </m:r>
        <m:r>
          <w:ins w:id="1950" w:author="Zhen Tan" w:date="2022-08-29T10:54:00Z">
            <w:rPr>
              <w:rFonts w:ascii="Cambria Math" w:eastAsia="宋体" w:hAnsi="Times New Roman" w:cs="Times New Roman"/>
              <w:sz w:val="24"/>
              <w:szCs w:val="24"/>
            </w:rPr>
            <m:t>1</m:t>
          </w:ins>
        </m:r>
      </m:oMath>
      <w:ins w:id="1951" w:author="Zhen Tan" w:date="2022-08-29T10:59:00Z">
        <w:r w:rsidR="009B24CA">
          <w:rPr>
            <w:rFonts w:ascii="Times New Roman" w:hAnsi="Times New Roman" w:cs="Times New Roman"/>
            <w:sz w:val="24"/>
            <w:szCs w:val="24"/>
          </w:rPr>
          <w:t xml:space="preserve">, </w:t>
        </w:r>
      </w:ins>
      <w:del w:id="1952" w:author="Zhen Tan" w:date="2022-08-29T10:59:00Z">
        <w:r w:rsidR="00E67543" w:rsidDel="009B24CA">
          <w:rPr>
            <w:rFonts w:ascii="Times New Roman" w:hAnsi="Times New Roman" w:cs="Times New Roman"/>
            <w:sz w:val="24"/>
            <w:szCs w:val="24"/>
          </w:rPr>
          <w:delText>(</w:delText>
        </w:r>
      </w:del>
      <w:ins w:id="1953" w:author="Zhen Tan" w:date="2022-08-29T10:54:00Z">
        <w:r w:rsidR="008D77B9">
          <w:rPr>
            <w:rFonts w:ascii="Times New Roman" w:hAnsi="Times New Roman" w:cs="Times New Roman"/>
            <w:sz w:val="24"/>
            <w:szCs w:val="24"/>
          </w:rPr>
          <w:t xml:space="preserve">i.e., </w:t>
        </w:r>
      </w:ins>
      <w:ins w:id="1954" w:author="Zhen Tan" w:date="2022-08-29T10:58:00Z">
        <w:r w:rsidR="009B24CA" w:rsidRPr="00E35E4E">
          <w:rPr>
            <w:rFonts w:ascii="Times New Roman" w:hAnsi="Times New Roman" w:cs="Times New Roman" w:hint="eastAsia"/>
            <w:sz w:val="24"/>
            <w:szCs w:val="24"/>
          </w:rPr>
          <w:t>p</w:t>
        </w:r>
        <w:r w:rsidR="009B24CA" w:rsidRPr="00E35E4E">
          <w:rPr>
            <w:rFonts w:ascii="Times New Roman" w:hAnsi="Times New Roman" w:cs="Times New Roman"/>
            <w:sz w:val="24"/>
            <w:szCs w:val="24"/>
          </w:rPr>
          <w:t xml:space="preserve">roblem (11) </w:t>
        </w:r>
      </w:ins>
      <w:commentRangeStart w:id="1955"/>
      <w:commentRangeStart w:id="1956"/>
      <w:commentRangeStart w:id="1957"/>
      <w:r w:rsidR="00E67543" w:rsidRPr="009B24CA">
        <w:rPr>
          <w:rFonts w:ascii="Times New Roman" w:hAnsi="Times New Roman" w:cs="Times New Roman"/>
          <w:sz w:val="24"/>
          <w:szCs w:val="24"/>
          <w:rPrChange w:id="1958" w:author="Zhen Tan" w:date="2022-08-29T10:59:00Z">
            <w:rPr>
              <w:rFonts w:ascii="Times New Roman" w:hAnsi="Times New Roman" w:cs="Times New Roman"/>
              <w:sz w:val="24"/>
              <w:szCs w:val="24"/>
              <w:highlight w:val="green"/>
            </w:rPr>
          </w:rPrChange>
        </w:rPr>
        <w:t xml:space="preserve">with subscript </w:t>
      </w:r>
      <w:r w:rsidR="00E67543" w:rsidRPr="009B24CA">
        <w:rPr>
          <w:rFonts w:ascii="Times New Roman" w:hAnsi="Times New Roman" w:cs="Times New Roman"/>
          <w:i/>
          <w:iCs/>
          <w:sz w:val="24"/>
          <w:szCs w:val="24"/>
          <w:rPrChange w:id="1959" w:author="Zhen Tan" w:date="2022-08-29T10:59:00Z">
            <w:rPr>
              <w:rFonts w:ascii="Times New Roman" w:hAnsi="Times New Roman" w:cs="Times New Roman"/>
              <w:i/>
              <w:iCs/>
              <w:sz w:val="24"/>
              <w:szCs w:val="24"/>
              <w:highlight w:val="green"/>
            </w:rPr>
          </w:rPrChange>
        </w:rPr>
        <w:t xml:space="preserve">N </w:t>
      </w:r>
      <w:r w:rsidR="00E67543" w:rsidRPr="009B24CA">
        <w:rPr>
          <w:rFonts w:ascii="Times New Roman" w:hAnsi="Times New Roman" w:cs="Times New Roman"/>
          <w:sz w:val="24"/>
          <w:szCs w:val="24"/>
          <w:rPrChange w:id="1960" w:author="Zhen Tan" w:date="2022-08-29T10:59:00Z">
            <w:rPr>
              <w:rFonts w:ascii="Times New Roman" w:hAnsi="Times New Roman" w:cs="Times New Roman"/>
              <w:sz w:val="24"/>
              <w:szCs w:val="24"/>
              <w:highlight w:val="green"/>
            </w:rPr>
          </w:rPrChange>
        </w:rPr>
        <w:t xml:space="preserve">replaced by </w:t>
      </w:r>
      <w:del w:id="1961" w:author="Zhen Tan" w:date="2022-08-29T10:58:00Z">
        <w:r w:rsidR="00E67543" w:rsidRPr="009B24CA" w:rsidDel="009B24CA">
          <w:rPr>
            <w:rFonts w:ascii="Times New Roman" w:hAnsi="Times New Roman" w:cs="Times New Roman"/>
            <w:i/>
            <w:iCs/>
            <w:sz w:val="24"/>
            <w:szCs w:val="24"/>
            <w:rPrChange w:id="1962" w:author="Zhen Tan" w:date="2022-08-29T10:59:00Z">
              <w:rPr>
                <w:rFonts w:ascii="Times New Roman" w:hAnsi="Times New Roman" w:cs="Times New Roman"/>
                <w:i/>
                <w:iCs/>
                <w:sz w:val="24"/>
                <w:szCs w:val="24"/>
                <w:highlight w:val="green"/>
              </w:rPr>
            </w:rPrChange>
          </w:rPr>
          <w:delText>n</w:delText>
        </w:r>
      </w:del>
      <w:commentRangeEnd w:id="1955"/>
      <m:oMath>
        <m:r>
          <w:ins w:id="1963" w:author="Zhen Tan" w:date="2022-08-29T10:58:00Z">
            <w:rPr>
              <w:rFonts w:ascii="Cambria Math" w:eastAsia="宋体" w:hAnsi="Times New Roman" w:cs="Times New Roman"/>
              <w:sz w:val="24"/>
              <w:szCs w:val="24"/>
            </w:rPr>
            <m:t>n</m:t>
          </w:ins>
        </m:r>
        <m:r>
          <w:ins w:id="1964" w:author="Zhen Tan" w:date="2022-08-29T10:58:00Z">
            <w:rPr>
              <w:rFonts w:ascii="Cambria Math" w:eastAsia="宋体" w:hAnsi="Times New Roman" w:cs="Times New Roman"/>
              <w:sz w:val="24"/>
              <w:szCs w:val="24"/>
            </w:rPr>
            <m:t>-</m:t>
          </w:ins>
        </m:r>
        <m:r>
          <w:ins w:id="1965" w:author="Zhen Tan" w:date="2022-08-29T10:58:00Z">
            <w:rPr>
              <w:rFonts w:ascii="Cambria Math" w:eastAsia="宋体" w:hAnsi="Times New Roman" w:cs="Times New Roman"/>
              <w:sz w:val="24"/>
              <w:szCs w:val="24"/>
            </w:rPr>
            <m:t>1</m:t>
          </w:ins>
        </m:r>
      </m:oMath>
      <w:del w:id="1966" w:author="Zhen Tan" w:date="2022-08-29T10:58:00Z">
        <w:r w:rsidR="00E67543" w:rsidRPr="00B449E7" w:rsidDel="009B24CA">
          <w:rPr>
            <w:rFonts w:ascii="Times New Roman" w:hAnsi="Times New Roman" w:cs="Times New Roman"/>
            <w:sz w:val="24"/>
            <w:szCs w:val="24"/>
            <w:rPrChange w:id="1967" w:author="Zhen Tan" w:date="2022-08-29T12:08:00Z">
              <w:rPr>
                <w:rStyle w:val="afd"/>
              </w:rPr>
            </w:rPrChange>
          </w:rPr>
          <w:commentReference w:id="1955"/>
        </w:r>
        <w:commentRangeEnd w:id="1956"/>
        <w:r w:rsidR="00E67543" w:rsidRPr="00B449E7" w:rsidDel="009B24CA">
          <w:rPr>
            <w:rFonts w:ascii="Times New Roman" w:hAnsi="Times New Roman" w:cs="Times New Roman"/>
            <w:sz w:val="24"/>
            <w:szCs w:val="24"/>
            <w:rPrChange w:id="1968" w:author="Zhen Tan" w:date="2022-08-29T12:08:00Z">
              <w:rPr>
                <w:rStyle w:val="afd"/>
              </w:rPr>
            </w:rPrChange>
          </w:rPr>
          <w:commentReference w:id="1956"/>
        </w:r>
        <w:commentRangeEnd w:id="1957"/>
        <w:r w:rsidR="008D77B9" w:rsidRPr="00B449E7" w:rsidDel="009B24CA">
          <w:rPr>
            <w:rFonts w:ascii="Times New Roman" w:hAnsi="Times New Roman" w:cs="Times New Roman"/>
            <w:sz w:val="24"/>
            <w:szCs w:val="24"/>
            <w:rPrChange w:id="1969" w:author="Zhen Tan" w:date="2022-08-29T12:08:00Z">
              <w:rPr>
                <w:rStyle w:val="afd"/>
              </w:rPr>
            </w:rPrChange>
          </w:rPr>
          <w:commentReference w:id="1957"/>
        </w:r>
      </w:del>
      <w:del w:id="1970" w:author="Zhen Tan" w:date="2022-08-29T10:59:00Z">
        <w:r w:rsidR="00E67543" w:rsidRPr="00E35E4E" w:rsidDel="009B24CA">
          <w:rPr>
            <w:rFonts w:ascii="Times New Roman" w:hAnsi="Times New Roman" w:cs="Times New Roman" w:hint="eastAsia"/>
            <w:sz w:val="24"/>
            <w:szCs w:val="24"/>
          </w:rPr>
          <w:delText>)</w:delText>
        </w:r>
      </w:del>
      <w:ins w:id="1971" w:author="Zhen Tan" w:date="2022-08-29T12:08:00Z">
        <w:r w:rsidR="002C7204" w:rsidRPr="00B449E7">
          <w:rPr>
            <w:rFonts w:ascii="Times New Roman" w:hAnsi="Times New Roman" w:cs="Times New Roman"/>
            <w:sz w:val="24"/>
            <w:szCs w:val="24"/>
            <w:rPrChange w:id="1972" w:author="Zhen Tan" w:date="2022-08-29T12:08:00Z">
              <w:rPr>
                <w:rStyle w:val="afd"/>
              </w:rPr>
            </w:rPrChange>
          </w:rPr>
          <w:t xml:space="preserve">. We </w:t>
        </w:r>
      </w:ins>
      <w:del w:id="1973" w:author="Zhen Tan" w:date="2022-08-29T11:00:00Z">
        <w:r w:rsidR="00E67543" w:rsidRPr="00E35E4E" w:rsidDel="009B24CA">
          <w:rPr>
            <w:rFonts w:ascii="Times New Roman" w:hAnsi="Times New Roman" w:cs="Times New Roman"/>
            <w:sz w:val="24"/>
            <w:szCs w:val="24"/>
          </w:rPr>
          <w:delText>.</w:delText>
        </w:r>
      </w:del>
      <w:del w:id="1974" w:author="Zhen Tan" w:date="2022-08-29T12:08:00Z">
        <w:r w:rsidR="00E67543" w:rsidRPr="00E35E4E" w:rsidDel="00B449E7">
          <w:rPr>
            <w:rFonts w:ascii="Times New Roman" w:hAnsi="Times New Roman" w:cs="Times New Roman"/>
            <w:sz w:val="24"/>
            <w:szCs w:val="24"/>
          </w:rPr>
          <w:delText xml:space="preserve"> Formally, we </w:delText>
        </w:r>
      </w:del>
      <w:r w:rsidR="00E67543" w:rsidRPr="002179CB">
        <w:rPr>
          <w:rFonts w:ascii="Times New Roman" w:hAnsi="Times New Roman" w:cs="Times New Roman"/>
          <w:sz w:val="24"/>
          <w:szCs w:val="24"/>
        </w:rPr>
        <w:t xml:space="preserve">define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ins w:id="1975" w:author="Zhen Tan" w:date="2022-08-29T12:09:00Z">
                <w:rPr>
                  <w:rFonts w:ascii="Cambria Math" w:eastAsia="宋体" w:hAnsi="Times New Roman" w:cs="Times New Roman"/>
                  <w:sz w:val="24"/>
                  <w:szCs w:val="24"/>
                </w:rPr>
                <m:t>-</m:t>
              </w:ins>
            </m:r>
            <m:r>
              <w:ins w:id="1976" w:author="Zhen Tan" w:date="2022-08-29T12:09:00Z">
                <w:rPr>
                  <w:rFonts w:ascii="Cambria Math" w:eastAsia="宋体" w:hAnsi="Times New Roman" w:cs="Times New Roman"/>
                  <w:sz w:val="24"/>
                  <w:szCs w:val="24"/>
                </w:rPr>
                <m:t>1</m:t>
              </w:ins>
            </m:r>
          </m:sup>
        </m:sSup>
      </m:oMath>
      <w:r w:rsidR="00E67543" w:rsidRPr="00E35E4E">
        <w:rPr>
          <w:rFonts w:ascii="Times New Roman" w:hAnsi="Times New Roman" w:cs="Times New Roman"/>
          <w:b/>
          <w:sz w:val="24"/>
          <w:szCs w:val="24"/>
        </w:rPr>
        <w:t xml:space="preserve"> </w:t>
      </w:r>
      <w:r w:rsidR="00E67543" w:rsidRPr="00E35E4E">
        <w:rPr>
          <w:rFonts w:ascii="Times New Roman" w:hAnsi="Times New Roman" w:cs="Times New Roman"/>
          <w:bCs/>
          <w:sz w:val="24"/>
          <w:szCs w:val="24"/>
        </w:rPr>
        <w:t xml:space="preserve">as the Pareto optimal </w:t>
      </w:r>
      <w:del w:id="1977" w:author="Zhen Tan" w:date="2022-08-29T12:08:00Z">
        <w:r w:rsidR="00E67543" w:rsidRPr="002179CB" w:rsidDel="00B449E7">
          <w:rPr>
            <w:rFonts w:ascii="Times New Roman" w:hAnsi="Times New Roman" w:cs="Times New Roman"/>
            <w:bCs/>
            <w:sz w:val="24"/>
            <w:szCs w:val="24"/>
          </w:rPr>
          <w:delText xml:space="preserve">front </w:delText>
        </w:r>
      </w:del>
      <w:ins w:id="1978" w:author="Zhen Tan" w:date="2022-08-29T12:08:00Z">
        <w:r w:rsidR="00B449E7">
          <w:rPr>
            <w:rFonts w:ascii="Times New Roman" w:hAnsi="Times New Roman" w:cs="Times New Roman"/>
            <w:bCs/>
            <w:sz w:val="24"/>
            <w:szCs w:val="24"/>
          </w:rPr>
          <w:t>solution set</w:t>
        </w:r>
        <w:r w:rsidR="00B449E7" w:rsidRPr="00E35E4E">
          <w:rPr>
            <w:rFonts w:ascii="Times New Roman" w:hAnsi="Times New Roman" w:cs="Times New Roman"/>
            <w:bCs/>
            <w:sz w:val="24"/>
            <w:szCs w:val="24"/>
          </w:rPr>
          <w:t xml:space="preserve"> </w:t>
        </w:r>
      </w:ins>
      <w:r w:rsidR="00E67543" w:rsidRPr="00E35E4E">
        <w:rPr>
          <w:rFonts w:ascii="Times New Roman" w:hAnsi="Times New Roman" w:cs="Times New Roman"/>
          <w:bCs/>
          <w:sz w:val="24"/>
          <w:szCs w:val="24"/>
        </w:rPr>
        <w:t xml:space="preserve">of </w:t>
      </w:r>
      <w:ins w:id="1979" w:author="Zhen Tan" w:date="2022-08-29T12:09:00Z">
        <w:r w:rsidR="00B449E7">
          <w:rPr>
            <w:rFonts w:ascii="Times New Roman" w:hAnsi="Times New Roman" w:cs="Times New Roman"/>
            <w:bCs/>
            <w:sz w:val="24"/>
            <w:szCs w:val="24"/>
          </w:rPr>
          <w:t xml:space="preserve">this </w:t>
        </w:r>
      </w:ins>
      <w:r w:rsidR="00E67543" w:rsidRPr="00E35E4E">
        <w:rPr>
          <w:rFonts w:ascii="Times New Roman" w:hAnsi="Times New Roman" w:cs="Times New Roman"/>
          <w:bCs/>
          <w:sz w:val="24"/>
          <w:szCs w:val="24"/>
        </w:rPr>
        <w:t>problem</w:t>
      </w:r>
      <w:del w:id="1980" w:author="Zhen Tan" w:date="2022-08-29T12:09:00Z">
        <w:r w:rsidR="00E67543" w:rsidRPr="00E35E4E" w:rsidDel="00B449E7">
          <w:rPr>
            <w:rFonts w:ascii="Times New Roman" w:hAnsi="Times New Roman" w:cs="Times New Roman"/>
            <w:bCs/>
            <w:sz w:val="24"/>
            <w:szCs w:val="24"/>
          </w:rPr>
          <w:delText xml:space="preserve"> </w:delText>
        </w:r>
        <w:r w:rsidR="00E67543" w:rsidRPr="002179CB" w:rsidDel="00B449E7">
          <w:rPr>
            <w:rFonts w:ascii="Times New Roman" w:hAnsi="Times New Roman" w:cs="Times New Roman"/>
            <w:sz w:val="24"/>
            <w:szCs w:val="24"/>
          </w:rPr>
          <w:delText xml:space="preserve">(16) (with subscript </w:delText>
        </w:r>
        <w:r w:rsidR="00E67543" w:rsidRPr="00501CF8" w:rsidDel="00B449E7">
          <w:rPr>
            <w:rFonts w:ascii="Times New Roman" w:hAnsi="Times New Roman" w:cs="Times New Roman" w:hint="eastAsia"/>
            <w:i/>
            <w:iCs/>
            <w:sz w:val="24"/>
            <w:szCs w:val="24"/>
          </w:rPr>
          <w:delText>N</w:delText>
        </w:r>
        <w:r w:rsidR="00E67543" w:rsidRPr="00501CF8" w:rsidDel="00B449E7">
          <w:rPr>
            <w:rFonts w:ascii="Times New Roman" w:hAnsi="Times New Roman" w:cs="Times New Roman"/>
            <w:i/>
            <w:iCs/>
            <w:sz w:val="24"/>
            <w:szCs w:val="24"/>
          </w:rPr>
          <w:delText xml:space="preserve"> </w:delText>
        </w:r>
        <w:r w:rsidR="00E67543" w:rsidRPr="00501CF8" w:rsidDel="00B449E7">
          <w:rPr>
            <w:rFonts w:ascii="Times New Roman" w:hAnsi="Times New Roman" w:cs="Times New Roman"/>
            <w:sz w:val="24"/>
            <w:szCs w:val="24"/>
          </w:rPr>
          <w:delText xml:space="preserve">replaced by </w:delText>
        </w:r>
        <w:r w:rsidR="00E67543" w:rsidRPr="009B24CA" w:rsidDel="00B449E7">
          <w:rPr>
            <w:rFonts w:ascii="Times New Roman" w:hAnsi="Times New Roman" w:cs="Times New Roman"/>
            <w:i/>
            <w:iCs/>
            <w:sz w:val="24"/>
            <w:szCs w:val="24"/>
          </w:rPr>
          <w:delText>n</w:delText>
        </w:r>
        <w:r w:rsidR="00E67543" w:rsidRPr="009B24CA" w:rsidDel="00B449E7">
          <w:rPr>
            <w:rFonts w:ascii="Times New Roman" w:hAnsi="Times New Roman" w:cs="Times New Roman"/>
            <w:sz w:val="24"/>
            <w:szCs w:val="24"/>
          </w:rPr>
          <w:delText>)</w:delText>
        </w:r>
      </w:del>
      <w:ins w:id="1981" w:author="Zhen Tan" w:date="2022-08-29T15:37:00Z">
        <w:r w:rsidR="0003247A">
          <w:rPr>
            <w:rFonts w:ascii="Times New Roman" w:hAnsi="Times New Roman" w:cs="Times New Roman"/>
            <w:sz w:val="24"/>
            <w:szCs w:val="24"/>
          </w:rPr>
          <w:t>, i.e.</w:t>
        </w:r>
      </w:ins>
      <w:ins w:id="1982" w:author="Zhen Tan" w:date="2022-08-29T15:38:00Z">
        <w:r w:rsidR="0003247A">
          <w:rPr>
            <w:rFonts w:ascii="Times New Roman" w:hAnsi="Times New Roman" w:cs="Times New Roman"/>
            <w:sz w:val="24"/>
            <w:szCs w:val="24"/>
          </w:rPr>
          <w:t>,</w:t>
        </w:r>
      </w:ins>
      <w:del w:id="1983" w:author="Zhen Tan" w:date="2022-08-29T15:37:00Z">
        <w:r w:rsidR="00E67543" w:rsidRPr="002179CB" w:rsidDel="0003247A">
          <w:rPr>
            <w:rFonts w:ascii="Times New Roman" w:hAnsi="Times New Roman" w:cs="Times New Roman"/>
            <w:sz w:val="24"/>
            <w:szCs w:val="24"/>
          </w:rPr>
          <w:delText>:</w:delText>
        </w:r>
      </w:del>
    </w:p>
    <w:p w14:paraId="2B2FEA8B" w14:textId="28B6F803" w:rsidR="00E67543" w:rsidRDefault="00000000" w:rsidP="008052D1">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ins w:id="1984" w:author="Zhen Tan" w:date="2022-08-29T12:09:00Z">
                <w:rPr>
                  <w:rFonts w:ascii="Cambria Math" w:eastAsia="宋体" w:hAnsi="Times New Roman" w:cs="Times New Roman"/>
                  <w:sz w:val="24"/>
                  <w:szCs w:val="24"/>
                </w:rPr>
                <m:t>-</m:t>
              </w:ins>
            </m:r>
            <m:r>
              <w:ins w:id="1985" w:author="Zhen Tan" w:date="2022-08-29T12:09:00Z">
                <w:rPr>
                  <w:rFonts w:ascii="Cambria Math" w:eastAsia="宋体" w:hAnsi="Times New Roman" w:cs="Times New Roman"/>
                  <w:sz w:val="24"/>
                  <w:szCs w:val="24"/>
                </w:rPr>
                <m:t>1</m:t>
              </w:ins>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eqArr>
              <m:eqArrPr>
                <m:ctrlPr>
                  <w:ins w:id="1986" w:author="Zhen Tan" w:date="2022-08-29T15:39:00Z">
                    <w:rPr>
                      <w:rFonts w:ascii="Cambria Math" w:hAnsi="Cambria Math" w:cs="Times New Roman"/>
                      <w:b/>
                      <w:sz w:val="24"/>
                      <w:szCs w:val="24"/>
                    </w:rPr>
                  </w:ins>
                </m:ctrlPr>
              </m:eqArr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r>
                  <w:ins w:id="1987" w:author="Zhen Tan" w:date="2022-08-29T10:52:00Z">
                    <m:rPr>
                      <m:scr m:val="script"/>
                    </m:rPr>
                    <w:rPr>
                      <w:rFonts w:ascii="Cambria Math" w:hAnsi="Cambria Math" w:cs="Times New Roman"/>
                      <w:sz w:val="24"/>
                      <w:szCs w:val="24"/>
                      <w:rPrChange w:id="1988" w:author="Zhen Tan" w:date="2022-08-29T10:52:00Z">
                        <w:rPr>
                          <w:rFonts w:ascii="Cambria Math" w:hAnsi="Cambria Math" w:cs="Times New Roman"/>
                          <w:sz w:val="24"/>
                          <w:szCs w:val="24"/>
                          <w:highlight w:val="yellow"/>
                        </w:rPr>
                      </w:rPrChange>
                    </w:rPr>
                    <m:t>X</m:t>
                  </w:ins>
                </m:r>
                <w:commentRangeStart w:id="1989"/>
                <w:commentRangeStart w:id="1990"/>
                <m:acc>
                  <m:accPr>
                    <m:chr m:val="̅"/>
                    <m:ctrlPr>
                      <w:del w:id="1991" w:author="Zhen Tan" w:date="2022-08-29T10:52:00Z">
                        <w:rPr>
                          <w:rFonts w:ascii="Cambria Math" w:hAnsi="Cambria Math" w:cs="Times New Roman"/>
                          <w:b/>
                          <w:bCs/>
                          <w:sz w:val="24"/>
                          <w:szCs w:val="24"/>
                          <w:highlight w:val="yellow"/>
                        </w:rPr>
                      </w:del>
                    </m:ctrlPr>
                  </m:accPr>
                  <m:e>
                    <m:r>
                      <w:del w:id="1992" w:author="Zhen Tan" w:date="2022-08-29T10:52:00Z">
                        <m:rPr>
                          <m:scr m:val="script"/>
                        </m:rPr>
                        <w:rPr>
                          <w:rFonts w:ascii="Cambria Math" w:hAnsi="Cambria Math" w:cs="Times New Roman"/>
                          <w:sz w:val="24"/>
                          <w:szCs w:val="24"/>
                          <w:highlight w:val="yellow"/>
                        </w:rPr>
                        <m:t>X</m:t>
                      </w:del>
                    </m:r>
                  </m:e>
                </m:acc>
                <w:commentRangeEnd w:id="1989"/>
                <m:r>
                  <m:rPr>
                    <m:sty m:val="p"/>
                  </m:rPr>
                  <w:rPr>
                    <w:rStyle w:val="afd"/>
                  </w:rPr>
                  <w:commentReference w:id="1989"/>
                </m:r>
                <w:commentRangeStart w:id="1993"/>
                <w:commentRangeEnd w:id="1990"/>
                <m:r>
                  <m:rPr>
                    <m:sty m:val="p"/>
                  </m:rPr>
                  <w:rPr>
                    <w:rStyle w:val="afd"/>
                  </w:rPr>
                  <w:commentReference w:id="1990"/>
                </m:r>
                <w:commentRangeEnd w:id="1993"/>
                <m:r>
                  <m:rPr>
                    <m:sty m:val="p"/>
                  </m:rPr>
                  <w:rPr>
                    <w:rStyle w:val="afd"/>
                  </w:rPr>
                  <w:commentReference w:id="1993"/>
                </m:r>
                <m:r>
                  <m:rPr>
                    <m:sty m:val="bi"/>
                  </m:rPr>
                  <w:rPr>
                    <w:rFonts w:ascii="Cambria Math" w:eastAsia="宋体" w:hAnsi="Times New Roman" w:cs="Times New Roman"/>
                    <w:sz w:val="24"/>
                    <w:szCs w:val="24"/>
                  </w:rPr>
                  <m:t xml:space="preserve"> </m:t>
                </m:r>
                <m:ctrlPr>
                  <w:ins w:id="1994" w:author="Zhen Tan" w:date="2022-08-29T15:39:00Z">
                    <w:rPr>
                      <w:rFonts w:ascii="Cambria Math" w:eastAsia="宋体" w:hAnsi="Times New Roman" w:cs="Times New Roman"/>
                      <w:b/>
                      <w:i/>
                      <w:sz w:val="24"/>
                      <w:szCs w:val="24"/>
                    </w:rPr>
                  </w:ins>
                </m:ctrlPr>
              </m:e>
              <m:e>
                <m:r>
                  <m:rPr>
                    <m:sty m:val="p"/>
                  </m:rPr>
                  <w:rPr>
                    <w:rFonts w:ascii="Cambria Math" w:eastAsia="宋体" w:hAnsi="Times New Roman" w:cs="Times New Roman"/>
                    <w:sz w:val="24"/>
                    <w:szCs w:val="24"/>
                  </w:rPr>
                  <m:t xml:space="preserve">s.t. </m:t>
                </m:r>
                <m:sSubSup>
                  <m:sSubSupPr>
                    <m:ctrlPr>
                      <w:rPr>
                        <w:rFonts w:ascii="Cambria Math" w:hAnsi="Cambria Math" w:cs="Cambria Math"/>
                        <w:color w:val="333333"/>
                        <w:sz w:val="24"/>
                        <w:szCs w:val="24"/>
                        <w:shd w:val="clear" w:color="auto" w:fill="FFFFFF"/>
                      </w:rPr>
                    </m:ctrlPr>
                  </m:sSubSupPr>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del w:id="1995" w:author="Zhen Tan" w:date="2022-08-29T12:10:00Z">
                            <w:rPr>
                              <w:rFonts w:ascii="Cambria Math" w:hAnsi="Cambria Math" w:cs="Cambria Math"/>
                              <w:color w:val="FF0000"/>
                              <w:sz w:val="24"/>
                              <w:szCs w:val="24"/>
                              <w:shd w:val="clear" w:color="auto" w:fill="FFFFFF"/>
                            </w:rPr>
                            <m:t>N</m:t>
                          </w:del>
                        </m:r>
                        <m:r>
                          <w:ins w:id="1996" w:author="Zhen Tan" w:date="2022-08-29T12:10:00Z">
                            <w:rPr>
                              <w:rFonts w:ascii="Cambria Math" w:eastAsia="宋体" w:hAnsi="Times New Roman" w:cs="Times New Roman"/>
                              <w:sz w:val="24"/>
                              <w:szCs w:val="24"/>
                            </w:rPr>
                            <m:t>n</m:t>
                          </w:ins>
                        </m:r>
                        <m:r>
                          <w:ins w:id="1997" w:author="Zhen Tan" w:date="2022-08-29T12:10:00Z">
                            <w:rPr>
                              <w:rFonts w:ascii="Cambria Math" w:eastAsia="宋体" w:hAnsi="Times New Roman" w:cs="Times New Roman"/>
                              <w:sz w:val="24"/>
                              <w:szCs w:val="24"/>
                            </w:rPr>
                            <m:t>-</m:t>
                          </w:ins>
                        </m:r>
                        <m:r>
                          <w:ins w:id="1998" w:author="Zhen Tan" w:date="2022-08-29T12:10:00Z">
                            <w:rPr>
                              <w:rFonts w:ascii="Cambria Math" w:eastAsia="宋体" w:hAnsi="Times New Roman" w:cs="Times New Roman"/>
                              <w:sz w:val="24"/>
                              <w:szCs w:val="24"/>
                            </w:rPr>
                            <m:t>1</m:t>
                          </w:ins>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E</m:t>
                        </m:r>
                        <m:r>
                          <m:rPr>
                            <m:sty m:val="p"/>
                          </m:rPr>
                          <w:rPr>
                            <w:rFonts w:ascii="Cambria Math" w:hAnsi="Cambria Math" w:cs="Cambria Math"/>
                            <w:color w:val="333333"/>
                            <w:sz w:val="24"/>
                            <w:szCs w:val="24"/>
                            <w:shd w:val="clear" w:color="auto" w:fill="FFFFFF"/>
                          </w:rPr>
                          <m:t>,</m:t>
                        </m:r>
                        <m:r>
                          <w:ins w:id="1999" w:author="Zhen Tan" w:date="2022-08-29T12:10:00Z">
                            <w:rPr>
                              <w:rFonts w:ascii="Cambria Math" w:eastAsia="宋体" w:hAnsi="Times New Roman" w:cs="Times New Roman"/>
                              <w:sz w:val="24"/>
                              <w:szCs w:val="24"/>
                            </w:rPr>
                            <m:t>n</m:t>
                          </w:ins>
                        </m:r>
                        <m:r>
                          <w:ins w:id="2000" w:author="Zhen Tan" w:date="2022-08-29T12:10:00Z">
                            <w:rPr>
                              <w:rFonts w:ascii="Cambria Math" w:eastAsia="宋体" w:hAnsi="Times New Roman" w:cs="Times New Roman"/>
                              <w:sz w:val="24"/>
                              <w:szCs w:val="24"/>
                            </w:rPr>
                            <m:t>-</m:t>
                          </w:ins>
                        </m:r>
                        <m:r>
                          <w:ins w:id="2001" w:author="Zhen Tan" w:date="2022-08-29T12:10:00Z">
                            <w:rPr>
                              <w:rFonts w:ascii="Cambria Math" w:eastAsia="宋体" w:hAnsi="Times New Roman" w:cs="Times New Roman"/>
                              <w:sz w:val="24"/>
                              <w:szCs w:val="24"/>
                            </w:rPr>
                            <m:t>1</m:t>
                          </w:ins>
                        </m:r>
                        <w:commentRangeStart w:id="2002"/>
                        <w:commentRangeStart w:id="2003"/>
                        <m:r>
                          <w:del w:id="2004" w:author="Zhen Tan" w:date="2022-08-29T12:10:00Z">
                            <w:rPr>
                              <w:rFonts w:ascii="Cambria Math" w:hAnsi="Cambria Math" w:cs="Cambria Math"/>
                              <w:color w:val="333333"/>
                              <w:sz w:val="24"/>
                              <w:szCs w:val="24"/>
                              <w:shd w:val="clear" w:color="auto" w:fill="FFFFFF"/>
                            </w:rPr>
                            <m:t>N</m:t>
                          </w:del>
                        </m:r>
                        <w:commentRangeEnd w:id="2002"/>
                        <m:r>
                          <w:del w:id="2005" w:author="Zhen Tan" w:date="2022-08-29T12:10:00Z">
                            <m:rPr>
                              <m:sty m:val="p"/>
                            </m:rPr>
                            <w:rPr>
                              <w:rStyle w:val="afd"/>
                            </w:rPr>
                            <w:commentReference w:id="2002"/>
                          </w:del>
                        </m:r>
                        <w:commentRangeEnd w:id="2003"/>
                        <m:r>
                          <w:del w:id="2006" w:author="Zhen Tan" w:date="2022-08-29T12:10:00Z">
                            <m:rPr>
                              <m:sty m:val="p"/>
                            </m:rPr>
                            <w:rPr>
                              <w:rStyle w:val="afd"/>
                            </w:rPr>
                            <w:commentReference w:id="2003"/>
                          </w:del>
                        </m:r>
                      </m:sup>
                    </m:sSup>
                    <m:r>
                      <w:rPr>
                        <w:rFonts w:ascii="Cambria Math" w:eastAsia="宋体" w:hAnsi="Cambria Math" w:cs="Times New Roman"/>
                        <w:sz w:val="24"/>
                        <w:szCs w:val="24"/>
                      </w:rPr>
                      <m:t xml:space="preserve">≤ </m:t>
                    </m:r>
                    <m:sSup>
                      <m:sSupPr>
                        <m:ctrlPr>
                          <w:rPr>
                            <w:rFonts w:ascii="Cambria Math" w:hAnsi="Cambria Math" w:cs="Cambria Math"/>
                            <w:color w:val="333333"/>
                            <w:sz w:val="24"/>
                            <w:szCs w:val="24"/>
                            <w:shd w:val="clear" w:color="auto" w:fill="FFFFFF"/>
                          </w:rPr>
                        </m:ctrlPr>
                      </m:sSupPr>
                      <m:e>
                        <m:r>
                          <w:rPr>
                            <w:rFonts w:ascii="Cambria Math" w:hAnsi="Cambria Math" w:cs="Cambria Math"/>
                            <w:color w:val="333333"/>
                            <w:sz w:val="24"/>
                            <w:szCs w:val="24"/>
                            <w:shd w:val="clear" w:color="auto" w:fill="FFFFFF"/>
                          </w:rPr>
                          <m:t>τ</m:t>
                        </m:r>
                      </m:e>
                      <m:sup>
                        <m:r>
                          <w:rPr>
                            <w:rFonts w:ascii="Cambria Math" w:hAnsi="Cambria Math" w:cs="Cambria Math" w:hint="eastAsia"/>
                            <w:color w:val="333333"/>
                            <w:sz w:val="24"/>
                            <w:szCs w:val="24"/>
                            <w:shd w:val="clear" w:color="auto" w:fill="FFFFFF"/>
                          </w:rPr>
                          <m:t>E</m:t>
                        </m:r>
                      </m:sup>
                    </m:sSup>
                    <m:r>
                      <m:rPr>
                        <m:sty m:val="p"/>
                      </m:rPr>
                      <w:rPr>
                        <w:rFonts w:ascii="Cambria Math" w:eastAsia="宋体" w:hAnsi="Cambria Math" w:cs="Times New Roman"/>
                        <w:sz w:val="24"/>
                        <w:szCs w:val="24"/>
                      </w:rPr>
                      <m:t>-</m:t>
                    </m:r>
                    <m:sSup>
                      <m:sSupPr>
                        <m:ctrlPr>
                          <w:ins w:id="2007" w:author="Zhen Tan" w:date="2022-08-29T15:36:00Z">
                            <w:rPr>
                              <w:rFonts w:ascii="Cambria Math" w:hAnsi="Cambria Math" w:cs="Cambria Math"/>
                              <w:sz w:val="24"/>
                              <w:szCs w:val="24"/>
                              <w:shd w:val="clear" w:color="auto" w:fill="FFFFFF"/>
                            </w:rPr>
                          </w:ins>
                        </m:ctrlPr>
                      </m:sSupPr>
                      <m:e>
                        <m:r>
                          <w:ins w:id="2008" w:author="Zhen Tan" w:date="2022-08-29T15:36:00Z">
                            <m:rPr>
                              <m:sty m:val="p"/>
                            </m:rPr>
                            <w:rPr>
                              <w:rFonts w:ascii="Cambria Math" w:eastAsia="宋体" w:hAnsi="Cambria Math" w:cs="Times New Roman"/>
                              <w:sz w:val="24"/>
                              <w:szCs w:val="24"/>
                            </w:rPr>
                            <m:t>Φ</m:t>
                          </w:ins>
                        </m:r>
                      </m:e>
                      <m:sup>
                        <m:r>
                          <w:ins w:id="2009" w:author="Zhen Tan" w:date="2022-08-29T15:36:00Z">
                            <w:rPr>
                              <w:rFonts w:ascii="Cambria Math" w:eastAsia="微软雅黑" w:hAnsi="Cambria Math" w:cs="微软雅黑"/>
                              <w:sz w:val="24"/>
                              <w:szCs w:val="24"/>
                              <w:shd w:val="clear" w:color="auto" w:fill="FFFFFF"/>
                            </w:rPr>
                            <m:t>-</m:t>
                          </w:ins>
                        </m:r>
                        <m:r>
                          <w:ins w:id="2010" w:author="Zhen Tan" w:date="2022-08-29T15:36:00Z">
                            <w:rPr>
                              <w:rFonts w:ascii="Cambria Math" w:hAnsi="Cambria Math" w:cs="Cambria Math"/>
                              <w:sz w:val="24"/>
                              <w:szCs w:val="24"/>
                              <w:shd w:val="clear" w:color="auto" w:fill="FFFFFF"/>
                            </w:rPr>
                            <m:t>1</m:t>
                          </w:ins>
                        </m:r>
                      </m:sup>
                    </m:sSup>
                    <m:d>
                      <m:dPr>
                        <m:ctrlPr>
                          <w:ins w:id="2011" w:author="Zhen Tan" w:date="2022-08-29T15:36:00Z">
                            <w:rPr>
                              <w:rFonts w:ascii="Cambria Math" w:eastAsia="宋体" w:hAnsi="Cambria Math" w:cs="Times New Roman"/>
                              <w:sz w:val="24"/>
                              <w:szCs w:val="24"/>
                            </w:rPr>
                          </w:ins>
                        </m:ctrlPr>
                      </m:dPr>
                      <m:e>
                        <m:r>
                          <w:ins w:id="2012" w:author="Zhen Tan" w:date="2022-08-29T15:36:00Z">
                            <m:rPr>
                              <m:sty m:val="p"/>
                            </m:rPr>
                            <w:rPr>
                              <w:rFonts w:ascii="Cambria Math" w:eastAsia="宋体" w:hAnsi="Cambria Math" w:cs="Times New Roman"/>
                              <w:sz w:val="24"/>
                              <w:szCs w:val="24"/>
                            </w:rPr>
                            <m:t>1-</m:t>
                          </w:ins>
                        </m:r>
                        <m:r>
                          <w:ins w:id="2013" w:author="Zhen Tan" w:date="2022-08-29T15:36:00Z">
                            <w:rPr>
                              <w:rFonts w:ascii="Cambria Math" w:hAnsi="Cambria Math" w:cs="Times New Roman"/>
                              <w:sz w:val="24"/>
                              <w:szCs w:val="24"/>
                            </w:rPr>
                            <m:t>ϵ</m:t>
                          </w:ins>
                        </m:r>
                        <m:ctrlPr>
                          <w:ins w:id="2014" w:author="Zhen Tan" w:date="2022-08-29T15:36:00Z">
                            <w:rPr>
                              <w:rFonts w:ascii="Cambria Math" w:hAnsi="Times New Roman" w:cs="Times New Roman"/>
                              <w:i/>
                              <w:sz w:val="24"/>
                              <w:szCs w:val="24"/>
                            </w:rPr>
                          </w:ins>
                        </m:ctrlPr>
                      </m:e>
                    </m:d>
                    <m:sSub>
                      <m:sSubPr>
                        <m:ctrlPr>
                          <w:del w:id="2015" w:author="Zhen Tan" w:date="2022-08-29T15:36:00Z">
                            <w:rPr>
                              <w:rFonts w:ascii="Cambria Math" w:hAnsi="Times New Roman" w:cs="Times New Roman"/>
                              <w:i/>
                              <w:sz w:val="24"/>
                              <w:szCs w:val="24"/>
                            </w:rPr>
                          </w:del>
                        </m:ctrlPr>
                      </m:sSubPr>
                      <m:e>
                        <m:r>
                          <w:del w:id="2016" w:author="Zhen Tan" w:date="2022-08-29T15:36:00Z">
                            <w:rPr>
                              <w:rFonts w:ascii="Cambria Math" w:eastAsia="宋体" w:hAnsi="Cambria Math" w:cs="Times New Roman"/>
                              <w:sz w:val="24"/>
                              <w:szCs w:val="24"/>
                            </w:rPr>
                            <m:t>α</m:t>
                          </w:del>
                        </m:r>
                      </m:e>
                      <m:sub>
                        <m:r>
                          <w:del w:id="2017" w:author="Zhen Tan" w:date="2022-08-29T15:36:00Z">
                            <m:rPr>
                              <m:sty m:val="p"/>
                            </m:rPr>
                            <w:rPr>
                              <w:rFonts w:ascii="Cambria Math" w:hAnsi="Cambria Math" w:cs="Times New Roman"/>
                              <w:sz w:val="24"/>
                              <w:szCs w:val="24"/>
                            </w:rPr>
                            <m:t>1</m:t>
                          </w:del>
                        </m:r>
                        <m:r>
                          <w:del w:id="2018" w:author="Zhen Tan" w:date="2022-08-29T15:36:00Z">
                            <m:rPr>
                              <m:sty m:val="p"/>
                            </m:rPr>
                            <w:rPr>
                              <w:rFonts w:ascii="Cambria Math" w:eastAsia="微软雅黑" w:hAnsi="Cambria Math" w:cs="微软雅黑" w:hint="eastAsia"/>
                              <w:sz w:val="24"/>
                              <w:szCs w:val="24"/>
                            </w:rPr>
                            <m:t>-</m:t>
                          </w:del>
                        </m:r>
                        <m:r>
                          <w:del w:id="2019" w:author="Zhen Tan" w:date="2022-08-29T15:36:00Z">
                            <m:rPr>
                              <m:scr m:val="script"/>
                              <m:sty m:val="p"/>
                            </m:rPr>
                            <w:rPr>
                              <w:rFonts w:ascii="Cambria Math" w:hAnsi="Cambria Math" w:cs="Times New Roman"/>
                              <w:sz w:val="24"/>
                              <w:szCs w:val="24"/>
                            </w:rPr>
                            <m:t>E</m:t>
                          </w:del>
                        </m:r>
                      </m:sub>
                    </m:sSub>
                    <m:sSup>
                      <m:sSupPr>
                        <m:ctrlPr>
                          <w:rPr>
                            <w:rFonts w:ascii="Cambria Math" w:hAnsi="Cambria Math" w:cs="Cambria Math"/>
                            <w:color w:val="333333"/>
                            <w:sz w:val="24"/>
                            <w:szCs w:val="24"/>
                            <w:shd w:val="clear" w:color="auto" w:fill="FFFFFF"/>
                          </w:rPr>
                        </m:ctrlPr>
                      </m:sSupPr>
                      <m:e>
                        <m:d>
                          <m:dPr>
                            <m:ctrlPr>
                              <w:rPr>
                                <w:rFonts w:ascii="Cambria Math" w:eastAsia="宋体" w:hAnsi="Cambria Math" w:cs="Times New Roman"/>
                                <w:iCs/>
                                <w:sz w:val="24"/>
                                <w:szCs w:val="24"/>
                              </w:rPr>
                            </m:ctrlPr>
                          </m:dPr>
                          <m:e>
                            <m:sSubSup>
                              <m:sSubSupPr>
                                <m:ctrlPr>
                                  <w:rPr>
                                    <w:rFonts w:ascii="Cambria Math" w:hAnsi="Cambria Math" w:cs="Cambria Math"/>
                                    <w:bCs/>
                                    <w:iCs/>
                                    <w:sz w:val="24"/>
                                    <w:szCs w:val="24"/>
                                  </w:rPr>
                                </m:ctrlPr>
                              </m:sSubSupPr>
                              <m:e>
                                <m:r>
                                  <w:rPr>
                                    <w:rFonts w:ascii="Cambria Math" w:hAnsi="Cambria Math" w:cs="Times New Roman"/>
                                    <w:sz w:val="24"/>
                                    <w:szCs w:val="24"/>
                                  </w:rPr>
                                  <m:t>λ</m:t>
                                </m:r>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sz w:val="24"/>
                                    <w:szCs w:val="24"/>
                                  </w:rPr>
                                  <m:t>E</m:t>
                                </m:r>
                                <m:r>
                                  <m:rPr>
                                    <m:sty m:val="p"/>
                                  </m:rPr>
                                  <w:rPr>
                                    <w:rFonts w:ascii="Cambria Math" w:hAnsi="Cambria Math" w:cs="Cambria Math"/>
                                    <w:sz w:val="24"/>
                                    <w:szCs w:val="24"/>
                                  </w:rPr>
                                  <m:t>,</m:t>
                                </m:r>
                                <m:r>
                                  <w:ins w:id="2020" w:author="Zhen Tan" w:date="2022-08-29T12:10:00Z">
                                    <w:rPr>
                                      <w:rFonts w:ascii="Cambria Math" w:eastAsia="宋体" w:hAnsi="Times New Roman" w:cs="Times New Roman"/>
                                      <w:sz w:val="24"/>
                                      <w:szCs w:val="24"/>
                                    </w:rPr>
                                    <m:t>n</m:t>
                                  </w:ins>
                                </m:r>
                                <m:r>
                                  <w:ins w:id="2021" w:author="Zhen Tan" w:date="2022-08-29T12:10:00Z">
                                    <w:rPr>
                                      <w:rFonts w:ascii="Cambria Math" w:eastAsia="宋体" w:hAnsi="Times New Roman" w:cs="Times New Roman"/>
                                      <w:sz w:val="24"/>
                                      <w:szCs w:val="24"/>
                                    </w:rPr>
                                    <m:t>-</m:t>
                                  </w:ins>
                                </m:r>
                                <m:r>
                                  <w:ins w:id="2022" w:author="Zhen Tan" w:date="2022-08-29T12:10:00Z">
                                    <w:rPr>
                                      <w:rFonts w:ascii="Cambria Math" w:eastAsia="宋体" w:hAnsi="Times New Roman" w:cs="Times New Roman"/>
                                      <w:sz w:val="24"/>
                                      <w:szCs w:val="24"/>
                                    </w:rPr>
                                    <m:t>1</m:t>
                                  </w:ins>
                                </m:r>
                                <m:r>
                                  <w:del w:id="2023" w:author="Zhen Tan" w:date="2022-08-29T12:10:00Z">
                                    <w:rPr>
                                      <w:rFonts w:ascii="Cambria Math" w:hAnsi="Cambria Math" w:cs="Cambria Math"/>
                                      <w:color w:val="FF0000"/>
                                      <w:sz w:val="24"/>
                                      <w:szCs w:val="24"/>
                                    </w:rPr>
                                    <m:t>N</m:t>
                                  </w:del>
                                </m:r>
                              </m:sup>
                            </m:sSubSup>
                            <m:ctrlPr>
                              <w:rPr>
                                <w:rFonts w:ascii="Cambria Math" w:hAnsi="Cambria Math" w:cs="Times New Roman"/>
                                <w:iCs/>
                                <w:sz w:val="24"/>
                                <w:szCs w:val="24"/>
                              </w:rPr>
                            </m:ctrlPr>
                          </m:e>
                        </m:d>
                      </m:e>
                      <m:sup>
                        <m:f>
                          <m:fPr>
                            <m:ctrlPr>
                              <w:rPr>
                                <w:rFonts w:ascii="Cambria Math" w:eastAsia="微软雅黑" w:hAnsi="Cambria Math" w:cs="微软雅黑"/>
                                <w:i/>
                                <w:color w:val="333333"/>
                                <w:sz w:val="24"/>
                                <w:szCs w:val="24"/>
                                <w:shd w:val="clear" w:color="auto" w:fill="FFFFFF"/>
                              </w:rPr>
                            </m:ctrlPr>
                          </m:fPr>
                          <m:num>
                            <m:r>
                              <w:rPr>
                                <w:rFonts w:ascii="Cambria Math" w:eastAsia="微软雅黑" w:hAnsi="Cambria Math" w:cs="微软雅黑"/>
                                <w:color w:val="333333"/>
                                <w:sz w:val="24"/>
                                <w:szCs w:val="24"/>
                                <w:shd w:val="clear" w:color="auto" w:fill="FFFFFF"/>
                              </w:rPr>
                              <m:t>1</m:t>
                            </m:r>
                          </m:num>
                          <m:den>
                            <m:r>
                              <w:rPr>
                                <w:rFonts w:ascii="Cambria Math" w:eastAsia="微软雅黑" w:hAnsi="Cambria Math" w:cs="微软雅黑"/>
                                <w:color w:val="333333"/>
                                <w:sz w:val="24"/>
                                <w:szCs w:val="24"/>
                                <w:shd w:val="clear" w:color="auto" w:fill="FFFFFF"/>
                              </w:rPr>
                              <m:t>2</m:t>
                            </m:r>
                          </m:den>
                        </m:f>
                      </m:sup>
                    </m:sSup>
                    <m:r>
                      <w:rPr>
                        <w:rFonts w:ascii="Cambria Math" w:hAnsi="Cambria Math" w:cs="Cambria Math"/>
                        <w:color w:val="333333"/>
                        <w:sz w:val="24"/>
                        <w:szCs w:val="24"/>
                        <w:shd w:val="clear" w:color="auto" w:fill="FFFFFF"/>
                      </w:rPr>
                      <m:t>,</m:t>
                    </m:r>
                    <m:r>
                      <w:ins w:id="2024" w:author="Zhen Tan" w:date="2022-08-29T15:38:00Z">
                        <w:rPr>
                          <w:rFonts w:ascii="Cambria Math" w:hAnsi="Cambria Math" w:cs="Cambria Math"/>
                          <w:color w:val="333333"/>
                          <w:sz w:val="24"/>
                          <w:szCs w:val="24"/>
                          <w:shd w:val="clear" w:color="auto" w:fill="FFFFFF"/>
                        </w:rPr>
                        <m:t xml:space="preserve"> </m:t>
                      </w:ins>
                    </m:r>
                    <m:r>
                      <w:rPr>
                        <w:rFonts w:ascii="Cambria Math" w:hAnsi="Cambria Math" w:cs="Cambria Math"/>
                        <w:color w:val="333333"/>
                        <w:sz w:val="24"/>
                        <w:szCs w:val="24"/>
                        <w:shd w:val="clear" w:color="auto" w:fill="FFFFFF"/>
                      </w:rPr>
                      <m:t xml:space="preserve"> </m:t>
                    </m:r>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ins w:id="2025" w:author="Zhen Tan" w:date="2022-08-29T12:10:00Z">
                        <w:rPr>
                          <w:rFonts w:ascii="Cambria Math" w:eastAsia="宋体" w:hAnsi="Times New Roman" w:cs="Times New Roman"/>
                          <w:sz w:val="24"/>
                          <w:szCs w:val="24"/>
                        </w:rPr>
                        <m:t>n</m:t>
                      </w:ins>
                    </m:r>
                    <m:r>
                      <w:ins w:id="2026" w:author="Zhen Tan" w:date="2022-08-29T12:10:00Z">
                        <w:rPr>
                          <w:rFonts w:ascii="Cambria Math" w:eastAsia="宋体" w:hAnsi="Times New Roman" w:cs="Times New Roman"/>
                          <w:sz w:val="24"/>
                          <w:szCs w:val="24"/>
                        </w:rPr>
                        <m:t>-</m:t>
                      </w:ins>
                    </m:r>
                    <m:r>
                      <w:ins w:id="2027" w:author="Zhen Tan" w:date="2022-08-29T12:10:00Z">
                        <w:rPr>
                          <w:rFonts w:ascii="Cambria Math" w:eastAsia="宋体" w:hAnsi="Times New Roman" w:cs="Times New Roman"/>
                          <w:sz w:val="24"/>
                          <w:szCs w:val="24"/>
                        </w:rPr>
                        <m:t>1</m:t>
                      </w:ins>
                    </m:r>
                    <m:r>
                      <w:del w:id="2028" w:author="Zhen Tan" w:date="2022-08-29T12:10:00Z">
                        <w:rPr>
                          <w:rFonts w:ascii="Cambria Math" w:hAnsi="Cambria Math" w:cs="Cambria Math"/>
                          <w:color w:val="333333"/>
                          <w:sz w:val="24"/>
                          <w:szCs w:val="24"/>
                          <w:shd w:val="clear" w:color="auto" w:fill="FFFFFF"/>
                        </w:rPr>
                        <m:t>n</m:t>
                      </w:del>
                    </m:r>
                  </m:sup>
                </m:sSup>
                <m:r>
                  <m:rPr>
                    <m:sty m:val="p"/>
                  </m:rPr>
                  <w:rPr>
                    <w:rFonts w:ascii="Cambria Math" w:eastAsia="宋体" w:hAnsi="Times New Roman" w:cs="Times New Roman"/>
                    <w:sz w:val="24"/>
                    <w:szCs w:val="24"/>
                  </w:rPr>
                  <m:t>&lt;</m:t>
                </m:r>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ins w:id="2029" w:author="Zhen Tan" w:date="2022-08-29T12:10:00Z">
                        <w:rPr>
                          <w:rFonts w:ascii="Cambria Math" w:eastAsia="宋体" w:hAnsi="Times New Roman" w:cs="Times New Roman"/>
                          <w:sz w:val="24"/>
                          <w:szCs w:val="24"/>
                        </w:rPr>
                        <m:t>n</m:t>
                      </w:ins>
                    </m:r>
                    <m:r>
                      <w:ins w:id="2030" w:author="Zhen Tan" w:date="2022-08-29T12:10:00Z">
                        <w:rPr>
                          <w:rFonts w:ascii="Cambria Math" w:eastAsia="宋体" w:hAnsi="Times New Roman" w:cs="Times New Roman"/>
                          <w:sz w:val="24"/>
                          <w:szCs w:val="24"/>
                        </w:rPr>
                        <m:t>-</m:t>
                      </w:ins>
                    </m:r>
                    <m:r>
                      <w:ins w:id="2031" w:author="Zhen Tan" w:date="2022-08-29T12:10:00Z">
                        <w:rPr>
                          <w:rFonts w:ascii="Cambria Math" w:eastAsia="宋体" w:hAnsi="Times New Roman" w:cs="Times New Roman"/>
                          <w:sz w:val="24"/>
                          <w:szCs w:val="24"/>
                        </w:rPr>
                        <m:t>1</m:t>
                      </w:ins>
                    </m:r>
                    <m:r>
                      <w:del w:id="2032" w:author="Zhen Tan" w:date="2022-08-29T12:10:00Z">
                        <w:rPr>
                          <w:rFonts w:ascii="Cambria Math" w:hAnsi="Cambria Math" w:cs="Cambria Math"/>
                          <w:color w:val="333333"/>
                          <w:sz w:val="24"/>
                          <w:szCs w:val="24"/>
                          <w:shd w:val="clear" w:color="auto" w:fill="FFFFFF"/>
                        </w:rPr>
                        <m:t>n</m:t>
                      </w:del>
                    </m:r>
                  </m:sup>
                </m:sSup>
                <m:r>
                  <w:rPr>
                    <w:rFonts w:ascii="Cambria Math" w:hAnsi="Cambria Math" w:cs="Cambria Math"/>
                    <w:color w:val="333333"/>
                    <w:sz w:val="24"/>
                    <w:szCs w:val="24"/>
                    <w:shd w:val="clear" w:color="auto" w:fill="FFFFFF"/>
                  </w:rPr>
                  <m:t xml:space="preserve"> ∀i</m:t>
                </m:r>
                <m:r>
                  <m:rPr>
                    <m:sty m:val="b"/>
                  </m:rPr>
                  <w:rPr>
                    <w:rFonts w:ascii="Cambria Math" w:eastAsia="宋体" w:hAnsi="Cambria Math" w:cs="Times New Roman"/>
                    <w:sz w:val="24"/>
                    <w:szCs w:val="24"/>
                  </w:rPr>
                  <m:t>∈</m:t>
                </m:r>
                <m:d>
                  <m:dPr>
                    <m:begChr m:val="{"/>
                    <m:endChr m:val="}"/>
                    <m:ctrlPr>
                      <w:rPr>
                        <w:rFonts w:ascii="Cambria Math" w:eastAsia="宋体" w:hAnsi="Cambria Math" w:cs="Times New Roman"/>
                        <w:b/>
                        <w:sz w:val="24"/>
                        <w:szCs w:val="24"/>
                      </w:rPr>
                    </m:ctrlPr>
                  </m:dPr>
                  <m:e>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ctrlPr>
                      <w:rPr>
                        <w:rFonts w:ascii="Cambria Math" w:eastAsia="宋体" w:hAnsi="Cambria Math" w:cs="Times New Roman"/>
                        <w:i/>
                        <w:sz w:val="24"/>
                        <w:szCs w:val="24"/>
                      </w:rPr>
                    </m:ctrlPr>
                  </m:e>
                </m:d>
                <m:ctrlPr>
                  <w:ins w:id="2033" w:author="Zhen Tan" w:date="2022-08-29T15:39:00Z">
                    <w:rPr>
                      <w:rFonts w:ascii="Cambria Math" w:eastAsia="宋体" w:hAnsi="Cambria Math" w:cs="Times New Roman"/>
                      <w:i/>
                      <w:sz w:val="24"/>
                      <w:szCs w:val="24"/>
                    </w:rPr>
                  </w:ins>
                </m:ctrlPr>
              </m:e>
            </m:eqArr>
          </m:e>
        </m:d>
      </m:oMath>
      <w:r w:rsidR="00E67543" w:rsidRPr="005D04A3">
        <w:rPr>
          <w:rFonts w:ascii="Times New Roman" w:hAnsi="Times New Roman" w:cs="Times New Roman"/>
          <w:bCs/>
          <w:sz w:val="24"/>
          <w:szCs w:val="24"/>
        </w:rPr>
        <w:t>,</w:t>
      </w:r>
      <w:ins w:id="2034" w:author="Zhen Tan" w:date="2022-08-29T15:39:00Z">
        <w:r w:rsidR="0003247A">
          <w:rPr>
            <w:rFonts w:ascii="Times New Roman" w:hAnsi="Times New Roman" w:cs="Times New Roman"/>
            <w:b/>
            <w:sz w:val="24"/>
            <w:szCs w:val="24"/>
          </w:rPr>
          <w:t xml:space="preserve">  </w:t>
        </w:r>
      </w:ins>
      <w:del w:id="2035" w:author="Zhen Tan" w:date="2022-08-29T15:39:00Z">
        <w:r w:rsidR="00E67543" w:rsidDel="0003247A">
          <w:rPr>
            <w:rFonts w:ascii="Times New Roman" w:hAnsi="Times New Roman" w:cs="Times New Roman"/>
            <w:b/>
            <w:sz w:val="24"/>
            <w:szCs w:val="24"/>
          </w:rPr>
          <w:delText xml:space="preserve">   </w:delText>
        </w:r>
      </w:del>
      <w:r w:rsidR="00E67543">
        <w:rPr>
          <w:rFonts w:ascii="Times New Roman" w:hAnsi="Times New Roman" w:cs="Times New Roman"/>
          <w:bCs/>
          <w:sz w:val="24"/>
          <w:szCs w:val="24"/>
        </w:rPr>
        <w:t>(1</w:t>
      </w:r>
      <w:ins w:id="2036" w:author="Zhen Tan" w:date="2022-08-29T15:39:00Z">
        <w:r w:rsidR="0003247A">
          <w:rPr>
            <w:rFonts w:ascii="Times New Roman" w:hAnsi="Times New Roman" w:cs="Times New Roman"/>
            <w:bCs/>
            <w:sz w:val="24"/>
            <w:szCs w:val="24"/>
          </w:rPr>
          <w:t>3</w:t>
        </w:r>
      </w:ins>
      <w:del w:id="2037" w:author="Zhen Tan" w:date="2022-08-29T15:39:00Z">
        <w:r w:rsidR="00E67543" w:rsidDel="0003247A">
          <w:rPr>
            <w:rFonts w:ascii="Times New Roman" w:hAnsi="Times New Roman" w:cs="Times New Roman"/>
            <w:bCs/>
            <w:sz w:val="24"/>
            <w:szCs w:val="24"/>
          </w:rPr>
          <w:delText>8</w:delText>
        </w:r>
      </w:del>
      <w:r w:rsidR="00E67543">
        <w:rPr>
          <w:rFonts w:ascii="Times New Roman" w:hAnsi="Times New Roman" w:cs="Times New Roman"/>
          <w:bCs/>
          <w:sz w:val="24"/>
          <w:szCs w:val="24"/>
        </w:rPr>
        <w:t>)</w:t>
      </w:r>
    </w:p>
    <w:p w14:paraId="68458E64" w14:textId="6AE32B10" w:rsidR="00E67543" w:rsidRPr="00535AAC" w:rsidRDefault="00E67543" w:rsidP="008052D1">
      <w:pPr>
        <w:adjustRightInd w:val="0"/>
        <w:snapToGrid w:val="0"/>
        <w:rPr>
          <w:rFonts w:ascii="Times New Roman" w:hAnsi="Times New Roman" w:cs="Times New Roman"/>
          <w:bCs/>
          <w:sz w:val="24"/>
          <w:szCs w:val="24"/>
        </w:rPr>
      </w:pPr>
      <w:commentRangeStart w:id="2038"/>
      <w:commentRangeStart w:id="2039"/>
      <w:r>
        <w:rPr>
          <w:rFonts w:ascii="Times New Roman" w:hAnsi="Times New Roman" w:cs="Times New Roman"/>
          <w:sz w:val="24"/>
          <w:szCs w:val="24"/>
        </w:rPr>
        <w:t xml:space="preserve">if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bCs/>
          <w:sz w:val="24"/>
          <w:szCs w:val="24"/>
        </w:rPr>
        <w:t>contains more than</w:t>
      </w:r>
      <w:r w:rsidRPr="00211D2F">
        <w:rPr>
          <w:rFonts w:ascii="Times New Roman" w:hAnsi="Times New Roman" w:cs="Times New Roman"/>
          <w:bCs/>
          <w:color w:val="FF0000"/>
          <w:sz w:val="24"/>
          <w:szCs w:val="24"/>
        </w:rPr>
        <w:t xml:space="preserve"> </w:t>
      </w:r>
      <m:oMath>
        <m:sSub>
          <m:sSubPr>
            <m:ctrlPr>
              <w:rPr>
                <w:rFonts w:ascii="Cambria Math" w:hAnsi="Times New Roman" w:cs="Times New Roman"/>
                <w:i/>
                <w:sz w:val="24"/>
                <w:szCs w:val="24"/>
                <w:highlight w:val="magenta"/>
              </w:rPr>
            </m:ctrlPr>
          </m:sSubPr>
          <m:e>
            <m:r>
              <w:rPr>
                <w:rFonts w:ascii="Cambria Math" w:eastAsia="宋体" w:hAnsi="Cambria Math" w:cs="Times New Roman"/>
                <w:sz w:val="24"/>
                <w:szCs w:val="24"/>
                <w:highlight w:val="magenta"/>
                <w:rPrChange w:id="2040" w:author="Zhen Tan" w:date="2022-08-30T12:12:00Z">
                  <w:rPr>
                    <w:rFonts w:ascii="Cambria Math" w:eastAsia="宋体" w:hAnsi="Cambria Math" w:cs="Times New Roman"/>
                    <w:color w:val="FF0000"/>
                    <w:sz w:val="24"/>
                    <w:szCs w:val="24"/>
                  </w:rPr>
                </w:rPrChange>
              </w:rPr>
              <m:t>K</m:t>
            </m:r>
          </m:e>
          <m:sub>
            <m:r>
              <m:rPr>
                <m:sty m:val="p"/>
              </m:rPr>
              <w:rPr>
                <w:rFonts w:ascii="Cambria Math" w:hAnsi="Cambria Math" w:cs="Times New Roman"/>
                <w:sz w:val="24"/>
                <w:szCs w:val="24"/>
                <w:highlight w:val="magenta"/>
                <w:rPrChange w:id="2041" w:author="Zhen Tan" w:date="2022-08-30T12:12:00Z">
                  <w:rPr>
                    <w:rFonts w:ascii="Cambria Math" w:hAnsi="Cambria Math" w:cs="Times New Roman"/>
                    <w:color w:val="FF0000"/>
                    <w:sz w:val="24"/>
                    <w:szCs w:val="24"/>
                  </w:rPr>
                </w:rPrChange>
              </w:rPr>
              <m:t>2</m:t>
            </m:r>
          </m:sub>
        </m:sSub>
      </m:oMath>
      <w:r w:rsidRPr="00662537">
        <w:rPr>
          <w:rFonts w:ascii="Times New Roman" w:hAnsi="Times New Roman" w:cs="Times New Roman"/>
          <w:bCs/>
          <w:sz w:val="24"/>
          <w:szCs w:val="24"/>
          <w:highlight w:val="magenta"/>
          <w:rPrChange w:id="2042" w:author="Zhen Tan" w:date="2022-08-30T12:12:00Z">
            <w:rPr>
              <w:rFonts w:ascii="Times New Roman" w:hAnsi="Times New Roman" w:cs="Times New Roman"/>
              <w:bCs/>
              <w:color w:val="FF0000"/>
              <w:sz w:val="24"/>
              <w:szCs w:val="24"/>
            </w:rPr>
          </w:rPrChange>
        </w:rPr>
        <w:t xml:space="preserve"> </w:t>
      </w:r>
      <w:r w:rsidRPr="00662537">
        <w:rPr>
          <w:rFonts w:ascii="Times New Roman" w:hAnsi="Times New Roman" w:cs="Times New Roman"/>
          <w:bCs/>
          <w:sz w:val="24"/>
          <w:szCs w:val="24"/>
          <w:highlight w:val="magenta"/>
          <w:rPrChange w:id="2043" w:author="Zhen Tan" w:date="2022-08-30T12:12:00Z">
            <w:rPr>
              <w:rFonts w:ascii="Times New Roman" w:hAnsi="Times New Roman" w:cs="Times New Roman"/>
              <w:bCs/>
              <w:sz w:val="24"/>
              <w:szCs w:val="24"/>
            </w:rPr>
          </w:rPrChange>
        </w:rPr>
        <w:t>solution</w:t>
      </w:r>
      <w:ins w:id="2044" w:author="Zhen Tan" w:date="2022-08-29T12:15:00Z">
        <w:r w:rsidR="00DA4246" w:rsidRPr="00662537">
          <w:rPr>
            <w:rFonts w:ascii="Times New Roman" w:hAnsi="Times New Roman" w:cs="Times New Roman"/>
            <w:bCs/>
            <w:sz w:val="24"/>
            <w:szCs w:val="24"/>
            <w:highlight w:val="magenta"/>
            <w:rPrChange w:id="2045" w:author="Zhen Tan" w:date="2022-08-30T12:12:00Z">
              <w:rPr>
                <w:rFonts w:ascii="Times New Roman" w:hAnsi="Times New Roman" w:cs="Times New Roman"/>
                <w:bCs/>
                <w:sz w:val="24"/>
                <w:szCs w:val="24"/>
              </w:rPr>
            </w:rPrChange>
          </w:rPr>
          <w:t>s</w:t>
        </w:r>
      </w:ins>
      <w:del w:id="2046" w:author="Zhen Tan" w:date="2022-08-29T12:15:00Z">
        <w:r w:rsidDel="00DA4246">
          <w:rPr>
            <w:rFonts w:ascii="Times New Roman" w:hAnsi="Times New Roman" w:cs="Times New Roman"/>
            <w:bCs/>
            <w:sz w:val="24"/>
            <w:szCs w:val="24"/>
          </w:rPr>
          <w:delText>s</w:delText>
        </w:r>
      </w:del>
      <w:r>
        <w:rPr>
          <w:rFonts w:ascii="Times New Roman" w:hAnsi="Times New Roman" w:cs="Times New Roman"/>
          <w:bCs/>
          <w:sz w:val="24"/>
          <w:szCs w:val="24"/>
        </w:rPr>
        <w:t xml:space="preserve">, we simply choose </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S</m:t>
            </m:r>
          </m:e>
          <m:sub>
            <m:r>
              <w:rPr>
                <w:rFonts w:ascii="Cambria Math" w:eastAsia="宋体" w:hAnsi="Times New Roman" w:cs="Times New Roman"/>
                <w:sz w:val="24"/>
                <w:szCs w:val="24"/>
              </w:rPr>
              <m:t>2</m:t>
            </m:r>
          </m:sub>
          <m:sup>
            <m:r>
              <w:rPr>
                <w:rFonts w:ascii="Cambria Math" w:eastAsia="宋体" w:hAnsi="Times New Roman" w:cs="Times New Roman"/>
                <w:sz w:val="24"/>
                <w:szCs w:val="24"/>
              </w:rPr>
              <m:t>n</m:t>
            </m:r>
          </m:sup>
        </m:sSubSup>
        <m:r>
          <w:rPr>
            <w:rFonts w:ascii="Cambria Math" w:eastAsia="宋体" w:hAnsi="Times New Roman" w:cs="Times New Roman"/>
            <w:sz w:val="24"/>
            <w:szCs w:val="24"/>
          </w:rPr>
          <m:t xml:space="preserve">= </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otherwise</w:t>
      </w:r>
      <w:commentRangeEnd w:id="2038"/>
      <w:r>
        <w:rPr>
          <w:rStyle w:val="afd"/>
        </w:rPr>
        <w:commentReference w:id="2038"/>
      </w:r>
      <w:commentRangeEnd w:id="2039"/>
      <w:r>
        <w:rPr>
          <w:rStyle w:val="afd"/>
        </w:rPr>
        <w:commentReference w:id="2039"/>
      </w:r>
      <w:r>
        <w:rPr>
          <w:rFonts w:ascii="Times New Roman" w:hAnsi="Times New Roman" w:cs="Times New Roman"/>
          <w:bCs/>
          <w:sz w:val="24"/>
          <w:szCs w:val="24"/>
        </w:rPr>
        <w:t xml:space="preserve"> </w:t>
      </w:r>
      <w:r>
        <w:rPr>
          <w:rFonts w:ascii="Times New Roman" w:hAnsi="Times New Roman" w:cs="Times New Roman"/>
          <w:sz w:val="24"/>
          <w:szCs w:val="24"/>
        </w:rPr>
        <w:t xml:space="preserve">we generate </w:t>
      </w:r>
      <w:ins w:id="2047" w:author="Zhen Tan" w:date="2022-08-29T12:12:00Z">
        <w:r w:rsidR="00325158">
          <w:rPr>
            <w:rFonts w:ascii="Times New Roman" w:hAnsi="Times New Roman" w:cs="Times New Roman"/>
            <w:sz w:val="24"/>
            <w:szCs w:val="24"/>
          </w:rPr>
          <w:t xml:space="preserve">another </w:t>
        </w:r>
      </w:ins>
      <m:oMath>
        <m:sSub>
          <m:sSubPr>
            <m:ctrlPr>
              <w:rPr>
                <w:rFonts w:ascii="Cambria Math" w:hAnsi="Times New Roman" w:cs="Times New Roman"/>
                <w:i/>
                <w:sz w:val="24"/>
                <w:szCs w:val="24"/>
              </w:rPr>
            </m:ctrlPr>
          </m:sSubPr>
          <m:e>
            <m:r>
              <w:rPr>
                <w:rFonts w:ascii="Cambria Math" w:eastAsia="宋体" w:hAnsi="Cambria Math" w:cs="Times New Roman"/>
                <w:sz w:val="24"/>
                <w:szCs w:val="24"/>
              </w:rPr>
              <m:t>K</m:t>
            </m:r>
          </m:e>
          <m:sub>
            <m:r>
              <m:rPr>
                <m:sty m:val="p"/>
              </m:rPr>
              <w:rPr>
                <w:rFonts w:ascii="Cambria Math" w:hAnsi="Cambria Math" w:cs="Times New Roman"/>
                <w:sz w:val="24"/>
                <w:szCs w:val="24"/>
              </w:rPr>
              <m:t>2</m:t>
            </m:r>
          </m:sub>
        </m:sSub>
        <m:r>
          <w:rPr>
            <w:rFonts w:ascii="Cambria Math"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r>
          <m:rPr>
            <m:sty m:val="bi"/>
          </m:rPr>
          <w:rPr>
            <w:rFonts w:ascii="Cambria Math" w:eastAsia="宋体" w:hAnsi="Times New Roman" w:cs="Times New Roman"/>
            <w:sz w:val="24"/>
            <w:szCs w:val="24"/>
          </w:rPr>
          <m:t>|</m:t>
        </m:r>
      </m:oMath>
      <w:r>
        <w:rPr>
          <w:rFonts w:ascii="Times New Roman" w:hAnsi="Times New Roman" w:cs="Times New Roman"/>
          <w:b/>
          <w:sz w:val="24"/>
          <w:szCs w:val="24"/>
        </w:rPr>
        <w:t xml:space="preserve"> </w:t>
      </w:r>
      <w:r>
        <w:rPr>
          <w:rFonts w:ascii="Times New Roman" w:hAnsi="Times New Roman" w:cs="Times New Roman"/>
          <w:bCs/>
          <w:sz w:val="24"/>
          <w:szCs w:val="24"/>
        </w:rPr>
        <w:t>new solutions each by firstly choosing a</w:t>
      </w:r>
      <w:ins w:id="2048" w:author="Zhen Tan" w:date="2022-08-29T12:15:00Z">
        <w:r w:rsidR="00DA4246">
          <w:rPr>
            <w:rFonts w:ascii="Times New Roman" w:hAnsi="Times New Roman" w:cs="Times New Roman"/>
            <w:bCs/>
            <w:sz w:val="24"/>
            <w:szCs w:val="24"/>
          </w:rPr>
          <w:t>n</w:t>
        </w:r>
      </w:ins>
      <w:r>
        <w:rPr>
          <w:rFonts w:ascii="Times New Roman" w:hAnsi="Times New Roman" w:cs="Times New Roman"/>
          <w:bCs/>
          <w:sz w:val="24"/>
          <w:szCs w:val="24"/>
        </w:rPr>
        <w:t xml:space="preserve"> </w:t>
      </w:r>
      <w:r w:rsidRPr="001B4905">
        <w:rPr>
          <w:rFonts w:ascii="Times New Roman" w:hAnsi="Times New Roman" w:cs="Times New Roman"/>
          <w:b/>
          <w:bCs/>
          <w:sz w:val="24"/>
          <w:szCs w:val="24"/>
        </w:rPr>
        <w:t>x</w:t>
      </w:r>
      <w:r w:rsidRPr="001B4905">
        <w:rPr>
          <w:rFonts w:ascii="Times New Roman" w:hAnsi="Times New Roman" w:cs="Times New Roman"/>
          <w:b/>
          <w:bCs/>
          <w:i/>
          <w:iCs/>
          <w:sz w:val="24"/>
          <w:szCs w:val="24"/>
        </w:rPr>
        <w:t xml:space="preserve"> </w:t>
      </w:r>
      <w:r>
        <w:rPr>
          <w:rFonts w:ascii="Times New Roman" w:hAnsi="Times New Roman" w:cs="Times New Roman"/>
          <w:sz w:val="24"/>
          <w:szCs w:val="24"/>
        </w:rPr>
        <w:t xml:space="preserve">uniformly at </w:t>
      </w:r>
      <w:r w:rsidRPr="001B4905">
        <w:rPr>
          <w:rFonts w:ascii="Times New Roman" w:hAnsi="Times New Roman" w:cs="Times New Roman"/>
          <w:bCs/>
          <w:sz w:val="24"/>
          <w:szCs w:val="24"/>
        </w:rPr>
        <w:t>random</w:t>
      </w:r>
      <w:r>
        <w:rPr>
          <w:rFonts w:ascii="Times New Roman" w:hAnsi="Times New Roman" w:cs="Times New Roman"/>
          <w:bCs/>
          <w:sz w:val="24"/>
          <w:szCs w:val="24"/>
        </w:rPr>
        <w:t xml:space="preserve"> </w:t>
      </w:r>
      <w:r w:rsidRPr="001B4905">
        <w:rPr>
          <w:rFonts w:ascii="Times New Roman" w:hAnsi="Times New Roman" w:cs="Times New Roman"/>
          <w:bCs/>
          <w:sz w:val="24"/>
          <w:szCs w:val="24"/>
        </w:rPr>
        <w:t xml:space="preserve">from </w:t>
      </w:r>
      <m:oMath>
        <m:sSup>
          <m:sSupPr>
            <m:ctrlPr>
              <w:rPr>
                <w:rFonts w:ascii="Cambria Math" w:hAnsi="Cambria Math" w:cs="Times New Roman"/>
                <w:b/>
                <w:bCs/>
                <w:sz w:val="24"/>
                <w:szCs w:val="24"/>
              </w:rPr>
            </m:ctrlPr>
          </m:sSupPr>
          <m:e>
            <m:r>
              <w:rPr>
                <w:rFonts w:ascii="Cambria Math" w:hAnsi="Cambria Math" w:cs="Times New Roman"/>
                <w:sz w:val="24"/>
                <w:szCs w:val="24"/>
              </w:rPr>
              <m:t>P</m:t>
            </m:r>
          </m:e>
          <m:sup>
            <m:r>
              <w:rPr>
                <w:rFonts w:ascii="Cambria Math" w:hAnsi="Cambria Math" w:cs="Times New Roman"/>
                <w:sz w:val="24"/>
                <w:szCs w:val="24"/>
              </w:rPr>
              <m:t>n-1</m:t>
            </m:r>
          </m:sup>
        </m:sSup>
      </m:oMath>
      <w:r>
        <w:rPr>
          <w:rFonts w:ascii="Times New Roman" w:hAnsi="Times New Roman" w:cs="Times New Roman"/>
          <w:sz w:val="24"/>
          <w:szCs w:val="24"/>
        </w:rPr>
        <w:t xml:space="preserve"> and then </w:t>
      </w:r>
      <w:r>
        <w:rPr>
          <w:rFonts w:ascii="Times New Roman" w:hAnsi="Times New Roman" w:cs="Times New Roman"/>
          <w:bCs/>
          <w:iCs/>
          <w:sz w:val="24"/>
          <w:szCs w:val="24"/>
        </w:rPr>
        <w:t xml:space="preserve">sampling a solution </w:t>
      </w:r>
      <w:r w:rsidRPr="001B4905">
        <w:rPr>
          <w:rFonts w:ascii="Times New Roman" w:hAnsi="Times New Roman" w:cs="Times New Roman"/>
          <w:bCs/>
          <w:sz w:val="24"/>
          <w:szCs w:val="24"/>
        </w:rPr>
        <w:t>from</w:t>
      </w:r>
      <w:ins w:id="2049" w:author="Zhen Tan" w:date="2022-08-29T15:30:00Z">
        <w:r w:rsidR="00E35E4E" w:rsidRPr="00E35E4E">
          <w:rPr>
            <w:rFonts w:ascii="Times New Roman" w:hAnsi="Times New Roman" w:cs="Times New Roman"/>
            <w:iCs/>
            <w:sz w:val="24"/>
            <w:szCs w:val="24"/>
          </w:rPr>
          <w:t xml:space="preserve"> </w:t>
        </w:r>
        <w:r w:rsidR="00E35E4E" w:rsidRPr="0080518C">
          <w:rPr>
            <w:rFonts w:ascii="Times New Roman" w:hAnsi="Times New Roman" w:cs="Times New Roman"/>
            <w:iCs/>
            <w:sz w:val="24"/>
            <w:szCs w:val="24"/>
          </w:rPr>
          <w:t>Gaussian distribution</w:t>
        </w:r>
      </w:ins>
      <w:r w:rsidRPr="001B4905">
        <w:rPr>
          <w:rFonts w:ascii="Times New Roman" w:hAnsi="Times New Roman" w:cs="Times New Roman"/>
          <w:bCs/>
          <w:sz w:val="24"/>
          <w:szCs w:val="24"/>
        </w:rPr>
        <w:t xml:space="preserve"> </w:t>
      </w:r>
      <w:commentRangeStart w:id="2050"/>
      <w:commentRangeStart w:id="2051"/>
      <w:commentRangeStart w:id="2052"/>
      <m:oMath>
        <m:r>
          <m:rPr>
            <m:scr m:val="script"/>
          </m:rPr>
          <w:rPr>
            <w:rFonts w:ascii="Cambria Math" w:hAnsi="Cambria Math" w:cs="Times New Roman"/>
            <w:sz w:val="24"/>
            <w:szCs w:val="24"/>
          </w:rPr>
          <m:t>N</m:t>
        </m:r>
        <m:d>
          <m:dPr>
            <m:ctrlPr>
              <w:rPr>
                <w:rFonts w:ascii="Cambria Math" w:hAnsi="Cambria Math" w:cs="Times New Roman"/>
                <w:bCs/>
                <w:i/>
                <w:sz w:val="24"/>
                <w:szCs w:val="24"/>
              </w:rPr>
            </m:ctrlPr>
          </m:dPr>
          <m:e>
            <m:r>
              <m:rPr>
                <m:sty m:val="b"/>
              </m:rPr>
              <w:rPr>
                <w:rFonts w:ascii="Cambria Math" w:hAnsi="Cambria Math" w:cs="Times New Roman"/>
                <w:sz w:val="24"/>
                <w:szCs w:val="24"/>
              </w:rPr>
              <m:t>x</m:t>
            </m:r>
            <m:r>
              <m:rPr>
                <m:sty m:val="p"/>
              </m:rPr>
              <w:rPr>
                <w:rFonts w:ascii="Cambria Math" w:hAnsi="Cambria Math" w:cs="Times New Roman"/>
                <w:sz w:val="24"/>
                <w:szCs w:val="24"/>
              </w:rPr>
              <m:t>,</m:t>
            </m:r>
            <w:commentRangeStart w:id="2053"/>
            <w:commentRangeStart w:id="2054"/>
            <m:sSup>
              <m:sSupPr>
                <m:ctrlPr>
                  <w:rPr>
                    <w:rFonts w:ascii="Cambria Math" w:hAnsi="Cambria Math" w:cs="Times New Roman"/>
                    <w:b/>
                    <w:bCs/>
                    <w:sz w:val="24"/>
                    <w:szCs w:val="24"/>
                  </w:rPr>
                </m:ctrlPr>
              </m:sSupPr>
              <m:e>
                <m:r>
                  <m:rPr>
                    <m:sty m:val="b"/>
                  </m:rPr>
                  <w:rPr>
                    <w:rFonts w:ascii="Cambria Math" w:hAnsi="Cambria Math" w:cs="Times New Roman"/>
                    <w:sz w:val="24"/>
                    <w:szCs w:val="24"/>
                  </w:rPr>
                  <m:t>C</m:t>
                </m:r>
              </m:e>
              <m:sup>
                <m:r>
                  <w:rPr>
                    <w:rFonts w:ascii="Cambria Math" w:hAnsi="Cambria Math" w:cs="Times New Roman"/>
                    <w:sz w:val="24"/>
                    <w:szCs w:val="24"/>
                  </w:rPr>
                  <m:t>n</m:t>
                </m:r>
              </m:sup>
            </m:sSup>
            <w:commentRangeEnd w:id="2053"/>
            <m:r>
              <m:rPr>
                <m:sty m:val="p"/>
              </m:rPr>
              <w:rPr>
                <w:rStyle w:val="afd"/>
              </w:rPr>
              <w:commentReference w:id="2053"/>
            </m:r>
            <w:commentRangeEnd w:id="2054"/>
            <m:r>
              <m:rPr>
                <m:sty m:val="p"/>
              </m:rPr>
              <w:rPr>
                <w:rStyle w:val="afd"/>
              </w:rPr>
              <w:commentReference w:id="2054"/>
            </m:r>
          </m:e>
        </m:d>
        <w:commentRangeEnd w:id="2050"/>
        <m:r>
          <m:rPr>
            <m:sty m:val="p"/>
          </m:rPr>
          <w:rPr>
            <w:rStyle w:val="afd"/>
          </w:rPr>
          <w:commentReference w:id="2050"/>
        </m:r>
        <w:commentRangeEnd w:id="2051"/>
        <m:r>
          <m:rPr>
            <m:sty m:val="p"/>
          </m:rPr>
          <w:rPr>
            <w:rStyle w:val="afd"/>
          </w:rPr>
          <w:commentReference w:id="2051"/>
        </m:r>
        <w:commentRangeEnd w:id="2052"/>
        <m:r>
          <m:rPr>
            <m:sty m:val="p"/>
          </m:rPr>
          <w:rPr>
            <w:rStyle w:val="afd"/>
          </w:rPr>
          <w:commentReference w:id="2052"/>
        </m:r>
      </m:oMath>
      <w:r w:rsidRPr="001B4905">
        <w:rPr>
          <w:rFonts w:ascii="Times New Roman" w:hAnsi="Times New Roman" w:cs="Times New Roman"/>
          <w:bCs/>
          <w:sz w:val="24"/>
          <w:szCs w:val="24"/>
        </w:rPr>
        <w:t xml:space="preserve"> </w:t>
      </w:r>
      <w:r w:rsidRPr="00E35E4E">
        <w:rPr>
          <w:rFonts w:ascii="Times New Roman" w:hAnsi="Times New Roman" w:cs="Times New Roman"/>
          <w:bCs/>
          <w:sz w:val="24"/>
          <w:szCs w:val="24"/>
        </w:rPr>
        <w:t xml:space="preserve">and </w:t>
      </w:r>
      <w:r w:rsidRPr="00E35E4E">
        <w:rPr>
          <w:rFonts w:ascii="Times New Roman" w:hAnsi="Times New Roman" w:cs="Times New Roman"/>
          <w:bCs/>
          <w:sz w:val="24"/>
          <w:szCs w:val="24"/>
          <w:rPrChange w:id="2055" w:author="Zhen Tan" w:date="2022-08-29T15:30:00Z">
            <w:rPr>
              <w:rFonts w:ascii="Times New Roman" w:hAnsi="Times New Roman" w:cs="Times New Roman"/>
              <w:bCs/>
              <w:sz w:val="24"/>
              <w:szCs w:val="24"/>
              <w:highlight w:val="green"/>
            </w:rPr>
          </w:rPrChange>
        </w:rPr>
        <w:t xml:space="preserve">rounding </w:t>
      </w:r>
      <w:ins w:id="2056" w:author="Zhen Tan" w:date="2022-08-29T12:16:00Z">
        <w:r w:rsidR="00DA4246" w:rsidRPr="00E35E4E">
          <w:rPr>
            <w:rFonts w:ascii="Times New Roman" w:hAnsi="Times New Roman" w:cs="Times New Roman"/>
            <w:bCs/>
            <w:sz w:val="24"/>
            <w:szCs w:val="24"/>
            <w:rPrChange w:id="2057" w:author="Zhen Tan" w:date="2022-08-29T15:30:00Z">
              <w:rPr>
                <w:rFonts w:ascii="Times New Roman" w:hAnsi="Times New Roman" w:cs="Times New Roman"/>
                <w:bCs/>
                <w:sz w:val="24"/>
                <w:szCs w:val="24"/>
                <w:highlight w:val="green"/>
              </w:rPr>
            </w:rPrChange>
          </w:rPr>
          <w:t xml:space="preserve">this perturbed solution </w:t>
        </w:r>
      </w:ins>
      <w:del w:id="2058" w:author="Zhen Tan" w:date="2022-08-29T12:15:00Z">
        <w:r w:rsidRPr="00E35E4E" w:rsidDel="00DA4246">
          <w:rPr>
            <w:rFonts w:ascii="Times New Roman" w:hAnsi="Times New Roman" w:cs="Times New Roman"/>
            <w:bCs/>
            <w:sz w:val="24"/>
            <w:szCs w:val="24"/>
            <w:rPrChange w:id="2059" w:author="Zhen Tan" w:date="2022-08-29T15:30:00Z">
              <w:rPr>
                <w:rFonts w:ascii="Times New Roman" w:hAnsi="Times New Roman" w:cs="Times New Roman"/>
                <w:bCs/>
                <w:sz w:val="24"/>
                <w:szCs w:val="24"/>
                <w:highlight w:val="green"/>
              </w:rPr>
            </w:rPrChange>
          </w:rPr>
          <w:delText xml:space="preserve">it </w:delText>
        </w:r>
      </w:del>
      <w:r w:rsidRPr="00E35E4E">
        <w:rPr>
          <w:rFonts w:ascii="Times New Roman" w:hAnsi="Times New Roman" w:cs="Times New Roman"/>
          <w:bCs/>
          <w:sz w:val="24"/>
          <w:szCs w:val="24"/>
          <w:rPrChange w:id="2060" w:author="Zhen Tan" w:date="2022-08-29T15:30:00Z">
            <w:rPr>
              <w:rFonts w:ascii="Times New Roman" w:hAnsi="Times New Roman" w:cs="Times New Roman"/>
              <w:bCs/>
              <w:sz w:val="24"/>
              <w:szCs w:val="24"/>
              <w:highlight w:val="green"/>
            </w:rPr>
          </w:rPrChange>
        </w:rPr>
        <w:t>to the nearest integer solution</w:t>
      </w:r>
      <w:r w:rsidRPr="00E35E4E">
        <w:rPr>
          <w:rFonts w:ascii="Times New Roman" w:hAnsi="Times New Roman" w:cs="Times New Roman"/>
          <w:bCs/>
          <w:sz w:val="24"/>
          <w:szCs w:val="24"/>
        </w:rPr>
        <w:t xml:space="preserve"> in</w:t>
      </w:r>
      <m:oMath>
        <m:r>
          <m:rPr>
            <m:scr m:val="script"/>
          </m:rPr>
          <w:rPr>
            <w:rFonts w:ascii="Cambria Math" w:hAnsi="Cambria Math" w:cs="Times New Roman"/>
            <w:sz w:val="24"/>
            <w:szCs w:val="24"/>
          </w:rPr>
          <m:t xml:space="preserve"> X</m:t>
        </m:r>
      </m:oMath>
      <w:r>
        <w:rPr>
          <w:rFonts w:ascii="Times New Roman" w:hAnsi="Times New Roman" w:cs="Times New Roman"/>
          <w:sz w:val="24"/>
          <w:szCs w:val="24"/>
        </w:rPr>
        <w:t>.</w:t>
      </w:r>
      <w:r>
        <w:rPr>
          <w:rFonts w:ascii="Times New Roman" w:hAnsi="Times New Roman" w:cs="Times New Roman"/>
          <w:b/>
          <w:sz w:val="24"/>
          <w:szCs w:val="24"/>
        </w:rPr>
        <w:t xml:space="preserve"> </w:t>
      </w:r>
      <w:r>
        <w:rPr>
          <w:rFonts w:ascii="Times New Roman" w:hAnsi="Times New Roman" w:cs="Times New Roman"/>
          <w:sz w:val="24"/>
          <w:szCs w:val="24"/>
        </w:rPr>
        <w:t xml:space="preserve">This approach of sampling set generation is given by </w:t>
      </w:r>
      <w:r w:rsidRPr="00CD52F9">
        <w:rPr>
          <w:rFonts w:ascii="Times New Roman" w:hAnsi="Times New Roman" w:cs="Times New Roman"/>
          <w:b/>
          <w:sz w:val="24"/>
          <w:szCs w:val="24"/>
          <w:rPrChange w:id="2061" w:author="Zhen Tan" w:date="2022-08-29T15:39:00Z">
            <w:rPr>
              <w:rFonts w:ascii="Times New Roman" w:hAnsi="Times New Roman" w:cs="Times New Roman"/>
              <w:sz w:val="24"/>
              <w:szCs w:val="24"/>
            </w:rPr>
          </w:rPrChange>
        </w:rPr>
        <w:t>Algorithm 2</w:t>
      </w:r>
      <w:r>
        <w:rPr>
          <w:rFonts w:ascii="Times New Roman" w:hAnsi="Times New Roman" w:cs="Times New Roman"/>
          <w:sz w:val="24"/>
          <w:szCs w:val="24"/>
        </w:rPr>
        <w:t xml:space="preserve"> in the </w:t>
      </w:r>
      <w:r w:rsidRPr="00CD52F9">
        <w:rPr>
          <w:rFonts w:ascii="Times New Roman" w:hAnsi="Times New Roman" w:cs="Times New Roman"/>
          <w:b/>
          <w:sz w:val="24"/>
          <w:szCs w:val="24"/>
          <w:rPrChange w:id="2062" w:author="Zhen Tan" w:date="2022-08-29T15:39:00Z">
            <w:rPr>
              <w:rFonts w:ascii="Times New Roman" w:hAnsi="Times New Roman" w:cs="Times New Roman"/>
              <w:sz w:val="24"/>
              <w:szCs w:val="24"/>
            </w:rPr>
          </w:rPrChange>
        </w:rPr>
        <w:t>Appendix</w:t>
      </w:r>
      <w:r>
        <w:rPr>
          <w:rFonts w:ascii="Times New Roman" w:hAnsi="Times New Roman" w:cs="Times New Roman"/>
          <w:sz w:val="24"/>
          <w:szCs w:val="24"/>
        </w:rPr>
        <w:t xml:space="preserve">. </w:t>
      </w:r>
    </w:p>
    <w:p w14:paraId="4F748B00" w14:textId="77777777" w:rsidR="00E67543" w:rsidRPr="00A77B96" w:rsidRDefault="00E67543" w:rsidP="008052D1">
      <w:pPr>
        <w:adjustRightInd w:val="0"/>
        <w:snapToGrid w:val="0"/>
        <w:rPr>
          <w:rFonts w:ascii="Times New Roman" w:hAnsi="Times New Roman" w:cs="Times New Roman"/>
          <w:sz w:val="24"/>
          <w:szCs w:val="24"/>
        </w:rPr>
      </w:pPr>
      <w:r>
        <w:rPr>
          <w:rFonts w:ascii="Times New Roman" w:hAnsi="Times New Roman" w:cs="Times New Roman"/>
          <w:sz w:val="24"/>
          <w:szCs w:val="24"/>
        </w:rPr>
        <w:t xml:space="preserve">    2) Compute the Knowledge Grad</w:t>
      </w:r>
      <w:r>
        <w:rPr>
          <w:rFonts w:ascii="Times New Roman" w:hAnsi="Times New Roman" w:cs="Times New Roman" w:hint="eastAsia"/>
          <w:sz w:val="24"/>
          <w:szCs w:val="24"/>
        </w:rPr>
        <w:t>ient</w:t>
      </w:r>
      <w:r>
        <w:rPr>
          <w:rFonts w:ascii="Times New Roman" w:hAnsi="Times New Roman" w:cs="Times New Roman"/>
          <w:sz w:val="24"/>
          <w:szCs w:val="24"/>
        </w:rPr>
        <w:t xml:space="preserve"> (KG) factor associated with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sz w:val="24"/>
          <w:szCs w:val="24"/>
        </w:rPr>
        <w:t xml:space="preserve"> for each candidate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Pr>
          <w:rFonts w:ascii="Times New Roman" w:hAnsi="Times New Roman" w:cs="Times New Roman"/>
          <w:sz w:val="24"/>
          <w:szCs w:val="24"/>
        </w:rPr>
        <w:t xml:space="preserve">, the KG factor for evaluation index </w:t>
      </w:r>
      <w:r>
        <w:rPr>
          <w:rFonts w:ascii="Times New Roman" w:hAnsi="Times New Roman" w:cs="Times New Roman"/>
          <w:i/>
          <w:iCs/>
          <w:sz w:val="24"/>
          <w:szCs w:val="24"/>
        </w:rPr>
        <w:t xml:space="preserve">i </w:t>
      </w:r>
      <w:r>
        <w:rPr>
          <w:rFonts w:ascii="Times New Roman" w:hAnsi="Times New Roman" w:cs="Times New Roman"/>
          <w:sz w:val="24"/>
          <w:szCs w:val="24"/>
        </w:rPr>
        <w:t xml:space="preserve">of solution </w:t>
      </w:r>
      <w:r w:rsidRPr="00C31075">
        <w:rPr>
          <w:rFonts w:ascii="Times New Roman" w:hAnsi="Times New Roman" w:cs="Times New Roman"/>
          <w:b/>
          <w:bCs/>
          <w:sz w:val="24"/>
          <w:szCs w:val="24"/>
        </w:rPr>
        <w:t>x</w:t>
      </w:r>
      <w:r>
        <w:rPr>
          <w:rFonts w:ascii="Times New Roman" w:hAnsi="Times New Roman" w:cs="Times New Roman"/>
          <w:b/>
          <w:bCs/>
          <w:sz w:val="24"/>
          <w:szCs w:val="24"/>
        </w:rPr>
        <w:t xml:space="preserve"> </w:t>
      </w:r>
      <w:r>
        <w:rPr>
          <w:rFonts w:ascii="Times New Roman" w:hAnsi="Times New Roman" w:cs="Times New Roman"/>
          <w:sz w:val="24"/>
          <w:szCs w:val="24"/>
        </w:rPr>
        <w:t xml:space="preserve">before sampling at stage </w:t>
      </w:r>
      <w:r>
        <w:rPr>
          <w:rFonts w:ascii="Times New Roman" w:hAnsi="Times New Roman" w:cs="Times New Roman"/>
          <w:i/>
          <w:iCs/>
          <w:sz w:val="24"/>
          <w:szCs w:val="24"/>
        </w:rPr>
        <w:t>n</w:t>
      </w:r>
      <w:r>
        <w:rPr>
          <w:rFonts w:ascii="Times New Roman" w:hAnsi="Times New Roman" w:cs="Times New Roman"/>
          <w:sz w:val="24"/>
          <w:szCs w:val="24"/>
        </w:rPr>
        <w:t xml:space="preserve">, denoted by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Pr>
          <w:rFonts w:ascii="Times New Roman" w:hAnsi="Times New Roman" w:cs="Times New Roman"/>
          <w:color w:val="333333"/>
          <w:sz w:val="24"/>
          <w:szCs w:val="24"/>
          <w:shd w:val="clear" w:color="auto" w:fill="FFFFFF"/>
        </w:rPr>
        <w:t xml:space="preserve">, </w:t>
      </w:r>
      <w:r w:rsidRPr="00C31075">
        <w:rPr>
          <w:rFonts w:ascii="Times New Roman" w:hAnsi="Times New Roman" w:cs="Times New Roman"/>
          <w:sz w:val="24"/>
          <w:szCs w:val="24"/>
        </w:rPr>
        <w:t>is</w:t>
      </w:r>
      <w:r>
        <w:rPr>
          <w:rFonts w:ascii="Times New Roman" w:hAnsi="Times New Roman" w:cs="Times New Roman"/>
          <w:sz w:val="24"/>
          <w:szCs w:val="24"/>
        </w:rPr>
        <w:t xml:space="preserve"> </w:t>
      </w:r>
      <w:r w:rsidRPr="002179CB">
        <w:rPr>
          <w:rFonts w:ascii="Times New Roman" w:hAnsi="Times New Roman" w:cs="Times New Roman"/>
          <w:sz w:val="24"/>
          <w:szCs w:val="24"/>
        </w:rPr>
        <w:t xml:space="preserve">defined as </w:t>
      </w:r>
      <w:r w:rsidRPr="00501CF8">
        <w:rPr>
          <w:rFonts w:ascii="Times New Roman" w:hAnsi="Times New Roman" w:cs="Times New Roman"/>
          <w:sz w:val="24"/>
          <w:szCs w:val="24"/>
        </w:rPr>
        <w:t xml:space="preserve">the </w:t>
      </w:r>
      <w:r w:rsidRPr="002A12AE">
        <w:rPr>
          <w:rFonts w:ascii="Times New Roman" w:hAnsi="Times New Roman" w:cs="Times New Roman"/>
          <w:sz w:val="24"/>
          <w:szCs w:val="24"/>
          <w:rPrChange w:id="2063" w:author="Zhen Tan" w:date="2022-08-29T16:23:00Z">
            <w:rPr>
              <w:rFonts w:ascii="Times New Roman" w:hAnsi="Times New Roman" w:cs="Times New Roman"/>
              <w:color w:val="FF0000"/>
              <w:sz w:val="24"/>
              <w:szCs w:val="24"/>
            </w:rPr>
          </w:rPrChange>
        </w:rPr>
        <w:t>expected improvement in the best posterior mean</w:t>
      </w:r>
      <w:r w:rsidRPr="002179CB">
        <w:rPr>
          <w:rFonts w:ascii="Times New Roman" w:hAnsi="Times New Roman" w:cs="Times New Roman"/>
          <w:sz w:val="24"/>
          <w:szCs w:val="24"/>
        </w:rPr>
        <w:t xml:space="preserve"> of evaluation index </w:t>
      </w:r>
      <w:r w:rsidRPr="00501CF8">
        <w:rPr>
          <w:rFonts w:ascii="Times New Roman" w:hAnsi="Times New Roman" w:cs="Times New Roman"/>
          <w:i/>
          <w:iCs/>
          <w:sz w:val="24"/>
          <w:szCs w:val="24"/>
        </w:rPr>
        <w:t>i</w:t>
      </w:r>
      <w:r w:rsidRPr="00501CF8">
        <w:rPr>
          <w:rFonts w:ascii="Times New Roman" w:hAnsi="Times New Roman" w:cs="Times New Roman"/>
          <w:sz w:val="24"/>
          <w:szCs w:val="24"/>
        </w:rPr>
        <w:t xml:space="preserve"> among all the candidate solutions if </w:t>
      </w:r>
      <m:oMath>
        <m:sSup>
          <m:sSupPr>
            <m:ctrlPr>
              <w:rPr>
                <w:rFonts w:ascii="Cambria Math" w:eastAsia="宋体" w:hAnsi="Times New Roman" w:cs="Times New Roman"/>
                <w:b/>
                <w:sz w:val="24"/>
                <w:szCs w:val="24"/>
              </w:rPr>
            </m:ctrlPr>
          </m:sSupPr>
          <m:e>
            <m:r>
              <m:rPr>
                <m:sty m:val="b"/>
              </m:rPr>
              <w:rPr>
                <w:rFonts w:ascii="Cambria Math" w:hAnsi="Cambria Math" w:cs="Times New Roman"/>
                <w:sz w:val="24"/>
                <w:szCs w:val="24"/>
              </w:rPr>
              <m:t>x</m:t>
            </m:r>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2179CB">
        <w:rPr>
          <w:rFonts w:ascii="Times New Roman" w:hAnsi="Times New Roman" w:cs="Times New Roman"/>
          <w:b/>
          <w:bCs/>
          <w:sz w:val="24"/>
          <w:szCs w:val="24"/>
        </w:rPr>
        <w:t xml:space="preserve"> </w:t>
      </w:r>
      <w:r w:rsidRPr="00501CF8">
        <w:rPr>
          <w:rFonts w:ascii="Times New Roman" w:hAnsi="Times New Roman" w:cs="Times New Roman"/>
          <w:sz w:val="24"/>
          <w:szCs w:val="24"/>
        </w:rPr>
        <w:t>is sampled given</w:t>
      </w:r>
      <w:r>
        <w:rPr>
          <w:rFonts w:ascii="Times New Roman" w:hAnsi="Times New Roman" w:cs="Times New Roman"/>
          <w:sz w:val="24"/>
          <w:szCs w:val="24"/>
        </w:rPr>
        <w:t xml:space="preserve"> the historical sampling decisions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X</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
          <w:sz w:val="24"/>
          <w:szCs w:val="24"/>
        </w:rPr>
        <w:t xml:space="preserve"> </w:t>
      </w:r>
      <w:r>
        <w:rPr>
          <w:rFonts w:ascii="Times New Roman" w:hAnsi="Times New Roman" w:cs="Times New Roman"/>
          <w:iCs/>
          <w:sz w:val="24"/>
          <w:szCs w:val="24"/>
        </w:rPr>
        <w:t xml:space="preserve">and observations </w:t>
      </w:r>
      <m:oMath>
        <m:sSup>
          <m:sSupPr>
            <m:ctrlPr>
              <w:rPr>
                <w:rFonts w:ascii="Cambria Math" w:eastAsia="宋体" w:hAnsi="Times New Roman" w:cs="Times New Roman"/>
                <w:b/>
                <w:sz w:val="24"/>
                <w:szCs w:val="24"/>
              </w:rPr>
            </m:ctrlPr>
          </m:sSupPr>
          <m:e>
            <m:r>
              <m:rPr>
                <m:sty m:val="b"/>
              </m:rPr>
              <w:rPr>
                <w:rFonts w:ascii="Cambria Math" w:eastAsia="宋体" w:hAnsi="Times New Roman" w:cs="Times New Roman"/>
                <w:sz w:val="24"/>
                <w:szCs w:val="24"/>
              </w:rPr>
              <m:t>Y</m:t>
            </m:r>
          </m:e>
          <m:sup>
            <m:r>
              <w:rPr>
                <w:rFonts w:ascii="Cambria Math" w:eastAsia="宋体" w:hAnsi="Times New Roman" w:cs="Times New Roman"/>
                <w:sz w:val="24"/>
                <w:szCs w:val="24"/>
              </w:rPr>
              <m:t>n</m:t>
            </m:r>
            <m:r>
              <m:rPr>
                <m:sty m:val="p"/>
              </m:rPr>
              <w:rPr>
                <w:rFonts w:ascii="Cambria Math" w:eastAsia="宋体" w:hAnsi="Times New Roman" w:cs="Times New Roman"/>
                <w:sz w:val="24"/>
                <w:szCs w:val="24"/>
              </w:rPr>
              <m:t>-</m:t>
            </m:r>
            <m:r>
              <w:rPr>
                <w:rFonts w:ascii="Cambria Math" w:eastAsia="宋体" w:hAnsi="Times New Roman" w:cs="Times New Roman"/>
                <w:sz w:val="24"/>
                <w:szCs w:val="24"/>
              </w:rPr>
              <m:t>1</m:t>
            </m:r>
          </m:sup>
        </m:sSup>
      </m:oMath>
      <w:r>
        <w:rPr>
          <w:rFonts w:ascii="Times New Roman" w:hAnsi="Times New Roman" w:cs="Times New Roman"/>
          <w:bCs/>
          <w:sz w:val="24"/>
          <w:szCs w:val="24"/>
        </w:rPr>
        <w:t xml:space="preserve">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Pr>
          <w:rFonts w:ascii="Times New Roman" w:hAnsi="Times New Roman" w:cs="Times New Roman"/>
          <w:iCs/>
          <w:sz w:val="24"/>
          <w:szCs w:val="24"/>
        </w:rPr>
        <w:t>):</w:t>
      </w:r>
    </w:p>
    <w:commentRangeStart w:id="2064"/>
    <w:commentRangeStart w:id="2065"/>
    <w:p w14:paraId="45055A1D" w14:textId="77777777" w:rsidR="00E67543" w:rsidRPr="00B16F38" w:rsidRDefault="00000000" w:rsidP="008052D1">
      <w:pPr>
        <w:adjustRightInd w:val="0"/>
        <w:snapToGrid w:val="0"/>
        <w:jc w:val="center"/>
        <w:rPr>
          <w:rFonts w:ascii="Times New Roman" w:hAnsi="Times New Roman" w:cs="Times New Roman"/>
          <w:color w:val="333333"/>
          <w:sz w:val="24"/>
          <w:szCs w:val="24"/>
          <w:shd w:val="clear" w:color="auto" w:fill="FFFFFF"/>
        </w:rPr>
      </w:pPr>
      <m:oMathPara>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n</m:t>
              </m:r>
            </m:sup>
          </m:sSup>
          <m:d>
            <m:dPr>
              <m:ctrlPr>
                <w:rPr>
                  <w:rFonts w:ascii="Cambria Math" w:hAnsi="Cambria Math" w:cs="Cambria Math"/>
                  <w:i/>
                  <w:color w:val="333333"/>
                  <w:sz w:val="24"/>
                  <w:szCs w:val="24"/>
                  <w:shd w:val="clear" w:color="auto" w:fill="FFFFFF"/>
                </w:rPr>
              </m:ctrlPr>
            </m:dPr>
            <m:e>
              <m:r>
                <m:rPr>
                  <m:sty m:val="b"/>
                </m:rPr>
                <w:rPr>
                  <w:rFonts w:ascii="Cambria Math" w:hAnsi="Cambria Math" w:cs="Times New Roman"/>
                  <w:sz w:val="24"/>
                  <w:szCs w:val="24"/>
                </w:rPr>
                <m:t>x</m:t>
              </m:r>
            </m:e>
          </m:d>
          <w:commentRangeEnd w:id="2064"/>
          <m:r>
            <m:rPr>
              <m:sty m:val="p"/>
            </m:rPr>
            <w:rPr>
              <w:rStyle w:val="afd"/>
            </w:rPr>
            <w:commentReference w:id="2064"/>
          </m:r>
          <w:commentRangeEnd w:id="2065"/>
          <m:r>
            <m:rPr>
              <m:sty m:val="p"/>
            </m:rPr>
            <w:rPr>
              <w:rStyle w:val="afd"/>
            </w:rPr>
            <w:commentReference w:id="2065"/>
          </m:r>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e>
          </m:func>
          <m:r>
            <w:rPr>
              <w:rFonts w:ascii="微软雅黑" w:eastAsia="微软雅黑" w:hAnsi="微软雅黑" w:cs="微软雅黑" w:hint="eastAsia"/>
              <w:sz w:val="24"/>
              <w:szCs w:val="24"/>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eastAsia="宋体" w:hAnsi="Times New Roman" w:cs="Times New Roman"/>
                          <w:b/>
                          <w:i/>
                          <w:sz w:val="24"/>
                          <w:szCs w:val="24"/>
                        </w:rPr>
                      </m:ctrlPr>
                    </m:sSubSupPr>
                    <m:e>
                      <m:r>
                        <m:rPr>
                          <m:sty m:val="b"/>
                        </m:rPr>
                        <w:rPr>
                          <w:rFonts w:ascii="Cambria Math" w:eastAsia="宋体" w:hAnsi="Cambria Math" w:cs="Times New Roman"/>
                          <w:sz w:val="24"/>
                          <w:szCs w:val="24"/>
                        </w:rPr>
                        <m:t>θ</m:t>
                      </m:r>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eastAsia="宋体" w:hAnsi="Times New Roman" w:cs="Times New Roman"/>
                          <w:sz w:val="24"/>
                          <w:szCs w:val="24"/>
                        </w:rPr>
                        <m:t>i,n</m:t>
                      </m:r>
                    </m:sup>
                  </m:sSub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r>
            <w:rPr>
              <w:rFonts w:ascii="Cambria Math" w:eastAsia="宋体" w:hAnsi="Times New Roman" w:cs="Times New Roman"/>
              <w:sz w:val="24"/>
              <w:szCs w:val="24"/>
            </w:rPr>
            <m:t xml:space="preserve">                          </m:t>
          </m:r>
        </m:oMath>
      </m:oMathPara>
    </w:p>
    <w:p w14:paraId="795EDF93" w14:textId="2C84FAC7" w:rsidR="00E67543" w:rsidRPr="00B16F38" w:rsidRDefault="00E67543" w:rsidP="008052D1">
      <w:pPr>
        <w:adjustRightInd w:val="0"/>
        <w:snapToGrid w:val="0"/>
        <w:jc w:val="right"/>
        <w:rPr>
          <w:rFonts w:ascii="Times New Roman" w:hAnsi="Times New Roman" w:cs="Times New Roman"/>
          <w:sz w:val="24"/>
          <w:szCs w:val="24"/>
        </w:rPr>
      </w:pPr>
      <m:oMath>
        <m:r>
          <w:rPr>
            <w:rFonts w:ascii="Cambria Math" w:hAnsi="Cambria Math" w:cs="Cambria Math"/>
            <w:color w:val="333333"/>
            <w:sz w:val="24"/>
            <w:szCs w:val="24"/>
            <w:shd w:val="clear" w:color="auto" w:fill="FFFFFF"/>
          </w:rPr>
          <m:t>=</m:t>
        </m:r>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n-1</m:t>
                </m:r>
              </m:sup>
            </m:sSup>
            <m:r>
              <w:rPr>
                <w:rFonts w:ascii="Cambria Math" w:hAnsi="Cambria Math" w:cs="Cambria Math"/>
                <w:color w:val="333333"/>
                <w:sz w:val="24"/>
                <w:szCs w:val="24"/>
                <w:shd w:val="clear" w:color="auto" w:fill="FFFFFF"/>
              </w:rPr>
              <m:t>-</m:t>
            </m:r>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func>
                  <m:funcPr>
                    <m:ctrlPr>
                      <w:rPr>
                        <w:rFonts w:ascii="Cambria Math" w:eastAsia="宋体" w:hAnsi="Times New Roman" w:cs="Times New Roman"/>
                        <w:bCs/>
                        <w:i/>
                        <w:sz w:val="24"/>
                        <w:szCs w:val="24"/>
                      </w:rPr>
                    </m:ctrlPr>
                  </m:funcPr>
                  <m:fName>
                    <m:limLow>
                      <m:limLowPr>
                        <m:ctrlPr>
                          <w:rPr>
                            <w:rFonts w:ascii="Cambria Math" w:eastAsia="宋体" w:hAnsi="Times New Roman" w:cs="Times New Roman"/>
                            <w:bCs/>
                            <w:i/>
                            <w:sz w:val="24"/>
                            <w:szCs w:val="24"/>
                          </w:rPr>
                        </m:ctrlPr>
                      </m:limLowPr>
                      <m:e>
                        <m:r>
                          <m:rPr>
                            <m:sty m:val="p"/>
                          </m:rPr>
                          <w:rPr>
                            <w:rFonts w:ascii="Cambria Math" w:eastAsia="宋体" w:hAnsi="Times New Roman" w:cs="Times New Roman"/>
                            <w:sz w:val="24"/>
                            <w:szCs w:val="24"/>
                          </w:rPr>
                          <m:t>min</m:t>
                        </m:r>
                      </m:e>
                      <m:lim>
                        <w:commentRangeStart w:id="2066"/>
                        <w:commentRangeStart w:id="2067"/>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w:commentRangeEnd w:id="2066"/>
                        <m:r>
                          <m:rPr>
                            <m:sty m:val="p"/>
                          </m:rPr>
                          <w:rPr>
                            <w:rStyle w:val="afd"/>
                            <w:rFonts w:ascii="Cambria Math" w:hAnsi="Cambria Math"/>
                          </w:rPr>
                          <w:commentReference w:id="2066"/>
                        </m:r>
                        <w:commentRangeEnd w:id="2067"/>
                        <m:r>
                          <m:rPr>
                            <m:sty m:val="p"/>
                          </m:rPr>
                          <w:rPr>
                            <w:rStyle w:val="afd"/>
                          </w:rPr>
                          <w:commentReference w:id="2067"/>
                        </m:r>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lim>
                    </m:limLow>
                  </m:fName>
                  <m:e>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sub>
                      <m:sup>
                        <m:r>
                          <w:rPr>
                            <w:rFonts w:ascii="Cambria Math" w:hAnsi="Cambria Math" w:cs="Cambria Math"/>
                            <w:color w:val="333333"/>
                            <w:sz w:val="24"/>
                            <w:szCs w:val="24"/>
                            <w:shd w:val="clear" w:color="auto" w:fill="FFFFFF"/>
                          </w:rPr>
                          <m:t>i</m:t>
                        </m:r>
                      </m:sup>
                    </m:sSubSup>
                    <m:sSup>
                      <m:sSupPr>
                        <m:ctrlPr>
                          <w:rPr>
                            <w:rFonts w:ascii="Cambria Math" w:hAnsi="Cambria Math" w:cs="Cambria Math"/>
                            <w:color w:val="333333"/>
                            <w:sz w:val="24"/>
                            <w:szCs w:val="24"/>
                            <w:shd w:val="clear" w:color="auto" w:fill="FFFFFF"/>
                          </w:rPr>
                        </m:ctrlPr>
                      </m:s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b</m:t>
                            </m:r>
                          </m:e>
                        </m:acc>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e>
                </m:func>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e>
            </m:d>
          </m:e>
        </m:func>
      </m:oMath>
      <w:ins w:id="2068" w:author="Zhen Tan" w:date="2022-08-29T16:31:00Z">
        <w:r w:rsidR="006955D7">
          <w:rPr>
            <w:rFonts w:ascii="Times New Roman" w:hAnsi="Times New Roman" w:cs="Times New Roman"/>
            <w:bCs/>
            <w:sz w:val="24"/>
            <w:szCs w:val="24"/>
          </w:rPr>
          <w:t>.</w:t>
        </w:r>
      </w:ins>
      <w:r>
        <w:rPr>
          <w:rFonts w:ascii="Times New Roman" w:hAnsi="Times New Roman" w:cs="Times New Roman"/>
          <w:color w:val="333333"/>
          <w:sz w:val="24"/>
          <w:szCs w:val="24"/>
          <w:shd w:val="clear" w:color="auto" w:fill="FFFFFF"/>
        </w:rPr>
        <w:t xml:space="preserve">                   (1</w:t>
      </w:r>
      <w:del w:id="2069" w:author="Zhen Tan" w:date="2022-08-29T16:12:00Z">
        <w:r w:rsidDel="000B11E7">
          <w:rPr>
            <w:rFonts w:ascii="Times New Roman" w:hAnsi="Times New Roman" w:cs="Times New Roman"/>
            <w:color w:val="333333"/>
            <w:sz w:val="24"/>
            <w:szCs w:val="24"/>
            <w:shd w:val="clear" w:color="auto" w:fill="FFFFFF"/>
          </w:rPr>
          <w:delText>9</w:delText>
        </w:r>
      </w:del>
      <w:ins w:id="2070" w:author="Zhen Tan" w:date="2022-08-29T16:12:00Z">
        <w:r w:rsidR="000B11E7">
          <w:rPr>
            <w:rFonts w:ascii="Times New Roman" w:hAnsi="Times New Roman" w:cs="Times New Roman"/>
            <w:color w:val="333333"/>
            <w:sz w:val="24"/>
            <w:szCs w:val="24"/>
            <w:shd w:val="clear" w:color="auto" w:fill="FFFFFF"/>
          </w:rPr>
          <w:t>4</w:t>
        </w:r>
      </w:ins>
      <w:r>
        <w:rPr>
          <w:rFonts w:ascii="Times New Roman" w:hAnsi="Times New Roman" w:cs="Times New Roman"/>
          <w:color w:val="333333"/>
          <w:sz w:val="24"/>
          <w:szCs w:val="24"/>
          <w:shd w:val="clear" w:color="auto" w:fill="FFFFFF"/>
        </w:rPr>
        <w:t xml:space="preserve">) </w:t>
      </w:r>
    </w:p>
    <w:p w14:paraId="47B410D3" w14:textId="39FFB34E" w:rsidR="00E67543" w:rsidRDefault="00E67543" w:rsidP="008052D1">
      <w:pPr>
        <w:adjustRightInd w:val="0"/>
        <w:snapToGrid w:val="0"/>
        <w:rPr>
          <w:rFonts w:ascii="Times New Roman" w:hAnsi="Times New Roman" w:cs="Times New Roman"/>
          <w:iCs/>
          <w:sz w:val="24"/>
          <w:szCs w:val="24"/>
        </w:rPr>
      </w:pPr>
      <w:r w:rsidRPr="00CD52F9">
        <w:rPr>
          <w:rFonts w:ascii="Times New Roman" w:hAnsi="Times New Roman" w:cs="Times New Roman"/>
          <w:b/>
          <w:sz w:val="24"/>
          <w:szCs w:val="24"/>
          <w:rPrChange w:id="2071" w:author="Zhen Tan" w:date="2022-08-29T15:40:00Z">
            <w:rPr>
              <w:rFonts w:ascii="Times New Roman" w:hAnsi="Times New Roman" w:cs="Times New Roman"/>
              <w:sz w:val="24"/>
              <w:szCs w:val="24"/>
            </w:rPr>
          </w:rPrChange>
        </w:rPr>
        <w:lastRenderedPageBreak/>
        <w:t>Algorithm 3</w:t>
      </w:r>
      <w:ins w:id="2072" w:author="Zhen Tan" w:date="2022-08-29T15:40:00Z">
        <w:r w:rsidR="00CD52F9" w:rsidRPr="00CD52F9">
          <w:rPr>
            <w:rFonts w:ascii="Times New Roman" w:hAnsi="Times New Roman" w:cs="Times New Roman"/>
            <w:b/>
            <w:sz w:val="24"/>
            <w:szCs w:val="24"/>
            <w:rPrChange w:id="2073" w:author="Zhen Tan" w:date="2022-08-29T15:40:00Z">
              <w:rPr>
                <w:rFonts w:ascii="Times New Roman" w:hAnsi="Times New Roman" w:cs="Times New Roman"/>
                <w:sz w:val="24"/>
                <w:szCs w:val="24"/>
              </w:rPr>
            </w:rPrChange>
          </w:rPr>
          <w:t xml:space="preserve"> </w:t>
        </w:r>
      </w:ins>
      <w:del w:id="2074" w:author="Zhen Tan" w:date="2022-08-29T15:39:00Z">
        <w:r w:rsidRPr="00CD52F9" w:rsidDel="00CD52F9">
          <w:rPr>
            <w:rFonts w:ascii="Times New Roman" w:hAnsi="Times New Roman" w:cs="Times New Roman"/>
            <w:b/>
            <w:sz w:val="24"/>
            <w:szCs w:val="24"/>
            <w:rPrChange w:id="2075" w:author="Zhen Tan" w:date="2022-08-29T15:40:00Z">
              <w:rPr>
                <w:rFonts w:ascii="Times New Roman" w:hAnsi="Times New Roman" w:cs="Times New Roman"/>
                <w:sz w:val="24"/>
                <w:szCs w:val="24"/>
              </w:rPr>
            </w:rPrChange>
          </w:rPr>
          <w:delText xml:space="preserve"> and</w:delText>
        </w:r>
      </w:del>
      <w:ins w:id="2076" w:author="Zhen Tan" w:date="2022-08-29T15:39:00Z">
        <w:r w:rsidR="00CD52F9" w:rsidRPr="00CD52F9">
          <w:rPr>
            <w:rFonts w:ascii="Times New Roman" w:hAnsi="Times New Roman" w:cs="Times New Roman"/>
            <w:b/>
            <w:sz w:val="24"/>
            <w:szCs w:val="24"/>
            <w:rPrChange w:id="2077" w:author="Zhen Tan" w:date="2022-08-29T15:40:00Z">
              <w:rPr>
                <w:rFonts w:ascii="Times New Roman" w:hAnsi="Times New Roman" w:cs="Times New Roman"/>
                <w:sz w:val="24"/>
                <w:szCs w:val="24"/>
              </w:rPr>
            </w:rPrChange>
          </w:rPr>
          <w:t>-</w:t>
        </w:r>
      </w:ins>
      <w:ins w:id="2078" w:author="Zhen Tan" w:date="2022-08-29T15:40:00Z">
        <w:r w:rsidR="00CD52F9" w:rsidRPr="00CD52F9">
          <w:rPr>
            <w:rFonts w:ascii="Times New Roman" w:hAnsi="Times New Roman" w:cs="Times New Roman"/>
            <w:b/>
            <w:sz w:val="24"/>
            <w:szCs w:val="24"/>
            <w:rPrChange w:id="2079" w:author="Zhen Tan" w:date="2022-08-29T15:40:00Z">
              <w:rPr>
                <w:rFonts w:ascii="Times New Roman" w:hAnsi="Times New Roman" w:cs="Times New Roman"/>
                <w:sz w:val="24"/>
                <w:szCs w:val="24"/>
              </w:rPr>
            </w:rPrChange>
          </w:rPr>
          <w:t xml:space="preserve"> </w:t>
        </w:r>
      </w:ins>
      <w:del w:id="2080" w:author="Zhen Tan" w:date="2022-08-29T15:40:00Z">
        <w:r w:rsidRPr="00CD52F9" w:rsidDel="00CD52F9">
          <w:rPr>
            <w:rFonts w:ascii="Times New Roman" w:hAnsi="Times New Roman" w:cs="Times New Roman"/>
            <w:b/>
            <w:sz w:val="24"/>
            <w:szCs w:val="24"/>
            <w:rPrChange w:id="2081" w:author="Zhen Tan" w:date="2022-08-29T15:40:00Z">
              <w:rPr>
                <w:rFonts w:ascii="Times New Roman" w:hAnsi="Times New Roman" w:cs="Times New Roman"/>
                <w:sz w:val="24"/>
                <w:szCs w:val="24"/>
              </w:rPr>
            </w:rPrChange>
          </w:rPr>
          <w:delText xml:space="preserve"> </w:delText>
        </w:r>
      </w:del>
      <w:del w:id="2082" w:author="Zhen Tan" w:date="2022-08-29T15:39:00Z">
        <w:r w:rsidRPr="00CD52F9" w:rsidDel="00CD52F9">
          <w:rPr>
            <w:rFonts w:ascii="Times New Roman" w:hAnsi="Times New Roman" w:cs="Times New Roman"/>
            <w:b/>
            <w:sz w:val="24"/>
            <w:szCs w:val="24"/>
            <w:rPrChange w:id="2083" w:author="Zhen Tan" w:date="2022-08-29T15:40:00Z">
              <w:rPr>
                <w:rFonts w:ascii="Times New Roman" w:hAnsi="Times New Roman" w:cs="Times New Roman"/>
                <w:sz w:val="24"/>
                <w:szCs w:val="24"/>
              </w:rPr>
            </w:rPrChange>
          </w:rPr>
          <w:delText xml:space="preserve">Algorithm </w:delText>
        </w:r>
      </w:del>
      <w:r w:rsidRPr="00CD52F9">
        <w:rPr>
          <w:rFonts w:ascii="Times New Roman" w:hAnsi="Times New Roman" w:cs="Times New Roman"/>
          <w:b/>
          <w:sz w:val="24"/>
          <w:szCs w:val="24"/>
          <w:rPrChange w:id="2084" w:author="Zhen Tan" w:date="2022-08-29T15:40:00Z">
            <w:rPr>
              <w:rFonts w:ascii="Times New Roman" w:hAnsi="Times New Roman" w:cs="Times New Roman"/>
              <w:sz w:val="24"/>
              <w:szCs w:val="24"/>
            </w:rPr>
          </w:rPrChange>
        </w:rPr>
        <w:t>4</w:t>
      </w:r>
      <w:r>
        <w:rPr>
          <w:rFonts w:ascii="Times New Roman" w:hAnsi="Times New Roman" w:cs="Times New Roman"/>
          <w:sz w:val="24"/>
          <w:szCs w:val="24"/>
        </w:rPr>
        <w:t xml:space="preserve"> in the </w:t>
      </w:r>
      <w:r w:rsidRPr="00CD52F9">
        <w:rPr>
          <w:rFonts w:ascii="Times New Roman" w:hAnsi="Times New Roman" w:cs="Times New Roman"/>
          <w:b/>
          <w:sz w:val="24"/>
          <w:szCs w:val="24"/>
          <w:rPrChange w:id="2085" w:author="Zhen Tan" w:date="2022-08-29T15:39:00Z">
            <w:rPr>
              <w:rFonts w:ascii="Times New Roman" w:hAnsi="Times New Roman" w:cs="Times New Roman"/>
              <w:sz w:val="24"/>
              <w:szCs w:val="24"/>
            </w:rPr>
          </w:rPrChange>
        </w:rPr>
        <w:t>Appendix</w:t>
      </w:r>
      <w:r>
        <w:rPr>
          <w:rFonts w:ascii="Times New Roman" w:hAnsi="Times New Roman" w:cs="Times New Roman"/>
          <w:sz w:val="24"/>
          <w:szCs w:val="24"/>
        </w:rPr>
        <w:t xml:space="preserve"> detail the computation of the KG factor </w:t>
      </w:r>
      <m:oMath>
        <m:sSup>
          <m:sSupPr>
            <m:ctrlPr>
              <w:rPr>
                <w:rFonts w:ascii="Cambria Math" w:hAnsi="Cambria Math" w:cs="Cambria Math"/>
                <w:color w:val="333333"/>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color w:val="333333"/>
                <w:sz w:val="24"/>
                <w:szCs w:val="24"/>
                <w:shd w:val="clear" w:color="auto" w:fill="FFFFFF"/>
              </w:rPr>
              <m:t>KG</m:t>
            </m:r>
            <m:r>
              <m:rPr>
                <m:sty m:val="p"/>
              </m:rPr>
              <w:rPr>
                <w:rFonts w:ascii="Cambria Math" w:eastAsia="微软雅黑" w:hAnsi="Cambria Math" w:cs="微软雅黑"/>
                <w:color w:val="333333"/>
                <w:sz w:val="24"/>
                <w:szCs w:val="24"/>
                <w:shd w:val="clear" w:color="auto" w:fill="FFFFFF"/>
              </w:rPr>
              <m:t>,</m:t>
            </m:r>
            <m:r>
              <w:rPr>
                <w:rFonts w:ascii="Cambria Math" w:eastAsia="微软雅黑" w:hAnsi="Cambria Math" w:cs="微软雅黑"/>
                <w:color w:val="333333"/>
                <w:sz w:val="24"/>
                <w:szCs w:val="24"/>
                <w:shd w:val="clear" w:color="auto" w:fill="FFFFFF"/>
              </w:rPr>
              <m:t>i</m:t>
            </m:r>
            <m:r>
              <m:rPr>
                <m:sty m:val="p"/>
              </m:rPr>
              <w:rPr>
                <w:rFonts w:ascii="Cambria Math" w:eastAsia="微软雅黑" w:hAnsi="Cambria Math" w:cs="微软雅黑"/>
                <w:color w:val="333333"/>
                <w:sz w:val="24"/>
                <w:szCs w:val="24"/>
                <w:shd w:val="clear" w:color="auto" w:fill="FFFFFF"/>
              </w:rPr>
              <m:t xml:space="preserve">, </m:t>
            </m:r>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r>
          <w:rPr>
            <w:rFonts w:ascii="Cambria Math" w:hAnsi="Cambria Math" w:cs="Cambria Math"/>
            <w:color w:val="333333"/>
            <w:sz w:val="24"/>
            <w:szCs w:val="24"/>
            <w:shd w:val="clear" w:color="auto" w:fill="FFFFFF"/>
          </w:rPr>
          <m:t>)</m:t>
        </m:r>
      </m:oMath>
      <w:r w:rsidRPr="00500CC2">
        <w:rPr>
          <w:rFonts w:ascii="Times New Roman" w:hAnsi="Times New Roman" w:cs="Times New Roman"/>
          <w:sz w:val="24"/>
          <w:szCs w:val="24"/>
        </w:rPr>
        <w:t xml:space="preserve">, the key of which is </w:t>
      </w:r>
      <w:r>
        <w:rPr>
          <w:rFonts w:ascii="Times New Roman" w:hAnsi="Times New Roman" w:cs="Times New Roman"/>
          <w:sz w:val="24"/>
          <w:szCs w:val="24"/>
        </w:rPr>
        <w:t xml:space="preserve">to utilize the conditional predictive distribution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color w:val="333333"/>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color w:val="333333"/>
                <w:sz w:val="24"/>
                <w:szCs w:val="24"/>
                <w:shd w:val="clear" w:color="auto" w:fill="FFFFFF"/>
              </w:rPr>
              <m:t>=</m:t>
            </m:r>
            <m:r>
              <m:rPr>
                <m:sty m:val="b"/>
              </m:rPr>
              <w:rPr>
                <w:rFonts w:ascii="Cambria Math" w:hAnsi="Cambria Math" w:cs="Times New Roman"/>
                <w:sz w:val="24"/>
                <w:szCs w:val="24"/>
              </w:rPr>
              <m:t>x</m:t>
            </m:r>
            <m:ctrlPr>
              <w:rPr>
                <w:rFonts w:ascii="Cambria Math" w:eastAsia="宋体" w:hAnsi="Cambria Math" w:cs="Times New Roman"/>
                <w:iCs/>
                <w:sz w:val="24"/>
                <w:szCs w:val="24"/>
              </w:rPr>
            </m:ctrlPr>
          </m:e>
        </m:d>
      </m:oMath>
      <w:r>
        <w:rPr>
          <w:rFonts w:ascii="Times New Roman" w:hAnsi="Times New Roman" w:cs="Times New Roman"/>
          <w:iCs/>
          <w:sz w:val="24"/>
          <w:szCs w:val="24"/>
        </w:rPr>
        <w:t>, which has mean and covariance as (these quantities can be derived from (</w:t>
      </w:r>
      <w:ins w:id="2086" w:author="Zhen Tan" w:date="2022-08-29T16:13:00Z">
        <w:r w:rsidR="000B11E7">
          <w:rPr>
            <w:rFonts w:ascii="Times New Roman" w:hAnsi="Times New Roman" w:cs="Times New Roman"/>
            <w:iCs/>
            <w:sz w:val="24"/>
            <w:szCs w:val="24"/>
          </w:rPr>
          <w:t>9</w:t>
        </w:r>
      </w:ins>
      <w:del w:id="2087" w:author="Zhen Tan" w:date="2022-08-29T16:13:00Z">
        <w:r w:rsidDel="000B11E7">
          <w:rPr>
            <w:rFonts w:ascii="Times New Roman" w:hAnsi="Times New Roman" w:cs="Times New Roman"/>
            <w:iCs/>
            <w:sz w:val="24"/>
            <w:szCs w:val="24"/>
          </w:rPr>
          <w:delText>14</w:delText>
        </w:r>
      </w:del>
      <w:r>
        <w:rPr>
          <w:rFonts w:ascii="Times New Roman" w:hAnsi="Times New Roman" w:cs="Times New Roman"/>
          <w:iCs/>
          <w:sz w:val="24"/>
          <w:szCs w:val="24"/>
        </w:rPr>
        <w:t xml:space="preserve">)): </w:t>
      </w:r>
    </w:p>
    <w:p w14:paraId="2DAAC0C7" w14:textId="1870D6F4" w:rsidR="006955D7" w:rsidRPr="006955D7" w:rsidRDefault="00000000" w:rsidP="008052D1">
      <w:pPr>
        <w:adjustRightInd w:val="0"/>
        <w:snapToGrid w:val="0"/>
        <w:jc w:val="right"/>
        <w:rPr>
          <w:ins w:id="2088" w:author="Zhen Tan" w:date="2022-08-29T16:31:00Z"/>
          <w:rFonts w:ascii="Times New Roman" w:hAnsi="Times New Roman" w:cs="Times New Roman"/>
          <w:sz w:val="24"/>
          <w:szCs w:val="24"/>
          <w:shd w:val="clear" w:color="auto" w:fill="FFFFFF"/>
          <w:rPrChange w:id="2089" w:author="Zhen Tan" w:date="2022-08-29T16:31:00Z">
            <w:rPr>
              <w:ins w:id="2090" w:author="Zhen Tan" w:date="2022-08-29T16:31:00Z"/>
              <w:rFonts w:ascii="Cambria Math" w:hAnsi="Cambria Math" w:cs="Cambria Math"/>
              <w:i/>
              <w:sz w:val="24"/>
              <w:szCs w:val="24"/>
              <w:shd w:val="clear" w:color="auto" w:fill="FFFFFF"/>
            </w:rPr>
          </w:rPrChange>
        </w:rPr>
      </w:pP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w:bookmarkStart w:id="2091" w:name="_Hlk46272946"/>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i,n-1</m:t>
            </m:r>
          </m:sup>
        </m:sSubSup>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w:bookmarkEnd w:id="2091"/>
        <m:r>
          <w:rPr>
            <w:rFonts w:ascii="Cambria Math" w:hAnsi="Cambria Math" w:cs="Cambria Math"/>
            <w:sz w:val="24"/>
            <w:szCs w:val="24"/>
            <w:shd w:val="clear" w:color="auto" w:fill="FFFFFF"/>
          </w:rPr>
          <m:t xml:space="preserve">,   </m:t>
        </m:r>
      </m:oMath>
      <w:ins w:id="2092" w:author="Zhen Tan" w:date="2022-08-29T16:31:00Z">
        <w:r w:rsidR="006955D7">
          <w:rPr>
            <w:rFonts w:ascii="Times New Roman" w:hAnsi="Times New Roman" w:cs="Times New Roman"/>
            <w:sz w:val="24"/>
            <w:szCs w:val="24"/>
            <w:shd w:val="clear" w:color="auto" w:fill="FFFFFF"/>
          </w:rPr>
          <w:t xml:space="preserve">                (15a)</w:t>
        </w:r>
      </w:ins>
    </w:p>
    <w:p w14:paraId="61F64365" w14:textId="779BE86D" w:rsidR="00E67543" w:rsidRPr="00B26DB3" w:rsidRDefault="00000000" w:rsidP="008052D1">
      <w:pPr>
        <w:adjustRightInd w:val="0"/>
        <w:snapToGrid w:val="0"/>
        <w:jc w:val="right"/>
        <w:rPr>
          <w:rFonts w:ascii="Times New Roman" w:hAnsi="Times New Roman" w:cs="Times New Roman"/>
          <w:iCs/>
          <w:sz w:val="24"/>
          <w:szCs w:val="24"/>
        </w:rPr>
      </w:pPr>
      <m:oMath>
        <m:sSup>
          <m:sSupPr>
            <m:ctrlPr>
              <w:rPr>
                <w:rFonts w:ascii="Cambria Math" w:eastAsia="宋体" w:hAnsi="Times New Roman" w:cs="Times New Roman"/>
                <w:b/>
                <w:sz w:val="24"/>
                <w:szCs w:val="24"/>
              </w:rPr>
            </m:ctrlPr>
          </m:sSupPr>
          <m:e>
            <m:r>
              <m:rPr>
                <m:sty m:val="p"/>
              </m:rPr>
              <w:rPr>
                <w:rFonts w:ascii="Cambria Math" w:hAnsi="Cambria Math" w:cs="Times New Roman"/>
                <w:sz w:val="24"/>
                <w:szCs w:val="24"/>
              </w:rPr>
              <m:t>Var</m:t>
            </m:r>
          </m:e>
          <m:sup>
            <m:r>
              <w:rPr>
                <w:rFonts w:ascii="Cambria Math" w:eastAsia="宋体" w:hAnsi="Times New Roman" w:cs="Times New Roman"/>
                <w:sz w:val="24"/>
                <w:szCs w:val="24"/>
              </w:rPr>
              <m:t>n</m:t>
            </m:r>
            <m:r>
              <w:rPr>
                <w:rFonts w:ascii="Cambria Math" w:eastAsia="宋体" w:hAnsi="Times New Roman" w:cs="Times New Roman"/>
                <w:sz w:val="24"/>
                <w:szCs w:val="24"/>
              </w:rPr>
              <m:t>-</m:t>
            </m:r>
            <m:r>
              <w:rPr>
                <w:rFonts w:ascii="Cambria Math" w:eastAsia="宋体" w:hAnsi="Times New Roman" w:cs="Times New Roman"/>
                <w:sz w:val="24"/>
                <w:szCs w:val="24"/>
              </w:rPr>
              <m:t>1</m:t>
            </m:r>
          </m:sup>
        </m:sSup>
        <m:d>
          <m:dPr>
            <m:begChr m:val="["/>
            <m:endChr m:val="]"/>
            <m:ctrlPr>
              <w:rPr>
                <w:rFonts w:ascii="Cambria Math" w:eastAsia="宋体" w:hAnsi="Times New Roman" w:cs="Times New Roman"/>
                <w:b/>
                <w:i/>
                <w:sz w:val="24"/>
                <w:szCs w:val="24"/>
              </w:rPr>
            </m:ctrlPr>
          </m:dPr>
          <m:e>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θ</m:t>
                </m:r>
              </m:e>
              <m:sup>
                <m:r>
                  <w:rPr>
                    <w:rFonts w:ascii="Cambria Math" w:eastAsia="微软雅黑" w:hAnsi="Cambria Math" w:cs="微软雅黑"/>
                    <w:sz w:val="24"/>
                    <w:szCs w:val="24"/>
                    <w:shd w:val="clear" w:color="auto" w:fill="FFFFFF"/>
                  </w:rPr>
                  <m:t>i,n</m:t>
                </m:r>
              </m:sup>
            </m:sSup>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
                  <m:t>n</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e>
        </m:d>
        <m:r>
          <m:rPr>
            <m:sty m:val="bi"/>
          </m:rPr>
          <w:rPr>
            <w:rFonts w:ascii="Cambria Math" w:eastAsia="宋体" w:hAnsi="Times New Roman" w:cs="Times New Roman"/>
            <w:sz w:val="24"/>
            <w:szCs w:val="24"/>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w:commentRangeStart w:id="2093"/>
        <w:commentRangeStart w:id="2094"/>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m:t>
        </m:r>
      </m:oMath>
      <w:r w:rsidR="00E67543" w:rsidRPr="00B26DB3">
        <w:rPr>
          <w:rFonts w:ascii="Times New Roman" w:hAnsi="Times New Roman" w:cs="Times New Roman"/>
          <w:sz w:val="24"/>
          <w:szCs w:val="24"/>
          <w:shd w:val="clear" w:color="auto" w:fill="FFFFFF"/>
        </w:rPr>
        <w:t xml:space="preserve">  </w:t>
      </w:r>
      <w:ins w:id="2095" w:author="Zhen Tan" w:date="2022-08-29T16:31:00Z">
        <w:r w:rsidR="006955D7">
          <w:rPr>
            <w:rFonts w:ascii="Times New Roman" w:hAnsi="Times New Roman" w:cs="Times New Roman"/>
            <w:sz w:val="24"/>
            <w:szCs w:val="24"/>
            <w:shd w:val="clear" w:color="auto" w:fill="FFFFFF"/>
          </w:rPr>
          <w:t xml:space="preserve">             </w:t>
        </w:r>
      </w:ins>
      <w:r w:rsidR="00E67543" w:rsidRPr="00B26DB3">
        <w:rPr>
          <w:rFonts w:ascii="Times New Roman" w:hAnsi="Times New Roman" w:cs="Times New Roman"/>
          <w:sz w:val="24"/>
          <w:szCs w:val="24"/>
          <w:shd w:val="clear" w:color="auto" w:fill="FFFFFF"/>
        </w:rPr>
        <w:t>(</w:t>
      </w:r>
      <w:ins w:id="2096" w:author="Zhen Tan" w:date="2022-08-29T16:14:00Z">
        <w:r w:rsidR="000B11E7">
          <w:rPr>
            <w:rFonts w:ascii="Times New Roman" w:hAnsi="Times New Roman" w:cs="Times New Roman" w:hint="eastAsia"/>
            <w:sz w:val="24"/>
            <w:szCs w:val="24"/>
            <w:shd w:val="clear" w:color="auto" w:fill="FFFFFF"/>
          </w:rPr>
          <w:t>15</w:t>
        </w:r>
      </w:ins>
      <w:del w:id="2097" w:author="Zhen Tan" w:date="2022-08-29T16:14:00Z">
        <w:r w:rsidR="00E67543" w:rsidRPr="00B26DB3" w:rsidDel="000B11E7">
          <w:rPr>
            <w:rFonts w:ascii="Times New Roman" w:hAnsi="Times New Roman" w:cs="Times New Roman"/>
            <w:sz w:val="24"/>
            <w:szCs w:val="24"/>
            <w:shd w:val="clear" w:color="auto" w:fill="FFFFFF"/>
          </w:rPr>
          <w:delText>20</w:delText>
        </w:r>
      </w:del>
      <w:del w:id="2098" w:author="Zhen Tan" w:date="2022-08-29T16:31:00Z">
        <w:r w:rsidR="00E67543" w:rsidRPr="00B26DB3" w:rsidDel="006955D7">
          <w:rPr>
            <w:rFonts w:ascii="Times New Roman" w:hAnsi="Times New Roman" w:cs="Times New Roman"/>
            <w:sz w:val="24"/>
            <w:szCs w:val="24"/>
            <w:shd w:val="clear" w:color="auto" w:fill="FFFFFF"/>
          </w:rPr>
          <w:delText>a</w:delText>
        </w:r>
      </w:del>
      <w:ins w:id="2099" w:author="Zhen Tan" w:date="2022-08-29T16:31:00Z">
        <w:r w:rsidR="006955D7">
          <w:rPr>
            <w:rFonts w:ascii="Times New Roman" w:hAnsi="Times New Roman" w:cs="Times New Roman"/>
            <w:sz w:val="24"/>
            <w:szCs w:val="24"/>
            <w:shd w:val="clear" w:color="auto" w:fill="FFFFFF"/>
          </w:rPr>
          <w:t>b</w:t>
        </w:r>
      </w:ins>
      <w:r w:rsidR="00E67543" w:rsidRPr="00B26DB3">
        <w:rPr>
          <w:rFonts w:ascii="Times New Roman" w:hAnsi="Times New Roman" w:cs="Times New Roman"/>
          <w:sz w:val="24"/>
          <w:szCs w:val="24"/>
          <w:shd w:val="clear" w:color="auto" w:fill="FFFFFF"/>
        </w:rPr>
        <w:t>)</w:t>
      </w:r>
      <w:commentRangeEnd w:id="2093"/>
      <w:r w:rsidR="00E67543" w:rsidRPr="00B26DB3">
        <w:rPr>
          <w:rStyle w:val="afd"/>
        </w:rPr>
        <w:commentReference w:id="2093"/>
      </w:r>
      <w:commentRangeEnd w:id="2094"/>
      <w:r w:rsidR="00E67543" w:rsidRPr="00B26DB3">
        <w:rPr>
          <w:rStyle w:val="afd"/>
        </w:rPr>
        <w:commentReference w:id="2094"/>
      </w:r>
    </w:p>
    <w:p w14:paraId="3F84643D" w14:textId="77777777" w:rsidR="00E67543" w:rsidRPr="00FC1AA9" w:rsidRDefault="00E67543" w:rsidP="008052D1">
      <w:pPr>
        <w:adjustRightInd w:val="0"/>
        <w:snapToGrid w:val="0"/>
        <w:rPr>
          <w:rFonts w:ascii="Times New Roman" w:hAnsi="Times New Roman" w:cs="Times New Roman"/>
          <w:sz w:val="24"/>
          <w:szCs w:val="24"/>
          <w:shd w:val="clear" w:color="auto" w:fill="FFFFFF"/>
        </w:rPr>
      </w:pPr>
      <w:r w:rsidRPr="00FC1AA9">
        <w:rPr>
          <w:rFonts w:ascii="Times New Roman" w:hAnsi="Times New Roman" w:cs="Times New Roman"/>
          <w:sz w:val="24"/>
          <w:szCs w:val="24"/>
          <w:shd w:val="clear" w:color="auto" w:fill="FFFFFF"/>
        </w:rPr>
        <w:t xml:space="preserve">where the column vector </w:t>
      </w: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r>
          <w:rPr>
            <w:rFonts w:ascii="Cambria Math" w:hAnsi="Cambria Math" w:cs="Cambria Math"/>
            <w:sz w:val="24"/>
            <w:szCs w:val="24"/>
            <w:shd w:val="clear" w:color="auto" w:fill="FFFFFF"/>
          </w:rPr>
          <m:t>(</m:t>
        </m:r>
        <m:r>
          <m:rPr>
            <m:sty m:val="b"/>
          </m:rPr>
          <w:rPr>
            <w:rFonts w:ascii="Cambria Math" w:hAnsi="Cambria Math" w:cs="Times New Roman"/>
            <w:sz w:val="24"/>
            <w:szCs w:val="24"/>
          </w:rPr>
          <m:t>x</m:t>
        </m:r>
        <m:r>
          <w:rPr>
            <w:rFonts w:ascii="Cambria Math" w:hAnsi="Cambria Math" w:cs="Cambria Math"/>
            <w:sz w:val="24"/>
            <w:szCs w:val="24"/>
            <w:shd w:val="clear" w:color="auto" w:fill="FFFFFF"/>
          </w:rPr>
          <m:t>)</m:t>
        </m:r>
      </m:oMath>
      <w:r w:rsidRPr="00FC1AA9">
        <w:rPr>
          <w:rFonts w:ascii="Times New Roman" w:hAnsi="Times New Roman" w:cs="Times New Roman"/>
          <w:sz w:val="24"/>
          <w:szCs w:val="24"/>
          <w:shd w:val="clear" w:color="auto" w:fill="FFFFFF"/>
        </w:rPr>
        <w:t xml:space="preserve">, as a function of </w:t>
      </w:r>
      <w:r w:rsidRPr="00FC1AA9">
        <w:rPr>
          <w:rFonts w:ascii="Times New Roman" w:hAnsi="Times New Roman" w:cs="Times New Roman"/>
          <w:b/>
          <w:bCs/>
          <w:sz w:val="24"/>
          <w:szCs w:val="24"/>
          <w:shd w:val="clear" w:color="auto" w:fill="FFFFFF"/>
        </w:rPr>
        <w:t>x</w:t>
      </w:r>
      <w:r w:rsidRPr="00FC1AA9">
        <w:rPr>
          <w:rFonts w:ascii="Times New Roman" w:hAnsi="Times New Roman" w:cs="Times New Roman"/>
          <w:sz w:val="24"/>
          <w:szCs w:val="24"/>
          <w:shd w:val="clear" w:color="auto" w:fill="FFFFFF"/>
        </w:rPr>
        <w:t xml:space="preserve">, can be expressed as </w:t>
      </w:r>
    </w:p>
    <w:bookmarkStart w:id="2100" w:name="_Hlk48335928"/>
    <w:p w14:paraId="55065D3D" w14:textId="69006BCA" w:rsidR="00E67543" w:rsidRPr="00FC1AA9" w:rsidRDefault="00000000" w:rsidP="008052D1">
      <w:pPr>
        <w:adjustRightInd w:val="0"/>
        <w:snapToGrid w:val="0"/>
        <w:jc w:val="right"/>
        <w:rPr>
          <w:rFonts w:ascii="Times New Roman" w:hAnsi="Times New Roman" w:cs="Times New Roman"/>
          <w:sz w:val="24"/>
          <w:szCs w:val="24"/>
          <w:shd w:val="clear" w:color="auto" w:fill="FFFFFF"/>
        </w:rPr>
      </w:pPr>
      <m:oMath>
        <m:sSup>
          <m:sSupPr>
            <m:ctrlPr>
              <w:rPr>
                <w:rFonts w:ascii="Cambria Math" w:hAnsi="Cambria Math" w:cs="Cambria Math"/>
                <w:sz w:val="24"/>
                <w:szCs w:val="24"/>
                <w:shd w:val="clear" w:color="auto" w:fill="FFFFFF"/>
              </w:rPr>
            </m:ctrlPr>
          </m:sSupPr>
          <m:e>
            <m:r>
              <m:rPr>
                <m:sty m:val="bi"/>
              </m:rPr>
              <w:rPr>
                <w:rFonts w:ascii="Cambria Math" w:hAnsi="Cambria Math" w:cs="Times New Roman"/>
                <w:sz w:val="24"/>
                <w:szCs w:val="24"/>
              </w:rPr>
              <m:t>σ</m:t>
            </m:r>
          </m:e>
          <m:sup>
            <m:r>
              <w:rPr>
                <w:rFonts w:ascii="Cambria Math" w:eastAsia="微软雅黑" w:hAnsi="Cambria Math" w:cs="微软雅黑"/>
                <w:sz w:val="24"/>
                <w:szCs w:val="24"/>
                <w:shd w:val="clear" w:color="auto" w:fill="FFFFFF"/>
              </w:rPr>
              <m:t>i,n-1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sSup>
          <m:sSupPr>
            <m:ctrlPr>
              <w:rPr>
                <w:rFonts w:ascii="Cambria Math" w:hAnsi="Cambria Math" w:cs="Cambria Math"/>
                <w:sz w:val="24"/>
                <w:szCs w:val="24"/>
                <w:shd w:val="clear" w:color="auto" w:fill="FFFFFF"/>
              </w:rPr>
            </m:ctrlPr>
          </m:sSupPr>
          <m:e>
            <m:r>
              <w:rPr>
                <w:rFonts w:ascii="Cambria Math" w:hAnsi="Cambria Math" w:cs="Cambria Math"/>
                <w:sz w:val="24"/>
                <w:szCs w:val="24"/>
                <w:shd w:val="clear" w:color="auto" w:fill="FFFFFF"/>
              </w:rPr>
              <m:t>(</m:t>
            </m:r>
            <w:commentRangeStart w:id="2101"/>
            <w:commentRangeStart w:id="2102"/>
            <w:commentRangeStart w:id="2103"/>
            <m:sSubSup>
              <m:sSubSupPr>
                <m:ctrlPr>
                  <w:rPr>
                    <w:rFonts w:ascii="Cambria Math" w:hAnsi="Cambria Math" w:cs="Cambria Math"/>
                    <w:sz w:val="24"/>
                    <w:szCs w:val="24"/>
                    <w:shd w:val="clear" w:color="auto" w:fill="FFFFFF"/>
                  </w:rPr>
                </m:ctrlPr>
              </m:sSub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sz w:val="24"/>
                    <w:szCs w:val="24"/>
                    <w:shd w:val="clear" w:color="auto" w:fill="FFFFFF"/>
                  </w:rPr>
                  <m:t>i,n-</m:t>
                </m:r>
                <m:r>
                  <m:rPr>
                    <m:sty m:val="p"/>
                  </m:rPr>
                  <w:rPr>
                    <w:rFonts w:ascii="Cambria Math" w:hAnsi="Cambria Math" w:cs="Cambria Math"/>
                    <w:sz w:val="24"/>
                    <w:szCs w:val="24"/>
                    <w:shd w:val="clear" w:color="auto" w:fill="FFFFFF"/>
                  </w:rPr>
                  <m:t>1</m:t>
                </m:r>
              </m:sup>
            </m:sSubSup>
            <w:commentRangeEnd w:id="2101"/>
            <m:r>
              <m:rPr>
                <m:sty m:val="p"/>
              </m:rPr>
              <w:rPr>
                <w:rStyle w:val="afd"/>
              </w:rPr>
              <w:commentReference w:id="2101"/>
            </m:r>
            <w:commentRangeEnd w:id="2102"/>
            <m:r>
              <m:rPr>
                <m:sty m:val="p"/>
              </m:rPr>
              <w:rPr>
                <w:rStyle w:val="afd"/>
              </w:rPr>
              <w:commentReference w:id="2102"/>
            </m:r>
            <w:commentRangeEnd w:id="2103"/>
            <m:r>
              <m:rPr>
                <m:sty m:val="p"/>
              </m:rPr>
              <w:rPr>
                <w:rStyle w:val="afd"/>
              </w:rPr>
              <w:commentReference w:id="2103"/>
            </m:r>
            <m:r>
              <w:rPr>
                <w:rFonts w:ascii="Cambria Math" w:hAnsi="Cambria Math" w:cs="Cambria Math"/>
                <w:sz w:val="24"/>
                <w:szCs w:val="24"/>
                <w:shd w:val="clear" w:color="auto" w:fill="FFFFFF"/>
              </w:rPr>
              <m:t>)</m:t>
            </m:r>
          </m:e>
          <m:sup>
            <m:r>
              <m:rPr>
                <m:sty m:val="p"/>
              </m:rPr>
              <w:rPr>
                <w:rFonts w:ascii="Cambria Math" w:eastAsia="微软雅黑" w:hAnsi="Cambria Math" w:cs="微软雅黑"/>
                <w:sz w:val="24"/>
                <w:szCs w:val="24"/>
                <w:shd w:val="clear" w:color="auto" w:fill="FFFFFF"/>
              </w:rPr>
              <m:t>T</m:t>
            </m:r>
          </m:sup>
        </m:sSup>
        <m:r>
          <w:rPr>
            <w:rFonts w:ascii="Cambria Math" w:hAnsi="Cambria Math" w:cs="Cambria Math"/>
            <w:sz w:val="24"/>
            <w:szCs w:val="24"/>
            <w:shd w:val="clear" w:color="auto" w:fill="FFFFFF"/>
          </w:rPr>
          <m:t xml:space="preserve">,  </m:t>
        </m:r>
      </m:oMath>
      <w:r w:rsidR="00E67543" w:rsidRPr="00FC1AA9">
        <w:rPr>
          <w:rFonts w:ascii="Times New Roman" w:hAnsi="Times New Roman" w:cs="Times New Roman"/>
          <w:sz w:val="24"/>
          <w:szCs w:val="24"/>
          <w:shd w:val="clear" w:color="auto" w:fill="FFFFFF"/>
        </w:rPr>
        <w:t xml:space="preserve">                   (</w:t>
      </w:r>
      <w:ins w:id="2104" w:author="Zhen Tan" w:date="2022-08-29T16:14:00Z">
        <w:r w:rsidR="000B11E7">
          <w:rPr>
            <w:rFonts w:ascii="Times New Roman" w:hAnsi="Times New Roman" w:cs="Times New Roman" w:hint="eastAsia"/>
            <w:sz w:val="24"/>
            <w:szCs w:val="24"/>
            <w:shd w:val="clear" w:color="auto" w:fill="FFFFFF"/>
          </w:rPr>
          <w:t>15</w:t>
        </w:r>
      </w:ins>
      <w:del w:id="2105" w:author="Zhen Tan" w:date="2022-08-29T16:14:00Z">
        <w:r w:rsidR="00E67543" w:rsidRPr="00FC1AA9" w:rsidDel="000B11E7">
          <w:rPr>
            <w:rFonts w:ascii="Times New Roman" w:hAnsi="Times New Roman" w:cs="Times New Roman"/>
            <w:sz w:val="24"/>
            <w:szCs w:val="24"/>
            <w:shd w:val="clear" w:color="auto" w:fill="FFFFFF"/>
          </w:rPr>
          <w:delText>20</w:delText>
        </w:r>
      </w:del>
      <w:del w:id="2106" w:author="Zhen Tan" w:date="2022-08-29T16:32:00Z">
        <w:r w:rsidR="00E67543" w:rsidRPr="00FC1AA9" w:rsidDel="006955D7">
          <w:rPr>
            <w:rFonts w:ascii="Times New Roman" w:hAnsi="Times New Roman" w:cs="Times New Roman"/>
            <w:sz w:val="24"/>
            <w:szCs w:val="24"/>
            <w:shd w:val="clear" w:color="auto" w:fill="FFFFFF"/>
          </w:rPr>
          <w:delText>b</w:delText>
        </w:r>
      </w:del>
      <w:ins w:id="2107" w:author="Zhen Tan" w:date="2022-08-29T16:32:00Z">
        <w:r w:rsidR="006955D7">
          <w:rPr>
            <w:rFonts w:ascii="Times New Roman" w:hAnsi="Times New Roman" w:cs="Times New Roman"/>
            <w:sz w:val="24"/>
            <w:szCs w:val="24"/>
            <w:shd w:val="clear" w:color="auto" w:fill="FFFFFF"/>
          </w:rPr>
          <w:t>c</w:t>
        </w:r>
      </w:ins>
      <w:r w:rsidR="00E67543" w:rsidRPr="00FC1AA9">
        <w:rPr>
          <w:rFonts w:ascii="Times New Roman" w:hAnsi="Times New Roman" w:cs="Times New Roman"/>
          <w:sz w:val="24"/>
          <w:szCs w:val="24"/>
          <w:shd w:val="clear" w:color="auto" w:fill="FFFFFF"/>
        </w:rPr>
        <w:t>)</w:t>
      </w:r>
    </w:p>
    <w:bookmarkEnd w:id="2100"/>
    <w:p w14:paraId="7033C845" w14:textId="252C4310" w:rsidR="00E67543" w:rsidRPr="00F2093D" w:rsidRDefault="00E67543" w:rsidP="008052D1">
      <w:pPr>
        <w:adjustRightInd w:val="0"/>
        <w:snapToGrid w:val="0"/>
        <w:rPr>
          <w:rFonts w:ascii="Times New Roman" w:hAnsi="Times New Roman" w:cs="Times New Roman"/>
          <w:sz w:val="24"/>
          <w:szCs w:val="24"/>
          <w:shd w:val="clear" w:color="auto" w:fill="FFFFFF"/>
          <w:rPrChange w:id="2108" w:author="Zhen Tan" w:date="2022-08-30T07:42:00Z">
            <w:rPr>
              <w:rFonts w:ascii="Times New Roman" w:hAnsi="Times New Roman" w:cs="Times New Roman"/>
              <w:color w:val="333333"/>
              <w:sz w:val="24"/>
              <w:szCs w:val="24"/>
              <w:shd w:val="clear" w:color="auto" w:fill="FFFFFF"/>
            </w:rPr>
          </w:rPrChange>
        </w:rPr>
      </w:pPr>
      <w:r w:rsidRPr="00501CF8">
        <w:rPr>
          <w:rFonts w:ascii="Times New Roman" w:hAnsi="Times New Roman" w:cs="Times New Roman"/>
          <w:sz w:val="24"/>
          <w:szCs w:val="24"/>
          <w:shd w:val="clear" w:color="auto" w:fill="FFFFFF"/>
        </w:rPr>
        <w:t>where</w:t>
      </w:r>
      <w:r w:rsidRPr="00501CF8">
        <w:rPr>
          <w:rFonts w:ascii="Times New Roman" w:hAnsi="Times New Roman" w:cs="Times New Roman"/>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
              <m:t>F</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501CF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
          <m:t>=</m:t>
        </m:r>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
              <m:t>B</m:t>
            </m:r>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501CF8">
        <w:rPr>
          <w:rFonts w:ascii="Times New Roman" w:hAnsi="Times New Roman" w:cs="Times New Roman"/>
          <w:sz w:val="24"/>
          <w:szCs w:val="24"/>
          <w:shd w:val="clear" w:color="auto" w:fill="FFFFFF"/>
        </w:rPr>
        <w:t xml:space="preserve"> if </w:t>
      </w:r>
      <m:oMath>
        <m:r>
          <m:rPr>
            <m:sty m:val="b"/>
          </m:rPr>
          <w:rPr>
            <w:rFonts w:ascii="Cambria Math" w:hAnsi="Cambria Math" w:cs="Times New Roman"/>
            <w:sz w:val="24"/>
            <w:szCs w:val="24"/>
          </w:rPr>
          <m:t>x</m:t>
        </m:r>
      </m:oMath>
      <w:r w:rsidRPr="00501CF8">
        <w:rPr>
          <w:rFonts w:ascii="Times New Roman" w:hAnsi="Times New Roman" w:cs="Times New Roman"/>
          <w:sz w:val="24"/>
          <w:szCs w:val="24"/>
        </w:rPr>
        <w:t xml:space="preserve"> has b</w:t>
      </w:r>
      <w:r w:rsidRPr="00F2093D">
        <w:rPr>
          <w:rFonts w:ascii="Times New Roman" w:hAnsi="Times New Roman" w:cs="Times New Roman"/>
          <w:sz w:val="24"/>
          <w:szCs w:val="24"/>
        </w:rPr>
        <w:t xml:space="preserve">een sampled before stage </w:t>
      </w:r>
      <w:r w:rsidRPr="00F2093D">
        <w:rPr>
          <w:rFonts w:ascii="Times New Roman" w:hAnsi="Times New Roman" w:cs="Times New Roman"/>
          <w:i/>
          <w:iCs/>
          <w:sz w:val="24"/>
          <w:szCs w:val="24"/>
        </w:rPr>
        <w:t>n</w:t>
      </w:r>
      <w:r w:rsidRPr="00F2093D">
        <w:rPr>
          <w:rFonts w:ascii="Times New Roman" w:hAnsi="Times New Roman" w:cs="Times New Roman"/>
          <w:sz w:val="24"/>
          <w:szCs w:val="24"/>
          <w:shd w:val="clear" w:color="auto" w:fill="FFFFFF"/>
        </w:rPr>
        <w:t xml:space="preserve">; otherwise,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F</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oMath>
      <w:r w:rsidRPr="00501CF8">
        <w:rPr>
          <w:rFonts w:ascii="Times New Roman" w:hAnsi="Times New Roman" w:cs="Times New Roman"/>
          <w:sz w:val="24"/>
          <w:szCs w:val="24"/>
          <w:shd w:val="clear" w:color="auto" w:fill="FFFFFF"/>
        </w:rPr>
        <w:t xml:space="preserve"> is formed by </w:t>
      </w:r>
      <w:commentRangeStart w:id="2109"/>
      <w:commentRangeStart w:id="2110"/>
      <w:r w:rsidRPr="00F2093D">
        <w:rPr>
          <w:rFonts w:ascii="Times New Roman" w:hAnsi="Times New Roman" w:cs="Times New Roman"/>
          <w:sz w:val="24"/>
          <w:szCs w:val="24"/>
          <w:shd w:val="clear" w:color="auto" w:fill="FFFFFF"/>
          <w:rPrChange w:id="2111" w:author="Zhen Tan" w:date="2022-08-30T07:42:00Z">
            <w:rPr>
              <w:rFonts w:ascii="Times New Roman" w:hAnsi="Times New Roman" w:cs="Times New Roman"/>
              <w:sz w:val="24"/>
              <w:szCs w:val="24"/>
              <w:highlight w:val="green"/>
              <w:shd w:val="clear" w:color="auto" w:fill="FFFFFF"/>
            </w:rPr>
          </w:rPrChange>
        </w:rPr>
        <w:t xml:space="preserve">appending a column to the right of </w:t>
      </w:r>
      <m:oMath>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Change w:id="2112" w:author="Zhen Tan" w:date="2022-08-30T07:42:00Z">
                  <w:rPr>
                    <w:rFonts w:ascii="Cambria Math" w:hAnsi="Cambria Math" w:cs="Cambria Math"/>
                    <w:sz w:val="24"/>
                    <w:szCs w:val="24"/>
                    <w:highlight w:val="green"/>
                    <w:shd w:val="clear" w:color="auto" w:fill="FFFFFF"/>
                  </w:rPr>
                </w:rPrChange>
              </w:rPr>
              <m:t>F</m:t>
            </m:r>
          </m:e>
          <m:sup>
            <m:r>
              <w:rPr>
                <w:rFonts w:ascii="Cambria Math" w:hAnsi="Cambria Math" w:cs="Cambria Math"/>
                <w:sz w:val="24"/>
                <w:szCs w:val="24"/>
                <w:shd w:val="clear" w:color="auto" w:fill="FFFFFF"/>
                <w:rPrChange w:id="2113" w:author="Zhen Tan" w:date="2022-08-30T07:42:00Z">
                  <w:rPr>
                    <w:rFonts w:ascii="Cambria Math" w:hAnsi="Cambria Math" w:cs="Cambria Math"/>
                    <w:sz w:val="24"/>
                    <w:szCs w:val="24"/>
                    <w:highlight w:val="green"/>
                    <w:shd w:val="clear" w:color="auto" w:fill="FFFFFF"/>
                  </w:rPr>
                </w:rPrChange>
              </w:rPr>
              <m:t>i</m:t>
            </m:r>
            <m:r>
              <m:rPr>
                <m:sty m:val="p"/>
              </m:rPr>
              <w:rPr>
                <w:rFonts w:ascii="Cambria Math" w:hAnsi="Cambria Math" w:cs="Cambria Math"/>
                <w:sz w:val="24"/>
                <w:szCs w:val="24"/>
                <w:shd w:val="clear" w:color="auto" w:fill="FFFFFF"/>
                <w:rPrChange w:id="2114" w:author="Zhen Tan" w:date="2022-08-30T07:42:00Z">
                  <w:rPr>
                    <w:rFonts w:ascii="Cambria Math" w:hAnsi="Cambria Math" w:cs="Cambria Math"/>
                    <w:sz w:val="24"/>
                    <w:szCs w:val="24"/>
                    <w:highlight w:val="green"/>
                    <w:shd w:val="clear" w:color="auto" w:fill="FFFFFF"/>
                  </w:rPr>
                </w:rPrChange>
              </w:rPr>
              <m:t>,</m:t>
            </m:r>
            <m:r>
              <w:rPr>
                <w:rFonts w:ascii="Cambria Math" w:hAnsi="Cambria Math" w:cs="Cambria Math"/>
                <w:sz w:val="24"/>
                <w:szCs w:val="24"/>
                <w:shd w:val="clear" w:color="auto" w:fill="FFFFFF"/>
                <w:rPrChange w:id="2115" w:author="Zhen Tan" w:date="2022-08-30T07:42:00Z">
                  <w:rPr>
                    <w:rFonts w:ascii="Cambria Math" w:hAnsi="Cambria Math" w:cs="Cambria Math"/>
                    <w:sz w:val="24"/>
                    <w:szCs w:val="24"/>
                    <w:highlight w:val="green"/>
                    <w:shd w:val="clear" w:color="auto" w:fill="FFFFFF"/>
                  </w:rPr>
                </w:rPrChange>
              </w:rPr>
              <m:t>n-1</m:t>
            </m:r>
          </m:sup>
        </m:sSup>
        <m:r>
          <w:rPr>
            <w:rFonts w:ascii="Cambria Math" w:hAnsi="Cambria Math" w:cs="Cambria Math"/>
            <w:sz w:val="24"/>
            <w:szCs w:val="24"/>
            <w:shd w:val="clear" w:color="auto" w:fill="FFFFFF"/>
            <w:rPrChange w:id="2116" w:author="Zhen Tan" w:date="2022-08-30T07:42:00Z">
              <w:rPr>
                <w:rFonts w:ascii="Cambria Math" w:hAnsi="Cambria Math" w:cs="Cambria Math"/>
                <w:sz w:val="24"/>
                <w:szCs w:val="24"/>
                <w:highlight w:val="green"/>
                <w:shd w:val="clear" w:color="auto" w:fill="FFFFFF"/>
              </w:rPr>
            </w:rPrChange>
          </w:rPr>
          <m:t xml:space="preserve"> </m:t>
        </m:r>
      </m:oMath>
      <w:r w:rsidRPr="00F2093D">
        <w:rPr>
          <w:rFonts w:ascii="Times New Roman" w:hAnsi="Times New Roman" w:cs="Times New Roman"/>
          <w:sz w:val="24"/>
          <w:szCs w:val="24"/>
          <w:shd w:val="clear" w:color="auto" w:fill="FFFFFF"/>
          <w:rPrChange w:id="2117" w:author="Zhen Tan" w:date="2022-08-30T07:42:00Z">
            <w:rPr>
              <w:rFonts w:ascii="Times New Roman" w:hAnsi="Times New Roman" w:cs="Times New Roman"/>
              <w:sz w:val="24"/>
              <w:szCs w:val="24"/>
              <w:highlight w:val="green"/>
              <w:shd w:val="clear" w:color="auto" w:fill="FFFFFF"/>
            </w:rPr>
          </w:rPrChange>
        </w:rPr>
        <w:t xml:space="preserve">with the entry corresponds to solution </w:t>
      </w:r>
      <m:oMath>
        <m:r>
          <m:rPr>
            <m:sty m:val="b"/>
          </m:rPr>
          <w:rPr>
            <w:rFonts w:ascii="Cambria Math" w:hAnsi="Cambria Math" w:cs="Times New Roman"/>
            <w:sz w:val="24"/>
            <w:szCs w:val="24"/>
            <w:rPrChange w:id="2118" w:author="Zhen Tan" w:date="2022-08-30T07:42:00Z">
              <w:rPr>
                <w:rFonts w:ascii="Cambria Math" w:hAnsi="Cambria Math" w:cs="Times New Roman"/>
                <w:sz w:val="24"/>
                <w:szCs w:val="24"/>
                <w:highlight w:val="green"/>
              </w:rPr>
            </w:rPrChange>
          </w:rPr>
          <m:t>x</m:t>
        </m:r>
      </m:oMath>
      <w:r w:rsidRPr="00F2093D">
        <w:rPr>
          <w:rFonts w:ascii="Times New Roman" w:hAnsi="Times New Roman" w:cs="Times New Roman"/>
          <w:sz w:val="24"/>
          <w:szCs w:val="24"/>
          <w:shd w:val="clear" w:color="auto" w:fill="FFFFFF"/>
          <w:rPrChange w:id="2119" w:author="Zhen Tan" w:date="2022-08-30T07:42:00Z">
            <w:rPr>
              <w:rFonts w:ascii="Times New Roman" w:hAnsi="Times New Roman" w:cs="Times New Roman"/>
              <w:sz w:val="24"/>
              <w:szCs w:val="24"/>
              <w:highlight w:val="green"/>
              <w:shd w:val="clear" w:color="auto" w:fill="FFFFFF"/>
            </w:rPr>
          </w:rPrChange>
        </w:rPr>
        <w:t xml:space="preserve"> being one and others zero</w:t>
      </w:r>
      <w:r w:rsidRPr="00501CF8">
        <w:rPr>
          <w:rFonts w:ascii="Times New Roman" w:hAnsi="Times New Roman" w:cs="Times New Roman"/>
          <w:sz w:val="24"/>
          <w:szCs w:val="24"/>
          <w:shd w:val="clear" w:color="auto" w:fill="FFFFFF"/>
        </w:rPr>
        <w:t xml:space="preserve">, and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hAnsi="Cambria Math" w:cs="Cambria Math"/>
                <w:sz w:val="24"/>
                <w:szCs w:val="24"/>
                <w:shd w:val="clear" w:color="auto" w:fill="FFFFFF"/>
              </w:rPr>
              <m:t>i</m:t>
            </m:r>
            <m:r>
              <m:rPr>
                <m:sty m:val="p"/>
              </m:rPr>
              <w:rPr>
                <w:rFonts w:ascii="Cambria Math" w:hAnsi="Cambria Math" w:cs="Cambria Math"/>
                <w:sz w:val="24"/>
                <w:szCs w:val="24"/>
                <w:shd w:val="clear" w:color="auto" w:fill="FFFFFF"/>
              </w:rPr>
              <m:t>,</m:t>
            </m:r>
            <m:r>
              <w:rPr>
                <w:rFonts w:ascii="Cambria Math" w:hAnsi="Cambria Math" w:cs="Cambria Math"/>
                <w:sz w:val="24"/>
                <w:szCs w:val="24"/>
                <w:shd w:val="clear" w:color="auto" w:fill="FFFFFF"/>
              </w:rPr>
              <m:t>n-1</m:t>
            </m:r>
          </m:sup>
        </m:sSup>
      </m:oMath>
      <w:r w:rsidRPr="00F2093D">
        <w:rPr>
          <w:rFonts w:ascii="Times New Roman" w:hAnsi="Times New Roman" w:cs="Times New Roman"/>
          <w:sz w:val="24"/>
          <w:szCs w:val="24"/>
          <w:shd w:val="clear" w:color="auto" w:fill="FFFFFF"/>
          <w:rPrChange w:id="2120" w:author="Zhen Tan" w:date="2022-08-30T07:42:00Z">
            <w:rPr>
              <w:rFonts w:ascii="Times New Roman" w:hAnsi="Times New Roman" w:cs="Times New Roman"/>
              <w:color w:val="333333"/>
              <w:sz w:val="24"/>
              <w:szCs w:val="24"/>
              <w:shd w:val="clear" w:color="auto" w:fill="FFFFFF"/>
            </w:rPr>
          </w:rPrChange>
        </w:rPr>
        <w:t xml:space="preserve"> </w:t>
      </w:r>
      <w:r w:rsidRPr="00F2093D">
        <w:rPr>
          <w:rFonts w:ascii="Times New Roman" w:hAnsi="Times New Roman" w:cs="Times New Roman"/>
          <w:sz w:val="24"/>
          <w:szCs w:val="24"/>
          <w:shd w:val="clear" w:color="auto" w:fill="FFFFFF"/>
          <w:rPrChange w:id="2121" w:author="Zhen Tan" w:date="2022-08-30T07:42:00Z">
            <w:rPr>
              <w:rFonts w:ascii="Times New Roman" w:hAnsi="Times New Roman" w:cs="Times New Roman"/>
              <w:color w:val="FF0000"/>
              <w:sz w:val="24"/>
              <w:szCs w:val="24"/>
              <w:shd w:val="clear" w:color="auto" w:fill="FFFFFF"/>
            </w:rPr>
          </w:rPrChange>
        </w:rPr>
        <w:t xml:space="preserve">is formed by appending a row and a column to </w:t>
      </w:r>
      <m:oMath>
        <m:sSup>
          <m:sSupPr>
            <m:ctrlPr>
              <w:rPr>
                <w:rFonts w:ascii="Cambria Math" w:hAnsi="Cambria Math" w:cs="Cambria Math"/>
                <w:sz w:val="24"/>
                <w:szCs w:val="24"/>
                <w:shd w:val="clear" w:color="auto" w:fill="FFFFFF"/>
              </w:rPr>
            </m:ctrlPr>
          </m:sSupPr>
          <m:e>
            <m:r>
              <m:rPr>
                <m:sty m:val="b"/>
              </m:rPr>
              <w:rPr>
                <w:rFonts w:ascii="Cambria Math" w:eastAsia="宋体" w:hAnsi="Cambria Math" w:cs="Times New Roman"/>
                <w:sz w:val="24"/>
                <w:szCs w:val="24"/>
                <w:rPrChange w:id="2122" w:author="Zhen Tan" w:date="2022-08-30T07:42:00Z">
                  <w:rPr>
                    <w:rFonts w:ascii="Cambria Math" w:eastAsia="宋体" w:hAnsi="Cambria Math" w:cs="Times New Roman"/>
                    <w:color w:val="FF0000"/>
                    <w:sz w:val="24"/>
                    <w:szCs w:val="24"/>
                  </w:rPr>
                </w:rPrChange>
              </w:rPr>
              <m:t>B</m:t>
            </m:r>
          </m:e>
          <m:sup>
            <m:r>
              <w:rPr>
                <w:rFonts w:ascii="Cambria Math" w:hAnsi="Cambria Math" w:cs="Cambria Math"/>
                <w:sz w:val="24"/>
                <w:szCs w:val="24"/>
                <w:shd w:val="clear" w:color="auto" w:fill="FFFFFF"/>
                <w:rPrChange w:id="2123" w:author="Zhen Tan" w:date="2022-08-30T07:42:00Z">
                  <w:rPr>
                    <w:rFonts w:ascii="Cambria Math" w:hAnsi="Cambria Math" w:cs="Cambria Math"/>
                    <w:color w:val="FF0000"/>
                    <w:sz w:val="24"/>
                    <w:szCs w:val="24"/>
                    <w:shd w:val="clear" w:color="auto" w:fill="FFFFFF"/>
                  </w:rPr>
                </w:rPrChange>
              </w:rPr>
              <m:t>i</m:t>
            </m:r>
            <m:r>
              <m:rPr>
                <m:sty m:val="p"/>
              </m:rPr>
              <w:rPr>
                <w:rFonts w:ascii="Cambria Math" w:hAnsi="Cambria Math" w:cs="Cambria Math"/>
                <w:sz w:val="24"/>
                <w:szCs w:val="24"/>
                <w:shd w:val="clear" w:color="auto" w:fill="FFFFFF"/>
                <w:rPrChange w:id="2124" w:author="Zhen Tan" w:date="2022-08-30T07:42:00Z">
                  <w:rPr>
                    <w:rFonts w:ascii="Cambria Math" w:hAnsi="Cambria Math" w:cs="Cambria Math"/>
                    <w:color w:val="FF0000"/>
                    <w:sz w:val="24"/>
                    <w:szCs w:val="24"/>
                    <w:shd w:val="clear" w:color="auto" w:fill="FFFFFF"/>
                  </w:rPr>
                </w:rPrChange>
              </w:rPr>
              <m:t>,</m:t>
            </m:r>
            <m:r>
              <w:rPr>
                <w:rFonts w:ascii="Cambria Math" w:hAnsi="Cambria Math" w:cs="Cambria Math"/>
                <w:sz w:val="24"/>
                <w:szCs w:val="24"/>
                <w:shd w:val="clear" w:color="auto" w:fill="FFFFFF"/>
                <w:rPrChange w:id="2125" w:author="Zhen Tan" w:date="2022-08-30T07:42:00Z">
                  <w:rPr>
                    <w:rFonts w:ascii="Cambria Math" w:hAnsi="Cambria Math" w:cs="Cambria Math"/>
                    <w:color w:val="FF0000"/>
                    <w:sz w:val="24"/>
                    <w:szCs w:val="24"/>
                    <w:shd w:val="clear" w:color="auto" w:fill="FFFFFF"/>
                  </w:rPr>
                </w:rPrChange>
              </w:rPr>
              <m:t>n-1</m:t>
            </m:r>
          </m:sup>
        </m:sSup>
      </m:oMath>
      <w:r w:rsidRPr="00F2093D">
        <w:rPr>
          <w:rFonts w:ascii="Times New Roman" w:hAnsi="Times New Roman" w:cs="Times New Roman"/>
          <w:sz w:val="24"/>
          <w:szCs w:val="24"/>
          <w:shd w:val="clear" w:color="auto" w:fill="FFFFFF"/>
          <w:rPrChange w:id="2126" w:author="Zhen Tan" w:date="2022-08-30T07:42:00Z">
            <w:rPr>
              <w:rFonts w:ascii="Times New Roman" w:hAnsi="Times New Roman" w:cs="Times New Roman"/>
              <w:color w:val="FF0000"/>
              <w:sz w:val="24"/>
              <w:szCs w:val="24"/>
              <w:shd w:val="clear" w:color="auto" w:fill="FFFFFF"/>
            </w:rPr>
          </w:rPrChange>
        </w:rPr>
        <w:t>, with the new diagonal entry</w:t>
      </w:r>
      <w:ins w:id="2127" w:author="Zhen Tan" w:date="2022-08-29T17:22:00Z">
        <w:r w:rsidR="00B06997" w:rsidRPr="00F2093D">
          <w:rPr>
            <w:rFonts w:ascii="Times New Roman" w:hAnsi="Times New Roman" w:cs="Times New Roman"/>
            <w:sz w:val="24"/>
            <w:szCs w:val="24"/>
            <w:shd w:val="clear" w:color="auto" w:fill="FFFFFF"/>
            <w:rPrChange w:id="2128" w:author="Zhen Tan" w:date="2022-08-30T07:42:00Z">
              <w:rPr>
                <w:rFonts w:ascii="Times New Roman" w:hAnsi="Times New Roman" w:cs="Times New Roman"/>
                <w:color w:val="FF0000"/>
                <w:sz w:val="24"/>
                <w:szCs w:val="24"/>
                <w:shd w:val="clear" w:color="auto" w:fill="FFFFFF"/>
              </w:rPr>
            </w:rPrChange>
          </w:rPr>
          <w:t xml:space="preserve"> being</w:t>
        </w:r>
      </w:ins>
      <w:r w:rsidRPr="00F2093D">
        <w:rPr>
          <w:rFonts w:ascii="Times New Roman" w:hAnsi="Times New Roman" w:cs="Times New Roman"/>
          <w:sz w:val="24"/>
          <w:szCs w:val="24"/>
          <w:shd w:val="clear" w:color="auto" w:fill="FFFFFF"/>
          <w:rPrChange w:id="2129" w:author="Zhen Tan" w:date="2022-08-30T07:42:00Z">
            <w:rPr>
              <w:rFonts w:ascii="Times New Roman" w:hAnsi="Times New Roman" w:cs="Times New Roman"/>
              <w:color w:val="FF0000"/>
              <w:sz w:val="24"/>
              <w:szCs w:val="24"/>
              <w:shd w:val="clear" w:color="auto" w:fill="FFFFFF"/>
            </w:rPr>
          </w:rPrChange>
        </w:rPr>
        <w:t xml:space="preserve"> </w:t>
      </w:r>
      <w:bookmarkStart w:id="2130" w:name="_Hlk46271067"/>
      <m:oMath>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Change w:id="2131" w:author="Zhen Tan" w:date="2022-08-30T07:42:00Z">
                  <w:rPr>
                    <w:rFonts w:ascii="Cambria Math" w:eastAsia="Cambria Math" w:hAnsi="Cambria Math" w:cs="Cambria Math"/>
                    <w:color w:val="FF0000"/>
                    <w:sz w:val="24"/>
                    <w:szCs w:val="24"/>
                  </w:rPr>
                </w:rPrChange>
              </w:rPr>
              <m:t>z</m:t>
            </m:r>
          </m:e>
          <m:sup>
            <m:r>
              <w:rPr>
                <w:rFonts w:ascii="Cambria Math" w:eastAsia="微软雅黑" w:hAnsi="Cambria Math" w:cs="微软雅黑"/>
                <w:sz w:val="24"/>
                <w:szCs w:val="24"/>
                <w:shd w:val="clear" w:color="auto" w:fill="FFFFFF"/>
                <w:rPrChange w:id="2132" w:author="Zhen Tan" w:date="2022-08-30T07:42:00Z">
                  <w:rPr>
                    <w:rFonts w:ascii="Cambria Math" w:eastAsia="微软雅黑" w:hAnsi="Cambria Math" w:cs="微软雅黑"/>
                    <w:color w:val="FF0000"/>
                    <w:sz w:val="24"/>
                    <w:szCs w:val="24"/>
                    <w:shd w:val="clear" w:color="auto" w:fill="FFFFFF"/>
                  </w:rPr>
                </w:rPrChange>
              </w:rPr>
              <m:t>i,0</m:t>
            </m:r>
          </m:sup>
        </m:sSup>
      </m:oMath>
      <w:bookmarkEnd w:id="2130"/>
      <w:r w:rsidRPr="00F2093D">
        <w:rPr>
          <w:rFonts w:ascii="Times New Roman" w:hAnsi="Times New Roman" w:cs="Times New Roman"/>
          <w:sz w:val="24"/>
          <w:szCs w:val="24"/>
          <w:shd w:val="clear" w:color="auto" w:fill="FFFFFF"/>
          <w:rPrChange w:id="2133" w:author="Zhen Tan" w:date="2022-08-30T07:42:00Z">
            <w:rPr>
              <w:rFonts w:ascii="Times New Roman" w:hAnsi="Times New Roman" w:cs="Times New Roman"/>
              <w:color w:val="FF0000"/>
              <w:sz w:val="24"/>
              <w:szCs w:val="24"/>
              <w:shd w:val="clear" w:color="auto" w:fill="FFFFFF"/>
            </w:rPr>
          </w:rPrChange>
        </w:rPr>
        <w:t xml:space="preserve"> and all the other new entries zero</w:t>
      </w:r>
      <w:commentRangeEnd w:id="2109"/>
      <w:r w:rsidRPr="00501CF8">
        <w:rPr>
          <w:rStyle w:val="afd"/>
        </w:rPr>
        <w:commentReference w:id="2109"/>
      </w:r>
      <w:commentRangeEnd w:id="2110"/>
      <w:r w:rsidRPr="00501CF8">
        <w:rPr>
          <w:rStyle w:val="afd"/>
        </w:rPr>
        <w:commentReference w:id="2110"/>
      </w:r>
      <w:r w:rsidRPr="00F2093D">
        <w:rPr>
          <w:rFonts w:ascii="Times New Roman" w:hAnsi="Times New Roman" w:cs="Times New Roman"/>
          <w:sz w:val="24"/>
          <w:szCs w:val="24"/>
          <w:shd w:val="clear" w:color="auto" w:fill="FFFFFF"/>
          <w:rPrChange w:id="2134" w:author="Zhen Tan" w:date="2022-08-30T07:42:00Z">
            <w:rPr>
              <w:rFonts w:ascii="Times New Roman" w:hAnsi="Times New Roman" w:cs="Times New Roman"/>
              <w:color w:val="333333"/>
              <w:sz w:val="24"/>
              <w:szCs w:val="24"/>
              <w:shd w:val="clear" w:color="auto" w:fill="FFFFFF"/>
            </w:rPr>
          </w:rPrChange>
        </w:rPr>
        <w:t xml:space="preserve">, as shown below: </w:t>
      </w:r>
    </w:p>
    <w:p w14:paraId="0D96FA7A" w14:textId="47C40FA1" w:rsidR="00E67543" w:rsidRPr="00501CF8" w:rsidRDefault="00000000" w:rsidP="008052D1">
      <w:pPr>
        <w:adjustRightInd w:val="0"/>
        <w:snapToGrid w:val="0"/>
        <w:ind w:right="110"/>
        <w:jc w:val="center"/>
        <w:rPr>
          <w:rFonts w:ascii="Times New Roman" w:hAnsi="Times New Roman" w:cs="Times New Roman"/>
          <w:bCs/>
          <w:sz w:val="24"/>
          <w:szCs w:val="24"/>
        </w:rPr>
      </w:pP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Change w:id="2135" w:author="Zhen Tan" w:date="2022-08-30T07:42:00Z">
                      <w:rPr>
                        <w:rFonts w:ascii="Cambria Math" w:hAnsi="Cambria Math" w:cs="Cambria Math"/>
                        <w:color w:val="333333"/>
                        <w:sz w:val="24"/>
                        <w:szCs w:val="24"/>
                        <w:shd w:val="clear" w:color="auto" w:fill="FFFFFF"/>
                      </w:rPr>
                    </w:rPrChange>
                  </w:rPr>
                  <m:t>F</m:t>
                </m:r>
              </m:e>
            </m:acc>
          </m:e>
          <m:sup>
            <m:r>
              <w:rPr>
                <w:rFonts w:ascii="Cambria Math" w:eastAsia="微软雅黑" w:hAnsi="Cambria Math" w:cs="微软雅黑"/>
                <w:sz w:val="24"/>
                <w:szCs w:val="24"/>
                <w:shd w:val="clear" w:color="auto" w:fill="FFFFFF"/>
                <w:rPrChange w:id="2136" w:author="Zhen Tan" w:date="2022-08-30T07:42: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2137" w:author="Zhen Tan" w:date="2022-08-30T07:42: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138" w:author="Zhen Tan" w:date="2022-08-30T07:42:00Z">
                  <w:rPr>
                    <w:rFonts w:ascii="Cambria Math" w:eastAsia="微软雅黑" w:hAnsi="Cambria Math" w:cs="微软雅黑"/>
                    <w:color w:val="333333"/>
                    <w:sz w:val="24"/>
                    <w:szCs w:val="24"/>
                    <w:shd w:val="clear" w:color="auto" w:fill="FFFFFF"/>
                  </w:rPr>
                </w:rPrChange>
              </w:rPr>
              <m:t>n-1</m:t>
            </m:r>
          </m:sup>
        </m:sSup>
      </m:oMath>
      <w:r w:rsidR="00E67543" w:rsidRPr="00F2093D">
        <w:rPr>
          <w:rFonts w:ascii="Times New Roman" w:hAnsi="Times New Roman" w:cs="Times New Roman"/>
          <w:sz w:val="24"/>
          <w:szCs w:val="24"/>
          <w:shd w:val="clear" w:color="auto" w:fill="FFFFFF"/>
          <w:rPrChange w:id="2139" w:author="Zhen Tan" w:date="2022-08-30T07:42:00Z">
            <w:rPr>
              <w:rFonts w:ascii="Times New Roman" w:hAnsi="Times New Roman" w:cs="Times New Roman"/>
              <w:color w:val="333333"/>
              <w:sz w:val="24"/>
              <w:szCs w:val="24"/>
              <w:shd w:val="clear" w:color="auto" w:fill="FFFFFF"/>
            </w:rPr>
          </w:rPrChange>
        </w:rPr>
        <w:t xml:space="preserve"> </w:t>
      </w:r>
      <w:r w:rsidR="00E67543" w:rsidRPr="00F2093D">
        <w:rPr>
          <w:rFonts w:ascii="Times New Roman" w:hAnsi="Times New Roman" w:cs="Times New Roman"/>
          <w:sz w:val="24"/>
          <w:szCs w:val="24"/>
          <w:shd w:val="clear" w:color="auto" w:fill="FFFFFF"/>
          <w:rPrChange w:id="2140" w:author="Zhen Tan" w:date="2022-08-30T07:42:00Z">
            <w:rPr>
              <w:rFonts w:ascii="Times New Roman" w:hAnsi="Times New Roman" w:cs="Times New Roman"/>
              <w:color w:val="333333"/>
              <w:sz w:val="24"/>
              <w:szCs w:val="24"/>
              <w:shd w:val="clear" w:color="auto" w:fill="FFFFFF"/>
            </w:rPr>
          </w:rPrChange>
        </w:rPr>
        <w:sym w:font="Wingdings" w:char="F0DF"/>
      </w:r>
      <w:r w:rsidR="00E67543" w:rsidRPr="00F2093D">
        <w:rPr>
          <w:rFonts w:ascii="Times New Roman" w:hAnsi="Times New Roman" w:cs="Times New Roman"/>
          <w:sz w:val="24"/>
          <w:szCs w:val="24"/>
          <w:shd w:val="clear" w:color="auto" w:fill="FFFFFF"/>
          <w:rPrChange w:id="2141" w:author="Zhen Tan" w:date="2022-08-30T07:42:00Z">
            <w:rPr>
              <w:rFonts w:ascii="Times New Roman" w:hAnsi="Times New Roman" w:cs="Times New Roman"/>
              <w:color w:val="333333"/>
              <w:sz w:val="24"/>
              <w:szCs w:val="24"/>
              <w:shd w:val="clear" w:color="auto" w:fill="FFFFFF"/>
            </w:rPr>
          </w:rPrChange>
        </w:rPr>
        <w:t xml:space="preserve"> </w:t>
      </w:r>
      <m:oMath>
        <m:d>
          <m:dPr>
            <m:begChr m:val="["/>
            <m:endChr m:val="]"/>
            <m:ctrlPr>
              <w:rPr>
                <w:rFonts w:ascii="Cambria Math" w:hAnsi="Cambria Math" w:cs="Times New Roman"/>
                <w:i/>
                <w:sz w:val="24"/>
                <w:szCs w:val="24"/>
                <w:shd w:val="clear" w:color="auto" w:fill="FFFFFF"/>
              </w:rPr>
            </m:ctrlPr>
          </m:dPr>
          <m:e>
            <w:commentRangeStart w:id="2142"/>
            <w:commentRangeStart w:id="2143"/>
            <m:sSup>
              <m:sSupPr>
                <m:ctrlPr>
                  <w:rPr>
                    <w:rFonts w:ascii="Cambria Math" w:hAnsi="Cambria Math" w:cs="Cambria Math"/>
                    <w:sz w:val="24"/>
                    <w:szCs w:val="24"/>
                    <w:shd w:val="clear" w:color="auto" w:fill="FFFFFF"/>
                  </w:rPr>
                </m:ctrlPr>
              </m:sSupPr>
              <m:e>
                <m:r>
                  <m:rPr>
                    <m:sty m:val="b"/>
                  </m:rPr>
                  <w:rPr>
                    <w:rFonts w:ascii="Cambria Math" w:hAnsi="Cambria Math" w:cs="Cambria Math"/>
                    <w:sz w:val="24"/>
                    <w:szCs w:val="24"/>
                    <w:shd w:val="clear" w:color="auto" w:fill="FFFFFF"/>
                    <w:rPrChange w:id="2144" w:author="Zhen Tan" w:date="2022-08-30T07:42:00Z">
                      <w:rPr>
                        <w:rFonts w:ascii="Cambria Math" w:hAnsi="Cambria Math" w:cs="Cambria Math"/>
                        <w:color w:val="333333"/>
                        <w:sz w:val="24"/>
                        <w:szCs w:val="24"/>
                        <w:shd w:val="clear" w:color="auto" w:fill="FFFFFF"/>
                      </w:rPr>
                    </w:rPrChange>
                  </w:rPr>
                  <m:t>F</m:t>
                </m:r>
              </m:e>
              <m:sup>
                <m:r>
                  <w:rPr>
                    <w:rFonts w:ascii="Cambria Math" w:eastAsia="微软雅黑" w:hAnsi="Cambria Math" w:cs="微软雅黑"/>
                    <w:sz w:val="24"/>
                    <w:szCs w:val="24"/>
                    <w:shd w:val="clear" w:color="auto" w:fill="FFFFFF"/>
                    <w:rPrChange w:id="2145" w:author="Zhen Tan" w:date="2022-08-30T07:42: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2146" w:author="Zhen Tan" w:date="2022-08-30T07:42: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147" w:author="Zhen Tan" w:date="2022-08-30T07:42:00Z">
                      <w:rPr>
                        <w:rFonts w:ascii="Cambria Math" w:eastAsia="微软雅黑" w:hAnsi="Cambria Math" w:cs="微软雅黑"/>
                        <w:color w:val="333333"/>
                        <w:sz w:val="24"/>
                        <w:szCs w:val="24"/>
                        <w:shd w:val="clear" w:color="auto" w:fill="FFFFFF"/>
                      </w:rPr>
                    </w:rPrChange>
                  </w:rPr>
                  <m:t>n-1</m:t>
                </m:r>
              </m:sup>
            </m:sSup>
            <w:commentRangeEnd w:id="2142"/>
            <m:r>
              <m:rPr>
                <m:sty m:val="p"/>
              </m:rPr>
              <w:rPr>
                <w:rStyle w:val="afd"/>
              </w:rPr>
              <w:commentReference w:id="2142"/>
            </m:r>
            <w:commentRangeEnd w:id="2143"/>
            <m:r>
              <m:rPr>
                <m:sty m:val="p"/>
              </m:rPr>
              <w:rPr>
                <w:rStyle w:val="afd"/>
              </w:rPr>
              <w:commentReference w:id="2143"/>
            </m:r>
            <m:r>
              <w:rPr>
                <w:rFonts w:ascii="Cambria Math" w:hAnsi="Cambria Math" w:cs="Cambria Math"/>
                <w:sz w:val="24"/>
                <w:szCs w:val="24"/>
                <w:shd w:val="clear" w:color="auto" w:fill="FFFFFF"/>
                <w:rPrChange w:id="2148" w:author="Zhen Tan" w:date="2022-08-30T07:42:00Z">
                  <w:rPr>
                    <w:rFonts w:ascii="Cambria Math" w:hAnsi="Cambria Math" w:cs="Cambria Math"/>
                    <w:color w:val="333333"/>
                    <w:sz w:val="24"/>
                    <w:szCs w:val="24"/>
                    <w:shd w:val="clear" w:color="auto" w:fill="FFFFFF"/>
                  </w:rPr>
                </w:rPrChange>
              </w:rPr>
              <m:t xml:space="preserve">   </m:t>
            </m:r>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
                  <m:t>e</m:t>
                </m:r>
              </m:e>
              <m:sub>
                <m:r>
                  <m:rPr>
                    <m:sty m:val="b"/>
                  </m:rPr>
                  <w:rPr>
                    <w:rFonts w:ascii="Cambria Math" w:hAnsi="Times New Roman" w:cs="Times New Roman"/>
                    <w:sz w:val="24"/>
                    <w:szCs w:val="24"/>
                  </w:rPr>
                  <m:t>x</m:t>
                </m:r>
              </m:sub>
            </m:sSub>
            <m:r>
              <w:rPr>
                <w:rFonts w:ascii="Cambria Math" w:hAnsi="Cambria Math" w:cs="Cambria Math"/>
                <w:sz w:val="24"/>
                <w:szCs w:val="24"/>
                <w:shd w:val="clear" w:color="auto" w:fill="FFFFFF"/>
                <w:rPrChange w:id="2149" w:author="Zhen Tan" w:date="2022-08-30T07:42:00Z">
                  <w:rPr>
                    <w:rFonts w:ascii="Cambria Math" w:hAnsi="Cambria Math" w:cs="Cambria Math"/>
                    <w:color w:val="333333"/>
                    <w:sz w:val="24"/>
                    <w:szCs w:val="24"/>
                    <w:shd w:val="clear" w:color="auto" w:fill="FFFFFF"/>
                  </w:rPr>
                </w:rPrChange>
              </w:rPr>
              <m:t xml:space="preserve"> </m:t>
            </m:r>
          </m:e>
        </m:d>
      </m:oMath>
      <w:r w:rsidR="00E67543" w:rsidRPr="00F2093D">
        <w:rPr>
          <w:rFonts w:ascii="Times New Roman" w:hAnsi="Times New Roman" w:cs="Times New Roman"/>
          <w:sz w:val="24"/>
          <w:szCs w:val="24"/>
          <w:shd w:val="clear" w:color="auto" w:fill="FFFFFF"/>
          <w:rPrChange w:id="2150" w:author="Zhen Tan" w:date="2022-08-30T07:42:00Z">
            <w:rPr>
              <w:rFonts w:ascii="Times New Roman" w:hAnsi="Times New Roman" w:cs="Times New Roman"/>
              <w:color w:val="333333"/>
              <w:sz w:val="24"/>
              <w:szCs w:val="24"/>
              <w:shd w:val="clear" w:color="auto" w:fill="FFFFFF"/>
            </w:rPr>
          </w:rPrChange>
        </w:rPr>
        <w:t xml:space="preserve">,  </w:t>
      </w:r>
      <w:r w:rsidR="00E67543" w:rsidRPr="00501CF8">
        <w:rPr>
          <w:rFonts w:ascii="Times New Roman" w:hAnsi="Times New Roman" w:cs="Times New Roman"/>
          <w:bCs/>
          <w:sz w:val="24"/>
          <w:szCs w:val="24"/>
        </w:rPr>
        <w:t xml:space="preserve"> </w:t>
      </w:r>
      <m:oMath>
        <m:sSup>
          <m:sSupPr>
            <m:ctrlPr>
              <w:rPr>
                <w:rFonts w:ascii="Cambria Math" w:hAnsi="Cambria Math" w:cs="Cambria Math"/>
                <w:sz w:val="24"/>
                <w:szCs w:val="24"/>
                <w:shd w:val="clear" w:color="auto" w:fill="FFFFFF"/>
              </w:rPr>
            </m:ctrlPr>
          </m:sSupPr>
          <m:e>
            <m:acc>
              <m:accPr>
                <m:chr m:val="̃"/>
                <m:ctrlPr>
                  <w:rPr>
                    <w:rFonts w:ascii="Cambria Math" w:hAnsi="Cambria Math" w:cs="Cambria Math"/>
                    <w:b/>
                    <w:bCs/>
                    <w:sz w:val="24"/>
                    <w:szCs w:val="24"/>
                    <w:shd w:val="clear" w:color="auto" w:fill="FFFFFF"/>
                  </w:rPr>
                </m:ctrlPr>
              </m:accPr>
              <m:e>
                <m:r>
                  <m:rPr>
                    <m:sty m:val="b"/>
                  </m:rPr>
                  <w:rPr>
                    <w:rFonts w:ascii="Cambria Math" w:hAnsi="Cambria Math" w:cs="Cambria Math"/>
                    <w:sz w:val="24"/>
                    <w:szCs w:val="24"/>
                    <w:shd w:val="clear" w:color="auto" w:fill="FFFFFF"/>
                  </w:rPr>
                  <m:t>B</m:t>
                </m:r>
              </m:e>
            </m:acc>
          </m:e>
          <m:sup>
            <m:r>
              <w:rPr>
                <w:rFonts w:ascii="Cambria Math" w:eastAsia="微软雅黑" w:hAnsi="Cambria Math" w:cs="微软雅黑"/>
                <w:sz w:val="24"/>
                <w:szCs w:val="24"/>
                <w:shd w:val="clear" w:color="auto" w:fill="FFFFFF"/>
              </w:rPr>
              <m:t>i</m:t>
            </m:r>
            <m:r>
              <m:rPr>
                <m:sty m:val="p"/>
              </m:rPr>
              <w:rPr>
                <w:rFonts w:ascii="Cambria Math" w:eastAsia="微软雅黑" w:hAnsi="Cambria Math" w:cs="微软雅黑"/>
                <w:sz w:val="24"/>
                <w:szCs w:val="24"/>
                <w:shd w:val="clear" w:color="auto" w:fill="FFFFFF"/>
              </w:rPr>
              <m:t>,</m:t>
            </m:r>
            <m:r>
              <w:rPr>
                <w:rFonts w:ascii="Cambria Math" w:eastAsia="微软雅黑" w:hAnsi="Cambria Math" w:cs="微软雅黑"/>
                <w:sz w:val="24"/>
                <w:szCs w:val="24"/>
                <w:shd w:val="clear" w:color="auto" w:fill="FFFFFF"/>
              </w:rPr>
              <m:t>n-1</m:t>
            </m:r>
          </m:sup>
        </m:sSup>
      </m:oMath>
      <w:r w:rsidR="00E67543" w:rsidRPr="00501CF8">
        <w:rPr>
          <w:rFonts w:ascii="Times New Roman" w:hAnsi="Times New Roman" w:cs="Times New Roman"/>
          <w:sz w:val="24"/>
          <w:szCs w:val="24"/>
          <w:shd w:val="clear" w:color="auto" w:fill="FFFFFF"/>
        </w:rPr>
        <w:t xml:space="preserve"> </w:t>
      </w:r>
      <w:r w:rsidR="00E67543" w:rsidRPr="00F2093D">
        <w:rPr>
          <w:rFonts w:ascii="Times New Roman" w:hAnsi="Times New Roman" w:cs="Times New Roman"/>
          <w:sz w:val="24"/>
          <w:szCs w:val="24"/>
          <w:shd w:val="clear" w:color="auto" w:fill="FFFFFF"/>
          <w:rPrChange w:id="2151" w:author="Zhen Tan" w:date="2022-08-30T07:42:00Z">
            <w:rPr>
              <w:rFonts w:ascii="Times New Roman" w:hAnsi="Times New Roman" w:cs="Times New Roman"/>
              <w:color w:val="333333"/>
              <w:sz w:val="24"/>
              <w:szCs w:val="24"/>
              <w:shd w:val="clear" w:color="auto" w:fill="FFFFFF"/>
            </w:rPr>
          </w:rPrChange>
        </w:rPr>
        <w:sym w:font="Wingdings" w:char="F0DF"/>
      </w:r>
      <w:r w:rsidR="00E67543" w:rsidRPr="00F2093D">
        <w:rPr>
          <w:rFonts w:ascii="Times New Roman" w:hAnsi="Times New Roman" w:cs="Times New Roman"/>
          <w:sz w:val="24"/>
          <w:szCs w:val="24"/>
          <w:shd w:val="clear" w:color="auto" w:fill="FFFFFF"/>
          <w:rPrChange w:id="2152" w:author="Zhen Tan" w:date="2022-08-30T07:42:00Z">
            <w:rPr>
              <w:rFonts w:ascii="Times New Roman" w:hAnsi="Times New Roman" w:cs="Times New Roman"/>
              <w:color w:val="333333"/>
              <w:sz w:val="24"/>
              <w:szCs w:val="24"/>
              <w:shd w:val="clear" w:color="auto" w:fill="FFFFFF"/>
            </w:rPr>
          </w:rPrChange>
        </w:rPr>
        <w:t xml:space="preserve"> </w:t>
      </w:r>
      <m:oMath>
        <m:d>
          <m:dPr>
            <m:begChr m:val="["/>
            <m:endChr m:val="]"/>
            <m:ctrlPr>
              <w:rPr>
                <w:rFonts w:ascii="Cambria Math" w:hAnsi="Cambria Math" w:cs="Times New Roman"/>
                <w:i/>
                <w:sz w:val="24"/>
                <w:szCs w:val="24"/>
                <w:shd w:val="clear" w:color="auto" w:fill="FFFFFF"/>
              </w:rPr>
            </m:ctrlPr>
          </m:dPr>
          <m:e>
            <m:m>
              <m:mPr>
                <m:mcs>
                  <m:mc>
                    <m:mcPr>
                      <m:count m:val="2"/>
                      <m:mcJc m:val="center"/>
                    </m:mcPr>
                  </m:mc>
                </m:mcs>
                <m:ctrlPr>
                  <w:rPr>
                    <w:rFonts w:ascii="Cambria Math" w:hAnsi="Cambria Math" w:cs="Cambria Math"/>
                    <w:bCs/>
                    <w:i/>
                    <w:sz w:val="24"/>
                    <w:szCs w:val="24"/>
                    <w:shd w:val="clear" w:color="auto" w:fill="FFFFFF"/>
                  </w:rPr>
                </m:ctrlPr>
              </m:mPr>
              <m:mr>
                <m:e>
                  <w:commentRangeStart w:id="2153"/>
                  <w:commentRangeStart w:id="2154"/>
                  <m:sSup>
                    <m:sSupPr>
                      <m:ctrlPr>
                        <w:rPr>
                          <w:rFonts w:ascii="Cambria Math" w:hAnsi="Cambria Math" w:cs="Cambria Math"/>
                          <w:bCs/>
                          <w:sz w:val="24"/>
                          <w:szCs w:val="24"/>
                          <w:shd w:val="clear" w:color="auto" w:fill="FFFFFF"/>
                        </w:rPr>
                      </m:ctrlPr>
                    </m:sSupPr>
                    <m:e>
                      <m:r>
                        <m:rPr>
                          <m:sty m:val="b"/>
                        </m:rPr>
                        <w:rPr>
                          <w:rFonts w:ascii="Cambria Math" w:hAnsi="Cambria Math" w:cs="Cambria Math"/>
                          <w:sz w:val="24"/>
                          <w:szCs w:val="24"/>
                          <w:shd w:val="clear" w:color="auto" w:fill="FFFFFF"/>
                          <w:rPrChange w:id="2155" w:author="Zhen Tan" w:date="2022-08-30T07:42:00Z">
                            <w:rPr>
                              <w:rFonts w:ascii="Cambria Math" w:hAnsi="Cambria Math" w:cs="Cambria Math"/>
                              <w:color w:val="333333"/>
                              <w:sz w:val="24"/>
                              <w:szCs w:val="24"/>
                              <w:shd w:val="clear" w:color="auto" w:fill="FFFFFF"/>
                            </w:rPr>
                          </w:rPrChange>
                        </w:rPr>
                        <m:t>B</m:t>
                      </m:r>
                    </m:e>
                    <m:sup>
                      <m:r>
                        <w:rPr>
                          <w:rFonts w:ascii="Cambria Math" w:eastAsia="微软雅黑" w:hAnsi="Cambria Math" w:cs="微软雅黑"/>
                          <w:sz w:val="24"/>
                          <w:szCs w:val="24"/>
                          <w:shd w:val="clear" w:color="auto" w:fill="FFFFFF"/>
                          <w:rPrChange w:id="2156" w:author="Zhen Tan" w:date="2022-08-30T07:42: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2157" w:author="Zhen Tan" w:date="2022-08-30T07:42: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158" w:author="Zhen Tan" w:date="2022-08-30T07:42:00Z">
                            <w:rPr>
                              <w:rFonts w:ascii="Cambria Math" w:eastAsia="微软雅黑" w:hAnsi="Cambria Math" w:cs="微软雅黑"/>
                              <w:color w:val="333333"/>
                              <w:sz w:val="24"/>
                              <w:szCs w:val="24"/>
                              <w:shd w:val="clear" w:color="auto" w:fill="FFFFFF"/>
                            </w:rPr>
                          </w:rPrChange>
                        </w:rPr>
                        <m:t>n-1</m:t>
                      </m:r>
                    </m:sup>
                  </m:sSup>
                  <w:commentRangeEnd w:id="2153"/>
                  <m:r>
                    <m:rPr>
                      <m:sty m:val="p"/>
                    </m:rPr>
                    <w:rPr>
                      <w:rStyle w:val="afd"/>
                    </w:rPr>
                    <w:commentReference w:id="2153"/>
                  </m:r>
                  <w:commentRangeEnd w:id="2154"/>
                  <m:r>
                    <w:rPr>
                      <w:rFonts w:ascii="Cambria Math" w:eastAsia="微软雅黑" w:hAnsi="Cambria Math" w:cs="微软雅黑"/>
                      <w:sz w:val="24"/>
                      <w:szCs w:val="24"/>
                      <w:shd w:val="clear" w:color="auto" w:fill="FFFFFF"/>
                      <w:rPrChange w:id="2159" w:author="Zhen Tan" w:date="2022-08-30T07:42:00Z">
                        <w:rPr>
                          <w:rFonts w:ascii="Cambria Math" w:eastAsia="微软雅黑" w:hAnsi="Cambria Math" w:cs="微软雅黑"/>
                          <w:color w:val="333333"/>
                          <w:sz w:val="24"/>
                          <w:szCs w:val="24"/>
                          <w:shd w:val="clear" w:color="auto" w:fill="FFFFFF"/>
                        </w:rPr>
                      </w:rPrChange>
                    </w:rPr>
                    <m:t xml:space="preserve">   </m:t>
                  </m:r>
                  <m:r>
                    <m:rPr>
                      <m:sty m:val="p"/>
                    </m:rPr>
                    <w:rPr>
                      <w:rStyle w:val="afd"/>
                    </w:rPr>
                    <w:commentReference w:id="2154"/>
                  </m:r>
                </m:e>
                <m:e>
                  <m:r>
                    <m:rPr>
                      <m:sty m:val="bi"/>
                    </m:rPr>
                    <w:rPr>
                      <w:rFonts w:ascii="Cambria Math" w:hAnsi="Cambria Math" w:cs="Cambria Math"/>
                      <w:sz w:val="24"/>
                      <w:szCs w:val="24"/>
                      <w:shd w:val="clear" w:color="auto" w:fill="FFFFFF"/>
                      <w:rPrChange w:id="2160" w:author="Zhen Tan" w:date="2022-08-30T07:42:00Z">
                        <w:rPr>
                          <w:rFonts w:ascii="Cambria Math" w:hAnsi="Cambria Math" w:cs="Cambria Math"/>
                          <w:color w:val="333333"/>
                          <w:sz w:val="24"/>
                          <w:szCs w:val="24"/>
                          <w:shd w:val="clear" w:color="auto" w:fill="FFFFFF"/>
                        </w:rPr>
                      </w:rPrChange>
                    </w:rPr>
                    <m:t>0</m:t>
                  </m:r>
                </m:e>
              </m:mr>
              <m:mr>
                <m:e>
                  <m:r>
                    <m:rPr>
                      <m:sty m:val="bi"/>
                    </m:rPr>
                    <w:rPr>
                      <w:rFonts w:ascii="Cambria Math" w:hAnsi="Cambria Math" w:cs="Cambria Math"/>
                      <w:sz w:val="24"/>
                      <w:szCs w:val="24"/>
                      <w:shd w:val="clear" w:color="auto" w:fill="FFFFFF"/>
                      <w:rPrChange w:id="2161" w:author="Zhen Tan" w:date="2022-08-30T07:42:00Z">
                        <w:rPr>
                          <w:rFonts w:ascii="Cambria Math" w:hAnsi="Cambria Math" w:cs="Cambria Math"/>
                          <w:color w:val="333333"/>
                          <w:sz w:val="24"/>
                          <w:szCs w:val="24"/>
                          <w:shd w:val="clear" w:color="auto" w:fill="FFFFFF"/>
                        </w:rPr>
                      </w:rPrChange>
                    </w:rPr>
                    <m:t xml:space="preserve">0        </m:t>
                  </m:r>
                </m:e>
                <m:e>
                  <m:sSup>
                    <m:sSupPr>
                      <m:ctrlPr>
                        <w:rPr>
                          <w:rFonts w:ascii="Cambria Math" w:hAnsi="Cambria Math" w:cs="Cambria Math"/>
                          <w:sz w:val="24"/>
                          <w:szCs w:val="24"/>
                          <w:shd w:val="clear" w:color="auto" w:fill="FFFFFF"/>
                        </w:rPr>
                      </m:ctrlPr>
                    </m:sSupPr>
                    <m:e>
                      <m:r>
                        <w:rPr>
                          <w:rFonts w:ascii="Cambria Math" w:eastAsia="Cambria Math" w:hAnsi="Cambria Math" w:cs="Cambria Math"/>
                          <w:sz w:val="24"/>
                          <w:szCs w:val="24"/>
                        </w:rPr>
                        <m:t>z</m:t>
                      </m:r>
                    </m:e>
                    <m:sup>
                      <m:r>
                        <w:rPr>
                          <w:rFonts w:ascii="Cambria Math" w:eastAsia="微软雅黑" w:hAnsi="Cambria Math" w:cs="微软雅黑"/>
                          <w:sz w:val="24"/>
                          <w:szCs w:val="24"/>
                          <w:shd w:val="clear" w:color="auto" w:fill="FFFFFF"/>
                          <w:rPrChange w:id="2162" w:author="Zhen Tan" w:date="2022-08-30T07:42:00Z">
                            <w:rPr>
                              <w:rFonts w:ascii="Cambria Math" w:eastAsia="微软雅黑" w:hAnsi="Cambria Math" w:cs="微软雅黑"/>
                              <w:color w:val="333333"/>
                              <w:sz w:val="24"/>
                              <w:szCs w:val="24"/>
                              <w:shd w:val="clear" w:color="auto" w:fill="FFFFFF"/>
                            </w:rPr>
                          </w:rPrChange>
                        </w:rPr>
                        <m:t>i,0</m:t>
                      </m:r>
                    </m:sup>
                  </m:sSup>
                </m:e>
              </m:mr>
            </m:m>
            <m:r>
              <w:rPr>
                <w:rFonts w:ascii="Cambria Math" w:hAnsi="Cambria Math" w:cs="Cambria Math"/>
                <w:sz w:val="24"/>
                <w:szCs w:val="24"/>
                <w:shd w:val="clear" w:color="auto" w:fill="FFFFFF"/>
                <w:rPrChange w:id="2163" w:author="Zhen Tan" w:date="2022-08-30T07:42:00Z">
                  <w:rPr>
                    <w:rFonts w:ascii="Cambria Math" w:hAnsi="Cambria Math" w:cs="Cambria Math"/>
                    <w:color w:val="333333"/>
                    <w:sz w:val="24"/>
                    <w:szCs w:val="24"/>
                    <w:shd w:val="clear" w:color="auto" w:fill="FFFFFF"/>
                  </w:rPr>
                </w:rPrChange>
              </w:rPr>
              <m:t xml:space="preserve"> </m:t>
            </m:r>
          </m:e>
        </m:d>
      </m:oMath>
      <w:r w:rsidR="00E67543" w:rsidRPr="00F2093D">
        <w:rPr>
          <w:rFonts w:ascii="Times New Roman" w:hAnsi="Times New Roman" w:cs="Times New Roman"/>
          <w:sz w:val="24"/>
          <w:szCs w:val="24"/>
          <w:shd w:val="clear" w:color="auto" w:fill="FFFFFF"/>
          <w:rPrChange w:id="2164" w:author="Zhen Tan" w:date="2022-08-30T07:42:00Z">
            <w:rPr>
              <w:rFonts w:ascii="Times New Roman" w:hAnsi="Times New Roman" w:cs="Times New Roman"/>
              <w:color w:val="333333"/>
              <w:sz w:val="24"/>
              <w:szCs w:val="24"/>
              <w:shd w:val="clear" w:color="auto" w:fill="FFFFFF"/>
            </w:rPr>
          </w:rPrChange>
        </w:rPr>
        <w:t>,</w:t>
      </w:r>
    </w:p>
    <w:p w14:paraId="7413D416" w14:textId="3FC648BF" w:rsidR="00E67543" w:rsidRPr="00F2093D" w:rsidRDefault="00E67543" w:rsidP="008052D1">
      <w:pPr>
        <w:adjustRightInd w:val="0"/>
        <w:snapToGrid w:val="0"/>
        <w:rPr>
          <w:rFonts w:ascii="Times New Roman" w:hAnsi="Times New Roman" w:cs="Times New Roman"/>
          <w:sz w:val="24"/>
          <w:szCs w:val="24"/>
          <w:shd w:val="clear" w:color="auto" w:fill="FFFFFF"/>
          <w:rPrChange w:id="2165" w:author="Zhen Tan" w:date="2022-08-30T07:42:00Z">
            <w:rPr>
              <w:rFonts w:ascii="Times New Roman" w:hAnsi="Times New Roman" w:cs="Times New Roman"/>
              <w:color w:val="333333"/>
              <w:sz w:val="24"/>
              <w:szCs w:val="24"/>
              <w:shd w:val="clear" w:color="auto" w:fill="FFFFFF"/>
            </w:rPr>
          </w:rPrChange>
        </w:rPr>
      </w:pPr>
      <w:r w:rsidRPr="00F2093D">
        <w:rPr>
          <w:rFonts w:ascii="Times New Roman" w:hAnsi="Times New Roman" w:cs="Times New Roman"/>
          <w:sz w:val="24"/>
          <w:szCs w:val="24"/>
          <w:shd w:val="clear" w:color="auto" w:fill="FFFFFF"/>
          <w:rPrChange w:id="2166" w:author="Zhen Tan" w:date="2022-08-30T07:42:00Z">
            <w:rPr>
              <w:rFonts w:ascii="Times New Roman" w:hAnsi="Times New Roman" w:cs="Times New Roman"/>
              <w:color w:val="333333"/>
              <w:sz w:val="24"/>
              <w:szCs w:val="24"/>
              <w:highlight w:val="yellow"/>
              <w:shd w:val="clear" w:color="auto" w:fill="FFFFFF"/>
            </w:rPr>
          </w:rPrChange>
        </w:rPr>
        <w:t xml:space="preserve">where </w:t>
      </w:r>
      <w:del w:id="2167" w:author="Zhen Tan" w:date="2022-08-29T17:54:00Z">
        <w:r w:rsidRPr="00F2093D" w:rsidDel="00ED21F1">
          <w:rPr>
            <w:rFonts w:ascii="Times New Roman" w:hAnsi="Times New Roman" w:cs="Times New Roman"/>
            <w:i/>
            <w:iCs/>
            <w:sz w:val="24"/>
            <w:szCs w:val="24"/>
            <w:shd w:val="clear" w:color="auto" w:fill="FFFFFF"/>
            <w:rPrChange w:id="2168" w:author="Zhen Tan" w:date="2022-08-30T07:42:00Z">
              <w:rPr>
                <w:rFonts w:ascii="Times New Roman" w:hAnsi="Times New Roman" w:cs="Times New Roman"/>
                <w:i/>
                <w:iCs/>
                <w:color w:val="333333"/>
                <w:sz w:val="24"/>
                <w:szCs w:val="24"/>
                <w:highlight w:val="yellow"/>
                <w:shd w:val="clear" w:color="auto" w:fill="FFFFFF"/>
              </w:rPr>
            </w:rPrChange>
          </w:rPr>
          <w:delText>x</w:delText>
        </w:r>
        <w:r w:rsidRPr="00F2093D" w:rsidDel="00ED21F1">
          <w:rPr>
            <w:rFonts w:ascii="Times New Roman" w:hAnsi="Times New Roman" w:cs="Times New Roman"/>
            <w:sz w:val="24"/>
            <w:szCs w:val="24"/>
            <w:shd w:val="clear" w:color="auto" w:fill="FFFFFF"/>
            <w:rPrChange w:id="2169" w:author="Zhen Tan" w:date="2022-08-30T07:42:00Z">
              <w:rPr>
                <w:rFonts w:ascii="Times New Roman" w:hAnsi="Times New Roman" w:cs="Times New Roman"/>
                <w:color w:val="333333"/>
                <w:sz w:val="24"/>
                <w:szCs w:val="24"/>
                <w:highlight w:val="yellow"/>
                <w:shd w:val="clear" w:color="auto" w:fill="FFFFFF"/>
              </w:rPr>
            </w:rPrChange>
          </w:rPr>
          <w:delText xml:space="preserve"> is the index of </w:delText>
        </w:r>
      </w:del>
      <w:del w:id="2170" w:author="Zhen Tan" w:date="2022-08-29T17:53:00Z">
        <w:r w:rsidRPr="00F2093D" w:rsidDel="00ED21F1">
          <w:rPr>
            <w:rFonts w:ascii="Times New Roman" w:hAnsi="Times New Roman" w:cs="Times New Roman"/>
            <w:sz w:val="24"/>
            <w:szCs w:val="24"/>
            <w:shd w:val="clear" w:color="auto" w:fill="FFFFFF"/>
            <w:rPrChange w:id="2171" w:author="Zhen Tan" w:date="2022-08-30T07:42:00Z">
              <w:rPr>
                <w:rFonts w:ascii="Times New Roman" w:hAnsi="Times New Roman" w:cs="Times New Roman"/>
                <w:color w:val="333333"/>
                <w:sz w:val="24"/>
                <w:szCs w:val="24"/>
                <w:highlight w:val="yellow"/>
                <w:shd w:val="clear" w:color="auto" w:fill="FFFFFF"/>
              </w:rPr>
            </w:rPrChange>
          </w:rPr>
          <w:delText xml:space="preserve">solution </w:delText>
        </w:r>
        <w:r w:rsidRPr="00F2093D" w:rsidDel="00ED21F1">
          <w:rPr>
            <w:rFonts w:ascii="Times New Roman" w:hAnsi="Times New Roman" w:cs="Times New Roman"/>
            <w:b/>
            <w:bCs/>
            <w:i/>
            <w:iCs/>
            <w:sz w:val="24"/>
            <w:szCs w:val="24"/>
            <w:shd w:val="clear" w:color="auto" w:fill="FFFFFF"/>
            <w:rPrChange w:id="2172" w:author="Zhen Tan" w:date="2022-08-30T07:42:00Z">
              <w:rPr>
                <w:rFonts w:ascii="Times New Roman" w:hAnsi="Times New Roman" w:cs="Times New Roman"/>
                <w:b/>
                <w:bCs/>
                <w:i/>
                <w:iCs/>
                <w:color w:val="333333"/>
                <w:sz w:val="24"/>
                <w:szCs w:val="24"/>
                <w:highlight w:val="yellow"/>
                <w:shd w:val="clear" w:color="auto" w:fill="FFFFFF"/>
              </w:rPr>
            </w:rPrChange>
          </w:rPr>
          <w:delText>x</w:delText>
        </w:r>
        <w:r w:rsidRPr="00F2093D" w:rsidDel="00ED21F1">
          <w:rPr>
            <w:rFonts w:ascii="Times New Roman" w:hAnsi="Times New Roman" w:cs="Times New Roman"/>
            <w:b/>
            <w:bCs/>
            <w:sz w:val="24"/>
            <w:szCs w:val="24"/>
            <w:shd w:val="clear" w:color="auto" w:fill="FFFFFF"/>
            <w:rPrChange w:id="2173" w:author="Zhen Tan" w:date="2022-08-30T07:42:00Z">
              <w:rPr>
                <w:rFonts w:ascii="Times New Roman" w:hAnsi="Times New Roman" w:cs="Times New Roman"/>
                <w:b/>
                <w:bCs/>
                <w:color w:val="333333"/>
                <w:sz w:val="24"/>
                <w:szCs w:val="24"/>
                <w:highlight w:val="yellow"/>
                <w:shd w:val="clear" w:color="auto" w:fill="FFFFFF"/>
              </w:rPr>
            </w:rPrChange>
          </w:rPr>
          <w:delText xml:space="preserve"> </w:delText>
        </w:r>
      </w:del>
      <w:del w:id="2174" w:author="Zhen Tan" w:date="2022-08-29T17:54:00Z">
        <w:r w:rsidRPr="00F2093D" w:rsidDel="00ED21F1">
          <w:rPr>
            <w:rFonts w:ascii="Times New Roman" w:hAnsi="Times New Roman" w:cs="Times New Roman"/>
            <w:sz w:val="24"/>
            <w:szCs w:val="24"/>
            <w:shd w:val="clear" w:color="auto" w:fill="FFFFFF"/>
            <w:rPrChange w:id="2175" w:author="Zhen Tan" w:date="2022-08-30T07:42:00Z">
              <w:rPr>
                <w:rFonts w:ascii="Times New Roman" w:hAnsi="Times New Roman" w:cs="Times New Roman"/>
                <w:color w:val="333333"/>
                <w:sz w:val="24"/>
                <w:szCs w:val="24"/>
                <w:highlight w:val="yellow"/>
                <w:shd w:val="clear" w:color="auto" w:fill="FFFFFF"/>
              </w:rPr>
            </w:rPrChange>
          </w:rPr>
          <w:delText xml:space="preserve">in </w:delText>
        </w:r>
      </w:del>
      <m:oMath>
        <m:r>
          <w:del w:id="2176" w:author="Zhen Tan" w:date="2022-08-29T17:54:00Z">
            <m:rPr>
              <m:scr m:val="script"/>
            </m:rPr>
            <w:rPr>
              <w:rFonts w:ascii="Cambria Math" w:hAnsi="Cambria Math" w:cs="Times New Roman"/>
              <w:sz w:val="24"/>
              <w:szCs w:val="24"/>
              <w:rPrChange w:id="2177" w:author="Zhen Tan" w:date="2022-08-30T07:42:00Z">
                <w:rPr>
                  <w:rFonts w:ascii="Cambria Math" w:hAnsi="Cambria Math" w:cs="Times New Roman"/>
                  <w:sz w:val="24"/>
                  <w:szCs w:val="24"/>
                  <w:highlight w:val="yellow"/>
                </w:rPr>
              </w:rPrChange>
            </w:rPr>
            <m:t>X</m:t>
          </w:del>
        </m:r>
      </m:oMath>
      <w:del w:id="2178" w:author="Zhen Tan" w:date="2022-08-29T17:54:00Z">
        <w:r w:rsidRPr="00F2093D" w:rsidDel="00ED21F1">
          <w:rPr>
            <w:rFonts w:ascii="Times New Roman" w:hAnsi="Times New Roman" w:cs="Times New Roman"/>
            <w:sz w:val="24"/>
            <w:szCs w:val="24"/>
            <w:rPrChange w:id="2179" w:author="Zhen Tan" w:date="2022-08-30T07:42:00Z">
              <w:rPr>
                <w:rFonts w:ascii="Times New Roman" w:hAnsi="Times New Roman" w:cs="Times New Roman"/>
                <w:sz w:val="24"/>
                <w:szCs w:val="24"/>
                <w:highlight w:val="yellow"/>
              </w:rPr>
            </w:rPrChange>
          </w:rPr>
          <w:delText xml:space="preserve">, and </w:delText>
        </w:r>
      </w:del>
      <m:oMath>
        <m:sSub>
          <m:sSubPr>
            <m:ctrlPr>
              <w:rPr>
                <w:rFonts w:ascii="Cambria Math" w:hAnsi="Times New Roman" w:cs="Times New Roman"/>
                <w:i/>
                <w:sz w:val="24"/>
                <w:szCs w:val="24"/>
              </w:rPr>
            </m:ctrlPr>
          </m:sSubPr>
          <m:e>
            <m:r>
              <m:rPr>
                <m:sty m:val="b"/>
              </m:rPr>
              <w:rPr>
                <w:rFonts w:ascii="Cambria Math" w:eastAsia="宋体" w:hAnsi="Cambria Math" w:cs="Times New Roman"/>
                <w:sz w:val="24"/>
                <w:szCs w:val="24"/>
                <w:rPrChange w:id="2180" w:author="Zhen Tan" w:date="2022-08-30T07:42:00Z">
                  <w:rPr>
                    <w:rFonts w:ascii="Cambria Math" w:eastAsia="宋体" w:hAnsi="Cambria Math" w:cs="Times New Roman"/>
                    <w:sz w:val="24"/>
                    <w:szCs w:val="24"/>
                    <w:highlight w:val="yellow"/>
                  </w:rPr>
                </w:rPrChange>
              </w:rPr>
              <m:t>e</m:t>
            </m:r>
          </m:e>
          <m:sub>
            <m:r>
              <m:rPr>
                <m:sty m:val="b"/>
              </m:rPr>
              <w:rPr>
                <w:rFonts w:ascii="Cambria Math" w:hAnsi="Times New Roman" w:cs="Times New Roman"/>
                <w:sz w:val="24"/>
                <w:szCs w:val="24"/>
              </w:rPr>
              <m:t>x</m:t>
            </m:r>
          </m:sub>
        </m:sSub>
      </m:oMath>
      <w:r w:rsidRPr="00F2093D">
        <w:rPr>
          <w:rFonts w:ascii="Times New Roman" w:hAnsi="Times New Roman" w:cs="Times New Roman"/>
          <w:sz w:val="24"/>
          <w:szCs w:val="24"/>
          <w:rPrChange w:id="2181" w:author="Zhen Tan" w:date="2022-08-30T07:42:00Z">
            <w:rPr>
              <w:rFonts w:ascii="Times New Roman" w:hAnsi="Times New Roman" w:cs="Times New Roman"/>
              <w:sz w:val="24"/>
              <w:szCs w:val="24"/>
              <w:highlight w:val="yellow"/>
            </w:rPr>
          </w:rPrChange>
        </w:rPr>
        <w:t xml:space="preserve"> is a unit column vector w</w:t>
      </w:r>
      <w:ins w:id="2182" w:author="Zhen Tan" w:date="2022-08-29T17:54:00Z">
        <w:r w:rsidR="004661B2" w:rsidRPr="00501CF8">
          <w:rPr>
            <w:rFonts w:ascii="Times New Roman" w:hAnsi="Times New Roman" w:cs="Times New Roman"/>
            <w:sz w:val="24"/>
            <w:szCs w:val="24"/>
          </w:rPr>
          <w:t>hose</w:t>
        </w:r>
      </w:ins>
      <w:del w:id="2183" w:author="Zhen Tan" w:date="2022-08-29T17:54:00Z">
        <w:r w:rsidRPr="00F2093D" w:rsidDel="004661B2">
          <w:rPr>
            <w:rFonts w:ascii="Times New Roman" w:hAnsi="Times New Roman" w:cs="Times New Roman"/>
            <w:sz w:val="24"/>
            <w:szCs w:val="24"/>
            <w:rPrChange w:id="2184" w:author="Zhen Tan" w:date="2022-08-30T07:42:00Z">
              <w:rPr>
                <w:rFonts w:ascii="Times New Roman" w:hAnsi="Times New Roman" w:cs="Times New Roman"/>
                <w:sz w:val="24"/>
                <w:szCs w:val="24"/>
                <w:highlight w:val="yellow"/>
              </w:rPr>
            </w:rPrChange>
          </w:rPr>
          <w:delText>ith</w:delText>
        </w:r>
      </w:del>
      <w:r w:rsidRPr="00F2093D">
        <w:rPr>
          <w:rFonts w:ascii="Times New Roman" w:hAnsi="Times New Roman" w:cs="Times New Roman"/>
          <w:sz w:val="24"/>
          <w:szCs w:val="24"/>
          <w:rPrChange w:id="2185" w:author="Zhen Tan" w:date="2022-08-30T07:42:00Z">
            <w:rPr>
              <w:rFonts w:ascii="Times New Roman" w:hAnsi="Times New Roman" w:cs="Times New Roman"/>
              <w:sz w:val="24"/>
              <w:szCs w:val="24"/>
              <w:highlight w:val="yellow"/>
            </w:rPr>
          </w:rPrChange>
        </w:rPr>
        <w:t xml:space="preserve"> </w:t>
      </w:r>
      <w:del w:id="2186" w:author="Zhen Tan" w:date="2022-08-29T17:53:00Z">
        <w:r w:rsidRPr="00F2093D" w:rsidDel="00ED21F1">
          <w:rPr>
            <w:rFonts w:ascii="Times New Roman" w:hAnsi="Times New Roman" w:cs="Times New Roman"/>
            <w:i/>
            <w:iCs/>
            <w:sz w:val="24"/>
            <w:szCs w:val="24"/>
            <w:rPrChange w:id="2187" w:author="Zhen Tan" w:date="2022-08-30T07:42:00Z">
              <w:rPr>
                <w:rFonts w:ascii="Times New Roman" w:hAnsi="Times New Roman" w:cs="Times New Roman"/>
                <w:i/>
                <w:iCs/>
                <w:sz w:val="24"/>
                <w:szCs w:val="24"/>
                <w:highlight w:val="yellow"/>
              </w:rPr>
            </w:rPrChange>
          </w:rPr>
          <w:delText>x</w:delText>
        </w:r>
        <w:r w:rsidRPr="00F2093D" w:rsidDel="00ED21F1">
          <w:rPr>
            <w:rFonts w:ascii="Times New Roman" w:hAnsi="Times New Roman" w:cs="Times New Roman"/>
            <w:sz w:val="24"/>
            <w:szCs w:val="24"/>
            <w:rPrChange w:id="2188" w:author="Zhen Tan" w:date="2022-08-30T07:42:00Z">
              <w:rPr>
                <w:rFonts w:ascii="Times New Roman" w:hAnsi="Times New Roman" w:cs="Times New Roman"/>
                <w:sz w:val="24"/>
                <w:szCs w:val="24"/>
                <w:highlight w:val="yellow"/>
              </w:rPr>
            </w:rPrChange>
          </w:rPr>
          <w:delText xml:space="preserve">-th </w:delText>
        </w:r>
      </w:del>
      <w:r w:rsidRPr="00F2093D">
        <w:rPr>
          <w:rFonts w:ascii="Times New Roman" w:hAnsi="Times New Roman" w:cs="Times New Roman"/>
          <w:sz w:val="24"/>
          <w:szCs w:val="24"/>
          <w:rPrChange w:id="2189" w:author="Zhen Tan" w:date="2022-08-30T07:42:00Z">
            <w:rPr>
              <w:rFonts w:ascii="Times New Roman" w:hAnsi="Times New Roman" w:cs="Times New Roman"/>
              <w:sz w:val="24"/>
              <w:szCs w:val="24"/>
              <w:highlight w:val="yellow"/>
            </w:rPr>
          </w:rPrChange>
        </w:rPr>
        <w:t xml:space="preserve">entry </w:t>
      </w:r>
      <w:ins w:id="2190" w:author="Zhen Tan" w:date="2022-08-29T17:53:00Z">
        <w:r w:rsidR="00ED21F1" w:rsidRPr="00F2093D">
          <w:rPr>
            <w:rFonts w:ascii="Times New Roman" w:hAnsi="Times New Roman" w:cs="Times New Roman"/>
            <w:sz w:val="24"/>
            <w:szCs w:val="24"/>
            <w:rPrChange w:id="2191" w:author="Zhen Tan" w:date="2022-08-30T07:42:00Z">
              <w:rPr>
                <w:rFonts w:ascii="Times New Roman" w:hAnsi="Times New Roman" w:cs="Times New Roman"/>
                <w:sz w:val="24"/>
                <w:szCs w:val="24"/>
                <w:highlight w:val="yellow"/>
              </w:rPr>
            </w:rPrChange>
          </w:rPr>
          <w:t xml:space="preserve">corresponding to </w:t>
        </w:r>
        <w:r w:rsidR="00ED21F1" w:rsidRPr="00F2093D">
          <w:rPr>
            <w:rFonts w:ascii="Times New Roman" w:hAnsi="Times New Roman" w:cs="Times New Roman"/>
            <w:sz w:val="24"/>
            <w:szCs w:val="24"/>
            <w:shd w:val="clear" w:color="auto" w:fill="FFFFFF"/>
            <w:rPrChange w:id="2192" w:author="Zhen Tan" w:date="2022-08-30T07:42:00Z">
              <w:rPr>
                <w:rFonts w:ascii="Times New Roman" w:hAnsi="Times New Roman" w:cs="Times New Roman"/>
                <w:color w:val="333333"/>
                <w:sz w:val="24"/>
                <w:szCs w:val="24"/>
                <w:highlight w:val="yellow"/>
                <w:shd w:val="clear" w:color="auto" w:fill="FFFFFF"/>
              </w:rPr>
            </w:rPrChange>
          </w:rPr>
          <w:t xml:space="preserve">solution </w:t>
        </w:r>
        <w:r w:rsidR="00ED21F1" w:rsidRPr="00F2093D">
          <w:rPr>
            <w:rFonts w:ascii="Times New Roman" w:hAnsi="Times New Roman" w:cs="Times New Roman"/>
            <w:b/>
            <w:bCs/>
            <w:iCs/>
            <w:sz w:val="24"/>
            <w:szCs w:val="24"/>
            <w:shd w:val="clear" w:color="auto" w:fill="FFFFFF"/>
            <w:rPrChange w:id="2193" w:author="Zhen Tan" w:date="2022-08-30T07:42:00Z">
              <w:rPr>
                <w:rFonts w:ascii="Times New Roman" w:hAnsi="Times New Roman" w:cs="Times New Roman"/>
                <w:b/>
                <w:bCs/>
                <w:i/>
                <w:iCs/>
                <w:color w:val="333333"/>
                <w:sz w:val="24"/>
                <w:szCs w:val="24"/>
                <w:highlight w:val="yellow"/>
                <w:shd w:val="clear" w:color="auto" w:fill="FFFFFF"/>
              </w:rPr>
            </w:rPrChange>
          </w:rPr>
          <w:t>x</w:t>
        </w:r>
        <w:r w:rsidR="00ED21F1" w:rsidRPr="00F2093D">
          <w:rPr>
            <w:rFonts w:ascii="Times New Roman" w:hAnsi="Times New Roman" w:cs="Times New Roman"/>
            <w:sz w:val="24"/>
            <w:szCs w:val="24"/>
            <w:rPrChange w:id="2194" w:author="Zhen Tan" w:date="2022-08-30T07:42:00Z">
              <w:rPr>
                <w:rFonts w:ascii="Times New Roman" w:hAnsi="Times New Roman" w:cs="Times New Roman"/>
                <w:sz w:val="24"/>
                <w:szCs w:val="24"/>
                <w:highlight w:val="yellow"/>
              </w:rPr>
            </w:rPrChange>
          </w:rPr>
          <w:t xml:space="preserve"> </w:t>
        </w:r>
      </w:ins>
      <w:ins w:id="2195" w:author="Zhen Tan" w:date="2022-08-29T17:54:00Z">
        <w:r w:rsidR="004661B2" w:rsidRPr="00501CF8">
          <w:rPr>
            <w:rFonts w:ascii="Times New Roman" w:hAnsi="Times New Roman" w:cs="Times New Roman"/>
            <w:sz w:val="24"/>
            <w:szCs w:val="24"/>
          </w:rPr>
          <w:t>is</w:t>
        </w:r>
      </w:ins>
      <w:ins w:id="2196" w:author="Zhen Tan" w:date="2022-08-29T17:53:00Z">
        <w:r w:rsidR="00ED21F1" w:rsidRPr="00F2093D">
          <w:rPr>
            <w:rFonts w:ascii="Times New Roman" w:hAnsi="Times New Roman" w:cs="Times New Roman"/>
            <w:sz w:val="24"/>
            <w:szCs w:val="24"/>
            <w:rPrChange w:id="2197" w:author="Zhen Tan" w:date="2022-08-30T07:42:00Z">
              <w:rPr>
                <w:rFonts w:ascii="Times New Roman" w:hAnsi="Times New Roman" w:cs="Times New Roman"/>
                <w:sz w:val="24"/>
                <w:szCs w:val="24"/>
                <w:highlight w:val="yellow"/>
              </w:rPr>
            </w:rPrChange>
          </w:rPr>
          <w:t xml:space="preserve"> </w:t>
        </w:r>
      </w:ins>
      <w:r w:rsidRPr="00F2093D">
        <w:rPr>
          <w:rFonts w:ascii="Times New Roman" w:hAnsi="Times New Roman" w:cs="Times New Roman"/>
          <w:sz w:val="24"/>
          <w:szCs w:val="24"/>
          <w:rPrChange w:id="2198" w:author="Zhen Tan" w:date="2022-08-30T07:42:00Z">
            <w:rPr>
              <w:rFonts w:ascii="Times New Roman" w:hAnsi="Times New Roman" w:cs="Times New Roman"/>
              <w:sz w:val="24"/>
              <w:szCs w:val="24"/>
              <w:highlight w:val="yellow"/>
            </w:rPr>
          </w:rPrChange>
        </w:rPr>
        <w:t>one.</w:t>
      </w:r>
      <w:r w:rsidRPr="00501CF8">
        <w:rPr>
          <w:rFonts w:ascii="Times New Roman" w:hAnsi="Times New Roman" w:cs="Times New Roman"/>
          <w:sz w:val="24"/>
          <w:szCs w:val="24"/>
        </w:rPr>
        <w:t xml:space="preserve"> </w:t>
      </w:r>
    </w:p>
    <w:p w14:paraId="37BC51EB" w14:textId="4BED136E" w:rsidR="00E67543" w:rsidRPr="00CC5390" w:rsidRDefault="00E67543" w:rsidP="008052D1">
      <w:pPr>
        <w:adjustRightInd w:val="0"/>
        <w:snapToGrid w:val="0"/>
        <w:rPr>
          <w:rFonts w:ascii="Times New Roman" w:hAnsi="Times New Roman" w:cs="Times New Roman"/>
          <w:sz w:val="24"/>
          <w:szCs w:val="24"/>
          <w:shd w:val="clear" w:color="auto" w:fill="FFFFFF"/>
          <w:rPrChange w:id="2199" w:author="Zhen Tan" w:date="2022-08-30T07:46:00Z">
            <w:rPr>
              <w:rFonts w:ascii="Times New Roman" w:hAnsi="Times New Roman" w:cs="Times New Roman"/>
              <w:color w:val="333333"/>
              <w:sz w:val="24"/>
              <w:szCs w:val="24"/>
              <w:shd w:val="clear" w:color="auto" w:fill="FFFFFF"/>
            </w:rPr>
          </w:rPrChange>
        </w:rPr>
      </w:pPr>
      <w:r w:rsidRPr="00F2093D">
        <w:rPr>
          <w:rFonts w:ascii="Times New Roman" w:hAnsi="Times New Roman" w:cs="Times New Roman"/>
          <w:sz w:val="24"/>
          <w:szCs w:val="24"/>
          <w:shd w:val="clear" w:color="auto" w:fill="FFFFFF"/>
          <w:rPrChange w:id="2200" w:author="Zhen Tan" w:date="2022-08-30T07:42:00Z">
            <w:rPr>
              <w:rFonts w:ascii="Times New Roman" w:hAnsi="Times New Roman" w:cs="Times New Roman"/>
              <w:color w:val="333333"/>
              <w:sz w:val="24"/>
              <w:szCs w:val="24"/>
              <w:shd w:val="clear" w:color="auto" w:fill="FFFFFF"/>
            </w:rPr>
          </w:rPrChange>
        </w:rPr>
        <w:t xml:space="preserve">    3) P</w:t>
      </w:r>
      <w:r w:rsidRPr="00501CF8">
        <w:rPr>
          <w:rFonts w:ascii="Times New Roman" w:hAnsi="Times New Roman" w:cs="Times New Roman"/>
          <w:sz w:val="24"/>
          <w:szCs w:val="24"/>
        </w:rPr>
        <w:t xml:space="preserve">ick the sampling decision </w:t>
      </w:r>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Change w:id="2201" w:author="Zhen Tan" w:date="2022-08-30T07:42:00Z">
                  <w:rPr>
                    <w:rFonts w:ascii="Cambria Math" w:eastAsia="微软雅黑" w:hAnsi="Cambria Math" w:cs="微软雅黑"/>
                    <w:color w:val="333333"/>
                    <w:sz w:val="24"/>
                    <w:szCs w:val="24"/>
                    <w:shd w:val="clear" w:color="auto" w:fill="FFFFFF"/>
                  </w:rPr>
                </w:rPrChange>
              </w:rPr>
              <m:t>n</m:t>
            </m:r>
          </m:sup>
        </m:sSup>
      </m:oMath>
      <w:r w:rsidRPr="00F2093D">
        <w:rPr>
          <w:rFonts w:ascii="Times New Roman" w:hAnsi="Times New Roman" w:cs="Times New Roman"/>
          <w:sz w:val="24"/>
          <w:szCs w:val="24"/>
          <w:shd w:val="clear" w:color="auto" w:fill="FFFFFF"/>
          <w:rPrChange w:id="2202" w:author="Zhen Tan" w:date="2022-08-30T07:42:00Z">
            <w:rPr>
              <w:rFonts w:ascii="Times New Roman" w:hAnsi="Times New Roman" w:cs="Times New Roman"/>
              <w:color w:val="333333"/>
              <w:sz w:val="24"/>
              <w:szCs w:val="24"/>
              <w:shd w:val="clear" w:color="auto" w:fill="FFFFFF"/>
            </w:rPr>
          </w:rPrChange>
        </w:rPr>
        <w:t xml:space="preserve"> as </w:t>
      </w:r>
      <w:r w:rsidRPr="00501CF8">
        <w:rPr>
          <w:rFonts w:ascii="Times New Roman" w:hAnsi="Times New Roman" w:cs="Times New Roman"/>
          <w:sz w:val="24"/>
          <w:szCs w:val="24"/>
        </w:rPr>
        <w:t xml:space="preserve">any solution in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r w:rsidRPr="00501CF8">
        <w:rPr>
          <w:rFonts w:ascii="Times New Roman" w:hAnsi="Times New Roman" w:cs="Times New Roman"/>
          <w:b/>
          <w:sz w:val="24"/>
          <w:szCs w:val="24"/>
        </w:rPr>
        <w:t xml:space="preserve"> </w:t>
      </w:r>
      <w:r w:rsidRPr="00501CF8">
        <w:rPr>
          <w:rFonts w:ascii="Times New Roman" w:hAnsi="Times New Roman" w:cs="Times New Roman"/>
          <w:sz w:val="24"/>
          <w:szCs w:val="24"/>
        </w:rPr>
        <w:t xml:space="preserve">with nondominant KG factors for two evaluation indices </w:t>
      </w:r>
      <m:oMath>
        <m:r>
          <w:rPr>
            <w:rFonts w:ascii="Cambria Math" w:eastAsia="宋体" w:hAnsi="Cambria Math" w:cs="Times New Roman"/>
            <w:sz w:val="24"/>
            <w:szCs w:val="24"/>
          </w:rPr>
          <m:t>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oMath>
      <w:r w:rsidRPr="00F2093D">
        <w:rPr>
          <w:rFonts w:ascii="Times New Roman" w:hAnsi="Times New Roman" w:cs="Times New Roman"/>
          <w:sz w:val="24"/>
          <w:szCs w:val="24"/>
        </w:rPr>
        <w:t xml:space="preserve">, i.e., </w:t>
      </w:r>
      <w:commentRangeStart w:id="2203"/>
      <w:commentRangeStart w:id="2204"/>
      <w:commentRangeStart w:id="2205"/>
      <m:oMath>
        <m:sSup>
          <m:sSupPr>
            <m:ctrlPr>
              <w:rPr>
                <w:rFonts w:ascii="Cambria Math" w:hAnsi="Cambria Math" w:cs="Cambria Math"/>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sz w:val="24"/>
                <w:szCs w:val="24"/>
                <w:shd w:val="clear" w:color="auto" w:fill="FFFFFF"/>
                <w:rPrChange w:id="2206" w:author="Zhen Tan" w:date="2022-08-30T07:42:00Z">
                  <w:rPr>
                    <w:rFonts w:ascii="Cambria Math" w:eastAsia="微软雅黑" w:hAnsi="Cambria Math" w:cs="微软雅黑"/>
                    <w:color w:val="333333"/>
                    <w:sz w:val="24"/>
                    <w:szCs w:val="24"/>
                    <w:shd w:val="clear" w:color="auto" w:fill="FFFFFF"/>
                  </w:rPr>
                </w:rPrChange>
              </w:rPr>
              <m:t>n</m:t>
            </m:r>
          </m:sup>
        </m:sSup>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501CF8">
        <w:rPr>
          <w:rFonts w:ascii="Times New Roman" w:hAnsi="Times New Roman" w:cs="Times New Roman"/>
          <w:sz w:val="24"/>
          <w:szCs w:val="24"/>
        </w:rPr>
        <w:t xml:space="preserve">, where </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sidRPr="00501CF8">
        <w:rPr>
          <w:rFonts w:ascii="Times New Roman" w:hAnsi="Times New Roman" w:cs="Times New Roman"/>
          <w:b/>
          <w:sz w:val="24"/>
          <w:szCs w:val="24"/>
        </w:rPr>
        <w:t xml:space="preserve"> </w:t>
      </w:r>
      <w:r w:rsidRPr="00501CF8">
        <w:rPr>
          <w:rFonts w:ascii="Times New Roman" w:hAnsi="Times New Roman" w:cs="Times New Roman"/>
          <w:bCs/>
          <w:sz w:val="24"/>
          <w:szCs w:val="24"/>
        </w:rPr>
        <w:t>denotes</w:t>
      </w:r>
      <w:r w:rsidRPr="00501CF8">
        <w:rPr>
          <w:rFonts w:ascii="Times New Roman" w:hAnsi="Times New Roman" w:cs="Times New Roman"/>
          <w:sz w:val="24"/>
          <w:szCs w:val="24"/>
        </w:rPr>
        <w:t xml:space="preserve"> the Pareto optimal </w:t>
      </w:r>
      <w:del w:id="2207" w:author="Zhen Tan" w:date="2022-08-29T17:56:00Z">
        <w:r w:rsidRPr="00CC5390" w:rsidDel="007F6BAC">
          <w:rPr>
            <w:rFonts w:ascii="Times New Roman" w:hAnsi="Times New Roman" w:cs="Times New Roman"/>
            <w:sz w:val="24"/>
            <w:szCs w:val="24"/>
          </w:rPr>
          <w:delText>front</w:delText>
        </w:r>
        <w:commentRangeEnd w:id="2203"/>
        <w:r w:rsidRPr="00501CF8" w:rsidDel="007F6BAC">
          <w:rPr>
            <w:rStyle w:val="afd"/>
          </w:rPr>
          <w:commentReference w:id="2203"/>
        </w:r>
        <w:commentRangeEnd w:id="2204"/>
        <w:r w:rsidRPr="00501CF8" w:rsidDel="007F6BAC">
          <w:rPr>
            <w:rStyle w:val="afd"/>
          </w:rPr>
          <w:commentReference w:id="2204"/>
        </w:r>
      </w:del>
      <w:commentRangeEnd w:id="2205"/>
      <w:r w:rsidR="00CC5390">
        <w:rPr>
          <w:rStyle w:val="afd"/>
        </w:rPr>
        <w:commentReference w:id="2205"/>
      </w:r>
      <w:del w:id="2208" w:author="Zhen Tan" w:date="2022-08-29T17:56:00Z">
        <w:r w:rsidRPr="00501CF8" w:rsidDel="007F6BAC">
          <w:rPr>
            <w:rFonts w:ascii="Times New Roman" w:hAnsi="Times New Roman" w:cs="Times New Roman"/>
            <w:sz w:val="24"/>
            <w:szCs w:val="24"/>
          </w:rPr>
          <w:delText xml:space="preserve"> </w:delText>
        </w:r>
      </w:del>
      <w:ins w:id="2209" w:author="Zhen Tan" w:date="2022-08-29T17:56:00Z">
        <w:r w:rsidR="007F6BAC" w:rsidRPr="00501CF8">
          <w:rPr>
            <w:rFonts w:ascii="Times New Roman" w:hAnsi="Times New Roman" w:cs="Times New Roman"/>
            <w:sz w:val="24"/>
            <w:szCs w:val="24"/>
          </w:rPr>
          <w:t xml:space="preserve">solution set </w:t>
        </w:r>
      </w:ins>
      <w:del w:id="2210" w:author="Zhen Tan" w:date="2022-08-30T07:41:00Z">
        <w:r w:rsidRPr="00501CF8" w:rsidDel="00F2093D">
          <w:rPr>
            <w:rFonts w:ascii="Times New Roman" w:hAnsi="Times New Roman" w:cs="Times New Roman"/>
            <w:sz w:val="24"/>
            <w:szCs w:val="24"/>
          </w:rPr>
          <w:delText xml:space="preserve">of </w:delText>
        </w:r>
      </w:del>
      <m:oMath>
        <m:r>
          <w:del w:id="2211" w:author="Zhen Tan" w:date="2022-08-30T07:41:00Z">
            <w:rPr>
              <w:rFonts w:ascii="Cambria Math" w:hAnsi="Cambria Math" w:cs="Times New Roman"/>
              <w:sz w:val="24"/>
              <w:szCs w:val="24"/>
            </w:rPr>
            <m:t>(</m:t>
          </w:del>
        </m:r>
        <m:sSup>
          <m:sSupPr>
            <m:ctrlPr>
              <w:del w:id="2212" w:author="Zhen Tan" w:date="2022-08-30T07:41:00Z">
                <w:rPr>
                  <w:rFonts w:ascii="Cambria Math" w:hAnsi="Cambria Math" w:cs="Cambria Math"/>
                  <w:sz w:val="24"/>
                  <w:szCs w:val="24"/>
                  <w:shd w:val="clear" w:color="auto" w:fill="FFFFFF"/>
                </w:rPr>
              </w:del>
            </m:ctrlPr>
          </m:sSupPr>
          <m:e>
            <m:r>
              <w:del w:id="2213" w:author="Zhen Tan" w:date="2022-08-30T07:41:00Z">
                <w:rPr>
                  <w:rFonts w:ascii="Cambria Math" w:eastAsia="宋体" w:hAnsi="Cambria Math" w:cs="Times New Roman"/>
                  <w:sz w:val="24"/>
                  <w:szCs w:val="24"/>
                </w:rPr>
                <m:t>v</m:t>
              </w:del>
            </m:r>
          </m:e>
          <m:sup>
            <m:r>
              <w:del w:id="2214" w:author="Zhen Tan" w:date="2022-08-30T07:41:00Z">
                <w:rPr>
                  <w:rFonts w:ascii="Cambria Math" w:eastAsia="微软雅黑" w:hAnsi="Cambria Math" w:cs="微软雅黑"/>
                  <w:sz w:val="24"/>
                  <w:szCs w:val="24"/>
                  <w:shd w:val="clear" w:color="auto" w:fill="FFFFFF"/>
                  <w:rPrChange w:id="2215" w:author="Zhen Tan" w:date="2022-08-30T07:46:00Z">
                    <w:rPr>
                      <w:rFonts w:ascii="Cambria Math" w:eastAsia="微软雅黑" w:hAnsi="Cambria Math" w:cs="微软雅黑"/>
                      <w:color w:val="333333"/>
                      <w:sz w:val="24"/>
                      <w:szCs w:val="24"/>
                      <w:shd w:val="clear" w:color="auto" w:fill="FFFFFF"/>
                    </w:rPr>
                  </w:rPrChange>
                </w:rPr>
                <m:t>KG</m:t>
              </w:del>
            </m:r>
            <m:r>
              <w:del w:id="2216" w:author="Zhen Tan" w:date="2022-08-30T07:41:00Z">
                <m:rPr>
                  <m:sty m:val="p"/>
                </m:rPr>
                <w:rPr>
                  <w:rFonts w:ascii="Cambria Math" w:eastAsia="微软雅黑" w:hAnsi="Cambria Math" w:cs="微软雅黑"/>
                  <w:sz w:val="24"/>
                  <w:szCs w:val="24"/>
                  <w:shd w:val="clear" w:color="auto" w:fill="FFFFFF"/>
                  <w:rPrChange w:id="2217" w:author="Zhen Tan" w:date="2022-08-30T07:46:00Z">
                    <w:rPr>
                      <w:rFonts w:ascii="Cambria Math" w:eastAsia="微软雅黑" w:hAnsi="Cambria Math" w:cs="微软雅黑"/>
                      <w:color w:val="333333"/>
                      <w:sz w:val="24"/>
                      <w:szCs w:val="24"/>
                      <w:shd w:val="clear" w:color="auto" w:fill="FFFFFF"/>
                    </w:rPr>
                  </w:rPrChange>
                </w:rPr>
                <m:t>,</m:t>
              </w:del>
            </m:r>
            <m:r>
              <w:del w:id="2218" w:author="Zhen Tan" w:date="2022-08-30T07:41:00Z">
                <w:rPr>
                  <w:rFonts w:ascii="Cambria Math" w:eastAsia="微软雅黑" w:hAnsi="Cambria Math" w:cs="微软雅黑"/>
                  <w:sz w:val="24"/>
                  <w:szCs w:val="24"/>
                  <w:shd w:val="clear" w:color="auto" w:fill="FFFFFF"/>
                  <w:rPrChange w:id="2219" w:author="Zhen Tan" w:date="2022-08-30T07:46:00Z">
                    <w:rPr>
                      <w:rFonts w:ascii="Cambria Math" w:eastAsia="微软雅黑" w:hAnsi="Cambria Math" w:cs="微软雅黑"/>
                      <w:color w:val="333333"/>
                      <w:sz w:val="24"/>
                      <w:szCs w:val="24"/>
                      <w:shd w:val="clear" w:color="auto" w:fill="FFFFFF"/>
                    </w:rPr>
                  </w:rPrChange>
                </w:rPr>
                <m:t>D</m:t>
              </w:del>
            </m:r>
            <m:r>
              <w:del w:id="2220" w:author="Zhen Tan" w:date="2022-08-30T07:41:00Z">
                <m:rPr>
                  <m:sty m:val="p"/>
                </m:rPr>
                <w:rPr>
                  <w:rFonts w:ascii="Cambria Math" w:eastAsia="微软雅黑" w:hAnsi="Cambria Math" w:cs="微软雅黑"/>
                  <w:sz w:val="24"/>
                  <w:szCs w:val="24"/>
                  <w:shd w:val="clear" w:color="auto" w:fill="FFFFFF"/>
                  <w:rPrChange w:id="2221" w:author="Zhen Tan" w:date="2022-08-30T07:46:00Z">
                    <w:rPr>
                      <w:rFonts w:ascii="Cambria Math" w:eastAsia="微软雅黑" w:hAnsi="Cambria Math" w:cs="微软雅黑"/>
                      <w:color w:val="333333"/>
                      <w:sz w:val="24"/>
                      <w:szCs w:val="24"/>
                      <w:shd w:val="clear" w:color="auto" w:fill="FFFFFF"/>
                    </w:rPr>
                  </w:rPrChange>
                </w:rPr>
                <m:t>,</m:t>
              </w:del>
            </m:r>
            <m:r>
              <w:del w:id="2222" w:author="Zhen Tan" w:date="2022-08-30T07:41:00Z">
                <w:rPr>
                  <w:rFonts w:ascii="Cambria Math" w:eastAsia="微软雅黑" w:hAnsi="Cambria Math" w:cs="微软雅黑"/>
                  <w:sz w:val="24"/>
                  <w:szCs w:val="24"/>
                  <w:shd w:val="clear" w:color="auto" w:fill="FFFFFF"/>
                  <w:rPrChange w:id="2223" w:author="Zhen Tan" w:date="2022-08-30T07:46:00Z">
                    <w:rPr>
                      <w:rFonts w:ascii="Cambria Math" w:eastAsia="微软雅黑" w:hAnsi="Cambria Math" w:cs="微软雅黑"/>
                      <w:color w:val="333333"/>
                      <w:sz w:val="24"/>
                      <w:szCs w:val="24"/>
                      <w:shd w:val="clear" w:color="auto" w:fill="FFFFFF"/>
                    </w:rPr>
                  </w:rPrChange>
                </w:rPr>
                <m:t>n</m:t>
              </w:del>
            </m:r>
          </m:sup>
        </m:sSup>
        <m:r>
          <w:del w:id="2224" w:author="Zhen Tan" w:date="2022-08-30T07:41:00Z">
            <w:rPr>
              <w:rFonts w:ascii="Cambria Math" w:hAnsi="Cambria Math" w:cs="Cambria Math"/>
              <w:sz w:val="24"/>
              <w:szCs w:val="24"/>
              <w:shd w:val="clear" w:color="auto" w:fill="FFFFFF"/>
              <w:rPrChange w:id="2225" w:author="Zhen Tan" w:date="2022-08-30T07:46:00Z">
                <w:rPr>
                  <w:rFonts w:ascii="Cambria Math" w:hAnsi="Cambria Math" w:cs="Cambria Math"/>
                  <w:color w:val="333333"/>
                  <w:sz w:val="24"/>
                  <w:szCs w:val="24"/>
                  <w:shd w:val="clear" w:color="auto" w:fill="FFFFFF"/>
                </w:rPr>
              </w:rPrChange>
            </w:rPr>
            <m:t>(</m:t>
          </w:del>
        </m:r>
        <m:r>
          <w:del w:id="2226" w:author="Zhen Tan" w:date="2022-08-30T07:41:00Z">
            <m:rPr>
              <m:sty m:val="b"/>
            </m:rPr>
            <w:rPr>
              <w:rFonts w:ascii="Cambria Math" w:hAnsi="Cambria Math" w:cs="Times New Roman"/>
              <w:sz w:val="24"/>
              <w:szCs w:val="24"/>
            </w:rPr>
            <m:t>x</m:t>
          </w:del>
        </m:r>
        <m:r>
          <w:del w:id="2227" w:author="Zhen Tan" w:date="2022-08-30T07:41:00Z">
            <w:rPr>
              <w:rFonts w:ascii="Cambria Math" w:hAnsi="Cambria Math" w:cs="Cambria Math"/>
              <w:sz w:val="24"/>
              <w:szCs w:val="24"/>
              <w:shd w:val="clear" w:color="auto" w:fill="FFFFFF"/>
              <w:rPrChange w:id="2228" w:author="Zhen Tan" w:date="2022-08-30T07:46:00Z">
                <w:rPr>
                  <w:rFonts w:ascii="Cambria Math" w:hAnsi="Cambria Math" w:cs="Cambria Math"/>
                  <w:color w:val="333333"/>
                  <w:sz w:val="24"/>
                  <w:szCs w:val="24"/>
                  <w:shd w:val="clear" w:color="auto" w:fill="FFFFFF"/>
                </w:rPr>
              </w:rPrChange>
            </w:rPr>
            <m:t>)</m:t>
          </w:del>
        </m:r>
        <m:r>
          <w:del w:id="2229" w:author="Zhen Tan" w:date="2022-08-30T07:41:00Z">
            <m:rPr>
              <m:sty m:val="p"/>
            </m:rPr>
            <w:rPr>
              <w:rFonts w:ascii="Cambria Math" w:hAnsi="Times New Roman" w:cs="Times New Roman"/>
              <w:sz w:val="24"/>
              <w:szCs w:val="24"/>
            </w:rPr>
            <m:t>,</m:t>
          </w:del>
        </m:r>
        <m:r>
          <w:del w:id="2230" w:author="Zhen Tan" w:date="2022-08-30T07:41:00Z">
            <w:rPr>
              <w:rFonts w:ascii="Cambria Math" w:hAnsi="Times New Roman" w:cs="Times New Roman"/>
              <w:sz w:val="24"/>
              <w:szCs w:val="24"/>
            </w:rPr>
            <m:t xml:space="preserve"> </m:t>
          </w:del>
        </m:r>
        <m:sSup>
          <m:sSupPr>
            <m:ctrlPr>
              <w:del w:id="2231" w:author="Zhen Tan" w:date="2022-08-30T07:41:00Z">
                <w:rPr>
                  <w:rFonts w:ascii="Cambria Math" w:hAnsi="Cambria Math" w:cs="Cambria Math"/>
                  <w:sz w:val="24"/>
                  <w:szCs w:val="24"/>
                  <w:shd w:val="clear" w:color="auto" w:fill="FFFFFF"/>
                </w:rPr>
              </w:del>
            </m:ctrlPr>
          </m:sSupPr>
          <m:e>
            <m:r>
              <w:del w:id="2232" w:author="Zhen Tan" w:date="2022-08-30T07:41:00Z">
                <w:rPr>
                  <w:rFonts w:ascii="Cambria Math" w:eastAsia="宋体" w:hAnsi="Cambria Math" w:cs="Times New Roman"/>
                  <w:sz w:val="24"/>
                  <w:szCs w:val="24"/>
                </w:rPr>
                <m:t>v</m:t>
              </w:del>
            </m:r>
          </m:e>
          <m:sup>
            <m:r>
              <w:del w:id="2233" w:author="Zhen Tan" w:date="2022-08-30T07:41:00Z">
                <w:rPr>
                  <w:rFonts w:ascii="Cambria Math" w:eastAsia="微软雅黑" w:hAnsi="Cambria Math" w:cs="微软雅黑"/>
                  <w:sz w:val="24"/>
                  <w:szCs w:val="24"/>
                  <w:shd w:val="clear" w:color="auto" w:fill="FFFFFF"/>
                  <w:rPrChange w:id="2234" w:author="Zhen Tan" w:date="2022-08-30T07:46:00Z">
                    <w:rPr>
                      <w:rFonts w:ascii="Cambria Math" w:eastAsia="微软雅黑" w:hAnsi="Cambria Math" w:cs="微软雅黑"/>
                      <w:color w:val="333333"/>
                      <w:sz w:val="24"/>
                      <w:szCs w:val="24"/>
                      <w:shd w:val="clear" w:color="auto" w:fill="FFFFFF"/>
                    </w:rPr>
                  </w:rPrChange>
                </w:rPr>
                <m:t>KG</m:t>
              </w:del>
            </m:r>
            <m:r>
              <w:del w:id="2235" w:author="Zhen Tan" w:date="2022-08-30T07:41:00Z">
                <m:rPr>
                  <m:sty m:val="p"/>
                </m:rPr>
                <w:rPr>
                  <w:rFonts w:ascii="Cambria Math" w:eastAsia="微软雅黑" w:hAnsi="Cambria Math" w:cs="微软雅黑"/>
                  <w:sz w:val="24"/>
                  <w:szCs w:val="24"/>
                  <w:shd w:val="clear" w:color="auto" w:fill="FFFFFF"/>
                  <w:rPrChange w:id="2236" w:author="Zhen Tan" w:date="2022-08-30T07:46:00Z">
                    <w:rPr>
                      <w:rFonts w:ascii="Cambria Math" w:eastAsia="微软雅黑" w:hAnsi="Cambria Math" w:cs="微软雅黑"/>
                      <w:color w:val="333333"/>
                      <w:sz w:val="24"/>
                      <w:szCs w:val="24"/>
                      <w:shd w:val="clear" w:color="auto" w:fill="FFFFFF"/>
                    </w:rPr>
                  </w:rPrChange>
                </w:rPr>
                <m:t>,</m:t>
              </w:del>
            </m:r>
            <m:r>
              <w:del w:id="2237" w:author="Zhen Tan" w:date="2022-08-30T07:41:00Z">
                <w:rPr>
                  <w:rFonts w:ascii="Cambria Math" w:eastAsia="微软雅黑" w:hAnsi="Cambria Math" w:cs="微软雅黑"/>
                  <w:sz w:val="24"/>
                  <w:szCs w:val="24"/>
                  <w:shd w:val="clear" w:color="auto" w:fill="FFFFFF"/>
                  <w:rPrChange w:id="2238" w:author="Zhen Tan" w:date="2022-08-30T07:46:00Z">
                    <w:rPr>
                      <w:rFonts w:ascii="Cambria Math" w:eastAsia="微软雅黑" w:hAnsi="Cambria Math" w:cs="微软雅黑"/>
                      <w:color w:val="333333"/>
                      <w:sz w:val="24"/>
                      <w:szCs w:val="24"/>
                      <w:shd w:val="clear" w:color="auto" w:fill="FFFFFF"/>
                    </w:rPr>
                  </w:rPrChange>
                </w:rPr>
                <m:t>A</m:t>
              </w:del>
            </m:r>
            <m:r>
              <w:del w:id="2239" w:author="Zhen Tan" w:date="2022-08-30T07:41:00Z">
                <m:rPr>
                  <m:sty m:val="p"/>
                </m:rPr>
                <w:rPr>
                  <w:rFonts w:ascii="Cambria Math" w:eastAsia="微软雅黑" w:hAnsi="Cambria Math" w:cs="微软雅黑"/>
                  <w:sz w:val="24"/>
                  <w:szCs w:val="24"/>
                  <w:shd w:val="clear" w:color="auto" w:fill="FFFFFF"/>
                  <w:rPrChange w:id="2240" w:author="Zhen Tan" w:date="2022-08-30T07:46:00Z">
                    <w:rPr>
                      <w:rFonts w:ascii="Cambria Math" w:eastAsia="微软雅黑" w:hAnsi="Cambria Math" w:cs="微软雅黑"/>
                      <w:color w:val="333333"/>
                      <w:sz w:val="24"/>
                      <w:szCs w:val="24"/>
                      <w:shd w:val="clear" w:color="auto" w:fill="FFFFFF"/>
                    </w:rPr>
                  </w:rPrChange>
                </w:rPr>
                <m:t>,</m:t>
              </w:del>
            </m:r>
            <m:r>
              <w:del w:id="2241" w:author="Zhen Tan" w:date="2022-08-30T07:41:00Z">
                <w:rPr>
                  <w:rFonts w:ascii="Cambria Math" w:eastAsia="微软雅黑" w:hAnsi="Cambria Math" w:cs="微软雅黑"/>
                  <w:sz w:val="24"/>
                  <w:szCs w:val="24"/>
                  <w:shd w:val="clear" w:color="auto" w:fill="FFFFFF"/>
                  <w:rPrChange w:id="2242" w:author="Zhen Tan" w:date="2022-08-30T07:46:00Z">
                    <w:rPr>
                      <w:rFonts w:ascii="Cambria Math" w:eastAsia="微软雅黑" w:hAnsi="Cambria Math" w:cs="微软雅黑"/>
                      <w:color w:val="333333"/>
                      <w:sz w:val="24"/>
                      <w:szCs w:val="24"/>
                      <w:shd w:val="clear" w:color="auto" w:fill="FFFFFF"/>
                    </w:rPr>
                  </w:rPrChange>
                </w:rPr>
                <m:t>n</m:t>
              </w:del>
            </m:r>
          </m:sup>
        </m:sSup>
        <m:r>
          <w:del w:id="2243" w:author="Zhen Tan" w:date="2022-08-30T07:41:00Z">
            <w:rPr>
              <w:rFonts w:ascii="Cambria Math" w:hAnsi="Cambria Math" w:cs="Cambria Math"/>
              <w:sz w:val="24"/>
              <w:szCs w:val="24"/>
              <w:shd w:val="clear" w:color="auto" w:fill="FFFFFF"/>
              <w:rPrChange w:id="2244" w:author="Zhen Tan" w:date="2022-08-30T07:46:00Z">
                <w:rPr>
                  <w:rFonts w:ascii="Cambria Math" w:hAnsi="Cambria Math" w:cs="Cambria Math"/>
                  <w:color w:val="333333"/>
                  <w:sz w:val="24"/>
                  <w:szCs w:val="24"/>
                  <w:shd w:val="clear" w:color="auto" w:fill="FFFFFF"/>
                </w:rPr>
              </w:rPrChange>
            </w:rPr>
            <m:t>(</m:t>
          </w:del>
        </m:r>
        <m:r>
          <w:del w:id="2245" w:author="Zhen Tan" w:date="2022-08-30T07:41:00Z">
            <m:rPr>
              <m:sty m:val="b"/>
            </m:rPr>
            <w:rPr>
              <w:rFonts w:ascii="Cambria Math" w:hAnsi="Cambria Math" w:cs="Times New Roman"/>
              <w:sz w:val="24"/>
              <w:szCs w:val="24"/>
            </w:rPr>
            <m:t>x</m:t>
          </w:del>
        </m:r>
        <m:r>
          <w:del w:id="2246" w:author="Zhen Tan" w:date="2022-08-30T07:41:00Z">
            <w:rPr>
              <w:rFonts w:ascii="Cambria Math" w:hAnsi="Cambria Math" w:cs="Cambria Math"/>
              <w:sz w:val="24"/>
              <w:szCs w:val="24"/>
              <w:shd w:val="clear" w:color="auto" w:fill="FFFFFF"/>
              <w:rPrChange w:id="2247" w:author="Zhen Tan" w:date="2022-08-30T07:46:00Z">
                <w:rPr>
                  <w:rFonts w:ascii="Cambria Math" w:hAnsi="Cambria Math" w:cs="Cambria Math"/>
                  <w:color w:val="333333"/>
                  <w:sz w:val="24"/>
                  <w:szCs w:val="24"/>
                  <w:shd w:val="clear" w:color="auto" w:fill="FFFFFF"/>
                </w:rPr>
              </w:rPrChange>
            </w:rPr>
            <m:t>)</m:t>
          </w:del>
        </m:r>
        <m:r>
          <w:del w:id="2248" w:author="Zhen Tan" w:date="2022-08-30T07:41:00Z">
            <m:rPr>
              <m:sty m:val="bi"/>
            </m:rPr>
            <w:rPr>
              <w:rFonts w:ascii="Cambria Math" w:hAnsi="Times New Roman" w:cs="Times New Roman"/>
              <w:sz w:val="24"/>
              <w:szCs w:val="24"/>
            </w:rPr>
            <m:t>)</m:t>
          </w:del>
        </m:r>
      </m:oMath>
      <w:r w:rsidRPr="00501CF8">
        <w:rPr>
          <w:rFonts w:ascii="Times New Roman" w:hAnsi="Times New Roman" w:cs="Times New Roman"/>
          <w:sz w:val="24"/>
          <w:szCs w:val="24"/>
        </w:rPr>
        <w:t xml:space="preserve"> over </w:t>
      </w:r>
      <m:oMath>
        <m:r>
          <m:rPr>
            <m:sty m:val="b"/>
          </m:rPr>
          <w:rPr>
            <w:rFonts w:ascii="Cambria Math" w:hAnsi="Cambria Math" w:cs="Times New Roman"/>
            <w:sz w:val="24"/>
            <w:szCs w:val="24"/>
          </w:rPr>
          <m:t>x</m:t>
        </m:r>
        <m:r>
          <m:rPr>
            <m:sty m:val="b"/>
          </m:rPr>
          <w:rPr>
            <w:rFonts w:ascii="Cambria Math" w:eastAsia="宋体" w:hAnsi="Cambria Math" w:cs="Times New Roman" w:hint="eastAsia"/>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oMath>
      <w:ins w:id="2249" w:author="Zhen Tan" w:date="2022-08-30T07:41:00Z">
        <w:r w:rsidR="00F2093D" w:rsidRPr="00501CF8">
          <w:rPr>
            <w:rFonts w:ascii="Times New Roman" w:hAnsi="Times New Roman" w:cs="Times New Roman"/>
            <w:sz w:val="24"/>
            <w:szCs w:val="24"/>
          </w:rPr>
          <w:t xml:space="preserve">in terms </w:t>
        </w:r>
      </w:ins>
      <w:ins w:id="2250" w:author="Zhen Tan" w:date="2022-08-30T07:42:00Z">
        <w:r w:rsidR="00F2093D" w:rsidRPr="00501CF8">
          <w:rPr>
            <w:rFonts w:ascii="Times New Roman" w:hAnsi="Times New Roman" w:cs="Times New Roman"/>
            <w:sz w:val="24"/>
            <w:szCs w:val="24"/>
          </w:rPr>
          <w:t xml:space="preserve">of </w:t>
        </w:r>
      </w:ins>
      <m:oMath>
        <m:sSup>
          <m:sSupPr>
            <m:ctrlPr>
              <w:ins w:id="2251" w:author="Zhen Tan" w:date="2022-08-30T07:42:00Z">
                <w:rPr>
                  <w:rFonts w:ascii="Cambria Math" w:hAnsi="Cambria Math" w:cs="Cambria Math"/>
                  <w:sz w:val="24"/>
                  <w:szCs w:val="24"/>
                  <w:shd w:val="clear" w:color="auto" w:fill="FFFFFF"/>
                </w:rPr>
              </w:ins>
            </m:ctrlPr>
          </m:sSupPr>
          <m:e>
            <m:r>
              <w:ins w:id="2252" w:author="Zhen Tan" w:date="2022-08-30T07:42:00Z">
                <w:rPr>
                  <w:rFonts w:ascii="Cambria Math" w:eastAsia="宋体" w:hAnsi="Cambria Math" w:cs="Times New Roman"/>
                  <w:sz w:val="24"/>
                  <w:szCs w:val="24"/>
                </w:rPr>
                <m:t>v</m:t>
              </w:ins>
            </m:r>
          </m:e>
          <m:sup>
            <m:r>
              <w:ins w:id="2253" w:author="Zhen Tan" w:date="2022-08-30T07:42:00Z">
                <w:rPr>
                  <w:rFonts w:ascii="Cambria Math" w:eastAsia="微软雅黑" w:hAnsi="Cambria Math" w:cs="微软雅黑"/>
                  <w:sz w:val="24"/>
                  <w:szCs w:val="24"/>
                  <w:shd w:val="clear" w:color="auto" w:fill="FFFFFF"/>
                  <w:rPrChange w:id="2254" w:author="Zhen Tan" w:date="2022-08-30T07:46:00Z">
                    <w:rPr>
                      <w:rFonts w:ascii="Cambria Math" w:eastAsia="微软雅黑" w:hAnsi="Cambria Math" w:cs="微软雅黑"/>
                      <w:color w:val="333333"/>
                      <w:sz w:val="24"/>
                      <w:szCs w:val="24"/>
                      <w:shd w:val="clear" w:color="auto" w:fill="FFFFFF"/>
                    </w:rPr>
                  </w:rPrChange>
                </w:rPr>
                <m:t>KG</m:t>
              </w:ins>
            </m:r>
            <m:r>
              <w:ins w:id="2255" w:author="Zhen Tan" w:date="2022-08-30T07:42:00Z">
                <m:rPr>
                  <m:sty m:val="p"/>
                </m:rPr>
                <w:rPr>
                  <w:rFonts w:ascii="Cambria Math" w:eastAsia="微软雅黑" w:hAnsi="Cambria Math" w:cs="微软雅黑"/>
                  <w:sz w:val="24"/>
                  <w:szCs w:val="24"/>
                  <w:shd w:val="clear" w:color="auto" w:fill="FFFFFF"/>
                  <w:rPrChange w:id="2256" w:author="Zhen Tan" w:date="2022-08-30T07:46:00Z">
                    <w:rPr>
                      <w:rFonts w:ascii="Cambria Math" w:eastAsia="微软雅黑" w:hAnsi="Cambria Math" w:cs="微软雅黑"/>
                      <w:color w:val="333333"/>
                      <w:sz w:val="24"/>
                      <w:szCs w:val="24"/>
                      <w:shd w:val="clear" w:color="auto" w:fill="FFFFFF"/>
                    </w:rPr>
                  </w:rPrChange>
                </w:rPr>
                <m:t>,</m:t>
              </w:ins>
            </m:r>
            <m:r>
              <w:ins w:id="2257" w:author="Zhen Tan" w:date="2022-08-30T07:42:00Z">
                <w:rPr>
                  <w:rFonts w:ascii="Cambria Math" w:eastAsia="微软雅黑" w:hAnsi="Cambria Math" w:cs="微软雅黑"/>
                  <w:sz w:val="24"/>
                  <w:szCs w:val="24"/>
                  <w:shd w:val="clear" w:color="auto" w:fill="FFFFFF"/>
                  <w:rPrChange w:id="2258" w:author="Zhen Tan" w:date="2022-08-30T07:46:00Z">
                    <w:rPr>
                      <w:rFonts w:ascii="Cambria Math" w:eastAsia="微软雅黑" w:hAnsi="Cambria Math" w:cs="微软雅黑"/>
                      <w:color w:val="333333"/>
                      <w:sz w:val="24"/>
                      <w:szCs w:val="24"/>
                      <w:shd w:val="clear" w:color="auto" w:fill="FFFFFF"/>
                    </w:rPr>
                  </w:rPrChange>
                </w:rPr>
                <m:t>D</m:t>
              </w:ins>
            </m:r>
            <m:r>
              <w:ins w:id="2259" w:author="Zhen Tan" w:date="2022-08-30T07:42:00Z">
                <m:rPr>
                  <m:sty m:val="p"/>
                </m:rPr>
                <w:rPr>
                  <w:rFonts w:ascii="Cambria Math" w:eastAsia="微软雅黑" w:hAnsi="Cambria Math" w:cs="微软雅黑"/>
                  <w:sz w:val="24"/>
                  <w:szCs w:val="24"/>
                  <w:shd w:val="clear" w:color="auto" w:fill="FFFFFF"/>
                  <w:rPrChange w:id="2260" w:author="Zhen Tan" w:date="2022-08-30T07:46:00Z">
                    <w:rPr>
                      <w:rFonts w:ascii="Cambria Math" w:eastAsia="微软雅黑" w:hAnsi="Cambria Math" w:cs="微软雅黑"/>
                      <w:color w:val="333333"/>
                      <w:sz w:val="24"/>
                      <w:szCs w:val="24"/>
                      <w:shd w:val="clear" w:color="auto" w:fill="FFFFFF"/>
                    </w:rPr>
                  </w:rPrChange>
                </w:rPr>
                <m:t>,</m:t>
              </w:ins>
            </m:r>
            <m:r>
              <w:ins w:id="2261" w:author="Zhen Tan" w:date="2022-08-30T07:42:00Z">
                <w:rPr>
                  <w:rFonts w:ascii="Cambria Math" w:eastAsia="微软雅黑" w:hAnsi="Cambria Math" w:cs="微软雅黑"/>
                  <w:sz w:val="24"/>
                  <w:szCs w:val="24"/>
                  <w:shd w:val="clear" w:color="auto" w:fill="FFFFFF"/>
                  <w:rPrChange w:id="2262" w:author="Zhen Tan" w:date="2022-08-30T07:46:00Z">
                    <w:rPr>
                      <w:rFonts w:ascii="Cambria Math" w:eastAsia="微软雅黑" w:hAnsi="Cambria Math" w:cs="微软雅黑"/>
                      <w:color w:val="333333"/>
                      <w:sz w:val="24"/>
                      <w:szCs w:val="24"/>
                      <w:shd w:val="clear" w:color="auto" w:fill="FFFFFF"/>
                    </w:rPr>
                  </w:rPrChange>
                </w:rPr>
                <m:t>n</m:t>
              </w:ins>
            </m:r>
          </m:sup>
        </m:sSup>
        <m:r>
          <w:ins w:id="2263" w:author="Zhen Tan" w:date="2022-08-30T07:42:00Z">
            <w:rPr>
              <w:rFonts w:ascii="Cambria Math" w:hAnsi="Cambria Math" w:cs="Cambria Math"/>
              <w:sz w:val="24"/>
              <w:szCs w:val="24"/>
              <w:shd w:val="clear" w:color="auto" w:fill="FFFFFF"/>
              <w:rPrChange w:id="2264" w:author="Zhen Tan" w:date="2022-08-30T07:46:00Z">
                <w:rPr>
                  <w:rFonts w:ascii="Cambria Math" w:hAnsi="Cambria Math" w:cs="Cambria Math"/>
                  <w:color w:val="333333"/>
                  <w:sz w:val="24"/>
                  <w:szCs w:val="24"/>
                  <w:shd w:val="clear" w:color="auto" w:fill="FFFFFF"/>
                </w:rPr>
              </w:rPrChange>
            </w:rPr>
            <m:t>(</m:t>
          </w:ins>
        </m:r>
        <m:r>
          <w:ins w:id="2265" w:author="Zhen Tan" w:date="2022-08-30T07:42:00Z">
            <m:rPr>
              <m:sty m:val="b"/>
            </m:rPr>
            <w:rPr>
              <w:rFonts w:ascii="Cambria Math" w:hAnsi="Cambria Math" w:cs="Times New Roman"/>
              <w:sz w:val="24"/>
              <w:szCs w:val="24"/>
            </w:rPr>
            <m:t>x</m:t>
          </w:ins>
        </m:r>
        <m:r>
          <w:ins w:id="2266" w:author="Zhen Tan" w:date="2022-08-30T07:42:00Z">
            <w:rPr>
              <w:rFonts w:ascii="Cambria Math" w:hAnsi="Cambria Math" w:cs="Cambria Math"/>
              <w:sz w:val="24"/>
              <w:szCs w:val="24"/>
              <w:shd w:val="clear" w:color="auto" w:fill="FFFFFF"/>
              <w:rPrChange w:id="2267" w:author="Zhen Tan" w:date="2022-08-30T07:46:00Z">
                <w:rPr>
                  <w:rFonts w:ascii="Cambria Math" w:hAnsi="Cambria Math" w:cs="Cambria Math"/>
                  <w:color w:val="333333"/>
                  <w:sz w:val="24"/>
                  <w:szCs w:val="24"/>
                  <w:shd w:val="clear" w:color="auto" w:fill="FFFFFF"/>
                </w:rPr>
              </w:rPrChange>
            </w:rPr>
            <m:t>)</m:t>
          </w:ins>
        </m:r>
      </m:oMath>
      <w:ins w:id="2268" w:author="Zhen Tan" w:date="2022-08-30T07:42:00Z">
        <w:r w:rsidR="00F2093D" w:rsidRPr="00CC5390">
          <w:rPr>
            <w:rFonts w:ascii="Times New Roman" w:hAnsi="Times New Roman" w:cs="Times New Roman"/>
            <w:sz w:val="24"/>
            <w:szCs w:val="24"/>
            <w:shd w:val="clear" w:color="auto" w:fill="FFFFFF"/>
            <w:rPrChange w:id="2269" w:author="Zhen Tan" w:date="2022-08-30T07:46:00Z">
              <w:rPr>
                <w:rFonts w:ascii="Times New Roman" w:hAnsi="Times New Roman" w:cs="Times New Roman"/>
                <w:color w:val="333333"/>
                <w:sz w:val="24"/>
                <w:szCs w:val="24"/>
                <w:shd w:val="clear" w:color="auto" w:fill="FFFFFF"/>
              </w:rPr>
            </w:rPrChange>
          </w:rPr>
          <w:t xml:space="preserve"> </w:t>
        </w:r>
        <w:r w:rsidR="00F2093D" w:rsidRPr="00501CF8">
          <w:rPr>
            <w:rFonts w:ascii="Times New Roman" w:hAnsi="Times New Roman" w:cs="Times New Roman"/>
            <w:sz w:val="24"/>
            <w:szCs w:val="24"/>
          </w:rPr>
          <w:t xml:space="preserve">and </w:t>
        </w:r>
      </w:ins>
      <m:oMath>
        <m:sSup>
          <m:sSupPr>
            <m:ctrlPr>
              <w:ins w:id="2270" w:author="Zhen Tan" w:date="2022-08-30T07:41:00Z">
                <w:rPr>
                  <w:rFonts w:ascii="Cambria Math" w:hAnsi="Cambria Math" w:cs="Cambria Math"/>
                  <w:sz w:val="24"/>
                  <w:szCs w:val="24"/>
                  <w:shd w:val="clear" w:color="auto" w:fill="FFFFFF"/>
                </w:rPr>
              </w:ins>
            </m:ctrlPr>
          </m:sSupPr>
          <m:e>
            <m:r>
              <w:ins w:id="2271" w:author="Zhen Tan" w:date="2022-08-30T07:41:00Z">
                <w:rPr>
                  <w:rFonts w:ascii="Cambria Math" w:eastAsia="宋体" w:hAnsi="Cambria Math" w:cs="Times New Roman"/>
                  <w:sz w:val="24"/>
                  <w:szCs w:val="24"/>
                </w:rPr>
                <m:t>v</m:t>
              </w:ins>
            </m:r>
          </m:e>
          <m:sup>
            <m:r>
              <w:ins w:id="2272" w:author="Zhen Tan" w:date="2022-08-30T07:41:00Z">
                <w:rPr>
                  <w:rFonts w:ascii="Cambria Math" w:eastAsia="微软雅黑" w:hAnsi="Cambria Math" w:cs="微软雅黑"/>
                  <w:sz w:val="24"/>
                  <w:szCs w:val="24"/>
                  <w:shd w:val="clear" w:color="auto" w:fill="FFFFFF"/>
                  <w:rPrChange w:id="2273" w:author="Zhen Tan" w:date="2022-08-30T07:46:00Z">
                    <w:rPr>
                      <w:rFonts w:ascii="Cambria Math" w:eastAsia="微软雅黑" w:hAnsi="Cambria Math" w:cs="微软雅黑"/>
                      <w:color w:val="333333"/>
                      <w:sz w:val="24"/>
                      <w:szCs w:val="24"/>
                      <w:shd w:val="clear" w:color="auto" w:fill="FFFFFF"/>
                    </w:rPr>
                  </w:rPrChange>
                </w:rPr>
                <m:t>KG</m:t>
              </w:ins>
            </m:r>
            <m:r>
              <w:ins w:id="2274" w:author="Zhen Tan" w:date="2022-08-30T07:41:00Z">
                <m:rPr>
                  <m:sty m:val="p"/>
                </m:rPr>
                <w:rPr>
                  <w:rFonts w:ascii="Cambria Math" w:eastAsia="微软雅黑" w:hAnsi="Cambria Math" w:cs="微软雅黑"/>
                  <w:sz w:val="24"/>
                  <w:szCs w:val="24"/>
                  <w:shd w:val="clear" w:color="auto" w:fill="FFFFFF"/>
                  <w:rPrChange w:id="2275" w:author="Zhen Tan" w:date="2022-08-30T07:46:00Z">
                    <w:rPr>
                      <w:rFonts w:ascii="Cambria Math" w:eastAsia="微软雅黑" w:hAnsi="Cambria Math" w:cs="微软雅黑"/>
                      <w:color w:val="333333"/>
                      <w:sz w:val="24"/>
                      <w:szCs w:val="24"/>
                      <w:shd w:val="clear" w:color="auto" w:fill="FFFFFF"/>
                    </w:rPr>
                  </w:rPrChange>
                </w:rPr>
                <m:t>,</m:t>
              </w:ins>
            </m:r>
            <m:r>
              <w:ins w:id="2276" w:author="Zhen Tan" w:date="2022-08-30T07:41:00Z">
                <w:rPr>
                  <w:rFonts w:ascii="Cambria Math" w:eastAsia="微软雅黑" w:hAnsi="Cambria Math" w:cs="微软雅黑"/>
                  <w:sz w:val="24"/>
                  <w:szCs w:val="24"/>
                  <w:shd w:val="clear" w:color="auto" w:fill="FFFFFF"/>
                  <w:rPrChange w:id="2277" w:author="Zhen Tan" w:date="2022-08-30T07:46:00Z">
                    <w:rPr>
                      <w:rFonts w:ascii="Cambria Math" w:eastAsia="微软雅黑" w:hAnsi="Cambria Math" w:cs="微软雅黑"/>
                      <w:color w:val="333333"/>
                      <w:sz w:val="24"/>
                      <w:szCs w:val="24"/>
                      <w:shd w:val="clear" w:color="auto" w:fill="FFFFFF"/>
                    </w:rPr>
                  </w:rPrChange>
                </w:rPr>
                <m:t>A</m:t>
              </w:ins>
            </m:r>
            <m:r>
              <w:ins w:id="2278" w:author="Zhen Tan" w:date="2022-08-30T07:41:00Z">
                <m:rPr>
                  <m:sty m:val="p"/>
                </m:rPr>
                <w:rPr>
                  <w:rFonts w:ascii="Cambria Math" w:eastAsia="微软雅黑" w:hAnsi="Cambria Math" w:cs="微软雅黑"/>
                  <w:sz w:val="24"/>
                  <w:szCs w:val="24"/>
                  <w:shd w:val="clear" w:color="auto" w:fill="FFFFFF"/>
                  <w:rPrChange w:id="2279" w:author="Zhen Tan" w:date="2022-08-30T07:46:00Z">
                    <w:rPr>
                      <w:rFonts w:ascii="Cambria Math" w:eastAsia="微软雅黑" w:hAnsi="Cambria Math" w:cs="微软雅黑"/>
                      <w:color w:val="333333"/>
                      <w:sz w:val="24"/>
                      <w:szCs w:val="24"/>
                      <w:shd w:val="clear" w:color="auto" w:fill="FFFFFF"/>
                    </w:rPr>
                  </w:rPrChange>
                </w:rPr>
                <m:t>,</m:t>
              </w:ins>
            </m:r>
            <m:r>
              <w:ins w:id="2280" w:author="Zhen Tan" w:date="2022-08-30T07:41:00Z">
                <w:rPr>
                  <w:rFonts w:ascii="Cambria Math" w:eastAsia="微软雅黑" w:hAnsi="Cambria Math" w:cs="微软雅黑"/>
                  <w:sz w:val="24"/>
                  <w:szCs w:val="24"/>
                  <w:shd w:val="clear" w:color="auto" w:fill="FFFFFF"/>
                  <w:rPrChange w:id="2281" w:author="Zhen Tan" w:date="2022-08-30T07:46:00Z">
                    <w:rPr>
                      <w:rFonts w:ascii="Cambria Math" w:eastAsia="微软雅黑" w:hAnsi="Cambria Math" w:cs="微软雅黑"/>
                      <w:color w:val="333333"/>
                      <w:sz w:val="24"/>
                      <w:szCs w:val="24"/>
                      <w:shd w:val="clear" w:color="auto" w:fill="FFFFFF"/>
                    </w:rPr>
                  </w:rPrChange>
                </w:rPr>
                <m:t>n</m:t>
              </w:ins>
            </m:r>
          </m:sup>
        </m:sSup>
        <m:r>
          <w:ins w:id="2282" w:author="Zhen Tan" w:date="2022-08-30T07:41:00Z">
            <w:rPr>
              <w:rFonts w:ascii="Cambria Math" w:hAnsi="Cambria Math" w:cs="Cambria Math"/>
              <w:sz w:val="24"/>
              <w:szCs w:val="24"/>
              <w:shd w:val="clear" w:color="auto" w:fill="FFFFFF"/>
              <w:rPrChange w:id="2283" w:author="Zhen Tan" w:date="2022-08-30T07:46:00Z">
                <w:rPr>
                  <w:rFonts w:ascii="Cambria Math" w:hAnsi="Cambria Math" w:cs="Cambria Math"/>
                  <w:color w:val="333333"/>
                  <w:sz w:val="24"/>
                  <w:szCs w:val="24"/>
                  <w:shd w:val="clear" w:color="auto" w:fill="FFFFFF"/>
                </w:rPr>
              </w:rPrChange>
            </w:rPr>
            <m:t>(</m:t>
          </w:ins>
        </m:r>
        <m:r>
          <w:ins w:id="2284" w:author="Zhen Tan" w:date="2022-08-30T07:41:00Z">
            <m:rPr>
              <m:sty m:val="b"/>
            </m:rPr>
            <w:rPr>
              <w:rFonts w:ascii="Cambria Math" w:hAnsi="Cambria Math" w:cs="Times New Roman"/>
              <w:sz w:val="24"/>
              <w:szCs w:val="24"/>
            </w:rPr>
            <m:t>x</m:t>
          </w:ins>
        </m:r>
        <m:r>
          <w:ins w:id="2285" w:author="Zhen Tan" w:date="2022-08-30T07:41:00Z">
            <w:rPr>
              <w:rFonts w:ascii="Cambria Math" w:hAnsi="Cambria Math" w:cs="Cambria Math"/>
              <w:sz w:val="24"/>
              <w:szCs w:val="24"/>
              <w:shd w:val="clear" w:color="auto" w:fill="FFFFFF"/>
              <w:rPrChange w:id="2286" w:author="Zhen Tan" w:date="2022-08-30T07:46:00Z">
                <w:rPr>
                  <w:rFonts w:ascii="Cambria Math" w:hAnsi="Cambria Math" w:cs="Cambria Math"/>
                  <w:color w:val="333333"/>
                  <w:sz w:val="24"/>
                  <w:szCs w:val="24"/>
                  <w:shd w:val="clear" w:color="auto" w:fill="FFFFFF"/>
                </w:rPr>
              </w:rPrChange>
            </w:rPr>
            <m:t>)</m:t>
          </w:ins>
        </m:r>
      </m:oMath>
      <w:ins w:id="2287" w:author="Zhen Tan" w:date="2022-08-30T07:42:00Z">
        <w:r w:rsidR="00F2093D" w:rsidRPr="00CC5390">
          <w:rPr>
            <w:rFonts w:ascii="Times New Roman" w:hAnsi="Times New Roman" w:cs="Times New Roman"/>
            <w:sz w:val="24"/>
            <w:szCs w:val="24"/>
            <w:shd w:val="clear" w:color="auto" w:fill="FFFFFF"/>
            <w:rPrChange w:id="2288" w:author="Zhen Tan" w:date="2022-08-30T07:46:00Z">
              <w:rPr>
                <w:rFonts w:ascii="Times New Roman" w:hAnsi="Times New Roman" w:cs="Times New Roman"/>
                <w:color w:val="333333"/>
                <w:sz w:val="24"/>
                <w:szCs w:val="24"/>
                <w:shd w:val="clear" w:color="auto" w:fill="FFFFFF"/>
              </w:rPr>
            </w:rPrChange>
          </w:rPr>
          <w:t xml:space="preserve"> values</w:t>
        </w:r>
      </w:ins>
      <w:r w:rsidRPr="00501CF8">
        <w:rPr>
          <w:rFonts w:ascii="Times New Roman" w:hAnsi="Times New Roman" w:cs="Times New Roman"/>
          <w:bCs/>
          <w:sz w:val="24"/>
          <w:szCs w:val="24"/>
        </w:rPr>
        <w:t>:</w:t>
      </w:r>
    </w:p>
    <w:p w14:paraId="4E9F7D03" w14:textId="253EEDAC" w:rsidR="00E67543" w:rsidRDefault="00000000" w:rsidP="008052D1">
      <w:pPr>
        <w:adjustRightInd w:val="0"/>
        <w:snapToGrid w:val="0"/>
        <w:jc w:val="right"/>
        <w:rPr>
          <w:rFonts w:ascii="Times New Roman" w:hAnsi="Times New Roman" w:cs="Times New Roman"/>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Change w:id="2289" w:author="Zhen Tan" w:date="2022-08-30T07:46:00Z">
                  <w:rPr>
                    <w:rFonts w:ascii="Cambria Math" w:eastAsia="宋体" w:hAnsi="Times New Roman" w:cs="Times New Roman"/>
                    <w:color w:val="FF0000"/>
                    <w:sz w:val="24"/>
                    <w:szCs w:val="24"/>
                  </w:rPr>
                </w:rPrChange>
              </w:rPr>
              <m:t>P</m:t>
            </m:r>
          </m:e>
          <m:sup>
            <m:r>
              <w:rPr>
                <w:rFonts w:ascii="Cambria Math" w:eastAsia="宋体" w:hAnsi="Times New Roman" w:cs="Times New Roman"/>
                <w:sz w:val="24"/>
                <w:szCs w:val="24"/>
                <w:rPrChange w:id="2290" w:author="Zhen Tan" w:date="2022-08-30T07:46:00Z">
                  <w:rPr>
                    <w:rFonts w:ascii="Cambria Math" w:eastAsia="宋体" w:hAnsi="Times New Roman" w:cs="Times New Roman"/>
                    <w:color w:val="FF0000"/>
                    <w:sz w:val="24"/>
                    <w:szCs w:val="24"/>
                  </w:rPr>
                </w:rPrChange>
              </w:rPr>
              <m:t>KG</m:t>
            </m:r>
            <m:r>
              <m:rPr>
                <m:sty m:val="p"/>
              </m:rPr>
              <w:rPr>
                <w:rFonts w:ascii="Cambria Math" w:eastAsia="宋体" w:hAnsi="Times New Roman" w:cs="Times New Roman"/>
                <w:sz w:val="24"/>
                <w:szCs w:val="24"/>
                <w:rPrChange w:id="2291" w:author="Zhen Tan" w:date="2022-08-30T07:46:00Z">
                  <w:rPr>
                    <w:rFonts w:ascii="Cambria Math" w:eastAsia="宋体" w:hAnsi="Times New Roman" w:cs="Times New Roman"/>
                    <w:color w:val="FF0000"/>
                    <w:sz w:val="24"/>
                    <w:szCs w:val="24"/>
                  </w:rPr>
                </w:rPrChange>
              </w:rPr>
              <m:t>,</m:t>
            </m:r>
            <m:r>
              <w:rPr>
                <w:rFonts w:ascii="Cambria Math" w:eastAsia="宋体" w:hAnsi="Times New Roman" w:cs="Times New Roman"/>
                <w:sz w:val="24"/>
                <w:szCs w:val="24"/>
                <w:rPrChange w:id="2292" w:author="Zhen Tan" w:date="2022-08-30T07:46:00Z">
                  <w:rPr>
                    <w:rFonts w:ascii="Cambria Math" w:eastAsia="宋体" w:hAnsi="Times New Roman" w:cs="Times New Roman"/>
                    <w:color w:val="FF0000"/>
                    <w:sz w:val="24"/>
                    <w:szCs w:val="24"/>
                  </w:rPr>
                </w:rPrChange>
              </w:rPr>
              <m:t>n</m:t>
            </m:r>
          </m:sup>
        </m:sSup>
        <m:r>
          <m:rPr>
            <m:sty m:val="bi"/>
          </m:rPr>
          <w:rPr>
            <w:rFonts w:ascii="Cambria Math" w:eastAsia="宋体" w:hAnsi="Times New Roman" w:cs="Times New Roman"/>
            <w:sz w:val="24"/>
            <w:szCs w:val="24"/>
          </w:rPr>
          <m:t>=</m:t>
        </m:r>
        <m:d>
          <m:dPr>
            <m:begChr m:val="{"/>
            <m:endChr m:val="}"/>
            <m:ctrlPr>
              <w:rPr>
                <w:rFonts w:ascii="Cambria Math" w:eastAsia="宋体" w:hAnsi="Cambria Math" w:cs="Times New Roman"/>
                <w:b/>
                <w:sz w:val="24"/>
                <w:szCs w:val="24"/>
              </w:rPr>
            </m:ctrlPr>
          </m:dPr>
          <m:e>
            <m:r>
              <m:rPr>
                <m:sty m:val="b"/>
              </m:rPr>
              <w:rPr>
                <w:rFonts w:ascii="Cambria Math" w:hAnsi="Cambria Math" w:cs="Times New Roman"/>
                <w:sz w:val="24"/>
                <w:szCs w:val="24"/>
              </w:rPr>
              <m:t>x</m:t>
            </m:r>
            <m:sSup>
              <m:sSupPr>
                <m:ctrlPr>
                  <w:rPr>
                    <w:rFonts w:ascii="Cambria Math" w:eastAsia="宋体" w:hAnsi="Times New Roman" w:cs="Times New Roman"/>
                    <w:b/>
                    <w:sz w:val="24"/>
                    <w:szCs w:val="24"/>
                  </w:rPr>
                </m:ctrlPr>
              </m:sSupPr>
              <m:e>
                <m:r>
                  <m:rPr>
                    <m:sty m:val="b"/>
                  </m:rPr>
                  <w:rPr>
                    <w:rFonts w:ascii="Cambria Math" w:eastAsia="宋体" w:hAnsi="Cambria Math" w:cs="Times New Roman"/>
                    <w:sz w:val="24"/>
                    <w:szCs w:val="24"/>
                  </w:rPr>
                  <m:t>∈</m:t>
                </m:r>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p"/>
              </m:rPr>
              <w:rPr>
                <w:rFonts w:ascii="Cambria Math" w:eastAsia="宋体" w:hAnsi="Times New Roman" w:cs="Times New Roman"/>
                <w:sz w:val="24"/>
                <w:szCs w:val="24"/>
              </w:rPr>
              <m:t>:</m:t>
            </m:r>
            <m:r>
              <m:rPr>
                <m:sty m:val="bi"/>
              </m:rPr>
              <w:rPr>
                <w:rFonts w:ascii="Cambria Math" w:eastAsia="宋体" w:hAnsi="Cambria Math" w:cs="Times New Roman"/>
                <w:sz w:val="24"/>
                <w:szCs w:val="24"/>
              </w:rPr>
              <m:t xml:space="preserve">∄ </m:t>
            </m:r>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r>
              <m:rPr>
                <m:sty m:val="b"/>
              </m:rPr>
              <w:rPr>
                <w:rFonts w:ascii="Cambria Math" w:eastAsia="宋体" w:hAnsi="Cambria Math" w:cs="Times New Roman"/>
                <w:sz w:val="24"/>
                <w:szCs w:val="24"/>
              </w:rPr>
              <m:t>∈</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S</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p"/>
              </m:rPr>
              <w:rPr>
                <w:rFonts w:ascii="Cambria Math" w:eastAsia="宋体" w:hAnsi="Times New Roman" w:cs="Times New Roman"/>
                <w:sz w:val="24"/>
                <w:szCs w:val="24"/>
              </w:rPr>
              <m:t xml:space="preserve">s.t. </m:t>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Change w:id="2293" w:author="Zhen Tan" w:date="2022-08-30T07:46:00Z">
                      <w:rPr>
                        <w:rFonts w:ascii="Cambria Math" w:eastAsia="微软雅黑" w:hAnsi="Cambria Math" w:cs="微软雅黑"/>
                        <w:color w:val="333333"/>
                        <w:sz w:val="24"/>
                        <w:szCs w:val="24"/>
                        <w:shd w:val="clear" w:color="auto" w:fill="FFFFFF"/>
                      </w:rPr>
                    </w:rPrChange>
                  </w:rPr>
                  <m:t>KG</m:t>
                </m:r>
                <m:r>
                  <m:rPr>
                    <m:sty m:val="p"/>
                  </m:rPr>
                  <w:rPr>
                    <w:rFonts w:ascii="Cambria Math" w:eastAsia="微软雅黑" w:hAnsi="Cambria Math" w:cs="微软雅黑"/>
                    <w:sz w:val="24"/>
                    <w:szCs w:val="24"/>
                    <w:shd w:val="clear" w:color="auto" w:fill="FFFFFF"/>
                    <w:rPrChange w:id="2294" w:author="Zhen Tan" w:date="2022-08-30T07:46: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295" w:author="Zhen Tan" w:date="2022-08-30T07:46: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2296" w:author="Zhen Tan" w:date="2022-08-30T07:46: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297" w:author="Zhen Tan" w:date="2022-08-30T07:46:00Z">
                      <w:rPr>
                        <w:rFonts w:ascii="Cambria Math" w:eastAsia="微软雅黑" w:hAnsi="Cambria Math" w:cs="微软雅黑"/>
                        <w:color w:val="333333"/>
                        <w:sz w:val="24"/>
                        <w:szCs w:val="24"/>
                        <w:shd w:val="clear" w:color="auto" w:fill="FFFFFF"/>
                      </w:rPr>
                    </w:rPrChange>
                  </w:rPr>
                  <m:t>n</m:t>
                </m:r>
              </m:sup>
            </m:sSup>
            <m:d>
              <m:dPr>
                <m:ctrlPr>
                  <w:rPr>
                    <w:rFonts w:ascii="Cambria Math" w:hAnsi="Cambria Math" w:cs="Cambria Math"/>
                    <w:i/>
                    <w:sz w:val="24"/>
                    <w:szCs w:val="24"/>
                    <w:shd w:val="clear" w:color="auto" w:fill="FFFFFF"/>
                  </w:rPr>
                </m:ctrlPr>
              </m:dPr>
              <m:e>
                <m:acc>
                  <m:accPr>
                    <m:chr m:val="̅"/>
                    <m:ctrlPr>
                      <w:rPr>
                        <w:rFonts w:ascii="Cambria Math" w:hAnsi="Cambria Math" w:cs="Times New Roman"/>
                        <w:b/>
                        <w:bCs/>
                        <w:sz w:val="24"/>
                        <w:szCs w:val="24"/>
                      </w:rPr>
                    </m:ctrlPr>
                  </m:accPr>
                  <m:e>
                    <m:r>
                      <m:rPr>
                        <m:sty m:val="b"/>
                      </m:rPr>
                      <w:rPr>
                        <w:rFonts w:ascii="Cambria Math" w:hAnsi="Cambria Math" w:cs="Times New Roman"/>
                        <w:sz w:val="24"/>
                        <w:szCs w:val="24"/>
                      </w:rPr>
                      <m:t>x</m:t>
                    </m:r>
                  </m:e>
                </m:acc>
              </m:e>
            </m:d>
            <w:commentRangeStart w:id="2298"/>
            <w:commentRangeStart w:id="2299"/>
            <w:commentRangeStart w:id="2300"/>
            <m:r>
              <m:rPr>
                <m:sty m:val="p"/>
              </m:rPr>
              <w:rPr>
                <w:rFonts w:ascii="Cambria Math" w:eastAsia="宋体" w:hAnsi="Times New Roman" w:cs="Times New Roman"/>
                <w:sz w:val="24"/>
                <w:szCs w:val="24"/>
                <w:rPrChange w:id="2301" w:author="Zhen Tan" w:date="2022-08-30T07:46:00Z">
                  <w:rPr>
                    <w:rFonts w:ascii="Cambria Math" w:eastAsia="宋体" w:hAnsi="Times New Roman" w:cs="Times New Roman"/>
                    <w:sz w:val="24"/>
                    <w:szCs w:val="24"/>
                    <w:highlight w:val="yellow"/>
                  </w:rPr>
                </w:rPrChange>
              </w:rPr>
              <m:t>&gt;</m:t>
            </m:r>
            <w:commentRangeEnd w:id="2298"/>
            <m:r>
              <m:rPr>
                <m:sty m:val="p"/>
              </m:rPr>
              <w:rPr>
                <w:rStyle w:val="afd"/>
              </w:rPr>
              <w:commentReference w:id="2298"/>
            </m:r>
            <w:commentRangeEnd w:id="2299"/>
            <m:r>
              <m:rPr>
                <m:sty m:val="p"/>
              </m:rPr>
              <w:rPr>
                <w:rStyle w:val="afd"/>
              </w:rPr>
              <w:commentReference w:id="2299"/>
            </m:r>
            <w:commentRangeEnd w:id="2300"/>
            <m:r>
              <m:rPr>
                <m:sty m:val="p"/>
              </m:rPr>
              <w:rPr>
                <w:rStyle w:val="afd"/>
              </w:rPr>
              <w:commentReference w:id="2300"/>
            </m:r>
            <m:sSup>
              <m:sSupPr>
                <m:ctrlPr>
                  <w:rPr>
                    <w:rFonts w:ascii="Cambria Math" w:hAnsi="Cambria Math" w:cs="Cambria Math"/>
                    <w:sz w:val="24"/>
                    <w:szCs w:val="24"/>
                    <w:shd w:val="clear" w:color="auto" w:fill="FFFFFF"/>
                  </w:rPr>
                </m:ctrlPr>
              </m:sSupPr>
              <m:e>
                <m:r>
                  <w:rPr>
                    <w:rFonts w:ascii="Cambria Math" w:eastAsia="宋体" w:hAnsi="Cambria Math" w:cs="Times New Roman"/>
                    <w:sz w:val="24"/>
                    <w:szCs w:val="24"/>
                  </w:rPr>
                  <m:t>v</m:t>
                </m:r>
              </m:e>
              <m:sup>
                <m:r>
                  <w:rPr>
                    <w:rFonts w:ascii="Cambria Math" w:eastAsia="微软雅黑" w:hAnsi="Cambria Math" w:cs="微软雅黑"/>
                    <w:sz w:val="24"/>
                    <w:szCs w:val="24"/>
                    <w:shd w:val="clear" w:color="auto" w:fill="FFFFFF"/>
                    <w:rPrChange w:id="2302" w:author="Zhen Tan" w:date="2022-08-30T07:46:00Z">
                      <w:rPr>
                        <w:rFonts w:ascii="Cambria Math" w:eastAsia="微软雅黑" w:hAnsi="Cambria Math" w:cs="微软雅黑"/>
                        <w:color w:val="333333"/>
                        <w:sz w:val="24"/>
                        <w:szCs w:val="24"/>
                        <w:shd w:val="clear" w:color="auto" w:fill="FFFFFF"/>
                      </w:rPr>
                    </w:rPrChange>
                  </w:rPr>
                  <m:t>KG</m:t>
                </m:r>
                <m:r>
                  <m:rPr>
                    <m:sty m:val="p"/>
                  </m:rPr>
                  <w:rPr>
                    <w:rFonts w:ascii="Cambria Math" w:eastAsia="微软雅黑" w:hAnsi="Cambria Math" w:cs="微软雅黑"/>
                    <w:sz w:val="24"/>
                    <w:szCs w:val="24"/>
                    <w:shd w:val="clear" w:color="auto" w:fill="FFFFFF"/>
                    <w:rPrChange w:id="2303" w:author="Zhen Tan" w:date="2022-08-30T07:46: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304" w:author="Zhen Tan" w:date="2022-08-30T07:46:00Z">
                      <w:rPr>
                        <w:rFonts w:ascii="Cambria Math" w:eastAsia="微软雅黑" w:hAnsi="Cambria Math" w:cs="微软雅黑"/>
                        <w:color w:val="333333"/>
                        <w:sz w:val="24"/>
                        <w:szCs w:val="24"/>
                        <w:shd w:val="clear" w:color="auto" w:fill="FFFFFF"/>
                      </w:rPr>
                    </w:rPrChange>
                  </w:rPr>
                  <m:t>i</m:t>
                </m:r>
                <m:r>
                  <m:rPr>
                    <m:sty m:val="p"/>
                  </m:rPr>
                  <w:rPr>
                    <w:rFonts w:ascii="Cambria Math" w:eastAsia="微软雅黑" w:hAnsi="Cambria Math" w:cs="微软雅黑"/>
                    <w:sz w:val="24"/>
                    <w:szCs w:val="24"/>
                    <w:shd w:val="clear" w:color="auto" w:fill="FFFFFF"/>
                    <w:rPrChange w:id="2305" w:author="Zhen Tan" w:date="2022-08-30T07:46:00Z">
                      <w:rPr>
                        <w:rFonts w:ascii="Cambria Math" w:eastAsia="微软雅黑" w:hAnsi="Cambria Math" w:cs="微软雅黑"/>
                        <w:color w:val="333333"/>
                        <w:sz w:val="24"/>
                        <w:szCs w:val="24"/>
                        <w:shd w:val="clear" w:color="auto" w:fill="FFFFFF"/>
                      </w:rPr>
                    </w:rPrChange>
                  </w:rPr>
                  <m:t>,</m:t>
                </m:r>
                <m:r>
                  <w:rPr>
                    <w:rFonts w:ascii="Cambria Math" w:eastAsia="微软雅黑" w:hAnsi="Cambria Math" w:cs="微软雅黑"/>
                    <w:sz w:val="24"/>
                    <w:szCs w:val="24"/>
                    <w:shd w:val="clear" w:color="auto" w:fill="FFFFFF"/>
                    <w:rPrChange w:id="2306" w:author="Zhen Tan" w:date="2022-08-30T07:46:00Z">
                      <w:rPr>
                        <w:rFonts w:ascii="Cambria Math" w:eastAsia="微软雅黑" w:hAnsi="Cambria Math" w:cs="微软雅黑"/>
                        <w:color w:val="333333"/>
                        <w:sz w:val="24"/>
                        <w:szCs w:val="24"/>
                        <w:shd w:val="clear" w:color="auto" w:fill="FFFFFF"/>
                      </w:rPr>
                    </w:rPrChange>
                  </w:rPr>
                  <m:t>n</m:t>
                </m:r>
              </m:sup>
            </m:sSup>
            <m:d>
              <m:dPr>
                <m:ctrlPr>
                  <w:rPr>
                    <w:rFonts w:ascii="Cambria Math" w:hAnsi="Cambria Math" w:cs="Cambria Math"/>
                    <w:i/>
                    <w:sz w:val="24"/>
                    <w:szCs w:val="24"/>
                    <w:shd w:val="clear" w:color="auto" w:fill="FFFFFF"/>
                  </w:rPr>
                </m:ctrlPr>
              </m:dPr>
              <m:e>
                <m:r>
                  <m:rPr>
                    <m:sty m:val="b"/>
                  </m:rPr>
                  <w:rPr>
                    <w:rFonts w:ascii="Cambria Math" w:hAnsi="Cambria Math" w:cs="Times New Roman"/>
                    <w:sz w:val="24"/>
                    <w:szCs w:val="24"/>
                  </w:rPr>
                  <m:t>x</m:t>
                </m:r>
              </m:e>
            </m:d>
            <m:r>
              <w:rPr>
                <w:rFonts w:ascii="Cambria Math" w:hAnsi="Cambria Math" w:cs="Cambria Math"/>
                <w:sz w:val="24"/>
                <w:szCs w:val="24"/>
                <w:shd w:val="clear" w:color="auto" w:fill="FFFFFF"/>
                <w:rPrChange w:id="2307" w:author="Zhen Tan" w:date="2022-08-30T07:46:00Z">
                  <w:rPr>
                    <w:rFonts w:ascii="Cambria Math" w:hAnsi="Cambria Math" w:cs="Cambria Math"/>
                    <w:color w:val="333333"/>
                    <w:sz w:val="24"/>
                    <w:szCs w:val="24"/>
                    <w:shd w:val="clear" w:color="auto" w:fill="FFFFFF"/>
                  </w:rPr>
                </w:rPrChange>
              </w:rPr>
              <m:t xml:space="preserve"> ∀i</m:t>
            </m:r>
            <m:r>
              <m:rPr>
                <m:sty m:val="b"/>
              </m:rPr>
              <w:rPr>
                <w:rFonts w:ascii="Cambria Math" w:eastAsia="宋体" w:hAnsi="Cambria Math" w:cs="Times New Roman"/>
                <w:sz w:val="24"/>
                <w:szCs w:val="24"/>
              </w:rPr>
              <m:t>∈{</m:t>
            </m:r>
            <m:r>
              <w:rPr>
                <w:rFonts w:ascii="Cambria Math" w:eastAsia="宋体" w:hAnsi="Cambria Math" w:cs="Times New Roman"/>
                <w:sz w:val="24"/>
                <w:szCs w:val="24"/>
              </w:rPr>
              <m:t>D</m:t>
            </m:r>
            <m:r>
              <m:rPr>
                <m:sty m:val="p"/>
              </m:rPr>
              <w:rPr>
                <w:rFonts w:ascii="Cambria Math" w:eastAsia="宋体" w:hAnsi="Cambria Math" w:cs="Times New Roman"/>
                <w:sz w:val="24"/>
                <w:szCs w:val="24"/>
              </w:rPr>
              <m:t xml:space="preserve">, </m:t>
            </m:r>
            <m:r>
              <w:rPr>
                <w:rFonts w:ascii="Cambria Math" w:eastAsia="宋体" w:hAnsi="Cambria Math" w:cs="Times New Roman"/>
                <w:sz w:val="24"/>
                <w:szCs w:val="24"/>
              </w:rPr>
              <m:t>A}</m:t>
            </m:r>
          </m:e>
        </m:d>
      </m:oMath>
      <w:ins w:id="2308" w:author="Zhen Tan" w:date="2022-08-30T10:54:00Z">
        <w:r w:rsidR="00191594">
          <w:rPr>
            <w:rFonts w:ascii="Times New Roman" w:hAnsi="Times New Roman" w:cs="Times New Roman"/>
            <w:sz w:val="24"/>
            <w:szCs w:val="24"/>
          </w:rPr>
          <w:t>.</w:t>
        </w:r>
      </w:ins>
      <w:del w:id="2309" w:author="Zhen Tan" w:date="2022-08-30T10:54:00Z">
        <w:r w:rsidR="00E67543" w:rsidRPr="00501CF8" w:rsidDel="00191594">
          <w:rPr>
            <w:rFonts w:ascii="Times New Roman" w:hAnsi="Times New Roman" w:cs="Times New Roman"/>
            <w:bCs/>
            <w:sz w:val="24"/>
            <w:szCs w:val="24"/>
          </w:rPr>
          <w:delText>,</w:delText>
        </w:r>
        <w:r w:rsidR="00E67543" w:rsidDel="00191594">
          <w:rPr>
            <w:rFonts w:ascii="Times New Roman" w:hAnsi="Times New Roman" w:cs="Times New Roman"/>
            <w:b/>
            <w:sz w:val="24"/>
            <w:szCs w:val="24"/>
          </w:rPr>
          <w:delText xml:space="preserve"> </w:delText>
        </w:r>
      </w:del>
      <w:r w:rsidR="00E67543">
        <w:rPr>
          <w:rFonts w:ascii="Times New Roman" w:hAnsi="Times New Roman" w:cs="Times New Roman"/>
          <w:b/>
          <w:sz w:val="24"/>
          <w:szCs w:val="24"/>
        </w:rPr>
        <w:t xml:space="preserve">        </w:t>
      </w:r>
      <w:r w:rsidR="00E67543">
        <w:rPr>
          <w:rFonts w:ascii="Times New Roman" w:hAnsi="Times New Roman" w:cs="Times New Roman"/>
          <w:bCs/>
          <w:sz w:val="24"/>
          <w:szCs w:val="24"/>
        </w:rPr>
        <w:t>(</w:t>
      </w:r>
      <w:ins w:id="2310" w:author="Zhen Tan" w:date="2022-08-30T07:46:00Z">
        <w:r w:rsidR="00CC5390">
          <w:rPr>
            <w:rFonts w:ascii="Times New Roman" w:hAnsi="Times New Roman" w:cs="Times New Roman" w:hint="eastAsia"/>
            <w:bCs/>
            <w:sz w:val="24"/>
            <w:szCs w:val="24"/>
          </w:rPr>
          <w:t>16</w:t>
        </w:r>
      </w:ins>
      <w:del w:id="2311" w:author="Zhen Tan" w:date="2022-08-30T07:46:00Z">
        <w:r w:rsidR="00E67543" w:rsidDel="00CC5390">
          <w:rPr>
            <w:rFonts w:ascii="Times New Roman" w:hAnsi="Times New Roman" w:cs="Times New Roman"/>
            <w:bCs/>
            <w:sz w:val="24"/>
            <w:szCs w:val="24"/>
          </w:rPr>
          <w:delText>21</w:delText>
        </w:r>
      </w:del>
      <w:r w:rsidR="00E67543">
        <w:rPr>
          <w:rFonts w:ascii="Times New Roman" w:hAnsi="Times New Roman" w:cs="Times New Roman"/>
          <w:bCs/>
          <w:sz w:val="24"/>
          <w:szCs w:val="24"/>
        </w:rPr>
        <w:t>)</w:t>
      </w:r>
    </w:p>
    <w:p w14:paraId="578BB15B" w14:textId="53B493D0" w:rsidR="00E67543" w:rsidRDefault="00191594" w:rsidP="008052D1">
      <w:pPr>
        <w:adjustRightInd w:val="0"/>
        <w:snapToGrid w:val="0"/>
        <w:rPr>
          <w:rFonts w:ascii="Times New Roman" w:hAnsi="Times New Roman" w:cs="Times New Roman"/>
          <w:bCs/>
          <w:sz w:val="24"/>
          <w:szCs w:val="24"/>
        </w:rPr>
      </w:pPr>
      <w:ins w:id="2312" w:author="Zhen Tan" w:date="2022-08-30T10:54:00Z">
        <w:r w:rsidRPr="001222B7">
          <w:rPr>
            <w:rFonts w:ascii="Times New Roman" w:hAnsi="Times New Roman" w:cs="Times New Roman"/>
            <w:bCs/>
            <w:sz w:val="24"/>
            <w:szCs w:val="24"/>
            <w:rPrChange w:id="2313" w:author="Zhen Tan" w:date="2022-08-30T11:10:00Z">
              <w:rPr>
                <w:rFonts w:ascii="Times New Roman" w:hAnsi="Times New Roman" w:cs="Times New Roman"/>
                <w:bCs/>
                <w:sz w:val="24"/>
                <w:szCs w:val="24"/>
                <w:highlight w:val="yellow"/>
              </w:rPr>
            </w:rPrChange>
          </w:rPr>
          <w:t xml:space="preserve">In </w:t>
        </w:r>
      </w:ins>
      <w:ins w:id="2314" w:author="Zhen Tan" w:date="2022-08-30T10:55:00Z">
        <w:r w:rsidRPr="001222B7">
          <w:rPr>
            <w:rFonts w:ascii="Times New Roman" w:hAnsi="Times New Roman" w:cs="Times New Roman"/>
            <w:bCs/>
            <w:sz w:val="24"/>
            <w:szCs w:val="24"/>
            <w:rPrChange w:id="2315" w:author="Zhen Tan" w:date="2022-08-30T11:10:00Z">
              <w:rPr>
                <w:rFonts w:ascii="Times New Roman" w:hAnsi="Times New Roman" w:cs="Times New Roman"/>
                <w:bCs/>
                <w:sz w:val="24"/>
                <w:szCs w:val="24"/>
                <w:highlight w:val="yellow"/>
              </w:rPr>
            </w:rPrChange>
          </w:rPr>
          <w:t xml:space="preserve">practice, </w:t>
        </w:r>
      </w:ins>
      <w:del w:id="2316" w:author="Zhen Tan" w:date="2022-08-30T11:10:00Z">
        <w:r w:rsidR="00E67543" w:rsidRPr="001222B7" w:rsidDel="001222B7">
          <w:rPr>
            <w:rFonts w:ascii="Times New Roman" w:hAnsi="Times New Roman" w:cs="Times New Roman"/>
            <w:bCs/>
            <w:sz w:val="24"/>
            <w:szCs w:val="24"/>
            <w:rPrChange w:id="2317" w:author="Zhen Tan" w:date="2022-08-30T11:10:00Z">
              <w:rPr>
                <w:rFonts w:ascii="Times New Roman" w:hAnsi="Times New Roman" w:cs="Times New Roman"/>
                <w:bCs/>
                <w:sz w:val="24"/>
                <w:szCs w:val="24"/>
                <w:highlight w:val="yellow"/>
              </w:rPr>
            </w:rPrChange>
          </w:rPr>
          <w:delText>certain rule can also be</w:delText>
        </w:r>
      </w:del>
      <w:ins w:id="2318" w:author="Zhen Tan" w:date="2022-08-30T11:10:00Z">
        <w:r w:rsidR="001222B7" w:rsidRPr="001222B7">
          <w:rPr>
            <w:rFonts w:ascii="Times New Roman" w:hAnsi="Times New Roman" w:cs="Times New Roman"/>
            <w:bCs/>
            <w:sz w:val="24"/>
            <w:szCs w:val="24"/>
            <w:rPrChange w:id="2319" w:author="Zhen Tan" w:date="2022-08-30T11:10:00Z">
              <w:rPr>
                <w:rFonts w:ascii="Times New Roman" w:hAnsi="Times New Roman" w:cs="Times New Roman"/>
                <w:bCs/>
                <w:sz w:val="24"/>
                <w:szCs w:val="24"/>
                <w:highlight w:val="yellow"/>
              </w:rPr>
            </w:rPrChange>
          </w:rPr>
          <w:t>we can also</w:t>
        </w:r>
      </w:ins>
      <w:ins w:id="2320" w:author="Zhen Tan" w:date="2022-08-30T10:57:00Z">
        <w:r w:rsidR="00012EE8" w:rsidRPr="00501CF8">
          <w:rPr>
            <w:rFonts w:ascii="Times New Roman" w:hAnsi="Times New Roman" w:cs="Times New Roman"/>
            <w:bCs/>
            <w:sz w:val="24"/>
            <w:szCs w:val="24"/>
          </w:rPr>
          <w:t xml:space="preserve"> use</w:t>
        </w:r>
      </w:ins>
      <w:ins w:id="2321" w:author="Zhen Tan" w:date="2022-08-30T11:09:00Z">
        <w:r w:rsidR="001222B7" w:rsidRPr="00501CF8">
          <w:rPr>
            <w:rFonts w:ascii="Times New Roman" w:hAnsi="Times New Roman" w:cs="Times New Roman"/>
            <w:bCs/>
            <w:sz w:val="24"/>
            <w:szCs w:val="24"/>
          </w:rPr>
          <w:t xml:space="preserve"> certain rule to </w:t>
        </w:r>
      </w:ins>
      <w:ins w:id="2322" w:author="Zhen Tan" w:date="2022-08-30T10:58:00Z">
        <w:r w:rsidR="00012EE8" w:rsidRPr="00501CF8">
          <w:rPr>
            <w:rFonts w:ascii="Times New Roman" w:hAnsi="Times New Roman" w:cs="Times New Roman"/>
            <w:bCs/>
            <w:sz w:val="24"/>
            <w:szCs w:val="24"/>
          </w:rPr>
          <w:t>select</w:t>
        </w:r>
      </w:ins>
      <w:ins w:id="2323" w:author="Zhen Tan" w:date="2022-08-30T11:09:00Z">
        <w:r w:rsidR="001222B7" w:rsidRPr="001222B7">
          <w:rPr>
            <w:rFonts w:ascii="Times New Roman" w:hAnsi="Times New Roman" w:cs="Times New Roman"/>
            <w:bCs/>
            <w:sz w:val="24"/>
            <w:szCs w:val="24"/>
          </w:rPr>
          <w:t xml:space="preserve"> </w:t>
        </w:r>
      </w:ins>
      <w:ins w:id="2324" w:author="Zhen Tan" w:date="2022-08-30T10:58:00Z">
        <w:r w:rsidR="00012EE8" w:rsidRPr="001222B7">
          <w:rPr>
            <w:rFonts w:ascii="Times New Roman" w:hAnsi="Times New Roman" w:cs="Times New Roman"/>
            <w:bCs/>
            <w:sz w:val="24"/>
            <w:szCs w:val="24"/>
          </w:rPr>
          <w:t xml:space="preserve">the solution in </w:t>
        </w:r>
      </w:ins>
      <m:oMath>
        <m:sSup>
          <m:sSupPr>
            <m:ctrlPr>
              <w:ins w:id="2325" w:author="Zhen Tan" w:date="2022-08-30T10:58:00Z">
                <w:rPr>
                  <w:rFonts w:ascii="Cambria Math" w:eastAsia="宋体" w:hAnsi="Times New Roman" w:cs="Times New Roman"/>
                  <w:b/>
                  <w:sz w:val="24"/>
                  <w:szCs w:val="24"/>
                </w:rPr>
              </w:ins>
            </m:ctrlPr>
          </m:sSupPr>
          <m:e>
            <m:r>
              <w:ins w:id="2326" w:author="Zhen Tan" w:date="2022-08-30T10:58:00Z">
                <w:rPr>
                  <w:rFonts w:ascii="Cambria Math" w:eastAsia="宋体" w:hAnsi="Times New Roman" w:cs="Times New Roman"/>
                  <w:sz w:val="24"/>
                  <w:szCs w:val="24"/>
                </w:rPr>
                <m:t>P</m:t>
              </w:ins>
            </m:r>
          </m:e>
          <m:sup>
            <m:r>
              <w:ins w:id="2327" w:author="Zhen Tan" w:date="2022-08-30T10:58:00Z">
                <w:rPr>
                  <w:rFonts w:ascii="Cambria Math" w:eastAsia="宋体" w:hAnsi="Times New Roman" w:cs="Times New Roman"/>
                  <w:sz w:val="24"/>
                  <w:szCs w:val="24"/>
                </w:rPr>
                <m:t>KG</m:t>
              </w:ins>
            </m:r>
            <m:r>
              <w:ins w:id="2328" w:author="Zhen Tan" w:date="2022-08-30T10:58:00Z">
                <m:rPr>
                  <m:sty m:val="p"/>
                </m:rPr>
                <w:rPr>
                  <w:rFonts w:ascii="Cambria Math" w:eastAsia="宋体" w:hAnsi="Times New Roman" w:cs="Times New Roman"/>
                  <w:sz w:val="24"/>
                  <w:szCs w:val="24"/>
                </w:rPr>
                <m:t>,</m:t>
              </w:ins>
            </m:r>
            <m:r>
              <w:ins w:id="2329" w:author="Zhen Tan" w:date="2022-08-30T10:58:00Z">
                <w:rPr>
                  <w:rFonts w:ascii="Cambria Math" w:eastAsia="宋体" w:hAnsi="Times New Roman" w:cs="Times New Roman"/>
                  <w:sz w:val="24"/>
                  <w:szCs w:val="24"/>
                </w:rPr>
                <m:t>n</m:t>
              </w:ins>
            </m:r>
          </m:sup>
        </m:sSup>
      </m:oMath>
      <w:ins w:id="2330" w:author="Zhen Tan" w:date="2022-08-30T10:58:00Z">
        <w:r w:rsidR="00012EE8" w:rsidRPr="00501CF8">
          <w:rPr>
            <w:rFonts w:ascii="Times New Roman" w:hAnsi="Times New Roman" w:cs="Times New Roman"/>
            <w:b/>
            <w:sz w:val="24"/>
            <w:szCs w:val="24"/>
          </w:rPr>
          <w:t xml:space="preserve"> </w:t>
        </w:r>
        <w:r w:rsidR="00012EE8" w:rsidRPr="00501CF8">
          <w:rPr>
            <w:rFonts w:ascii="Times New Roman" w:hAnsi="Times New Roman" w:cs="Times New Roman"/>
            <w:bCs/>
            <w:sz w:val="24"/>
            <w:szCs w:val="24"/>
          </w:rPr>
          <w:t xml:space="preserve">to be sampled. </w:t>
        </w:r>
      </w:ins>
      <w:del w:id="2331" w:author="Zhen Tan" w:date="2022-08-30T10:57:00Z">
        <w:r w:rsidR="00E67543" w:rsidRPr="001222B7" w:rsidDel="00012EE8">
          <w:rPr>
            <w:rFonts w:ascii="Times New Roman" w:hAnsi="Times New Roman" w:cs="Times New Roman"/>
            <w:bCs/>
            <w:sz w:val="24"/>
            <w:szCs w:val="24"/>
            <w:rPrChange w:id="2332" w:author="Zhen Tan" w:date="2022-08-30T11:10:00Z">
              <w:rPr>
                <w:rFonts w:ascii="Times New Roman" w:hAnsi="Times New Roman" w:cs="Times New Roman"/>
                <w:bCs/>
                <w:sz w:val="24"/>
                <w:szCs w:val="24"/>
                <w:highlight w:val="yellow"/>
              </w:rPr>
            </w:rPrChange>
          </w:rPr>
          <w:delText xml:space="preserve"> enforced</w:delText>
        </w:r>
        <w:r w:rsidR="00E67543" w:rsidRPr="00501CF8" w:rsidDel="00012EE8">
          <w:rPr>
            <w:rFonts w:ascii="Times New Roman" w:hAnsi="Times New Roman" w:cs="Times New Roman"/>
            <w:bCs/>
            <w:sz w:val="24"/>
            <w:szCs w:val="24"/>
          </w:rPr>
          <w:delText xml:space="preserve"> </w:delText>
        </w:r>
      </w:del>
      <w:del w:id="2333" w:author="Zhen Tan" w:date="2022-08-30T11:10:00Z">
        <w:r w:rsidR="00E67543" w:rsidRPr="00501CF8" w:rsidDel="001222B7">
          <w:rPr>
            <w:rFonts w:ascii="Times New Roman" w:hAnsi="Times New Roman" w:cs="Times New Roman"/>
            <w:bCs/>
            <w:color w:val="FF0000"/>
            <w:sz w:val="24"/>
            <w:szCs w:val="24"/>
          </w:rPr>
          <w:delText>as to which</w:delText>
        </w:r>
        <w:r w:rsidR="00E67543" w:rsidRPr="00501CF8" w:rsidDel="001222B7">
          <w:rPr>
            <w:rFonts w:ascii="Times New Roman" w:hAnsi="Times New Roman" w:cs="Times New Roman"/>
            <w:bCs/>
            <w:sz w:val="24"/>
            <w:szCs w:val="24"/>
          </w:rPr>
          <w:delText xml:space="preserve"> solution in the Pareto front to be sampled, e.g.,</w:delText>
        </w:r>
      </w:del>
      <w:ins w:id="2334" w:author="Zhen Tan" w:date="2022-08-30T11:10:00Z">
        <w:r w:rsidR="001222B7" w:rsidRPr="001222B7">
          <w:rPr>
            <w:rFonts w:ascii="Times New Roman" w:hAnsi="Times New Roman" w:cs="Times New Roman"/>
            <w:bCs/>
            <w:sz w:val="24"/>
            <w:szCs w:val="24"/>
            <w:rPrChange w:id="2335" w:author="Zhen Tan" w:date="2022-08-30T11:10:00Z">
              <w:rPr>
                <w:rFonts w:ascii="Times New Roman" w:hAnsi="Times New Roman" w:cs="Times New Roman"/>
                <w:bCs/>
                <w:sz w:val="24"/>
                <w:szCs w:val="24"/>
                <w:highlight w:val="yellow"/>
              </w:rPr>
            </w:rPrChange>
          </w:rPr>
          <w:t>For example,</w:t>
        </w:r>
      </w:ins>
      <w:r w:rsidR="00E67543" w:rsidRPr="00501CF8">
        <w:rPr>
          <w:rFonts w:ascii="Times New Roman" w:hAnsi="Times New Roman" w:cs="Times New Roman"/>
          <w:bCs/>
          <w:sz w:val="24"/>
          <w:szCs w:val="24"/>
        </w:rPr>
        <w:t xml:space="preserve"> we can pick the one with the largest crowding</w:t>
      </w:r>
      <w:r w:rsidR="00E67543">
        <w:rPr>
          <w:rFonts w:ascii="Times New Roman" w:hAnsi="Times New Roman" w:cs="Times New Roman"/>
          <w:bCs/>
          <w:sz w:val="24"/>
          <w:szCs w:val="24"/>
        </w:rPr>
        <w:t xml:space="preserve"> distance (i.e., </w:t>
      </w:r>
      <w:r w:rsidR="00E67543" w:rsidRPr="000B67E2">
        <w:rPr>
          <w:rFonts w:ascii="Times New Roman" w:hAnsi="Times New Roman" w:cs="Times New Roman"/>
          <w:bCs/>
          <w:sz w:val="24"/>
          <w:szCs w:val="24"/>
        </w:rPr>
        <w:t xml:space="preserve">the normalized sum of its distances to its adjacent solutions </w:t>
      </w:r>
      <w:r w:rsidR="00E67543">
        <w:rPr>
          <w:rFonts w:ascii="Times New Roman" w:hAnsi="Times New Roman" w:cs="Times New Roman"/>
          <w:bCs/>
          <w:sz w:val="24"/>
          <w:szCs w:val="24"/>
        </w:rPr>
        <w:t xml:space="preserve">in </w:t>
      </w:r>
      <m:oMath>
        <m:sSup>
          <m:sSupPr>
            <m:ctrlPr>
              <w:ins w:id="2336" w:author="Zhen Tan" w:date="2022-08-30T11:11:00Z">
                <w:rPr>
                  <w:rFonts w:ascii="Cambria Math" w:eastAsia="宋体" w:hAnsi="Times New Roman" w:cs="Times New Roman"/>
                  <w:b/>
                  <w:sz w:val="24"/>
                  <w:szCs w:val="24"/>
                </w:rPr>
              </w:ins>
            </m:ctrlPr>
          </m:sSupPr>
          <m:e>
            <m:r>
              <w:ins w:id="2337" w:author="Zhen Tan" w:date="2022-08-30T11:11:00Z">
                <w:rPr>
                  <w:rFonts w:ascii="Cambria Math" w:eastAsia="宋体" w:hAnsi="Times New Roman" w:cs="Times New Roman"/>
                  <w:sz w:val="24"/>
                  <w:szCs w:val="24"/>
                </w:rPr>
                <m:t>P</m:t>
              </w:ins>
            </m:r>
          </m:e>
          <m:sup>
            <m:r>
              <w:ins w:id="2338" w:author="Zhen Tan" w:date="2022-08-30T11:11:00Z">
                <w:rPr>
                  <w:rFonts w:ascii="Cambria Math" w:eastAsia="宋体" w:hAnsi="Times New Roman" w:cs="Times New Roman"/>
                  <w:sz w:val="24"/>
                  <w:szCs w:val="24"/>
                </w:rPr>
                <m:t>KG</m:t>
              </w:ins>
            </m:r>
            <m:r>
              <w:ins w:id="2339" w:author="Zhen Tan" w:date="2022-08-30T11:11:00Z">
                <m:rPr>
                  <m:sty m:val="p"/>
                </m:rPr>
                <w:rPr>
                  <w:rFonts w:ascii="Cambria Math" w:eastAsia="宋体" w:hAnsi="Times New Roman" w:cs="Times New Roman"/>
                  <w:sz w:val="24"/>
                  <w:szCs w:val="24"/>
                </w:rPr>
                <m:t>,</m:t>
              </w:ins>
            </m:r>
            <m:r>
              <w:ins w:id="2340" w:author="Zhen Tan" w:date="2022-08-30T11:11:00Z">
                <w:rPr>
                  <w:rFonts w:ascii="Cambria Math" w:eastAsia="宋体" w:hAnsi="Times New Roman" w:cs="Times New Roman"/>
                  <w:sz w:val="24"/>
                  <w:szCs w:val="24"/>
                </w:rPr>
                <m:t>n</m:t>
              </w:ins>
            </m:r>
          </m:sup>
        </m:sSup>
      </m:oMath>
      <w:ins w:id="2341" w:author="Zhen Tan" w:date="2022-08-30T11:11:00Z">
        <w:r w:rsidR="00000340">
          <w:rPr>
            <w:rFonts w:ascii="Times New Roman" w:hAnsi="Times New Roman" w:cs="Times New Roman"/>
            <w:b/>
            <w:sz w:val="24"/>
            <w:szCs w:val="24"/>
          </w:rPr>
          <w:t xml:space="preserve"> </w:t>
        </w:r>
      </w:ins>
      <w:del w:id="2342" w:author="Zhen Tan" w:date="2022-08-30T11:11:00Z">
        <w:r w:rsidR="00E67543" w:rsidDel="00000340">
          <w:rPr>
            <w:rFonts w:ascii="Times New Roman" w:hAnsi="Times New Roman" w:cs="Times New Roman"/>
            <w:bCs/>
            <w:sz w:val="24"/>
            <w:szCs w:val="24"/>
          </w:rPr>
          <w:delText xml:space="preserve">the Pareto front </w:delText>
        </w:r>
      </w:del>
      <w:r w:rsidR="00E67543" w:rsidRPr="000B67E2">
        <w:rPr>
          <w:rFonts w:ascii="Times New Roman" w:hAnsi="Times New Roman" w:cs="Times New Roman"/>
          <w:bCs/>
          <w:sz w:val="24"/>
          <w:szCs w:val="24"/>
        </w:rPr>
        <w:t>with respect to each</w:t>
      </w:r>
      <w:r w:rsidR="00E67543">
        <w:rPr>
          <w:rFonts w:ascii="Times New Roman" w:hAnsi="Times New Roman" w:cs="Times New Roman"/>
          <w:bCs/>
          <w:sz w:val="24"/>
          <w:szCs w:val="24"/>
        </w:rPr>
        <w:t xml:space="preserve"> </w:t>
      </w:r>
      <w:r w:rsidR="00E67543" w:rsidRPr="000B67E2">
        <w:rPr>
          <w:rFonts w:ascii="Times New Roman" w:hAnsi="Times New Roman" w:cs="Times New Roman"/>
          <w:bCs/>
          <w:sz w:val="24"/>
          <w:szCs w:val="24"/>
        </w:rPr>
        <w:t>objective function</w:t>
      </w:r>
      <w:r w:rsidR="00E67543">
        <w:rPr>
          <w:rFonts w:ascii="Times New Roman" w:hAnsi="Times New Roman" w:cs="Times New Roman"/>
          <w:bCs/>
          <w:sz w:val="24"/>
          <w:szCs w:val="24"/>
        </w:rPr>
        <w:t xml:space="preserve">). </w:t>
      </w:r>
    </w:p>
    <w:p w14:paraId="251FE506" w14:textId="1DA79D14" w:rsidR="00E67543" w:rsidRPr="00CD5420" w:rsidRDefault="00E67543" w:rsidP="008052D1">
      <w:pPr>
        <w:adjustRightInd w:val="0"/>
        <w:snapToGrid w:val="0"/>
        <w:ind w:firstLine="48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bCs/>
          <w:color w:val="000000" w:themeColor="text1"/>
          <w:sz w:val="24"/>
          <w:szCs w:val="24"/>
        </w:rPr>
        <w:t xml:space="preserve">4) Simulate the signal plan </w:t>
      </w:r>
      <m:oMath>
        <m:sSup>
          <m:sSupPr>
            <m:ctrlPr>
              <w:rPr>
                <w:rFonts w:ascii="Cambria Math" w:hAnsi="Cambria Math" w:cs="Cambria Math"/>
                <w:color w:val="000000" w:themeColor="text1"/>
                <w:sz w:val="24"/>
                <w:szCs w:val="24"/>
                <w:shd w:val="clear" w:color="auto" w:fill="FFFFFF"/>
              </w:rPr>
            </m:ctrlPr>
          </m:sSupPr>
          <m:e>
            <m:r>
              <m:rPr>
                <m:sty m:val="b"/>
              </m:rPr>
              <w:rPr>
                <w:rFonts w:ascii="Cambria Math" w:hAnsi="Cambria Math" w:cs="Times New Roman"/>
                <w:color w:val="000000" w:themeColor="text1"/>
                <w:sz w:val="24"/>
                <w:szCs w:val="24"/>
              </w:rPr>
              <m:t>x</m:t>
            </m:r>
          </m:e>
          <m:sup>
            <m:r>
              <w:rPr>
                <w:rFonts w:ascii="Cambria Math" w:eastAsia="微软雅黑" w:hAnsi="Cambria Math" w:cs="微软雅黑"/>
                <w:color w:val="000000" w:themeColor="text1"/>
                <w:sz w:val="24"/>
                <w:szCs w:val="24"/>
                <w:shd w:val="clear" w:color="auto" w:fill="FFFFFF"/>
              </w:rPr>
              <m:t>n</m:t>
            </m:r>
          </m:sup>
        </m:sSup>
      </m:oMath>
      <w:r w:rsidRPr="00CD5420">
        <w:rPr>
          <w:rFonts w:ascii="Times New Roman" w:hAnsi="Times New Roman" w:cs="Times New Roman"/>
          <w:color w:val="000000" w:themeColor="text1"/>
          <w:sz w:val="24"/>
          <w:szCs w:val="24"/>
          <w:shd w:val="clear" w:color="auto" w:fill="FFFFFF"/>
        </w:rPr>
        <w:t xml:space="preserve"> and observe the traffic flow output, then compute the evaluation indices </w:t>
      </w:r>
      <m:oMath>
        <m:sSup>
          <m:sSupPr>
            <m:ctrlPr>
              <w:rPr>
                <w:rFonts w:ascii="Cambria Math" w:hAnsi="Cambria Math" w:cs="Times New Roman"/>
                <w:i/>
                <w:color w:val="000000" w:themeColor="text1"/>
                <w:sz w:val="24"/>
                <w:szCs w:val="24"/>
              </w:rPr>
            </m:ctrlPr>
          </m:sSupPr>
          <m:e>
            <m:r>
              <m:rPr>
                <m:sty m:val="b"/>
              </m:rP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n</m:t>
            </m:r>
          </m:sup>
        </m:sSup>
        <m: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D,n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A,n</m:t>
            </m:r>
          </m:sup>
        </m:sSup>
        <m:r>
          <m:rPr>
            <m:sty m:val="p"/>
          </m:rPr>
          <w:rPr>
            <w:rFonts w:ascii="Cambria Math" w:hAnsi="Cambria Math" w:cs="Times New Roman"/>
            <w:color w:val="000000" w:themeColor="text1"/>
            <w:sz w:val="24"/>
            <w:szCs w:val="24"/>
          </w:rPr>
          <m:t>,</m:t>
        </m:r>
        <m:sSup>
          <m:sSupPr>
            <m:ctrlPr>
              <w:rPr>
                <w:rFonts w:ascii="Cambria Math" w:hAnsi="Cambria Math" w:cs="Times New Roman"/>
                <w:i/>
                <w:color w:val="000000" w:themeColor="text1"/>
                <w:sz w:val="24"/>
                <w:szCs w:val="24"/>
              </w:rPr>
            </m:ctrlPr>
          </m:sSupPr>
          <m:e>
            <m:r>
              <w:rPr>
                <w:rFonts w:ascii="Cambria Math" w:hAnsi="Cambria Math" w:cs="Times New Roman"/>
                <w:color w:val="000000" w:themeColor="text1"/>
                <w:sz w:val="24"/>
                <w:szCs w:val="24"/>
              </w:rPr>
              <m:t>y</m:t>
            </m:r>
          </m:e>
          <m:sup>
            <m:r>
              <w:rPr>
                <w:rFonts w:ascii="Cambria Math" w:hAnsi="Cambria Math" w:cs="Times New Roman"/>
                <w:color w:val="000000" w:themeColor="text1"/>
                <w:sz w:val="24"/>
                <w:szCs w:val="24"/>
              </w:rPr>
              <m:t>E,n</m:t>
            </m:r>
          </m:sup>
        </m:sSup>
        <m:r>
          <w:rPr>
            <w:rFonts w:ascii="Cambria Math" w:hAnsi="Cambria Math" w:cs="Times New Roman"/>
            <w:color w:val="000000" w:themeColor="text1"/>
            <w:sz w:val="24"/>
            <w:szCs w:val="24"/>
          </w:rPr>
          <m:t>)</m:t>
        </m:r>
      </m:oMath>
      <w:r w:rsidRPr="00CD5420">
        <w:rPr>
          <w:rFonts w:ascii="Times New Roman" w:hAnsi="Times New Roman" w:cs="Times New Roman"/>
          <w:color w:val="000000" w:themeColor="text1"/>
          <w:sz w:val="24"/>
          <w:szCs w:val="24"/>
        </w:rPr>
        <w:t>. Update posterior beliefs on model parameters</w:t>
      </w:r>
      <w:r w:rsidRPr="00CD5420">
        <w:rPr>
          <w:rFonts w:ascii="Times New Roman" w:hAnsi="Times New Roman" w:cs="Times New Roman"/>
          <w:color w:val="000000" w:themeColor="text1"/>
          <w:sz w:val="24"/>
          <w:szCs w:val="24"/>
          <w:shd w:val="clear" w:color="auto" w:fill="FFFFFF"/>
        </w:rPr>
        <w:t xml:space="preserve"> </w:t>
      </w:r>
      <w:bookmarkStart w:id="2343" w:name="_Hlk46263337"/>
      <m:oMath>
        <m:sSup>
          <m:sSupPr>
            <m:ctrlPr>
              <w:rPr>
                <w:rFonts w:ascii="Cambria Math" w:hAnsi="Cambria Math" w:cs="Cambria Math"/>
                <w:color w:val="000000" w:themeColor="text1"/>
                <w:sz w:val="24"/>
                <w:szCs w:val="24"/>
                <w:shd w:val="clear" w:color="auto" w:fill="FFFFFF"/>
              </w:rPr>
            </m:ctrlPr>
          </m:sSupPr>
          <m:e>
            <m:r>
              <m:rPr>
                <m:sty m:val="b"/>
              </m:rPr>
              <w:rPr>
                <w:rFonts w:ascii="Cambria Math" w:eastAsia="Cambria Math" w:hAnsi="Cambria Math" w:cs="Cambria Math"/>
                <w:color w:val="000000" w:themeColor="text1"/>
                <w:sz w:val="24"/>
                <w:szCs w:val="24"/>
              </w:rPr>
              <m:t>β</m:t>
            </m:r>
          </m:e>
          <m:sup>
            <m:r>
              <w:rPr>
                <w:rFonts w:ascii="Cambria Math" w:eastAsia="微软雅黑" w:hAnsi="Cambria Math" w:cs="微软雅黑"/>
                <w:color w:val="000000" w:themeColor="text1"/>
                <w:sz w:val="24"/>
                <w:szCs w:val="24"/>
                <w:shd w:val="clear" w:color="auto" w:fill="FFFFFF"/>
              </w:rPr>
              <m:t>i,n</m:t>
            </m:r>
          </m:sup>
        </m:sSup>
      </m:oMath>
      <w:bookmarkEnd w:id="2343"/>
      <w:r w:rsidRPr="00CD5420">
        <w:rPr>
          <w:rFonts w:ascii="Times New Roman" w:hAnsi="Times New Roman" w:cs="Times New Roman"/>
          <w:color w:val="000000" w:themeColor="text1"/>
          <w:sz w:val="24"/>
          <w:szCs w:val="24"/>
          <w:shd w:val="clear" w:color="auto" w:fill="FFFFFF"/>
        </w:rPr>
        <w:t xml:space="preserve"> by </w:t>
      </w:r>
      <w:ins w:id="2344" w:author="Zhen Tan" w:date="2022-08-30T12:07:00Z">
        <w:r w:rsidR="00162D7E">
          <w:rPr>
            <w:rFonts w:ascii="Times New Roman" w:hAnsi="Times New Roman" w:cs="Times New Roman"/>
            <w:color w:val="000000" w:themeColor="text1"/>
            <w:sz w:val="24"/>
            <w:szCs w:val="24"/>
            <w:shd w:val="clear" w:color="auto" w:fill="FFFFFF"/>
          </w:rPr>
          <w:t>(9</w:t>
        </w:r>
      </w:ins>
      <w:del w:id="2345" w:author="Zhen Tan" w:date="2022-08-30T12:07:00Z">
        <w:r w:rsidRPr="00CD5420" w:rsidDel="00162D7E">
          <w:rPr>
            <w:rFonts w:ascii="Times New Roman" w:hAnsi="Times New Roman" w:cs="Times New Roman"/>
            <w:color w:val="000000" w:themeColor="text1"/>
            <w:sz w:val="24"/>
            <w:szCs w:val="24"/>
            <w:shd w:val="clear" w:color="auto" w:fill="FFFFFF"/>
          </w:rPr>
          <w:delText>(14</w:delText>
        </w:r>
      </w:del>
      <w:r w:rsidRPr="00CD5420">
        <w:rPr>
          <w:rFonts w:ascii="Times New Roman" w:hAnsi="Times New Roman" w:cs="Times New Roman"/>
          <w:color w:val="000000" w:themeColor="text1"/>
          <w:sz w:val="24"/>
          <w:szCs w:val="24"/>
          <w:shd w:val="clear" w:color="auto" w:fill="FFFFFF"/>
        </w:rPr>
        <w:t>), and update the variance estimates by (1</w:t>
      </w:r>
      <w:ins w:id="2346" w:author="Zhen Tan" w:date="2022-08-30T12:08:00Z">
        <w:r w:rsidR="00501CF8">
          <w:rPr>
            <w:rFonts w:ascii="Times New Roman" w:hAnsi="Times New Roman" w:cs="Times New Roman"/>
            <w:color w:val="000000" w:themeColor="text1"/>
            <w:sz w:val="24"/>
            <w:szCs w:val="24"/>
            <w:shd w:val="clear" w:color="auto" w:fill="FFFFFF"/>
          </w:rPr>
          <w:t>0</w:t>
        </w:r>
      </w:ins>
      <w:del w:id="2347" w:author="Zhen Tan" w:date="2022-08-30T12:08:00Z">
        <w:r w:rsidRPr="00CD5420" w:rsidDel="00501CF8">
          <w:rPr>
            <w:rFonts w:ascii="Times New Roman" w:hAnsi="Times New Roman" w:cs="Times New Roman"/>
            <w:color w:val="000000" w:themeColor="text1"/>
            <w:sz w:val="24"/>
            <w:szCs w:val="24"/>
            <w:shd w:val="clear" w:color="auto" w:fill="FFFFFF"/>
          </w:rPr>
          <w:delText>5</w:delText>
        </w:r>
      </w:del>
      <w:r w:rsidRPr="00CD5420">
        <w:rPr>
          <w:rFonts w:ascii="Times New Roman" w:hAnsi="Times New Roman" w:cs="Times New Roman"/>
          <w:color w:val="000000" w:themeColor="text1"/>
          <w:sz w:val="24"/>
          <w:szCs w:val="24"/>
          <w:shd w:val="clear" w:color="auto" w:fill="FFFFFF"/>
        </w:rPr>
        <w:t>).</w:t>
      </w:r>
    </w:p>
    <w:p w14:paraId="53A1DF69" w14:textId="4A590E2E" w:rsidR="00E67543" w:rsidRPr="00CD5420" w:rsidRDefault="00E67543" w:rsidP="008052D1">
      <w:pPr>
        <w:adjustRightInd w:val="0"/>
        <w:snapToGrid w:val="0"/>
        <w:ind w:firstLine="480"/>
        <w:rPr>
          <w:rFonts w:ascii="Times New Roman" w:hAnsi="Times New Roman" w:cs="Times New Roman"/>
          <w:color w:val="000000" w:themeColor="text1"/>
          <w:sz w:val="24"/>
          <w:szCs w:val="24"/>
          <w:shd w:val="clear" w:color="auto" w:fill="FFFFFF"/>
        </w:rPr>
      </w:pPr>
      <w:r w:rsidRPr="00CD5420">
        <w:rPr>
          <w:rFonts w:ascii="Times New Roman" w:hAnsi="Times New Roman" w:cs="Times New Roman"/>
          <w:color w:val="000000" w:themeColor="text1"/>
          <w:sz w:val="24"/>
          <w:szCs w:val="24"/>
          <w:shd w:val="clear" w:color="auto" w:fill="FFFFFF"/>
        </w:rPr>
        <w:t xml:space="preserve">5) If </w:t>
      </w:r>
      <m:oMath>
        <m:r>
          <w:rPr>
            <w:rFonts w:ascii="Cambria Math" w:eastAsia="宋体" w:hAnsi="Cambria Math" w:cs="Times New Roman"/>
            <w:color w:val="000000" w:themeColor="text1"/>
            <w:sz w:val="24"/>
            <w:szCs w:val="24"/>
          </w:rPr>
          <m:t>n</m:t>
        </m:r>
        <m:r>
          <m:rPr>
            <m:sty m:val="b"/>
          </m:rPr>
          <w:rPr>
            <w:rFonts w:ascii="Cambria Math" w:eastAsia="宋体" w:hAnsi="Cambria Math" w:cs="Times New Roman"/>
            <w:color w:val="000000" w:themeColor="text1"/>
            <w:sz w:val="24"/>
            <w:szCs w:val="24"/>
          </w:rPr>
          <m:t>=</m:t>
        </m:r>
        <m:r>
          <w:rPr>
            <w:rFonts w:ascii="Cambria Math" w:eastAsia="宋体" w:hAnsi="Cambria Math" w:cs="Times New Roman"/>
            <w:color w:val="000000" w:themeColor="text1"/>
            <w:sz w:val="24"/>
            <w:szCs w:val="24"/>
          </w:rPr>
          <m:t>N</m:t>
        </m:r>
      </m:oMath>
      <w:del w:id="2348" w:author="Zhen Tan" w:date="2022-08-30T12:11:00Z">
        <w:r w:rsidRPr="00CD5420" w:rsidDel="00501CF8">
          <w:rPr>
            <w:rFonts w:ascii="Times New Roman" w:hAnsi="Times New Roman" w:cs="Times New Roman"/>
            <w:color w:val="000000" w:themeColor="text1"/>
            <w:sz w:val="24"/>
            <w:szCs w:val="24"/>
            <w:shd w:val="clear" w:color="auto" w:fill="FFFFFF"/>
          </w:rPr>
          <w:delText xml:space="preserve"> (i.e., the simulation budget is exhausted)</w:delText>
        </w:r>
      </w:del>
      <w:r w:rsidRPr="00CD5420">
        <w:rPr>
          <w:rFonts w:ascii="Times New Roman" w:hAnsi="Times New Roman" w:cs="Times New Roman"/>
          <w:color w:val="000000" w:themeColor="text1"/>
          <w:sz w:val="24"/>
          <w:szCs w:val="24"/>
          <w:shd w:val="clear" w:color="auto" w:fill="FFFFFF"/>
        </w:rPr>
        <w:t>, we solve problem (1</w:t>
      </w:r>
      <w:ins w:id="2349" w:author="Zhen Tan" w:date="2022-08-30T12:08:00Z">
        <w:r w:rsidR="00501CF8">
          <w:rPr>
            <w:rFonts w:ascii="Times New Roman" w:hAnsi="Times New Roman" w:cs="Times New Roman"/>
            <w:color w:val="000000" w:themeColor="text1"/>
            <w:sz w:val="24"/>
            <w:szCs w:val="24"/>
            <w:shd w:val="clear" w:color="auto" w:fill="FFFFFF"/>
          </w:rPr>
          <w:t>1</w:t>
        </w:r>
      </w:ins>
      <w:del w:id="2350" w:author="Zhen Tan" w:date="2022-08-30T12:08:00Z">
        <w:r w:rsidRPr="00CD5420" w:rsidDel="00501CF8">
          <w:rPr>
            <w:rFonts w:ascii="Times New Roman" w:hAnsi="Times New Roman" w:cs="Times New Roman"/>
            <w:color w:val="000000" w:themeColor="text1"/>
            <w:sz w:val="24"/>
            <w:szCs w:val="24"/>
            <w:shd w:val="clear" w:color="auto" w:fill="FFFFFF"/>
          </w:rPr>
          <w:delText>6</w:delText>
        </w:r>
      </w:del>
      <w:r w:rsidRPr="00CD5420">
        <w:rPr>
          <w:rFonts w:ascii="Times New Roman" w:hAnsi="Times New Roman" w:cs="Times New Roman"/>
          <w:color w:val="000000" w:themeColor="text1"/>
          <w:sz w:val="24"/>
          <w:szCs w:val="24"/>
          <w:shd w:val="clear" w:color="auto" w:fill="FFFFFF"/>
        </w:rPr>
        <w:t>) and obtain</w:t>
      </w:r>
      <w:ins w:id="2351" w:author="Zhen Tan" w:date="2022-08-30T12:10:00Z">
        <w:r w:rsidR="00501CF8">
          <w:rPr>
            <w:rFonts w:ascii="Times New Roman" w:hAnsi="Times New Roman" w:cs="Times New Roman"/>
            <w:color w:val="000000" w:themeColor="text1"/>
            <w:sz w:val="24"/>
            <w:szCs w:val="24"/>
            <w:shd w:val="clear" w:color="auto" w:fill="FFFFFF"/>
          </w:rPr>
          <w:t xml:space="preserve"> the Pareto optimal solution set</w:t>
        </w:r>
      </w:ins>
      <w:r w:rsidRPr="00CD5420">
        <w:rPr>
          <w:rFonts w:ascii="Times New Roman" w:hAnsi="Times New Roman" w:cs="Times New Roman"/>
          <w:color w:val="000000" w:themeColor="text1"/>
          <w:sz w:val="24"/>
          <w:szCs w:val="24"/>
          <w:shd w:val="clear" w:color="auto" w:fill="FFFFFF"/>
        </w:rPr>
        <w:t xml:space="preserve"> </w:t>
      </w:r>
      <m:oMath>
        <m:sSup>
          <m:sSupPr>
            <m:ctrlPr>
              <w:ins w:id="2352" w:author="Zhen Tan" w:date="2022-08-30T12:10:00Z">
                <w:rPr>
                  <w:rFonts w:ascii="Cambria Math" w:eastAsia="宋体" w:hAnsi="Times New Roman" w:cs="Times New Roman"/>
                  <w:sz w:val="24"/>
                  <w:szCs w:val="24"/>
                </w:rPr>
              </w:ins>
            </m:ctrlPr>
          </m:sSupPr>
          <m:e>
            <m:r>
              <w:ins w:id="2353" w:author="Zhen Tan" w:date="2022-08-30T12:10:00Z">
                <w:rPr>
                  <w:rFonts w:ascii="Cambria Math" w:eastAsia="宋体" w:hAnsi="Times New Roman" w:cs="Times New Roman"/>
                  <w:sz w:val="24"/>
                  <w:szCs w:val="24"/>
                </w:rPr>
                <m:t>P</m:t>
              </w:ins>
            </m:r>
          </m:e>
          <m:sup>
            <m:r>
              <w:ins w:id="2354" w:author="Zhen Tan" w:date="2022-08-30T12:10:00Z">
                <w:rPr>
                  <w:rFonts w:ascii="Cambria Math" w:eastAsia="宋体" w:hAnsi="Times New Roman" w:cs="Times New Roman"/>
                  <w:sz w:val="24"/>
                  <w:szCs w:val="24"/>
                </w:rPr>
                <m:t>N</m:t>
              </w:ins>
            </m:r>
          </m:sup>
        </m:sSup>
      </m:oMath>
      <w:ins w:id="2355" w:author="Zhen Tan" w:date="2022-08-30T12:10:00Z">
        <w:r w:rsidR="00501CF8">
          <w:rPr>
            <w:rFonts w:ascii="Times New Roman" w:hAnsi="Times New Roman" w:cs="Times New Roman"/>
            <w:sz w:val="24"/>
            <w:szCs w:val="24"/>
          </w:rPr>
          <w:t xml:space="preserve">, from which </w:t>
        </w:r>
      </w:ins>
      <w:r w:rsidRPr="00CD5420">
        <w:rPr>
          <w:rFonts w:ascii="Times New Roman" w:hAnsi="Times New Roman" w:cs="Times New Roman"/>
          <w:color w:val="000000" w:themeColor="text1"/>
          <w:sz w:val="24"/>
          <w:szCs w:val="24"/>
          <w:shd w:val="clear" w:color="auto" w:fill="FFFFFF"/>
        </w:rPr>
        <w:t xml:space="preserve">an optimizer </w:t>
      </w:r>
      <w:ins w:id="2356" w:author="Zhen Tan" w:date="2022-08-30T12:10:00Z">
        <w:r w:rsidR="00501CF8">
          <w:rPr>
            <w:rFonts w:ascii="Times New Roman" w:hAnsi="Times New Roman" w:cs="Times New Roman"/>
            <w:color w:val="000000" w:themeColor="text1"/>
            <w:sz w:val="24"/>
            <w:szCs w:val="24"/>
            <w:shd w:val="clear" w:color="auto" w:fill="FFFFFF"/>
          </w:rPr>
          <w:t xml:space="preserve">is </w:t>
        </w:r>
      </w:ins>
      <w:ins w:id="2357" w:author="Zhen Tan" w:date="2022-08-30T12:11:00Z">
        <w:r w:rsidR="00501CF8">
          <w:rPr>
            <w:rFonts w:ascii="Times New Roman" w:hAnsi="Times New Roman" w:cs="Times New Roman"/>
            <w:color w:val="000000" w:themeColor="text1"/>
            <w:sz w:val="24"/>
            <w:szCs w:val="24"/>
            <w:shd w:val="clear" w:color="auto" w:fill="FFFFFF"/>
          </w:rPr>
          <w:t xml:space="preserve">selected </w:t>
        </w:r>
      </w:ins>
      <w:r w:rsidRPr="00CD5420">
        <w:rPr>
          <w:rFonts w:ascii="Times New Roman" w:hAnsi="Times New Roman" w:cs="Times New Roman"/>
          <w:color w:val="000000" w:themeColor="text1"/>
          <w:sz w:val="24"/>
          <w:szCs w:val="24"/>
          <w:shd w:val="clear" w:color="auto" w:fill="FFFFFF"/>
        </w:rPr>
        <w:t xml:space="preserve">for final implementation. Similar to the case for selecting the sampling decision, </w:t>
      </w:r>
      <w:commentRangeStart w:id="2358"/>
      <w:commentRangeStart w:id="2359"/>
      <w:r w:rsidRPr="00CD5420">
        <w:rPr>
          <w:rFonts w:ascii="Times New Roman" w:hAnsi="Times New Roman" w:cs="Times New Roman"/>
          <w:color w:val="000000" w:themeColor="text1"/>
          <w:sz w:val="24"/>
          <w:szCs w:val="24"/>
          <w:shd w:val="clear" w:color="auto" w:fill="FFFFFF"/>
        </w:rPr>
        <w:t>certain rule</w:t>
      </w:r>
      <w:commentRangeEnd w:id="2358"/>
      <w:r w:rsidRPr="00CD5420">
        <w:rPr>
          <w:rStyle w:val="afd"/>
          <w:color w:val="000000" w:themeColor="text1"/>
        </w:rPr>
        <w:commentReference w:id="2358"/>
      </w:r>
      <w:commentRangeEnd w:id="2359"/>
      <w:r w:rsidRPr="00CD5420">
        <w:rPr>
          <w:rStyle w:val="afd"/>
          <w:color w:val="000000" w:themeColor="text1"/>
        </w:rPr>
        <w:commentReference w:id="2359"/>
      </w:r>
      <w:r w:rsidRPr="00CD5420">
        <w:rPr>
          <w:rFonts w:ascii="Times New Roman" w:hAnsi="Times New Roman" w:cs="Times New Roman"/>
          <w:color w:val="000000" w:themeColor="text1"/>
          <w:sz w:val="24"/>
          <w:szCs w:val="24"/>
          <w:shd w:val="clear" w:color="auto" w:fill="FFFFFF"/>
        </w:rPr>
        <w:t xml:space="preserve"> can be applied for selecting the final implementation plan if </w:t>
      </w:r>
      <m:oMath>
        <m:sSup>
          <m:sSupPr>
            <m:ctrlPr>
              <w:ins w:id="2360" w:author="Zhen Tan" w:date="2022-08-30T12:09:00Z">
                <w:rPr>
                  <w:rFonts w:ascii="Cambria Math" w:eastAsia="宋体" w:hAnsi="Times New Roman" w:cs="Times New Roman"/>
                  <w:sz w:val="24"/>
                  <w:szCs w:val="24"/>
                </w:rPr>
              </w:ins>
            </m:ctrlPr>
          </m:sSupPr>
          <m:e>
            <m:r>
              <w:ins w:id="2361" w:author="Zhen Tan" w:date="2022-08-30T12:09:00Z">
                <w:rPr>
                  <w:rFonts w:ascii="Cambria Math" w:eastAsia="宋体" w:hAnsi="Times New Roman" w:cs="Times New Roman"/>
                  <w:sz w:val="24"/>
                  <w:szCs w:val="24"/>
                </w:rPr>
                <m:t>|P</m:t>
              </w:ins>
            </m:r>
          </m:e>
          <m:sup>
            <m:r>
              <w:ins w:id="2362" w:author="Zhen Tan" w:date="2022-08-30T12:09:00Z">
                <w:rPr>
                  <w:rFonts w:ascii="Cambria Math" w:eastAsia="宋体" w:hAnsi="Times New Roman" w:cs="Times New Roman"/>
                  <w:sz w:val="24"/>
                  <w:szCs w:val="24"/>
                </w:rPr>
                <m:t>N</m:t>
              </w:ins>
            </m:r>
          </m:sup>
        </m:sSup>
        <m:r>
          <w:ins w:id="2363" w:author="Zhen Tan" w:date="2022-08-30T12:09:00Z">
            <w:rPr>
              <w:rFonts w:ascii="Cambria Math" w:eastAsia="宋体" w:hAnsi="Times New Roman" w:cs="Times New Roman"/>
              <w:sz w:val="24"/>
              <w:szCs w:val="24"/>
            </w:rPr>
            <m:t>|&gt;1</m:t>
          </w:ins>
        </m:r>
      </m:oMath>
      <w:del w:id="2364" w:author="Zhen Tan" w:date="2022-08-30T12:09:00Z">
        <w:r w:rsidRPr="00CD5420" w:rsidDel="00501CF8">
          <w:rPr>
            <w:rFonts w:ascii="Times New Roman" w:hAnsi="Times New Roman" w:cs="Times New Roman"/>
            <w:color w:val="000000" w:themeColor="text1"/>
            <w:sz w:val="24"/>
            <w:szCs w:val="24"/>
            <w:shd w:val="clear" w:color="auto" w:fill="FFFFFF"/>
          </w:rPr>
          <w:delText>there is more than one nondominant solutions to (16)</w:delText>
        </w:r>
      </w:del>
      <w:r w:rsidRPr="00CD5420">
        <w:rPr>
          <w:rFonts w:ascii="Times New Roman" w:hAnsi="Times New Roman" w:cs="Times New Roman"/>
          <w:color w:val="000000" w:themeColor="text1"/>
          <w:sz w:val="24"/>
          <w:szCs w:val="24"/>
          <w:shd w:val="clear" w:color="auto" w:fill="FFFFFF"/>
        </w:rPr>
        <w:t xml:space="preserve">, e.g., </w:t>
      </w:r>
      <w:del w:id="2365" w:author="Zhen Tan" w:date="2022-08-30T12:09:00Z">
        <w:r w:rsidRPr="00CD5420" w:rsidDel="00501CF8">
          <w:rPr>
            <w:rFonts w:ascii="Times New Roman" w:hAnsi="Times New Roman" w:cs="Times New Roman"/>
            <w:color w:val="000000" w:themeColor="text1"/>
            <w:sz w:val="24"/>
            <w:szCs w:val="24"/>
            <w:shd w:val="clear" w:color="auto" w:fill="FFFFFF"/>
          </w:rPr>
          <w:delText xml:space="preserve">choose </w:delText>
        </w:r>
      </w:del>
      <w:ins w:id="2366" w:author="Zhen Tan" w:date="2022-08-30T12:09:00Z">
        <w:r w:rsidR="00501CF8">
          <w:rPr>
            <w:rFonts w:ascii="Times New Roman" w:hAnsi="Times New Roman" w:cs="Times New Roman"/>
            <w:color w:val="000000" w:themeColor="text1"/>
            <w:sz w:val="24"/>
            <w:szCs w:val="24"/>
            <w:shd w:val="clear" w:color="auto" w:fill="FFFFFF"/>
          </w:rPr>
          <w:t>we can select</w:t>
        </w:r>
        <w:r w:rsidR="00501CF8" w:rsidRPr="00CD5420">
          <w:rPr>
            <w:rFonts w:ascii="Times New Roman" w:hAnsi="Times New Roman" w:cs="Times New Roman"/>
            <w:color w:val="000000" w:themeColor="text1"/>
            <w:sz w:val="24"/>
            <w:szCs w:val="24"/>
            <w:shd w:val="clear" w:color="auto" w:fill="FFFFFF"/>
          </w:rPr>
          <w:t xml:space="preserve"> </w:t>
        </w:r>
      </w:ins>
      <w:r w:rsidRPr="00CD5420">
        <w:rPr>
          <w:rFonts w:ascii="Times New Roman" w:hAnsi="Times New Roman" w:cs="Times New Roman"/>
          <w:color w:val="000000" w:themeColor="text1"/>
          <w:sz w:val="24"/>
          <w:szCs w:val="24"/>
          <w:shd w:val="clear" w:color="auto" w:fill="FFFFFF"/>
        </w:rPr>
        <w:t xml:space="preserve">the solution with the </w:t>
      </w:r>
      <w:r w:rsidRPr="00CD5420">
        <w:rPr>
          <w:rFonts w:ascii="Times New Roman" w:hAnsi="Times New Roman" w:cs="Times New Roman"/>
          <w:bCs/>
          <w:color w:val="000000" w:themeColor="text1"/>
          <w:sz w:val="24"/>
          <w:szCs w:val="24"/>
        </w:rPr>
        <w:t>largest crowding distance</w:t>
      </w:r>
      <w:ins w:id="2367" w:author="Zhen Tan" w:date="2022-08-30T12:09:00Z">
        <w:r w:rsidR="00501CF8">
          <w:rPr>
            <w:rFonts w:ascii="Times New Roman" w:hAnsi="Times New Roman" w:cs="Times New Roman"/>
            <w:bCs/>
            <w:color w:val="000000" w:themeColor="text1"/>
            <w:sz w:val="24"/>
            <w:szCs w:val="24"/>
          </w:rPr>
          <w:t xml:space="preserve"> in</w:t>
        </w:r>
      </w:ins>
      <w:ins w:id="2368" w:author="Zhen Tan" w:date="2022-08-30T12:11:00Z">
        <w:r w:rsidR="00501CF8">
          <w:rPr>
            <w:rFonts w:ascii="Times New Roman" w:hAnsi="Times New Roman" w:cs="Times New Roman"/>
            <w:bCs/>
            <w:color w:val="000000" w:themeColor="text1"/>
            <w:sz w:val="24"/>
            <w:szCs w:val="24"/>
          </w:rPr>
          <w:t xml:space="preserve"> </w:t>
        </w:r>
      </w:ins>
      <m:oMath>
        <m:sSup>
          <m:sSupPr>
            <m:ctrlPr>
              <w:ins w:id="2369" w:author="Zhen Tan" w:date="2022-08-30T12:10:00Z">
                <w:rPr>
                  <w:rFonts w:ascii="Cambria Math" w:eastAsia="宋体" w:hAnsi="Times New Roman" w:cs="Times New Roman"/>
                  <w:sz w:val="24"/>
                  <w:szCs w:val="24"/>
                </w:rPr>
              </w:ins>
            </m:ctrlPr>
          </m:sSupPr>
          <m:e>
            <m:r>
              <w:ins w:id="2370" w:author="Zhen Tan" w:date="2022-08-30T12:10:00Z">
                <w:rPr>
                  <w:rFonts w:ascii="Cambria Math" w:eastAsia="宋体" w:hAnsi="Times New Roman" w:cs="Times New Roman"/>
                  <w:sz w:val="24"/>
                  <w:szCs w:val="24"/>
                </w:rPr>
                <m:t>P</m:t>
              </w:ins>
            </m:r>
          </m:e>
          <m:sup>
            <m:r>
              <w:ins w:id="2371" w:author="Zhen Tan" w:date="2022-08-30T12:10:00Z">
                <w:rPr>
                  <w:rFonts w:ascii="Cambria Math" w:eastAsia="宋体" w:hAnsi="Times New Roman" w:cs="Times New Roman"/>
                  <w:sz w:val="24"/>
                  <w:szCs w:val="24"/>
                </w:rPr>
                <m:t>N</m:t>
              </w:ins>
            </m:r>
          </m:sup>
        </m:sSup>
      </m:oMath>
      <w:r w:rsidRPr="00CD5420">
        <w:rPr>
          <w:rFonts w:ascii="Times New Roman" w:hAnsi="Times New Roman" w:cs="Times New Roman"/>
          <w:bCs/>
          <w:color w:val="000000" w:themeColor="text1"/>
          <w:sz w:val="24"/>
          <w:szCs w:val="24"/>
        </w:rPr>
        <w:t>.</w:t>
      </w:r>
    </w:p>
    <w:p w14:paraId="04049CE2" w14:textId="27F9FAEB" w:rsidR="00E67543" w:rsidRPr="00CD5420" w:rsidDel="005F2EAD" w:rsidRDefault="00E67543" w:rsidP="008052D1">
      <w:pPr>
        <w:adjustRightInd w:val="0"/>
        <w:snapToGrid w:val="0"/>
        <w:ind w:firstLine="480"/>
        <w:rPr>
          <w:del w:id="2372" w:author="Zhen Tan" w:date="2022-08-29T15:46:00Z"/>
          <w:rFonts w:ascii="Times New Roman" w:hAnsi="Times New Roman" w:cs="Times New Roman"/>
          <w:bCs/>
          <w:color w:val="000000" w:themeColor="text1"/>
          <w:sz w:val="24"/>
          <w:szCs w:val="24"/>
          <w:shd w:val="clear" w:color="auto" w:fill="FFFFFF"/>
        </w:rPr>
      </w:pPr>
      <w:del w:id="2373" w:author="Zhen Tan" w:date="2022-08-29T15:46:00Z">
        <w:r w:rsidRPr="00CD5420" w:rsidDel="005F2EAD">
          <w:rPr>
            <w:rFonts w:ascii="Times New Roman" w:hAnsi="Times New Roman" w:cs="Times New Roman"/>
            <w:bCs/>
            <w:color w:val="000000" w:themeColor="text1"/>
            <w:sz w:val="24"/>
            <w:szCs w:val="24"/>
            <w:shd w:val="clear" w:color="auto" w:fill="FFFFFF"/>
          </w:rPr>
          <w:delText xml:space="preserve">The above solution procedure is summarized in </w:delText>
        </w:r>
        <w:r w:rsidRPr="005F2EAD" w:rsidDel="005F2EAD">
          <w:rPr>
            <w:rFonts w:ascii="Times New Roman" w:hAnsi="Times New Roman" w:cs="Times New Roman"/>
            <w:b/>
            <w:bCs/>
            <w:color w:val="000000" w:themeColor="text1"/>
            <w:sz w:val="24"/>
            <w:szCs w:val="24"/>
            <w:shd w:val="clear" w:color="auto" w:fill="FFFFFF"/>
            <w:rPrChange w:id="2374" w:author="Zhen Tan" w:date="2022-08-29T15:45:00Z">
              <w:rPr>
                <w:rFonts w:ascii="Times New Roman" w:hAnsi="Times New Roman" w:cs="Times New Roman"/>
                <w:bCs/>
                <w:color w:val="000000" w:themeColor="text1"/>
                <w:sz w:val="24"/>
                <w:szCs w:val="24"/>
                <w:shd w:val="clear" w:color="auto" w:fill="FFFFFF"/>
              </w:rPr>
            </w:rPrChange>
          </w:rPr>
          <w:delText>Algorithm 1</w:delText>
        </w:r>
        <w:r w:rsidRPr="00CD5420" w:rsidDel="005F2EAD">
          <w:rPr>
            <w:rFonts w:ascii="Times New Roman" w:hAnsi="Times New Roman" w:cs="Times New Roman"/>
            <w:bCs/>
            <w:color w:val="000000" w:themeColor="text1"/>
            <w:sz w:val="24"/>
            <w:szCs w:val="24"/>
            <w:shd w:val="clear" w:color="auto" w:fill="FFFFFF"/>
          </w:rPr>
          <w:delText xml:space="preserve"> in the </w:delText>
        </w:r>
      </w:del>
      <w:del w:id="2375" w:author="Zhen Tan" w:date="2022-08-29T15:45:00Z">
        <w:r w:rsidRPr="005F2EAD" w:rsidDel="005F2EAD">
          <w:rPr>
            <w:rFonts w:ascii="Times New Roman" w:hAnsi="Times New Roman" w:cs="Times New Roman"/>
            <w:b/>
            <w:bCs/>
            <w:color w:val="000000" w:themeColor="text1"/>
            <w:sz w:val="24"/>
            <w:szCs w:val="24"/>
            <w:shd w:val="clear" w:color="auto" w:fill="FFFFFF"/>
            <w:rPrChange w:id="2376" w:author="Zhen Tan" w:date="2022-08-29T15:45:00Z">
              <w:rPr>
                <w:rFonts w:ascii="Times New Roman" w:hAnsi="Times New Roman" w:cs="Times New Roman"/>
                <w:bCs/>
                <w:color w:val="000000" w:themeColor="text1"/>
                <w:sz w:val="24"/>
                <w:szCs w:val="24"/>
                <w:shd w:val="clear" w:color="auto" w:fill="FFFFFF"/>
              </w:rPr>
            </w:rPrChange>
          </w:rPr>
          <w:delText>appendix</w:delText>
        </w:r>
      </w:del>
      <w:del w:id="2377" w:author="Zhen Tan" w:date="2022-08-29T15:46:00Z">
        <w:r w:rsidRPr="00CD5420" w:rsidDel="005F2EAD">
          <w:rPr>
            <w:rFonts w:ascii="Times New Roman" w:hAnsi="Times New Roman" w:cs="Times New Roman"/>
            <w:bCs/>
            <w:color w:val="000000" w:themeColor="text1"/>
            <w:sz w:val="24"/>
            <w:szCs w:val="24"/>
            <w:shd w:val="clear" w:color="auto" w:fill="FFFFFF"/>
          </w:rPr>
          <w:delText xml:space="preserve">. </w:delText>
        </w:r>
      </w:del>
    </w:p>
    <w:p w14:paraId="4003467E" w14:textId="77777777" w:rsidR="00E67543" w:rsidRPr="00EE194A" w:rsidRDefault="00E67543" w:rsidP="008052D1">
      <w:pPr>
        <w:adjustRightInd w:val="0"/>
        <w:snapToGrid w:val="0"/>
        <w:ind w:firstLine="480"/>
        <w:rPr>
          <w:rFonts w:ascii="Times New Roman" w:hAnsi="Times New Roman" w:cs="Times New Roman"/>
          <w:bCs/>
          <w:color w:val="333333"/>
          <w:sz w:val="24"/>
          <w:szCs w:val="24"/>
          <w:shd w:val="clear" w:color="auto" w:fill="FFFFFF"/>
        </w:rPr>
      </w:pPr>
    </w:p>
    <w:p w14:paraId="58B4390C" w14:textId="1E626F37" w:rsidR="00E67543" w:rsidRPr="005F2EAD" w:rsidRDefault="00F22D01" w:rsidP="008052D1">
      <w:pPr>
        <w:pStyle w:val="2"/>
        <w:adjustRightInd w:val="0"/>
        <w:snapToGrid w:val="0"/>
        <w:spacing w:before="0"/>
        <w:rPr>
          <w:rFonts w:ascii="Times New Roman" w:hAnsi="Times New Roman" w:cs="Times New Roman"/>
          <w:b/>
          <w:iCs/>
          <w:color w:val="auto"/>
          <w:sz w:val="24"/>
          <w:szCs w:val="24"/>
          <w:rPrChange w:id="2378" w:author="Zhen Tan" w:date="2022-08-29T15:48:00Z">
            <w:rPr>
              <w:rFonts w:ascii="Times New Roman" w:hAnsi="Times New Roman" w:cs="Times New Roman"/>
              <w:i/>
              <w:iCs/>
              <w:color w:val="auto"/>
              <w:sz w:val="24"/>
              <w:szCs w:val="24"/>
            </w:rPr>
          </w:rPrChange>
        </w:rPr>
      </w:pPr>
      <w:r w:rsidRPr="005F2EAD">
        <w:rPr>
          <w:rFonts w:ascii="Times New Roman" w:eastAsiaTheme="minorEastAsia" w:hAnsi="Times New Roman" w:cs="Times New Roman"/>
          <w:b/>
          <w:iCs/>
          <w:color w:val="auto"/>
          <w:sz w:val="24"/>
          <w:szCs w:val="24"/>
          <w:rPrChange w:id="2379" w:author="Zhen Tan" w:date="2022-08-29T15:48:00Z">
            <w:rPr>
              <w:rFonts w:ascii="Times New Roman" w:eastAsiaTheme="minorEastAsia" w:hAnsi="Times New Roman" w:cs="Times New Roman"/>
              <w:i/>
              <w:iCs/>
              <w:color w:val="auto"/>
              <w:sz w:val="24"/>
              <w:szCs w:val="24"/>
              <w:highlight w:val="yellow"/>
            </w:rPr>
          </w:rPrChange>
        </w:rPr>
        <w:t>4</w:t>
      </w:r>
      <w:r w:rsidR="00E67543" w:rsidRPr="005F2EAD">
        <w:rPr>
          <w:rFonts w:ascii="Times New Roman" w:eastAsiaTheme="minorEastAsia" w:hAnsi="Times New Roman" w:cs="Times New Roman"/>
          <w:b/>
          <w:iCs/>
          <w:color w:val="auto"/>
          <w:sz w:val="24"/>
          <w:szCs w:val="24"/>
          <w:rPrChange w:id="2380" w:author="Zhen Tan" w:date="2022-08-29T15:48:00Z">
            <w:rPr>
              <w:rFonts w:ascii="Times New Roman" w:eastAsiaTheme="minorEastAsia" w:hAnsi="Times New Roman" w:cs="Times New Roman"/>
              <w:i/>
              <w:iCs/>
              <w:color w:val="auto"/>
              <w:sz w:val="24"/>
              <w:szCs w:val="24"/>
              <w:highlight w:val="yellow"/>
            </w:rPr>
          </w:rPrChange>
        </w:rPr>
        <w:t>.4</w:t>
      </w:r>
      <w:r w:rsidR="00E67543" w:rsidRPr="005F2EAD">
        <w:rPr>
          <w:b/>
          <w:color w:val="auto"/>
          <w:rPrChange w:id="2381" w:author="Zhen Tan" w:date="2022-08-29T15:48:00Z">
            <w:rPr>
              <w:color w:val="auto"/>
              <w:highlight w:val="yellow"/>
            </w:rPr>
          </w:rPrChange>
        </w:rPr>
        <w:t xml:space="preserve"> </w:t>
      </w:r>
      <w:r w:rsidR="00E67543" w:rsidRPr="005F2EAD">
        <w:rPr>
          <w:rFonts w:ascii="Times New Roman" w:hAnsi="Times New Roman" w:cs="Times New Roman"/>
          <w:b/>
          <w:iCs/>
          <w:color w:val="auto"/>
          <w:sz w:val="24"/>
          <w:szCs w:val="24"/>
          <w:rPrChange w:id="2382" w:author="Zhen Tan" w:date="2022-08-29T15:48:00Z">
            <w:rPr>
              <w:rFonts w:ascii="Times New Roman" w:hAnsi="Times New Roman" w:cs="Times New Roman"/>
              <w:i/>
              <w:iCs/>
              <w:color w:val="auto"/>
              <w:sz w:val="24"/>
              <w:szCs w:val="24"/>
              <w:highlight w:val="yellow"/>
            </w:rPr>
          </w:rPrChange>
        </w:rPr>
        <w:t>The choice of the basis functions for NSTPU</w:t>
      </w:r>
    </w:p>
    <w:p w14:paraId="4C17FE20" w14:textId="1D5B95DE" w:rsidR="006C614F" w:rsidRPr="00E04855" w:rsidRDefault="009D6540" w:rsidP="008052D1">
      <w:pPr>
        <w:adjustRightInd w:val="0"/>
        <w:snapToGrid w:val="0"/>
        <w:rPr>
          <w:ins w:id="2383" w:author="Zhen Tan" w:date="2022-08-28T15:32:00Z"/>
          <w:rFonts w:ascii="Times New Roman" w:hAnsi="Times New Roman" w:cs="Times New Roman"/>
          <w:sz w:val="24"/>
          <w:szCs w:val="24"/>
        </w:rPr>
      </w:pPr>
      <w:r>
        <w:t xml:space="preserve">   </w:t>
      </w:r>
      <w:r>
        <w:rPr>
          <w:rFonts w:ascii="Times New Roman" w:hAnsi="Times New Roman" w:cs="Times New Roman" w:hint="eastAsia"/>
          <w:sz w:val="24"/>
          <w:szCs w:val="24"/>
        </w:rPr>
        <w:t>We</w:t>
      </w:r>
      <w:r>
        <w:rPr>
          <w:rFonts w:ascii="Times New Roman" w:hAnsi="Times New Roman" w:cs="Times New Roman"/>
          <w:sz w:val="24"/>
          <w:szCs w:val="24"/>
        </w:rPr>
        <w:t xml:space="preserve"> adopt a polynomial basis function with at most order of three. Clearly, the higher the order of the polynomial,</w:t>
      </w:r>
      <w:r w:rsidR="00E24110">
        <w:rPr>
          <w:rFonts w:ascii="Times New Roman" w:hAnsi="Times New Roman" w:cs="Times New Roman"/>
          <w:sz w:val="24"/>
          <w:szCs w:val="24"/>
        </w:rPr>
        <w:t xml:space="preserve"> the more likely the model can better fit the true underlying function,</w:t>
      </w:r>
      <w:r>
        <w:rPr>
          <w:rFonts w:ascii="Times New Roman" w:hAnsi="Times New Roman" w:cs="Times New Roman"/>
          <w:sz w:val="24"/>
          <w:szCs w:val="24"/>
        </w:rPr>
        <w:t xml:space="preserve"> </w:t>
      </w:r>
      <w:r w:rsidR="00E24110">
        <w:rPr>
          <w:rFonts w:ascii="Times New Roman" w:hAnsi="Times New Roman" w:cs="Times New Roman"/>
          <w:sz w:val="24"/>
          <w:szCs w:val="24"/>
        </w:rPr>
        <w:t xml:space="preserve">but </w:t>
      </w:r>
      <w:r>
        <w:rPr>
          <w:rFonts w:ascii="Times New Roman" w:hAnsi="Times New Roman" w:cs="Times New Roman"/>
          <w:sz w:val="24"/>
          <w:szCs w:val="24"/>
        </w:rPr>
        <w:t xml:space="preserve">more </w:t>
      </w:r>
      <w:r w:rsidR="00CF04D5">
        <w:rPr>
          <w:rFonts w:ascii="Times New Roman" w:hAnsi="Times New Roman" w:cs="Times New Roman"/>
          <w:sz w:val="24"/>
          <w:szCs w:val="24"/>
        </w:rPr>
        <w:t>term</w:t>
      </w:r>
      <w:r>
        <w:rPr>
          <w:rFonts w:ascii="Times New Roman" w:hAnsi="Times New Roman" w:cs="Times New Roman"/>
          <w:sz w:val="24"/>
          <w:szCs w:val="24"/>
        </w:rPr>
        <w:t xml:space="preserve">s </w:t>
      </w:r>
      <w:r w:rsidR="00CF04D5">
        <w:rPr>
          <w:rFonts w:ascii="Times New Roman" w:hAnsi="Times New Roman" w:cs="Times New Roman"/>
          <w:sz w:val="24"/>
          <w:szCs w:val="24"/>
        </w:rPr>
        <w:t xml:space="preserve">including the cross-multiplication terms </w:t>
      </w:r>
      <w:r w:rsidR="00E24110">
        <w:rPr>
          <w:rFonts w:ascii="Times New Roman" w:hAnsi="Times New Roman" w:cs="Times New Roman"/>
          <w:sz w:val="24"/>
          <w:szCs w:val="24"/>
        </w:rPr>
        <w:t>have to be</w:t>
      </w:r>
      <w:r>
        <w:rPr>
          <w:rFonts w:ascii="Times New Roman" w:hAnsi="Times New Roman" w:cs="Times New Roman"/>
          <w:sz w:val="24"/>
          <w:szCs w:val="24"/>
        </w:rPr>
        <w:t xml:space="preserve"> include</w:t>
      </w:r>
      <w:r w:rsidR="00E24110">
        <w:rPr>
          <w:rFonts w:ascii="Times New Roman" w:hAnsi="Times New Roman" w:cs="Times New Roman"/>
          <w:sz w:val="24"/>
          <w:szCs w:val="24"/>
        </w:rPr>
        <w:t>d</w:t>
      </w:r>
      <w:r>
        <w:rPr>
          <w:rFonts w:ascii="Times New Roman" w:hAnsi="Times New Roman" w:cs="Times New Roman"/>
          <w:sz w:val="24"/>
          <w:szCs w:val="24"/>
        </w:rPr>
        <w:t xml:space="preserve"> in</w:t>
      </w:r>
      <w:r w:rsidR="00CF04D5">
        <w:rPr>
          <w:rFonts w:ascii="Times New Roman" w:hAnsi="Times New Roman" w:cs="Times New Roman"/>
          <w:sz w:val="24"/>
          <w:szCs w:val="24"/>
        </w:rPr>
        <w:t xml:space="preserve"> the belief model</w:t>
      </w:r>
      <w:r w:rsidR="00E24110">
        <w:rPr>
          <w:rFonts w:ascii="Times New Roman" w:hAnsi="Times New Roman" w:cs="Times New Roman"/>
          <w:sz w:val="24"/>
          <w:szCs w:val="24"/>
        </w:rPr>
        <w:t xml:space="preserve">. </w:t>
      </w:r>
      <w:r w:rsidR="00CF04D5">
        <w:rPr>
          <w:rFonts w:ascii="Times New Roman" w:hAnsi="Times New Roman" w:cs="Times New Roman"/>
          <w:sz w:val="24"/>
          <w:szCs w:val="24"/>
        </w:rPr>
        <w:t xml:space="preserve">More specifically, the size of </w:t>
      </w:r>
      <w:r w:rsidR="00E8543D">
        <w:rPr>
          <w:rFonts w:ascii="Times New Roman" w:hAnsi="Times New Roman" w:cs="Times New Roman"/>
          <w:sz w:val="24"/>
          <w:szCs w:val="24"/>
        </w:rPr>
        <w:t>the coefficient vector</w:t>
      </w:r>
      <w:r w:rsidR="00CF04D5">
        <w:rPr>
          <w:rFonts w:ascii="Times New Roman" w:hAnsi="Times New Roman" w:cs="Times New Roman"/>
          <w:sz w:val="24"/>
          <w:szCs w:val="24"/>
        </w:rPr>
        <w:t xml:space="preserve"> </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oMath>
      <w:r w:rsidR="00E8543D">
        <w:rPr>
          <w:rFonts w:ascii="Times New Roman" w:hAnsi="Times New Roman" w:cs="Times New Roman"/>
          <w:sz w:val="24"/>
          <w:szCs w:val="24"/>
          <w:shd w:val="clear" w:color="auto" w:fill="FFFFFF"/>
        </w:rPr>
        <w:t xml:space="preserve"> grows exponentially </w:t>
      </w:r>
      <w:r w:rsidR="00E8543D">
        <w:rPr>
          <w:rFonts w:ascii="Times New Roman" w:hAnsi="Times New Roman" w:cs="Times New Roman"/>
          <w:sz w:val="24"/>
          <w:szCs w:val="24"/>
        </w:rPr>
        <w:t xml:space="preserve">in the dimension </w:t>
      </w:r>
      <w:r w:rsidR="00E8543D">
        <w:rPr>
          <w:rFonts w:ascii="Times New Roman" w:hAnsi="Times New Roman" w:cs="Times New Roman"/>
          <w:i/>
          <w:iCs/>
          <w:sz w:val="24"/>
          <w:szCs w:val="24"/>
        </w:rPr>
        <w:t xml:space="preserve">n </w:t>
      </w:r>
      <w:r w:rsidR="00E8543D">
        <w:rPr>
          <w:rFonts w:ascii="Times New Roman" w:hAnsi="Times New Roman" w:cs="Times New Roman"/>
          <w:sz w:val="24"/>
          <w:szCs w:val="24"/>
        </w:rPr>
        <w:t>of the</w:t>
      </w:r>
      <w:r w:rsidR="00CF04D5">
        <w:rPr>
          <w:rFonts w:ascii="Times New Roman" w:hAnsi="Times New Roman" w:cs="Times New Roman"/>
          <w:sz w:val="24"/>
          <w:szCs w:val="24"/>
        </w:rPr>
        <w:t xml:space="preserve"> </w:t>
      </w:r>
      <w:r w:rsidR="00CF04D5" w:rsidRPr="000E22B9">
        <w:rPr>
          <w:rFonts w:ascii="Times New Roman" w:hAnsi="Times New Roman" w:cs="Times New Roman"/>
          <w:sz w:val="24"/>
          <w:szCs w:val="24"/>
        </w:rPr>
        <w:t>solution</w:t>
      </w:r>
      <w:r w:rsidR="00E24110" w:rsidRPr="000E22B9">
        <w:rPr>
          <w:rFonts w:ascii="Times New Roman" w:hAnsi="Times New Roman" w:cs="Times New Roman"/>
          <w:sz w:val="24"/>
          <w:szCs w:val="24"/>
        </w:rPr>
        <w:t xml:space="preserve">, a higher order polynomial model can result in significantly more computational cost. As noted by </w:t>
      </w:r>
      <w:r w:rsidR="00E24110" w:rsidRPr="000E22B9">
        <w:rPr>
          <w:rFonts w:ascii="Times New Roman" w:hAnsi="Times New Roman" w:cs="Times New Roman"/>
          <w:sz w:val="24"/>
          <w:szCs w:val="24"/>
          <w:rPrChange w:id="2384" w:author="Zhen Tan" w:date="2022-08-30T12:18:00Z">
            <w:rPr>
              <w:rFonts w:ascii="Times New Roman" w:hAnsi="Times New Roman" w:cs="Times New Roman"/>
              <w:sz w:val="24"/>
              <w:szCs w:val="24"/>
              <w:highlight w:val="cyan"/>
            </w:rPr>
          </w:rPrChange>
        </w:rPr>
        <w:t>(</w:t>
      </w:r>
      <w:r w:rsidR="00DF6BA9" w:rsidRPr="00AA5314">
        <w:rPr>
          <w:rFonts w:ascii="Times New Roman" w:hAnsi="Times New Roman" w:cs="Times New Roman"/>
          <w:sz w:val="24"/>
          <w:szCs w:val="24"/>
          <w:highlight w:val="yellow"/>
        </w:rPr>
        <w:t>Osorio and Bierlaire 2013</w:t>
      </w:r>
      <w:r w:rsidR="00E24110" w:rsidRPr="000E22B9">
        <w:rPr>
          <w:rFonts w:ascii="Times New Roman" w:hAnsi="Times New Roman" w:cs="Times New Roman"/>
          <w:sz w:val="24"/>
          <w:szCs w:val="24"/>
          <w:rPrChange w:id="2385" w:author="Zhen Tan" w:date="2022-08-30T12:18:00Z">
            <w:rPr>
              <w:rFonts w:ascii="Times New Roman" w:hAnsi="Times New Roman" w:cs="Times New Roman"/>
              <w:sz w:val="24"/>
              <w:szCs w:val="24"/>
              <w:highlight w:val="cyan"/>
            </w:rPr>
          </w:rPrChange>
        </w:rPr>
        <w:t>)</w:t>
      </w:r>
      <w:r w:rsidR="00E24110" w:rsidRPr="000E22B9">
        <w:rPr>
          <w:rFonts w:ascii="Times New Roman" w:hAnsi="Times New Roman" w:cs="Times New Roman"/>
          <w:sz w:val="24"/>
          <w:szCs w:val="24"/>
        </w:rPr>
        <w:t xml:space="preserve">, </w:t>
      </w:r>
      <w:r w:rsidR="00E24110" w:rsidRPr="000E22B9">
        <w:rPr>
          <w:rFonts w:ascii="Times New Roman" w:hAnsi="Times New Roman" w:cs="Times New Roman"/>
          <w:sz w:val="24"/>
          <w:szCs w:val="24"/>
          <w:rPrChange w:id="2386" w:author="Zhen Tan" w:date="2022-08-30T12:18:00Z">
            <w:rPr>
              <w:rFonts w:ascii="Times New Roman" w:hAnsi="Times New Roman" w:cs="Times New Roman"/>
              <w:sz w:val="24"/>
              <w:szCs w:val="24"/>
              <w:highlight w:val="cyan"/>
            </w:rPr>
          </w:rPrChange>
        </w:rPr>
        <w:t xml:space="preserve">a quadratic polynomial can </w:t>
      </w:r>
      <w:del w:id="2387" w:author="Zhen Tan" w:date="2022-08-30T12:17:00Z">
        <w:r w:rsidR="00E24110" w:rsidRPr="000E22B9" w:rsidDel="00065ACC">
          <w:rPr>
            <w:rFonts w:ascii="Times New Roman" w:hAnsi="Times New Roman" w:cs="Times New Roman"/>
            <w:sz w:val="24"/>
            <w:szCs w:val="24"/>
            <w:rPrChange w:id="2388" w:author="Zhen Tan" w:date="2022-08-30T12:18:00Z">
              <w:rPr>
                <w:rFonts w:ascii="Times New Roman" w:hAnsi="Times New Roman" w:cs="Times New Roman"/>
                <w:sz w:val="24"/>
                <w:szCs w:val="24"/>
                <w:highlight w:val="cyan"/>
              </w:rPr>
            </w:rPrChange>
          </w:rPr>
          <w:delText xml:space="preserve">already </w:delText>
        </w:r>
      </w:del>
      <w:r w:rsidR="00E24110" w:rsidRPr="000E22B9">
        <w:rPr>
          <w:rFonts w:ascii="Times New Roman" w:hAnsi="Times New Roman" w:cs="Times New Roman"/>
          <w:sz w:val="24"/>
          <w:szCs w:val="24"/>
          <w:rPrChange w:id="2389" w:author="Zhen Tan" w:date="2022-08-30T12:18:00Z">
            <w:rPr>
              <w:rFonts w:ascii="Times New Roman" w:hAnsi="Times New Roman" w:cs="Times New Roman"/>
              <w:sz w:val="24"/>
              <w:szCs w:val="24"/>
              <w:highlight w:val="cyan"/>
            </w:rPr>
          </w:rPrChange>
        </w:rPr>
        <w:t>provide decent approximation for traffic network problems.</w:t>
      </w:r>
      <w:r w:rsidR="00E04855">
        <w:rPr>
          <w:rFonts w:ascii="Times New Roman" w:hAnsi="Times New Roman" w:cs="Times New Roman"/>
          <w:sz w:val="24"/>
          <w:szCs w:val="24"/>
        </w:rPr>
        <w:t xml:space="preserve"> </w:t>
      </w:r>
      <w:ins w:id="2390" w:author="Zhen Tan" w:date="2022-08-30T12:17:00Z">
        <w:r w:rsidR="000E22B9" w:rsidRPr="000E22B9">
          <w:rPr>
            <w:rFonts w:ascii="Times New Roman" w:hAnsi="Times New Roman" w:cs="Times New Roman"/>
            <w:color w:val="000000" w:themeColor="text1"/>
            <w:sz w:val="24"/>
            <w:szCs w:val="24"/>
            <w:highlight w:val="yellow"/>
            <w:rPrChange w:id="2391" w:author="Zhen Tan" w:date="2022-08-30T12:18:00Z">
              <w:rPr>
                <w:rFonts w:ascii="Times New Roman" w:hAnsi="Times New Roman" w:cs="Times New Roman"/>
                <w:color w:val="000000" w:themeColor="text1"/>
                <w:sz w:val="24"/>
                <w:szCs w:val="24"/>
              </w:rPr>
            </w:rPrChange>
          </w:rPr>
          <w:t>(this part can be revised if we have better results</w:t>
        </w:r>
      </w:ins>
      <w:ins w:id="2392" w:author="Zhen Tan" w:date="2022-08-30T12:18:00Z">
        <w:r w:rsidR="000E22B9" w:rsidRPr="000E22B9">
          <w:rPr>
            <w:rFonts w:ascii="Times New Roman" w:hAnsi="Times New Roman" w:cs="Times New Roman"/>
            <w:color w:val="000000" w:themeColor="text1"/>
            <w:sz w:val="24"/>
            <w:szCs w:val="24"/>
            <w:highlight w:val="yellow"/>
            <w:rPrChange w:id="2393" w:author="Zhen Tan" w:date="2022-08-30T12:18:00Z">
              <w:rPr>
                <w:rFonts w:ascii="Times New Roman" w:hAnsi="Times New Roman" w:cs="Times New Roman"/>
                <w:color w:val="000000" w:themeColor="text1"/>
                <w:sz w:val="24"/>
                <w:szCs w:val="24"/>
              </w:rPr>
            </w:rPrChange>
          </w:rPr>
          <w:t xml:space="preserve"> using specially designed basis functions</w:t>
        </w:r>
        <w:r w:rsidR="000E22B9">
          <w:rPr>
            <w:rFonts w:ascii="Times New Roman" w:hAnsi="Times New Roman" w:cs="Times New Roman"/>
            <w:color w:val="000000" w:themeColor="text1"/>
            <w:sz w:val="24"/>
            <w:szCs w:val="24"/>
            <w:highlight w:val="yellow"/>
          </w:rPr>
          <w:t>…</w:t>
        </w:r>
        <w:r w:rsidR="000E22B9" w:rsidRPr="000E22B9">
          <w:rPr>
            <w:rFonts w:ascii="Times New Roman" w:hAnsi="Times New Roman" w:cs="Times New Roman"/>
            <w:color w:val="000000" w:themeColor="text1"/>
            <w:sz w:val="24"/>
            <w:szCs w:val="24"/>
            <w:highlight w:val="yellow"/>
            <w:rPrChange w:id="2394" w:author="Zhen Tan" w:date="2022-08-30T12:18:00Z">
              <w:rPr>
                <w:rFonts w:ascii="Times New Roman" w:hAnsi="Times New Roman" w:cs="Times New Roman"/>
                <w:color w:val="000000" w:themeColor="text1"/>
                <w:sz w:val="24"/>
                <w:szCs w:val="24"/>
              </w:rPr>
            </w:rPrChange>
          </w:rPr>
          <w:t>)</w:t>
        </w:r>
      </w:ins>
    </w:p>
    <w:p w14:paraId="04BB78EB" w14:textId="271A7A62" w:rsidR="006C614F" w:rsidRDefault="006C614F" w:rsidP="008052D1">
      <w:pPr>
        <w:adjustRightInd w:val="0"/>
        <w:snapToGrid w:val="0"/>
        <w:rPr>
          <w:ins w:id="2395" w:author="Zhen Tan" w:date="2022-08-28T15:32:00Z"/>
          <w:rFonts w:ascii="Times New Roman" w:hAnsi="Times New Roman" w:cs="Times New Roman"/>
          <w:color w:val="000000" w:themeColor="text1"/>
          <w:sz w:val="24"/>
          <w:szCs w:val="24"/>
        </w:rPr>
      </w:pPr>
    </w:p>
    <w:p w14:paraId="066D1734" w14:textId="77777777" w:rsidR="00501CF8" w:rsidRDefault="00501CF8" w:rsidP="006C614F">
      <w:pPr>
        <w:rPr>
          <w:ins w:id="2396" w:author="Zhen Tan" w:date="2022-08-30T12:12:00Z"/>
          <w:rFonts w:ascii="Times New Roman" w:hAnsi="Times New Roman" w:cs="Times New Roman"/>
          <w:color w:val="000000" w:themeColor="text1"/>
          <w:sz w:val="24"/>
          <w:szCs w:val="24"/>
          <w:shd w:val="clear" w:color="auto" w:fill="FFFFFF"/>
        </w:rPr>
      </w:pPr>
      <w:del w:id="2397" w:author="Zhen Tan" w:date="2022-08-30T12:11:00Z">
        <w:r w:rsidRPr="00CD5420" w:rsidDel="00501CF8">
          <w:rPr>
            <w:rFonts w:ascii="Times New Roman" w:hAnsi="Times New Roman" w:cs="Times New Roman"/>
            <w:color w:val="000000" w:themeColor="text1"/>
            <w:sz w:val="24"/>
            <w:szCs w:val="24"/>
            <w:shd w:val="clear" w:color="auto" w:fill="FFFFFF"/>
          </w:rPr>
          <w:delText>(i.e., the simulation budget is exhausted)</w:delText>
        </w:r>
      </w:del>
    </w:p>
    <w:p w14:paraId="4C11C09B" w14:textId="08F05156" w:rsidR="006C614F" w:rsidDel="00E35E4E" w:rsidRDefault="006C614F" w:rsidP="006C614F">
      <w:pPr>
        <w:rPr>
          <w:del w:id="2398" w:author="Zhen Tan" w:date="2022-08-29T15:31:00Z"/>
          <w:rFonts w:ascii="Times New Roman" w:hAnsi="Times New Roman" w:cs="Times New Roman"/>
          <w:bCs/>
          <w:sz w:val="24"/>
          <w:szCs w:val="24"/>
        </w:rPr>
      </w:pPr>
      <w:commentRangeStart w:id="2399"/>
      <w:commentRangeStart w:id="2400"/>
      <w:commentRangeStart w:id="2401"/>
      <w:del w:id="2402" w:author="Zhen Tan" w:date="2022-08-29T15:31:00Z">
        <w:r w:rsidRPr="0083370D" w:rsidDel="00E35E4E">
          <w:rPr>
            <w:rFonts w:ascii="Times New Roman" w:hAnsi="Times New Roman" w:cs="Times New Roman"/>
            <w:bCs/>
            <w:sz w:val="24"/>
            <w:szCs w:val="24"/>
          </w:rPr>
          <w:delText xml:space="preserve">we let </w:delText>
        </w:r>
      </w:del>
      <m:oMath>
        <m:sSub>
          <m:sSubPr>
            <m:ctrlPr>
              <w:del w:id="2403" w:author="Zhen Tan" w:date="2022-08-29T15:31:00Z">
                <w:rPr>
                  <w:rFonts w:ascii="Cambria Math" w:hAnsi="Cambria Math" w:cs="Times New Roman"/>
                  <w:i/>
                  <w:sz w:val="24"/>
                  <w:szCs w:val="24"/>
                </w:rPr>
              </w:del>
            </m:ctrlPr>
          </m:sSubPr>
          <m:e>
            <m:r>
              <w:del w:id="2404" w:author="Zhen Tan" w:date="2022-08-29T15:31:00Z">
                <w:rPr>
                  <w:rFonts w:ascii="Cambria Math" w:hAnsi="Cambria Math" w:cs="Times New Roman"/>
                  <w:sz w:val="24"/>
                  <w:szCs w:val="24"/>
                </w:rPr>
                <m:t>q</m:t>
              </w:del>
            </m:r>
          </m:e>
          <m:sub>
            <m:r>
              <w:del w:id="2405" w:author="Zhen Tan" w:date="2022-08-29T15:31:00Z">
                <w:rPr>
                  <w:rFonts w:ascii="Cambria Math" w:hAnsi="Cambria Math" w:cs="Times New Roman"/>
                  <w:sz w:val="24"/>
                  <w:szCs w:val="24"/>
                </w:rPr>
                <m:t>i</m:t>
              </w:del>
            </m:r>
          </m:sub>
        </m:sSub>
        <m:r>
          <w:del w:id="2406" w:author="Zhen Tan" w:date="2022-08-29T15:31:00Z">
            <m:rPr>
              <m:sty m:val="p"/>
            </m:rPr>
            <w:rPr>
              <w:rFonts w:ascii="Cambria Math" w:hAnsi="Cambria Math" w:cs="Times New Roman"/>
              <w:sz w:val="24"/>
              <w:szCs w:val="24"/>
            </w:rPr>
            <m:t>(</m:t>
          </w:del>
        </m:r>
        <m:r>
          <w:del w:id="2407" w:author="Zhen Tan" w:date="2022-08-29T15:31:00Z">
            <m:rPr>
              <m:sty m:val="b"/>
            </m:rPr>
            <w:rPr>
              <w:rFonts w:ascii="Cambria Math" w:eastAsia="宋体" w:hAnsi="Times New Roman" w:cs="Times New Roman"/>
              <w:sz w:val="24"/>
              <w:szCs w:val="24"/>
            </w:rPr>
            <m:t>x)</m:t>
          </w:del>
        </m:r>
      </m:oMath>
      <w:del w:id="2408" w:author="Zhen Tan" w:date="2022-08-29T15:31:00Z">
        <w:r w:rsidRPr="0083370D" w:rsidDel="00E35E4E">
          <w:rPr>
            <w:rFonts w:ascii="Times New Roman" w:hAnsi="Times New Roman" w:cs="Times New Roman"/>
            <w:bCs/>
            <w:sz w:val="24"/>
            <w:szCs w:val="24"/>
          </w:rPr>
          <w:delText xml:space="preserve"> be the </w:delText>
        </w:r>
      </w:del>
      <m:oMath>
        <m:sSub>
          <m:sSubPr>
            <m:ctrlPr>
              <w:del w:id="2409" w:author="Zhen Tan" w:date="2022-08-29T15:31:00Z">
                <w:rPr>
                  <w:rFonts w:ascii="Cambria Math" w:hAnsi="Cambria Math" w:cs="Times New Roman"/>
                  <w:bCs/>
                  <w:i/>
                  <w:sz w:val="24"/>
                  <w:szCs w:val="24"/>
                </w:rPr>
              </w:del>
            </m:ctrlPr>
          </m:sSubPr>
          <m:e>
            <m:r>
              <w:del w:id="2410" w:author="Zhen Tan" w:date="2022-08-29T15:31:00Z">
                <w:rPr>
                  <w:rFonts w:ascii="Cambria Math" w:hAnsi="Cambria Math" w:cs="Times New Roman"/>
                  <w:sz w:val="24"/>
                  <w:szCs w:val="24"/>
                </w:rPr>
                <m:t>M</m:t>
              </w:del>
            </m:r>
          </m:e>
          <m:sub>
            <m:r>
              <w:del w:id="2411" w:author="Zhen Tan" w:date="2022-08-29T15:31:00Z">
                <w:rPr>
                  <w:rFonts w:ascii="Cambria Math" w:hAnsi="Cambria Math" w:cs="Times New Roman"/>
                  <w:sz w:val="24"/>
                  <w:szCs w:val="24"/>
                </w:rPr>
                <m:t>i</m:t>
              </w:del>
            </m:r>
          </m:sub>
        </m:sSub>
      </m:oMath>
      <w:del w:id="2412" w:author="Zhen Tan" w:date="2022-08-29T15:31:00Z">
        <w:r w:rsidRPr="0083370D" w:rsidDel="00E35E4E">
          <w:rPr>
            <w:rFonts w:ascii="Times New Roman" w:hAnsi="Times New Roman" w:cs="Times New Roman"/>
            <w:bCs/>
            <w:sz w:val="24"/>
            <w:szCs w:val="24"/>
          </w:rPr>
          <w:delText xml:space="preserve">-tuple that records the information about which partition each feature value </w:delText>
        </w:r>
      </w:del>
      <m:oMath>
        <m:sSubSup>
          <m:sSubSupPr>
            <m:ctrlPr>
              <w:del w:id="2413" w:author="Zhen Tan" w:date="2022-08-29T15:31:00Z">
                <w:rPr>
                  <w:rFonts w:ascii="Cambria Math" w:eastAsia="宋体" w:hAnsi="Times New Roman" w:cs="Times New Roman"/>
                  <w:bCs/>
                  <w:i/>
                  <w:sz w:val="24"/>
                  <w:szCs w:val="24"/>
                </w:rPr>
              </w:del>
            </m:ctrlPr>
          </m:sSubSupPr>
          <m:e>
            <m:r>
              <w:del w:id="2414" w:author="Zhen Tan" w:date="2022-08-29T15:31:00Z">
                <w:rPr>
                  <w:rFonts w:ascii="Cambria Math" w:eastAsia="宋体" w:hAnsi="Cambria Math" w:cs="Times New Roman"/>
                  <w:sz w:val="24"/>
                  <w:szCs w:val="24"/>
                </w:rPr>
                <m:t>f</m:t>
              </w:del>
            </m:r>
          </m:e>
          <m:sub>
            <m:r>
              <w:del w:id="2415" w:author="Zhen Tan" w:date="2022-08-29T15:31:00Z">
                <w:rPr>
                  <w:rFonts w:ascii="Cambria Math" w:eastAsia="宋体" w:hAnsi="Times New Roman" w:cs="Times New Roman"/>
                  <w:sz w:val="24"/>
                  <w:szCs w:val="24"/>
                </w:rPr>
                <m:t>j</m:t>
              </w:del>
            </m:r>
          </m:sub>
          <m:sup>
            <m:r>
              <w:del w:id="2416" w:author="Zhen Tan" w:date="2022-08-29T15:31:00Z">
                <w:rPr>
                  <w:rFonts w:ascii="Cambria Math" w:eastAsia="宋体" w:hAnsi="Times New Roman" w:cs="Times New Roman"/>
                  <w:sz w:val="24"/>
                  <w:szCs w:val="24"/>
                </w:rPr>
                <m:t>i</m:t>
              </w:del>
            </m:r>
          </m:sup>
        </m:sSubSup>
        <m:d>
          <m:dPr>
            <m:ctrlPr>
              <w:del w:id="2417" w:author="Zhen Tan" w:date="2022-08-29T15:31:00Z">
                <w:rPr>
                  <w:rFonts w:ascii="Cambria Math" w:hAnsi="Cambria Math" w:cs="Times New Roman"/>
                  <w:bCs/>
                  <w:sz w:val="24"/>
                  <w:szCs w:val="24"/>
                </w:rPr>
              </w:del>
            </m:ctrlPr>
          </m:dPr>
          <m:e>
            <m:r>
              <w:del w:id="2418" w:author="Zhen Tan" w:date="2022-08-29T15:31:00Z">
                <m:rPr>
                  <m:sty m:val="b"/>
                </m:rPr>
                <w:rPr>
                  <w:rFonts w:ascii="Cambria Math" w:hAnsi="Cambria Math" w:cs="Times New Roman"/>
                  <w:sz w:val="24"/>
                  <w:szCs w:val="24"/>
                </w:rPr>
                <m:t>x</m:t>
              </w:del>
            </m:r>
          </m:e>
        </m:d>
      </m:oMath>
      <w:del w:id="2419" w:author="Zhen Tan" w:date="2022-08-29T15:31:00Z">
        <w:r w:rsidRPr="0083370D" w:rsidDel="00E35E4E">
          <w:rPr>
            <w:rFonts w:ascii="Times New Roman" w:hAnsi="Times New Roman" w:cs="Times New Roman"/>
            <w:b/>
            <w:sz w:val="24"/>
            <w:szCs w:val="24"/>
          </w:rPr>
          <w:delText xml:space="preserve"> </w:delText>
        </w:r>
        <w:r w:rsidRPr="0083370D" w:rsidDel="00E35E4E">
          <w:rPr>
            <w:rFonts w:ascii="Times New Roman" w:hAnsi="Times New Roman" w:cs="Times New Roman"/>
            <w:bCs/>
            <w:sz w:val="24"/>
            <w:szCs w:val="24"/>
          </w:rPr>
          <w:delText xml:space="preserve">lies in for </w:delText>
        </w:r>
      </w:del>
      <m:oMath>
        <m:r>
          <w:del w:id="2420" w:author="Zhen Tan" w:date="2022-08-29T15:31:00Z">
            <w:rPr>
              <w:rFonts w:ascii="Cambria Math" w:eastAsia="宋体" w:hAnsi="Cambria Math" w:cs="Times New Roman"/>
              <w:sz w:val="24"/>
              <w:szCs w:val="24"/>
            </w:rPr>
            <m:t>j=1</m:t>
          </w:del>
        </m:r>
        <m:r>
          <w:del w:id="2421" w:author="Zhen Tan" w:date="2022-08-29T15:31:00Z">
            <m:rPr>
              <m:sty m:val="p"/>
            </m:rPr>
            <w:rPr>
              <w:rFonts w:ascii="Cambria Math" w:eastAsia="宋体" w:hAnsi="Cambria Math" w:cs="Times New Roman"/>
              <w:sz w:val="24"/>
              <w:szCs w:val="24"/>
            </w:rPr>
            <m:t>,…,</m:t>
          </w:del>
        </m:r>
        <m:sSub>
          <m:sSubPr>
            <m:ctrlPr>
              <w:del w:id="2422" w:author="Zhen Tan" w:date="2022-08-29T15:31:00Z">
                <w:rPr>
                  <w:rFonts w:ascii="Cambria Math" w:hAnsi="Cambria Math" w:cs="Times New Roman"/>
                  <w:bCs/>
                  <w:i/>
                  <w:sz w:val="24"/>
                  <w:szCs w:val="24"/>
                </w:rPr>
              </w:del>
            </m:ctrlPr>
          </m:sSubPr>
          <m:e>
            <m:r>
              <w:del w:id="2423" w:author="Zhen Tan" w:date="2022-08-29T15:31:00Z">
                <w:rPr>
                  <w:rFonts w:ascii="Cambria Math" w:hAnsi="Cambria Math" w:cs="Times New Roman"/>
                  <w:sz w:val="24"/>
                  <w:szCs w:val="24"/>
                </w:rPr>
                <m:t>M</m:t>
              </w:del>
            </m:r>
          </m:e>
          <m:sub>
            <m:r>
              <w:del w:id="2424" w:author="Zhen Tan" w:date="2022-08-29T15:31:00Z">
                <w:rPr>
                  <w:rFonts w:ascii="Cambria Math" w:hAnsi="Cambria Math" w:cs="Times New Roman"/>
                  <w:sz w:val="24"/>
                  <w:szCs w:val="24"/>
                </w:rPr>
                <m:t>i</m:t>
              </w:del>
            </m:r>
          </m:sub>
        </m:sSub>
        <w:commentRangeEnd w:id="2399"/>
        <m:r>
          <w:del w:id="2425" w:author="Zhen Tan" w:date="2022-08-29T15:31:00Z">
            <m:rPr>
              <m:sty m:val="p"/>
            </m:rPr>
            <w:rPr>
              <w:rStyle w:val="afd"/>
              <w:rFonts w:ascii="Cambria Math" w:hAnsi="Cambria Math"/>
            </w:rPr>
            <w:commentReference w:id="2399"/>
          </w:del>
        </m:r>
        <w:commentRangeEnd w:id="2400"/>
        <m:r>
          <w:del w:id="2426" w:author="Zhen Tan" w:date="2022-08-29T15:31:00Z">
            <m:rPr>
              <m:sty m:val="p"/>
            </m:rPr>
            <w:rPr>
              <w:rStyle w:val="afd"/>
              <w:rFonts w:ascii="Cambria Math" w:hAnsi="Cambria Math"/>
            </w:rPr>
            <w:commentReference w:id="2400"/>
          </w:del>
        </m:r>
        <w:commentRangeEnd w:id="2401"/>
        <m:r>
          <w:del w:id="2427" w:author="Zhen Tan" w:date="2022-08-29T15:31:00Z">
            <m:rPr>
              <m:sty m:val="p"/>
            </m:rPr>
            <w:rPr>
              <w:rStyle w:val="afd"/>
              <w:rFonts w:ascii="Cambria Math" w:hAnsi="Cambria Math"/>
            </w:rPr>
            <w:commentReference w:id="2401"/>
          </w:del>
        </m:r>
      </m:oMath>
      <w:del w:id="2428" w:author="Zhen Tan" w:date="2022-08-29T15:31:00Z">
        <w:r w:rsidRPr="0083370D" w:rsidDel="00E35E4E">
          <w:rPr>
            <w:rFonts w:ascii="Times New Roman" w:hAnsi="Times New Roman" w:cs="Times New Roman"/>
            <w:bCs/>
            <w:sz w:val="24"/>
            <w:szCs w:val="24"/>
          </w:rPr>
          <w:delText>.</w:delText>
        </w:r>
      </w:del>
    </w:p>
    <w:p w14:paraId="6016EAED" w14:textId="20C3A6B7" w:rsidR="006C614F" w:rsidRPr="00791EFA" w:rsidDel="00E35E4E" w:rsidRDefault="006C614F" w:rsidP="006C614F">
      <w:pPr>
        <w:rPr>
          <w:del w:id="2429" w:author="Zhen Tan" w:date="2022-08-29T15:31:00Z"/>
        </w:rPr>
      </w:pPr>
      <w:del w:id="2430" w:author="Zhen Tan" w:date="2022-08-29T15:31:00Z">
        <w:r w:rsidDel="00E35E4E">
          <w:rPr>
            <w:rFonts w:ascii="Times New Roman" w:hAnsi="Times New Roman" w:cs="Times New Roman"/>
            <w:color w:val="333333"/>
            <w:sz w:val="24"/>
            <w:szCs w:val="24"/>
            <w:shd w:val="clear" w:color="auto" w:fill="FFFFFF"/>
          </w:rPr>
          <w:delText xml:space="preserve">the simulation budget </w:delText>
        </w:r>
        <w:r w:rsidDel="00E35E4E">
          <w:rPr>
            <w:rFonts w:ascii="Times New Roman" w:hAnsi="Times New Roman" w:cs="Times New Roman"/>
            <w:i/>
            <w:iCs/>
            <w:color w:val="333333"/>
            <w:sz w:val="24"/>
            <w:szCs w:val="24"/>
            <w:shd w:val="clear" w:color="auto" w:fill="FFFFFF"/>
          </w:rPr>
          <w:delText>N</w:delText>
        </w:r>
        <w:r w:rsidDel="00E35E4E">
          <w:rPr>
            <w:rFonts w:ascii="Times New Roman" w:hAnsi="Times New Roman" w:cs="Times New Roman"/>
            <w:color w:val="333333"/>
            <w:sz w:val="24"/>
            <w:szCs w:val="24"/>
            <w:shd w:val="clear" w:color="auto" w:fill="FFFFFF"/>
          </w:rPr>
          <w:delText xml:space="preserve"> is generally much smaller than the total number of solutions</w:delText>
        </w:r>
      </w:del>
    </w:p>
    <w:p w14:paraId="3DD5BF1E" w14:textId="77777777" w:rsidR="006C614F" w:rsidRPr="00A50771" w:rsidRDefault="006C614F" w:rsidP="008052D1">
      <w:pPr>
        <w:adjustRightInd w:val="0"/>
        <w:snapToGrid w:val="0"/>
        <w:rPr>
          <w:rFonts w:ascii="Times New Roman" w:hAnsi="Times New Roman" w:cs="Times New Roman"/>
          <w:color w:val="000000" w:themeColor="text1"/>
          <w:sz w:val="24"/>
          <w:szCs w:val="24"/>
        </w:rPr>
      </w:pPr>
    </w:p>
    <w:sectPr w:rsidR="006C614F" w:rsidRPr="00A50771" w:rsidSect="002D355C">
      <w:pgSz w:w="11906" w:h="16838"/>
      <w:pgMar w:top="1440" w:right="1080" w:bottom="1440" w:left="108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5" w:author="Microsoft 帐户" w:date="2021-06-18T11:51:00Z" w:initials="M帐">
    <w:p w14:paraId="3D575FF2" w14:textId="77777777" w:rsidR="00DF6BA9" w:rsidRDefault="00DF6BA9" w:rsidP="00EF5FB7">
      <w:pPr>
        <w:pStyle w:val="afe"/>
      </w:pPr>
      <w:r>
        <w:rPr>
          <w:rStyle w:val="afd"/>
        </w:rPr>
        <w:annotationRef/>
      </w:r>
      <w:r>
        <w:rPr>
          <w:rFonts w:hint="eastAsia"/>
        </w:rPr>
        <w:t>碳中和，碳达峰是国际政策么？</w:t>
      </w:r>
    </w:p>
  </w:comment>
  <w:comment w:id="73" w:author="Microsoft 帐户" w:date="2021-06-17T12:00:00Z" w:initials="M帐">
    <w:p w14:paraId="49888A79" w14:textId="77777777" w:rsidR="00DF6BA9" w:rsidRPr="0095317B" w:rsidRDefault="00DF6BA9" w:rsidP="00AF3820">
      <w:pPr>
        <w:pStyle w:val="afe"/>
        <w:rPr>
          <w:sz w:val="24"/>
          <w:szCs w:val="24"/>
        </w:rPr>
      </w:pPr>
      <w:r>
        <w:rPr>
          <w:rStyle w:val="afd"/>
        </w:rPr>
        <w:annotationRef/>
      </w:r>
      <w:r>
        <w:t>统称为外部参数，需要指定</w:t>
      </w:r>
      <m:oMath>
        <m:r>
          <w:rPr>
            <w:rFonts w:ascii="Cambria Math" w:hAnsi="Times New Roman" w:cs="Times New Roman"/>
            <w:sz w:val="24"/>
            <w:szCs w:val="24"/>
          </w:rPr>
          <m:t>ξ</m:t>
        </m:r>
        <m:r>
          <w:rPr>
            <w:rFonts w:ascii="Cambria Math" w:hAnsi="Times New Roman" w:cs="Times New Roman"/>
            <w:sz w:val="24"/>
            <w:szCs w:val="24"/>
          </w:rPr>
          <m:t>只为交通需求不确定性么？</m:t>
        </m:r>
      </m:oMath>
    </w:p>
    <w:p w14:paraId="163511BC" w14:textId="77777777" w:rsidR="00DF6BA9" w:rsidRDefault="00DF6BA9" w:rsidP="00AF3820">
      <w:pPr>
        <w:pStyle w:val="afe"/>
        <w:rPr>
          <w:sz w:val="24"/>
          <w:szCs w:val="24"/>
        </w:rPr>
      </w:pPr>
      <w:r>
        <w:t>因为</w:t>
      </w:r>
      <m:oMath>
        <m:r>
          <w:rPr>
            <w:rFonts w:ascii="Cambria Math" w:hAnsi="Times New Roman" w:cs="Times New Roman"/>
            <w:sz w:val="24"/>
            <w:szCs w:val="24"/>
          </w:rPr>
          <m:t>ξ</m:t>
        </m:r>
        <m:r>
          <m:rPr>
            <m:sty m:val="b"/>
          </m:rPr>
          <w:rPr>
            <w:rFonts w:ascii="Cambria Math" w:eastAsia="宋体" w:hAnsi="Cambria Math" w:cs="Times New Roman"/>
            <w:sz w:val="24"/>
            <w:szCs w:val="24"/>
          </w:rPr>
          <m:t>∈</m:t>
        </m:r>
        <m:r>
          <m:rPr>
            <m:sty m:val="p"/>
          </m:rPr>
          <w:rPr>
            <w:rFonts w:ascii="Cambria Math" w:hAnsi="Cambria Math" w:cs="Times New Roman"/>
            <w:sz w:val="24"/>
            <w:szCs w:val="24"/>
          </w:rPr>
          <m:t>Ξ</m:t>
        </m:r>
        <m:r>
          <m:rPr>
            <m:sty m:val="p"/>
          </m:rPr>
          <w:rPr>
            <w:rStyle w:val="afd"/>
            <w:rFonts w:ascii="Cambria Math" w:hAnsi="Cambria Math"/>
          </w:rPr>
          <w:annotationRef/>
        </m:r>
        <m:r>
          <m:rPr>
            <m:sty m:val="p"/>
          </m:rPr>
          <w:rPr>
            <w:rFonts w:ascii="Cambria Math" w:hAnsi="Cambria Math" w:cs="Times New Roman"/>
            <w:sz w:val="24"/>
            <w:szCs w:val="24"/>
          </w:rPr>
          <m:t>显示</m:t>
        </m:r>
        <m:r>
          <w:rPr>
            <w:rFonts w:ascii="Cambria Math" w:hAnsi="Times New Roman" w:cs="Times New Roman"/>
            <w:sz w:val="24"/>
            <w:szCs w:val="24"/>
          </w:rPr>
          <m:t>ξ</m:t>
        </m:r>
      </m:oMath>
      <w:r>
        <w:rPr>
          <w:rFonts w:hint="eastAsia"/>
          <w:sz w:val="24"/>
          <w:szCs w:val="24"/>
        </w:rPr>
        <w:t xml:space="preserve"> </w:t>
      </w:r>
      <w:r>
        <w:rPr>
          <w:rFonts w:hint="eastAsia"/>
          <w:sz w:val="24"/>
          <w:szCs w:val="24"/>
        </w:rPr>
        <w:t>只为随机因素！</w:t>
      </w:r>
    </w:p>
    <w:p w14:paraId="73D5C839" w14:textId="008EC186" w:rsidR="00DF6BA9" w:rsidRPr="0095317B" w:rsidRDefault="00DF6BA9" w:rsidP="00AF3820">
      <w:pPr>
        <w:pStyle w:val="afe"/>
      </w:pPr>
      <w:r>
        <w:rPr>
          <w:sz w:val="24"/>
          <w:szCs w:val="24"/>
        </w:rPr>
        <w:t>有概念指定前后不一致的情况！</w:t>
      </w:r>
    </w:p>
  </w:comment>
  <w:comment w:id="103" w:author="zhengliang@csu.edu.cn" w:date="2022-10-21T11:05:00Z" w:initials="z">
    <w:p w14:paraId="1F7F4F73" w14:textId="2BEF9896" w:rsidR="005E6B76" w:rsidRDefault="005E6B76">
      <w:pPr>
        <w:pStyle w:val="afe"/>
      </w:pPr>
      <w:r>
        <w:rPr>
          <w:rStyle w:val="afd"/>
        </w:rPr>
        <w:annotationRef/>
      </w:r>
      <w:r>
        <w:rPr>
          <w:rFonts w:hint="eastAsia"/>
        </w:rPr>
        <w:t>看不出高维！</w:t>
      </w:r>
    </w:p>
  </w:comment>
  <w:comment w:id="137" w:author="Microsoft 帐户" w:date="2021-06-08T09:15:00Z" w:initials="M帐">
    <w:p w14:paraId="2C6E1563" w14:textId="5F77CACC" w:rsidR="00DF6BA9" w:rsidRPr="00C34888" w:rsidRDefault="00DF6BA9">
      <w:pPr>
        <w:pStyle w:val="afe"/>
        <w:rPr>
          <w:rFonts w:ascii="Times New Roman" w:hAnsi="Times New Roman" w:cs="Times New Roman"/>
          <w:sz w:val="24"/>
          <w:szCs w:val="24"/>
        </w:rPr>
      </w:pPr>
      <w:r>
        <w:rPr>
          <w:rStyle w:val="afd"/>
        </w:rPr>
        <w:annotationRef/>
      </w:r>
      <m:oMath>
        <m:r>
          <w:rPr>
            <w:rFonts w:ascii="Cambria Math" w:hAnsi="Times New Roman" w:cs="Times New Roman"/>
            <w:sz w:val="24"/>
            <w:szCs w:val="24"/>
            <w:highlight w:val="yellow"/>
          </w:rPr>
          <m:t>ξ</m:t>
        </m:r>
      </m:oMath>
      <w:r w:rsidRPr="00C34888">
        <w:rPr>
          <w:rFonts w:ascii="Times New Roman" w:hAnsi="Times New Roman" w:cs="Times New Roman"/>
          <w:sz w:val="24"/>
          <w:szCs w:val="24"/>
          <w:highlight w:val="yellow"/>
        </w:rPr>
        <w:t xml:space="preserve"> follows a distribution with bounded support </w:t>
      </w:r>
      <m:oMath>
        <m:r>
          <m:rPr>
            <m:sty m:val="p"/>
          </m:rPr>
          <w:rPr>
            <w:rFonts w:ascii="Cambria Math" w:hAnsi="Cambria Math" w:cs="Times New Roman"/>
            <w:sz w:val="24"/>
            <w:szCs w:val="24"/>
            <w:highlight w:val="yellow"/>
          </w:rPr>
          <m:t>Ξ</m:t>
        </m:r>
      </m:oMath>
    </w:p>
    <w:p w14:paraId="24C04866" w14:textId="4B4CCD56" w:rsidR="00DF6BA9" w:rsidRPr="00C34888" w:rsidRDefault="00DF6BA9">
      <w:pPr>
        <w:pStyle w:val="afe"/>
        <w:rPr>
          <w:rFonts w:ascii="Times New Roman" w:hAnsi="Times New Roman" w:cs="Times New Roman"/>
        </w:rPr>
      </w:pPr>
      <w:r>
        <w:rPr>
          <w:rFonts w:ascii="Times New Roman" w:hAnsi="Times New Roman" w:cs="Times New Roman" w:hint="eastAsia"/>
        </w:rPr>
        <w:t>与前面的描述有差异么？</w:t>
      </w:r>
    </w:p>
  </w:comment>
  <w:comment w:id="138" w:author="Tan zhen" w:date="2021-07-17T15:52:00Z" w:initials="Tz">
    <w:p w14:paraId="0123C212" w14:textId="7DA6220B" w:rsidR="00DF6BA9" w:rsidRDefault="00DF6BA9">
      <w:pPr>
        <w:pStyle w:val="afe"/>
      </w:pPr>
      <w:r>
        <w:rPr>
          <w:rStyle w:val="afd"/>
        </w:rPr>
        <w:annotationRef/>
      </w:r>
      <w:r>
        <w:rPr>
          <w:rFonts w:hint="eastAsia"/>
        </w:rPr>
        <w:t>感觉</w:t>
      </w:r>
      <w:r>
        <w:rPr>
          <w:rFonts w:hint="eastAsia"/>
        </w:rPr>
        <w:t>bou</w:t>
      </w:r>
      <w:r>
        <w:t xml:space="preserve">nded </w:t>
      </w:r>
      <w:r>
        <w:rPr>
          <w:rFonts w:hint="eastAsia"/>
        </w:rPr>
        <w:t>support</w:t>
      </w:r>
      <w:r>
        <w:rPr>
          <w:rFonts w:hint="eastAsia"/>
        </w:rPr>
        <w:t>不是一定必须</w:t>
      </w:r>
    </w:p>
  </w:comment>
  <w:comment w:id="150" w:author="Microsoft 帐户" w:date="2021-06-08T09:20:00Z" w:initials="M帐">
    <w:p w14:paraId="2C17A1B2" w14:textId="77777777" w:rsidR="00DF6BA9" w:rsidRDefault="00DF6BA9" w:rsidP="00A830BC">
      <w:pPr>
        <w:pStyle w:val="afe"/>
      </w:pPr>
      <w:r>
        <w:rPr>
          <w:rStyle w:val="afd"/>
        </w:rPr>
        <w:annotationRef/>
      </w:r>
      <w:r>
        <w:t>每次</w:t>
      </w:r>
      <w:r>
        <w:t>x</w:t>
      </w:r>
      <w:r>
        <w:t>都不一样？</w:t>
      </w:r>
    </w:p>
  </w:comment>
  <w:comment w:id="151" w:author="Tan zhen" w:date="2021-07-17T15:53:00Z" w:initials="Tz">
    <w:p w14:paraId="69750D89" w14:textId="3659CFBC" w:rsidR="00DF6BA9" w:rsidRDefault="00DF6BA9">
      <w:pPr>
        <w:pStyle w:val="afe"/>
      </w:pPr>
      <w:r>
        <w:rPr>
          <w:rStyle w:val="afd"/>
        </w:rPr>
        <w:annotationRef/>
      </w:r>
      <w:r>
        <w:rPr>
          <w:rFonts w:hint="eastAsia"/>
        </w:rPr>
        <w:t>每次重新选，可能会和之前某个一样</w:t>
      </w:r>
    </w:p>
  </w:comment>
  <w:comment w:id="248" w:author="Microsoft 帐户" w:date="2020-08-20T10:35:00Z" w:initials="M帐">
    <w:p w14:paraId="3712FA43" w14:textId="3874B719" w:rsidR="00DF6BA9" w:rsidRDefault="00DF6BA9">
      <w:pPr>
        <w:pStyle w:val="afe"/>
      </w:pPr>
      <w:r>
        <w:rPr>
          <w:rStyle w:val="afd"/>
        </w:rPr>
        <w:annotationRef/>
      </w:r>
      <w:r>
        <w:rPr>
          <w:rFonts w:hint="eastAsia"/>
        </w:rPr>
        <w:t>解空间所有的解对应的均值！</w:t>
      </w:r>
    </w:p>
  </w:comment>
  <w:comment w:id="249" w:author="Zhen Tan" w:date="2020-08-27T17:13:00Z" w:initials="ZT">
    <w:p w14:paraId="076000FB" w14:textId="21A07EA7" w:rsidR="00DF6BA9" w:rsidRDefault="00DF6BA9">
      <w:pPr>
        <w:pStyle w:val="afe"/>
      </w:pPr>
      <w:r>
        <w:rPr>
          <w:rStyle w:val="afd"/>
        </w:rPr>
        <w:annotationRef/>
      </w:r>
      <w:r>
        <w:t>Yes, revised to vector notation</w:t>
      </w:r>
    </w:p>
  </w:comment>
  <w:comment w:id="284" w:author="Microsoft 帐户" w:date="2020-07-29T22:30:00Z" w:initials="M帐">
    <w:p w14:paraId="2DF68ED0" w14:textId="77777777" w:rsidR="00DF6BA9" w:rsidRPr="00241C68" w:rsidRDefault="00DF6BA9" w:rsidP="00E67543">
      <w:pPr>
        <w:pStyle w:val="afe"/>
        <w:rPr>
          <w:b/>
          <w:sz w:val="24"/>
          <w:szCs w:val="24"/>
        </w:rPr>
      </w:pPr>
      <w:r>
        <w:rPr>
          <w:rStyle w:val="afd"/>
        </w:rPr>
        <w:annotationRef/>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rPr>
          <m:t>前面讲是条件概率函数，这里是后验分布</m:t>
        </m:r>
        <m:r>
          <m:rPr>
            <m:sty m:val="bi"/>
          </m:rPr>
          <w:rPr>
            <w:rFonts w:ascii="Cambria Math" w:eastAsia="宋体" w:hAnsi="Times New Roman" w:cs="Times New Roman"/>
            <w:sz w:val="24"/>
            <w:szCs w:val="24"/>
          </w:rPr>
          <m:t>，</m:t>
        </m:r>
      </m:oMath>
    </w:p>
    <w:p w14:paraId="66D18AC4" w14:textId="77777777" w:rsidR="00DF6BA9" w:rsidRDefault="00DF6BA9" w:rsidP="00E67543">
      <w:pPr>
        <w:pStyle w:val="afe"/>
      </w:pPr>
      <w:r>
        <w:rPr>
          <w:rFonts w:hint="eastAsia"/>
        </w:rPr>
        <w:t>是一个意思么？</w:t>
      </w:r>
    </w:p>
    <w:p w14:paraId="0FC56CCE" w14:textId="77777777" w:rsidR="00DF6BA9" w:rsidRPr="00241C68" w:rsidRDefault="00DF6BA9" w:rsidP="00E67543">
      <w:pPr>
        <w:pStyle w:val="afe"/>
      </w:pPr>
      <w:r>
        <w:rPr>
          <w:rFonts w:hint="eastAsia"/>
        </w:rPr>
        <w:t>可否统一一下？</w:t>
      </w:r>
    </w:p>
  </w:comment>
  <w:comment w:id="285" w:author="Tan zhen" w:date="2020-08-10T23:45:00Z" w:initials="Tz">
    <w:p w14:paraId="23EBC805" w14:textId="77777777" w:rsidR="00DF6BA9" w:rsidRDefault="00DF6BA9" w:rsidP="00E67543">
      <w:pPr>
        <w:pStyle w:val="afe"/>
      </w:pPr>
      <w:r>
        <w:rPr>
          <w:rStyle w:val="afd"/>
        </w:rPr>
        <w:annotationRef/>
      </w:r>
      <w:r>
        <w:rPr>
          <w:rFonts w:hint="eastAsia"/>
        </w:rPr>
        <w:t>统一写成后验了，后验概率也可看成是有数据下的条件概率</w:t>
      </w:r>
    </w:p>
  </w:comment>
  <w:comment w:id="288" w:author="Microsoft 帐户" w:date="2021-06-08T09:35:00Z" w:initials="M帐">
    <w:p w14:paraId="308589D3" w14:textId="52082BAD" w:rsidR="00DF6BA9" w:rsidRDefault="00DF6BA9">
      <w:pPr>
        <w:pStyle w:val="afe"/>
      </w:pPr>
      <w:r>
        <w:rPr>
          <w:rStyle w:val="afd"/>
        </w:rPr>
        <w:annotationRef/>
      </w:r>
      <w:r w:rsidRPr="00D66008">
        <w:rPr>
          <w:i/>
        </w:rPr>
        <w:t>K</w:t>
      </w:r>
      <w:r>
        <w:t>是什么意思？</w:t>
      </w:r>
    </w:p>
  </w:comment>
  <w:comment w:id="289" w:author="Tan zhen" w:date="2021-07-20T17:22:00Z" w:initials="Tz">
    <w:p w14:paraId="60D10AAF" w14:textId="1C769A3B" w:rsidR="00DF6BA9" w:rsidRDefault="00DF6BA9">
      <w:pPr>
        <w:pStyle w:val="afe"/>
      </w:pPr>
      <w:r>
        <w:rPr>
          <w:rStyle w:val="afd"/>
        </w:rPr>
        <w:annotationRef/>
      </w:r>
      <w:r>
        <w:rPr>
          <w:rFonts w:hint="eastAsia"/>
        </w:rPr>
        <w:t>在之前部分</w:t>
      </w:r>
      <w:r>
        <w:rPr>
          <w:rFonts w:hint="eastAsia"/>
        </w:rPr>
        <w:t>2</w:t>
      </w:r>
      <w:r>
        <w:t>.2</w:t>
      </w:r>
      <w:r>
        <w:rPr>
          <w:rFonts w:hint="eastAsia"/>
        </w:rPr>
        <w:t>有</w:t>
      </w:r>
      <w:r>
        <w:rPr>
          <w:rFonts w:hint="eastAsia"/>
        </w:rPr>
        <w:t>K</w:t>
      </w:r>
      <w:r>
        <w:rPr>
          <w:rFonts w:hint="eastAsia"/>
        </w:rPr>
        <w:t>的定义</w:t>
      </w:r>
    </w:p>
  </w:comment>
  <w:comment w:id="335" w:author="bao ji" w:date="2021-10-27T10:23:00Z" w:initials="bj">
    <w:p w14:paraId="308D571A" w14:textId="7EFEF2E1" w:rsidR="00DF6BA9" w:rsidRDefault="00DF6BA9">
      <w:pPr>
        <w:pStyle w:val="afe"/>
      </w:pPr>
      <w:r>
        <w:rPr>
          <w:rStyle w:val="afd"/>
        </w:rPr>
        <w:annotationRef/>
      </w:r>
      <w:r>
        <w:t>+</w:t>
      </w:r>
      <w:r>
        <w:rPr>
          <w:rFonts w:hint="eastAsia"/>
        </w:rPr>
        <w:t>还是</w:t>
      </w:r>
      <w:r>
        <w:rPr>
          <w:rFonts w:hint="eastAsia"/>
        </w:rPr>
        <w:t>-</w:t>
      </w:r>
      <w:r>
        <w:rPr>
          <w:rFonts w:hint="eastAsia"/>
        </w:rPr>
        <w:t>？</w:t>
      </w:r>
    </w:p>
  </w:comment>
  <w:comment w:id="336" w:author="Zhen Tan" w:date="2022-08-21T01:43:00Z" w:initials="ZT">
    <w:p w14:paraId="70A08DB0" w14:textId="4C923817" w:rsidR="00DF6BA9" w:rsidRDefault="00DF6BA9">
      <w:pPr>
        <w:pStyle w:val="afe"/>
      </w:pPr>
      <w:r>
        <w:rPr>
          <w:rStyle w:val="afd"/>
        </w:rPr>
        <w:annotationRef/>
      </w:r>
      <w:r>
        <w:rPr>
          <w:rFonts w:hint="eastAsia"/>
        </w:rPr>
        <w:t>是</w:t>
      </w:r>
      <w:r>
        <w:rPr>
          <w:rFonts w:hint="eastAsia"/>
        </w:rPr>
        <w:t>-</w:t>
      </w:r>
      <w:r>
        <w:rPr>
          <w:rFonts w:hint="eastAsia"/>
        </w:rPr>
        <w:t>！</w:t>
      </w:r>
    </w:p>
  </w:comment>
  <w:comment w:id="362" w:author="Microsoft 帐户" w:date="2020-07-29T15:44:00Z" w:initials="M帐">
    <w:p w14:paraId="27652F99" w14:textId="77777777" w:rsidR="00DF6BA9" w:rsidRDefault="00DF6BA9" w:rsidP="00E67543">
      <w:pPr>
        <w:pStyle w:val="afe"/>
      </w:pPr>
      <w:r>
        <w:rPr>
          <w:rStyle w:val="afd"/>
        </w:rPr>
        <w:annotationRef/>
      </w:r>
      <w:r>
        <w:rPr>
          <w:rFonts w:hint="eastAsia"/>
        </w:rPr>
        <w:t>此类变量不是很好理解？</w:t>
      </w:r>
    </w:p>
    <w:p w14:paraId="6FDFDADE" w14:textId="77777777" w:rsidR="00DF6BA9" w:rsidRDefault="00DF6BA9" w:rsidP="00E67543">
      <w:pPr>
        <w:pStyle w:val="afe"/>
      </w:pPr>
      <w:r>
        <w:rPr>
          <w:rFonts w:hint="eastAsia"/>
        </w:rPr>
        <w:t>主要没有这块的基础</w:t>
      </w:r>
    </w:p>
    <w:p w14:paraId="79DC7221" w14:textId="77777777" w:rsidR="00DF6BA9" w:rsidRDefault="00DF6BA9" w:rsidP="00E67543">
      <w:pPr>
        <w:pStyle w:val="afe"/>
      </w:pPr>
    </w:p>
  </w:comment>
  <w:comment w:id="363" w:author="Tan zhen" w:date="2020-08-10T23:21:00Z" w:initials="Tz">
    <w:p w14:paraId="19134304" w14:textId="77777777" w:rsidR="00DF6BA9" w:rsidRDefault="00DF6BA9" w:rsidP="00E67543">
      <w:pPr>
        <w:pStyle w:val="afe"/>
      </w:pPr>
      <w:r>
        <w:rPr>
          <w:rStyle w:val="afd"/>
        </w:rPr>
        <w:annotationRef/>
      </w:r>
      <w:r>
        <w:rPr>
          <w:rFonts w:hint="eastAsia"/>
        </w:rPr>
        <w:t>这样写当时也是考虑过，好像更合理（因为解的编码可以自行定义），不然要不改成解从</w:t>
      </w:r>
      <w:r>
        <w:rPr>
          <w:rFonts w:hint="eastAsia"/>
        </w:rPr>
        <w:t>1</w:t>
      </w:r>
      <w:r>
        <w:rPr>
          <w:rFonts w:hint="eastAsia"/>
        </w:rPr>
        <w:t>编号到</w:t>
      </w:r>
      <w:r>
        <w:rPr>
          <w:rFonts w:hint="eastAsia"/>
        </w:rPr>
        <w:t>K</w:t>
      </w:r>
      <w:r>
        <w:rPr>
          <w:rFonts w:hint="eastAsia"/>
        </w:rPr>
        <w:t>？（那样的话</w:t>
      </w:r>
      <w:r>
        <w:rPr>
          <w:rFonts w:hint="eastAsia"/>
        </w:rPr>
        <w:t>notation</w:t>
      </w:r>
      <w:r>
        <w:rPr>
          <w:rFonts w:hint="eastAsia"/>
        </w:rPr>
        <w:t>可能不够严谨，所有</w:t>
      </w:r>
      <w:r>
        <w:rPr>
          <w:rFonts w:hint="eastAsia"/>
        </w:rPr>
        <w:t>x</w:t>
      </w:r>
      <w:r>
        <w:rPr>
          <w:rFonts w:hint="eastAsia"/>
        </w:rPr>
        <w:t>都得改为不加粗，但实际上解又是个向量）</w:t>
      </w:r>
    </w:p>
  </w:comment>
  <w:comment w:id="380" w:author="Microsoft 帐户" w:date="2020-07-29T15:39:00Z" w:initials="M帐">
    <w:p w14:paraId="12FEC101" w14:textId="77777777" w:rsidR="00DF6BA9" w:rsidRDefault="00DF6BA9" w:rsidP="00E67543">
      <w:pPr>
        <w:pStyle w:val="afe"/>
        <w:rPr>
          <w:sz w:val="24"/>
          <w:szCs w:val="24"/>
        </w:rPr>
      </w:pPr>
      <w:r>
        <w:rPr>
          <w:rStyle w:val="afd"/>
        </w:rPr>
        <w:annotationRef/>
      </w:r>
      <m:oMath>
        <m:sSup>
          <m:sSupPr>
            <m:ctrlPr>
              <w:rPr>
                <w:rFonts w:ascii="Cambria Math" w:eastAsia="宋体" w:hAnsi="Times New Roman" w:cs="Times New Roman"/>
                <w:b/>
                <w:sz w:val="24"/>
                <w:szCs w:val="24"/>
              </w:rPr>
            </m:ctrlPr>
          </m:sSupPr>
          <m:e>
            <m:r>
              <m:rPr>
                <m:scr m:val="double-struck"/>
              </m:rPr>
              <w:rPr>
                <w:rFonts w:ascii="Cambria Math" w:hAnsi="Cambria Math" w:cs="Times New Roman"/>
                <w:sz w:val="24"/>
                <w:szCs w:val="24"/>
              </w:rPr>
              <m:t>E</m:t>
            </m:r>
          </m:e>
          <m:sup>
            <m:r>
              <w:rPr>
                <w:rFonts w:ascii="Cambria Math" w:eastAsia="宋体" w:hAnsi="Times New Roman" w:cs="Times New Roman"/>
                <w:sz w:val="24"/>
                <w:szCs w:val="24"/>
              </w:rPr>
              <m:t>N</m:t>
            </m:r>
          </m:sup>
        </m:sSup>
        <m:r>
          <w:rPr>
            <w:rFonts w:ascii="Cambria Math" w:eastAsia="宋体" w:hAnsi="Times New Roman" w:cs="Times New Roman" w:hint="eastAsia"/>
            <w:sz w:val="24"/>
            <w:szCs w:val="24"/>
          </w:rPr>
          <m:t>是什么意思？</m:t>
        </m:r>
      </m:oMath>
      <w:r>
        <w:rPr>
          <w:rFonts w:hint="eastAsia"/>
          <w:sz w:val="24"/>
          <w:szCs w:val="24"/>
        </w:rPr>
        <w:t>上面是</w:t>
      </w:r>
      <w:r>
        <w:rPr>
          <w:rFonts w:hint="eastAsia"/>
          <w:sz w:val="24"/>
          <w:szCs w:val="24"/>
        </w:rPr>
        <w:t>N</w:t>
      </w:r>
      <w:r>
        <w:rPr>
          <w:rFonts w:hint="eastAsia"/>
          <w:sz w:val="24"/>
          <w:szCs w:val="24"/>
        </w:rPr>
        <w:t>意味着？</w:t>
      </w:r>
    </w:p>
    <w:p w14:paraId="523F00F4" w14:textId="77777777" w:rsidR="00DF6BA9" w:rsidRPr="002572C2" w:rsidRDefault="00000000" w:rsidP="00E67543">
      <w:pPr>
        <w:pStyle w:val="afe"/>
        <w:rPr>
          <w:b/>
          <w:sz w:val="24"/>
          <w:szCs w:val="24"/>
        </w:rPr>
      </w:pPr>
      <m:oMathPara>
        <m:oMath>
          <m:sSubSup>
            <m:sSubSupPr>
              <m:ctrlPr>
                <w:rPr>
                  <w:rFonts w:ascii="Cambria Math" w:eastAsia="宋体" w:hAnsi="Times New Roman" w:cs="Times New Roman"/>
                  <w:b/>
                  <w:i/>
                  <w:sz w:val="24"/>
                  <w:szCs w:val="24"/>
                  <w:highlight w:val="yellow"/>
                </w:rPr>
              </m:ctrlPr>
            </m:sSubSupPr>
            <m:e>
              <m:r>
                <w:rPr>
                  <w:rFonts w:ascii="Cambria Math" w:eastAsia="宋体" w:hAnsi="Cambria Math" w:cs="Times New Roman"/>
                  <w:sz w:val="24"/>
                  <w:szCs w:val="24"/>
                  <w:highlight w:val="green"/>
                </w:rPr>
                <m:t>θ</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r>
                <m:rPr>
                  <m:sty m:val="p"/>
                </m:rPr>
                <w:rPr>
                  <w:rFonts w:ascii="Cambria Math" w:eastAsia="宋体" w:hAnsi="Times New Roman" w:cs="Times New Roman"/>
                  <w:sz w:val="24"/>
                  <w:szCs w:val="24"/>
                  <w:highlight w:val="yellow"/>
                </w:rPr>
                <m:t>,</m:t>
              </m:r>
              <m:r>
                <w:rPr>
                  <w:rFonts w:ascii="Cambria Math" w:eastAsia="宋体" w:hAnsi="Times New Roman" w:cs="Times New Roman"/>
                  <w:sz w:val="24"/>
                  <w:szCs w:val="24"/>
                  <w:highlight w:val="yellow"/>
                </w:rPr>
                <m:t>N</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hint="eastAsia"/>
              <w:sz w:val="24"/>
              <w:szCs w:val="24"/>
              <w:highlight w:val="yellow"/>
            </w:rPr>
            <m:t>是不是得给出其含义？</m:t>
          </m:r>
        </m:oMath>
      </m:oMathPara>
    </w:p>
    <w:p w14:paraId="56147651" w14:textId="77777777" w:rsidR="00DF6BA9" w:rsidRDefault="00DF6BA9" w:rsidP="00E67543">
      <w:pPr>
        <w:pStyle w:val="afe"/>
        <w:rPr>
          <w:b/>
          <w:sz w:val="24"/>
          <w:szCs w:val="24"/>
        </w:rPr>
      </w:pPr>
      <w:r>
        <w:rPr>
          <w:rFonts w:hint="eastAsia"/>
          <w:b/>
          <w:sz w:val="24"/>
          <w:szCs w:val="24"/>
        </w:rPr>
        <w:t>文重符号很多，相似的符号也很多，建议在介绍算法得时候，把算法涉及的所有变量搞个列表？这样一目了然</w:t>
      </w:r>
      <w:r>
        <w:rPr>
          <w:rFonts w:hint="eastAsia"/>
          <w:b/>
          <w:sz w:val="24"/>
          <w:szCs w:val="24"/>
        </w:rPr>
        <w:t>~</w:t>
      </w:r>
      <w:r>
        <w:rPr>
          <w:b/>
          <w:sz w:val="24"/>
          <w:szCs w:val="24"/>
        </w:rPr>
        <w:t xml:space="preserve"> </w:t>
      </w:r>
    </w:p>
    <w:p w14:paraId="6A0BEDEB" w14:textId="77777777" w:rsidR="00DF6BA9" w:rsidRDefault="00DF6BA9" w:rsidP="00E67543">
      <w:pPr>
        <w:pStyle w:val="afe"/>
        <w:rPr>
          <w:b/>
          <w:sz w:val="24"/>
          <w:szCs w:val="24"/>
        </w:rPr>
      </w:pPr>
      <w:r>
        <w:rPr>
          <w:rFonts w:hint="eastAsia"/>
          <w:b/>
          <w:sz w:val="24"/>
          <w:szCs w:val="24"/>
        </w:rPr>
        <w:t>同样</w:t>
      </w:r>
      <w:r>
        <w:rPr>
          <w:rFonts w:hint="eastAsia"/>
          <w:b/>
          <w:sz w:val="24"/>
          <w:szCs w:val="24"/>
        </w:rPr>
        <w:t>N</w:t>
      </w:r>
      <w:r>
        <w:rPr>
          <w:rFonts w:hint="eastAsia"/>
          <w:b/>
          <w:sz w:val="24"/>
          <w:szCs w:val="24"/>
        </w:rPr>
        <w:t>意味着？？</w:t>
      </w:r>
    </w:p>
    <w:p w14:paraId="66B3512C" w14:textId="77777777" w:rsidR="00DF6BA9" w:rsidRDefault="00DF6BA9" w:rsidP="00E67543">
      <w:pPr>
        <w:pStyle w:val="afe"/>
        <w:rPr>
          <w:b/>
          <w:sz w:val="24"/>
          <w:szCs w:val="24"/>
        </w:rPr>
      </w:pPr>
    </w:p>
    <w:p w14:paraId="083DE80B" w14:textId="77777777" w:rsidR="00DF6BA9" w:rsidRPr="002572C2" w:rsidRDefault="00DF6BA9" w:rsidP="00E67543">
      <w:pPr>
        <w:pStyle w:val="afe"/>
        <w:rPr>
          <w:b/>
          <w:sz w:val="24"/>
          <w:szCs w:val="24"/>
        </w:rPr>
      </w:pPr>
    </w:p>
    <w:p w14:paraId="49FBA66B" w14:textId="77777777" w:rsidR="00DF6BA9" w:rsidRPr="002572C2" w:rsidRDefault="00DF6BA9" w:rsidP="00E67543">
      <w:pPr>
        <w:pStyle w:val="afe"/>
      </w:pPr>
    </w:p>
  </w:comment>
  <w:comment w:id="381" w:author="Tan zhen" w:date="2020-08-10T23:21:00Z" w:initials="Tz">
    <w:p w14:paraId="562C2818" w14:textId="77777777" w:rsidR="00DF6BA9" w:rsidRDefault="00DF6BA9" w:rsidP="00E67543">
      <w:pPr>
        <w:pStyle w:val="afe"/>
      </w:pPr>
      <w:r>
        <w:rPr>
          <w:rStyle w:val="afd"/>
        </w:rPr>
        <w:annotationRef/>
      </w:r>
      <w:r>
        <w:rPr>
          <w:rFonts w:hint="eastAsia"/>
        </w:rPr>
        <w:t>加了一句</w:t>
      </w:r>
    </w:p>
  </w:comment>
  <w:comment w:id="382" w:author="Microsoft 帐户" w:date="2021-06-08T09:56:00Z" w:initials="M帐">
    <w:p w14:paraId="355F4168" w14:textId="7AA82EE2" w:rsidR="00DF6BA9" w:rsidRDefault="00DF6BA9">
      <w:pPr>
        <w:pStyle w:val="afe"/>
      </w:pPr>
      <w:r>
        <w:rPr>
          <w:rStyle w:val="afd"/>
        </w:rPr>
        <w:annotationRef/>
      </w:r>
      <w:r>
        <w:t>表达感觉有点问题？</w:t>
      </w:r>
    </w:p>
    <w:p w14:paraId="211B8DB6" w14:textId="6FD7CFBC" w:rsidR="00DF6BA9" w:rsidRPr="00CD5958" w:rsidRDefault="00000000">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rPr>
            <m:t>的期望？</m:t>
          </m:r>
        </m:oMath>
      </m:oMathPara>
    </w:p>
    <w:p w14:paraId="1BC3F61E" w14:textId="635042A7" w:rsidR="00DF6BA9" w:rsidRPr="00CD5958" w:rsidRDefault="00000000">
      <w:pPr>
        <w:pStyle w:val="afe"/>
        <w:rPr>
          <w:b/>
          <w:iCs/>
          <w:sz w:val="24"/>
          <w:szCs w:val="24"/>
        </w:rPr>
      </w:pPr>
      <m:oMathPara>
        <m:oMath>
          <m:sSubSup>
            <m:sSubSupPr>
              <m:ctrlPr>
                <w:rPr>
                  <w:rFonts w:ascii="Cambria Math" w:eastAsia="宋体" w:hAnsi="Times New Roman" w:cs="Times New Roman"/>
                  <w:b/>
                  <w:i/>
                  <w:iCs/>
                  <w:sz w:val="24"/>
                  <w:szCs w:val="24"/>
                  <w:highlight w:val="yellow"/>
                </w:rPr>
              </m:ctrlPr>
            </m:sSubSupPr>
            <m:e>
              <m:r>
                <w:rPr>
                  <w:rFonts w:ascii="Cambria Math" w:eastAsia="宋体" w:hAnsi="Cambria Math" w:cs="Times New Roman" w:hint="eastAsia"/>
                  <w:sz w:val="24"/>
                  <w:szCs w:val="24"/>
                  <w:highlight w:val="yellow"/>
                </w:rPr>
                <m:t>μ</m:t>
              </m:r>
            </m:e>
            <m:sub>
              <m:r>
                <m:rPr>
                  <m:sty m:val="b"/>
                </m:rPr>
                <w:rPr>
                  <w:rFonts w:ascii="Cambria Math" w:eastAsia="宋体" w:hAnsi="Times New Roman" w:cs="Times New Roman"/>
                  <w:sz w:val="24"/>
                  <w:szCs w:val="24"/>
                  <w:highlight w:val="yellow"/>
                </w:rPr>
                <m:t>x</m:t>
              </m:r>
            </m:sub>
            <m:sup>
              <m:r>
                <w:rPr>
                  <w:rFonts w:ascii="Cambria Math" w:eastAsia="宋体" w:hAnsi="Times New Roman" w:cs="Times New Roman"/>
                  <w:sz w:val="24"/>
                  <w:szCs w:val="24"/>
                  <w:highlight w:val="yellow"/>
                </w:rPr>
                <m:t>D</m:t>
              </m:r>
            </m:sup>
          </m:sSubSup>
          <m:r>
            <m:rPr>
              <m:sty m:val="bi"/>
            </m:rPr>
            <w:rPr>
              <w:rFonts w:ascii="Cambria Math" w:eastAsia="宋体" w:hAnsi="Times New Roman" w:cs="Times New Roman"/>
              <w:sz w:val="24"/>
              <w:szCs w:val="24"/>
              <w:highlight w:val="yellow"/>
            </w:rPr>
            <m:t>不是均值？</m:t>
          </m:r>
        </m:oMath>
      </m:oMathPara>
    </w:p>
    <w:p w14:paraId="67715F4B" w14:textId="696274F6" w:rsidR="00DF6BA9" w:rsidRPr="00CD5958" w:rsidRDefault="00DF6BA9">
      <w:pPr>
        <w:pStyle w:val="afe"/>
        <w:rPr>
          <w:b/>
          <w:iCs/>
          <w:sz w:val="24"/>
          <w:szCs w:val="24"/>
        </w:rPr>
      </w:pPr>
      <w:r>
        <w:rPr>
          <w:b/>
          <w:iCs/>
          <w:sz w:val="24"/>
          <w:szCs w:val="24"/>
        </w:rPr>
        <w:t>均值的期望？</w:t>
      </w:r>
    </w:p>
  </w:comment>
  <w:comment w:id="383" w:author="Tan zhen" w:date="2021-07-20T18:11:00Z" w:initials="Tz">
    <w:p w14:paraId="1458278F" w14:textId="097363BE" w:rsidR="00DF6BA9" w:rsidRDefault="00DF6BA9">
      <w:pPr>
        <w:pStyle w:val="afe"/>
      </w:pPr>
      <w:r>
        <w:rPr>
          <w:rStyle w:val="afd"/>
        </w:rPr>
        <w:annotationRef/>
      </w:r>
      <w:r>
        <w:rPr>
          <w:rFonts w:hint="eastAsia"/>
        </w:rPr>
        <w:t>这里指的是到第</w:t>
      </w:r>
      <w:r>
        <w:rPr>
          <w:rFonts w:hint="eastAsia"/>
        </w:rPr>
        <w:t>N</w:t>
      </w:r>
      <w:r>
        <w:rPr>
          <w:rFonts w:hint="eastAsia"/>
        </w:rPr>
        <w:t>个采样之后的后验期望</w:t>
      </w:r>
    </w:p>
  </w:comment>
  <w:comment w:id="419" w:author="Microsoft 帐户" w:date="2020-07-29T15:46:00Z" w:initials="M帐">
    <w:p w14:paraId="770AF6A9" w14:textId="77777777" w:rsidR="00DF6BA9" w:rsidRDefault="00DF6BA9" w:rsidP="00E67543">
      <w:pPr>
        <w:pStyle w:val="afe"/>
      </w:pPr>
      <w:r>
        <w:rPr>
          <w:rStyle w:val="afd"/>
        </w:rPr>
        <w:annotationRef/>
      </w:r>
      <w:r>
        <w:rPr>
          <w:rFonts w:hint="eastAsia"/>
        </w:rPr>
        <w:t>给出简单的</w:t>
      </w:r>
      <w:r>
        <w:rPr>
          <w:rFonts w:hint="eastAsia"/>
        </w:rPr>
        <w:t>p</w:t>
      </w:r>
      <w:r>
        <w:t>roof</w:t>
      </w:r>
      <w:r>
        <w:rPr>
          <w:rFonts w:hint="eastAsia"/>
        </w:rPr>
        <w:t>过程或推导过程，</w:t>
      </w:r>
    </w:p>
    <w:p w14:paraId="7AA59858" w14:textId="77777777" w:rsidR="00DF6BA9" w:rsidRDefault="00DF6BA9" w:rsidP="00E67543">
      <w:pPr>
        <w:pStyle w:val="afe"/>
      </w:pPr>
      <w:r>
        <w:rPr>
          <w:rFonts w:hint="eastAsia"/>
        </w:rPr>
        <w:t>没有统计学知识的，肯定转弯不过！</w:t>
      </w:r>
    </w:p>
  </w:comment>
  <w:comment w:id="420" w:author="Tan zhen" w:date="2020-08-10T23:21:00Z" w:initials="Tz">
    <w:p w14:paraId="3DD257FD" w14:textId="77777777" w:rsidR="00DF6BA9" w:rsidRDefault="00DF6BA9" w:rsidP="00E67543">
      <w:pPr>
        <w:pStyle w:val="afe"/>
      </w:pPr>
      <w:r>
        <w:rPr>
          <w:rStyle w:val="afd"/>
        </w:rPr>
        <w:annotationRef/>
      </w:r>
      <w:r>
        <w:rPr>
          <w:rFonts w:hint="eastAsia"/>
        </w:rPr>
        <w:t>加了一步，之前那个</w:t>
      </w:r>
      <w:r>
        <w:rPr>
          <w:rFonts w:hint="eastAsia"/>
        </w:rPr>
        <w:t>quantile</w:t>
      </w:r>
      <w:r>
        <w:rPr>
          <w:rFonts w:hint="eastAsia"/>
        </w:rPr>
        <w:t>写错了，改了下</w:t>
      </w:r>
    </w:p>
  </w:comment>
  <w:comment w:id="470" w:author="Microsoft 帐户" w:date="2021-06-08T10:15:00Z" w:initials="M帐">
    <w:p w14:paraId="62643BC1" w14:textId="20C744EE" w:rsidR="00DF6BA9" w:rsidRDefault="00DF6BA9">
      <w:pPr>
        <w:pStyle w:val="afe"/>
      </w:pPr>
      <w:r>
        <w:rPr>
          <w:rStyle w:val="afd"/>
        </w:rPr>
        <w:annotationRef/>
      </w:r>
      <w:r>
        <w:t>这个时候貌似赋予</w:t>
      </w:r>
      <w:r>
        <w:t>K</w:t>
      </w:r>
      <w:r>
        <w:t>的含义！</w:t>
      </w:r>
    </w:p>
  </w:comment>
  <w:comment w:id="471" w:author="Zhen Tan" w:date="2022-08-21T01:49:00Z" w:initials="ZT">
    <w:p w14:paraId="08A2C3AD" w14:textId="65C90BDF" w:rsidR="00DF6BA9" w:rsidRDefault="00DF6BA9">
      <w:pPr>
        <w:pStyle w:val="afe"/>
      </w:pPr>
      <w:r>
        <w:rPr>
          <w:rStyle w:val="afd"/>
        </w:rPr>
        <w:annotationRef/>
      </w:r>
      <w:r>
        <w:rPr>
          <w:rFonts w:hint="eastAsia"/>
        </w:rPr>
        <w:t>K</w:t>
      </w:r>
      <w:r>
        <w:rPr>
          <w:rFonts w:hint="eastAsia"/>
        </w:rPr>
        <w:t>之前就定义了。。</w:t>
      </w:r>
    </w:p>
  </w:comment>
  <w:comment w:id="474" w:author="Microsoft 帐户" w:date="2020-07-29T15:56:00Z" w:initials="M帐">
    <w:p w14:paraId="49864DAA" w14:textId="77777777" w:rsidR="00DF6BA9" w:rsidRDefault="00DF6BA9" w:rsidP="00E67543">
      <w:pPr>
        <w:pStyle w:val="afe"/>
      </w:pPr>
      <w:r>
        <w:rPr>
          <w:rStyle w:val="afd"/>
        </w:rPr>
        <w:annotationRef/>
      </w:r>
      <w:r>
        <w:rPr>
          <w:rFonts w:hint="eastAsia"/>
        </w:rPr>
        <w:t>目的是为了减少方法的数目？</w:t>
      </w:r>
    </w:p>
  </w:comment>
  <w:comment w:id="503" w:author="bao ji" w:date="2021-10-26T15:35:00Z" w:initials="bj">
    <w:p w14:paraId="355B0C99" w14:textId="043316CA" w:rsidR="00DF6BA9" w:rsidRDefault="00DF6BA9">
      <w:pPr>
        <w:pStyle w:val="afe"/>
      </w:pPr>
      <w:r>
        <w:rPr>
          <w:rStyle w:val="afd"/>
        </w:rPr>
        <w:annotationRef/>
      </w:r>
      <w:r>
        <w:rPr>
          <w:rFonts w:hint="eastAsia"/>
        </w:rPr>
        <w:t>固定值</w:t>
      </w:r>
    </w:p>
  </w:comment>
  <w:comment w:id="504" w:author="Zhen Tan" w:date="2022-08-21T10:33:00Z" w:initials="ZT">
    <w:p w14:paraId="01E3C4D5" w14:textId="6D5C8E47" w:rsidR="00DF6BA9" w:rsidRDefault="00DF6BA9">
      <w:pPr>
        <w:pStyle w:val="afe"/>
      </w:pPr>
      <w:r>
        <w:rPr>
          <w:rStyle w:val="afd"/>
        </w:rPr>
        <w:annotationRef/>
      </w:r>
      <w:r>
        <w:rPr>
          <w:rFonts w:hint="eastAsia"/>
        </w:rPr>
        <w:t>固定但未知</w:t>
      </w:r>
    </w:p>
  </w:comment>
  <w:comment w:id="506" w:author="Microsoft 帐户" w:date="2020-07-29T15:58:00Z" w:initials="M帐">
    <w:p w14:paraId="405E5AE9" w14:textId="77777777" w:rsidR="00DF6BA9" w:rsidRDefault="00DF6BA9" w:rsidP="00E67543">
      <w:pPr>
        <w:pStyle w:val="afe"/>
      </w:pPr>
      <w:r>
        <w:rPr>
          <w:rStyle w:val="afd"/>
        </w:rPr>
        <w:annotationRef/>
      </w:r>
      <w:r>
        <w:t>12</w:t>
      </w:r>
      <w:r>
        <w:t>？？</w:t>
      </w:r>
    </w:p>
  </w:comment>
  <w:comment w:id="523" w:author="Microsoft 帐户" w:date="2020-07-29T15:59:00Z" w:initials="M帐">
    <w:p w14:paraId="7ED2628D" w14:textId="77777777" w:rsidR="00DF6BA9" w:rsidRDefault="00DF6BA9" w:rsidP="00E67543">
      <w:pPr>
        <w:pStyle w:val="afe"/>
      </w:pPr>
      <w:r>
        <w:rPr>
          <w:rStyle w:val="afd"/>
        </w:rPr>
        <w:annotationRef/>
      </w:r>
      <w:r>
        <w:rPr>
          <w:rFonts w:hint="eastAsia"/>
        </w:rPr>
        <w:t>加了一个转置，没问题吧？</w:t>
      </w:r>
    </w:p>
  </w:comment>
  <w:comment w:id="524" w:author="Tan zhen" w:date="2020-08-10T23:59:00Z" w:initials="Tz">
    <w:p w14:paraId="681BA71E" w14:textId="77777777" w:rsidR="00DF6BA9" w:rsidRDefault="00DF6BA9" w:rsidP="00E67543">
      <w:pPr>
        <w:pStyle w:val="afe"/>
      </w:pPr>
      <w:r>
        <w:rPr>
          <w:rStyle w:val="afd"/>
        </w:rPr>
        <w:annotationRef/>
      </w:r>
      <w:r>
        <w:rPr>
          <w:rFonts w:hint="eastAsia"/>
        </w:rPr>
        <w:t>可以的，后面这个向量用圆括号，其他地方也是，集合用花括号</w:t>
      </w:r>
    </w:p>
  </w:comment>
  <w:comment w:id="525" w:author="Microsoft 帐户" w:date="2020-08-20T11:35:00Z" w:initials="M帐">
    <w:p w14:paraId="29C9F17F" w14:textId="5E814761" w:rsidR="00DF6BA9" w:rsidRDefault="00DF6BA9">
      <w:pPr>
        <w:pStyle w:val="afe"/>
      </w:pPr>
      <w:r>
        <w:rPr>
          <w:rStyle w:val="afd"/>
        </w:rPr>
        <w:annotationRef/>
      </w:r>
      <w:r>
        <w:rPr>
          <w:rFonts w:hint="eastAsia"/>
        </w:rPr>
        <w:t>向量？？？</w:t>
      </w:r>
    </w:p>
  </w:comment>
  <w:comment w:id="526" w:author="Zhen Tan" w:date="2020-08-27T17:18:00Z" w:initials="ZT">
    <w:p w14:paraId="2734E2B3" w14:textId="2F18A856" w:rsidR="00DF6BA9" w:rsidRDefault="00DF6BA9">
      <w:pPr>
        <w:pStyle w:val="afe"/>
      </w:pPr>
      <w:r>
        <w:rPr>
          <w:rStyle w:val="afd"/>
        </w:rPr>
        <w:annotationRef/>
      </w:r>
      <w:r>
        <w:t>Yes..</w:t>
      </w:r>
    </w:p>
  </w:comment>
  <w:comment w:id="589" w:author="Microsoft 帐户" w:date="2020-08-20T11:41:00Z" w:initials="M帐">
    <w:p w14:paraId="349E1C95" w14:textId="4C9543FA" w:rsidR="00DF6BA9" w:rsidRDefault="00DF6BA9">
      <w:pPr>
        <w:pStyle w:val="afe"/>
      </w:pPr>
      <w:r>
        <w:rPr>
          <w:rStyle w:val="afd"/>
        </w:rPr>
        <w:annotationRef/>
      </w:r>
      <w:r>
        <w:rPr>
          <w:rFonts w:hint="eastAsia"/>
        </w:rPr>
        <w:t>这是啥？</w:t>
      </w:r>
    </w:p>
  </w:comment>
  <w:comment w:id="590" w:author="Zhen Tan" w:date="2020-08-27T17:18:00Z" w:initials="ZT">
    <w:p w14:paraId="5FFEB75E" w14:textId="0D4046D2" w:rsidR="00DF6BA9" w:rsidRDefault="00DF6BA9">
      <w:pPr>
        <w:pStyle w:val="afe"/>
      </w:pPr>
      <w:r>
        <w:rPr>
          <w:rStyle w:val="afd"/>
        </w:rPr>
        <w:annotationRef/>
      </w:r>
      <w:r>
        <w:t>A scalar times an identity matrix..</w:t>
      </w:r>
      <w:r>
        <w:rPr>
          <w:rFonts w:hint="eastAsia"/>
        </w:rPr>
        <w:t xml:space="preserve"> </w:t>
      </w:r>
    </w:p>
  </w:comment>
  <w:comment w:id="591" w:author="Zhen Tan" w:date="2022-08-21T16:49:00Z" w:initials="ZT">
    <w:p w14:paraId="75E9AD51" w14:textId="5BC9F14D" w:rsidR="00DF6BA9" w:rsidRDefault="00DF6BA9">
      <w:pPr>
        <w:pStyle w:val="afe"/>
      </w:pPr>
      <w:r>
        <w:rPr>
          <w:rStyle w:val="afd"/>
        </w:rPr>
        <w:annotationRef/>
      </w:r>
      <w:r>
        <w:rPr>
          <w:rFonts w:hint="eastAsia"/>
        </w:rPr>
        <w:t>加了</w:t>
      </w:r>
      <w:r>
        <w:rPr>
          <w:rFonts w:hint="eastAsia"/>
        </w:rPr>
        <w:t>z</w:t>
      </w:r>
      <w:r>
        <w:rPr>
          <w:rFonts w:hint="eastAsia"/>
        </w:rPr>
        <w:t>的定义</w:t>
      </w:r>
    </w:p>
  </w:comment>
  <w:comment w:id="593" w:author="Microsoft 帐户" w:date="2020-08-20T11:41:00Z" w:initials="M帐">
    <w:p w14:paraId="564D89CB" w14:textId="77777777" w:rsidR="00DF6BA9" w:rsidRDefault="00DF6BA9" w:rsidP="005C22A0">
      <w:pPr>
        <w:pStyle w:val="afe"/>
      </w:pPr>
      <w:r>
        <w:rPr>
          <w:rStyle w:val="afd"/>
        </w:rPr>
        <w:annotationRef/>
      </w:r>
      <w:r>
        <w:rPr>
          <w:rFonts w:hint="eastAsia"/>
        </w:rPr>
        <w:t>这是啥？</w:t>
      </w:r>
    </w:p>
  </w:comment>
  <w:comment w:id="594" w:author="Zhen Tan" w:date="2020-08-27T17:18:00Z" w:initials="ZT">
    <w:p w14:paraId="77AC0377" w14:textId="77777777" w:rsidR="00DF6BA9" w:rsidRDefault="00DF6BA9" w:rsidP="005C22A0">
      <w:pPr>
        <w:pStyle w:val="afe"/>
      </w:pPr>
      <w:r>
        <w:rPr>
          <w:rStyle w:val="afd"/>
        </w:rPr>
        <w:annotationRef/>
      </w:r>
      <w:r>
        <w:t>A scalar times an identity matrix..</w:t>
      </w:r>
      <w:r>
        <w:rPr>
          <w:rFonts w:hint="eastAsia"/>
        </w:rPr>
        <w:t xml:space="preserve"> </w:t>
      </w:r>
    </w:p>
  </w:comment>
  <w:comment w:id="595" w:author="Zhen Tan" w:date="2022-08-21T16:49:00Z" w:initials="ZT">
    <w:p w14:paraId="1D0DDA74" w14:textId="77777777" w:rsidR="00DF6BA9" w:rsidRDefault="00DF6BA9" w:rsidP="005C22A0">
      <w:pPr>
        <w:pStyle w:val="afe"/>
      </w:pPr>
      <w:r>
        <w:rPr>
          <w:rStyle w:val="afd"/>
        </w:rPr>
        <w:annotationRef/>
      </w:r>
      <w:r>
        <w:rPr>
          <w:rFonts w:hint="eastAsia"/>
        </w:rPr>
        <w:t>加了</w:t>
      </w:r>
      <w:r>
        <w:rPr>
          <w:rFonts w:hint="eastAsia"/>
        </w:rPr>
        <w:t>z</w:t>
      </w:r>
      <w:r>
        <w:rPr>
          <w:rFonts w:hint="eastAsia"/>
        </w:rPr>
        <w:t>的定义</w:t>
      </w:r>
    </w:p>
  </w:comment>
  <w:comment w:id="625" w:author="Microsoft 帐户" w:date="2020-07-29T16:07:00Z" w:initials="M帐">
    <w:p w14:paraId="07E71952" w14:textId="77777777" w:rsidR="00DF6BA9" w:rsidRDefault="00DF6BA9" w:rsidP="00E67543">
      <w:pPr>
        <w:pStyle w:val="afe"/>
        <w:rPr>
          <w:b/>
          <w:sz w:val="24"/>
          <w:szCs w:val="24"/>
        </w:rPr>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r>
              <m:rPr>
                <m:sty m:val="p"/>
              </m:rPr>
              <w:rPr>
                <w:rFonts w:ascii="Cambria Math" w:eastAsia="微软雅黑" w:hAnsi="Cambria Math" w:cs="微软雅黑"/>
                <w:color w:val="FF0000"/>
                <w:sz w:val="24"/>
                <w:szCs w:val="24"/>
                <w:shd w:val="clear" w:color="auto" w:fill="FFFFFF"/>
              </w:rPr>
              <m:t>,</m:t>
            </m:r>
            <m:r>
              <w:rPr>
                <w:rFonts w:ascii="Cambria Math" w:eastAsia="微软雅黑" w:hAnsi="Cambria Math" w:cs="微软雅黑"/>
                <w:color w:val="FF0000"/>
                <w:sz w:val="24"/>
                <w:szCs w:val="24"/>
                <w:shd w:val="clear" w:color="auto" w:fill="FFFFFF"/>
              </w:rPr>
              <m:t>n</m:t>
            </m:r>
          </m:sup>
        </m:sSup>
        <m:r>
          <w:rPr>
            <w:rFonts w:ascii="Cambria Math" w:hAnsi="Cambria Math" w:cs="Cambria Math"/>
            <w:color w:val="FF0000"/>
            <w:sz w:val="24"/>
            <w:szCs w:val="24"/>
            <w:shd w:val="clear" w:color="auto" w:fill="FFFFFF"/>
          </w:rPr>
          <m:t xml:space="preserve"> </m:t>
        </m:r>
        <m:r>
          <w:rPr>
            <w:rFonts w:ascii="Cambria Math" w:hAnsi="Cambria Math" w:cs="Cambria Math" w:hint="eastAsia"/>
            <w:color w:val="FF0000"/>
            <w:sz w:val="24"/>
            <w:szCs w:val="24"/>
            <w:shd w:val="clear" w:color="auto" w:fill="FFFFFF"/>
          </w:rPr>
          <m:t>包含</m:t>
        </m:r>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m:t>
            </m:r>
          </m:sup>
        </m:sSup>
        <m:r>
          <w:rPr>
            <w:rFonts w:ascii="Cambria Math" w:hAnsi="Cambria Math" w:cs="Cambria Math" w:hint="eastAsia"/>
            <w:color w:val="FF0000"/>
            <w:sz w:val="24"/>
            <w:szCs w:val="24"/>
            <w:shd w:val="clear" w:color="auto" w:fill="FFFFFF"/>
          </w:rPr>
          <m:t>和</m:t>
        </m:r>
        <m:r>
          <w:rPr>
            <w:rFonts w:ascii="Cambria Math" w:hAnsi="Cambria Math" w:cs="Cambria Math"/>
            <w:color w:val="FF0000"/>
            <w:sz w:val="24"/>
            <w:szCs w:val="24"/>
            <w:shd w:val="clear" w:color="auto" w:fill="FFFFFF"/>
          </w:rPr>
          <m:t xml:space="preserve"> </m:t>
        </m:r>
        <m:sSubSup>
          <m:sSubSupPr>
            <m:ctrlPr>
              <w:rPr>
                <w:rFonts w:ascii="Cambria Math" w:eastAsia="宋体" w:hAnsi="Times New Roman" w:cs="Times New Roman"/>
                <w:b/>
                <w:i/>
                <w:sz w:val="24"/>
                <w:szCs w:val="24"/>
              </w:rPr>
            </m:ctrlPr>
          </m:sSubSupPr>
          <m:e>
            <m:r>
              <w:rPr>
                <w:rFonts w:ascii="Cambria Math" w:eastAsia="Cambria Math" w:hAnsi="Cambria Math" w:cs="Cambria Math"/>
                <w:sz w:val="24"/>
                <w:szCs w:val="24"/>
              </w:rPr>
              <m:t>ζ</m:t>
            </m:r>
          </m:e>
          <m:sub>
            <m:r>
              <m:rPr>
                <m:sty m:val="b"/>
              </m:rPr>
              <w:rPr>
                <w:rFonts w:ascii="Cambria Math" w:eastAsia="宋体" w:hAnsi="Times New Roman" w:cs="Times New Roman"/>
                <w:sz w:val="24"/>
                <w:szCs w:val="24"/>
              </w:rPr>
              <m:t>x</m:t>
            </m:r>
          </m:sub>
          <m:sup>
            <m:r>
              <w:rPr>
                <w:rFonts w:ascii="Cambria Math" w:eastAsia="宋体" w:hAnsi="Times New Roman" w:cs="Times New Roman"/>
                <w:sz w:val="24"/>
                <w:szCs w:val="24"/>
              </w:rPr>
              <m:t>i</m:t>
            </m:r>
          </m:sup>
        </m:sSubSup>
        <m:r>
          <m:rPr>
            <m:sty m:val="bi"/>
          </m:rPr>
          <w:rPr>
            <w:rFonts w:ascii="Cambria Math" w:eastAsia="宋体" w:hAnsi="Times New Roman" w:cs="Times New Roman"/>
            <w:sz w:val="24"/>
            <w:szCs w:val="24"/>
          </w:rPr>
          <m:t xml:space="preserve">  </m:t>
        </m:r>
        <m:r>
          <m:rPr>
            <m:sty m:val="bi"/>
          </m:rPr>
          <w:rPr>
            <w:rFonts w:ascii="Cambria Math" w:eastAsia="宋体" w:hAnsi="Times New Roman" w:cs="Times New Roman"/>
            <w:sz w:val="24"/>
            <w:szCs w:val="24"/>
          </w:rPr>
          <m:t>？？？</m:t>
        </m:r>
      </m:oMath>
    </w:p>
    <w:p w14:paraId="47C31616" w14:textId="77777777" w:rsidR="00DF6BA9" w:rsidRDefault="00DF6BA9" w:rsidP="00E67543">
      <w:pPr>
        <w:pStyle w:val="afe"/>
        <w:rPr>
          <w:b/>
          <w:sz w:val="24"/>
          <w:szCs w:val="24"/>
        </w:rPr>
      </w:pPr>
      <w:r>
        <w:rPr>
          <w:rFonts w:hint="eastAsia"/>
          <w:b/>
          <w:sz w:val="24"/>
          <w:szCs w:val="24"/>
        </w:rPr>
        <w:t>组合起来了？</w:t>
      </w:r>
    </w:p>
    <w:p w14:paraId="223325C8" w14:textId="77777777" w:rsidR="00DF6BA9" w:rsidRDefault="00DF6BA9" w:rsidP="00E67543">
      <w:pPr>
        <w:pStyle w:val="afe"/>
      </w:pPr>
    </w:p>
    <w:p w14:paraId="1F3D30B1" w14:textId="77777777" w:rsidR="00DF6BA9" w:rsidRPr="00FF0026" w:rsidRDefault="00DF6BA9" w:rsidP="00E67543">
      <w:pPr>
        <w:pStyle w:val="afe"/>
        <w:rPr>
          <w:color w:val="333333"/>
          <w:sz w:val="24"/>
          <w:szCs w:val="24"/>
          <w:shd w:val="clear" w:color="auto" w:fill="FFFFFF"/>
        </w:rPr>
      </w:pPr>
      <w:r>
        <w:rPr>
          <w:rFonts w:hint="eastAsia"/>
        </w:rPr>
        <w:t>但是，紧接着：</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n</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ctrlPr>
              <w:rPr>
                <w:rFonts w:ascii="Cambria Math" w:eastAsia="宋体" w:hAnsi="Cambria Math" w:cs="Times New Roman"/>
                <w:iCs/>
                <w:sz w:val="24"/>
                <w:szCs w:val="24"/>
              </w:rPr>
            </m:ctrlPr>
          </m:e>
        </m:d>
        <m:r>
          <w:rPr>
            <w:rFonts w:ascii="Cambria Math" w:eastAsia="宋体" w:hAnsi="Cambria Math" w:cs="Times New Roman"/>
            <w:sz w:val="24"/>
            <w:szCs w:val="24"/>
          </w:rPr>
          <m:t xml:space="preserve"> </m:t>
        </m:r>
        <m:r>
          <w:rPr>
            <w:rFonts w:ascii="Cambria Math" w:eastAsia="宋体" w:hAnsi="Cambria Math" w:cs="Times New Roman" w:hint="eastAsia"/>
            <w:sz w:val="24"/>
            <w:szCs w:val="24"/>
          </w:rPr>
          <m:t>却是在更新</m:t>
        </m:r>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oMath>
    </w:p>
    <w:p w14:paraId="0981B146" w14:textId="77777777" w:rsidR="00DF6BA9" w:rsidRDefault="00DF6BA9" w:rsidP="00E67543">
      <w:pPr>
        <w:pStyle w:val="afe"/>
      </w:pPr>
    </w:p>
    <w:p w14:paraId="4F7A7C08" w14:textId="77777777" w:rsidR="00DF6BA9" w:rsidRPr="00FF0026" w:rsidRDefault="00DF6BA9" w:rsidP="00E67543">
      <w:pPr>
        <w:pStyle w:val="afe"/>
        <w:rPr>
          <w:iCs/>
          <w:sz w:val="24"/>
          <w:szCs w:val="24"/>
        </w:rPr>
      </w:pPr>
      <w:r>
        <w:rPr>
          <w:rFonts w:hint="eastAsia"/>
        </w:rPr>
        <w:t>然而，上面一段</w:t>
      </w:r>
      <m:oMath>
        <m:sSup>
          <m:sSupPr>
            <m:ctrlPr>
              <w:rPr>
                <w:rFonts w:ascii="Cambria Math" w:hAnsi="Cambria Math" w:cs="Cambria Math"/>
                <w:color w:val="333333"/>
                <w:sz w:val="24"/>
                <w:szCs w:val="24"/>
                <w:shd w:val="clear" w:color="auto" w:fill="FFFFFF"/>
              </w:rPr>
            </m:ctrlPr>
          </m:sSupPr>
          <m:e>
            <m:r>
              <m:rPr>
                <m:sty m:val="b"/>
              </m:rPr>
              <w:rPr>
                <w:rFonts w:ascii="Cambria Math" w:eastAsia="宋体" w:hAnsi="Cambria Math" w:cs="Times New Roman"/>
                <w:sz w:val="24"/>
                <w:szCs w:val="24"/>
              </w:rPr>
              <m:t xml:space="preserve"> 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与</m:t>
        </m:r>
        <m:sSup>
          <m:sSupPr>
            <m:ctrlPr>
              <w:rPr>
                <w:rFonts w:ascii="Cambria Math" w:hAnsi="Cambria Math" w:cs="Cambria Math"/>
                <w:color w:val="333333"/>
                <w:sz w:val="24"/>
                <w:szCs w:val="24"/>
                <w:shd w:val="clear" w:color="auto" w:fill="FFFFFF"/>
              </w:rPr>
            </m:ctrlPr>
          </m:sSupPr>
          <m:e>
            <m:r>
              <m:rPr>
                <m:sty m:val="b"/>
              </m:rPr>
              <w:rPr>
                <w:rFonts w:ascii="Cambria Math" w:hAnsi="Cambria Math" w:cs="Cambria Math"/>
                <w:color w:val="333333"/>
                <w:sz w:val="24"/>
                <w:szCs w:val="24"/>
                <w:shd w:val="clear" w:color="auto" w:fill="FFFFFF"/>
              </w:rPr>
              <m:t>B</m:t>
            </m:r>
          </m:e>
          <m:sup>
            <m:r>
              <w:rPr>
                <w:rFonts w:ascii="Cambria Math" w:hAnsi="Cambria Math" w:cs="Cambria Math"/>
                <w:color w:val="333333"/>
                <w:sz w:val="24"/>
                <w:szCs w:val="24"/>
                <w:shd w:val="clear" w:color="auto" w:fill="FFFFFF"/>
              </w:rPr>
              <m:t>i</m:t>
            </m:r>
            <m:r>
              <m:rPr>
                <m:sty m:val="p"/>
              </m:rPr>
              <w:rPr>
                <w:rFonts w:ascii="Cambria Math" w:hAnsi="Cambria Math" w:cs="Cambria Math"/>
                <w:color w:val="333333"/>
                <w:sz w:val="24"/>
                <w:szCs w:val="24"/>
                <w:shd w:val="clear" w:color="auto" w:fill="FFFFFF"/>
              </w:rPr>
              <m:t>,</m:t>
            </m:r>
            <m:r>
              <w:rPr>
                <w:rFonts w:ascii="Cambria Math" w:hAnsi="Cambria Math" w:cs="Cambria Math"/>
                <w:color w:val="333333"/>
                <w:sz w:val="24"/>
                <w:szCs w:val="24"/>
                <w:shd w:val="clear" w:color="auto" w:fill="FFFFFF"/>
              </w:rPr>
              <m:t>n</m:t>
            </m:r>
          </m:sup>
        </m:sSup>
        <m:r>
          <w:rPr>
            <w:rFonts w:ascii="Cambria Math" w:hAnsi="Cambria Math" w:cs="Cambria Math" w:hint="eastAsia"/>
            <w:color w:val="333333"/>
            <w:sz w:val="24"/>
            <w:szCs w:val="24"/>
            <w:shd w:val="clear" w:color="auto" w:fill="FFFFFF"/>
          </w:rPr>
          <m:t>应该是对应</m:t>
        </m:r>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0</m:t>
            </m:r>
          </m:sup>
        </m:sSup>
        <m:d>
          <m:dPr>
            <m:ctrlPr>
              <w:rPr>
                <w:rFonts w:ascii="Cambria Math" w:hAnsi="Cambria Math" w:cs="Times New Roman"/>
                <w:b/>
                <w:iCs/>
                <w:sz w:val="24"/>
                <w:szCs w:val="24"/>
              </w:rPr>
            </m:ctrlPr>
          </m:dPr>
          <m:e>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m:t>
                </m:r>
              </m:sup>
            </m:sSup>
            <m:ctrlPr>
              <w:rPr>
                <w:rFonts w:ascii="Cambria Math" w:eastAsia="宋体" w:hAnsi="Cambria Math" w:cs="Times New Roman"/>
                <w:iCs/>
                <w:sz w:val="24"/>
                <w:szCs w:val="24"/>
              </w:rPr>
            </m:ctrlPr>
          </m:e>
        </m:d>
      </m:oMath>
    </w:p>
    <w:p w14:paraId="28F52230" w14:textId="77777777" w:rsidR="00DF6BA9" w:rsidRDefault="00DF6BA9" w:rsidP="00E67543">
      <w:pPr>
        <w:pStyle w:val="afe"/>
      </w:pPr>
    </w:p>
    <w:p w14:paraId="5F2D58C3" w14:textId="77777777" w:rsidR="00DF6BA9" w:rsidRPr="00FF0026" w:rsidRDefault="00DF6BA9" w:rsidP="00E67543">
      <w:pPr>
        <w:pStyle w:val="afe"/>
      </w:pPr>
      <w:r>
        <w:rPr>
          <w:rFonts w:hint="eastAsia"/>
        </w:rPr>
        <w:t>I</w:t>
      </w:r>
      <w:r>
        <w:t>s there any issue???</w:t>
      </w:r>
    </w:p>
  </w:comment>
  <w:comment w:id="626" w:author="Tan zhen" w:date="2020-08-12T14:00:00Z" w:initials="Tz">
    <w:p w14:paraId="69B31C0F" w14:textId="77777777" w:rsidR="00DF6BA9" w:rsidRDefault="00DF6BA9" w:rsidP="00E67543">
      <w:pPr>
        <w:pStyle w:val="afe"/>
      </w:pPr>
      <w:r>
        <w:rPr>
          <w:rStyle w:val="afd"/>
        </w:rPr>
        <w:annotationRef/>
      </w:r>
      <w:r>
        <w:rPr>
          <w:rFonts w:hint="eastAsia"/>
        </w:rPr>
        <w:t>加了一句过渡一下</w:t>
      </w:r>
    </w:p>
  </w:comment>
  <w:comment w:id="647" w:author="Microsoft 帐户" w:date="2021-06-08T10:59:00Z" w:initials="M帐">
    <w:p w14:paraId="6EACC8AF" w14:textId="48AF909A" w:rsidR="00DF6BA9" w:rsidRDefault="00DF6BA9">
      <w:pPr>
        <w:pStyle w:val="afe"/>
        <w:rPr>
          <w:color w:val="333333"/>
          <w:sz w:val="24"/>
          <w:szCs w:val="24"/>
          <w:shd w:val="clear" w:color="auto" w:fill="FFFFFF"/>
        </w:rPr>
      </w:pPr>
      <w:r>
        <w:rPr>
          <w:rStyle w:val="afd"/>
        </w:rPr>
        <w:annotationRef/>
      </w:r>
      <w:r>
        <w:rPr>
          <w:sz w:val="24"/>
          <w:szCs w:val="24"/>
          <w:highlight w:val="green"/>
        </w:rPr>
        <w:t>是</w:t>
      </w:r>
      <w:r>
        <w:rPr>
          <w:rFonts w:hint="eastAsia"/>
          <w:sz w:val="24"/>
          <w:szCs w:val="24"/>
          <w:highlight w:val="green"/>
        </w:rPr>
        <w:t xml:space="preserve"> </w:t>
      </w:r>
      <w:r>
        <w:rPr>
          <w:sz w:val="24"/>
          <w:szCs w:val="24"/>
          <w:highlight w:val="green"/>
        </w:rPr>
        <w:t xml:space="preserve">n-1 </w:t>
      </w:r>
      <w:r>
        <w:rPr>
          <w:sz w:val="24"/>
          <w:szCs w:val="24"/>
          <w:highlight w:val="green"/>
        </w:rPr>
        <w:t>对应的</w:t>
      </w:r>
      <w:r>
        <w:rPr>
          <w:rFonts w:hint="eastAsia"/>
          <w:sz w:val="24"/>
          <w:szCs w:val="24"/>
          <w:highlight w:val="green"/>
        </w:rPr>
        <w:t xml:space="preserve"> </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oMath>
      <w:r>
        <w:rPr>
          <w:rFonts w:hint="eastAsia"/>
          <w:color w:val="333333"/>
          <w:sz w:val="24"/>
          <w:szCs w:val="24"/>
          <w:shd w:val="clear" w:color="auto" w:fill="FFFFFF"/>
        </w:rPr>
        <w:t xml:space="preserve"> </w:t>
      </w:r>
      <w:r>
        <w:rPr>
          <w:rFonts w:hint="eastAsia"/>
          <w:color w:val="333333"/>
          <w:sz w:val="24"/>
          <w:szCs w:val="24"/>
          <w:highlight w:val="green"/>
          <w:shd w:val="clear" w:color="auto" w:fill="FFFFFF"/>
        </w:rPr>
        <w:t>？</w:t>
      </w:r>
    </w:p>
    <w:p w14:paraId="124B353F" w14:textId="6E9F7888" w:rsidR="00DF6BA9" w:rsidRPr="00CB066C" w:rsidRDefault="00DF6BA9">
      <w:pPr>
        <w:pStyle w:val="afe"/>
        <w:rPr>
          <w:color w:val="333333"/>
          <w:sz w:val="24"/>
          <w:szCs w:val="24"/>
          <w:shd w:val="clear" w:color="auto" w:fill="FFFFFF"/>
        </w:rPr>
      </w:pPr>
      <w:r>
        <w:rPr>
          <w:color w:val="333333"/>
          <w:sz w:val="24"/>
          <w:szCs w:val="24"/>
          <w:highlight w:val="green"/>
          <w:shd w:val="clear" w:color="auto" w:fill="FFFFFF"/>
        </w:rPr>
        <w:t>这个怎么来？</w:t>
      </w:r>
    </w:p>
  </w:comment>
  <w:comment w:id="648" w:author="Tan zhen" w:date="2021-07-20T18:43:00Z" w:initials="Tz">
    <w:p w14:paraId="76DFF15D" w14:textId="7C0FC5AF" w:rsidR="00DF6BA9" w:rsidRDefault="00DF6BA9">
      <w:pPr>
        <w:pStyle w:val="afe"/>
      </w:pPr>
      <w:r>
        <w:rPr>
          <w:rStyle w:val="afd"/>
        </w:rPr>
        <w:annotationRef/>
      </w:r>
      <w:r>
        <w:rPr>
          <w:rFonts w:hint="eastAsia"/>
        </w:rPr>
        <w:t>对，应该是</w:t>
      </w:r>
      <w:r>
        <w:rPr>
          <w:rFonts w:hint="eastAsia"/>
        </w:rPr>
        <w:t>n-1</w:t>
      </w:r>
    </w:p>
  </w:comment>
  <w:comment w:id="654" w:author="Microsoft 帐户" w:date="2021-06-08T10:41:00Z" w:initials="M帐">
    <w:p w14:paraId="677777EB" w14:textId="3D74875C" w:rsidR="00DF6BA9" w:rsidRDefault="00DF6BA9">
      <w:pPr>
        <w:pStyle w:val="afe"/>
      </w:pPr>
      <w:r>
        <w:rPr>
          <w:rStyle w:val="afd"/>
        </w:rPr>
        <w:annotationRef/>
      </w:r>
      <w:r>
        <w:t>上面红色文字应该包括偏置，这里却没有讲关于偏置的更新？？？</w:t>
      </w:r>
    </w:p>
  </w:comment>
  <w:comment w:id="655" w:author="Tan zhen" w:date="2021-07-20T19:58:00Z" w:initials="Tz">
    <w:p w14:paraId="574125D9" w14:textId="619F8432" w:rsidR="00DF6BA9" w:rsidRDefault="00DF6BA9">
      <w:pPr>
        <w:pStyle w:val="afe"/>
      </w:pPr>
      <w:r>
        <w:rPr>
          <w:rStyle w:val="afd"/>
        </w:rPr>
        <w:annotationRef/>
      </w:r>
      <w:r>
        <w:t>B</w:t>
      </w:r>
      <w:r>
        <w:rPr>
          <w:rFonts w:hint="eastAsia"/>
        </w:rPr>
        <w:t>和</w:t>
      </w:r>
      <w:r>
        <w:rPr>
          <w:rFonts w:hint="eastAsia"/>
        </w:rPr>
        <w:t>b</w:t>
      </w:r>
      <w:r>
        <w:rPr>
          <w:rFonts w:hint="eastAsia"/>
        </w:rPr>
        <w:t>都是对应</w:t>
      </w:r>
      <w:r>
        <w:rPr>
          <w:rFonts w:hint="eastAsia"/>
        </w:rPr>
        <w:t>beta</w:t>
      </w:r>
      <w:r>
        <w:rPr>
          <w:rFonts w:hint="eastAsia"/>
        </w:rPr>
        <w:t>向量的，</w:t>
      </w:r>
      <w:r>
        <w:rPr>
          <w:rFonts w:hint="eastAsia"/>
        </w:rPr>
        <w:t>beta</w:t>
      </w:r>
      <w:r>
        <w:rPr>
          <w:rFonts w:hint="eastAsia"/>
        </w:rPr>
        <w:t>向量里包含了已采样的那些解的偏置项期望</w:t>
      </w:r>
    </w:p>
  </w:comment>
  <w:comment w:id="651" w:author="Microsoft 帐户" w:date="2020-08-20T12:12:00Z" w:initials="M帐">
    <w:p w14:paraId="38D184FB" w14:textId="2EEAE85C" w:rsidR="00DF6BA9" w:rsidRDefault="00DF6BA9">
      <w:pPr>
        <w:pStyle w:val="afe"/>
      </w:pPr>
      <w:r>
        <w:rPr>
          <w:rStyle w:val="afd"/>
        </w:rPr>
        <w:annotationRef/>
      </w:r>
      <w:r>
        <w:rPr>
          <w:rFonts w:hint="eastAsia"/>
        </w:rPr>
        <w:t>是不是也包括偏置的均值与方差？？？</w:t>
      </w:r>
    </w:p>
  </w:comment>
  <w:comment w:id="652" w:author="Zhen Tan" w:date="2020-08-27T17:48:00Z" w:initials="ZT">
    <w:p w14:paraId="265FC1FC" w14:textId="0A1803FC" w:rsidR="00DF6BA9" w:rsidRDefault="00DF6BA9">
      <w:pPr>
        <w:pStyle w:val="afe"/>
      </w:pPr>
      <w:r>
        <w:rPr>
          <w:rStyle w:val="afd"/>
        </w:rPr>
        <w:annotationRef/>
      </w:r>
      <w:r>
        <w:t>Yes. Shall we add some explanation?</w:t>
      </w:r>
    </w:p>
    <w:p w14:paraId="1868B61D" w14:textId="4D5AADAA" w:rsidR="00DF6BA9" w:rsidRDefault="00DF6BA9">
      <w:pPr>
        <w:pStyle w:val="afe"/>
      </w:pPr>
      <w:r>
        <w:t>需要！</w:t>
      </w:r>
    </w:p>
  </w:comment>
  <w:comment w:id="653" w:author="Zhen Tan" w:date="2022-08-21T17:12:00Z" w:initials="ZT">
    <w:p w14:paraId="3219813E" w14:textId="42FF3CE1" w:rsidR="00DF6BA9" w:rsidRDefault="00DF6BA9">
      <w:pPr>
        <w:pStyle w:val="afe"/>
      </w:pPr>
      <w:r>
        <w:rPr>
          <w:rStyle w:val="afd"/>
        </w:rPr>
        <w:annotationRef/>
      </w:r>
      <w:r>
        <w:rPr>
          <w:rFonts w:hint="eastAsia"/>
        </w:rPr>
        <w:t>下面这里加过了</w:t>
      </w:r>
    </w:p>
  </w:comment>
  <w:comment w:id="728" w:author="Microsoft 帐户" w:date="2020-08-20T15:05:00Z" w:initials="M帐">
    <w:p w14:paraId="1483A16B" w14:textId="6E7A0DCD" w:rsidR="00DF6BA9" w:rsidRDefault="00DF6BA9">
      <w:pPr>
        <w:pStyle w:val="afe"/>
      </w:pPr>
      <w:r>
        <w:rPr>
          <w:rStyle w:val="afd"/>
        </w:rPr>
        <w:annotationRef/>
      </w:r>
      <w:r>
        <w:rPr>
          <w:rFonts w:hint="eastAsia"/>
        </w:rPr>
        <w:t>需要修订下？</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i,n</m:t>
            </m:r>
          </m:sup>
        </m:sSubSup>
        <m:r>
          <w:rPr>
            <w:rFonts w:ascii="Cambria Math" w:hAnsi="Cambria Math" w:cs="Cambria Math"/>
            <w:color w:val="333333"/>
            <w:sz w:val="24"/>
            <w:szCs w:val="24"/>
            <w:shd w:val="clear" w:color="auto" w:fill="FFFFFF"/>
          </w:rPr>
          <m:t>？</m:t>
        </m:r>
      </m:oMath>
    </w:p>
  </w:comment>
  <w:comment w:id="729" w:author="Zhen Tan" w:date="2020-08-27T17:49:00Z" w:initials="ZT">
    <w:p w14:paraId="4C92E2C9" w14:textId="7B970088" w:rsidR="00DF6BA9" w:rsidRDefault="00DF6BA9">
      <w:pPr>
        <w:pStyle w:val="afe"/>
      </w:pPr>
      <w:r>
        <w:rPr>
          <w:rStyle w:val="afd"/>
        </w:rPr>
        <w:annotationRef/>
      </w:r>
      <w:r>
        <w:t>Yes!!</w:t>
      </w:r>
    </w:p>
  </w:comment>
  <w:comment w:id="750" w:author="Microsoft 帐户" w:date="2021-06-08T10:50:00Z" w:initials="M帐">
    <w:p w14:paraId="195BB601" w14:textId="6E49BF3D" w:rsidR="00DF6BA9" w:rsidRDefault="00DF6BA9">
      <w:pPr>
        <w:pStyle w:val="afe"/>
      </w:pPr>
      <w:r>
        <w:rPr>
          <w:rStyle w:val="afd"/>
        </w:rPr>
        <w:annotationRef/>
      </w:r>
      <w:r>
        <w:t>从公式</w:t>
      </w:r>
      <w:r>
        <w:rPr>
          <w:rFonts w:hint="eastAsia"/>
        </w:rPr>
        <w:t>1</w:t>
      </w:r>
      <w:r>
        <w:t>3a</w:t>
      </w:r>
      <w:r>
        <w:t>来看，</w:t>
      </w:r>
      <w:r>
        <w:rPr>
          <w:rFonts w:hint="eastAsia"/>
        </w:rPr>
        <w:t>b</w:t>
      </w:r>
      <w:r>
        <w:t>应该没有包括偏置！</w:t>
      </w:r>
    </w:p>
  </w:comment>
  <w:comment w:id="751" w:author="Tan zhen" w:date="2021-07-20T21:47:00Z" w:initials="Tz">
    <w:p w14:paraId="2700CC27" w14:textId="3B3C2617" w:rsidR="00DF6BA9" w:rsidRDefault="00DF6BA9">
      <w:pPr>
        <w:pStyle w:val="afe"/>
      </w:pPr>
      <w:r>
        <w:rPr>
          <w:rStyle w:val="afd"/>
        </w:rPr>
        <w:annotationRef/>
      </w:r>
      <w:r>
        <w:t>13</w:t>
      </w:r>
      <w:r>
        <w:rPr>
          <w:rFonts w:hint="eastAsia"/>
        </w:rPr>
        <w:t>a</w:t>
      </w:r>
      <w:r>
        <w:rPr>
          <w:rFonts w:hint="eastAsia"/>
        </w:rPr>
        <w:t>是指初始的时候（还未采样）</w:t>
      </w:r>
    </w:p>
  </w:comment>
  <w:comment w:id="809" w:author="Microsoft 帐户" w:date="2020-08-20T15:15:00Z" w:initials="M帐">
    <w:p w14:paraId="66698615" w14:textId="0B98F6B9" w:rsidR="00DF6BA9" w:rsidRDefault="00DF6BA9">
      <w:pPr>
        <w:pStyle w:val="afe"/>
      </w:pPr>
      <w:r>
        <w:rPr>
          <w:rStyle w:val="afd"/>
        </w:rPr>
        <w:annotationRef/>
      </w:r>
      <w:r>
        <w:t>size</w:t>
      </w:r>
      <w:r>
        <w:rPr>
          <w:rFonts w:hint="eastAsia"/>
        </w:rPr>
        <w:t>是多少</w:t>
      </w:r>
      <w:r>
        <w:t>？</w:t>
      </w:r>
    </w:p>
  </w:comment>
  <w:comment w:id="810" w:author="Zhen Tan" w:date="2020-08-27T17:20:00Z" w:initials="ZT">
    <w:p w14:paraId="6053D25F" w14:textId="5FF8C47D" w:rsidR="00DF6BA9" w:rsidRDefault="00DF6BA9">
      <w:pPr>
        <w:pStyle w:val="afe"/>
      </w:pPr>
      <w:r>
        <w:rPr>
          <w:rStyle w:val="afd"/>
        </w:rPr>
        <w:annotationRef/>
      </w:r>
      <w:r>
        <w:t>Just a scalar</w:t>
      </w:r>
    </w:p>
  </w:comment>
  <w:comment w:id="811" w:author="Zhen Tan" w:date="2022-08-21T17:14:00Z" w:initials="ZT">
    <w:p w14:paraId="20F3B754" w14:textId="60DD96E8" w:rsidR="00DF6BA9" w:rsidRDefault="00DF6BA9">
      <w:pPr>
        <w:pStyle w:val="afe"/>
      </w:pPr>
      <w:r>
        <w:rPr>
          <w:rStyle w:val="afd"/>
        </w:rPr>
        <w:annotationRef/>
      </w:r>
      <w:r>
        <w:rPr>
          <w:rFonts w:hint="eastAsia"/>
        </w:rPr>
        <w:t>上面加了个定义</w:t>
      </w:r>
    </w:p>
  </w:comment>
  <w:comment w:id="827" w:author="Microsoft 帐户" w:date="2020-07-29T16:32:00Z" w:initials="M帐">
    <w:p w14:paraId="78F16404" w14:textId="77777777" w:rsidR="00DF6BA9" w:rsidRDefault="00DF6BA9" w:rsidP="00C73A62">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hint="eastAsia"/>
        </w:rPr>
        <w:t>这个符号也不是很懂，可否直观表达呢？</w:t>
      </w:r>
    </w:p>
    <w:p w14:paraId="5F96E94F" w14:textId="77777777" w:rsidR="00DF6BA9" w:rsidRDefault="00DF6BA9" w:rsidP="00C73A62">
      <w:pPr>
        <w:pStyle w:val="afe"/>
      </w:pPr>
    </w:p>
  </w:comment>
  <w:comment w:id="829" w:author="Tan zhen" w:date="2020-08-12T15:48:00Z" w:initials="Tz">
    <w:p w14:paraId="3B815F48" w14:textId="77777777" w:rsidR="00DF6BA9" w:rsidRDefault="00DF6BA9" w:rsidP="00C73A62">
      <w:pPr>
        <w:pStyle w:val="afe"/>
      </w:pPr>
      <w:r>
        <w:rPr>
          <w:rStyle w:val="afd"/>
        </w:rPr>
        <w:annotationRef/>
      </w:r>
      <w:r>
        <w:rPr>
          <w:rFonts w:hint="eastAsia"/>
        </w:rPr>
        <w:t>加了个例子</w:t>
      </w:r>
    </w:p>
  </w:comment>
  <w:comment w:id="839" w:author="Microsoft 帐户" w:date="2021-06-08T11:08:00Z" w:initials="M帐">
    <w:p w14:paraId="2AD500C4" w14:textId="548F6900" w:rsidR="00DF6BA9" w:rsidRDefault="00DF6BA9">
      <w:pPr>
        <w:pStyle w:val="afe"/>
      </w:pPr>
      <w:r>
        <w:rPr>
          <w:rStyle w:val="afd"/>
        </w:rPr>
        <w:annotationRef/>
      </w:r>
      <m:oMath>
        <m:sSup>
          <m:sSupPr>
            <m:ctrlPr>
              <w:rPr>
                <w:rFonts w:ascii="Cambria Math" w:hAnsi="Cambria Math" w:cs="Cambria Math"/>
                <w:color w:val="FF0000"/>
                <w:sz w:val="24"/>
                <w:szCs w:val="24"/>
                <w:shd w:val="clear" w:color="auto" w:fill="FFFFFF"/>
              </w:rPr>
            </m:ctrlPr>
          </m:sSupPr>
          <m:e>
            <m:r>
              <m:rPr>
                <m:sty m:val="b"/>
              </m:rPr>
              <w:rPr>
                <w:rFonts w:ascii="Cambria Math" w:eastAsia="Cambria Math" w:hAnsi="Cambria Math" w:cs="Cambria Math"/>
                <w:color w:val="FF0000"/>
                <w:sz w:val="24"/>
                <w:szCs w:val="24"/>
              </w:rPr>
              <m:t>β</m:t>
            </m:r>
          </m:e>
          <m:sup>
            <m:r>
              <w:rPr>
                <w:rFonts w:ascii="Cambria Math" w:eastAsia="微软雅黑" w:hAnsi="Cambria Math" w:cs="微软雅黑"/>
                <w:color w:val="FF0000"/>
                <w:sz w:val="24"/>
                <w:szCs w:val="24"/>
                <w:shd w:val="clear" w:color="auto" w:fill="FFFFFF"/>
              </w:rPr>
              <m:t>i,n</m:t>
            </m:r>
          </m:sup>
        </m:sSup>
        <m:r>
          <w:rPr>
            <w:rFonts w:ascii="Cambria Math" w:hAnsi="Cambria Math" w:cs="Cambria Math"/>
            <w:color w:val="FF0000"/>
            <w:sz w:val="24"/>
            <w:szCs w:val="24"/>
            <w:shd w:val="clear" w:color="auto" w:fill="FFFFFF"/>
          </w:rPr>
          <m:t xml:space="preserve"> </m:t>
        </m:r>
        <m:r>
          <w:rPr>
            <w:rFonts w:ascii="Cambria Math" w:hAnsi="Cambria Math" w:cs="Cambria Math"/>
            <w:color w:val="FF0000"/>
            <w:sz w:val="24"/>
            <w:szCs w:val="24"/>
            <w:shd w:val="clear" w:color="auto" w:fill="FFFFFF"/>
          </w:rPr>
          <m:t>这里应该讲的是又包括偏置了！</m:t>
        </m:r>
      </m:oMath>
    </w:p>
  </w:comment>
  <w:comment w:id="840" w:author="Tan zhen" w:date="2021-07-20T21:46:00Z" w:initials="Tz">
    <w:p w14:paraId="17D115F3" w14:textId="58C655C6" w:rsidR="00DF6BA9" w:rsidRDefault="00DF6BA9">
      <w:pPr>
        <w:pStyle w:val="afe"/>
      </w:pPr>
      <w:r>
        <w:rPr>
          <w:rStyle w:val="afd"/>
        </w:rPr>
        <w:annotationRef/>
      </w:r>
      <w:r>
        <w:t>Beta</w:t>
      </w:r>
      <w:r>
        <w:rPr>
          <w:rFonts w:hint="eastAsia"/>
        </w:rPr>
        <w:t>除了未采样时没有包含偏置，后面随着采样逐渐加入新采样解的偏置</w:t>
      </w:r>
    </w:p>
  </w:comment>
  <w:comment w:id="813" w:author="Microsoft 帐户" w:date="2020-07-29T16:32:00Z" w:initials="M帐">
    <w:p w14:paraId="174868E2" w14:textId="77777777" w:rsidR="00DF6BA9" w:rsidRDefault="00DF6BA9" w:rsidP="00E67543">
      <w:pPr>
        <w:pStyle w:val="afe"/>
      </w:pPr>
      <w:r>
        <w:rPr>
          <w:rStyle w:val="afd"/>
        </w:rPr>
        <w:annotationRef/>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sup>
        </m:sSubSup>
      </m:oMath>
      <w:r>
        <w:rPr>
          <w:rFonts w:hint="eastAsia"/>
        </w:rPr>
        <w:t>这个符号也不是很懂，可否直观表达呢？</w:t>
      </w:r>
    </w:p>
    <w:p w14:paraId="4FEC5C20" w14:textId="77777777" w:rsidR="00DF6BA9" w:rsidRDefault="00DF6BA9" w:rsidP="00E67543">
      <w:pPr>
        <w:pStyle w:val="afe"/>
      </w:pPr>
    </w:p>
  </w:comment>
  <w:comment w:id="814" w:author="Tan zhen" w:date="2020-08-12T15:48:00Z" w:initials="Tz">
    <w:p w14:paraId="3997100B" w14:textId="77777777" w:rsidR="00DF6BA9" w:rsidRDefault="00DF6BA9" w:rsidP="00E67543">
      <w:pPr>
        <w:pStyle w:val="afe"/>
      </w:pPr>
      <w:r>
        <w:rPr>
          <w:rStyle w:val="afd"/>
        </w:rPr>
        <w:annotationRef/>
      </w:r>
      <w:r>
        <w:rPr>
          <w:rFonts w:hint="eastAsia"/>
        </w:rPr>
        <w:t>加了个例子</w:t>
      </w:r>
    </w:p>
  </w:comment>
  <w:comment w:id="858" w:author="Microsoft 帐户" w:date="2020-07-29T16:42:00Z" w:initials="M帐">
    <w:p w14:paraId="734F365B" w14:textId="77777777" w:rsidR="00DF6BA9" w:rsidRDefault="00DF6BA9" w:rsidP="00E67543">
      <w:pPr>
        <w:pStyle w:val="afe"/>
      </w:pPr>
      <w:r>
        <w:rPr>
          <w:rStyle w:val="afd"/>
        </w:rPr>
        <w:annotationRef/>
      </w:r>
      <w:r>
        <w:rPr>
          <w:rFonts w:hint="eastAsia"/>
        </w:rPr>
        <w:t>这个增大，是因为偏置项的原因么？</w:t>
      </w:r>
    </w:p>
    <w:p w14:paraId="40E54263" w14:textId="77777777" w:rsidR="00DF6BA9" w:rsidRDefault="00DF6BA9" w:rsidP="00E67543">
      <w:pPr>
        <w:pStyle w:val="afe"/>
      </w:pPr>
    </w:p>
  </w:comment>
  <w:comment w:id="859" w:author="Tan zhen" w:date="2020-08-10T23:19:00Z" w:initials="Tz">
    <w:p w14:paraId="36309739" w14:textId="77777777" w:rsidR="00DF6BA9" w:rsidRDefault="00DF6BA9" w:rsidP="00E67543">
      <w:pPr>
        <w:pStyle w:val="afe"/>
        <w:rPr>
          <w:color w:val="333333"/>
          <w:sz w:val="24"/>
          <w:szCs w:val="24"/>
          <w:shd w:val="clear" w:color="auto" w:fill="FFFFFF"/>
        </w:rPr>
      </w:pPr>
      <w:r>
        <w:rPr>
          <w:rStyle w:val="afd"/>
        </w:rPr>
        <w:annotationRef/>
      </w:r>
      <w:r>
        <w:rPr>
          <w:rFonts w:hint="eastAsia"/>
        </w:rPr>
        <w:t>对，新采样解（</w:t>
      </w:r>
      <w:r>
        <w:rPr>
          <w:rFonts w:hint="eastAsia"/>
        </w:rPr>
        <w:t>n</w:t>
      </w:r>
      <w:r>
        <w:rPr>
          <w:rFonts w:hint="eastAsia"/>
        </w:rPr>
        <w:t>步之前未采样过的解）的偏置项需要加入到</w:t>
      </w:r>
      <m:oMath>
        <m:sSup>
          <m:sSupPr>
            <m:ctrlPr>
              <w:rPr>
                <w:rFonts w:ascii="Cambria Math" w:hAnsi="Cambria Math" w:cs="Cambria Math"/>
                <w:color w:val="333333"/>
                <w:sz w:val="24"/>
                <w:szCs w:val="24"/>
                <w:shd w:val="clear" w:color="auto" w:fill="FFFFFF"/>
              </w:rPr>
            </m:ctrlPr>
          </m:sSupPr>
          <m:e>
            <m:r>
              <m:rPr>
                <m:sty m:val="b"/>
              </m:rPr>
              <w:rPr>
                <w:rFonts w:ascii="Cambria Math" w:eastAsia="Cambria Math" w:hAnsi="Cambria Math" w:cs="Cambria Math"/>
                <w:sz w:val="24"/>
                <w:szCs w:val="24"/>
              </w:rPr>
              <m:t>β</m:t>
            </m:r>
          </m:e>
          <m:sup>
            <m:r>
              <w:rPr>
                <w:rFonts w:ascii="Cambria Math" w:eastAsia="微软雅黑" w:hAnsi="Cambria Math" w:cs="微软雅黑"/>
                <w:color w:val="333333"/>
                <w:sz w:val="24"/>
                <w:szCs w:val="24"/>
                <w:shd w:val="clear" w:color="auto" w:fill="FFFFFF"/>
              </w:rPr>
              <m:t>i,n</m:t>
            </m:r>
          </m:sup>
        </m:sSup>
      </m:oMath>
      <w:r>
        <w:rPr>
          <w:rFonts w:hint="eastAsia"/>
          <w:color w:val="333333"/>
          <w:sz w:val="24"/>
          <w:szCs w:val="24"/>
          <w:shd w:val="clear" w:color="auto" w:fill="FFFFFF"/>
        </w:rPr>
        <w:t>中</w:t>
      </w:r>
    </w:p>
    <w:p w14:paraId="2E098D31" w14:textId="77777777" w:rsidR="00DF6BA9" w:rsidRDefault="00DF6BA9" w:rsidP="00E67543">
      <w:pPr>
        <w:pStyle w:val="afe"/>
        <w:rPr>
          <w:color w:val="333333"/>
          <w:sz w:val="24"/>
          <w:szCs w:val="24"/>
          <w:shd w:val="clear" w:color="auto" w:fill="FFFFFF"/>
        </w:rPr>
      </w:pPr>
    </w:p>
    <w:p w14:paraId="3F7A67B8" w14:textId="051D1472" w:rsidR="00DF6BA9" w:rsidRDefault="00DF6BA9" w:rsidP="00E67543">
      <w:pPr>
        <w:pStyle w:val="afe"/>
      </w:pPr>
      <w:r>
        <w:rPr>
          <w:color w:val="333333"/>
          <w:sz w:val="24"/>
          <w:szCs w:val="24"/>
          <w:shd w:val="clear" w:color="auto" w:fill="FFFFFF"/>
        </w:rPr>
        <w:t>那还是包含了偏置！</w:t>
      </w:r>
    </w:p>
  </w:comment>
  <w:comment w:id="878" w:author="Microsoft 帐户" w:date="2020-07-29T16:44:00Z" w:initials="M帐">
    <w:p w14:paraId="01263596" w14:textId="77777777" w:rsidR="00DF6BA9" w:rsidRDefault="00DF6BA9" w:rsidP="00E67543">
      <w:pPr>
        <w:pStyle w:val="afe"/>
      </w:pPr>
      <w:r>
        <w:rPr>
          <w:rStyle w:val="afd"/>
        </w:rPr>
        <w:annotationRef/>
      </w:r>
      <w:r>
        <w:rPr>
          <w:rFonts w:hint="eastAsia"/>
        </w:rPr>
        <w:t>应该是</w:t>
      </w:r>
      <m:oMath>
        <m:sSubSup>
          <m:sSubSupPr>
            <m:ctrlPr>
              <w:rPr>
                <w:rFonts w:ascii="Cambria Math" w:hAnsi="Cambria Math" w:cs="Cambria Math"/>
                <w:color w:val="333333"/>
                <w:sz w:val="24"/>
                <w:szCs w:val="24"/>
                <w:highlight w:val="green"/>
                <w:shd w:val="clear" w:color="auto" w:fill="FFFFFF"/>
              </w:rPr>
            </m:ctrlPr>
          </m:sSubSupPr>
          <m:e>
            <m:r>
              <w:rPr>
                <w:rFonts w:ascii="Cambria Math" w:hAnsi="Cambria Math" w:cs="Times New Roman"/>
                <w:sz w:val="24"/>
                <w:szCs w:val="24"/>
                <w:highlight w:val="green"/>
              </w:rPr>
              <m:t>λ</m:t>
            </m:r>
          </m:e>
          <m:sub>
            <m:sSup>
              <m:sSupPr>
                <m:ctrlPr>
                  <w:rPr>
                    <w:rFonts w:ascii="Cambria Math" w:hAnsi="Cambria Math" w:cs="Times New Roman"/>
                    <w:i/>
                    <w:sz w:val="24"/>
                    <w:szCs w:val="24"/>
                    <w:highlight w:val="green"/>
                  </w:rPr>
                </m:ctrlPr>
              </m:sSupPr>
              <m:e>
                <m:r>
                  <m:rPr>
                    <m:sty m:val="b"/>
                  </m:rPr>
                  <w:rPr>
                    <w:rFonts w:ascii="Cambria Math" w:hAnsi="Cambria Math" w:cs="Times New Roman"/>
                    <w:sz w:val="24"/>
                    <w:szCs w:val="24"/>
                    <w:highlight w:val="green"/>
                  </w:rPr>
                  <m:t>x</m:t>
                </m:r>
              </m:e>
              <m:sup>
                <m:r>
                  <w:rPr>
                    <w:rFonts w:ascii="Cambria Math" w:hAnsi="Cambria Math" w:cs="Times New Roman"/>
                    <w:sz w:val="24"/>
                    <w:szCs w:val="24"/>
                    <w:highlight w:val="green"/>
                  </w:rPr>
                  <m:t>n</m:t>
                </m:r>
              </m:sup>
            </m:sSup>
          </m:sub>
          <m:sup>
            <m:r>
              <w:rPr>
                <w:rFonts w:ascii="Cambria Math" w:hAnsi="Cambria Math" w:cs="Cambria Math"/>
                <w:color w:val="333333"/>
                <w:sz w:val="24"/>
                <w:szCs w:val="24"/>
                <w:highlight w:val="green"/>
                <w:shd w:val="clear" w:color="auto" w:fill="FFFFFF"/>
              </w:rPr>
              <m:t>i,n-1</m:t>
            </m:r>
          </m:sup>
        </m:sSubSup>
        <m:r>
          <w:rPr>
            <w:rFonts w:ascii="Cambria Math" w:hAnsi="Cambria Math" w:cs="Cambria Math"/>
            <w:color w:val="333333"/>
            <w:sz w:val="24"/>
            <w:szCs w:val="24"/>
            <w:highlight w:val="green"/>
            <w:shd w:val="clear" w:color="auto" w:fill="FFFFFF"/>
          </w:rPr>
          <m:t>？</m:t>
        </m:r>
      </m:oMath>
    </w:p>
  </w:comment>
  <w:comment w:id="879" w:author="Tan zhen" w:date="2020-08-12T20:14:00Z" w:initials="Tz">
    <w:p w14:paraId="31E260BC" w14:textId="77777777" w:rsidR="00DF6BA9" w:rsidRDefault="00DF6BA9" w:rsidP="00E67543">
      <w:pPr>
        <w:pStyle w:val="afe"/>
      </w:pPr>
      <w:r>
        <w:rPr>
          <w:rStyle w:val="afd"/>
        </w:rPr>
        <w:annotationRef/>
      </w:r>
      <w:r>
        <w:rPr>
          <w:rFonts w:hint="eastAsia"/>
        </w:rPr>
        <w:t>避免歧义，调整了变量在句子中位置</w:t>
      </w:r>
    </w:p>
  </w:comment>
  <w:comment w:id="915" w:author="Microsoft 帐户" w:date="2020-07-29T17:00:00Z" w:initials="M帐">
    <w:p w14:paraId="54A5CA56" w14:textId="77777777" w:rsidR="00DF6BA9" w:rsidRDefault="00DF6BA9" w:rsidP="00E67543">
      <w:pPr>
        <w:pStyle w:val="afe"/>
      </w:pPr>
      <w:r>
        <w:rPr>
          <w:rStyle w:val="afd"/>
        </w:rPr>
        <w:annotationRef/>
      </w:r>
      <w:r>
        <w:rPr>
          <w:rFonts w:hint="eastAsia"/>
        </w:rPr>
        <w:t>不是很清楚</w:t>
      </w:r>
      <w:r>
        <w:t xml:space="preserve">q(x) </w:t>
      </w:r>
      <w:r>
        <w:rPr>
          <w:rFonts w:hint="eastAsia"/>
        </w:rPr>
        <w:t>是啥子意思？</w:t>
      </w:r>
    </w:p>
    <w:p w14:paraId="775039DD" w14:textId="3241A561" w:rsidR="00DF6BA9" w:rsidRDefault="00DF6BA9" w:rsidP="00E67543">
      <w:pPr>
        <w:pStyle w:val="afe"/>
      </w:pPr>
      <w:r>
        <w:rPr>
          <w:rFonts w:hint="eastAsia"/>
        </w:rPr>
        <w:t>可以用中文白话告诉我一下么</w:t>
      </w:r>
      <w:r>
        <w:rPr>
          <w:rFonts w:hint="eastAsia"/>
        </w:rPr>
        <w:t>?</w:t>
      </w:r>
    </w:p>
  </w:comment>
  <w:comment w:id="916" w:author="Zhen Tan" w:date="2020-08-27T17:29:00Z" w:initials="ZT">
    <w:p w14:paraId="1B724000" w14:textId="5E186AD6" w:rsidR="00DF6BA9" w:rsidRDefault="00DF6BA9">
      <w:pPr>
        <w:pStyle w:val="afe"/>
      </w:pPr>
      <w:r>
        <w:rPr>
          <w:rStyle w:val="afd"/>
        </w:rPr>
        <w:annotationRef/>
      </w:r>
      <w:r>
        <w:t>Yes, we can talk this</w:t>
      </w:r>
    </w:p>
  </w:comment>
  <w:comment w:id="917" w:author="Zhen Tan" w:date="2022-08-22T00:31:00Z" w:initials="ZT">
    <w:p w14:paraId="0017E4BA" w14:textId="57111463" w:rsidR="00DF6BA9" w:rsidRDefault="00DF6BA9">
      <w:pPr>
        <w:pStyle w:val="afe"/>
      </w:pPr>
      <w:r>
        <w:rPr>
          <w:rStyle w:val="afd"/>
        </w:rPr>
        <w:annotationRef/>
      </w:r>
      <w:r>
        <w:rPr>
          <w:rFonts w:hint="eastAsia"/>
        </w:rPr>
        <w:t>改得更清楚了，</w:t>
      </w:r>
      <w:r>
        <w:rPr>
          <w:rFonts w:hint="eastAsia"/>
        </w:rPr>
        <w:t>q</w:t>
      </w:r>
      <w:r>
        <w:rPr>
          <w:rFonts w:hint="eastAsia"/>
        </w:rPr>
        <w:t>需要一个下标</w:t>
      </w:r>
      <w:r>
        <w:t>i</w:t>
      </w:r>
      <w:r>
        <w:rPr>
          <w:rFonts w:hint="eastAsia"/>
        </w:rPr>
        <w:t>，加了公式和一个简单例子</w:t>
      </w:r>
    </w:p>
  </w:comment>
  <w:comment w:id="1141" w:author="Microsoft 帐户" w:date="2020-07-29T17:10:00Z" w:initials="M帐">
    <w:p w14:paraId="5BC8DC1A" w14:textId="77777777" w:rsidR="00DF6BA9" w:rsidRDefault="00DF6BA9" w:rsidP="00E67543">
      <w:pPr>
        <w:pStyle w:val="afe"/>
      </w:pPr>
      <w:r>
        <w:rPr>
          <w:rStyle w:val="afd"/>
        </w:rPr>
        <w:annotationRef/>
      </w:r>
      <w:r>
        <w:rPr>
          <w:rFonts w:hint="eastAsia"/>
        </w:rPr>
        <w:t>啥意思？这两者有啥区别？？</w:t>
      </w:r>
    </w:p>
  </w:comment>
  <w:comment w:id="1142" w:author="Tan zhen" w:date="2020-08-12T20:16:00Z" w:initials="Tz">
    <w:p w14:paraId="43B0C55C" w14:textId="77777777" w:rsidR="00DF6BA9" w:rsidRDefault="00DF6BA9" w:rsidP="00E67543">
      <w:pPr>
        <w:pStyle w:val="afe"/>
        <w:rPr>
          <w:color w:val="333333"/>
          <w:sz w:val="24"/>
          <w:szCs w:val="24"/>
          <w:shd w:val="clear" w:color="auto" w:fill="FFFFFF"/>
        </w:rPr>
      </w:pPr>
      <w:r>
        <w:rPr>
          <w:rStyle w:val="afd"/>
        </w:rPr>
        <w:annotationRef/>
      </w:r>
      <w:r>
        <w:rPr>
          <w:rFonts w:hint="eastAsia"/>
          <w:b/>
          <w:bCs/>
        </w:rPr>
        <w:t>x</w:t>
      </w:r>
      <w:r>
        <w:rPr>
          <w:b/>
          <w:bCs/>
        </w:rPr>
        <w:t xml:space="preserve"> </w:t>
      </w:r>
      <w:r>
        <w:rPr>
          <w:rFonts w:hint="eastAsia"/>
        </w:rPr>
        <w:t>就是指任一个解，</w:t>
      </w:r>
      <m:oMath>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oMath>
      <w:r>
        <w:rPr>
          <w:sz w:val="24"/>
          <w:szCs w:val="24"/>
        </w:rPr>
        <w:t xml:space="preserve"> </w:t>
      </w:r>
      <w:r>
        <w:rPr>
          <w:rFonts w:hint="eastAsia"/>
          <w:sz w:val="24"/>
          <w:szCs w:val="24"/>
        </w:rPr>
        <w:t>是其一个例子。因此就只定义了</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n</m:t>
            </m:r>
          </m:sup>
        </m:sSubSup>
      </m:oMath>
    </w:p>
    <w:p w14:paraId="0F4290C8" w14:textId="77777777" w:rsidR="00DF6BA9" w:rsidRDefault="00DF6BA9" w:rsidP="00E67543">
      <w:pPr>
        <w:pStyle w:val="afe"/>
        <w:rPr>
          <w:color w:val="333333"/>
          <w:sz w:val="24"/>
          <w:szCs w:val="24"/>
          <w:shd w:val="clear" w:color="auto" w:fill="FFFFFF"/>
        </w:rPr>
      </w:pPr>
    </w:p>
    <w:p w14:paraId="07B8FC5C" w14:textId="326F0291" w:rsidR="00DF6BA9" w:rsidRDefault="00DF6BA9" w:rsidP="00E67543">
      <w:pPr>
        <w:pStyle w:val="afe"/>
        <w:rPr>
          <w:color w:val="333333"/>
          <w:sz w:val="24"/>
          <w:szCs w:val="24"/>
          <w:shd w:val="clear" w:color="auto" w:fill="FFFFFF"/>
        </w:rPr>
      </w:pPr>
      <w:r>
        <w:rPr>
          <w:color w:val="333333"/>
          <w:sz w:val="24"/>
          <w:szCs w:val="24"/>
          <w:shd w:val="clear" w:color="auto" w:fill="FFFFFF"/>
        </w:rPr>
        <w:t>这个等式怎么来？</w:t>
      </w:r>
    </w:p>
    <w:p w14:paraId="6DAEBED3" w14:textId="2C0667EA" w:rsidR="00DF6BA9" w:rsidRDefault="00DF6BA9" w:rsidP="00E67543">
      <w:pPr>
        <w:pStyle w:val="afe"/>
        <w:rPr>
          <w:color w:val="333333"/>
          <w:sz w:val="24"/>
          <w:szCs w:val="24"/>
          <w:shd w:val="clear" w:color="auto" w:fill="FFFFFF"/>
        </w:rPr>
      </w:pPr>
      <w:r>
        <w:rPr>
          <w:color w:val="333333"/>
          <w:sz w:val="24"/>
          <w:szCs w:val="24"/>
          <w:shd w:val="clear" w:color="auto" w:fill="FFFFFF"/>
        </w:rPr>
        <w:t>是等价的</w:t>
      </w:r>
      <w:r>
        <w:rPr>
          <w:rFonts w:hint="eastAsia"/>
          <w:color w:val="333333"/>
          <w:sz w:val="24"/>
          <w:szCs w:val="24"/>
          <w:shd w:val="clear" w:color="auto" w:fill="FFFFFF"/>
        </w:rPr>
        <w:t>么？</w:t>
      </w:r>
    </w:p>
    <w:p w14:paraId="517C8188" w14:textId="77777777" w:rsidR="00DF6BA9" w:rsidRDefault="00DF6BA9" w:rsidP="00E67543">
      <w:pPr>
        <w:pStyle w:val="afe"/>
        <w:rPr>
          <w:color w:val="333333"/>
          <w:sz w:val="24"/>
          <w:szCs w:val="24"/>
          <w:shd w:val="clear" w:color="auto" w:fill="FFFFFF"/>
        </w:rPr>
      </w:pPr>
      <w:r w:rsidRPr="00427CD4">
        <w:rPr>
          <w:color w:val="333333"/>
          <w:sz w:val="24"/>
          <w:szCs w:val="24"/>
          <w:shd w:val="clear" w:color="auto" w:fill="FFFFFF"/>
        </w:rPr>
        <w:t>推导一下？</w:t>
      </w:r>
    </w:p>
    <w:p w14:paraId="0CDFD86C" w14:textId="77777777" w:rsidR="00DF6BA9" w:rsidRDefault="00DF6BA9" w:rsidP="00E67543">
      <w:pPr>
        <w:pStyle w:val="afe"/>
      </w:pPr>
    </w:p>
    <w:p w14:paraId="4EAFE686" w14:textId="7503F7F8" w:rsidR="00DF6BA9" w:rsidRPr="00431CB8" w:rsidRDefault="00DF6BA9" w:rsidP="00E67543">
      <w:pPr>
        <w:pStyle w:val="afe"/>
      </w:pPr>
      <w:r>
        <w:rPr>
          <w:rFonts w:hint="eastAsia"/>
        </w:rPr>
        <w:t>句子里描述了推导过程。。</w:t>
      </w:r>
    </w:p>
  </w:comment>
  <w:comment w:id="1156" w:author="Microsoft 帐户" w:date="2020-07-29T17:17:00Z" w:initials="M帐">
    <w:p w14:paraId="6F90342F" w14:textId="77777777" w:rsidR="00DF6BA9" w:rsidRDefault="00DF6BA9" w:rsidP="00E67543">
      <w:pPr>
        <w:pStyle w:val="afe"/>
      </w:pPr>
      <w:r>
        <w:rPr>
          <w:rStyle w:val="afd"/>
        </w:rPr>
        <w:annotationRef/>
      </w:r>
      <w:r>
        <w:rPr>
          <w:rFonts w:hint="eastAsia"/>
        </w:rPr>
        <w:t>没有看出来在哪里取均值了？？？</w:t>
      </w:r>
    </w:p>
    <w:p w14:paraId="0A2EE025" w14:textId="77777777" w:rsidR="00DF6BA9" w:rsidRDefault="00DF6BA9" w:rsidP="00E67543">
      <w:pPr>
        <w:pStyle w:val="afe"/>
      </w:pPr>
    </w:p>
  </w:comment>
  <w:comment w:id="1157" w:author="Tan zhen" w:date="2020-08-13T21:12:00Z" w:initials="Tz">
    <w:p w14:paraId="4359A2AA" w14:textId="77777777" w:rsidR="00DF6BA9" w:rsidRPr="00397E22" w:rsidRDefault="00DF6BA9" w:rsidP="00E67543">
      <w:pPr>
        <w:pStyle w:val="afe"/>
        <w:rPr>
          <w:iCs/>
        </w:rPr>
      </w:pPr>
      <w:r>
        <w:rPr>
          <w:rStyle w:val="afd"/>
        </w:rPr>
        <w:annotationRef/>
      </w:r>
      <w:r>
        <w:rPr>
          <w:rFonts w:hint="eastAsia"/>
        </w:rPr>
        <w:t>加了解释（主要看</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r</m:t>
            </m:r>
          </m:e>
          <m:sub>
            <m:r>
              <w:rPr>
                <w:rFonts w:ascii="Cambria Math" w:hAnsi="Cambria Math" w:cs="Cambria Math"/>
                <w:color w:val="333333"/>
                <w:sz w:val="24"/>
                <w:szCs w:val="24"/>
                <w:shd w:val="clear" w:color="auto" w:fill="FFFFFF"/>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hAnsi="Cambria Math" w:cs="Cambria Math"/>
                <w:color w:val="333333"/>
                <w:sz w:val="24"/>
                <w:szCs w:val="24"/>
                <w:shd w:val="clear" w:color="auto" w:fill="FFFFFF"/>
              </w:rPr>
              <m:t>n</m:t>
            </m:r>
          </m:sup>
        </m:sSubSup>
        <m:r>
          <m:rPr>
            <m:sty m:val="p"/>
          </m:rPr>
          <w:rPr>
            <w:rFonts w:ascii="Cambria Math" w:hAnsi="Cambria Math" w:cs="Cambria Math" w:hint="eastAsia"/>
            <w:color w:val="333333"/>
            <w:sz w:val="24"/>
            <w:szCs w:val="24"/>
            <w:shd w:val="clear" w:color="auto" w:fill="FFFFFF"/>
          </w:rPr>
          <m:t>的定义）</m:t>
        </m:r>
      </m:oMath>
    </w:p>
  </w:comment>
  <w:comment w:id="1230" w:author="Microsoft 帐户" w:date="2020-07-29T17:45:00Z" w:initials="M帐">
    <w:p w14:paraId="60C22893" w14:textId="77777777" w:rsidR="00DF6BA9" w:rsidRDefault="00DF6BA9" w:rsidP="00E67543">
      <w:pPr>
        <w:pStyle w:val="afe"/>
      </w:pPr>
      <w:r>
        <w:rPr>
          <w:rStyle w:val="afd"/>
        </w:rPr>
        <w:annotationRef/>
      </w:r>
      <w:r>
        <w:rPr>
          <w:rFonts w:hint="eastAsia"/>
        </w:rPr>
        <w:t>为啥有下标</w:t>
      </w:r>
      <w:r>
        <w:t xml:space="preserve">j, </w:t>
      </w:r>
      <w:r>
        <w:rPr>
          <w:rFonts w:hint="eastAsia"/>
        </w:rPr>
        <w:t>个人感觉不是很好理解！！！</w:t>
      </w:r>
    </w:p>
    <w:p w14:paraId="139B80EC" w14:textId="77777777" w:rsidR="00DF6BA9" w:rsidRDefault="00DF6BA9" w:rsidP="00E67543">
      <w:pPr>
        <w:pStyle w:val="afe"/>
      </w:pPr>
      <w:r>
        <w:rPr>
          <w:rFonts w:hint="eastAsia"/>
        </w:rPr>
        <w:t>不知怎么等价的？</w:t>
      </w:r>
    </w:p>
    <w:p w14:paraId="4FAD9854" w14:textId="77777777" w:rsidR="00DF6BA9" w:rsidRDefault="00DF6BA9" w:rsidP="00E67543">
      <w:pPr>
        <w:pStyle w:val="afe"/>
      </w:pPr>
    </w:p>
  </w:comment>
  <w:comment w:id="1231" w:author="Tan zhen" w:date="2020-08-12T23:40:00Z" w:initials="Tz">
    <w:p w14:paraId="51B9AA01" w14:textId="77777777" w:rsidR="00DF6BA9" w:rsidRDefault="00DF6BA9" w:rsidP="00E67543">
      <w:pPr>
        <w:pStyle w:val="afe"/>
      </w:pPr>
      <w:r>
        <w:rPr>
          <w:rStyle w:val="afd"/>
        </w:rPr>
        <w:annotationRef/>
      </w:r>
      <w:r>
        <w:rPr>
          <w:rFonts w:hint="eastAsia"/>
        </w:rPr>
        <w:t>嗯，下标</w:t>
      </w:r>
      <w:r>
        <w:rPr>
          <w:rFonts w:hint="eastAsia"/>
        </w:rPr>
        <w:t>j</w:t>
      </w:r>
      <w:r>
        <w:rPr>
          <w:rFonts w:hint="eastAsia"/>
        </w:rPr>
        <w:t>是写错了，不需要的</w:t>
      </w:r>
    </w:p>
  </w:comment>
  <w:comment w:id="1295" w:author="Microsoft 帐户" w:date="2020-08-20T16:22:00Z" w:initials="M帐">
    <w:p w14:paraId="42768395" w14:textId="75B89FE3" w:rsidR="00DF6BA9" w:rsidRDefault="00DF6BA9">
      <w:pPr>
        <w:pStyle w:val="afe"/>
      </w:pPr>
      <w:r>
        <w:rPr>
          <w:rStyle w:val="afd"/>
        </w:rPr>
        <w:annotationRef/>
      </w:r>
      <w:r>
        <w:rPr>
          <w:rFonts w:hint="eastAsia"/>
        </w:rPr>
        <w:t>一样的？</w:t>
      </w:r>
    </w:p>
  </w:comment>
  <w:comment w:id="1296" w:author="Zhen Tan" w:date="2020-08-27T17:30:00Z" w:initials="ZT">
    <w:p w14:paraId="69C78748" w14:textId="4E3F3457" w:rsidR="00DF6BA9" w:rsidRDefault="00DF6BA9">
      <w:pPr>
        <w:pStyle w:val="afe"/>
      </w:pPr>
      <w:r>
        <w:rPr>
          <w:rStyle w:val="afd"/>
        </w:rPr>
        <w:annotationRef/>
      </w:r>
      <w:r>
        <w:t>Typo here, should be …</w:t>
      </w:r>
      <w:r w:rsidRPr="000F6063">
        <w:rPr>
          <w:vertAlign w:val="superscript"/>
        </w:rPr>
        <w:t>n</w:t>
      </w:r>
      <w:r>
        <w:t xml:space="preserve"> -… </w:t>
      </w:r>
      <w:r w:rsidRPr="000F6063">
        <w:rPr>
          <w:vertAlign w:val="superscript"/>
        </w:rPr>
        <w:t>n-1</w:t>
      </w:r>
    </w:p>
  </w:comment>
  <w:comment w:id="1297" w:author="Microsoft 帐户" w:date="2021-06-07T22:39:00Z" w:initials="M帐">
    <w:p w14:paraId="1F2C6299" w14:textId="04CF53A3" w:rsidR="00DF6BA9" w:rsidRDefault="00DF6BA9">
      <w:pPr>
        <w:pStyle w:val="afe"/>
      </w:pPr>
      <w:r>
        <w:rPr>
          <w:rStyle w:val="afd"/>
        </w:rPr>
        <w:annotationRef/>
      </w:r>
    </w:p>
  </w:comment>
  <w:comment w:id="1304" w:author="Microsoft 帐户" w:date="2020-08-20T17:00:00Z" w:initials="M帐">
    <w:p w14:paraId="3F685BEE" w14:textId="5CBF7B94" w:rsidR="00DF6BA9" w:rsidRDefault="00DF6BA9">
      <w:pPr>
        <w:pStyle w:val="afe"/>
      </w:pPr>
      <w:r>
        <w:rPr>
          <w:rStyle w:val="afd"/>
        </w:rPr>
        <w:annotationRef/>
      </w:r>
      <w:r>
        <w:rPr>
          <w:rFonts w:hint="eastAsia"/>
        </w:rPr>
        <w:t>这个分支的情况呢？</w:t>
      </w:r>
    </w:p>
    <w:p w14:paraId="38F4CBCF" w14:textId="422B11B0" w:rsidR="00DF6BA9" w:rsidRDefault="00DF6BA9">
      <w:pPr>
        <w:pStyle w:val="afe"/>
      </w:pPr>
      <w:r>
        <w:rPr>
          <w:rFonts w:hint="eastAsia"/>
        </w:rPr>
        <w:t>有啥用么？</w:t>
      </w:r>
    </w:p>
  </w:comment>
  <w:comment w:id="1305" w:author="Zhen Tan" w:date="2020-08-27T18:04:00Z" w:initials="ZT">
    <w:p w14:paraId="296EE9C1" w14:textId="342723A1" w:rsidR="00DF6BA9" w:rsidRDefault="00DF6BA9">
      <w:pPr>
        <w:pStyle w:val="afe"/>
      </w:pPr>
      <w:r>
        <w:rPr>
          <w:rStyle w:val="afd"/>
        </w:rPr>
        <w:annotationRef/>
      </w:r>
      <w:r>
        <w:t>In that case, third equality holds. The sentence is adjusted to make it clear.</w:t>
      </w:r>
    </w:p>
  </w:comment>
  <w:comment w:id="1312" w:author="Microsoft 帐户" w:date="2020-08-20T16:53:00Z" w:initials="M帐">
    <w:p w14:paraId="30A535BC" w14:textId="6E24D8A7" w:rsidR="00DF6BA9" w:rsidRPr="00031804" w:rsidRDefault="00DF6BA9">
      <w:pPr>
        <w:pStyle w:val="afe"/>
      </w:pPr>
      <w:r>
        <w:rPr>
          <w:rStyle w:val="afd"/>
        </w:rPr>
        <w:annotationRef/>
      </w:r>
      <w:r>
        <w:rPr>
          <w:rFonts w:hint="eastAsia"/>
        </w:rPr>
        <w:t>根据公式</w:t>
      </w:r>
      <w:r>
        <w:rPr>
          <w:rFonts w:hint="eastAsia"/>
        </w:rPr>
        <w:t>15</w:t>
      </w:r>
      <w:r>
        <w:rPr>
          <w:rFonts w:hint="eastAsia"/>
        </w:rPr>
        <w:t>（</w:t>
      </w:r>
      <w:r>
        <w:rPr>
          <w:rFonts w:hint="eastAsia"/>
        </w:rPr>
        <w:t>b</w:t>
      </w:r>
      <w:r>
        <w:rPr>
          <w:rFonts w:hint="eastAsia"/>
        </w:rPr>
        <w:t>）应该求和取均值，这里直接相乘是因为</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r>
          <w:rPr>
            <w:rFonts w:ascii="Cambria Math" w:eastAsia="宋体" w:hAnsi="Times New Roman" w:cs="Times New Roman" w:hint="eastAsia"/>
            <w:sz w:val="24"/>
            <w:szCs w:val="24"/>
          </w:rPr>
          <m:t>为未采样的点，估计值都一样？</m:t>
        </m:r>
      </m:oMath>
    </w:p>
  </w:comment>
  <w:comment w:id="1313" w:author="Zhen Tan" w:date="2020-08-27T18:17:00Z" w:initials="ZT">
    <w:p w14:paraId="1C531AEF" w14:textId="4D4F9774" w:rsidR="00DF6BA9" w:rsidRDefault="00DF6BA9">
      <w:pPr>
        <w:pStyle w:val="afe"/>
      </w:pPr>
      <w:r>
        <w:rPr>
          <w:rStyle w:val="afd"/>
        </w:rPr>
        <w:annotationRef/>
      </w:r>
      <w:r>
        <w:rPr>
          <w:rFonts w:hint="eastAsia"/>
        </w:rPr>
        <w:t>对，</w:t>
      </w:r>
      <w:r>
        <w:t xml:space="preserve">This is for deriving 15(b) when </w:t>
      </w:r>
      <m:oMath>
        <m:sSubSup>
          <m:sSubSupPr>
            <m:ctrlPr>
              <w:rPr>
                <w:rFonts w:ascii="Cambria Math" w:hAnsi="Cambria Math" w:cs="Cambria Math"/>
                <w:color w:val="333333"/>
                <w:sz w:val="24"/>
                <w:szCs w:val="24"/>
                <w:shd w:val="clear" w:color="auto" w:fill="FFFFFF"/>
              </w:rPr>
            </m:ctrlPr>
          </m:sSubSupPr>
          <m:e>
            <m:r>
              <w:rPr>
                <w:rFonts w:ascii="Cambria Math" w:hAnsi="Cambria Math" w:cs="Cambria Math"/>
                <w:color w:val="333333"/>
                <w:sz w:val="24"/>
                <w:szCs w:val="24"/>
                <w:shd w:val="clear" w:color="auto" w:fill="FFFFFF"/>
              </w:rPr>
              <m:t>s</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n</m:t>
            </m:r>
          </m:sup>
        </m:sSubSup>
        <m:r>
          <w:rPr>
            <w:rFonts w:ascii="Cambria Math" w:hAnsi="Cambria Math" w:cs="Cambria Math"/>
            <w:color w:val="333333"/>
            <w:sz w:val="24"/>
            <w:szCs w:val="24"/>
            <w:shd w:val="clear" w:color="auto" w:fill="FFFFFF"/>
          </w:rPr>
          <m:t>=1.</m:t>
        </m:r>
      </m:oMath>
    </w:p>
  </w:comment>
  <w:comment w:id="1389" w:author="Microsoft 帐户" w:date="2020-07-29T17:50:00Z" w:initials="M帐">
    <w:p w14:paraId="5ABBB9E2" w14:textId="77777777" w:rsidR="00DF6BA9" w:rsidRDefault="00DF6BA9" w:rsidP="00E67543">
      <w:pPr>
        <w:pStyle w:val="afe"/>
      </w:pPr>
      <w:r>
        <w:rPr>
          <w:rStyle w:val="afd"/>
        </w:rPr>
        <w:annotationRef/>
      </w:r>
      <w:r>
        <w:rPr>
          <w:rFonts w:hint="eastAsia"/>
        </w:rPr>
        <w:t>为啥相等？？？？不懂！</w:t>
      </w:r>
    </w:p>
  </w:comment>
  <w:comment w:id="1390" w:author="Tan zhen" w:date="2020-08-13T23:57:00Z" w:initials="Tz">
    <w:p w14:paraId="6ED704EA" w14:textId="77777777" w:rsidR="00DF6BA9" w:rsidRDefault="00DF6BA9" w:rsidP="00E67543">
      <w:pPr>
        <w:pStyle w:val="afe"/>
        <w:rPr>
          <w:bCs/>
          <w:sz w:val="24"/>
          <w:szCs w:val="24"/>
        </w:rPr>
      </w:pPr>
      <w:r>
        <w:rPr>
          <w:rStyle w:val="afd"/>
        </w:rPr>
        <w:annotationRef/>
      </w:r>
      <w:r>
        <w:rPr>
          <w:rFonts w:hint="eastAsia"/>
        </w:rPr>
        <w:t>直接该这样写了，清楚些，这里其实</w:t>
      </w:r>
      <m:oMath>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hAnsi="Cambria Math" w:cs="Cambria Math"/>
                <w:color w:val="333333"/>
                <w:sz w:val="24"/>
                <w:szCs w:val="24"/>
                <w:shd w:val="clear" w:color="auto" w:fill="FFFFFF"/>
              </w:rPr>
              <m:t>-1</m:t>
            </m:r>
          </m:sup>
        </m:sSubSup>
        <m:r>
          <w:rPr>
            <w:rFonts w:ascii="Cambria Math" w:eastAsia="Cambria Math" w:hAnsi="Cambria Math" w:cs="Cambria Math"/>
            <w:sz w:val="24"/>
            <w:szCs w:val="24"/>
          </w:rPr>
          <m:t>=</m:t>
        </m:r>
        <m:sSubSup>
          <m:sSubSupPr>
            <m:ctrlPr>
              <w:rPr>
                <w:rFonts w:ascii="Cambria Math" w:hAnsi="Cambria Math" w:cs="Cambria Math"/>
                <w:color w:val="333333"/>
                <w:sz w:val="24"/>
                <w:szCs w:val="24"/>
                <w:shd w:val="clear" w:color="auto" w:fill="FFFFFF"/>
              </w:rPr>
            </m:ctrlPr>
          </m:sSubSupPr>
          <m:e>
            <m:r>
              <w:rPr>
                <w:rFonts w:ascii="Cambria Math" w:hAnsi="Cambria Math" w:cs="Times New Roman"/>
                <w:sz w:val="24"/>
                <w:szCs w:val="24"/>
              </w:rPr>
              <m:t>λ</m:t>
            </m:r>
          </m:e>
          <m:sub>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sub>
          <m:sup>
            <m:r>
              <w:rPr>
                <w:rFonts w:ascii="Cambria Math" w:hAnsi="Cambria Math" w:cs="Cambria Math"/>
                <w:color w:val="333333"/>
                <w:sz w:val="24"/>
                <w:szCs w:val="24"/>
                <w:shd w:val="clear" w:color="auto" w:fill="FFFFFF"/>
              </w:rPr>
              <m:t>i,</m:t>
            </m:r>
            <m:r>
              <w:rPr>
                <w:rFonts w:ascii="Cambria Math" w:hAnsi="Cambria Math" w:cs="Cambria Math" w:hint="eastAsia"/>
                <w:color w:val="333333"/>
                <w:sz w:val="24"/>
                <w:szCs w:val="24"/>
                <w:shd w:val="clear" w:color="auto" w:fill="FFFFFF"/>
              </w:rPr>
              <m:t>n</m:t>
            </m:r>
            <m:r>
              <w:rPr>
                <w:rFonts w:ascii="Cambria Math" w:eastAsia="微软雅黑" w:hAnsi="Cambria Math" w:cs="微软雅黑" w:hint="eastAsia"/>
                <w:color w:val="333333"/>
                <w:sz w:val="24"/>
                <w:szCs w:val="24"/>
                <w:shd w:val="clear" w:color="auto" w:fill="FFFFFF"/>
              </w:rPr>
              <m:t>-</m:t>
            </m:r>
            <m:r>
              <w:rPr>
                <w:rFonts w:ascii="Cambria Math" w:hAnsi="Cambria Math" w:cs="Cambria Math" w:hint="eastAsia"/>
                <w:color w:val="333333"/>
                <w:sz w:val="24"/>
                <w:szCs w:val="24"/>
                <w:shd w:val="clear" w:color="auto" w:fill="FFFFFF"/>
              </w:rPr>
              <m:t>1</m:t>
            </m:r>
          </m:sup>
        </m:sSubSup>
        <m:r>
          <w:rPr>
            <w:rFonts w:ascii="Cambria Math" w:hAnsi="Cambria Math" w:cs="Cambria Math" w:hint="eastAsia"/>
            <w:color w:val="333333"/>
            <w:sz w:val="24"/>
            <w:szCs w:val="24"/>
            <w:shd w:val="clear" w:color="auto" w:fill="FFFFFF"/>
          </w:rPr>
          <m:t>=</m:t>
        </m:r>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r>
                  <m:rPr>
                    <m:sty m:val="b"/>
                  </m:rPr>
                  <w:rPr>
                    <w:rFonts w:ascii="Cambria Math" w:hAnsi="Cambria Math" w:cs="Times New Roman"/>
                    <w:sz w:val="24"/>
                    <w:szCs w:val="24"/>
                  </w:rPr>
                  <m:t>x</m:t>
                </m:r>
                <m:ctrlPr>
                  <w:rPr>
                    <w:rFonts w:ascii="Cambria Math" w:hAnsi="Cambria Math" w:cs="Times New Roman"/>
                    <w:b/>
                    <w:bCs/>
                    <w:iCs/>
                    <w:sz w:val="24"/>
                    <w:szCs w:val="24"/>
                  </w:rPr>
                </m:ctrlPr>
              </m:e>
            </m:d>
          </m:sub>
          <m:sup>
            <m:r>
              <w:rPr>
                <w:rFonts w:ascii="Cambria Math" w:eastAsia="宋体" w:hAnsi="Times New Roman" w:cs="Times New Roman"/>
                <w:sz w:val="24"/>
                <w:szCs w:val="24"/>
              </w:rPr>
              <m:t>i,n</m:t>
            </m:r>
            <m:r>
              <w:rPr>
                <w:rFonts w:ascii="Cambria Math" w:eastAsia="宋体" w:hAnsi="Times New Roman" w:cs="Times New Roman"/>
                <w:sz w:val="24"/>
                <w:szCs w:val="24"/>
              </w:rPr>
              <m:t>-</m:t>
            </m:r>
            <m:r>
              <w:rPr>
                <w:rFonts w:ascii="Cambria Math" w:eastAsia="宋体" w:hAnsi="Times New Roman" w:cs="Times New Roman"/>
                <w:sz w:val="24"/>
                <w:szCs w:val="24"/>
              </w:rPr>
              <m:t>1</m:t>
            </m:r>
          </m:sup>
        </m:sSubSup>
      </m:oMath>
      <w:r>
        <w:rPr>
          <w:rFonts w:hint="eastAsia"/>
          <w:bCs/>
          <w:sz w:val="24"/>
          <w:szCs w:val="24"/>
        </w:rPr>
        <w:t>，因为</w:t>
      </w:r>
      <w:r>
        <w:rPr>
          <w:rFonts w:hint="eastAsia"/>
          <w:bCs/>
          <w:sz w:val="24"/>
          <w:szCs w:val="24"/>
        </w:rPr>
        <w:t>stage</w:t>
      </w:r>
      <w:r>
        <w:rPr>
          <w:bCs/>
          <w:sz w:val="24"/>
          <w:szCs w:val="24"/>
        </w:rPr>
        <w:t xml:space="preserve"> n-1</w:t>
      </w:r>
      <w:r>
        <w:rPr>
          <w:rFonts w:hint="eastAsia"/>
          <w:bCs/>
          <w:sz w:val="24"/>
          <w:szCs w:val="24"/>
        </w:rPr>
        <w:t>时</w:t>
      </w:r>
      <w:r>
        <w:rPr>
          <w:rFonts w:hint="eastAsia"/>
          <w:bCs/>
          <w:sz w:val="24"/>
          <w:szCs w:val="24"/>
        </w:rPr>
        <w:t xml:space="preserve"> x</w:t>
      </w:r>
      <w:r>
        <w:rPr>
          <w:bCs/>
          <w:sz w:val="24"/>
          <w:szCs w:val="24"/>
        </w:rPr>
        <w:t xml:space="preserve"> </w:t>
      </w:r>
      <w:r>
        <w:rPr>
          <w:rFonts w:hint="eastAsia"/>
          <w:bCs/>
          <w:sz w:val="24"/>
          <w:szCs w:val="24"/>
        </w:rPr>
        <w:t>和</w:t>
      </w:r>
      <w:r>
        <w:rPr>
          <w:rFonts w:hint="eastAsia"/>
          <w:bCs/>
          <w:sz w:val="24"/>
          <w:szCs w:val="24"/>
        </w:rPr>
        <w:t xml:space="preserve"> </w:t>
      </w:r>
      <w:r>
        <w:rPr>
          <w:bCs/>
          <w:sz w:val="24"/>
          <w:szCs w:val="24"/>
        </w:rPr>
        <w:t xml:space="preserve">x^n </w:t>
      </w:r>
      <w:r>
        <w:rPr>
          <w:rFonts w:hint="eastAsia"/>
          <w:bCs/>
          <w:sz w:val="24"/>
          <w:szCs w:val="24"/>
        </w:rPr>
        <w:t>都未被采样过</w:t>
      </w:r>
    </w:p>
    <w:p w14:paraId="7054C08A" w14:textId="77777777" w:rsidR="00DF6BA9" w:rsidRDefault="00DF6BA9" w:rsidP="00E67543">
      <w:pPr>
        <w:pStyle w:val="afe"/>
        <w:rPr>
          <w:bCs/>
          <w:sz w:val="24"/>
          <w:szCs w:val="24"/>
        </w:rPr>
      </w:pPr>
    </w:p>
    <w:p w14:paraId="1BEC5833" w14:textId="77777777" w:rsidR="00DF6BA9" w:rsidRDefault="00DF6BA9" w:rsidP="00E67543">
      <w:pPr>
        <w:pStyle w:val="afe"/>
        <w:rPr>
          <w:bCs/>
          <w:sz w:val="24"/>
          <w:szCs w:val="24"/>
        </w:rPr>
      </w:pPr>
      <w:r>
        <w:rPr>
          <w:bCs/>
          <w:sz w:val="24"/>
          <w:szCs w:val="24"/>
        </w:rPr>
        <w:t>未被采样过，就只有估计值么？</w:t>
      </w:r>
    </w:p>
    <w:p w14:paraId="7E6B5E5F" w14:textId="04727F33" w:rsidR="00DF6BA9" w:rsidRPr="00063C43" w:rsidRDefault="00DF6BA9" w:rsidP="00E67543">
      <w:pPr>
        <w:pStyle w:val="afe"/>
        <w:rPr>
          <w:bCs/>
          <w:sz w:val="24"/>
          <w:szCs w:val="24"/>
        </w:rPr>
      </w:pPr>
      <w:r>
        <w:rPr>
          <w:rFonts w:hint="eastAsia"/>
          <w:bCs/>
          <w:sz w:val="24"/>
          <w:szCs w:val="24"/>
        </w:rPr>
        <w:t>对</w:t>
      </w:r>
      <w:r>
        <w:rPr>
          <w:rFonts w:hint="eastAsia"/>
        </w:rPr>
        <w:t>，只有基于类似采样过的解的样本方差均值进行估计，</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w</m:t>
            </m:r>
          </m:sub>
          <m:sup>
            <m:r>
              <w:rPr>
                <w:rFonts w:ascii="Cambria Math" w:eastAsia="宋体" w:hAnsi="Times New Roman" w:cs="Times New Roman"/>
                <w:sz w:val="24"/>
                <w:szCs w:val="24"/>
              </w:rPr>
              <m:t>i,n</m:t>
            </m:r>
          </m:sup>
        </m:sSubSup>
        <m:r>
          <m:rPr>
            <m:sty m:val="p"/>
          </m:rPr>
          <w:rPr>
            <w:rFonts w:ascii="Cambria Math" w:eastAsia="宋体" w:hAnsi="Times New Roman" w:cs="Times New Roman" w:hint="eastAsia"/>
            <w:sz w:val="24"/>
            <w:szCs w:val="24"/>
          </w:rPr>
          <m:t>的定义我加到前面了</m:t>
        </m:r>
      </m:oMath>
      <w:r>
        <w:rPr>
          <w:rFonts w:hint="eastAsia"/>
        </w:rPr>
        <w:t>，可更清楚，且这里后半句加了个解释</w:t>
      </w:r>
    </w:p>
  </w:comment>
  <w:comment w:id="1451" w:author="Microsoft 帐户" w:date="2020-07-29T17:18:00Z" w:initials="M帐">
    <w:p w14:paraId="49E481D7" w14:textId="77777777" w:rsidR="00DF6BA9" w:rsidRDefault="00DF6BA9" w:rsidP="00E67543">
      <w:pPr>
        <w:pStyle w:val="afe"/>
      </w:pPr>
      <w:r>
        <w:rPr>
          <w:rStyle w:val="afd"/>
        </w:rPr>
        <w:annotationRef/>
      </w:r>
      <w:r>
        <w:rPr>
          <w:rFonts w:hint="eastAsia"/>
        </w:rPr>
        <w:t>这个公式有几个疑问：</w:t>
      </w:r>
    </w:p>
    <w:p w14:paraId="5E55E042" w14:textId="77777777" w:rsidR="00DF6BA9" w:rsidRDefault="00DF6BA9" w:rsidP="00E67543">
      <w:pPr>
        <w:pStyle w:val="afe"/>
        <w:numPr>
          <w:ilvl w:val="0"/>
          <w:numId w:val="43"/>
        </w:numPr>
        <w:rPr>
          <w:sz w:val="24"/>
          <w:szCs w:val="24"/>
        </w:rPr>
      </w:pPr>
      <w:r>
        <w:rPr>
          <w:rFonts w:hint="eastAsia"/>
        </w:rPr>
        <w:t>你这里是更新每一个</w:t>
      </w:r>
      <m:oMath>
        <m:r>
          <m:rPr>
            <m:sty m:val="b"/>
          </m:rPr>
          <w:rPr>
            <w:rFonts w:ascii="Cambria Math" w:eastAsia="宋体" w:hAnsi="Times New Roman" w:cs="Times New Roman"/>
            <w:sz w:val="24"/>
            <w:szCs w:val="24"/>
          </w:rPr>
          <m:t>x</m:t>
        </m:r>
        <m:r>
          <m:rPr>
            <m:sty m:val="b"/>
          </m:rPr>
          <w:rPr>
            <w:rFonts w:ascii="Cambria Math" w:eastAsia="宋体" w:hAnsi="Cambria Math" w:cs="Times New Roman"/>
            <w:sz w:val="24"/>
            <w:szCs w:val="24"/>
          </w:rPr>
          <m:t>∈</m:t>
        </m:r>
        <m:r>
          <m:rPr>
            <m:scr m:val="script"/>
          </m:rPr>
          <w:rPr>
            <w:rFonts w:ascii="Cambria Math" w:hAnsi="Cambria Math" w:cs="Times New Roman"/>
            <w:sz w:val="24"/>
            <w:szCs w:val="24"/>
          </w:rPr>
          <m:t>X</m:t>
        </m:r>
      </m:oMath>
      <w:r>
        <w:rPr>
          <w:rFonts w:hint="eastAsia"/>
          <w:sz w:val="24"/>
          <w:szCs w:val="24"/>
        </w:rPr>
        <w:t>么？相当于是更新</w:t>
      </w:r>
      <w:r>
        <w:rPr>
          <w:rFonts w:hint="eastAsia"/>
          <w:sz w:val="24"/>
          <w:szCs w:val="24"/>
        </w:rPr>
        <w:t>K</w:t>
      </w:r>
      <w:r>
        <w:rPr>
          <w:rFonts w:hint="eastAsia"/>
          <w:sz w:val="24"/>
          <w:szCs w:val="24"/>
        </w:rPr>
        <w:t>个解？</w:t>
      </w:r>
    </w:p>
    <w:p w14:paraId="1F8924F0" w14:textId="77777777" w:rsidR="00DF6BA9" w:rsidRDefault="00DF6BA9" w:rsidP="00E67543">
      <w:pPr>
        <w:pStyle w:val="afe"/>
        <w:numPr>
          <w:ilvl w:val="0"/>
          <w:numId w:val="43"/>
        </w:numPr>
      </w:pPr>
      <w:r>
        <w:rPr>
          <w:rFonts w:hint="eastAsia"/>
        </w:rPr>
        <w:t>第一个公式怎么来的呢，能否对这个迭代公式给出简单的</w:t>
      </w:r>
      <w:r>
        <w:rPr>
          <w:rFonts w:hint="eastAsia"/>
        </w:rPr>
        <w:t>p</w:t>
      </w:r>
      <w:r>
        <w:t>roof</w:t>
      </w:r>
      <w:r>
        <w:rPr>
          <w:rFonts w:hint="eastAsia"/>
        </w:rPr>
        <w:t>或推导！</w:t>
      </w:r>
    </w:p>
  </w:comment>
  <w:comment w:id="1452" w:author="Tan zhen" w:date="2020-08-13T16:12:00Z" w:initials="Tz">
    <w:p w14:paraId="6B5AC04F" w14:textId="77777777" w:rsidR="00DF6BA9" w:rsidRDefault="00DF6BA9" w:rsidP="00E67543">
      <w:pPr>
        <w:pStyle w:val="afe"/>
      </w:pPr>
      <w:r>
        <w:rPr>
          <w:rStyle w:val="afd"/>
        </w:rPr>
        <w:annotationRef/>
      </w:r>
      <w:r>
        <w:t xml:space="preserve">1) </w:t>
      </w:r>
      <w:r>
        <w:rPr>
          <w:rFonts w:hint="eastAsia"/>
        </w:rPr>
        <w:t>不用，其实只要更新采样的那个解以及</w:t>
      </w:r>
      <m:oMath>
        <m:sSubSup>
          <m:sSubSupPr>
            <m:ctrlPr>
              <w:rPr>
                <w:rFonts w:ascii="Cambria Math" w:eastAsia="宋体" w:hAnsi="Times New Roman" w:cs="Times New Roman"/>
                <w:bCs/>
                <w:i/>
                <w:sz w:val="24"/>
                <w:szCs w:val="24"/>
              </w:rPr>
            </m:ctrlPr>
          </m:sSubSupPr>
          <m:e>
            <m:r>
              <m:rPr>
                <m:sty m:val="p"/>
              </m:rPr>
              <w:rPr>
                <w:rFonts w:ascii="Cambria Math" w:hAnsi="Cambria Math" w:cs="Times New Roman"/>
                <w:sz w:val="24"/>
                <w:szCs w:val="24"/>
              </w:rPr>
              <m:t>Λ</m:t>
            </m:r>
          </m:e>
          <m:sub>
            <m:r>
              <w:rPr>
                <w:rFonts w:ascii="Cambria Math" w:eastAsia="宋体" w:hAnsi="Times New Roman" w:cs="Times New Roman"/>
                <w:sz w:val="24"/>
                <w:szCs w:val="24"/>
              </w:rPr>
              <m:t>q</m:t>
            </m:r>
            <m:d>
              <m:dPr>
                <m:ctrlPr>
                  <w:rPr>
                    <w:rFonts w:ascii="Cambria Math" w:hAnsi="Cambria Math" w:cs="Cambria Math"/>
                    <w:i/>
                    <w:iCs/>
                    <w:color w:val="333333"/>
                    <w:sz w:val="24"/>
                    <w:szCs w:val="24"/>
                    <w:shd w:val="clear" w:color="auto" w:fill="FFFFFF"/>
                  </w:rPr>
                </m:ctrlPr>
              </m:dPr>
              <m:e>
                <m:sSup>
                  <m:sSupPr>
                    <m:ctrlPr>
                      <w:rPr>
                        <w:rFonts w:ascii="Cambria Math" w:hAnsi="Cambria Math" w:cs="Times New Roman"/>
                        <w:i/>
                        <w:sz w:val="24"/>
                        <w:szCs w:val="24"/>
                      </w:rPr>
                    </m:ctrlPr>
                  </m:sSupPr>
                  <m:e>
                    <m:r>
                      <m:rPr>
                        <m:sty m:val="b"/>
                      </m:rPr>
                      <w:rPr>
                        <w:rFonts w:ascii="Cambria Math" w:hAnsi="Cambria Math" w:cs="Times New Roman"/>
                        <w:sz w:val="24"/>
                        <w:szCs w:val="24"/>
                      </w:rPr>
                      <m:t>x</m:t>
                    </m:r>
                  </m:e>
                  <m:sup>
                    <m:r>
                      <w:rPr>
                        <w:rFonts w:ascii="Cambria Math" w:hAnsi="Cambria Math" w:cs="Times New Roman"/>
                        <w:sz w:val="24"/>
                        <w:szCs w:val="24"/>
                      </w:rPr>
                      <m:t>n</m:t>
                    </m:r>
                  </m:sup>
                </m:sSup>
                <m:ctrlPr>
                  <w:rPr>
                    <w:rFonts w:ascii="Cambria Math" w:hAnsi="Cambria Math" w:cs="Times New Roman"/>
                    <w:b/>
                    <w:bCs/>
                    <w:iCs/>
                    <w:sz w:val="24"/>
                    <w:szCs w:val="24"/>
                  </w:rPr>
                </m:ctrlPr>
              </m:e>
            </m:d>
          </m:sub>
          <m:sup>
            <m:r>
              <w:rPr>
                <w:rFonts w:ascii="Cambria Math" w:eastAsia="宋体" w:hAnsi="Times New Roman" w:cs="Times New Roman"/>
                <w:sz w:val="24"/>
                <w:szCs w:val="24"/>
              </w:rPr>
              <m:t>i</m:t>
            </m:r>
          </m:sup>
        </m:sSubSup>
      </m:oMath>
      <w:r>
        <w:rPr>
          <w:bCs/>
          <w:sz w:val="24"/>
          <w:szCs w:val="24"/>
        </w:rPr>
        <w:t xml:space="preserve">, </w:t>
      </w:r>
      <w:r>
        <w:rPr>
          <w:rFonts w:hint="eastAsia"/>
          <w:bCs/>
          <w:sz w:val="24"/>
          <w:szCs w:val="24"/>
        </w:rPr>
        <w:t>加了句解释</w:t>
      </w:r>
    </w:p>
    <w:p w14:paraId="13908E96" w14:textId="77777777" w:rsidR="00DF6BA9" w:rsidRDefault="00DF6BA9" w:rsidP="00E67543">
      <w:pPr>
        <w:pStyle w:val="afe"/>
      </w:pPr>
      <w:r>
        <w:rPr>
          <w:rFonts w:hint="eastAsia"/>
        </w:rPr>
        <w:t>2</w:t>
      </w:r>
      <w:r>
        <w:t xml:space="preserve">) </w:t>
      </w:r>
      <w:r>
        <w:rPr>
          <w:rFonts w:hint="eastAsia"/>
        </w:rPr>
        <w:t>已经对此部分进行修改和简化</w:t>
      </w:r>
    </w:p>
  </w:comment>
  <w:comment w:id="1472" w:author="Microsoft 帐户" w:date="2020-08-21T16:58:00Z" w:initials="M帐">
    <w:p w14:paraId="2B201CC7" w14:textId="4AF4D7D2" w:rsidR="00DF6BA9" w:rsidRDefault="00DF6BA9">
      <w:pPr>
        <w:pStyle w:val="afe"/>
      </w:pPr>
      <w:r>
        <w:rPr>
          <w:rStyle w:val="afd"/>
        </w:rPr>
        <w:annotationRef/>
      </w:r>
      <w:r>
        <w:rPr>
          <w:rFonts w:hint="eastAsia"/>
        </w:rPr>
        <w:t>两个</w:t>
      </w:r>
      <w:r>
        <w:rPr>
          <w:rFonts w:hint="eastAsia"/>
        </w:rPr>
        <w:t>15</w:t>
      </w:r>
      <w:r>
        <w:rPr>
          <w:rFonts w:hint="eastAsia"/>
        </w:rPr>
        <w:t>！</w:t>
      </w:r>
    </w:p>
  </w:comment>
  <w:comment w:id="1473" w:author="Zhen Tan" w:date="2020-08-27T17:51:00Z" w:initials="ZT">
    <w:p w14:paraId="34362D9D" w14:textId="56D83977" w:rsidR="00DF6BA9" w:rsidRDefault="00DF6BA9">
      <w:pPr>
        <w:pStyle w:val="afe"/>
      </w:pPr>
      <w:r>
        <w:rPr>
          <w:rStyle w:val="afd"/>
        </w:rPr>
        <w:annotationRef/>
      </w:r>
      <w:r>
        <w:t>Changed to (15c)</w:t>
      </w:r>
    </w:p>
  </w:comment>
  <w:comment w:id="1500" w:author="Microsoft 帐户" w:date="2020-08-20T22:46:00Z" w:initials="M帐">
    <w:p w14:paraId="7594BCAC" w14:textId="77777777" w:rsidR="00DF6BA9" w:rsidRDefault="00DF6BA9" w:rsidP="000101CC">
      <w:pPr>
        <w:pStyle w:val="afe"/>
      </w:pPr>
      <w:r>
        <w:rPr>
          <w:rStyle w:val="afd"/>
        </w:rPr>
        <w:annotationRef/>
      </w:r>
      <w:r>
        <w:rPr>
          <w:rFonts w:hint="eastAsia"/>
        </w:rPr>
        <w:t>这段话感觉有点问题！</w:t>
      </w:r>
    </w:p>
    <w:p w14:paraId="66170293" w14:textId="77777777" w:rsidR="00DF6BA9" w:rsidRDefault="00DF6BA9" w:rsidP="000101CC">
      <w:pPr>
        <w:pStyle w:val="afe"/>
      </w:pPr>
      <w:r>
        <w:rPr>
          <w:rFonts w:hint="eastAsia"/>
        </w:rPr>
        <w:t>请在斟酌！</w:t>
      </w:r>
    </w:p>
  </w:comment>
  <w:comment w:id="1501" w:author="Zhen Tan" w:date="2020-08-27T17:52:00Z" w:initials="ZT">
    <w:p w14:paraId="1BCAB76B" w14:textId="77777777" w:rsidR="00DF6BA9" w:rsidRDefault="00DF6BA9" w:rsidP="000101CC">
      <w:pPr>
        <w:pStyle w:val="afe"/>
      </w:pPr>
      <w:r>
        <w:rPr>
          <w:rStyle w:val="afd"/>
        </w:rPr>
        <w:annotationRef/>
      </w:r>
      <w:r>
        <w:t>Not sure what do you mean? Let’s talk this and the following two!</w:t>
      </w:r>
    </w:p>
  </w:comment>
  <w:comment w:id="1502" w:author="Tan zhen" w:date="2021-07-20T19:05:00Z" w:initials="Tz">
    <w:p w14:paraId="2F93FF5D" w14:textId="77777777" w:rsidR="00DF6BA9" w:rsidRDefault="00DF6BA9" w:rsidP="000101CC">
      <w:pPr>
        <w:pStyle w:val="afe"/>
      </w:pPr>
      <w:r>
        <w:rPr>
          <w:rStyle w:val="afd"/>
        </w:rPr>
        <w:annotationRef/>
      </w:r>
      <w:r>
        <w:rPr>
          <w:rFonts w:hint="eastAsia"/>
        </w:rPr>
        <w:t>重新梳理了下，还是写的简单些</w:t>
      </w:r>
    </w:p>
    <w:p w14:paraId="4AEB3A92" w14:textId="0D9F5636" w:rsidR="00DF6BA9" w:rsidRDefault="00DF6BA9" w:rsidP="000101CC">
      <w:pPr>
        <w:pStyle w:val="afe"/>
      </w:pPr>
      <w:r>
        <w:rPr>
          <w:rFonts w:hint="eastAsia"/>
        </w:rPr>
        <w:t>又改得更清楚了！</w:t>
      </w:r>
    </w:p>
  </w:comment>
  <w:comment w:id="1542" w:author="Microsoft 帐户" w:date="2020-08-20T22:46:00Z" w:initials="M帐">
    <w:p w14:paraId="63D886BB" w14:textId="77777777" w:rsidR="00DF6BA9" w:rsidRDefault="00DF6BA9" w:rsidP="00AD4752">
      <w:pPr>
        <w:pStyle w:val="afe"/>
      </w:pPr>
      <w:r>
        <w:rPr>
          <w:rStyle w:val="afd"/>
        </w:rPr>
        <w:annotationRef/>
      </w:r>
      <w:r>
        <w:rPr>
          <w:rFonts w:hint="eastAsia"/>
        </w:rPr>
        <w:t>这段话感觉有点问题！</w:t>
      </w:r>
    </w:p>
    <w:p w14:paraId="04B59725" w14:textId="77777777" w:rsidR="00DF6BA9" w:rsidRDefault="00DF6BA9" w:rsidP="00AD4752">
      <w:pPr>
        <w:pStyle w:val="afe"/>
      </w:pPr>
      <w:r>
        <w:rPr>
          <w:rFonts w:hint="eastAsia"/>
        </w:rPr>
        <w:t>请在斟酌！</w:t>
      </w:r>
    </w:p>
  </w:comment>
  <w:comment w:id="1544" w:author="Zhen Tan" w:date="2020-08-27T17:52:00Z" w:initials="ZT">
    <w:p w14:paraId="45740670" w14:textId="77777777" w:rsidR="00DF6BA9" w:rsidRDefault="00DF6BA9" w:rsidP="00AD4752">
      <w:pPr>
        <w:pStyle w:val="afe"/>
      </w:pPr>
      <w:r>
        <w:rPr>
          <w:rStyle w:val="afd"/>
        </w:rPr>
        <w:annotationRef/>
      </w:r>
      <w:r>
        <w:t>Not sure what do you mean? Let’s talk this and the following two!</w:t>
      </w:r>
    </w:p>
  </w:comment>
  <w:comment w:id="1546" w:author="Tan zhen" w:date="2021-07-20T19:05:00Z" w:initials="Tz">
    <w:p w14:paraId="0F27BFAC" w14:textId="77777777" w:rsidR="00DF6BA9" w:rsidRDefault="00DF6BA9" w:rsidP="00AD4752">
      <w:pPr>
        <w:pStyle w:val="afe"/>
      </w:pPr>
      <w:r>
        <w:rPr>
          <w:rStyle w:val="afd"/>
        </w:rPr>
        <w:annotationRef/>
      </w:r>
      <w:r>
        <w:rPr>
          <w:rFonts w:hint="eastAsia"/>
        </w:rPr>
        <w:t>重新梳理了下，还是写的简单些</w:t>
      </w:r>
    </w:p>
    <w:p w14:paraId="02F0D9D1" w14:textId="77777777" w:rsidR="00DF6BA9" w:rsidRDefault="00DF6BA9" w:rsidP="00AD4752">
      <w:pPr>
        <w:pStyle w:val="afe"/>
      </w:pPr>
      <w:r>
        <w:rPr>
          <w:rFonts w:hint="eastAsia"/>
        </w:rPr>
        <w:t>又改得更清楚了！</w:t>
      </w:r>
    </w:p>
  </w:comment>
  <w:comment w:id="1573" w:author="Microsoft 帐户" w:date="2020-07-29T17:52:00Z" w:initials="M帐">
    <w:p w14:paraId="2BBADBF2" w14:textId="77777777" w:rsidR="00DF6BA9" w:rsidRDefault="00DF6BA9" w:rsidP="00E67543">
      <w:pPr>
        <w:pStyle w:val="afe"/>
      </w:pPr>
      <w:r>
        <w:rPr>
          <w:rStyle w:val="afd"/>
        </w:rPr>
        <w:annotationRef/>
      </w:r>
      <w:r>
        <w:rPr>
          <w:rFonts w:hint="eastAsia"/>
        </w:rPr>
        <w:t>包含了偏置！？！</w:t>
      </w:r>
    </w:p>
  </w:comment>
  <w:comment w:id="1574" w:author="Tan zhen" w:date="2020-08-12T16:00:00Z" w:initials="Tz">
    <w:p w14:paraId="3A94A962" w14:textId="77777777" w:rsidR="00DF6BA9" w:rsidRPr="00136E3C" w:rsidRDefault="00DF6BA9" w:rsidP="00E67543">
      <w:pPr>
        <w:pStyle w:val="afe"/>
        <w:rPr>
          <w:iCs/>
        </w:rPr>
      </w:pPr>
      <w:r>
        <w:rPr>
          <w:rStyle w:val="afd"/>
        </w:rPr>
        <w:annotationRef/>
      </w:r>
      <w:r>
        <w:rPr>
          <w:rFonts w:hint="eastAsia"/>
        </w:rPr>
        <w:t>对，</w:t>
      </w:r>
      <m:oMath>
        <m:sSubSup>
          <m:sSubSupPr>
            <m:ctrlPr>
              <w:rPr>
                <w:rFonts w:ascii="Cambria Math" w:hAnsi="Cambria Math" w:cs="Cambria Math"/>
                <w:color w:val="333333"/>
                <w:sz w:val="24"/>
                <w:szCs w:val="24"/>
                <w:shd w:val="clear" w:color="auto" w:fill="FFFFFF"/>
              </w:rPr>
            </m:ctrlPr>
          </m:sSubSupPr>
          <m:e>
            <m:acc>
              <m:accPr>
                <m:chr m:val="̃"/>
                <m:ctrlPr>
                  <w:rPr>
                    <w:rFonts w:ascii="Cambria Math" w:hAnsi="Cambria Math" w:cs="Cambria Math"/>
                    <w:b/>
                    <w:bCs/>
                    <w:color w:val="333333"/>
                    <w:sz w:val="24"/>
                    <w:szCs w:val="24"/>
                    <w:shd w:val="clear" w:color="auto" w:fill="FFFFFF"/>
                  </w:rPr>
                </m:ctrlPr>
              </m:accPr>
              <m:e>
                <m:r>
                  <m:rPr>
                    <m:sty m:val="b"/>
                  </m:rPr>
                  <w:rPr>
                    <w:rFonts w:ascii="Cambria Math" w:hAnsi="Cambria Math" w:cs="Cambria Math"/>
                    <w:color w:val="333333"/>
                    <w:sz w:val="24"/>
                    <w:szCs w:val="24"/>
                    <w:shd w:val="clear" w:color="auto" w:fill="FFFFFF"/>
                  </w:rPr>
                  <m:t>f</m:t>
                </m:r>
              </m:e>
            </m:acc>
          </m:e>
          <m:sub>
            <m:r>
              <m:rPr>
                <m:sty m:val="b"/>
              </m:rPr>
              <w:rPr>
                <w:rFonts w:ascii="Cambria Math" w:hAnsi="Cambria Math" w:cs="Times New Roman"/>
                <w:sz w:val="24"/>
                <w:szCs w:val="24"/>
              </w:rPr>
              <m:t>x</m:t>
            </m:r>
          </m:sub>
          <m:sup>
            <m:r>
              <w:rPr>
                <w:rFonts w:ascii="Cambria Math" w:hAnsi="Cambria Math" w:cs="Cambria Math"/>
                <w:color w:val="333333"/>
                <w:sz w:val="24"/>
                <w:szCs w:val="24"/>
                <w:shd w:val="clear" w:color="auto" w:fill="FFFFFF"/>
              </w:rPr>
              <m:t>D</m:t>
            </m:r>
          </m:sup>
        </m:sSubSup>
        <m:r>
          <w:rPr>
            <w:rFonts w:ascii="Cambria Math" w:hAnsi="Cambria Math" w:cs="Cambria Math"/>
            <w:color w:val="333333"/>
            <w:sz w:val="24"/>
            <w:szCs w:val="24"/>
            <w:shd w:val="clear" w:color="auto" w:fill="FFFFFF"/>
          </w:rPr>
          <m:t xml:space="preserve"> </m:t>
        </m:r>
        <m:r>
          <m:rPr>
            <m:sty m:val="p"/>
          </m:rPr>
          <w:rPr>
            <w:rFonts w:ascii="Cambria Math" w:hAnsi="Cambria Math" w:cs="Cambria Math" w:hint="eastAsia"/>
            <w:color w:val="333333"/>
            <w:sz w:val="24"/>
            <w:szCs w:val="24"/>
            <w:shd w:val="clear" w:color="auto" w:fill="FFFFFF"/>
          </w:rPr>
          <m:t>（有波浪线呵）</m:t>
        </m:r>
      </m:oMath>
    </w:p>
  </w:comment>
  <w:comment w:id="1605" w:author="Microsoft 帐户" w:date="2020-07-29T17:55:00Z" w:initials="M帐">
    <w:p w14:paraId="7432DF9A" w14:textId="77777777" w:rsidR="00DF6BA9" w:rsidRDefault="00DF6BA9" w:rsidP="00E67543">
      <w:pPr>
        <w:pStyle w:val="afe"/>
      </w:pPr>
      <w:r>
        <w:rPr>
          <w:rStyle w:val="afd"/>
        </w:rPr>
        <w:annotationRef/>
      </w:r>
      <w:r>
        <w:rPr>
          <w:rFonts w:hint="eastAsia"/>
        </w:rPr>
        <w:t>没懂！！</w:t>
      </w:r>
    </w:p>
  </w:comment>
  <w:comment w:id="1606" w:author="Tan zhen" w:date="2020-08-12T21:37:00Z" w:initials="Tz">
    <w:p w14:paraId="5EB91054" w14:textId="77777777" w:rsidR="00DF6BA9" w:rsidRDefault="00DF6BA9" w:rsidP="00E67543">
      <w:pPr>
        <w:pStyle w:val="afe"/>
      </w:pPr>
      <w:r>
        <w:rPr>
          <w:rStyle w:val="afd"/>
        </w:rPr>
        <w:annotationRef/>
      </w:r>
      <w:r>
        <w:rPr>
          <w:rFonts w:hint="eastAsia"/>
        </w:rPr>
        <w:t>就是那些基函数分组相同的欠采样的解的方差还估计都认为是一样的</w:t>
      </w:r>
      <w:r>
        <w:t xml:space="preserve">, </w:t>
      </w:r>
      <w:r>
        <w:rPr>
          <w:rFonts w:hint="eastAsia"/>
        </w:rPr>
        <w:t>现在欠采样改为未采样了（更简单易用，本质差不多）</w:t>
      </w:r>
    </w:p>
  </w:comment>
  <w:comment w:id="1648" w:author="Microsoft 帐户" w:date="2020-07-29T17:57:00Z" w:initials="M帐">
    <w:p w14:paraId="7CB44A3E" w14:textId="77777777" w:rsidR="00DF6BA9" w:rsidRDefault="00DF6BA9" w:rsidP="00E67543">
      <w:pPr>
        <w:pStyle w:val="afe"/>
      </w:pPr>
      <w:r>
        <w:rPr>
          <w:rStyle w:val="afd"/>
        </w:rPr>
        <w:annotationRef/>
      </w:r>
      <w:r>
        <w:t>？？？？</w:t>
      </w:r>
    </w:p>
  </w:comment>
  <w:comment w:id="1649" w:author="Tan zhen" w:date="2020-08-14T12:45:00Z" w:initials="Tz">
    <w:p w14:paraId="2B9123A9" w14:textId="77777777" w:rsidR="00DF6BA9" w:rsidRDefault="00DF6BA9" w:rsidP="00E67543">
      <w:pPr>
        <w:pStyle w:val="afe"/>
      </w:pPr>
      <w:r>
        <w:rPr>
          <w:rStyle w:val="afd"/>
        </w:rPr>
        <w:annotationRef/>
      </w:r>
      <w:r>
        <w:rPr>
          <w:rFonts w:hint="eastAsia"/>
        </w:rPr>
        <w:t>没有下标</w:t>
      </w:r>
      <w:r>
        <w:rPr>
          <w:rFonts w:hint="eastAsia"/>
        </w:rPr>
        <w:t>j</w:t>
      </w:r>
    </w:p>
  </w:comment>
  <w:comment w:id="1668" w:author="Tan zhen" w:date="2020-08-12T21:37:00Z" w:initials="Tz">
    <w:p w14:paraId="5DFA9100" w14:textId="77777777" w:rsidR="00DF6BA9" w:rsidRDefault="00DF6BA9" w:rsidP="00761A9E">
      <w:pPr>
        <w:pStyle w:val="afe"/>
      </w:pPr>
      <w:r>
        <w:rPr>
          <w:rStyle w:val="afd"/>
        </w:rPr>
        <w:annotationRef/>
      </w:r>
      <w:r>
        <w:rPr>
          <w:rFonts w:hint="eastAsia"/>
        </w:rPr>
        <w:t>就是那些基函数分组相同的欠采样的解的方差还估计都认为是一样的</w:t>
      </w:r>
      <w:r>
        <w:t xml:space="preserve">, </w:t>
      </w:r>
      <w:r>
        <w:rPr>
          <w:rFonts w:hint="eastAsia"/>
        </w:rPr>
        <w:t>现在欠采样改为未采样了（更简单易用，本质差不多）</w:t>
      </w:r>
    </w:p>
  </w:comment>
  <w:comment w:id="1672" w:author="Microsoft 帐户" w:date="2020-07-29T17:59:00Z" w:initials="M帐">
    <w:p w14:paraId="7A11DD0A" w14:textId="77777777" w:rsidR="00DF6BA9" w:rsidRDefault="00DF6BA9" w:rsidP="00E67543">
      <w:pPr>
        <w:pStyle w:val="afe"/>
      </w:pPr>
      <w:r>
        <w:rPr>
          <w:rStyle w:val="afd"/>
        </w:rPr>
        <w:annotationRef/>
      </w:r>
      <m:oMath>
        <m:sSubSup>
          <m:sSubSupPr>
            <m:ctrlPr>
              <w:rPr>
                <w:rFonts w:ascii="Cambria Math" w:eastAsia="宋体" w:hAnsi="Times New Roman" w:cs="Times New Roman"/>
                <w:bCs/>
                <w:i/>
                <w:sz w:val="24"/>
                <w:szCs w:val="24"/>
              </w:rPr>
            </m:ctrlPr>
          </m:sSubSupPr>
          <m:e>
            <m:r>
              <w:rPr>
                <w:rFonts w:ascii="Cambria Math" w:eastAsia="Cambria Math" w:hAnsi="Cambria Math" w:cs="Cambria Math"/>
                <w:sz w:val="24"/>
                <w:szCs w:val="24"/>
              </w:rPr>
              <m:t>b</m:t>
            </m:r>
          </m:e>
          <m:sub>
            <m:r>
              <w:rPr>
                <w:rFonts w:ascii="Cambria Math" w:eastAsia="宋体" w:hAnsi="Times New Roman" w:cs="Times New Roman"/>
                <w:sz w:val="24"/>
                <w:szCs w:val="24"/>
              </w:rPr>
              <m:t>j</m:t>
            </m:r>
          </m:sub>
          <m:sup>
            <m:r>
              <w:rPr>
                <w:rFonts w:ascii="Cambria Math" w:eastAsia="宋体" w:hAnsi="Times New Roman" w:cs="Times New Roman"/>
                <w:sz w:val="24"/>
                <w:szCs w:val="24"/>
              </w:rPr>
              <m:t>D,N</m:t>
            </m:r>
          </m:sup>
        </m:sSubSup>
      </m:oMath>
      <w:r>
        <w:rPr>
          <w:rFonts w:hint="eastAsia"/>
        </w:rPr>
        <w:t>等这三个符号指的是？？？</w:t>
      </w:r>
    </w:p>
    <w:p w14:paraId="1A59AFE3" w14:textId="77777777" w:rsidR="00DF6BA9" w:rsidRDefault="00DF6BA9" w:rsidP="00E67543">
      <w:pPr>
        <w:pStyle w:val="afe"/>
      </w:pPr>
      <w:r>
        <w:rPr>
          <w:rFonts w:hint="eastAsia"/>
        </w:rPr>
        <w:t>感觉没有包含偏置了？</w:t>
      </w:r>
    </w:p>
  </w:comment>
  <w:comment w:id="1673" w:author="Tan zhen" w:date="2020-08-14T13:41:00Z" w:initials="Tz">
    <w:p w14:paraId="7DBD56A0" w14:textId="77777777" w:rsidR="00DF6BA9" w:rsidRDefault="00DF6BA9" w:rsidP="00E67543">
      <w:pPr>
        <w:pStyle w:val="afe"/>
      </w:pPr>
      <w:r>
        <w:rPr>
          <w:rStyle w:val="afd"/>
        </w:rPr>
        <w:annotationRef/>
      </w:r>
      <w:r>
        <w:rPr>
          <w:rFonts w:hint="eastAsia"/>
        </w:rPr>
        <w:t>加了这些符号的定义。这里这个问题先不需要包含那些采样过的解的偏置，因为后面那个问题是专门针对采样过的解的</w:t>
      </w:r>
    </w:p>
  </w:comment>
  <w:comment w:id="1692" w:author="Microsoft 帐户" w:date="2020-08-21T17:35:00Z" w:initials="M帐">
    <w:p w14:paraId="38148A33" w14:textId="6AF21B65" w:rsidR="00DF6BA9" w:rsidRDefault="00DF6BA9">
      <w:pPr>
        <w:pStyle w:val="afe"/>
      </w:pPr>
      <w:r>
        <w:rPr>
          <w:rStyle w:val="afd"/>
        </w:rPr>
        <w:annotationRef/>
      </w:r>
      <w:r>
        <w:rPr>
          <w:rFonts w:hint="eastAsia"/>
        </w:rPr>
        <w:t>这个数值怎么出来？？？？</w:t>
      </w:r>
    </w:p>
    <w:p w14:paraId="0A1143B8" w14:textId="00E2B5CE" w:rsidR="00DF6BA9" w:rsidRDefault="00DF6BA9">
      <w:pPr>
        <w:pStyle w:val="afe"/>
      </w:pPr>
      <w:r>
        <w:rPr>
          <w:rFonts w:hint="eastAsia"/>
        </w:rPr>
        <w:t>每个组合里面的后验方差估计是一样的？</w:t>
      </w:r>
    </w:p>
    <w:p w14:paraId="14655D5B" w14:textId="3AD42ABE" w:rsidR="00DF6BA9" w:rsidRDefault="00DF6BA9">
      <w:pPr>
        <w:pStyle w:val="afe"/>
      </w:pPr>
      <w:r>
        <w:rPr>
          <w:rFonts w:hint="eastAsia"/>
        </w:rPr>
        <w:t>怎么得到呢？</w:t>
      </w:r>
    </w:p>
  </w:comment>
  <w:comment w:id="1693" w:author="Tan zhen" w:date="2021-07-20T21:58:00Z" w:initials="Tz">
    <w:p w14:paraId="439F91A6" w14:textId="115EA2AB" w:rsidR="00DF6BA9" w:rsidRDefault="00DF6BA9">
      <w:pPr>
        <w:pStyle w:val="afe"/>
      </w:pPr>
      <w:r>
        <w:rPr>
          <w:rStyle w:val="afd"/>
        </w:rPr>
        <w:annotationRef/>
      </w:r>
      <w:r>
        <w:rPr>
          <w:rFonts w:hint="eastAsia"/>
        </w:rPr>
        <w:t>对，方差按估计是按组分的。就是按照</w:t>
      </w:r>
      <w:r>
        <w:rPr>
          <w:rFonts w:hint="eastAsia"/>
        </w:rPr>
        <w:t>3</w:t>
      </w:r>
      <w:r>
        <w:t>.2.2</w:t>
      </w:r>
      <w:r>
        <w:rPr>
          <w:rFonts w:hint="eastAsia"/>
        </w:rPr>
        <w:t>里的方法计算的</w:t>
      </w:r>
    </w:p>
  </w:comment>
  <w:comment w:id="1740" w:author="Microsoft 帐户" w:date="2020-07-29T18:03:00Z" w:initials="M帐">
    <w:p w14:paraId="63B13D0C" w14:textId="77777777" w:rsidR="00DF6BA9" w:rsidRDefault="00DF6BA9" w:rsidP="00E67543">
      <w:pPr>
        <w:pStyle w:val="afe"/>
      </w:pPr>
      <w:r>
        <w:rPr>
          <w:rStyle w:val="afd"/>
        </w:rPr>
        <w:annotationRef/>
      </w:r>
      <w:r>
        <w:rPr>
          <w:rFonts w:hint="eastAsia"/>
        </w:rPr>
        <w:t>这工作量不少啊？解这么多子问题？</w:t>
      </w:r>
    </w:p>
  </w:comment>
  <w:comment w:id="1741" w:author="Tan zhen" w:date="2020-08-14T18:16:00Z" w:initials="Tz">
    <w:p w14:paraId="217FD831" w14:textId="77777777" w:rsidR="00DF6BA9" w:rsidRDefault="00DF6BA9" w:rsidP="00E67543">
      <w:pPr>
        <w:pStyle w:val="afe"/>
      </w:pPr>
      <w:r>
        <w:rPr>
          <w:rStyle w:val="afd"/>
        </w:rPr>
        <w:annotationRef/>
      </w:r>
      <w:r>
        <w:rPr>
          <w:rFonts w:hint="eastAsia"/>
        </w:rPr>
        <w:t>嗯，理论上这是个问题。不过实际操作中我们这边假设</w:t>
      </w:r>
      <m:oMath>
        <m:sSubSup>
          <m:sSubSupPr>
            <m:ctrlPr>
              <w:rPr>
                <w:rFonts w:ascii="Cambria Math" w:eastAsia="宋体" w:hAnsi="Times New Roman" w:cs="Times New Roman"/>
                <w:bCs/>
                <w:i/>
                <w:sz w:val="24"/>
                <w:szCs w:val="24"/>
              </w:rPr>
            </m:ctrlPr>
          </m:sSubSupPr>
          <m:e>
            <m:r>
              <w:rPr>
                <w:rFonts w:ascii="Cambria Math" w:eastAsia="宋体" w:hAnsi="Cambria Math" w:cs="Times New Roman"/>
                <w:sz w:val="24"/>
                <w:szCs w:val="24"/>
              </w:rPr>
              <m:t>m</m:t>
            </m:r>
          </m:e>
          <m:sub>
            <m:r>
              <w:rPr>
                <w:rFonts w:ascii="Cambria Math" w:eastAsia="宋体" w:hAnsi="Times New Roman" w:cs="Times New Roman"/>
                <w:sz w:val="24"/>
                <w:szCs w:val="24"/>
              </w:rPr>
              <m:t>j</m:t>
            </m:r>
          </m:sub>
          <m:sup>
            <m:r>
              <w:rPr>
                <w:rFonts w:ascii="Cambria Math" w:eastAsia="宋体" w:hAnsi="Times New Roman" w:cs="Times New Roman"/>
                <w:sz w:val="24"/>
                <w:szCs w:val="24"/>
              </w:rPr>
              <m:t>i</m:t>
            </m:r>
          </m:sup>
        </m:sSubSup>
        <m:r>
          <w:rPr>
            <w:rFonts w:ascii="Cambria Math" w:eastAsia="宋体" w:hAnsi="Times New Roman" w:cs="Times New Roman"/>
            <w:sz w:val="24"/>
            <w:szCs w:val="24"/>
          </w:rPr>
          <m:t xml:space="preserve"> </m:t>
        </m:r>
        <m:r>
          <m:rPr>
            <m:sty m:val="p"/>
          </m:rPr>
          <w:rPr>
            <w:rFonts w:ascii="Cambria Math" w:eastAsia="宋体" w:hAnsi="Times New Roman" w:cs="Times New Roman" w:hint="eastAsia"/>
            <w:sz w:val="24"/>
            <w:szCs w:val="24"/>
          </w:rPr>
          <m:t>和</m:t>
        </m:r>
        <m:r>
          <m:rPr>
            <m:sty m:val="p"/>
          </m:rPr>
          <w:rPr>
            <w:rFonts w:ascii="Cambria Math" w:eastAsia="宋体" w:hAnsi="Times New Roman" w:cs="Times New Roman"/>
            <w:sz w:val="24"/>
            <w:szCs w:val="24"/>
          </w:rPr>
          <m:t xml:space="preserve"> </m:t>
        </m:r>
        <m:sSub>
          <m:sSubPr>
            <m:ctrlPr>
              <w:rPr>
                <w:rFonts w:ascii="Cambria Math" w:hAnsi="Cambria Math" w:cs="Times New Roman"/>
                <w:bCs/>
                <w:i/>
                <w:sz w:val="24"/>
                <w:szCs w:val="24"/>
              </w:rPr>
            </m:ctrlPr>
          </m:sSubPr>
          <m:e>
            <m:r>
              <w:rPr>
                <w:rFonts w:ascii="Cambria Math" w:hAnsi="Cambria Math" w:cs="Times New Roman"/>
                <w:sz w:val="24"/>
                <w:szCs w:val="24"/>
              </w:rPr>
              <m:t>M</m:t>
            </m:r>
          </m:e>
          <m:sub>
            <m:r>
              <w:rPr>
                <w:rFonts w:ascii="Cambria Math" w:hAnsi="Cambria Math" w:cs="Times New Roman"/>
                <w:sz w:val="24"/>
                <w:szCs w:val="24"/>
              </w:rPr>
              <m:t>i</m:t>
            </m:r>
          </m:sub>
        </m:sSub>
      </m:oMath>
      <w:r>
        <w:rPr>
          <w:rFonts w:hint="eastAsia"/>
        </w:rPr>
        <w:t>都事先选定不是很大的值，比如基函数</w:t>
      </w:r>
      <w:r>
        <w:rPr>
          <w:rFonts w:hint="eastAsia"/>
        </w:rPr>
        <w:t>5</w:t>
      </w:r>
      <w:r>
        <w:rPr>
          <w:rFonts w:hint="eastAsia"/>
        </w:rPr>
        <w:t>个，每个基函数值域分成</w:t>
      </w:r>
      <w:r>
        <w:t>4</w:t>
      </w:r>
      <w:r>
        <w:rPr>
          <w:rFonts w:hint="eastAsia"/>
        </w:rPr>
        <w:t>块，那么这个乘积是</w:t>
      </w:r>
      <w:r>
        <w:rPr>
          <w:rFonts w:hint="eastAsia"/>
        </w:rPr>
        <w:t>6</w:t>
      </w:r>
      <w:r>
        <w:t xml:space="preserve">25. </w:t>
      </w:r>
      <w:r>
        <w:rPr>
          <w:rFonts w:hint="eastAsia"/>
        </w:rPr>
        <w:t>另外如果基函数满足某种性质的话，此问题可以进一步简化很多，不需要求那么子问题。</w:t>
      </w:r>
    </w:p>
  </w:comment>
  <w:comment w:id="1778" w:author="Microsoft 帐户" w:date="2020-08-21T16:12:00Z" w:initials="M帐">
    <w:p w14:paraId="17A7F1AF" w14:textId="1075C884" w:rsidR="00DF6BA9" w:rsidRDefault="00DF6BA9">
      <w:pPr>
        <w:pStyle w:val="afe"/>
      </w:pPr>
      <w:r>
        <w:rPr>
          <w:rStyle w:val="afd"/>
        </w:rPr>
        <w:annotationRef/>
      </w:r>
      <w:r>
        <w:rPr>
          <w:rFonts w:hint="eastAsia"/>
        </w:rPr>
        <w:t>指的是</w:t>
      </w:r>
      <w:r>
        <w:rPr>
          <w:rFonts w:hint="eastAsia"/>
        </w:rPr>
        <w:t>NGGAII</w:t>
      </w:r>
      <w:r>
        <w:rPr>
          <w:rFonts w:hint="eastAsia"/>
        </w:rPr>
        <w:t>求出来的解么？？？</w:t>
      </w:r>
    </w:p>
    <w:p w14:paraId="119A260E" w14:textId="177B3672" w:rsidR="00DF6BA9" w:rsidRDefault="00DF6BA9">
      <w:pPr>
        <w:pStyle w:val="afe"/>
      </w:pPr>
      <w:r>
        <w:rPr>
          <w:rFonts w:hint="eastAsia"/>
        </w:rPr>
        <w:t>每个抽样解？？？哪里来的抽样解？</w:t>
      </w:r>
    </w:p>
    <w:p w14:paraId="378F68C5" w14:textId="6111B089" w:rsidR="00DF6BA9" w:rsidRDefault="00DF6BA9">
      <w:pPr>
        <w:pStyle w:val="afe"/>
      </w:pPr>
      <w:r>
        <w:rPr>
          <w:rFonts w:hint="eastAsia"/>
        </w:rPr>
        <w:t>历史以往仿真抽样解？</w:t>
      </w:r>
    </w:p>
    <w:p w14:paraId="6CE47666" w14:textId="52E2E168" w:rsidR="00DF6BA9" w:rsidRDefault="00DF6BA9">
      <w:pPr>
        <w:pStyle w:val="afe"/>
      </w:pPr>
      <w:r>
        <w:rPr>
          <w:rFonts w:hint="eastAsia"/>
        </w:rPr>
        <w:t>如何抽样？</w:t>
      </w:r>
    </w:p>
  </w:comment>
  <w:comment w:id="1779" w:author="Zhen Tan" w:date="2022-08-23T13:11:00Z" w:initials="ZT">
    <w:p w14:paraId="489A4804" w14:textId="5242F465" w:rsidR="00DF6BA9" w:rsidRDefault="00DF6BA9">
      <w:pPr>
        <w:pStyle w:val="afe"/>
      </w:pPr>
      <w:r>
        <w:rPr>
          <w:rStyle w:val="afd"/>
        </w:rPr>
        <w:annotationRef/>
      </w:r>
      <w:r>
        <w:rPr>
          <w:rFonts w:hint="eastAsia"/>
        </w:rPr>
        <w:t>是的，就是之前按采样过的解，加了个描述。</w:t>
      </w:r>
    </w:p>
  </w:comment>
  <w:comment w:id="1786" w:author="Microsoft 帐户" w:date="2020-08-20T22:46:00Z" w:initials="M帐">
    <w:p w14:paraId="426E0D3B" w14:textId="77777777" w:rsidR="00DF6BA9" w:rsidRDefault="00DF6BA9" w:rsidP="00E27E7E">
      <w:pPr>
        <w:pStyle w:val="afe"/>
      </w:pPr>
      <w:r>
        <w:rPr>
          <w:rStyle w:val="afd"/>
        </w:rPr>
        <w:annotationRef/>
      </w:r>
      <w:r>
        <w:rPr>
          <w:rFonts w:hint="eastAsia"/>
        </w:rPr>
        <w:t>这段话感觉有点问题！</w:t>
      </w:r>
    </w:p>
    <w:p w14:paraId="12FE555F" w14:textId="77777777" w:rsidR="00DF6BA9" w:rsidRDefault="00DF6BA9" w:rsidP="00E27E7E">
      <w:pPr>
        <w:pStyle w:val="afe"/>
      </w:pPr>
      <w:r>
        <w:rPr>
          <w:rFonts w:hint="eastAsia"/>
        </w:rPr>
        <w:t>请在斟酌！</w:t>
      </w:r>
    </w:p>
  </w:comment>
  <w:comment w:id="1854" w:author="Microsoft 帐户" w:date="2020-08-21T16:18:00Z" w:initials="M帐">
    <w:p w14:paraId="64EE37EF" w14:textId="322E5F8E" w:rsidR="00DF6BA9" w:rsidRDefault="00DF6BA9">
      <w:pPr>
        <w:pStyle w:val="afe"/>
      </w:pPr>
      <w:r>
        <w:rPr>
          <w:rStyle w:val="afd"/>
        </w:rPr>
        <w:annotationRef/>
      </w:r>
      <w:r>
        <w:rPr>
          <w:rFonts w:hint="eastAsia"/>
        </w:rPr>
        <w:t>是仿真抽样解与</w:t>
      </w:r>
      <w:r>
        <w:rPr>
          <w:rFonts w:hint="eastAsia"/>
        </w:rPr>
        <w:t>(</w:t>
      </w:r>
      <w:r>
        <w:t>17)</w:t>
      </w:r>
      <w:r>
        <w:rPr>
          <w:rFonts w:hint="eastAsia"/>
        </w:rPr>
        <w:t>的帕累托解的目标函数值</w:t>
      </w:r>
      <w:r>
        <w:rPr>
          <w:rFonts w:hint="eastAsia"/>
        </w:rPr>
        <w:t>?</w:t>
      </w:r>
    </w:p>
    <w:p w14:paraId="30FB576B" w14:textId="602D7870" w:rsidR="00DF6BA9" w:rsidRDefault="00DF6BA9">
      <w:pPr>
        <w:pStyle w:val="afe"/>
      </w:pPr>
      <w:r>
        <w:rPr>
          <w:rFonts w:hint="eastAsia"/>
        </w:rPr>
        <w:t>怎么形成</w:t>
      </w:r>
      <w:r>
        <w:rPr>
          <w:rFonts w:hint="eastAsia"/>
        </w:rPr>
        <w:t>16</w:t>
      </w:r>
      <w:r>
        <w:rPr>
          <w:rFonts w:hint="eastAsia"/>
        </w:rPr>
        <w:t>的真正帕累托解？？？</w:t>
      </w:r>
    </w:p>
    <w:p w14:paraId="4B7247B7" w14:textId="6548B870" w:rsidR="00DF6BA9" w:rsidRDefault="00DF6BA9">
      <w:pPr>
        <w:pStyle w:val="afe"/>
      </w:pPr>
      <w:r>
        <w:rPr>
          <w:rFonts w:hint="eastAsia"/>
        </w:rPr>
        <w:t>这一段话的逻辑不是特别懂！</w:t>
      </w:r>
    </w:p>
    <w:p w14:paraId="6FECD24F" w14:textId="3902F4E4" w:rsidR="00DF6BA9" w:rsidRDefault="00DF6BA9">
      <w:pPr>
        <w:pStyle w:val="afe"/>
      </w:pPr>
    </w:p>
    <w:p w14:paraId="0EE865A1" w14:textId="476CE4B9" w:rsidR="00DF6BA9" w:rsidRPr="00B73A22" w:rsidRDefault="00DF6BA9">
      <w:pPr>
        <w:pStyle w:val="afe"/>
      </w:pPr>
      <w:r>
        <w:rPr>
          <w:rFonts w:hint="eastAsia"/>
        </w:rPr>
        <w:t>公式</w:t>
      </w:r>
      <w:r>
        <w:rPr>
          <w:rFonts w:hint="eastAsia"/>
        </w:rPr>
        <w:t>17</w:t>
      </w:r>
      <w:r>
        <w:rPr>
          <w:rFonts w:hint="eastAsia"/>
        </w:rPr>
        <w:t>后面这段话不是特别明白，怎么形成最终的帕累托解</w:t>
      </w:r>
    </w:p>
  </w:comment>
  <w:comment w:id="1855" w:author="Zhen Tan" w:date="2022-08-23T13:16:00Z" w:initials="ZT">
    <w:p w14:paraId="103BAB0E" w14:textId="58D333B3" w:rsidR="00DF6BA9" w:rsidRDefault="00DF6BA9">
      <w:pPr>
        <w:pStyle w:val="afe"/>
      </w:pPr>
      <w:r>
        <w:rPr>
          <w:rStyle w:val="afd"/>
        </w:rPr>
        <w:annotationRef/>
      </w:r>
      <w:r>
        <w:rPr>
          <w:rFonts w:hint="eastAsia"/>
        </w:rPr>
        <w:t>恩，就是两组解对比后找非支配解</w:t>
      </w:r>
    </w:p>
  </w:comment>
  <w:comment w:id="1907" w:author="Microsoft 帐户" w:date="2021-06-08T17:50:00Z" w:initials="M帐">
    <w:p w14:paraId="01067D99" w14:textId="672730DE" w:rsidR="00DF6BA9" w:rsidRDefault="00DF6BA9">
      <w:pPr>
        <w:pStyle w:val="afe"/>
      </w:pPr>
      <w:r>
        <w:rPr>
          <w:rStyle w:val="afd"/>
        </w:rPr>
        <w:annotationRef/>
      </w:r>
      <w:r>
        <w:t>帕累托最优解是通过解问题</w:t>
      </w:r>
      <w:r>
        <w:rPr>
          <w:rFonts w:hint="eastAsia"/>
        </w:rPr>
        <w:t>1</w:t>
      </w:r>
      <w:r>
        <w:t>6</w:t>
      </w:r>
      <w:r>
        <w:t>还是问题</w:t>
      </w:r>
      <w:r>
        <w:rPr>
          <w:rFonts w:hint="eastAsia"/>
        </w:rPr>
        <w:t>1</w:t>
      </w:r>
      <w:r>
        <w:t>7</w:t>
      </w:r>
      <w:r>
        <w:t>？？？</w:t>
      </w:r>
    </w:p>
    <w:p w14:paraId="4B6898D8" w14:textId="5BB11B7E" w:rsidR="00DF6BA9" w:rsidRDefault="00DF6BA9">
      <w:pPr>
        <w:pStyle w:val="afe"/>
      </w:pPr>
      <w:r>
        <w:t>还是合并两者之间的解呢？</w:t>
      </w:r>
    </w:p>
    <w:p w14:paraId="34789494" w14:textId="226594C4" w:rsidR="00DF6BA9" w:rsidRDefault="00DF6BA9">
      <w:pPr>
        <w:pStyle w:val="afe"/>
      </w:pPr>
      <w:r>
        <w:t>感觉</w:t>
      </w:r>
      <w:r>
        <w:rPr>
          <w:rFonts w:hint="eastAsia"/>
        </w:rPr>
        <w:t>3</w:t>
      </w:r>
      <w:r>
        <w:t>.2.3</w:t>
      </w:r>
      <w:r>
        <w:t>最后一段和</w:t>
      </w:r>
      <w:r>
        <w:rPr>
          <w:rFonts w:hint="eastAsia"/>
        </w:rPr>
        <w:t>3</w:t>
      </w:r>
      <w:r>
        <w:t>.3</w:t>
      </w:r>
      <w:r>
        <w:t>开始有点蒙？</w:t>
      </w:r>
    </w:p>
  </w:comment>
  <w:comment w:id="1908" w:author="Zhen Tan" w:date="2022-08-29T00:01:00Z" w:initials="ZT">
    <w:p w14:paraId="74F7CF8B" w14:textId="7B967158" w:rsidR="00DF6BA9" w:rsidRDefault="00DF6BA9">
      <w:pPr>
        <w:pStyle w:val="afe"/>
      </w:pPr>
      <w:r>
        <w:rPr>
          <w:rStyle w:val="afd"/>
        </w:rPr>
        <w:annotationRef/>
      </w:r>
      <w:r>
        <w:rPr>
          <w:rFonts w:hint="eastAsia"/>
        </w:rPr>
        <w:t>其实是</w:t>
      </w:r>
      <w:r>
        <w:rPr>
          <w:rFonts w:hint="eastAsia"/>
        </w:rPr>
        <w:t>KG</w:t>
      </w:r>
      <w:r>
        <w:rPr>
          <w:rFonts w:hint="eastAsia"/>
        </w:rPr>
        <w:t>是</w:t>
      </w:r>
      <w:r>
        <w:rPr>
          <w:rFonts w:hint="eastAsia"/>
        </w:rPr>
        <w:t>sampling</w:t>
      </w:r>
      <w:r>
        <w:t xml:space="preserve"> </w:t>
      </w:r>
      <w:r>
        <w:rPr>
          <w:rFonts w:hint="eastAsia"/>
        </w:rPr>
        <w:t>policy</w:t>
      </w:r>
      <w:r>
        <w:t>,</w:t>
      </w:r>
      <w:r>
        <w:rPr>
          <w:rFonts w:hint="eastAsia"/>
        </w:rPr>
        <w:t>不需要说哪个问题。。</w:t>
      </w:r>
    </w:p>
  </w:comment>
  <w:comment w:id="1955" w:author="Microsoft 帐户" w:date="2020-07-29T18:26:00Z" w:initials="M帐">
    <w:p w14:paraId="409599AE" w14:textId="77777777" w:rsidR="00DF6BA9" w:rsidRDefault="00DF6BA9" w:rsidP="00E67543">
      <w:pPr>
        <w:pStyle w:val="afe"/>
      </w:pPr>
      <w:r>
        <w:rPr>
          <w:rStyle w:val="afd"/>
        </w:rPr>
        <w:annotationRef/>
      </w:r>
      <w:r>
        <w:rPr>
          <w:rFonts w:hint="eastAsia"/>
        </w:rPr>
        <w:t>没懂！</w:t>
      </w:r>
    </w:p>
  </w:comment>
  <w:comment w:id="1956" w:author="Tan zhen" w:date="2020-08-14T18:21:00Z" w:initials="Tz">
    <w:p w14:paraId="463585CC" w14:textId="77777777" w:rsidR="00DF6BA9" w:rsidRDefault="00DF6BA9" w:rsidP="00E67543">
      <w:pPr>
        <w:pStyle w:val="afe"/>
      </w:pPr>
      <w:r>
        <w:rPr>
          <w:rStyle w:val="afd"/>
        </w:rPr>
        <w:annotationRef/>
      </w:r>
      <w:r>
        <w:rPr>
          <w:rFonts w:hint="eastAsia"/>
        </w:rPr>
        <w:t>就是指（</w:t>
      </w:r>
      <w:r>
        <w:rPr>
          <w:rFonts w:hint="eastAsia"/>
        </w:rPr>
        <w:t>1</w:t>
      </w:r>
      <w:r>
        <w:t>6</w:t>
      </w:r>
      <w:r>
        <w:rPr>
          <w:rFonts w:hint="eastAsia"/>
        </w:rPr>
        <w:t>）中</w:t>
      </w:r>
      <w:r>
        <w:rPr>
          <w:rFonts w:hint="eastAsia"/>
        </w:rPr>
        <w:t>N</w:t>
      </w:r>
      <w:r>
        <w:rPr>
          <w:rFonts w:hint="eastAsia"/>
        </w:rPr>
        <w:t>替换为</w:t>
      </w:r>
      <w:r>
        <w:rPr>
          <w:rFonts w:hint="eastAsia"/>
        </w:rPr>
        <w:t>n</w:t>
      </w:r>
      <w:r>
        <w:rPr>
          <w:rFonts w:hint="eastAsia"/>
        </w:rPr>
        <w:t>后的那个问题</w:t>
      </w:r>
    </w:p>
  </w:comment>
  <w:comment w:id="1957" w:author="Zhen Tan" w:date="2022-08-29T10:55:00Z" w:initials="ZT">
    <w:p w14:paraId="66A492BC" w14:textId="472B84AE" w:rsidR="00DF6BA9" w:rsidRDefault="00DF6BA9" w:rsidP="009B24CA">
      <w:pPr>
        <w:pStyle w:val="afe"/>
      </w:pPr>
      <w:r>
        <w:rPr>
          <w:rStyle w:val="afd"/>
        </w:rPr>
        <w:annotationRef/>
      </w:r>
      <w:r>
        <w:rPr>
          <w:rFonts w:hint="eastAsia"/>
        </w:rPr>
        <w:t>应该是替换为</w:t>
      </w:r>
      <w:r>
        <w:rPr>
          <w:rFonts w:hint="eastAsia"/>
        </w:rPr>
        <w:t>n</w:t>
      </w:r>
      <w:r>
        <w:t>-1</w:t>
      </w:r>
      <w:r>
        <w:rPr>
          <w:rFonts w:hint="eastAsia"/>
        </w:rPr>
        <w:t>，补充了下解释</w:t>
      </w:r>
    </w:p>
  </w:comment>
  <w:comment w:id="1989" w:author="Microsoft 帐户" w:date="2020-07-29T18:26:00Z" w:initials="M帐">
    <w:p w14:paraId="0EACBB56" w14:textId="77777777" w:rsidR="00DF6BA9" w:rsidRPr="00A93041" w:rsidRDefault="00DF6BA9" w:rsidP="00E67543">
      <w:pPr>
        <w:pStyle w:val="afe"/>
        <w:rPr>
          <w:b/>
          <w:bCs/>
          <w:sz w:val="24"/>
          <w:szCs w:val="24"/>
        </w:rPr>
      </w:pPr>
      <w:r>
        <w:rPr>
          <w:rStyle w:val="afd"/>
        </w:rPr>
        <w:annotationRef/>
      </w:r>
      <w:r>
        <w:rPr>
          <w:rFonts w:hint="eastAsia"/>
        </w:rPr>
        <w:t>这些新出来的符号</w:t>
      </w:r>
      <m:oMath>
        <m:acc>
          <m:accPr>
            <m:chr m:val="̅"/>
            <m:ctrlPr>
              <w:rPr>
                <w:rFonts w:ascii="Cambria Math" w:hAnsi="Cambria Math" w:cs="Times New Roman"/>
                <w:b/>
                <w:bCs/>
                <w:sz w:val="24"/>
                <w:szCs w:val="24"/>
              </w:rPr>
            </m:ctrlPr>
          </m:accPr>
          <m:e>
            <m:r>
              <m:rPr>
                <m:scr m:val="script"/>
              </m:rPr>
              <w:rPr>
                <w:rFonts w:ascii="Cambria Math" w:hAnsi="Cambria Math" w:cs="Times New Roman"/>
                <w:sz w:val="24"/>
                <w:szCs w:val="24"/>
              </w:rPr>
              <m:t>X</m:t>
            </m:r>
          </m:e>
        </m:acc>
        <m:r>
          <m:rPr>
            <m:sty m:val="bi"/>
          </m:rPr>
          <w:rPr>
            <w:rFonts w:ascii="Cambria Math" w:hAnsi="Cambria Math" w:cs="Times New Roman"/>
            <w:sz w:val="24"/>
            <w:szCs w:val="24"/>
          </w:rPr>
          <m:t xml:space="preserve"> </m:t>
        </m:r>
        <m:r>
          <m:rPr>
            <m:sty m:val="bi"/>
          </m:rPr>
          <w:rPr>
            <w:rFonts w:ascii="Cambria Math" w:hAnsi="Cambria Math" w:cs="Times New Roman" w:hint="eastAsia"/>
            <w:sz w:val="24"/>
            <w:szCs w:val="24"/>
          </w:rPr>
          <m:t>是不是要说明下？</m:t>
        </m:r>
      </m:oMath>
    </w:p>
    <w:p w14:paraId="139B959B" w14:textId="77777777" w:rsidR="00DF6BA9" w:rsidRPr="00A93041" w:rsidRDefault="00DF6BA9" w:rsidP="00E67543">
      <w:pPr>
        <w:pStyle w:val="afe"/>
      </w:pPr>
      <w:r>
        <w:rPr>
          <w:rFonts w:hint="eastAsia"/>
        </w:rPr>
        <w:t>是啥意思呢？</w:t>
      </w:r>
    </w:p>
  </w:comment>
  <w:comment w:id="1990" w:author="Tan zhen" w:date="2020-08-14T18:29:00Z" w:initials="Tz">
    <w:p w14:paraId="52C71A19" w14:textId="77777777" w:rsidR="00DF6BA9" w:rsidRDefault="00DF6BA9" w:rsidP="00E67543">
      <w:pPr>
        <w:pStyle w:val="afe"/>
      </w:pPr>
      <w:r>
        <w:rPr>
          <w:rStyle w:val="afd"/>
        </w:rPr>
        <w:annotationRef/>
      </w:r>
      <w:r>
        <w:rPr>
          <w:rFonts w:hint="eastAsia"/>
        </w:rPr>
        <w:t>这个符号原来指的是可行解域，现在直接改成显示表达了</w:t>
      </w:r>
    </w:p>
    <w:p w14:paraId="3B41132A" w14:textId="77777777" w:rsidR="00DF6BA9" w:rsidRDefault="00DF6BA9" w:rsidP="00E67543">
      <w:pPr>
        <w:pStyle w:val="afe"/>
      </w:pPr>
    </w:p>
    <w:p w14:paraId="4A89032E" w14:textId="77777777" w:rsidR="00DF6BA9" w:rsidRDefault="00DF6BA9" w:rsidP="00E67543">
      <w:pPr>
        <w:pStyle w:val="afe"/>
      </w:pPr>
      <w:r>
        <w:rPr>
          <w:rFonts w:hint="eastAsia"/>
        </w:rPr>
        <w:t>显示表达？？？是什么意思？？</w:t>
      </w:r>
    </w:p>
  </w:comment>
  <w:comment w:id="1993" w:author="Zhen Tan" w:date="2022-08-29T10:51:00Z" w:initials="ZT">
    <w:p w14:paraId="054BDC26" w14:textId="77777777" w:rsidR="00DF6BA9" w:rsidRDefault="00DF6BA9">
      <w:pPr>
        <w:pStyle w:val="afe"/>
      </w:pPr>
      <w:r>
        <w:rPr>
          <w:rStyle w:val="afd"/>
        </w:rPr>
        <w:annotationRef/>
      </w:r>
      <w:r>
        <w:rPr>
          <w:rFonts w:hint="eastAsia"/>
        </w:rPr>
        <w:t>错了，一横去掉了</w:t>
      </w:r>
    </w:p>
  </w:comment>
  <w:comment w:id="2002" w:author="Microsoft 帐户" w:date="2020-08-30T07:46:00Z" w:initials="M帐">
    <w:p w14:paraId="4A494883" w14:textId="77777777" w:rsidR="00DF6BA9" w:rsidRDefault="00DF6BA9" w:rsidP="0003247A">
      <w:pPr>
        <w:pStyle w:val="afe"/>
      </w:pPr>
      <w:r>
        <w:rPr>
          <w:rStyle w:val="afd"/>
        </w:rPr>
        <w:annotationRef/>
      </w:r>
      <w:r>
        <w:rPr>
          <w:rFonts w:hint="eastAsia"/>
        </w:rPr>
        <w:t>为啥这还是大</w:t>
      </w:r>
      <w:r>
        <w:rPr>
          <w:rFonts w:hint="eastAsia"/>
        </w:rPr>
        <w:t>N</w:t>
      </w:r>
      <w:r>
        <w:rPr>
          <w:rFonts w:hint="eastAsia"/>
        </w:rPr>
        <w:t>？</w:t>
      </w:r>
    </w:p>
    <w:p w14:paraId="786FB7F5" w14:textId="77777777" w:rsidR="00DF6BA9" w:rsidRDefault="00DF6BA9" w:rsidP="0003247A">
      <w:pPr>
        <w:pStyle w:val="afe"/>
      </w:pPr>
    </w:p>
    <w:p w14:paraId="70F12132" w14:textId="77777777" w:rsidR="00DF6BA9" w:rsidRDefault="00DF6BA9" w:rsidP="0003247A">
      <w:pPr>
        <w:pStyle w:val="afe"/>
      </w:pPr>
      <w:r>
        <w:rPr>
          <w:rFonts w:hint="eastAsia"/>
        </w:rPr>
        <w:t>要修改成小</w:t>
      </w:r>
      <w:r>
        <w:rPr>
          <w:rFonts w:hint="eastAsia"/>
        </w:rPr>
        <w:t>n</w:t>
      </w:r>
      <w:r>
        <w:t>??</w:t>
      </w:r>
    </w:p>
  </w:comment>
  <w:comment w:id="2003" w:author="Zhen Tan" w:date="2022-08-29T10:59:00Z" w:initials="ZT">
    <w:p w14:paraId="6D936A48" w14:textId="77777777" w:rsidR="00DF6BA9" w:rsidRDefault="00DF6BA9" w:rsidP="0003247A">
      <w:pPr>
        <w:pStyle w:val="afe"/>
      </w:pPr>
      <w:r>
        <w:rPr>
          <w:rStyle w:val="afd"/>
        </w:rPr>
        <w:annotationRef/>
      </w:r>
      <w:r>
        <w:rPr>
          <w:rFonts w:hint="eastAsia"/>
        </w:rPr>
        <w:t>是的，错了。。</w:t>
      </w:r>
    </w:p>
  </w:comment>
  <w:comment w:id="2038" w:author="Microsoft 帐户" w:date="2020-07-29T18:29:00Z" w:initials="M帐">
    <w:p w14:paraId="44E0C6C3" w14:textId="3C44A7D6" w:rsidR="00DF6BA9" w:rsidRDefault="00DF6BA9" w:rsidP="00E67543">
      <w:pPr>
        <w:pStyle w:val="afe"/>
      </w:pPr>
      <w:r>
        <w:rPr>
          <w:rStyle w:val="afd"/>
        </w:rPr>
        <w:annotationRef/>
      </w:r>
      <w:r>
        <w:rPr>
          <w:rFonts w:hint="eastAsia"/>
        </w:rPr>
        <w:t>这是什么逻辑？？？没懂！</w:t>
      </w:r>
    </w:p>
    <w:p w14:paraId="7E35F86F" w14:textId="77777777" w:rsidR="00DF6BA9" w:rsidRDefault="00000000" w:rsidP="00E67543">
      <w:pPr>
        <w:pStyle w:val="afe"/>
      </w:pPr>
      <m:oMathPara>
        <m:oMath>
          <m:sSub>
            <m:sSubPr>
              <m:ctrlPr>
                <w:rPr>
                  <w:rFonts w:ascii="Cambria Math" w:hAnsi="Times New Roman" w:cs="Times New Roman"/>
                  <w:i/>
                  <w:color w:val="FF0000"/>
                  <w:sz w:val="24"/>
                  <w:szCs w:val="24"/>
                </w:rPr>
              </m:ctrlPr>
            </m:sSubPr>
            <m:e>
              <m:r>
                <w:rPr>
                  <w:rFonts w:ascii="Cambria Math" w:eastAsia="宋体" w:hAnsi="Cambria Math" w:cs="Times New Roman"/>
                  <w:color w:val="FF0000"/>
                  <w:sz w:val="24"/>
                  <w:szCs w:val="24"/>
                </w:rPr>
                <m:t>K</m:t>
              </m:r>
            </m:e>
            <m:sub>
              <m:r>
                <m:rPr>
                  <m:sty m:val="p"/>
                </m:rPr>
                <w:rPr>
                  <w:rFonts w:ascii="Cambria Math" w:hAnsi="Cambria Math" w:cs="Times New Roman"/>
                  <w:color w:val="FF0000"/>
                  <w:sz w:val="24"/>
                  <w:szCs w:val="24"/>
                </w:rPr>
                <m:t>2</m:t>
              </m:r>
            </m:sub>
          </m:sSub>
          <m:r>
            <w:rPr>
              <w:rFonts w:ascii="Cambria Math" w:hAnsi="Times New Roman" w:cs="Times New Roman"/>
              <w:color w:val="FF0000"/>
              <w:sz w:val="24"/>
              <w:szCs w:val="24"/>
            </w:rPr>
            <m:t xml:space="preserve"> </m:t>
          </m:r>
          <m:r>
            <w:rPr>
              <w:rFonts w:ascii="Cambria Math" w:hAnsi="Times New Roman" w:cs="Times New Roman" w:hint="eastAsia"/>
              <w:color w:val="FF0000"/>
              <w:sz w:val="24"/>
              <w:szCs w:val="24"/>
            </w:rPr>
            <m:t>是干嘛用的？</m:t>
          </m:r>
        </m:oMath>
      </m:oMathPara>
    </w:p>
  </w:comment>
  <w:comment w:id="2039" w:author="Tan zhen" w:date="2020-08-14T18:26:00Z" w:initials="Tz">
    <w:p w14:paraId="7788B31B" w14:textId="77777777" w:rsidR="00DF6BA9" w:rsidRDefault="00DF6BA9" w:rsidP="00E67543">
      <w:pPr>
        <w:pStyle w:val="afe"/>
      </w:pPr>
      <w:r>
        <w:rPr>
          <w:rStyle w:val="afd"/>
        </w:rPr>
        <w:annotationRef/>
      </w:r>
      <w:r>
        <w:rPr>
          <w:rFonts w:hint="eastAsia"/>
        </w:rPr>
        <w:t>就是说如果帕累托集里的没有</w:t>
      </w:r>
      <w:r>
        <w:rPr>
          <w:rFonts w:hint="eastAsia"/>
        </w:rPr>
        <w:t>K2</w:t>
      </w:r>
      <w:r>
        <w:rPr>
          <w:rFonts w:hint="eastAsia"/>
        </w:rPr>
        <w:t>那么多个，就再</w:t>
      </w:r>
      <w:r>
        <w:rPr>
          <w:rFonts w:hint="eastAsia"/>
        </w:rPr>
        <w:t>include</w:t>
      </w:r>
      <w:r>
        <w:rPr>
          <w:rFonts w:hint="eastAsia"/>
        </w:rPr>
        <w:t>进来一些多解（包括帕累托里的），如果帕累托集就已经很大，那就只用这个集合。这个具体可以调整的，一般</w:t>
      </w:r>
      <w:r>
        <w:rPr>
          <w:rFonts w:hint="eastAsia"/>
        </w:rPr>
        <w:t>K2</w:t>
      </w:r>
      <w:r>
        <w:rPr>
          <w:rFonts w:hint="eastAsia"/>
        </w:rPr>
        <w:t>要定比帕累托集大</w:t>
      </w:r>
    </w:p>
  </w:comment>
  <w:comment w:id="2053" w:author="Microsoft 帐户" w:date="2020-08-30T08:15:00Z" w:initials="M帐">
    <w:p w14:paraId="6DB7D361" w14:textId="50FA8922" w:rsidR="00DF6BA9" w:rsidRDefault="00DF6BA9">
      <w:pPr>
        <w:pStyle w:val="afe"/>
      </w:pPr>
      <w:r>
        <w:rPr>
          <w:rStyle w:val="afd"/>
        </w:rPr>
        <w:annotationRef/>
      </w:r>
      <w:r>
        <w:rPr>
          <w:rFonts w:hint="eastAsia"/>
        </w:rPr>
        <w:t>先在帕累托抽样一个</w:t>
      </w:r>
      <w:r>
        <w:rPr>
          <w:rFonts w:hint="eastAsia"/>
        </w:rPr>
        <w:t>x</w:t>
      </w:r>
      <w:r>
        <w:t xml:space="preserve">, </w:t>
      </w:r>
    </w:p>
    <w:p w14:paraId="4C6FF2CA" w14:textId="0427E5AE" w:rsidR="00DF6BA9" w:rsidRDefault="00DF6BA9">
      <w:pPr>
        <w:pStyle w:val="afe"/>
      </w:pPr>
      <w:r>
        <w:rPr>
          <w:rFonts w:hint="eastAsia"/>
        </w:rPr>
        <w:t>后在</w:t>
      </w:r>
      <w:r>
        <w:t>x</w:t>
      </w:r>
      <w:r>
        <w:rPr>
          <w:rFonts w:hint="eastAsia"/>
        </w:rPr>
        <w:t>邻域里面先抽样一个解？</w:t>
      </w:r>
      <w:r>
        <w:t xml:space="preserve">C </w:t>
      </w:r>
      <w:r>
        <w:rPr>
          <w:rFonts w:hint="eastAsia"/>
        </w:rPr>
        <w:t>是半径？</w:t>
      </w:r>
    </w:p>
    <w:p w14:paraId="3E7EBC1D" w14:textId="173F2D41" w:rsidR="00DF6BA9" w:rsidRDefault="00DF6BA9">
      <w:pPr>
        <w:pStyle w:val="afe"/>
      </w:pPr>
      <w:r>
        <w:rPr>
          <w:rFonts w:hint="eastAsia"/>
        </w:rPr>
        <w:t>然后取整？</w:t>
      </w:r>
    </w:p>
  </w:comment>
  <w:comment w:id="2054" w:author="Zhen Tan" w:date="2022-08-29T12:15:00Z" w:initials="ZT">
    <w:p w14:paraId="3148B839" w14:textId="626050C9" w:rsidR="00DF6BA9" w:rsidRDefault="00DF6BA9">
      <w:pPr>
        <w:pStyle w:val="afe"/>
      </w:pPr>
      <w:r>
        <w:rPr>
          <w:rStyle w:val="afd"/>
        </w:rPr>
        <w:annotationRef/>
      </w:r>
      <w:r>
        <w:t>Yes</w:t>
      </w:r>
    </w:p>
  </w:comment>
  <w:comment w:id="2050" w:author="Microsoft 帐户" w:date="2020-08-21T16:42:00Z" w:initials="M帐">
    <w:p w14:paraId="5B8BF494" w14:textId="636AB7FB" w:rsidR="00DF6BA9" w:rsidRDefault="00DF6BA9">
      <w:pPr>
        <w:pStyle w:val="afe"/>
      </w:pPr>
      <w:r>
        <w:rPr>
          <w:rStyle w:val="afd"/>
        </w:rPr>
        <w:annotationRef/>
      </w:r>
      <w:r>
        <w:rPr>
          <w:rFonts w:hint="eastAsia"/>
        </w:rPr>
        <w:t>这是什么？</w:t>
      </w:r>
    </w:p>
  </w:comment>
  <w:comment w:id="2051" w:author="Zhen Tan" w:date="2020-08-27T17:33:00Z" w:initials="ZT">
    <w:p w14:paraId="18AE289A" w14:textId="49534C27" w:rsidR="00DF6BA9" w:rsidRDefault="00DF6BA9">
      <w:pPr>
        <w:pStyle w:val="afe"/>
      </w:pPr>
      <w:r>
        <w:rPr>
          <w:rStyle w:val="afd"/>
        </w:rPr>
        <w:annotationRef/>
      </w:r>
      <w:r>
        <w:t>Make sure the solution is a vector with integers</w:t>
      </w:r>
    </w:p>
  </w:comment>
  <w:comment w:id="2052" w:author="Zhen Tan" w:date="2022-08-29T15:29:00Z" w:initials="ZT">
    <w:p w14:paraId="7DE0E6F8" w14:textId="0AC23C8B" w:rsidR="00DF6BA9" w:rsidRDefault="00DF6BA9">
      <w:pPr>
        <w:pStyle w:val="afe"/>
      </w:pPr>
      <w:r>
        <w:rPr>
          <w:rStyle w:val="afd"/>
        </w:rPr>
        <w:annotationRef/>
      </w:r>
      <w:r>
        <w:rPr>
          <w:rFonts w:hint="eastAsia"/>
        </w:rPr>
        <w:t>加了个定义</w:t>
      </w:r>
    </w:p>
  </w:comment>
  <w:comment w:id="2064" w:author="Microsoft 帐户" w:date="2020-07-29T18:11:00Z" w:initials="M帐">
    <w:p w14:paraId="524C0B84" w14:textId="77777777" w:rsidR="00DF6BA9" w:rsidRDefault="00DF6BA9" w:rsidP="00E67543">
      <w:pPr>
        <w:pStyle w:val="afe"/>
      </w:pPr>
      <w:r>
        <w:rPr>
          <w:rStyle w:val="afd"/>
        </w:rPr>
        <w:annotationRef/>
      </w:r>
      <w:r>
        <w:rPr>
          <w:rFonts w:hint="eastAsia"/>
        </w:rPr>
        <w:t>这里可以修订下？！</w:t>
      </w:r>
    </w:p>
    <w:p w14:paraId="4A62B8C5" w14:textId="77777777" w:rsidR="00DF6BA9" w:rsidRDefault="00DF6BA9" w:rsidP="00E67543">
      <w:pPr>
        <w:pStyle w:val="afe"/>
      </w:pPr>
    </w:p>
  </w:comment>
  <w:comment w:id="2065" w:author="Tan zhen" w:date="2020-08-14T19:44:00Z" w:initials="Tz">
    <w:p w14:paraId="48573409" w14:textId="77777777" w:rsidR="00DF6BA9" w:rsidRDefault="00DF6BA9" w:rsidP="00E67543">
      <w:pPr>
        <w:pStyle w:val="afe"/>
      </w:pPr>
      <w:r>
        <w:rPr>
          <w:rStyle w:val="afd"/>
        </w:rPr>
        <w:annotationRef/>
      </w:r>
      <w:r>
        <w:rPr>
          <w:rFonts w:hint="eastAsia"/>
        </w:rPr>
        <w:t>嗯，目标奥最小化，那么应该是反过来减</w:t>
      </w:r>
    </w:p>
  </w:comment>
  <w:comment w:id="2066" w:author="Microsoft 帐户" w:date="2020-07-29T22:28:00Z" w:initials="M帐">
    <w:p w14:paraId="54740846" w14:textId="77777777" w:rsidR="00DF6BA9" w:rsidRDefault="00DF6BA9" w:rsidP="00E67543">
      <w:pPr>
        <w:pStyle w:val="afe"/>
        <w:rPr>
          <w:b/>
          <w:bCs/>
          <w:sz w:val="24"/>
          <w:szCs w:val="24"/>
        </w:rPr>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oMath>
      <w:r>
        <w:rPr>
          <w:rFonts w:hint="eastAsia"/>
          <w:b/>
          <w:bCs/>
          <w:sz w:val="24"/>
          <w:szCs w:val="24"/>
        </w:rPr>
        <w:t xml:space="preserve"> </w:t>
      </w:r>
      <w:r>
        <w:rPr>
          <w:rFonts w:hint="eastAsia"/>
          <w:b/>
          <w:bCs/>
          <w:sz w:val="24"/>
          <w:szCs w:val="24"/>
        </w:rPr>
        <w:t>在这里是个什么含义，和上面（</w:t>
      </w:r>
      <w:r>
        <w:rPr>
          <w:rFonts w:hint="eastAsia"/>
          <w:b/>
          <w:bCs/>
          <w:sz w:val="24"/>
          <w:szCs w:val="24"/>
        </w:rPr>
        <w:t>18</w:t>
      </w:r>
      <w:r>
        <w:rPr>
          <w:rFonts w:hint="eastAsia"/>
          <w:b/>
          <w:bCs/>
          <w:sz w:val="24"/>
          <w:szCs w:val="24"/>
        </w:rPr>
        <w:t>）的是一个意思么？</w:t>
      </w:r>
    </w:p>
    <w:p w14:paraId="026E3874" w14:textId="77777777" w:rsidR="00DF6BA9" w:rsidRDefault="00DF6BA9" w:rsidP="00E67543">
      <w:pPr>
        <w:pStyle w:val="afe"/>
      </w:pPr>
      <w:r>
        <w:rPr>
          <w:rFonts w:hint="eastAsia"/>
          <w:b/>
          <w:bCs/>
          <w:sz w:val="24"/>
          <w:szCs w:val="24"/>
        </w:rPr>
        <w:t>放在这里是个啥含义</w:t>
      </w:r>
    </w:p>
  </w:comment>
  <w:comment w:id="2067" w:author="Tan zhen" w:date="2020-08-14T20:05:00Z" w:initials="Tz">
    <w:p w14:paraId="59787781" w14:textId="77777777" w:rsidR="00DF6BA9" w:rsidRPr="00C90F0A" w:rsidRDefault="00DF6BA9" w:rsidP="00E67543">
      <w:pPr>
        <w:pStyle w:val="afe"/>
      </w:pPr>
      <w:r>
        <w:rPr>
          <w:rStyle w:val="afd"/>
        </w:rPr>
        <w:annotationRef/>
      </w:r>
      <m:oMath>
        <m:acc>
          <m:accPr>
            <m:chr m:val="̅"/>
            <m:ctrlPr>
              <w:rPr>
                <w:rFonts w:ascii="Cambria Math" w:hAnsi="Cambria Math" w:cs="Times New Roman"/>
                <w:b/>
                <w:bCs/>
                <w:sz w:val="24"/>
                <w:szCs w:val="24"/>
              </w:rPr>
            </m:ctrlPr>
          </m:accPr>
          <m:e>
            <m:r>
              <m:rPr>
                <m:sty m:val="p"/>
              </m:rPr>
              <w:rPr>
                <w:rFonts w:ascii="Cambria Math" w:hAnsi="Cambria Math" w:cs="Times New Roman"/>
                <w:sz w:val="24"/>
                <w:szCs w:val="24"/>
              </w:rPr>
              <m:t>x</m:t>
            </m:r>
          </m:e>
        </m:acc>
        <m:r>
          <m:rPr>
            <m:sty m:val="bi"/>
          </m:rPr>
          <w:rPr>
            <w:rFonts w:ascii="Cambria Math" w:hAnsi="Cambria Math" w:cs="Times New Roman"/>
            <w:sz w:val="24"/>
            <w:szCs w:val="24"/>
          </w:rPr>
          <m:t xml:space="preserve"> </m:t>
        </m:r>
      </m:oMath>
      <w:r>
        <w:rPr>
          <w:b/>
          <w:bCs/>
          <w:sz w:val="24"/>
          <w:szCs w:val="24"/>
        </w:rPr>
        <w:t xml:space="preserve"> </w:t>
      </w:r>
      <w:r>
        <w:rPr>
          <w:rFonts w:hint="eastAsia"/>
          <w:b/>
          <w:bCs/>
          <w:sz w:val="24"/>
          <w:szCs w:val="24"/>
        </w:rPr>
        <w:t>指的是</w:t>
      </w:r>
      <w:r>
        <w:rPr>
          <w:rFonts w:hint="eastAsia"/>
          <w:b/>
          <w:bCs/>
          <w:sz w:val="24"/>
          <w:szCs w:val="24"/>
        </w:rPr>
        <w:t>Sn</w:t>
      </w:r>
      <w:r>
        <w:rPr>
          <w:rFonts w:hint="eastAsia"/>
          <w:b/>
          <w:bCs/>
          <w:sz w:val="24"/>
          <w:szCs w:val="24"/>
        </w:rPr>
        <w:t>集合里的任一元素，也可以用其他符号，主要就是和</w:t>
      </w:r>
      <w:r>
        <w:rPr>
          <w:rFonts w:hint="eastAsia"/>
          <w:b/>
          <w:bCs/>
          <w:sz w:val="24"/>
          <w:szCs w:val="24"/>
        </w:rPr>
        <w:t>x</w:t>
      </w:r>
      <w:r>
        <w:rPr>
          <w:rFonts w:hint="eastAsia"/>
          <w:b/>
          <w:bCs/>
          <w:sz w:val="24"/>
          <w:szCs w:val="24"/>
        </w:rPr>
        <w:t>区分开来</w:t>
      </w:r>
    </w:p>
  </w:comment>
  <w:comment w:id="2093" w:author="Microsoft 帐户" w:date="2020-07-29T18:35:00Z" w:initials="M帐">
    <w:p w14:paraId="7D8D8700" w14:textId="77777777" w:rsidR="00DF6BA9" w:rsidRDefault="00DF6BA9" w:rsidP="00E67543">
      <w:pPr>
        <w:pStyle w:val="afe"/>
      </w:pPr>
      <w:r>
        <w:rPr>
          <w:rStyle w:val="afd"/>
        </w:rPr>
        <w:annotationRef/>
      </w:r>
      <w:r>
        <w:rPr>
          <w:rFonts w:hint="eastAsia"/>
        </w:rPr>
        <w:t>公式</w:t>
      </w:r>
      <w:r>
        <w:rPr>
          <w:rFonts w:hint="eastAsia"/>
        </w:rPr>
        <w:t>20(</w:t>
      </w:r>
      <w:r>
        <w:t>a,b)</w:t>
      </w:r>
      <w:r>
        <w:rPr>
          <w:rFonts w:hint="eastAsia"/>
        </w:rPr>
        <w:t>怎么出来的？有必要推导或</w:t>
      </w:r>
      <w:r>
        <w:rPr>
          <w:rFonts w:hint="eastAsia"/>
        </w:rPr>
        <w:t>p</w:t>
      </w:r>
      <w:r>
        <w:t>roof</w:t>
      </w:r>
      <w:r>
        <w:rPr>
          <w:rFonts w:hint="eastAsia"/>
        </w:rPr>
        <w:t>一下么？</w:t>
      </w:r>
    </w:p>
  </w:comment>
  <w:comment w:id="2094" w:author="Tan zhen" w:date="2020-08-14T20:13:00Z" w:initials="Tz">
    <w:p w14:paraId="3980F480" w14:textId="77777777" w:rsidR="00DF6BA9" w:rsidRDefault="00DF6BA9" w:rsidP="00E67543">
      <w:pPr>
        <w:pStyle w:val="afe"/>
      </w:pPr>
      <w:r>
        <w:rPr>
          <w:rStyle w:val="afd"/>
        </w:rPr>
        <w:annotationRef/>
      </w:r>
      <w:r>
        <w:rPr>
          <w:rFonts w:hint="eastAsia"/>
        </w:rPr>
        <w:t>可以推倒，也可以引用类似公式的文献。。</w:t>
      </w:r>
    </w:p>
  </w:comment>
  <w:comment w:id="2101" w:author="Microsoft 帐户" w:date="2020-08-21T17:07:00Z" w:initials="M帐">
    <w:p w14:paraId="614679F4" w14:textId="40A28D94" w:rsidR="00DF6BA9" w:rsidRDefault="00DF6BA9">
      <w:pPr>
        <w:pStyle w:val="afe"/>
      </w:pPr>
      <w:r>
        <w:rPr>
          <w:rStyle w:val="afd"/>
        </w:rPr>
        <w:annotationRef/>
      </w:r>
      <w:r>
        <w:rPr>
          <w:rFonts w:hint="eastAsia"/>
        </w:rPr>
        <w:t>确定是小</w:t>
      </w:r>
      <w:r>
        <w:rPr>
          <w:rFonts w:hint="eastAsia"/>
        </w:rPr>
        <w:t>f</w:t>
      </w:r>
      <w:r>
        <w:rPr>
          <w:rFonts w:hint="eastAsia"/>
        </w:rPr>
        <w:t>么？</w:t>
      </w:r>
    </w:p>
  </w:comment>
  <w:comment w:id="2102" w:author="Zhen Tan" w:date="2020-08-27T17:40:00Z" w:initials="ZT">
    <w:p w14:paraId="0EAD1B55" w14:textId="004DCE6C" w:rsidR="00DF6BA9" w:rsidRDefault="00DF6BA9">
      <w:pPr>
        <w:pStyle w:val="afe"/>
      </w:pPr>
      <w:r>
        <w:rPr>
          <w:rStyle w:val="afd"/>
        </w:rPr>
        <w:annotationRef/>
      </w:r>
      <w:r>
        <w:t>Yes, this is a row vector here</w:t>
      </w:r>
    </w:p>
    <w:p w14:paraId="3038B1A6" w14:textId="77777777" w:rsidR="00DF6BA9" w:rsidRDefault="00DF6BA9">
      <w:pPr>
        <w:pStyle w:val="afe"/>
      </w:pPr>
    </w:p>
    <w:p w14:paraId="0A03EE32" w14:textId="5E3B7005" w:rsidR="00DF6BA9" w:rsidRDefault="00DF6BA9">
      <w:pPr>
        <w:pStyle w:val="afe"/>
      </w:pPr>
      <w:r>
        <w:t>前面是大</w:t>
      </w:r>
      <w:r>
        <w:t>F</w:t>
      </w:r>
      <w:r>
        <w:t>？</w:t>
      </w:r>
    </w:p>
  </w:comment>
  <w:comment w:id="2103" w:author="Zhen Tan" w:date="2022-08-29T16:13:00Z" w:initials="ZT">
    <w:p w14:paraId="32CD033B" w14:textId="2702D81B" w:rsidR="00DF6BA9" w:rsidRDefault="00DF6BA9">
      <w:pPr>
        <w:pStyle w:val="afe"/>
      </w:pPr>
      <w:r>
        <w:rPr>
          <w:rStyle w:val="afd"/>
        </w:rPr>
        <w:annotationRef/>
      </w:r>
      <w:r>
        <w:rPr>
          <w:rFonts w:hint="eastAsia"/>
        </w:rPr>
        <w:t>是的</w:t>
      </w:r>
    </w:p>
  </w:comment>
  <w:comment w:id="2109" w:author="Microsoft 帐户" w:date="2020-07-29T18:33:00Z" w:initials="M帐">
    <w:p w14:paraId="2330A2C0" w14:textId="77777777" w:rsidR="00DF6BA9" w:rsidRDefault="00DF6BA9" w:rsidP="00E67543">
      <w:pPr>
        <w:pStyle w:val="afe"/>
      </w:pPr>
      <w:r>
        <w:rPr>
          <w:rStyle w:val="afd"/>
        </w:rPr>
        <w:annotationRef/>
      </w:r>
      <w:r>
        <w:rPr>
          <w:rFonts w:hint="eastAsia"/>
        </w:rPr>
        <w:t>能不能更加直白表示一下？</w:t>
      </w:r>
    </w:p>
    <w:p w14:paraId="1BE067D5" w14:textId="77777777" w:rsidR="00DF6BA9" w:rsidRDefault="00DF6BA9" w:rsidP="00E67543">
      <w:pPr>
        <w:pStyle w:val="afe"/>
      </w:pPr>
      <w:r>
        <w:rPr>
          <w:rFonts w:hint="eastAsia"/>
        </w:rPr>
        <w:t>不大好懂</w:t>
      </w:r>
      <w:r>
        <w:rPr>
          <w:rFonts w:hint="eastAsia"/>
        </w:rPr>
        <w:t>~</w:t>
      </w:r>
    </w:p>
  </w:comment>
  <w:comment w:id="2110" w:author="Tan zhen" w:date="2020-08-14T20:19:00Z" w:initials="Tz">
    <w:p w14:paraId="0AFC262E" w14:textId="77777777" w:rsidR="00DF6BA9" w:rsidRDefault="00DF6BA9" w:rsidP="00E67543">
      <w:pPr>
        <w:pStyle w:val="afe"/>
      </w:pPr>
      <w:r>
        <w:rPr>
          <w:rStyle w:val="afd"/>
        </w:rPr>
        <w:annotationRef/>
      </w:r>
      <w:r>
        <w:rPr>
          <w:rFonts w:hint="eastAsia"/>
        </w:rPr>
        <w:t>加了个简单例子</w:t>
      </w:r>
    </w:p>
  </w:comment>
  <w:comment w:id="2142" w:author="Microsoft 帐户" w:date="2020-08-21T17:05:00Z" w:initials="M帐">
    <w:p w14:paraId="401DA058" w14:textId="29FCE9E9" w:rsidR="00DF6BA9" w:rsidRDefault="00DF6BA9">
      <w:pPr>
        <w:pStyle w:val="afe"/>
      </w:pPr>
      <w:r>
        <w:rPr>
          <w:rStyle w:val="afd"/>
        </w:rPr>
        <w:annotationRef/>
      </w:r>
      <w:r>
        <w:rPr>
          <w:rFonts w:hint="eastAsia"/>
        </w:rPr>
        <w:t>这个没有波浪？？？</w:t>
      </w:r>
    </w:p>
  </w:comment>
  <w:comment w:id="2143" w:author="Zhen Tan" w:date="2020-08-27T17:41:00Z" w:initials="ZT">
    <w:p w14:paraId="02DDE332" w14:textId="7E877689" w:rsidR="00DF6BA9" w:rsidRDefault="00DF6BA9">
      <w:pPr>
        <w:pStyle w:val="afe"/>
      </w:pPr>
      <w:r>
        <w:rPr>
          <w:rStyle w:val="afd"/>
        </w:rPr>
        <w:annotationRef/>
      </w:r>
      <w:r>
        <w:t>You are right! revised</w:t>
      </w:r>
    </w:p>
  </w:comment>
  <w:comment w:id="2153" w:author="Microsoft 帐户" w:date="2020-08-21T17:06:00Z" w:initials="M帐">
    <w:p w14:paraId="5BA479E7" w14:textId="25AEB7E9" w:rsidR="00DF6BA9" w:rsidRDefault="00DF6BA9">
      <w:pPr>
        <w:pStyle w:val="afe"/>
      </w:pPr>
      <w:r>
        <w:rPr>
          <w:rStyle w:val="afd"/>
        </w:rPr>
        <w:annotationRef/>
      </w:r>
      <w:r>
        <w:rPr>
          <w:rFonts w:hint="eastAsia"/>
        </w:rPr>
        <w:t>没有波浪？？？</w:t>
      </w:r>
    </w:p>
  </w:comment>
  <w:comment w:id="2154" w:author="Zhen Tan" w:date="2020-08-27T17:41:00Z" w:initials="ZT">
    <w:p w14:paraId="2CA08CE5" w14:textId="72C75DD3" w:rsidR="00DF6BA9" w:rsidRDefault="00DF6BA9">
      <w:pPr>
        <w:pStyle w:val="afe"/>
      </w:pPr>
      <w:r>
        <w:rPr>
          <w:rStyle w:val="afd"/>
        </w:rPr>
        <w:annotationRef/>
      </w:r>
      <w:r>
        <w:t>You are right! revised</w:t>
      </w:r>
    </w:p>
  </w:comment>
  <w:comment w:id="2203" w:author="Microsoft 帐户" w:date="2020-07-29T22:15:00Z" w:initials="M帐">
    <w:p w14:paraId="06517759" w14:textId="77777777" w:rsidR="00DF6BA9" w:rsidRPr="00496537" w:rsidRDefault="00DF6BA9" w:rsidP="00E67543">
      <w:pPr>
        <w:pStyle w:val="afe"/>
        <w:rPr>
          <w:color w:val="333333"/>
          <w:sz w:val="24"/>
          <w:szCs w:val="24"/>
          <w:shd w:val="clear" w:color="auto" w:fill="FFFFFF"/>
        </w:rPr>
      </w:pPr>
      <w:r>
        <w:rPr>
          <w:rStyle w:val="afd"/>
        </w:rPr>
        <w:annotationRef/>
      </w:r>
      <m:oMath>
        <m:sSup>
          <m:sSupPr>
            <m:ctrlPr>
              <w:rPr>
                <w:rFonts w:ascii="Cambria Math" w:hAnsi="Cambria Math" w:cs="Cambria Math"/>
                <w:color w:val="333333"/>
                <w:sz w:val="24"/>
                <w:szCs w:val="24"/>
                <w:shd w:val="clear" w:color="auto" w:fill="FFFFFF"/>
              </w:rPr>
            </m:ctrlPr>
          </m:sSupPr>
          <m:e>
            <m:r>
              <m:rPr>
                <m:sty m:val="b"/>
              </m:rPr>
              <w:rPr>
                <w:rFonts w:ascii="Cambria Math" w:hAnsi="Cambria Math" w:cs="Times New Roman"/>
                <w:sz w:val="24"/>
                <w:szCs w:val="24"/>
              </w:rPr>
              <m:t>x</m:t>
            </m:r>
          </m:e>
          <m:sup>
            <m:r>
              <w:rPr>
                <w:rFonts w:ascii="Cambria Math" w:eastAsia="微软雅黑" w:hAnsi="Cambria Math" w:cs="微软雅黑"/>
                <w:color w:val="333333"/>
                <w:sz w:val="24"/>
                <w:szCs w:val="24"/>
                <w:shd w:val="clear" w:color="auto" w:fill="FFFFFF"/>
              </w:rPr>
              <m:t>n</m:t>
            </m:r>
          </m:sup>
        </m:sSup>
        <m:r>
          <w:rPr>
            <w:rFonts w:ascii="Cambria Math" w:hAnsi="Cambria Math" w:cs="Cambria Math" w:hint="eastAsia"/>
            <w:color w:val="333333"/>
            <w:sz w:val="24"/>
            <w:szCs w:val="24"/>
            <w:shd w:val="clear" w:color="auto" w:fill="FFFFFF"/>
          </w:rPr>
          <m:t>是解！</m:t>
        </m:r>
      </m:oMath>
    </w:p>
    <w:p w14:paraId="7E5C537E" w14:textId="77777777" w:rsidR="00DF6BA9" w:rsidRPr="00496537" w:rsidRDefault="00000000" w:rsidP="00E67543">
      <w:pPr>
        <w:pStyle w:val="afe"/>
        <w:rPr>
          <w:b/>
          <w:sz w:val="24"/>
          <w:szCs w:val="24"/>
        </w:rPr>
      </w:pP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bi"/>
          </m:rPr>
          <w:rPr>
            <w:rFonts w:ascii="Cambria Math" w:eastAsia="宋体" w:hAnsi="Times New Roman" w:cs="Times New Roman" w:hint="eastAsia"/>
            <w:sz w:val="24"/>
            <w:szCs w:val="24"/>
          </w:rPr>
          <m:t>是</m:t>
        </m:r>
        <m:r>
          <m:rPr>
            <m:sty m:val="bi"/>
          </m:rPr>
          <w:rPr>
            <w:rFonts w:ascii="Cambria Math" w:eastAsia="宋体" w:hAnsi="Times New Roman" w:cs="Times New Roman" w:hint="eastAsia"/>
            <w:sz w:val="24"/>
            <w:szCs w:val="24"/>
          </w:rPr>
          <m:t>KG</m:t>
        </m:r>
        <m:r>
          <m:rPr>
            <m:sty m:val="bi"/>
          </m:rPr>
          <w:rPr>
            <w:rFonts w:ascii="Cambria Math" w:eastAsia="宋体" w:hAnsi="Times New Roman" w:cs="Times New Roman" w:hint="eastAsia"/>
            <w:sz w:val="24"/>
            <w:szCs w:val="24"/>
          </w:rPr>
          <m:t>，</m:t>
        </m:r>
      </m:oMath>
      <w:r w:rsidR="00DF6BA9">
        <w:rPr>
          <w:rFonts w:hint="eastAsia"/>
          <w:b/>
          <w:sz w:val="24"/>
          <w:szCs w:val="24"/>
        </w:rPr>
        <w:t>相当于函数值</w:t>
      </w:r>
    </w:p>
    <w:p w14:paraId="36FBF186" w14:textId="77777777" w:rsidR="00DF6BA9" w:rsidRDefault="00DF6BA9" w:rsidP="00E67543">
      <w:pPr>
        <w:pStyle w:val="afe"/>
      </w:pPr>
      <w:r>
        <w:rPr>
          <w:rFonts w:hint="eastAsia"/>
        </w:rPr>
        <w:t>两者并不统一，修订下</w:t>
      </w:r>
      <w:r>
        <w:rPr>
          <w:rFonts w:hint="eastAsia"/>
        </w:rPr>
        <w:t>~</w:t>
      </w:r>
    </w:p>
    <w:p w14:paraId="7A6D791E" w14:textId="77777777" w:rsidR="00DF6BA9" w:rsidRPr="00496537" w:rsidRDefault="00DF6BA9" w:rsidP="00E67543">
      <w:pPr>
        <w:pStyle w:val="afe"/>
      </w:pPr>
    </w:p>
  </w:comment>
  <w:comment w:id="2204" w:author="Tan zhen" w:date="2020-08-14T22:22:00Z" w:initials="Tz">
    <w:p w14:paraId="54CC7320" w14:textId="77777777" w:rsidR="00DF6BA9" w:rsidRPr="001E62BE" w:rsidRDefault="00DF6BA9" w:rsidP="00E67543">
      <w:pPr>
        <w:pStyle w:val="afe"/>
        <w:rPr>
          <w:bCs/>
          <w:i/>
          <w:iCs/>
        </w:rPr>
      </w:pPr>
      <w:r>
        <w:rPr>
          <w:rStyle w:val="afd"/>
        </w:rPr>
        <w:annotationRef/>
      </w:r>
      <w:r>
        <w:rPr>
          <w:rFonts w:hint="eastAsia"/>
        </w:rPr>
        <w:t>我这边（</w:t>
      </w:r>
      <w:r>
        <w:rPr>
          <w:rFonts w:hint="eastAsia"/>
        </w:rPr>
        <w:t>2</w:t>
      </w:r>
      <w:r>
        <w:t>1</w:t>
      </w:r>
      <w:r>
        <w:rPr>
          <w:rFonts w:hint="eastAsia"/>
        </w:rPr>
        <w:t>）定义的</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r>
          <m:rPr>
            <m:sty m:val="p"/>
          </m:rPr>
          <w:rPr>
            <w:rFonts w:ascii="Cambria Math" w:eastAsia="宋体" w:hAnsi="Times New Roman" w:cs="Times New Roman" w:hint="eastAsia"/>
            <w:sz w:val="24"/>
            <w:szCs w:val="24"/>
          </w:rPr>
          <m:t>是解集</m:t>
        </m:r>
      </m:oMath>
      <w:r>
        <w:rPr>
          <w:rFonts w:hint="eastAsia"/>
          <w:bCs/>
          <w:iCs/>
          <w:sz w:val="24"/>
          <w:szCs w:val="24"/>
        </w:rPr>
        <w:t>，（</w:t>
      </w:r>
      <w:r>
        <w:rPr>
          <w:rFonts w:hint="eastAsia"/>
          <w:bCs/>
          <w:iCs/>
          <w:sz w:val="24"/>
          <w:szCs w:val="24"/>
        </w:rPr>
        <w:t>1</w:t>
      </w:r>
      <w:r>
        <w:rPr>
          <w:bCs/>
          <w:iCs/>
          <w:sz w:val="24"/>
          <w:szCs w:val="24"/>
        </w:rPr>
        <w:t>8</w:t>
      </w:r>
      <w:r>
        <w:rPr>
          <w:rFonts w:hint="eastAsia"/>
          <w:bCs/>
          <w:iCs/>
          <w:sz w:val="24"/>
          <w:szCs w:val="24"/>
        </w:rPr>
        <w:t>）</w:t>
      </w:r>
      <w:r>
        <w:rPr>
          <w:rFonts w:hint="eastAsia"/>
          <w:bCs/>
          <w:iCs/>
          <w:sz w:val="24"/>
          <w:szCs w:val="24"/>
        </w:rPr>
        <w:t xml:space="preserve"> </w:t>
      </w:r>
      <w:r>
        <w:rPr>
          <w:rFonts w:hint="eastAsia"/>
          <w:bCs/>
          <w:iCs/>
          <w:sz w:val="24"/>
          <w:szCs w:val="24"/>
        </w:rPr>
        <w:t>也类似</w:t>
      </w:r>
    </w:p>
  </w:comment>
  <w:comment w:id="2205" w:author="Zhen Tan" w:date="2022-08-30T07:47:00Z" w:initials="ZT">
    <w:p w14:paraId="6B07DD04" w14:textId="2F4331DA" w:rsidR="00DF6BA9" w:rsidRDefault="00DF6BA9">
      <w:pPr>
        <w:pStyle w:val="afe"/>
      </w:pPr>
      <w:r>
        <w:rPr>
          <w:rStyle w:val="afd"/>
        </w:rPr>
        <w:annotationRef/>
      </w:r>
      <w:r>
        <w:rPr>
          <w:rFonts w:hint="eastAsia"/>
        </w:rPr>
        <w:t>恩，</w:t>
      </w:r>
      <m:oMath>
        <m:sSup>
          <m:sSupPr>
            <m:ctrlPr>
              <w:rPr>
                <w:rFonts w:ascii="Cambria Math" w:eastAsia="宋体" w:hAnsi="Times New Roman" w:cs="Times New Roman"/>
                <w:b/>
                <w:sz w:val="24"/>
                <w:szCs w:val="24"/>
              </w:rPr>
            </m:ctrlPr>
          </m:sSupPr>
          <m:e>
            <m:r>
              <w:rPr>
                <w:rFonts w:ascii="Cambria Math" w:eastAsia="宋体" w:hAnsi="Times New Roman" w:cs="Times New Roman"/>
                <w:sz w:val="24"/>
                <w:szCs w:val="24"/>
              </w:rPr>
              <m:t>P</m:t>
            </m:r>
          </m:e>
          <m:sup>
            <m:r>
              <w:rPr>
                <w:rFonts w:ascii="Cambria Math" w:eastAsia="宋体" w:hAnsi="Times New Roman" w:cs="Times New Roman"/>
                <w:sz w:val="24"/>
                <w:szCs w:val="24"/>
              </w:rPr>
              <m:t>KG</m:t>
            </m:r>
            <m:r>
              <m:rPr>
                <m:sty m:val="p"/>
              </m:rPr>
              <w:rPr>
                <w:rFonts w:ascii="Cambria Math" w:eastAsia="宋体" w:hAnsi="Times New Roman" w:cs="Times New Roman"/>
                <w:sz w:val="24"/>
                <w:szCs w:val="24"/>
              </w:rPr>
              <m:t>,</m:t>
            </m:r>
            <m:r>
              <w:rPr>
                <w:rFonts w:ascii="Cambria Math" w:eastAsia="宋体" w:hAnsi="Times New Roman" w:cs="Times New Roman"/>
                <w:sz w:val="24"/>
                <w:szCs w:val="24"/>
              </w:rPr>
              <m:t>n</m:t>
            </m:r>
          </m:sup>
        </m:sSup>
      </m:oMath>
      <w:r>
        <w:rPr>
          <w:rFonts w:hint="eastAsia"/>
          <w:b/>
          <w:sz w:val="24"/>
          <w:szCs w:val="24"/>
        </w:rPr>
        <w:t>的定义之前不准确</w:t>
      </w:r>
      <w:r>
        <w:rPr>
          <w:rFonts w:hint="eastAsia"/>
        </w:rPr>
        <w:t>，不是</w:t>
      </w:r>
      <w:r>
        <w:rPr>
          <w:rFonts w:hint="eastAsia"/>
        </w:rPr>
        <w:t>front</w:t>
      </w:r>
      <w:r>
        <w:rPr>
          <w:rFonts w:hint="eastAsia"/>
        </w:rPr>
        <w:t>，是解集，改了改</w:t>
      </w:r>
    </w:p>
  </w:comment>
  <w:comment w:id="2298" w:author="Microsoft 帐户" w:date="2020-08-21T17:18:00Z" w:initials="M帐">
    <w:p w14:paraId="38F72B67" w14:textId="412467BB" w:rsidR="00DF6BA9" w:rsidRDefault="00DF6BA9">
      <w:pPr>
        <w:pStyle w:val="afe"/>
      </w:pPr>
      <w:r>
        <w:rPr>
          <w:rStyle w:val="afd"/>
        </w:rPr>
        <w:annotationRef/>
      </w:r>
      <w:r>
        <w:rPr>
          <w:rFonts w:hint="eastAsia"/>
        </w:rPr>
        <w:t>越大越好！</w:t>
      </w:r>
    </w:p>
  </w:comment>
  <w:comment w:id="2299" w:author="Zhen Tan" w:date="2020-08-27T17:38:00Z" w:initials="ZT">
    <w:p w14:paraId="75E64185" w14:textId="1D6C7DCF" w:rsidR="00DF6BA9" w:rsidRDefault="00DF6BA9">
      <w:pPr>
        <w:pStyle w:val="afe"/>
      </w:pPr>
      <w:r>
        <w:rPr>
          <w:rStyle w:val="afd"/>
        </w:rPr>
        <w:annotationRef/>
      </w:r>
      <w:r>
        <w:t xml:space="preserve">We used </w:t>
      </w:r>
      <m:oMath>
        <m:r>
          <m:rPr>
            <m:sty m:val="bi"/>
          </m:rPr>
          <w:rPr>
            <w:rFonts w:ascii="Cambria Math" w:eastAsia="宋体" w:hAnsi="Cambria Math" w:cs="Times New Roman"/>
            <w:sz w:val="24"/>
            <w:szCs w:val="24"/>
          </w:rPr>
          <m:t xml:space="preserve">∄ </m:t>
        </m:r>
      </m:oMath>
      <w:r>
        <w:t>here haha</w:t>
      </w:r>
    </w:p>
    <w:p w14:paraId="662336A7" w14:textId="77777777" w:rsidR="00DF6BA9" w:rsidRDefault="00DF6BA9">
      <w:pPr>
        <w:pStyle w:val="afe"/>
      </w:pPr>
    </w:p>
    <w:p w14:paraId="6FF4974E" w14:textId="006960B9" w:rsidR="00DF6BA9" w:rsidRDefault="00DF6BA9">
      <w:pPr>
        <w:pStyle w:val="afe"/>
      </w:pPr>
      <w:r w:rsidRPr="00221A4F">
        <w:rPr>
          <w:rFonts w:hint="eastAsia"/>
          <w:color w:val="FF0000"/>
        </w:rPr>
        <w:t>写反了！！！！</w:t>
      </w:r>
    </w:p>
  </w:comment>
  <w:comment w:id="2300" w:author="Zhen Tan" w:date="2022-08-30T07:44:00Z" w:initials="ZT">
    <w:p w14:paraId="36B86D6A" w14:textId="09560901" w:rsidR="00DF6BA9" w:rsidRDefault="00DF6BA9">
      <w:pPr>
        <w:pStyle w:val="afe"/>
      </w:pPr>
      <w:r>
        <w:rPr>
          <w:rStyle w:val="afd"/>
        </w:rPr>
        <w:annotationRef/>
      </w:r>
      <w:r>
        <w:rPr>
          <w:rFonts w:hint="eastAsia"/>
        </w:rPr>
        <w:t>越大越好，所以非支配就是没有其他解两个目标函数都更大</w:t>
      </w:r>
    </w:p>
  </w:comment>
  <w:comment w:id="2358" w:author="Microsoft 帐户" w:date="2020-07-29T22:09:00Z" w:initials="M帐">
    <w:p w14:paraId="42697CF3" w14:textId="77777777" w:rsidR="00DF6BA9" w:rsidRDefault="00DF6BA9" w:rsidP="00E67543">
      <w:pPr>
        <w:pStyle w:val="afe"/>
      </w:pPr>
      <w:r>
        <w:rPr>
          <w:rStyle w:val="afd"/>
        </w:rPr>
        <w:annotationRef/>
      </w:r>
      <w:r>
        <w:rPr>
          <w:rFonts w:hint="eastAsia"/>
        </w:rPr>
        <w:t>什么规则？？？</w:t>
      </w:r>
    </w:p>
  </w:comment>
  <w:comment w:id="2359" w:author="Tan zhen" w:date="2020-08-14T22:25:00Z" w:initials="Tz">
    <w:p w14:paraId="63EB4673" w14:textId="77777777" w:rsidR="00DF6BA9" w:rsidRDefault="00DF6BA9" w:rsidP="00E67543">
      <w:pPr>
        <w:pStyle w:val="afe"/>
      </w:pPr>
      <w:r>
        <w:rPr>
          <w:rStyle w:val="afd"/>
        </w:rPr>
        <w:annotationRef/>
      </w:r>
      <w:r>
        <w:t xml:space="preserve">Similar to … </w:t>
      </w:r>
      <w:r>
        <w:rPr>
          <w:rFonts w:hint="eastAsia"/>
        </w:rPr>
        <w:t>已经提到了，这边就最后加了句再简略写下，</w:t>
      </w:r>
      <w:r>
        <w:rPr>
          <w:rFonts w:hint="eastAsia"/>
        </w:rPr>
        <w:t>e.g.</w:t>
      </w:r>
      <w:r>
        <w:t>.</w:t>
      </w:r>
    </w:p>
  </w:comment>
  <w:comment w:id="2399" w:author="Microsoft 帐户" w:date="2020-07-29T17:00:00Z" w:initials="M帐">
    <w:p w14:paraId="6A3F6029" w14:textId="77777777" w:rsidR="00DF6BA9" w:rsidRDefault="00DF6BA9" w:rsidP="006C614F">
      <w:pPr>
        <w:pStyle w:val="afe"/>
      </w:pPr>
      <w:r>
        <w:rPr>
          <w:rStyle w:val="afd"/>
        </w:rPr>
        <w:annotationRef/>
      </w:r>
      <w:r>
        <w:rPr>
          <w:rFonts w:hint="eastAsia"/>
        </w:rPr>
        <w:t>不是很清楚</w:t>
      </w:r>
      <w:r>
        <w:t xml:space="preserve">q(x) </w:t>
      </w:r>
      <w:r>
        <w:rPr>
          <w:rFonts w:hint="eastAsia"/>
        </w:rPr>
        <w:t>是啥子意思？</w:t>
      </w:r>
    </w:p>
    <w:p w14:paraId="1C58EB79" w14:textId="77777777" w:rsidR="00DF6BA9" w:rsidRDefault="00DF6BA9" w:rsidP="006C614F">
      <w:pPr>
        <w:pStyle w:val="afe"/>
      </w:pPr>
      <w:r>
        <w:rPr>
          <w:rFonts w:hint="eastAsia"/>
        </w:rPr>
        <w:t>可以用中文白话告诉我一下么</w:t>
      </w:r>
      <w:r>
        <w:rPr>
          <w:rFonts w:hint="eastAsia"/>
        </w:rPr>
        <w:t>?</w:t>
      </w:r>
    </w:p>
  </w:comment>
  <w:comment w:id="2400" w:author="Zhen Tan" w:date="2020-08-27T17:29:00Z" w:initials="ZT">
    <w:p w14:paraId="1A4E4DFC" w14:textId="77777777" w:rsidR="00DF6BA9" w:rsidRDefault="00DF6BA9" w:rsidP="006C614F">
      <w:pPr>
        <w:pStyle w:val="afe"/>
      </w:pPr>
      <w:r>
        <w:rPr>
          <w:rStyle w:val="afd"/>
        </w:rPr>
        <w:annotationRef/>
      </w:r>
      <w:r>
        <w:t>Yes, we can talk this</w:t>
      </w:r>
    </w:p>
  </w:comment>
  <w:comment w:id="2401" w:author="Zhen Tan" w:date="2022-08-22T00:31:00Z" w:initials="ZT">
    <w:p w14:paraId="49128BE5" w14:textId="77777777" w:rsidR="00DF6BA9" w:rsidRDefault="00DF6BA9" w:rsidP="006C614F">
      <w:pPr>
        <w:pStyle w:val="afe"/>
      </w:pPr>
      <w:r>
        <w:rPr>
          <w:rStyle w:val="afd"/>
        </w:rPr>
        <w:annotationRef/>
      </w:r>
      <w:r>
        <w:rPr>
          <w:rFonts w:hint="eastAsia"/>
        </w:rPr>
        <w:t>改得更清楚了，</w:t>
      </w:r>
      <w:r>
        <w:rPr>
          <w:rFonts w:hint="eastAsia"/>
        </w:rPr>
        <w:t>q</w:t>
      </w:r>
      <w:r>
        <w:rPr>
          <w:rFonts w:hint="eastAsia"/>
        </w:rPr>
        <w:t>需要一个下标</w:t>
      </w:r>
      <w:r>
        <w:t xml:space="preserve">I </w:t>
      </w:r>
      <w:r>
        <w:rPr>
          <w:rFonts w:hint="eastAsia"/>
        </w:rPr>
        <w:t>加了个简单例子</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575FF2" w15:done="0"/>
  <w15:commentEx w15:paraId="73D5C839" w15:done="0"/>
  <w15:commentEx w15:paraId="1F7F4F73" w15:done="0"/>
  <w15:commentEx w15:paraId="24C04866" w15:done="1"/>
  <w15:commentEx w15:paraId="0123C212" w15:paraIdParent="24C04866" w15:done="1"/>
  <w15:commentEx w15:paraId="2C17A1B2" w15:done="1"/>
  <w15:commentEx w15:paraId="69750D89" w15:paraIdParent="2C17A1B2" w15:done="1"/>
  <w15:commentEx w15:paraId="3712FA43" w15:done="1"/>
  <w15:commentEx w15:paraId="076000FB" w15:paraIdParent="3712FA43" w15:done="1"/>
  <w15:commentEx w15:paraId="0FC56CCE" w15:done="1"/>
  <w15:commentEx w15:paraId="23EBC805" w15:paraIdParent="0FC56CCE" w15:done="1"/>
  <w15:commentEx w15:paraId="308589D3" w15:done="1"/>
  <w15:commentEx w15:paraId="60D10AAF" w15:paraIdParent="308589D3" w15:done="1"/>
  <w15:commentEx w15:paraId="308D571A" w15:done="1"/>
  <w15:commentEx w15:paraId="70A08DB0" w15:paraIdParent="308D571A" w15:done="1"/>
  <w15:commentEx w15:paraId="79DC7221" w15:done="1"/>
  <w15:commentEx w15:paraId="19134304" w15:paraIdParent="79DC7221" w15:done="1"/>
  <w15:commentEx w15:paraId="49FBA66B" w15:done="0"/>
  <w15:commentEx w15:paraId="562C2818" w15:paraIdParent="49FBA66B" w15:done="0"/>
  <w15:commentEx w15:paraId="67715F4B" w15:done="0"/>
  <w15:commentEx w15:paraId="1458278F" w15:paraIdParent="67715F4B" w15:done="0"/>
  <w15:commentEx w15:paraId="7AA59858" w15:done="1"/>
  <w15:commentEx w15:paraId="3DD257FD" w15:paraIdParent="7AA59858" w15:done="1"/>
  <w15:commentEx w15:paraId="62643BC1" w15:done="1"/>
  <w15:commentEx w15:paraId="08A2C3AD" w15:paraIdParent="62643BC1" w15:done="1"/>
  <w15:commentEx w15:paraId="49864DAA" w15:done="0"/>
  <w15:commentEx w15:paraId="355B0C99" w15:done="1"/>
  <w15:commentEx w15:paraId="01E3C4D5" w15:paraIdParent="355B0C99" w15:done="1"/>
  <w15:commentEx w15:paraId="405E5AE9" w15:done="1"/>
  <w15:commentEx w15:paraId="7ED2628D" w15:done="1"/>
  <w15:commentEx w15:paraId="681BA71E" w15:paraIdParent="7ED2628D" w15:done="1"/>
  <w15:commentEx w15:paraId="29C9F17F" w15:done="1"/>
  <w15:commentEx w15:paraId="2734E2B3" w15:paraIdParent="29C9F17F" w15:done="1"/>
  <w15:commentEx w15:paraId="349E1C95" w15:done="1"/>
  <w15:commentEx w15:paraId="5FFEB75E" w15:paraIdParent="349E1C95" w15:done="1"/>
  <w15:commentEx w15:paraId="75E9AD51" w15:paraIdParent="349E1C95" w15:done="1"/>
  <w15:commentEx w15:paraId="564D89CB" w15:done="1"/>
  <w15:commentEx w15:paraId="77AC0377" w15:paraIdParent="564D89CB" w15:done="1"/>
  <w15:commentEx w15:paraId="1D0DDA74" w15:paraIdParent="564D89CB" w15:done="1"/>
  <w15:commentEx w15:paraId="5F2D58C3" w15:done="1"/>
  <w15:commentEx w15:paraId="69B31C0F" w15:paraIdParent="5F2D58C3" w15:done="1"/>
  <w15:commentEx w15:paraId="124B353F" w15:done="1"/>
  <w15:commentEx w15:paraId="76DFF15D" w15:paraIdParent="124B353F" w15:done="1"/>
  <w15:commentEx w15:paraId="677777EB" w15:done="1"/>
  <w15:commentEx w15:paraId="574125D9" w15:paraIdParent="677777EB" w15:done="1"/>
  <w15:commentEx w15:paraId="38D184FB" w15:done="1"/>
  <w15:commentEx w15:paraId="1868B61D" w15:paraIdParent="38D184FB" w15:done="1"/>
  <w15:commentEx w15:paraId="3219813E" w15:paraIdParent="38D184FB" w15:done="1"/>
  <w15:commentEx w15:paraId="1483A16B" w15:done="1"/>
  <w15:commentEx w15:paraId="4C92E2C9" w15:paraIdParent="1483A16B" w15:done="1"/>
  <w15:commentEx w15:paraId="195BB601" w15:done="1"/>
  <w15:commentEx w15:paraId="2700CC27" w15:paraIdParent="195BB601" w15:done="1"/>
  <w15:commentEx w15:paraId="66698615" w15:done="1"/>
  <w15:commentEx w15:paraId="6053D25F" w15:paraIdParent="66698615" w15:done="1"/>
  <w15:commentEx w15:paraId="20F3B754" w15:paraIdParent="66698615" w15:done="1"/>
  <w15:commentEx w15:paraId="5F96E94F" w15:done="1"/>
  <w15:commentEx w15:paraId="3B815F48" w15:paraIdParent="5F96E94F" w15:done="1"/>
  <w15:commentEx w15:paraId="2AD500C4" w15:done="1"/>
  <w15:commentEx w15:paraId="17D115F3" w15:paraIdParent="2AD500C4" w15:done="1"/>
  <w15:commentEx w15:paraId="4FEC5C20" w15:done="1"/>
  <w15:commentEx w15:paraId="3997100B" w15:paraIdParent="4FEC5C20" w15:done="1"/>
  <w15:commentEx w15:paraId="40E54263" w15:done="1"/>
  <w15:commentEx w15:paraId="3F7A67B8" w15:paraIdParent="40E54263" w15:done="1"/>
  <w15:commentEx w15:paraId="01263596" w15:done="1"/>
  <w15:commentEx w15:paraId="31E260BC" w15:paraIdParent="01263596" w15:done="1"/>
  <w15:commentEx w15:paraId="775039DD" w15:done="1"/>
  <w15:commentEx w15:paraId="1B724000" w15:paraIdParent="775039DD" w15:done="1"/>
  <w15:commentEx w15:paraId="0017E4BA" w15:paraIdParent="775039DD" w15:done="1"/>
  <w15:commentEx w15:paraId="5BC8DC1A" w15:done="1"/>
  <w15:commentEx w15:paraId="4EAFE686" w15:paraIdParent="5BC8DC1A" w15:done="1"/>
  <w15:commentEx w15:paraId="0A2EE025" w15:done="1"/>
  <w15:commentEx w15:paraId="4359A2AA" w15:paraIdParent="0A2EE025" w15:done="1"/>
  <w15:commentEx w15:paraId="4FAD9854" w15:done="1"/>
  <w15:commentEx w15:paraId="51B9AA01" w15:paraIdParent="4FAD9854" w15:done="1"/>
  <w15:commentEx w15:paraId="42768395" w15:done="1"/>
  <w15:commentEx w15:paraId="69C78748" w15:paraIdParent="42768395" w15:done="1"/>
  <w15:commentEx w15:paraId="1F2C6299" w15:paraIdParent="42768395" w15:done="1"/>
  <w15:commentEx w15:paraId="38F4CBCF" w15:done="1"/>
  <w15:commentEx w15:paraId="296EE9C1" w15:paraIdParent="38F4CBCF" w15:done="1"/>
  <w15:commentEx w15:paraId="30A535BC" w15:done="1"/>
  <w15:commentEx w15:paraId="1C531AEF" w15:paraIdParent="30A535BC" w15:done="1"/>
  <w15:commentEx w15:paraId="5ABBB9E2" w15:done="1"/>
  <w15:commentEx w15:paraId="7E6B5E5F" w15:paraIdParent="5ABBB9E2" w15:done="1"/>
  <w15:commentEx w15:paraId="1F8924F0" w15:done="1"/>
  <w15:commentEx w15:paraId="13908E96" w15:paraIdParent="1F8924F0" w15:done="1"/>
  <w15:commentEx w15:paraId="2B201CC7" w15:done="1"/>
  <w15:commentEx w15:paraId="34362D9D" w15:paraIdParent="2B201CC7" w15:done="1"/>
  <w15:commentEx w15:paraId="66170293" w15:done="1"/>
  <w15:commentEx w15:paraId="1BCAB76B" w15:paraIdParent="66170293" w15:done="1"/>
  <w15:commentEx w15:paraId="4AEB3A92" w15:paraIdParent="66170293" w15:done="1"/>
  <w15:commentEx w15:paraId="04B59725" w15:done="1"/>
  <w15:commentEx w15:paraId="45740670" w15:paraIdParent="04B59725" w15:done="1"/>
  <w15:commentEx w15:paraId="02F0D9D1" w15:paraIdParent="04B59725" w15:done="1"/>
  <w15:commentEx w15:paraId="2BBADBF2" w15:done="1"/>
  <w15:commentEx w15:paraId="3A94A962" w15:paraIdParent="2BBADBF2" w15:done="1"/>
  <w15:commentEx w15:paraId="7432DF9A" w15:done="1"/>
  <w15:commentEx w15:paraId="5EB91054" w15:paraIdParent="7432DF9A" w15:done="1"/>
  <w15:commentEx w15:paraId="7CB44A3E" w15:done="0"/>
  <w15:commentEx w15:paraId="2B9123A9" w15:paraIdParent="7CB44A3E" w15:done="1"/>
  <w15:commentEx w15:paraId="5DFA9100" w15:paraIdParent="7CB44A3E" w15:done="1"/>
  <w15:commentEx w15:paraId="1A59AFE3" w15:done="1"/>
  <w15:commentEx w15:paraId="7DBD56A0" w15:paraIdParent="1A59AFE3" w15:done="1"/>
  <w15:commentEx w15:paraId="14655D5B" w15:done="1"/>
  <w15:commentEx w15:paraId="439F91A6" w15:paraIdParent="14655D5B" w15:done="1"/>
  <w15:commentEx w15:paraId="63B13D0C" w15:done="1"/>
  <w15:commentEx w15:paraId="217FD831" w15:paraIdParent="63B13D0C" w15:done="1"/>
  <w15:commentEx w15:paraId="6CE47666" w15:done="1"/>
  <w15:commentEx w15:paraId="489A4804" w15:paraIdParent="6CE47666" w15:done="1"/>
  <w15:commentEx w15:paraId="12FE555F" w15:done="1"/>
  <w15:commentEx w15:paraId="0EE865A1" w15:done="1"/>
  <w15:commentEx w15:paraId="103BAB0E" w15:paraIdParent="0EE865A1" w15:done="1"/>
  <w15:commentEx w15:paraId="34789494" w15:done="1"/>
  <w15:commentEx w15:paraId="74F7CF8B" w15:paraIdParent="34789494" w15:done="1"/>
  <w15:commentEx w15:paraId="409599AE" w15:done="1"/>
  <w15:commentEx w15:paraId="463585CC" w15:paraIdParent="409599AE" w15:done="1"/>
  <w15:commentEx w15:paraId="66A492BC" w15:paraIdParent="409599AE" w15:done="1"/>
  <w15:commentEx w15:paraId="139B959B" w15:done="0"/>
  <w15:commentEx w15:paraId="4A89032E" w15:paraIdParent="139B959B" w15:done="0"/>
  <w15:commentEx w15:paraId="054BDC26" w15:paraIdParent="139B959B" w15:done="0"/>
  <w15:commentEx w15:paraId="70F12132" w15:done="0"/>
  <w15:commentEx w15:paraId="6D936A48" w15:paraIdParent="70F12132" w15:done="0"/>
  <w15:commentEx w15:paraId="7E35F86F" w15:done="1"/>
  <w15:commentEx w15:paraId="7788B31B" w15:paraIdParent="7E35F86F" w15:done="1"/>
  <w15:commentEx w15:paraId="3E7EBC1D" w15:done="1"/>
  <w15:commentEx w15:paraId="3148B839" w15:paraIdParent="3E7EBC1D" w15:done="1"/>
  <w15:commentEx w15:paraId="5B8BF494" w15:done="1"/>
  <w15:commentEx w15:paraId="18AE289A" w15:paraIdParent="5B8BF494" w15:done="1"/>
  <w15:commentEx w15:paraId="7DE0E6F8" w15:paraIdParent="5B8BF494" w15:done="1"/>
  <w15:commentEx w15:paraId="4A62B8C5" w15:done="1"/>
  <w15:commentEx w15:paraId="48573409" w15:paraIdParent="4A62B8C5" w15:done="1"/>
  <w15:commentEx w15:paraId="026E3874" w15:done="1"/>
  <w15:commentEx w15:paraId="59787781" w15:paraIdParent="026E3874" w15:done="1"/>
  <w15:commentEx w15:paraId="7D8D8700" w15:done="1"/>
  <w15:commentEx w15:paraId="3980F480" w15:paraIdParent="7D8D8700" w15:done="1"/>
  <w15:commentEx w15:paraId="614679F4" w15:done="1"/>
  <w15:commentEx w15:paraId="0A03EE32" w15:paraIdParent="614679F4" w15:done="1"/>
  <w15:commentEx w15:paraId="32CD033B" w15:paraIdParent="614679F4" w15:done="1"/>
  <w15:commentEx w15:paraId="1BE067D5" w15:done="1"/>
  <w15:commentEx w15:paraId="0AFC262E" w15:paraIdParent="1BE067D5" w15:done="1"/>
  <w15:commentEx w15:paraId="401DA058" w15:done="1"/>
  <w15:commentEx w15:paraId="02DDE332" w15:paraIdParent="401DA058" w15:done="1"/>
  <w15:commentEx w15:paraId="5BA479E7" w15:done="1"/>
  <w15:commentEx w15:paraId="2CA08CE5" w15:paraIdParent="5BA479E7" w15:done="1"/>
  <w15:commentEx w15:paraId="7A6D791E" w15:done="1"/>
  <w15:commentEx w15:paraId="54CC7320" w15:paraIdParent="7A6D791E" w15:done="1"/>
  <w15:commentEx w15:paraId="6B07DD04" w15:paraIdParent="7A6D791E" w15:done="1"/>
  <w15:commentEx w15:paraId="38F72B67" w15:done="1"/>
  <w15:commentEx w15:paraId="6FF4974E" w15:paraIdParent="38F72B67" w15:done="1"/>
  <w15:commentEx w15:paraId="36B86D6A" w15:paraIdParent="38F72B67" w15:done="1"/>
  <w15:commentEx w15:paraId="42697CF3" w15:done="1"/>
  <w15:commentEx w15:paraId="63EB4673" w15:paraIdParent="42697CF3" w15:done="1"/>
  <w15:commentEx w15:paraId="1C58EB79" w15:done="1"/>
  <w15:commentEx w15:paraId="1A4E4DFC" w15:paraIdParent="1C58EB79" w15:done="1"/>
  <w15:commentEx w15:paraId="49128BE5" w15:paraIdParent="1C58EB7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FCFB7B" w16cex:dateUtc="2022-10-21T0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575FF2" w16cid:durableId="24E49F3B"/>
  <w16cid:commentId w16cid:paraId="73D5C839" w16cid:durableId="24E49F3C"/>
  <w16cid:commentId w16cid:paraId="1F7F4F73" w16cid:durableId="26FCFB7B"/>
  <w16cid:commentId w16cid:paraId="24C04866" w16cid:durableId="24861C73"/>
  <w16cid:commentId w16cid:paraId="0123C212" w16cid:durableId="249D7B51"/>
  <w16cid:commentId w16cid:paraId="2C17A1B2" w16cid:durableId="249D7B0B"/>
  <w16cid:commentId w16cid:paraId="69750D89" w16cid:durableId="249D7B7B"/>
  <w16cid:commentId w16cid:paraId="3712FA43" w16cid:durableId="24861C75"/>
  <w16cid:commentId w16cid:paraId="076000FB" w16cid:durableId="24861C76"/>
  <w16cid:commentId w16cid:paraId="0FC56CCE" w16cid:durableId="24861C77"/>
  <w16cid:commentId w16cid:paraId="23EBC805" w16cid:durableId="24861C78"/>
  <w16cid:commentId w16cid:paraId="308589D3" w16cid:durableId="24861C79"/>
  <w16cid:commentId w16cid:paraId="60D10AAF" w16cid:durableId="24A184D2"/>
  <w16cid:commentId w16cid:paraId="308D571A" w16cid:durableId="26FCF344"/>
  <w16cid:commentId w16cid:paraId="70A08DB0" w16cid:durableId="26AC0C28"/>
  <w16cid:commentId w16cid:paraId="79DC7221" w16cid:durableId="24861C7A"/>
  <w16cid:commentId w16cid:paraId="19134304" w16cid:durableId="24861C7B"/>
  <w16cid:commentId w16cid:paraId="49FBA66B" w16cid:durableId="24861C7C"/>
  <w16cid:commentId w16cid:paraId="562C2818" w16cid:durableId="24861C7D"/>
  <w16cid:commentId w16cid:paraId="67715F4B" w16cid:durableId="24861C7E"/>
  <w16cid:commentId w16cid:paraId="1458278F" w16cid:durableId="24A19051"/>
  <w16cid:commentId w16cid:paraId="7AA59858" w16cid:durableId="24861C7F"/>
  <w16cid:commentId w16cid:paraId="3DD257FD" w16cid:durableId="24861C80"/>
  <w16cid:commentId w16cid:paraId="62643BC1" w16cid:durableId="24861C83"/>
  <w16cid:commentId w16cid:paraId="08A2C3AD" w16cid:durableId="26AC0DC3"/>
  <w16cid:commentId w16cid:paraId="49864DAA" w16cid:durableId="24861C84"/>
  <w16cid:commentId w16cid:paraId="355B0C99" w16cid:durableId="25229EC6"/>
  <w16cid:commentId w16cid:paraId="01E3C4D5" w16cid:durableId="26AC8878"/>
  <w16cid:commentId w16cid:paraId="405E5AE9" w16cid:durableId="24861C89"/>
  <w16cid:commentId w16cid:paraId="7ED2628D" w16cid:durableId="24861C8A"/>
  <w16cid:commentId w16cid:paraId="681BA71E" w16cid:durableId="24861C8B"/>
  <w16cid:commentId w16cid:paraId="29C9F17F" w16cid:durableId="24861C8C"/>
  <w16cid:commentId w16cid:paraId="2734E2B3" w16cid:durableId="24861C8D"/>
  <w16cid:commentId w16cid:paraId="349E1C95" w16cid:durableId="24861C8E"/>
  <w16cid:commentId w16cid:paraId="5FFEB75E" w16cid:durableId="24861C8F"/>
  <w16cid:commentId w16cid:paraId="75E9AD51" w16cid:durableId="26ACE0B1"/>
  <w16cid:commentId w16cid:paraId="564D89CB" w16cid:durableId="26ACE0C4"/>
  <w16cid:commentId w16cid:paraId="77AC0377" w16cid:durableId="26ACE0C3"/>
  <w16cid:commentId w16cid:paraId="1D0DDA74" w16cid:durableId="26ACE0C2"/>
  <w16cid:commentId w16cid:paraId="5F2D58C3" w16cid:durableId="24861C90"/>
  <w16cid:commentId w16cid:paraId="69B31C0F" w16cid:durableId="24861C91"/>
  <w16cid:commentId w16cid:paraId="124B353F" w16cid:durableId="24861C92"/>
  <w16cid:commentId w16cid:paraId="76DFF15D" w16cid:durableId="24A197DA"/>
  <w16cid:commentId w16cid:paraId="677777EB" w16cid:durableId="24861C93"/>
  <w16cid:commentId w16cid:paraId="574125D9" w16cid:durableId="24A1A953"/>
  <w16cid:commentId w16cid:paraId="38D184FB" w16cid:durableId="24861C94"/>
  <w16cid:commentId w16cid:paraId="1868B61D" w16cid:durableId="24861C95"/>
  <w16cid:commentId w16cid:paraId="3219813E" w16cid:durableId="26ACE5E2"/>
  <w16cid:commentId w16cid:paraId="1483A16B" w16cid:durableId="24861C96"/>
  <w16cid:commentId w16cid:paraId="4C92E2C9" w16cid:durableId="24861C97"/>
  <w16cid:commentId w16cid:paraId="195BB601" w16cid:durableId="24861C98"/>
  <w16cid:commentId w16cid:paraId="2700CC27" w16cid:durableId="24A1C305"/>
  <w16cid:commentId w16cid:paraId="66698615" w16cid:durableId="24861C99"/>
  <w16cid:commentId w16cid:paraId="6053D25F" w16cid:durableId="24861C9A"/>
  <w16cid:commentId w16cid:paraId="20F3B754" w16cid:durableId="26ACE658"/>
  <w16cid:commentId w16cid:paraId="5F96E94F" w16cid:durableId="26FCF36E"/>
  <w16cid:commentId w16cid:paraId="3B815F48" w16cid:durableId="26FCF36F"/>
  <w16cid:commentId w16cid:paraId="2AD500C4" w16cid:durableId="24861C9B"/>
  <w16cid:commentId w16cid:paraId="17D115F3" w16cid:durableId="24A1C29A"/>
  <w16cid:commentId w16cid:paraId="4FEC5C20" w16cid:durableId="24861C9C"/>
  <w16cid:commentId w16cid:paraId="3997100B" w16cid:durableId="24861C9D"/>
  <w16cid:commentId w16cid:paraId="40E54263" w16cid:durableId="24861C9E"/>
  <w16cid:commentId w16cid:paraId="3F7A67B8" w16cid:durableId="24861C9F"/>
  <w16cid:commentId w16cid:paraId="01263596" w16cid:durableId="24861CA0"/>
  <w16cid:commentId w16cid:paraId="31E260BC" w16cid:durableId="24861CA1"/>
  <w16cid:commentId w16cid:paraId="775039DD" w16cid:durableId="24861CA2"/>
  <w16cid:commentId w16cid:paraId="1B724000" w16cid:durableId="24861CA3"/>
  <w16cid:commentId w16cid:paraId="0017E4BA" w16cid:durableId="26AD4CF8"/>
  <w16cid:commentId w16cid:paraId="5BC8DC1A" w16cid:durableId="24861CA4"/>
  <w16cid:commentId w16cid:paraId="4EAFE686" w16cid:durableId="24861CA5"/>
  <w16cid:commentId w16cid:paraId="0A2EE025" w16cid:durableId="24861CA6"/>
  <w16cid:commentId w16cid:paraId="4359A2AA" w16cid:durableId="24861CA7"/>
  <w16cid:commentId w16cid:paraId="4FAD9854" w16cid:durableId="24861CA8"/>
  <w16cid:commentId w16cid:paraId="51B9AA01" w16cid:durableId="24861CA9"/>
  <w16cid:commentId w16cid:paraId="42768395" w16cid:durableId="24861CAA"/>
  <w16cid:commentId w16cid:paraId="69C78748" w16cid:durableId="24861CAB"/>
  <w16cid:commentId w16cid:paraId="1F2C6299" w16cid:durableId="24861CAC"/>
  <w16cid:commentId w16cid:paraId="38F4CBCF" w16cid:durableId="24861CAD"/>
  <w16cid:commentId w16cid:paraId="296EE9C1" w16cid:durableId="24861CAE"/>
  <w16cid:commentId w16cid:paraId="30A535BC" w16cid:durableId="24861CAF"/>
  <w16cid:commentId w16cid:paraId="1C531AEF" w16cid:durableId="24861CB0"/>
  <w16cid:commentId w16cid:paraId="5ABBB9E2" w16cid:durableId="24861CB1"/>
  <w16cid:commentId w16cid:paraId="7E6B5E5F" w16cid:durableId="24861CB2"/>
  <w16cid:commentId w16cid:paraId="1F8924F0" w16cid:durableId="24861CB3"/>
  <w16cid:commentId w16cid:paraId="13908E96" w16cid:durableId="24861CB4"/>
  <w16cid:commentId w16cid:paraId="2B201CC7" w16cid:durableId="24861CB5"/>
  <w16cid:commentId w16cid:paraId="34362D9D" w16cid:durableId="24861CB6"/>
  <w16cid:commentId w16cid:paraId="66170293" w16cid:durableId="24A1A13E"/>
  <w16cid:commentId w16cid:paraId="1BCAB76B" w16cid:durableId="24A1A13D"/>
  <w16cid:commentId w16cid:paraId="4AEB3A92" w16cid:durableId="24A1A13C"/>
  <w16cid:commentId w16cid:paraId="04B59725" w16cid:durableId="26AE9ADF"/>
  <w16cid:commentId w16cid:paraId="45740670" w16cid:durableId="26AE9ADE"/>
  <w16cid:commentId w16cid:paraId="02F0D9D1" w16cid:durableId="26AE9ADD"/>
  <w16cid:commentId w16cid:paraId="2BBADBF2" w16cid:durableId="24861CBB"/>
  <w16cid:commentId w16cid:paraId="3A94A962" w16cid:durableId="24861CBC"/>
  <w16cid:commentId w16cid:paraId="7432DF9A" w16cid:durableId="24861CBD"/>
  <w16cid:commentId w16cid:paraId="5EB91054" w16cid:durableId="24861CBE"/>
  <w16cid:commentId w16cid:paraId="7CB44A3E" w16cid:durableId="24861CBF"/>
  <w16cid:commentId w16cid:paraId="2B9123A9" w16cid:durableId="24861CC0"/>
  <w16cid:commentId w16cid:paraId="5DFA9100" w16cid:durableId="26FCF39A"/>
  <w16cid:commentId w16cid:paraId="1A59AFE3" w16cid:durableId="24861CC1"/>
  <w16cid:commentId w16cid:paraId="7DBD56A0" w16cid:durableId="24861CC2"/>
  <w16cid:commentId w16cid:paraId="14655D5B" w16cid:durableId="24861CC3"/>
  <w16cid:commentId w16cid:paraId="439F91A6" w16cid:durableId="24A1C594"/>
  <w16cid:commentId w16cid:paraId="63B13D0C" w16cid:durableId="24861CC4"/>
  <w16cid:commentId w16cid:paraId="217FD831" w16cid:durableId="24861CC5"/>
  <w16cid:commentId w16cid:paraId="6CE47666" w16cid:durableId="24861CC6"/>
  <w16cid:commentId w16cid:paraId="489A4804" w16cid:durableId="26AF509E"/>
  <w16cid:commentId w16cid:paraId="12FE555F" w16cid:durableId="26AF4FBB"/>
  <w16cid:commentId w16cid:paraId="0EE865A1" w16cid:durableId="24861CC7"/>
  <w16cid:commentId w16cid:paraId="103BAB0E" w16cid:durableId="26AF51A7"/>
  <w16cid:commentId w16cid:paraId="34789494" w16cid:durableId="24861CC8"/>
  <w16cid:commentId w16cid:paraId="74F7CF8B" w16cid:durableId="26B6804A"/>
  <w16cid:commentId w16cid:paraId="409599AE" w16cid:durableId="24861CC9"/>
  <w16cid:commentId w16cid:paraId="463585CC" w16cid:durableId="24861CCA"/>
  <w16cid:commentId w16cid:paraId="66A492BC" w16cid:durableId="26B71989"/>
  <w16cid:commentId w16cid:paraId="139B959B" w16cid:durableId="24861CCB"/>
  <w16cid:commentId w16cid:paraId="4A89032E" w16cid:durableId="24861CCC"/>
  <w16cid:commentId w16cid:paraId="054BDC26" w16cid:durableId="26B718CD"/>
  <w16cid:commentId w16cid:paraId="70F12132" w16cid:durableId="24861CCD"/>
  <w16cid:commentId w16cid:paraId="6D936A48" w16cid:durableId="26B71A91"/>
  <w16cid:commentId w16cid:paraId="7E35F86F" w16cid:durableId="24861CD0"/>
  <w16cid:commentId w16cid:paraId="7788B31B" w16cid:durableId="24861CD1"/>
  <w16cid:commentId w16cid:paraId="3E7EBC1D" w16cid:durableId="24861CD2"/>
  <w16cid:commentId w16cid:paraId="3148B839" w16cid:durableId="26B72C68"/>
  <w16cid:commentId w16cid:paraId="5B8BF494" w16cid:durableId="24861CD3"/>
  <w16cid:commentId w16cid:paraId="18AE289A" w16cid:durableId="24861CD4"/>
  <w16cid:commentId w16cid:paraId="7DE0E6F8" w16cid:durableId="26B759E3"/>
  <w16cid:commentId w16cid:paraId="4A62B8C5" w16cid:durableId="24861CD5"/>
  <w16cid:commentId w16cid:paraId="48573409" w16cid:durableId="24861CD6"/>
  <w16cid:commentId w16cid:paraId="026E3874" w16cid:durableId="24861CD7"/>
  <w16cid:commentId w16cid:paraId="59787781" w16cid:durableId="24861CD8"/>
  <w16cid:commentId w16cid:paraId="7D8D8700" w16cid:durableId="24861CD9"/>
  <w16cid:commentId w16cid:paraId="3980F480" w16cid:durableId="24861CDA"/>
  <w16cid:commentId w16cid:paraId="614679F4" w16cid:durableId="24861CDB"/>
  <w16cid:commentId w16cid:paraId="0A03EE32" w16cid:durableId="24861CDC"/>
  <w16cid:commentId w16cid:paraId="32CD033B" w16cid:durableId="26B76440"/>
  <w16cid:commentId w16cid:paraId="1BE067D5" w16cid:durableId="24861CDD"/>
  <w16cid:commentId w16cid:paraId="0AFC262E" w16cid:durableId="24861CDE"/>
  <w16cid:commentId w16cid:paraId="401DA058" w16cid:durableId="24861CDF"/>
  <w16cid:commentId w16cid:paraId="02DDE332" w16cid:durableId="24861CE0"/>
  <w16cid:commentId w16cid:paraId="5BA479E7" w16cid:durableId="24861CE1"/>
  <w16cid:commentId w16cid:paraId="2CA08CE5" w16cid:durableId="24861CE2"/>
  <w16cid:commentId w16cid:paraId="7A6D791E" w16cid:durableId="24861CE3"/>
  <w16cid:commentId w16cid:paraId="54CC7320" w16cid:durableId="24861CE4"/>
  <w16cid:commentId w16cid:paraId="6B07DD04" w16cid:durableId="26B83EF5"/>
  <w16cid:commentId w16cid:paraId="38F72B67" w16cid:durableId="24861CE5"/>
  <w16cid:commentId w16cid:paraId="6FF4974E" w16cid:durableId="24861CE6"/>
  <w16cid:commentId w16cid:paraId="36B86D6A" w16cid:durableId="26B83E51"/>
  <w16cid:commentId w16cid:paraId="42697CF3" w16cid:durableId="24861CE7"/>
  <w16cid:commentId w16cid:paraId="63EB4673" w16cid:durableId="24861CE8"/>
  <w16cid:commentId w16cid:paraId="1C58EB79" w16cid:durableId="26ADE06B"/>
  <w16cid:commentId w16cid:paraId="1A4E4DFC" w16cid:durableId="26ADE06A"/>
  <w16cid:commentId w16cid:paraId="49128BE5" w16cid:durableId="26ADE0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C5633B" w14:textId="77777777" w:rsidR="00696E37" w:rsidRDefault="00696E37" w:rsidP="00E67543">
      <w:r>
        <w:separator/>
      </w:r>
    </w:p>
  </w:endnote>
  <w:endnote w:type="continuationSeparator" w:id="0">
    <w:p w14:paraId="1BC0C915" w14:textId="77777777" w:rsidR="00696E37" w:rsidRDefault="00696E37" w:rsidP="00E675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6230C3" w14:textId="77777777" w:rsidR="00696E37" w:rsidRDefault="00696E37" w:rsidP="00E67543">
      <w:r>
        <w:separator/>
      </w:r>
    </w:p>
  </w:footnote>
  <w:footnote w:type="continuationSeparator" w:id="0">
    <w:p w14:paraId="1719D322" w14:textId="77777777" w:rsidR="00696E37" w:rsidRDefault="00696E37" w:rsidP="00E675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96ECA"/>
    <w:multiLevelType w:val="hybridMultilevel"/>
    <w:tmpl w:val="042C5854"/>
    <w:lvl w:ilvl="0" w:tplc="316427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AF44FA"/>
    <w:multiLevelType w:val="hybridMultilevel"/>
    <w:tmpl w:val="6E900158"/>
    <w:lvl w:ilvl="0" w:tplc="C982328C">
      <w:start w:val="1"/>
      <w:numFmt w:val="lowerLetter"/>
      <w:lvlText w:val="(%1)"/>
      <w:lvlJc w:val="left"/>
      <w:pPr>
        <w:ind w:left="744" w:hanging="74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B206F87"/>
    <w:multiLevelType w:val="hybridMultilevel"/>
    <w:tmpl w:val="604A684E"/>
    <w:lvl w:ilvl="0" w:tplc="B4EEB8EA">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9256143"/>
    <w:multiLevelType w:val="hybridMultilevel"/>
    <w:tmpl w:val="81AE959A"/>
    <w:lvl w:ilvl="0" w:tplc="17E27EBC">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9C13BE7"/>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5" w15:restartNumberingAfterBreak="0">
    <w:nsid w:val="249B0C7B"/>
    <w:multiLevelType w:val="hybridMultilevel"/>
    <w:tmpl w:val="82FEEB36"/>
    <w:lvl w:ilvl="0" w:tplc="9E06DAC6">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30E156B3"/>
    <w:multiLevelType w:val="hybridMultilevel"/>
    <w:tmpl w:val="4DFE911E"/>
    <w:lvl w:ilvl="0" w:tplc="EE7EFD8A">
      <w:start w:val="1"/>
      <w:numFmt w:val="lowerRoman"/>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6587AD3"/>
    <w:multiLevelType w:val="hybridMultilevel"/>
    <w:tmpl w:val="50F42E8C"/>
    <w:lvl w:ilvl="0" w:tplc="1D1C1286">
      <w:start w:val="1"/>
      <w:numFmt w:val="decimal"/>
      <w:lvlText w:val="%1:"/>
      <w:lvlJc w:val="left"/>
      <w:pPr>
        <w:ind w:left="454" w:hanging="334"/>
      </w:pPr>
      <w:rPr>
        <w:rFonts w:hint="eastAsia"/>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8" w15:restartNumberingAfterBreak="0">
    <w:nsid w:val="4B4E28EF"/>
    <w:multiLevelType w:val="hybridMultilevel"/>
    <w:tmpl w:val="FE80FDC8"/>
    <w:lvl w:ilvl="0" w:tplc="19F8A3BC">
      <w:start w:val="1"/>
      <w:numFmt w:val="decimal"/>
      <w:lvlText w:val="(%1)"/>
      <w:lvlJc w:val="left"/>
      <w:pPr>
        <w:ind w:left="840" w:hanging="36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9" w15:restartNumberingAfterBreak="0">
    <w:nsid w:val="4F7160C4"/>
    <w:multiLevelType w:val="hybridMultilevel"/>
    <w:tmpl w:val="1666A71A"/>
    <w:lvl w:ilvl="0" w:tplc="431E543E">
      <w:start w:val="1"/>
      <w:numFmt w:val="decimal"/>
      <w:lvlText w:val="%1:"/>
      <w:lvlJc w:val="left"/>
      <w:pPr>
        <w:ind w:left="454" w:hanging="341"/>
      </w:pPr>
      <w:rPr>
        <w:rFonts w:hint="eastAsia"/>
        <w:b w:val="0"/>
        <w:bCs w:val="0"/>
        <w:i w:val="0"/>
        <w:i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50410F0A"/>
    <w:multiLevelType w:val="hybridMultilevel"/>
    <w:tmpl w:val="25A216AE"/>
    <w:lvl w:ilvl="0" w:tplc="60309936">
      <w:start w:val="1"/>
      <w:numFmt w:val="decimal"/>
      <w:lvlText w:val="%1:"/>
      <w:lvlJc w:val="left"/>
      <w:pPr>
        <w:ind w:left="454" w:hanging="334"/>
      </w:pPr>
      <w:rPr>
        <w:rFonts w:hint="eastAsia"/>
        <w:b w:val="0"/>
        <w:bCs w:val="0"/>
        <w:i w:val="0"/>
        <w:i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1" w15:restartNumberingAfterBreak="0">
    <w:nsid w:val="56693966"/>
    <w:multiLevelType w:val="hybridMultilevel"/>
    <w:tmpl w:val="B52271D2"/>
    <w:lvl w:ilvl="0" w:tplc="3EE41C14">
      <w:start w:val="1"/>
      <w:numFmt w:val="lowerLetter"/>
      <w:lvlText w:val="(%1)"/>
      <w:lvlJc w:val="left"/>
      <w:pPr>
        <w:ind w:left="4956" w:hanging="495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5EC3266F"/>
    <w:multiLevelType w:val="hybridMultilevel"/>
    <w:tmpl w:val="1CD695A8"/>
    <w:lvl w:ilvl="0" w:tplc="6AF00B0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F1E5B08"/>
    <w:multiLevelType w:val="hybridMultilevel"/>
    <w:tmpl w:val="BA68BEEE"/>
    <w:lvl w:ilvl="0" w:tplc="48067C66">
      <w:start w:val="1"/>
      <w:numFmt w:val="decimal"/>
      <w:lvlText w:val="%1:"/>
      <w:lvlJc w:val="left"/>
      <w:pPr>
        <w:ind w:left="454" w:hanging="334"/>
      </w:pPr>
      <w:rPr>
        <w:rFonts w:hint="eastAsia"/>
        <w:b w:val="0"/>
        <w:bCs w:val="0"/>
      </w:rPr>
    </w:lvl>
    <w:lvl w:ilvl="1" w:tplc="04090019" w:tentative="1">
      <w:start w:val="1"/>
      <w:numFmt w:val="lowerLetter"/>
      <w:lvlText w:val="%2)"/>
      <w:lvlJc w:val="left"/>
      <w:pPr>
        <w:ind w:left="960" w:hanging="420"/>
      </w:pPr>
    </w:lvl>
    <w:lvl w:ilvl="2" w:tplc="0409001B" w:tentative="1">
      <w:start w:val="1"/>
      <w:numFmt w:val="lowerRoman"/>
      <w:lvlText w:val="%3."/>
      <w:lvlJc w:val="right"/>
      <w:pPr>
        <w:ind w:left="1380" w:hanging="420"/>
      </w:pPr>
    </w:lvl>
    <w:lvl w:ilvl="3" w:tplc="0409000F" w:tentative="1">
      <w:start w:val="1"/>
      <w:numFmt w:val="decimal"/>
      <w:lvlText w:val="%4."/>
      <w:lvlJc w:val="left"/>
      <w:pPr>
        <w:ind w:left="1800" w:hanging="420"/>
      </w:pPr>
    </w:lvl>
    <w:lvl w:ilvl="4" w:tplc="04090019" w:tentative="1">
      <w:start w:val="1"/>
      <w:numFmt w:val="lowerLetter"/>
      <w:lvlText w:val="%5)"/>
      <w:lvlJc w:val="left"/>
      <w:pPr>
        <w:ind w:left="2220" w:hanging="420"/>
      </w:pPr>
    </w:lvl>
    <w:lvl w:ilvl="5" w:tplc="0409001B" w:tentative="1">
      <w:start w:val="1"/>
      <w:numFmt w:val="lowerRoman"/>
      <w:lvlText w:val="%6."/>
      <w:lvlJc w:val="right"/>
      <w:pPr>
        <w:ind w:left="2640" w:hanging="420"/>
      </w:pPr>
    </w:lvl>
    <w:lvl w:ilvl="6" w:tplc="0409000F" w:tentative="1">
      <w:start w:val="1"/>
      <w:numFmt w:val="decimal"/>
      <w:lvlText w:val="%7."/>
      <w:lvlJc w:val="left"/>
      <w:pPr>
        <w:ind w:left="3060" w:hanging="420"/>
      </w:pPr>
    </w:lvl>
    <w:lvl w:ilvl="7" w:tplc="04090019" w:tentative="1">
      <w:start w:val="1"/>
      <w:numFmt w:val="lowerLetter"/>
      <w:lvlText w:val="%8)"/>
      <w:lvlJc w:val="left"/>
      <w:pPr>
        <w:ind w:left="3480" w:hanging="420"/>
      </w:pPr>
    </w:lvl>
    <w:lvl w:ilvl="8" w:tplc="0409001B" w:tentative="1">
      <w:start w:val="1"/>
      <w:numFmt w:val="lowerRoman"/>
      <w:lvlText w:val="%9."/>
      <w:lvlJc w:val="right"/>
      <w:pPr>
        <w:ind w:left="3900" w:hanging="420"/>
      </w:pPr>
    </w:lvl>
  </w:abstractNum>
  <w:abstractNum w:abstractNumId="14" w15:restartNumberingAfterBreak="0">
    <w:nsid w:val="649E3BFA"/>
    <w:multiLevelType w:val="hybridMultilevel"/>
    <w:tmpl w:val="427E56A6"/>
    <w:lvl w:ilvl="0" w:tplc="C7FA4C1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6A9F2E18"/>
    <w:multiLevelType w:val="hybridMultilevel"/>
    <w:tmpl w:val="24703102"/>
    <w:lvl w:ilvl="0" w:tplc="1DA830A2">
      <w:start w:val="1"/>
      <w:numFmt w:val="low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DC01F32"/>
    <w:multiLevelType w:val="hybridMultilevel"/>
    <w:tmpl w:val="4B0435F8"/>
    <w:lvl w:ilvl="0" w:tplc="17AC5F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C1156"/>
    <w:multiLevelType w:val="hybridMultilevel"/>
    <w:tmpl w:val="AE269E36"/>
    <w:lvl w:ilvl="0" w:tplc="E7962430">
      <w:start w:val="1"/>
      <w:numFmt w:val="lowerLetter"/>
      <w:lvlText w:val="(%1)"/>
      <w:lvlJc w:val="left"/>
      <w:pPr>
        <w:ind w:left="5016" w:hanging="5016"/>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57741052">
    <w:abstractNumId w:val="12"/>
  </w:num>
  <w:num w:numId="2" w16cid:durableId="1600677145">
    <w:abstractNumId w:val="3"/>
  </w:num>
  <w:num w:numId="3" w16cid:durableId="746615908">
    <w:abstractNumId w:val="17"/>
  </w:num>
  <w:num w:numId="4" w16cid:durableId="2061247887">
    <w:abstractNumId w:val="7"/>
  </w:num>
  <w:num w:numId="5" w16cid:durableId="1171600501">
    <w:abstractNumId w:val="7"/>
    <w:lvlOverride w:ilvl="0">
      <w:lvl w:ilvl="0" w:tplc="1D1C128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6" w16cid:durableId="644433602">
    <w:abstractNumId w:val="7"/>
    <w:lvlOverride w:ilvl="0">
      <w:lvl w:ilvl="0" w:tplc="1D1C128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7" w16cid:durableId="1107577100">
    <w:abstractNumId w:val="7"/>
    <w:lvlOverride w:ilvl="0">
      <w:lvl w:ilvl="0" w:tplc="1D1C128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8" w16cid:durableId="2050102742">
    <w:abstractNumId w:val="7"/>
    <w:lvlOverride w:ilvl="0">
      <w:lvl w:ilvl="0" w:tplc="1D1C1286">
        <w:start w:val="1"/>
        <w:numFmt w:val="decimal"/>
        <w:lvlText w:val="%1:"/>
        <w:lvlJc w:val="left"/>
        <w:pPr>
          <w:ind w:left="454" w:hanging="33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9" w16cid:durableId="1378318287">
    <w:abstractNumId w:val="7"/>
    <w:lvlOverride w:ilvl="0">
      <w:lvl w:ilvl="0" w:tplc="1D1C1286">
        <w:start w:val="1"/>
        <w:numFmt w:val="decimal"/>
        <w:lvlText w:val="%1:"/>
        <w:lvlJc w:val="left"/>
        <w:pPr>
          <w:ind w:left="1814" w:hanging="169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0" w16cid:durableId="489489874">
    <w:abstractNumId w:val="7"/>
    <w:lvlOverride w:ilvl="0">
      <w:lvl w:ilvl="0" w:tplc="1D1C1286">
        <w:start w:val="1"/>
        <w:numFmt w:val="decimal"/>
        <w:lvlText w:val="%1:"/>
        <w:lvlJc w:val="left"/>
        <w:pPr>
          <w:ind w:left="1134" w:hanging="1014"/>
        </w:pPr>
        <w:rPr>
          <w:rFonts w:hint="eastAsia"/>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1" w16cid:durableId="1440564168">
    <w:abstractNumId w:val="13"/>
  </w:num>
  <w:num w:numId="12" w16cid:durableId="440953864">
    <w:abstractNumId w:val="13"/>
    <w:lvlOverride w:ilvl="0">
      <w:lvl w:ilvl="0" w:tplc="48067C66">
        <w:start w:val="1"/>
        <w:numFmt w:val="decimal"/>
        <w:lvlText w:val="%1:"/>
        <w:lvlJc w:val="left"/>
        <w:pPr>
          <w:ind w:left="794" w:hanging="67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3" w16cid:durableId="271324183">
    <w:abstractNumId w:val="13"/>
    <w:lvlOverride w:ilvl="0">
      <w:lvl w:ilvl="0" w:tplc="48067C66">
        <w:start w:val="1"/>
        <w:numFmt w:val="decimal"/>
        <w:lvlText w:val="%1:"/>
        <w:lvlJc w:val="left"/>
        <w:pPr>
          <w:ind w:left="1134" w:hanging="101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4" w16cid:durableId="1091318030">
    <w:abstractNumId w:val="13"/>
    <w:lvlOverride w:ilvl="0">
      <w:lvl w:ilvl="0" w:tplc="48067C66">
        <w:start w:val="1"/>
        <w:numFmt w:val="decimal"/>
        <w:lvlText w:val="%1:"/>
        <w:lvlJc w:val="left"/>
        <w:pPr>
          <w:ind w:left="1474" w:hanging="135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5" w16cid:durableId="496464559">
    <w:abstractNumId w:val="13"/>
    <w:lvlOverride w:ilvl="0">
      <w:lvl w:ilvl="0" w:tplc="48067C66">
        <w:start w:val="1"/>
        <w:numFmt w:val="decimal"/>
        <w:lvlText w:val="%1:"/>
        <w:lvlJc w:val="left"/>
        <w:pPr>
          <w:ind w:left="1814" w:hanging="1694"/>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6" w16cid:durableId="401609431">
    <w:abstractNumId w:val="9"/>
  </w:num>
  <w:num w:numId="17" w16cid:durableId="801775683">
    <w:abstractNumId w:val="9"/>
    <w:lvlOverride w:ilvl="0">
      <w:lvl w:ilvl="0" w:tplc="431E543E">
        <w:start w:val="1"/>
        <w:numFmt w:val="decimal"/>
        <w:lvlText w:val="%1:"/>
        <w:lvlJc w:val="left"/>
        <w:pPr>
          <w:ind w:left="794" w:hanging="68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8" w16cid:durableId="354311553">
    <w:abstractNumId w:val="9"/>
    <w:lvlOverride w:ilvl="0">
      <w:lvl w:ilvl="0" w:tplc="431E543E">
        <w:start w:val="1"/>
        <w:numFmt w:val="decimal"/>
        <w:lvlText w:val="%1:"/>
        <w:lvlJc w:val="left"/>
        <w:pPr>
          <w:ind w:left="1134" w:hanging="102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19" w16cid:durableId="414477457">
    <w:abstractNumId w:val="9"/>
    <w:lvlOverride w:ilvl="0">
      <w:lvl w:ilvl="0" w:tplc="431E543E">
        <w:start w:val="1"/>
        <w:numFmt w:val="decimal"/>
        <w:lvlText w:val="%1:"/>
        <w:lvlJc w:val="left"/>
        <w:pPr>
          <w:ind w:left="1474" w:hanging="136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0" w16cid:durableId="987248944">
    <w:abstractNumId w:val="9"/>
    <w:lvlOverride w:ilvl="0">
      <w:lvl w:ilvl="0" w:tplc="431E543E">
        <w:start w:val="1"/>
        <w:numFmt w:val="decimal"/>
        <w:lvlText w:val="%1:"/>
        <w:lvlJc w:val="left"/>
        <w:pPr>
          <w:ind w:left="1814" w:hanging="1701"/>
        </w:pPr>
        <w:rPr>
          <w:rFonts w:hint="eastAsia"/>
          <w:b w:val="0"/>
          <w:b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1" w16cid:durableId="1323778826">
    <w:abstractNumId w:val="6"/>
  </w:num>
  <w:num w:numId="22" w16cid:durableId="1721712969">
    <w:abstractNumId w:val="15"/>
  </w:num>
  <w:num w:numId="23" w16cid:durableId="1080298503">
    <w:abstractNumId w:val="4"/>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4" w16cid:durableId="617688537">
    <w:abstractNumId w:val="4"/>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5" w16cid:durableId="1471480160">
    <w:abstractNumId w:val="4"/>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6" w16cid:durableId="285741228">
    <w:abstractNumId w:val="4"/>
    <w:lvlOverride w:ilvl="0">
      <w:lvl w:ilvl="0" w:tplc="60309936">
        <w:start w:val="1"/>
        <w:numFmt w:val="decimal"/>
        <w:lvlText w:val="%1:"/>
        <w:lvlJc w:val="left"/>
        <w:pPr>
          <w:ind w:left="454" w:hanging="33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7" w16cid:durableId="990719392">
    <w:abstractNumId w:val="4"/>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8" w16cid:durableId="1353647062">
    <w:abstractNumId w:val="4"/>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29" w16cid:durableId="1476484332">
    <w:abstractNumId w:val="4"/>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0" w16cid:durableId="1583023976">
    <w:abstractNumId w:val="4"/>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1" w16cid:durableId="2067292024">
    <w:abstractNumId w:val="10"/>
  </w:num>
  <w:num w:numId="32" w16cid:durableId="199973263">
    <w:abstractNumId w:val="10"/>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3" w16cid:durableId="304117685">
    <w:abstractNumId w:val="10"/>
    <w:lvlOverride w:ilvl="0">
      <w:lvl w:ilvl="0" w:tplc="60309936">
        <w:start w:val="1"/>
        <w:numFmt w:val="decimal"/>
        <w:lvlText w:val="%1:"/>
        <w:lvlJc w:val="left"/>
        <w:pPr>
          <w:ind w:left="794" w:hanging="67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4" w16cid:durableId="144052027">
    <w:abstractNumId w:val="10"/>
    <w:lvlOverride w:ilvl="0">
      <w:lvl w:ilvl="0" w:tplc="60309936">
        <w:start w:val="1"/>
        <w:numFmt w:val="decimal"/>
        <w:lvlText w:val="%1:"/>
        <w:lvlJc w:val="left"/>
        <w:pPr>
          <w:ind w:left="1134" w:hanging="101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5" w16cid:durableId="715860314">
    <w:abstractNumId w:val="10"/>
    <w:lvlOverride w:ilvl="0">
      <w:lvl w:ilvl="0" w:tplc="60309936">
        <w:start w:val="1"/>
        <w:numFmt w:val="decimal"/>
        <w:lvlText w:val="%1:"/>
        <w:lvlJc w:val="left"/>
        <w:pPr>
          <w:ind w:left="1474" w:hanging="135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6" w16cid:durableId="1949510202">
    <w:abstractNumId w:val="10"/>
    <w:lvlOverride w:ilvl="0">
      <w:lvl w:ilvl="0" w:tplc="60309936">
        <w:start w:val="1"/>
        <w:numFmt w:val="decimal"/>
        <w:lvlText w:val="%1:"/>
        <w:lvlJc w:val="left"/>
        <w:pPr>
          <w:ind w:left="1814" w:hanging="1694"/>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7" w16cid:durableId="1879589227">
    <w:abstractNumId w:val="10"/>
    <w:lvlOverride w:ilvl="0">
      <w:lvl w:ilvl="0" w:tplc="60309936">
        <w:start w:val="1"/>
        <w:numFmt w:val="decimal"/>
        <w:lvlText w:val="%1:"/>
        <w:lvlJc w:val="left"/>
        <w:pPr>
          <w:ind w:left="2155" w:hanging="203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8" w16cid:durableId="2065640011">
    <w:abstractNumId w:val="10"/>
    <w:lvlOverride w:ilvl="0">
      <w:lvl w:ilvl="0" w:tplc="60309936">
        <w:start w:val="1"/>
        <w:numFmt w:val="decimal"/>
        <w:lvlText w:val="%1:"/>
        <w:lvlJc w:val="left"/>
        <w:pPr>
          <w:ind w:left="2495" w:hanging="237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39" w16cid:durableId="385497934">
    <w:abstractNumId w:val="10"/>
    <w:lvlOverride w:ilvl="0">
      <w:lvl w:ilvl="0" w:tplc="60309936">
        <w:start w:val="1"/>
        <w:numFmt w:val="decimal"/>
        <w:lvlText w:val="%1:"/>
        <w:lvlJc w:val="left"/>
        <w:pPr>
          <w:ind w:left="2835" w:hanging="2715"/>
        </w:pPr>
        <w:rPr>
          <w:rFonts w:hint="eastAsia"/>
          <w:b w:val="0"/>
          <w:bCs w:val="0"/>
          <w:i w:val="0"/>
          <w:iCs w:val="0"/>
        </w:rPr>
      </w:lvl>
    </w:lvlOverride>
    <w:lvlOverride w:ilvl="1">
      <w:lvl w:ilvl="1" w:tplc="04090019" w:tentative="1">
        <w:start w:val="1"/>
        <w:numFmt w:val="lowerLetter"/>
        <w:lvlText w:val="%2)"/>
        <w:lvlJc w:val="left"/>
        <w:pPr>
          <w:ind w:left="840" w:hanging="420"/>
        </w:pPr>
      </w:lvl>
    </w:lvlOverride>
    <w:lvlOverride w:ilvl="2">
      <w:lvl w:ilvl="2" w:tplc="0409001B" w:tentative="1">
        <w:start w:val="1"/>
        <w:numFmt w:val="lowerRoman"/>
        <w:lvlText w:val="%3."/>
        <w:lvlJc w:val="right"/>
        <w:pPr>
          <w:ind w:left="1260" w:hanging="420"/>
        </w:pPr>
      </w:lvl>
    </w:lvlOverride>
    <w:lvlOverride w:ilvl="3">
      <w:lvl w:ilvl="3" w:tplc="0409000F" w:tentative="1">
        <w:start w:val="1"/>
        <w:numFmt w:val="decimal"/>
        <w:lvlText w:val="%4."/>
        <w:lvlJc w:val="left"/>
        <w:pPr>
          <w:ind w:left="1680" w:hanging="420"/>
        </w:pPr>
      </w:lvl>
    </w:lvlOverride>
    <w:lvlOverride w:ilvl="4">
      <w:lvl w:ilvl="4" w:tplc="04090019" w:tentative="1">
        <w:start w:val="1"/>
        <w:numFmt w:val="lowerLetter"/>
        <w:lvlText w:val="%5)"/>
        <w:lvlJc w:val="left"/>
        <w:pPr>
          <w:ind w:left="2100" w:hanging="420"/>
        </w:pPr>
      </w:lvl>
    </w:lvlOverride>
    <w:lvlOverride w:ilvl="5">
      <w:lvl w:ilvl="5" w:tplc="0409001B" w:tentative="1">
        <w:start w:val="1"/>
        <w:numFmt w:val="lowerRoman"/>
        <w:lvlText w:val="%6."/>
        <w:lvlJc w:val="right"/>
        <w:pPr>
          <w:ind w:left="2520" w:hanging="420"/>
        </w:pPr>
      </w:lvl>
    </w:lvlOverride>
    <w:lvlOverride w:ilvl="6">
      <w:lvl w:ilvl="6" w:tplc="0409000F" w:tentative="1">
        <w:start w:val="1"/>
        <w:numFmt w:val="decimal"/>
        <w:lvlText w:val="%7."/>
        <w:lvlJc w:val="left"/>
        <w:pPr>
          <w:ind w:left="2940" w:hanging="420"/>
        </w:pPr>
      </w:lvl>
    </w:lvlOverride>
    <w:lvlOverride w:ilvl="7">
      <w:lvl w:ilvl="7" w:tplc="04090019" w:tentative="1">
        <w:start w:val="1"/>
        <w:numFmt w:val="lowerLetter"/>
        <w:lvlText w:val="%8)"/>
        <w:lvlJc w:val="left"/>
        <w:pPr>
          <w:ind w:left="3360" w:hanging="420"/>
        </w:pPr>
      </w:lvl>
    </w:lvlOverride>
    <w:lvlOverride w:ilvl="8">
      <w:lvl w:ilvl="8" w:tplc="0409001B" w:tentative="1">
        <w:start w:val="1"/>
        <w:numFmt w:val="lowerRoman"/>
        <w:lvlText w:val="%9."/>
        <w:lvlJc w:val="right"/>
        <w:pPr>
          <w:ind w:left="3780" w:hanging="420"/>
        </w:pPr>
      </w:lvl>
    </w:lvlOverride>
  </w:num>
  <w:num w:numId="40" w16cid:durableId="1077744459">
    <w:abstractNumId w:val="11"/>
  </w:num>
  <w:num w:numId="41" w16cid:durableId="1198935661">
    <w:abstractNumId w:val="14"/>
  </w:num>
  <w:num w:numId="42" w16cid:durableId="2048480414">
    <w:abstractNumId w:val="0"/>
  </w:num>
  <w:num w:numId="43" w16cid:durableId="1413159593">
    <w:abstractNumId w:val="5"/>
  </w:num>
  <w:num w:numId="44" w16cid:durableId="1497068311">
    <w:abstractNumId w:val="16"/>
  </w:num>
  <w:num w:numId="45" w16cid:durableId="1031805278">
    <w:abstractNumId w:val="2"/>
  </w:num>
  <w:num w:numId="46" w16cid:durableId="1278098132">
    <w:abstractNumId w:val="1"/>
  </w:num>
  <w:num w:numId="47" w16cid:durableId="42489704">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Zhen Tan">
    <w15:presenceInfo w15:providerId="AD" w15:userId="S-1-5-21-371399076-3047136788-812747186-65797"/>
  </w15:person>
  <w15:person w15:author="Microsoft 帐户">
    <w15:presenceInfo w15:providerId="Windows Live" w15:userId="ce3649319318918b"/>
  </w15:person>
  <w15:person w15:author="zhengliang@csu.edu.cn">
    <w15:presenceInfo w15:providerId="None" w15:userId="zhengliang@csu.edu.cn"/>
  </w15:person>
  <w15:person w15:author="Tan zhen">
    <w15:presenceInfo w15:providerId="Windows Live" w15:userId="cdac4f85e9325219"/>
  </w15:person>
  <w15:person w15:author="bao ji">
    <w15:presenceInfo w15:providerId="Windows Live" w15:userId="95e8388e2b5aa3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607F"/>
    <w:rsid w:val="00000340"/>
    <w:rsid w:val="00000650"/>
    <w:rsid w:val="00000BCF"/>
    <w:rsid w:val="000017B3"/>
    <w:rsid w:val="00001C35"/>
    <w:rsid w:val="00001CFE"/>
    <w:rsid w:val="00001E01"/>
    <w:rsid w:val="00001F8B"/>
    <w:rsid w:val="0000301F"/>
    <w:rsid w:val="00003042"/>
    <w:rsid w:val="000031D5"/>
    <w:rsid w:val="00003890"/>
    <w:rsid w:val="00003DA0"/>
    <w:rsid w:val="00004936"/>
    <w:rsid w:val="00004D36"/>
    <w:rsid w:val="00004E82"/>
    <w:rsid w:val="000052AE"/>
    <w:rsid w:val="000052F2"/>
    <w:rsid w:val="00005453"/>
    <w:rsid w:val="00005772"/>
    <w:rsid w:val="0000586C"/>
    <w:rsid w:val="00005922"/>
    <w:rsid w:val="000059CA"/>
    <w:rsid w:val="00005AEC"/>
    <w:rsid w:val="00005CB4"/>
    <w:rsid w:val="0000629B"/>
    <w:rsid w:val="000065EA"/>
    <w:rsid w:val="000069BF"/>
    <w:rsid w:val="00006B1C"/>
    <w:rsid w:val="00006B89"/>
    <w:rsid w:val="00006EF9"/>
    <w:rsid w:val="000071E8"/>
    <w:rsid w:val="00007229"/>
    <w:rsid w:val="00007FA7"/>
    <w:rsid w:val="000101CC"/>
    <w:rsid w:val="0001051F"/>
    <w:rsid w:val="00010692"/>
    <w:rsid w:val="00011C0C"/>
    <w:rsid w:val="00011C74"/>
    <w:rsid w:val="00011E4A"/>
    <w:rsid w:val="00012296"/>
    <w:rsid w:val="0001249D"/>
    <w:rsid w:val="0001280A"/>
    <w:rsid w:val="00012EE8"/>
    <w:rsid w:val="0001305B"/>
    <w:rsid w:val="000136BC"/>
    <w:rsid w:val="000137F6"/>
    <w:rsid w:val="000139CD"/>
    <w:rsid w:val="00014059"/>
    <w:rsid w:val="0001406A"/>
    <w:rsid w:val="000140CD"/>
    <w:rsid w:val="00014262"/>
    <w:rsid w:val="000149E5"/>
    <w:rsid w:val="00014A74"/>
    <w:rsid w:val="00014C6A"/>
    <w:rsid w:val="00015620"/>
    <w:rsid w:val="00016520"/>
    <w:rsid w:val="00016952"/>
    <w:rsid w:val="00016CA9"/>
    <w:rsid w:val="0001754B"/>
    <w:rsid w:val="00017AF6"/>
    <w:rsid w:val="00017F77"/>
    <w:rsid w:val="0002027E"/>
    <w:rsid w:val="000207FB"/>
    <w:rsid w:val="00020FA0"/>
    <w:rsid w:val="00021B84"/>
    <w:rsid w:val="00021C77"/>
    <w:rsid w:val="00021CA1"/>
    <w:rsid w:val="00022534"/>
    <w:rsid w:val="0002280E"/>
    <w:rsid w:val="000231D6"/>
    <w:rsid w:val="00023721"/>
    <w:rsid w:val="00023748"/>
    <w:rsid w:val="00023F47"/>
    <w:rsid w:val="0002480B"/>
    <w:rsid w:val="000248D6"/>
    <w:rsid w:val="000249E7"/>
    <w:rsid w:val="00026013"/>
    <w:rsid w:val="000266B6"/>
    <w:rsid w:val="0002696C"/>
    <w:rsid w:val="00026A0A"/>
    <w:rsid w:val="00026A3B"/>
    <w:rsid w:val="00026A6B"/>
    <w:rsid w:val="00026FC8"/>
    <w:rsid w:val="00027546"/>
    <w:rsid w:val="000278E8"/>
    <w:rsid w:val="00027C00"/>
    <w:rsid w:val="00027E2A"/>
    <w:rsid w:val="0003063F"/>
    <w:rsid w:val="0003118B"/>
    <w:rsid w:val="000311AB"/>
    <w:rsid w:val="00031750"/>
    <w:rsid w:val="00031804"/>
    <w:rsid w:val="00031E20"/>
    <w:rsid w:val="0003247A"/>
    <w:rsid w:val="00032771"/>
    <w:rsid w:val="0003297A"/>
    <w:rsid w:val="000331FA"/>
    <w:rsid w:val="00034330"/>
    <w:rsid w:val="000349D0"/>
    <w:rsid w:val="00034A99"/>
    <w:rsid w:val="00035DE3"/>
    <w:rsid w:val="0003660E"/>
    <w:rsid w:val="0003684F"/>
    <w:rsid w:val="00036EAE"/>
    <w:rsid w:val="000378E0"/>
    <w:rsid w:val="00037953"/>
    <w:rsid w:val="00037BEF"/>
    <w:rsid w:val="00040363"/>
    <w:rsid w:val="0004048B"/>
    <w:rsid w:val="00040BB8"/>
    <w:rsid w:val="00040E1F"/>
    <w:rsid w:val="000411C8"/>
    <w:rsid w:val="00041270"/>
    <w:rsid w:val="0004129D"/>
    <w:rsid w:val="00041914"/>
    <w:rsid w:val="00041B86"/>
    <w:rsid w:val="00041BBA"/>
    <w:rsid w:val="00041E4E"/>
    <w:rsid w:val="0004218B"/>
    <w:rsid w:val="00043250"/>
    <w:rsid w:val="0004364C"/>
    <w:rsid w:val="00043E51"/>
    <w:rsid w:val="00043E68"/>
    <w:rsid w:val="000441A9"/>
    <w:rsid w:val="000442AA"/>
    <w:rsid w:val="00044B53"/>
    <w:rsid w:val="00044EC3"/>
    <w:rsid w:val="00044FC7"/>
    <w:rsid w:val="000457B7"/>
    <w:rsid w:val="000458C8"/>
    <w:rsid w:val="00045F15"/>
    <w:rsid w:val="00046390"/>
    <w:rsid w:val="00046C1A"/>
    <w:rsid w:val="00046C85"/>
    <w:rsid w:val="00046E03"/>
    <w:rsid w:val="000506AE"/>
    <w:rsid w:val="000507F7"/>
    <w:rsid w:val="000516FC"/>
    <w:rsid w:val="0005241F"/>
    <w:rsid w:val="00052D86"/>
    <w:rsid w:val="000535C5"/>
    <w:rsid w:val="00053659"/>
    <w:rsid w:val="00053DB9"/>
    <w:rsid w:val="0005408A"/>
    <w:rsid w:val="000541DF"/>
    <w:rsid w:val="000549E1"/>
    <w:rsid w:val="0005556D"/>
    <w:rsid w:val="00055DF0"/>
    <w:rsid w:val="000561BC"/>
    <w:rsid w:val="0005640B"/>
    <w:rsid w:val="00056782"/>
    <w:rsid w:val="000568F4"/>
    <w:rsid w:val="000574FC"/>
    <w:rsid w:val="00057981"/>
    <w:rsid w:val="000579B4"/>
    <w:rsid w:val="00057C23"/>
    <w:rsid w:val="00060252"/>
    <w:rsid w:val="000604CF"/>
    <w:rsid w:val="00061703"/>
    <w:rsid w:val="0006198A"/>
    <w:rsid w:val="000619EF"/>
    <w:rsid w:val="00061C52"/>
    <w:rsid w:val="00061D78"/>
    <w:rsid w:val="0006220F"/>
    <w:rsid w:val="0006349A"/>
    <w:rsid w:val="00063777"/>
    <w:rsid w:val="00063AD7"/>
    <w:rsid w:val="00063BC9"/>
    <w:rsid w:val="00063C43"/>
    <w:rsid w:val="00063D6B"/>
    <w:rsid w:val="00063EA3"/>
    <w:rsid w:val="00064FF7"/>
    <w:rsid w:val="00065A7A"/>
    <w:rsid w:val="00065ACC"/>
    <w:rsid w:val="00065D57"/>
    <w:rsid w:val="00065E07"/>
    <w:rsid w:val="00066052"/>
    <w:rsid w:val="00066455"/>
    <w:rsid w:val="000665C2"/>
    <w:rsid w:val="00066FBA"/>
    <w:rsid w:val="00067181"/>
    <w:rsid w:val="00067299"/>
    <w:rsid w:val="00067625"/>
    <w:rsid w:val="000679DD"/>
    <w:rsid w:val="00067F61"/>
    <w:rsid w:val="00070978"/>
    <w:rsid w:val="00070DE0"/>
    <w:rsid w:val="000713F7"/>
    <w:rsid w:val="00071685"/>
    <w:rsid w:val="00071AA7"/>
    <w:rsid w:val="000720E2"/>
    <w:rsid w:val="000728FA"/>
    <w:rsid w:val="00072D76"/>
    <w:rsid w:val="000735E8"/>
    <w:rsid w:val="00073D2D"/>
    <w:rsid w:val="00073E5A"/>
    <w:rsid w:val="00074151"/>
    <w:rsid w:val="00074375"/>
    <w:rsid w:val="00074C52"/>
    <w:rsid w:val="00074DAE"/>
    <w:rsid w:val="00074DC9"/>
    <w:rsid w:val="00075438"/>
    <w:rsid w:val="000757DA"/>
    <w:rsid w:val="00075E49"/>
    <w:rsid w:val="00075F1D"/>
    <w:rsid w:val="00076457"/>
    <w:rsid w:val="00076754"/>
    <w:rsid w:val="000768A4"/>
    <w:rsid w:val="00076BE3"/>
    <w:rsid w:val="00077520"/>
    <w:rsid w:val="00077B41"/>
    <w:rsid w:val="00077F30"/>
    <w:rsid w:val="00080775"/>
    <w:rsid w:val="00080BD1"/>
    <w:rsid w:val="0008111E"/>
    <w:rsid w:val="00081A4B"/>
    <w:rsid w:val="000820E3"/>
    <w:rsid w:val="0008235B"/>
    <w:rsid w:val="000828A3"/>
    <w:rsid w:val="000831F5"/>
    <w:rsid w:val="0008348E"/>
    <w:rsid w:val="00083EC7"/>
    <w:rsid w:val="000843E0"/>
    <w:rsid w:val="0008444D"/>
    <w:rsid w:val="000844C8"/>
    <w:rsid w:val="00084669"/>
    <w:rsid w:val="00084867"/>
    <w:rsid w:val="00084B6A"/>
    <w:rsid w:val="0008503D"/>
    <w:rsid w:val="00085556"/>
    <w:rsid w:val="00085CD5"/>
    <w:rsid w:val="0008601D"/>
    <w:rsid w:val="00086066"/>
    <w:rsid w:val="00087122"/>
    <w:rsid w:val="00087265"/>
    <w:rsid w:val="0008783C"/>
    <w:rsid w:val="00087A0E"/>
    <w:rsid w:val="00087E08"/>
    <w:rsid w:val="0009057E"/>
    <w:rsid w:val="000908A9"/>
    <w:rsid w:val="00091793"/>
    <w:rsid w:val="00091B5E"/>
    <w:rsid w:val="00092086"/>
    <w:rsid w:val="000927F0"/>
    <w:rsid w:val="000936BF"/>
    <w:rsid w:val="00093890"/>
    <w:rsid w:val="000945A3"/>
    <w:rsid w:val="000949AA"/>
    <w:rsid w:val="000950C6"/>
    <w:rsid w:val="000957C1"/>
    <w:rsid w:val="00095B46"/>
    <w:rsid w:val="000963B8"/>
    <w:rsid w:val="0009676C"/>
    <w:rsid w:val="00096A53"/>
    <w:rsid w:val="00096E60"/>
    <w:rsid w:val="000976B4"/>
    <w:rsid w:val="00097863"/>
    <w:rsid w:val="00097932"/>
    <w:rsid w:val="00097982"/>
    <w:rsid w:val="00097D77"/>
    <w:rsid w:val="00097E98"/>
    <w:rsid w:val="000A0238"/>
    <w:rsid w:val="000A05BF"/>
    <w:rsid w:val="000A0781"/>
    <w:rsid w:val="000A0872"/>
    <w:rsid w:val="000A0892"/>
    <w:rsid w:val="000A1091"/>
    <w:rsid w:val="000A1187"/>
    <w:rsid w:val="000A31FF"/>
    <w:rsid w:val="000A32AF"/>
    <w:rsid w:val="000A35E2"/>
    <w:rsid w:val="000A3A00"/>
    <w:rsid w:val="000A3BF0"/>
    <w:rsid w:val="000A3E90"/>
    <w:rsid w:val="000A40DD"/>
    <w:rsid w:val="000A4148"/>
    <w:rsid w:val="000A461C"/>
    <w:rsid w:val="000A4DB7"/>
    <w:rsid w:val="000A53D3"/>
    <w:rsid w:val="000A5AC3"/>
    <w:rsid w:val="000A5CCB"/>
    <w:rsid w:val="000A60B5"/>
    <w:rsid w:val="000A684A"/>
    <w:rsid w:val="000A6FC3"/>
    <w:rsid w:val="000A70C4"/>
    <w:rsid w:val="000A7104"/>
    <w:rsid w:val="000B020B"/>
    <w:rsid w:val="000B0B52"/>
    <w:rsid w:val="000B11E7"/>
    <w:rsid w:val="000B12E3"/>
    <w:rsid w:val="000B13F0"/>
    <w:rsid w:val="000B14A4"/>
    <w:rsid w:val="000B264F"/>
    <w:rsid w:val="000B2B75"/>
    <w:rsid w:val="000B2F84"/>
    <w:rsid w:val="000B327C"/>
    <w:rsid w:val="000B3BE4"/>
    <w:rsid w:val="000B3C2B"/>
    <w:rsid w:val="000B3CF6"/>
    <w:rsid w:val="000B4381"/>
    <w:rsid w:val="000B4390"/>
    <w:rsid w:val="000B452E"/>
    <w:rsid w:val="000B47AA"/>
    <w:rsid w:val="000B4A2C"/>
    <w:rsid w:val="000B4F2F"/>
    <w:rsid w:val="000B54BD"/>
    <w:rsid w:val="000B597F"/>
    <w:rsid w:val="000B7C87"/>
    <w:rsid w:val="000C1193"/>
    <w:rsid w:val="000C11CC"/>
    <w:rsid w:val="000C12B8"/>
    <w:rsid w:val="000C14E2"/>
    <w:rsid w:val="000C178E"/>
    <w:rsid w:val="000C1889"/>
    <w:rsid w:val="000C1C39"/>
    <w:rsid w:val="000C1E54"/>
    <w:rsid w:val="000C21F5"/>
    <w:rsid w:val="000C2255"/>
    <w:rsid w:val="000C2402"/>
    <w:rsid w:val="000C2C46"/>
    <w:rsid w:val="000C2CBB"/>
    <w:rsid w:val="000C3027"/>
    <w:rsid w:val="000C35BC"/>
    <w:rsid w:val="000C35D3"/>
    <w:rsid w:val="000C3660"/>
    <w:rsid w:val="000C3B37"/>
    <w:rsid w:val="000C4285"/>
    <w:rsid w:val="000C45A2"/>
    <w:rsid w:val="000C4A71"/>
    <w:rsid w:val="000C4AE9"/>
    <w:rsid w:val="000C5617"/>
    <w:rsid w:val="000C5E33"/>
    <w:rsid w:val="000C60CC"/>
    <w:rsid w:val="000C61D9"/>
    <w:rsid w:val="000C6234"/>
    <w:rsid w:val="000C62C5"/>
    <w:rsid w:val="000C62E4"/>
    <w:rsid w:val="000C641F"/>
    <w:rsid w:val="000C6EF2"/>
    <w:rsid w:val="000C7252"/>
    <w:rsid w:val="000C7B9C"/>
    <w:rsid w:val="000D0078"/>
    <w:rsid w:val="000D0111"/>
    <w:rsid w:val="000D075E"/>
    <w:rsid w:val="000D0839"/>
    <w:rsid w:val="000D0B8C"/>
    <w:rsid w:val="000D12BB"/>
    <w:rsid w:val="000D15AD"/>
    <w:rsid w:val="000D1F99"/>
    <w:rsid w:val="000D22F8"/>
    <w:rsid w:val="000D271D"/>
    <w:rsid w:val="000D29E1"/>
    <w:rsid w:val="000D2AD0"/>
    <w:rsid w:val="000D2C1E"/>
    <w:rsid w:val="000D3058"/>
    <w:rsid w:val="000D36B7"/>
    <w:rsid w:val="000D372E"/>
    <w:rsid w:val="000D41D7"/>
    <w:rsid w:val="000D5049"/>
    <w:rsid w:val="000D50FB"/>
    <w:rsid w:val="000D5156"/>
    <w:rsid w:val="000D5411"/>
    <w:rsid w:val="000D5508"/>
    <w:rsid w:val="000D561C"/>
    <w:rsid w:val="000D5630"/>
    <w:rsid w:val="000D5AE7"/>
    <w:rsid w:val="000D5BFB"/>
    <w:rsid w:val="000D5D49"/>
    <w:rsid w:val="000D6430"/>
    <w:rsid w:val="000D6CA5"/>
    <w:rsid w:val="000D6D0E"/>
    <w:rsid w:val="000D70AD"/>
    <w:rsid w:val="000D71C9"/>
    <w:rsid w:val="000D71F5"/>
    <w:rsid w:val="000D7667"/>
    <w:rsid w:val="000D7A90"/>
    <w:rsid w:val="000D7C92"/>
    <w:rsid w:val="000E065A"/>
    <w:rsid w:val="000E0CE9"/>
    <w:rsid w:val="000E0D3F"/>
    <w:rsid w:val="000E2151"/>
    <w:rsid w:val="000E22B9"/>
    <w:rsid w:val="000E27BE"/>
    <w:rsid w:val="000E2B1A"/>
    <w:rsid w:val="000E2B87"/>
    <w:rsid w:val="000E2FE5"/>
    <w:rsid w:val="000E3163"/>
    <w:rsid w:val="000E37DA"/>
    <w:rsid w:val="000E37E3"/>
    <w:rsid w:val="000E40B6"/>
    <w:rsid w:val="000E4D6F"/>
    <w:rsid w:val="000E51C3"/>
    <w:rsid w:val="000E52D9"/>
    <w:rsid w:val="000E5330"/>
    <w:rsid w:val="000E5B3A"/>
    <w:rsid w:val="000E6034"/>
    <w:rsid w:val="000E6220"/>
    <w:rsid w:val="000E695D"/>
    <w:rsid w:val="000E7189"/>
    <w:rsid w:val="000E7311"/>
    <w:rsid w:val="000E791A"/>
    <w:rsid w:val="000F00F0"/>
    <w:rsid w:val="000F0811"/>
    <w:rsid w:val="000F0BBE"/>
    <w:rsid w:val="000F0DFA"/>
    <w:rsid w:val="000F0DFE"/>
    <w:rsid w:val="000F1B2D"/>
    <w:rsid w:val="000F1D90"/>
    <w:rsid w:val="000F232C"/>
    <w:rsid w:val="000F2478"/>
    <w:rsid w:val="000F26BC"/>
    <w:rsid w:val="000F309B"/>
    <w:rsid w:val="000F30D1"/>
    <w:rsid w:val="000F3123"/>
    <w:rsid w:val="000F3B6D"/>
    <w:rsid w:val="000F4277"/>
    <w:rsid w:val="000F42A4"/>
    <w:rsid w:val="000F4C1C"/>
    <w:rsid w:val="000F50AF"/>
    <w:rsid w:val="000F50C1"/>
    <w:rsid w:val="000F6063"/>
    <w:rsid w:val="000F607D"/>
    <w:rsid w:val="000F6145"/>
    <w:rsid w:val="000F6791"/>
    <w:rsid w:val="000F6891"/>
    <w:rsid w:val="000F69EC"/>
    <w:rsid w:val="000F6D1F"/>
    <w:rsid w:val="000F6DD3"/>
    <w:rsid w:val="000F70BE"/>
    <w:rsid w:val="000F71F8"/>
    <w:rsid w:val="000F731B"/>
    <w:rsid w:val="000F7D45"/>
    <w:rsid w:val="000F7F3D"/>
    <w:rsid w:val="001003C2"/>
    <w:rsid w:val="0010063C"/>
    <w:rsid w:val="00100C6C"/>
    <w:rsid w:val="0010119A"/>
    <w:rsid w:val="00101AB0"/>
    <w:rsid w:val="00101B27"/>
    <w:rsid w:val="00102006"/>
    <w:rsid w:val="00102112"/>
    <w:rsid w:val="00102544"/>
    <w:rsid w:val="001029C8"/>
    <w:rsid w:val="00102D92"/>
    <w:rsid w:val="0010302E"/>
    <w:rsid w:val="001030A8"/>
    <w:rsid w:val="00103AB6"/>
    <w:rsid w:val="0010427F"/>
    <w:rsid w:val="00104823"/>
    <w:rsid w:val="0010539D"/>
    <w:rsid w:val="001053E8"/>
    <w:rsid w:val="00105ADA"/>
    <w:rsid w:val="001062A3"/>
    <w:rsid w:val="001069A1"/>
    <w:rsid w:val="00106CE6"/>
    <w:rsid w:val="00106ECC"/>
    <w:rsid w:val="00107236"/>
    <w:rsid w:val="00107EC1"/>
    <w:rsid w:val="00107EDB"/>
    <w:rsid w:val="00110CBA"/>
    <w:rsid w:val="00110F4D"/>
    <w:rsid w:val="00111984"/>
    <w:rsid w:val="00111B73"/>
    <w:rsid w:val="00111C3A"/>
    <w:rsid w:val="00111CEF"/>
    <w:rsid w:val="00111F07"/>
    <w:rsid w:val="0011204B"/>
    <w:rsid w:val="001127C3"/>
    <w:rsid w:val="00112AD8"/>
    <w:rsid w:val="00112B41"/>
    <w:rsid w:val="00112EAC"/>
    <w:rsid w:val="00113972"/>
    <w:rsid w:val="0011490F"/>
    <w:rsid w:val="0011502A"/>
    <w:rsid w:val="0011551F"/>
    <w:rsid w:val="0011584E"/>
    <w:rsid w:val="00116D6C"/>
    <w:rsid w:val="00116E7C"/>
    <w:rsid w:val="00117088"/>
    <w:rsid w:val="00117357"/>
    <w:rsid w:val="001173CE"/>
    <w:rsid w:val="00117846"/>
    <w:rsid w:val="00117D31"/>
    <w:rsid w:val="00117D9C"/>
    <w:rsid w:val="00117ED4"/>
    <w:rsid w:val="00117FBD"/>
    <w:rsid w:val="001204B2"/>
    <w:rsid w:val="0012065F"/>
    <w:rsid w:val="00120804"/>
    <w:rsid w:val="001208AD"/>
    <w:rsid w:val="00121307"/>
    <w:rsid w:val="001222B7"/>
    <w:rsid w:val="00122910"/>
    <w:rsid w:val="00122F2A"/>
    <w:rsid w:val="00123CE8"/>
    <w:rsid w:val="00124176"/>
    <w:rsid w:val="00125167"/>
    <w:rsid w:val="00125495"/>
    <w:rsid w:val="0012558E"/>
    <w:rsid w:val="00125601"/>
    <w:rsid w:val="001260A3"/>
    <w:rsid w:val="001265BB"/>
    <w:rsid w:val="001265DE"/>
    <w:rsid w:val="00126AA8"/>
    <w:rsid w:val="00126CFA"/>
    <w:rsid w:val="00126DFA"/>
    <w:rsid w:val="001272BA"/>
    <w:rsid w:val="0012782D"/>
    <w:rsid w:val="00127B6D"/>
    <w:rsid w:val="00127BD6"/>
    <w:rsid w:val="00131413"/>
    <w:rsid w:val="0013172D"/>
    <w:rsid w:val="001318A4"/>
    <w:rsid w:val="00131987"/>
    <w:rsid w:val="00132BD2"/>
    <w:rsid w:val="00132D31"/>
    <w:rsid w:val="00132F4D"/>
    <w:rsid w:val="001333D8"/>
    <w:rsid w:val="0013360A"/>
    <w:rsid w:val="001344CB"/>
    <w:rsid w:val="00135208"/>
    <w:rsid w:val="00135C71"/>
    <w:rsid w:val="001361DD"/>
    <w:rsid w:val="00136333"/>
    <w:rsid w:val="0013643E"/>
    <w:rsid w:val="00136FA1"/>
    <w:rsid w:val="00137295"/>
    <w:rsid w:val="0014014D"/>
    <w:rsid w:val="00140F3B"/>
    <w:rsid w:val="00141542"/>
    <w:rsid w:val="00141EF8"/>
    <w:rsid w:val="00142622"/>
    <w:rsid w:val="00142F21"/>
    <w:rsid w:val="0014312C"/>
    <w:rsid w:val="00143A14"/>
    <w:rsid w:val="001440E1"/>
    <w:rsid w:val="0014529C"/>
    <w:rsid w:val="001458A3"/>
    <w:rsid w:val="00145E54"/>
    <w:rsid w:val="00146095"/>
    <w:rsid w:val="00146702"/>
    <w:rsid w:val="00146764"/>
    <w:rsid w:val="0014693E"/>
    <w:rsid w:val="001469AA"/>
    <w:rsid w:val="00146E65"/>
    <w:rsid w:val="001470FE"/>
    <w:rsid w:val="00147A6C"/>
    <w:rsid w:val="00147AB9"/>
    <w:rsid w:val="00147D17"/>
    <w:rsid w:val="00147DE1"/>
    <w:rsid w:val="001501CE"/>
    <w:rsid w:val="00150AD6"/>
    <w:rsid w:val="00150C78"/>
    <w:rsid w:val="00151B80"/>
    <w:rsid w:val="00152610"/>
    <w:rsid w:val="001527E4"/>
    <w:rsid w:val="00152902"/>
    <w:rsid w:val="001532AF"/>
    <w:rsid w:val="00153592"/>
    <w:rsid w:val="00154320"/>
    <w:rsid w:val="0015445C"/>
    <w:rsid w:val="001546CC"/>
    <w:rsid w:val="00154821"/>
    <w:rsid w:val="00154D49"/>
    <w:rsid w:val="001552A2"/>
    <w:rsid w:val="00155F91"/>
    <w:rsid w:val="001562FF"/>
    <w:rsid w:val="00156381"/>
    <w:rsid w:val="001563F0"/>
    <w:rsid w:val="001566E9"/>
    <w:rsid w:val="001567D7"/>
    <w:rsid w:val="00156935"/>
    <w:rsid w:val="00156937"/>
    <w:rsid w:val="00156EA7"/>
    <w:rsid w:val="00157E19"/>
    <w:rsid w:val="00160388"/>
    <w:rsid w:val="00160611"/>
    <w:rsid w:val="00160D0A"/>
    <w:rsid w:val="00161187"/>
    <w:rsid w:val="00161317"/>
    <w:rsid w:val="0016182D"/>
    <w:rsid w:val="00162162"/>
    <w:rsid w:val="0016242C"/>
    <w:rsid w:val="0016284C"/>
    <w:rsid w:val="00162974"/>
    <w:rsid w:val="00162CDA"/>
    <w:rsid w:val="00162D7E"/>
    <w:rsid w:val="00162E91"/>
    <w:rsid w:val="0016323B"/>
    <w:rsid w:val="00163259"/>
    <w:rsid w:val="0016358D"/>
    <w:rsid w:val="001639A5"/>
    <w:rsid w:val="001643C5"/>
    <w:rsid w:val="0016457E"/>
    <w:rsid w:val="001649AD"/>
    <w:rsid w:val="001649F7"/>
    <w:rsid w:val="00164B2B"/>
    <w:rsid w:val="00164D50"/>
    <w:rsid w:val="0016513E"/>
    <w:rsid w:val="00165F33"/>
    <w:rsid w:val="001661CD"/>
    <w:rsid w:val="0016653B"/>
    <w:rsid w:val="00166BCD"/>
    <w:rsid w:val="00166CA3"/>
    <w:rsid w:val="00166E11"/>
    <w:rsid w:val="00167177"/>
    <w:rsid w:val="00167220"/>
    <w:rsid w:val="001677B3"/>
    <w:rsid w:val="001677DF"/>
    <w:rsid w:val="00167D63"/>
    <w:rsid w:val="00167FC0"/>
    <w:rsid w:val="0017054E"/>
    <w:rsid w:val="00170ACE"/>
    <w:rsid w:val="00170EA1"/>
    <w:rsid w:val="00171496"/>
    <w:rsid w:val="00171563"/>
    <w:rsid w:val="001716A7"/>
    <w:rsid w:val="00171834"/>
    <w:rsid w:val="00171895"/>
    <w:rsid w:val="0017191A"/>
    <w:rsid w:val="00171C9A"/>
    <w:rsid w:val="00171D36"/>
    <w:rsid w:val="001723E9"/>
    <w:rsid w:val="0017240E"/>
    <w:rsid w:val="0017264B"/>
    <w:rsid w:val="001729EF"/>
    <w:rsid w:val="00172A96"/>
    <w:rsid w:val="001731D4"/>
    <w:rsid w:val="00173653"/>
    <w:rsid w:val="001736D3"/>
    <w:rsid w:val="0017413B"/>
    <w:rsid w:val="00174437"/>
    <w:rsid w:val="00174984"/>
    <w:rsid w:val="00174AD6"/>
    <w:rsid w:val="00174DDB"/>
    <w:rsid w:val="0017507B"/>
    <w:rsid w:val="00175D19"/>
    <w:rsid w:val="00175DB8"/>
    <w:rsid w:val="00175EF5"/>
    <w:rsid w:val="00176B30"/>
    <w:rsid w:val="00176BF7"/>
    <w:rsid w:val="00176E3B"/>
    <w:rsid w:val="001776EF"/>
    <w:rsid w:val="00180AF6"/>
    <w:rsid w:val="001815EB"/>
    <w:rsid w:val="00181A92"/>
    <w:rsid w:val="00182129"/>
    <w:rsid w:val="001824EA"/>
    <w:rsid w:val="001826A6"/>
    <w:rsid w:val="00182E26"/>
    <w:rsid w:val="00183000"/>
    <w:rsid w:val="0018330F"/>
    <w:rsid w:val="00183E30"/>
    <w:rsid w:val="00183E9B"/>
    <w:rsid w:val="001840AF"/>
    <w:rsid w:val="00184211"/>
    <w:rsid w:val="001842A6"/>
    <w:rsid w:val="001847A8"/>
    <w:rsid w:val="00185236"/>
    <w:rsid w:val="001853D4"/>
    <w:rsid w:val="00186652"/>
    <w:rsid w:val="00186B7E"/>
    <w:rsid w:val="0018703C"/>
    <w:rsid w:val="00187464"/>
    <w:rsid w:val="00187D13"/>
    <w:rsid w:val="001904AC"/>
    <w:rsid w:val="0019109B"/>
    <w:rsid w:val="00191594"/>
    <w:rsid w:val="00191B2B"/>
    <w:rsid w:val="00191B3A"/>
    <w:rsid w:val="001921FB"/>
    <w:rsid w:val="00192341"/>
    <w:rsid w:val="001925DB"/>
    <w:rsid w:val="00192ED0"/>
    <w:rsid w:val="00192F7F"/>
    <w:rsid w:val="00193175"/>
    <w:rsid w:val="001931CC"/>
    <w:rsid w:val="00193E6F"/>
    <w:rsid w:val="00194126"/>
    <w:rsid w:val="00194619"/>
    <w:rsid w:val="001946AD"/>
    <w:rsid w:val="00194B05"/>
    <w:rsid w:val="001953BA"/>
    <w:rsid w:val="001956B5"/>
    <w:rsid w:val="00195904"/>
    <w:rsid w:val="001962AA"/>
    <w:rsid w:val="0019646A"/>
    <w:rsid w:val="0019655C"/>
    <w:rsid w:val="001966D7"/>
    <w:rsid w:val="001966DC"/>
    <w:rsid w:val="0019687E"/>
    <w:rsid w:val="00197263"/>
    <w:rsid w:val="00197D25"/>
    <w:rsid w:val="001A031A"/>
    <w:rsid w:val="001A0756"/>
    <w:rsid w:val="001A0B07"/>
    <w:rsid w:val="001A0BDC"/>
    <w:rsid w:val="001A0FDD"/>
    <w:rsid w:val="001A1708"/>
    <w:rsid w:val="001A17AD"/>
    <w:rsid w:val="001A1ABB"/>
    <w:rsid w:val="001A1D67"/>
    <w:rsid w:val="001A2299"/>
    <w:rsid w:val="001A2379"/>
    <w:rsid w:val="001A29FD"/>
    <w:rsid w:val="001A3234"/>
    <w:rsid w:val="001A33F6"/>
    <w:rsid w:val="001A473A"/>
    <w:rsid w:val="001A4B06"/>
    <w:rsid w:val="001A4EFD"/>
    <w:rsid w:val="001A55A0"/>
    <w:rsid w:val="001A5888"/>
    <w:rsid w:val="001A5FAE"/>
    <w:rsid w:val="001A61DC"/>
    <w:rsid w:val="001A6378"/>
    <w:rsid w:val="001A6420"/>
    <w:rsid w:val="001A7325"/>
    <w:rsid w:val="001A7856"/>
    <w:rsid w:val="001A7AAD"/>
    <w:rsid w:val="001B035E"/>
    <w:rsid w:val="001B0465"/>
    <w:rsid w:val="001B04A4"/>
    <w:rsid w:val="001B0C52"/>
    <w:rsid w:val="001B0D93"/>
    <w:rsid w:val="001B1164"/>
    <w:rsid w:val="001B125F"/>
    <w:rsid w:val="001B12D4"/>
    <w:rsid w:val="001B18FF"/>
    <w:rsid w:val="001B2569"/>
    <w:rsid w:val="001B2691"/>
    <w:rsid w:val="001B349F"/>
    <w:rsid w:val="001B358F"/>
    <w:rsid w:val="001B374E"/>
    <w:rsid w:val="001B4093"/>
    <w:rsid w:val="001B4B3C"/>
    <w:rsid w:val="001B4E09"/>
    <w:rsid w:val="001B5008"/>
    <w:rsid w:val="001B5E68"/>
    <w:rsid w:val="001B69BA"/>
    <w:rsid w:val="001B6C9B"/>
    <w:rsid w:val="001B6CC2"/>
    <w:rsid w:val="001B6E75"/>
    <w:rsid w:val="001B7694"/>
    <w:rsid w:val="001C07F2"/>
    <w:rsid w:val="001C0813"/>
    <w:rsid w:val="001C148F"/>
    <w:rsid w:val="001C17A6"/>
    <w:rsid w:val="001C1D90"/>
    <w:rsid w:val="001C1ED1"/>
    <w:rsid w:val="001C2417"/>
    <w:rsid w:val="001C288C"/>
    <w:rsid w:val="001C2FFA"/>
    <w:rsid w:val="001C3065"/>
    <w:rsid w:val="001C3319"/>
    <w:rsid w:val="001C38B2"/>
    <w:rsid w:val="001C39EF"/>
    <w:rsid w:val="001C3E77"/>
    <w:rsid w:val="001C4A26"/>
    <w:rsid w:val="001C4C38"/>
    <w:rsid w:val="001C4F06"/>
    <w:rsid w:val="001C5011"/>
    <w:rsid w:val="001C5511"/>
    <w:rsid w:val="001C59E9"/>
    <w:rsid w:val="001C5A76"/>
    <w:rsid w:val="001C66CE"/>
    <w:rsid w:val="001C68A2"/>
    <w:rsid w:val="001C697D"/>
    <w:rsid w:val="001C7253"/>
    <w:rsid w:val="001C74A8"/>
    <w:rsid w:val="001C7682"/>
    <w:rsid w:val="001C7990"/>
    <w:rsid w:val="001C79A7"/>
    <w:rsid w:val="001C7A06"/>
    <w:rsid w:val="001C7E6D"/>
    <w:rsid w:val="001D026A"/>
    <w:rsid w:val="001D04F1"/>
    <w:rsid w:val="001D0AAB"/>
    <w:rsid w:val="001D0FC9"/>
    <w:rsid w:val="001D1DD8"/>
    <w:rsid w:val="001D1E00"/>
    <w:rsid w:val="001D1E4A"/>
    <w:rsid w:val="001D213F"/>
    <w:rsid w:val="001D2147"/>
    <w:rsid w:val="001D2AA6"/>
    <w:rsid w:val="001D2DD2"/>
    <w:rsid w:val="001D31D8"/>
    <w:rsid w:val="001D3A32"/>
    <w:rsid w:val="001D3D22"/>
    <w:rsid w:val="001D4425"/>
    <w:rsid w:val="001D4E97"/>
    <w:rsid w:val="001D62FE"/>
    <w:rsid w:val="001D65BE"/>
    <w:rsid w:val="001D680F"/>
    <w:rsid w:val="001D6B15"/>
    <w:rsid w:val="001D6F0D"/>
    <w:rsid w:val="001E0DD1"/>
    <w:rsid w:val="001E0E84"/>
    <w:rsid w:val="001E0EA0"/>
    <w:rsid w:val="001E1098"/>
    <w:rsid w:val="001E1524"/>
    <w:rsid w:val="001E16AB"/>
    <w:rsid w:val="001E1D0E"/>
    <w:rsid w:val="001E2556"/>
    <w:rsid w:val="001E261B"/>
    <w:rsid w:val="001E270F"/>
    <w:rsid w:val="001E2871"/>
    <w:rsid w:val="001E2ABC"/>
    <w:rsid w:val="001E3013"/>
    <w:rsid w:val="001E37F0"/>
    <w:rsid w:val="001E4644"/>
    <w:rsid w:val="001E4828"/>
    <w:rsid w:val="001E4954"/>
    <w:rsid w:val="001E4E4A"/>
    <w:rsid w:val="001E4F08"/>
    <w:rsid w:val="001E5122"/>
    <w:rsid w:val="001E5FFF"/>
    <w:rsid w:val="001E641F"/>
    <w:rsid w:val="001E68D2"/>
    <w:rsid w:val="001E68ED"/>
    <w:rsid w:val="001E6AD5"/>
    <w:rsid w:val="001E6D2F"/>
    <w:rsid w:val="001E7738"/>
    <w:rsid w:val="001E79F5"/>
    <w:rsid w:val="001E7C3C"/>
    <w:rsid w:val="001E7CB2"/>
    <w:rsid w:val="001F106B"/>
    <w:rsid w:val="001F1214"/>
    <w:rsid w:val="001F1738"/>
    <w:rsid w:val="001F177D"/>
    <w:rsid w:val="001F1C28"/>
    <w:rsid w:val="001F1F55"/>
    <w:rsid w:val="001F2086"/>
    <w:rsid w:val="001F22D7"/>
    <w:rsid w:val="001F27EF"/>
    <w:rsid w:val="001F33A8"/>
    <w:rsid w:val="001F38C6"/>
    <w:rsid w:val="001F4080"/>
    <w:rsid w:val="001F49BA"/>
    <w:rsid w:val="001F5988"/>
    <w:rsid w:val="001F5E81"/>
    <w:rsid w:val="001F607F"/>
    <w:rsid w:val="001F689D"/>
    <w:rsid w:val="001F6A04"/>
    <w:rsid w:val="001F74AF"/>
    <w:rsid w:val="001F77D5"/>
    <w:rsid w:val="001F7F1D"/>
    <w:rsid w:val="002000D2"/>
    <w:rsid w:val="002006E0"/>
    <w:rsid w:val="0020087F"/>
    <w:rsid w:val="00200C13"/>
    <w:rsid w:val="00201218"/>
    <w:rsid w:val="002016C8"/>
    <w:rsid w:val="00201898"/>
    <w:rsid w:val="00201B10"/>
    <w:rsid w:val="00201D2B"/>
    <w:rsid w:val="00201EE3"/>
    <w:rsid w:val="002025EE"/>
    <w:rsid w:val="002028E3"/>
    <w:rsid w:val="00202DBA"/>
    <w:rsid w:val="00203435"/>
    <w:rsid w:val="0020355E"/>
    <w:rsid w:val="00203CE7"/>
    <w:rsid w:val="0020484E"/>
    <w:rsid w:val="00204AAC"/>
    <w:rsid w:val="00204E61"/>
    <w:rsid w:val="0020512F"/>
    <w:rsid w:val="00205644"/>
    <w:rsid w:val="00205B4E"/>
    <w:rsid w:val="00206395"/>
    <w:rsid w:val="00206923"/>
    <w:rsid w:val="0020798F"/>
    <w:rsid w:val="002103E0"/>
    <w:rsid w:val="002104E1"/>
    <w:rsid w:val="00210A77"/>
    <w:rsid w:val="00211467"/>
    <w:rsid w:val="00211B72"/>
    <w:rsid w:val="00212312"/>
    <w:rsid w:val="002123E9"/>
    <w:rsid w:val="00212556"/>
    <w:rsid w:val="0021281D"/>
    <w:rsid w:val="00212EE5"/>
    <w:rsid w:val="00212F87"/>
    <w:rsid w:val="0021370B"/>
    <w:rsid w:val="00213949"/>
    <w:rsid w:val="00213F0B"/>
    <w:rsid w:val="0021421D"/>
    <w:rsid w:val="00214416"/>
    <w:rsid w:val="00214442"/>
    <w:rsid w:val="00215B08"/>
    <w:rsid w:val="00215B62"/>
    <w:rsid w:val="00215BE5"/>
    <w:rsid w:val="0021657B"/>
    <w:rsid w:val="00216D60"/>
    <w:rsid w:val="00216FBD"/>
    <w:rsid w:val="002173C0"/>
    <w:rsid w:val="002178DF"/>
    <w:rsid w:val="002179CB"/>
    <w:rsid w:val="00217BE2"/>
    <w:rsid w:val="00220513"/>
    <w:rsid w:val="00220750"/>
    <w:rsid w:val="00220B1F"/>
    <w:rsid w:val="002217F2"/>
    <w:rsid w:val="00221A4F"/>
    <w:rsid w:val="00221FC3"/>
    <w:rsid w:val="00222137"/>
    <w:rsid w:val="00222425"/>
    <w:rsid w:val="002226CB"/>
    <w:rsid w:val="00222816"/>
    <w:rsid w:val="00222A45"/>
    <w:rsid w:val="002233C7"/>
    <w:rsid w:val="00223ADC"/>
    <w:rsid w:val="00224629"/>
    <w:rsid w:val="00224A2F"/>
    <w:rsid w:val="00224B8C"/>
    <w:rsid w:val="00224CD7"/>
    <w:rsid w:val="00224E7C"/>
    <w:rsid w:val="0022526B"/>
    <w:rsid w:val="00225DAB"/>
    <w:rsid w:val="00225E58"/>
    <w:rsid w:val="00226A4E"/>
    <w:rsid w:val="00227F75"/>
    <w:rsid w:val="002300FE"/>
    <w:rsid w:val="0023030A"/>
    <w:rsid w:val="00230436"/>
    <w:rsid w:val="002308B0"/>
    <w:rsid w:val="00230969"/>
    <w:rsid w:val="00230CF4"/>
    <w:rsid w:val="00230D3D"/>
    <w:rsid w:val="00231194"/>
    <w:rsid w:val="00231583"/>
    <w:rsid w:val="00231C31"/>
    <w:rsid w:val="00231FE9"/>
    <w:rsid w:val="002328C9"/>
    <w:rsid w:val="00232BB1"/>
    <w:rsid w:val="0023345A"/>
    <w:rsid w:val="00233809"/>
    <w:rsid w:val="00233B4C"/>
    <w:rsid w:val="00233BCB"/>
    <w:rsid w:val="00234641"/>
    <w:rsid w:val="00234C68"/>
    <w:rsid w:val="002352A5"/>
    <w:rsid w:val="00235431"/>
    <w:rsid w:val="002358F2"/>
    <w:rsid w:val="002362C1"/>
    <w:rsid w:val="00236316"/>
    <w:rsid w:val="00236788"/>
    <w:rsid w:val="00236D64"/>
    <w:rsid w:val="002373AC"/>
    <w:rsid w:val="002374E9"/>
    <w:rsid w:val="00237E2C"/>
    <w:rsid w:val="002401B9"/>
    <w:rsid w:val="002410B2"/>
    <w:rsid w:val="00241280"/>
    <w:rsid w:val="0024222C"/>
    <w:rsid w:val="00242250"/>
    <w:rsid w:val="00242E19"/>
    <w:rsid w:val="00243136"/>
    <w:rsid w:val="00243643"/>
    <w:rsid w:val="00243916"/>
    <w:rsid w:val="00244D58"/>
    <w:rsid w:val="00244FC9"/>
    <w:rsid w:val="0024569F"/>
    <w:rsid w:val="00246102"/>
    <w:rsid w:val="00246144"/>
    <w:rsid w:val="00246971"/>
    <w:rsid w:val="00246AE7"/>
    <w:rsid w:val="00246D4E"/>
    <w:rsid w:val="00246F40"/>
    <w:rsid w:val="002473D4"/>
    <w:rsid w:val="00247A7C"/>
    <w:rsid w:val="00247EC5"/>
    <w:rsid w:val="002506C9"/>
    <w:rsid w:val="00250F1E"/>
    <w:rsid w:val="002513E3"/>
    <w:rsid w:val="002515A7"/>
    <w:rsid w:val="00251799"/>
    <w:rsid w:val="002522FE"/>
    <w:rsid w:val="002525AD"/>
    <w:rsid w:val="0025278E"/>
    <w:rsid w:val="00252AC6"/>
    <w:rsid w:val="00252C68"/>
    <w:rsid w:val="00253026"/>
    <w:rsid w:val="0025315A"/>
    <w:rsid w:val="002533BF"/>
    <w:rsid w:val="002536A2"/>
    <w:rsid w:val="00253A30"/>
    <w:rsid w:val="00253A37"/>
    <w:rsid w:val="00253FC2"/>
    <w:rsid w:val="00254047"/>
    <w:rsid w:val="00254249"/>
    <w:rsid w:val="00254692"/>
    <w:rsid w:val="002551A1"/>
    <w:rsid w:val="00255876"/>
    <w:rsid w:val="00255B2B"/>
    <w:rsid w:val="00255FD8"/>
    <w:rsid w:val="002563AE"/>
    <w:rsid w:val="00256CC8"/>
    <w:rsid w:val="00256E10"/>
    <w:rsid w:val="00256F32"/>
    <w:rsid w:val="00257164"/>
    <w:rsid w:val="002575A2"/>
    <w:rsid w:val="002576D2"/>
    <w:rsid w:val="002578E8"/>
    <w:rsid w:val="002601DB"/>
    <w:rsid w:val="0026038C"/>
    <w:rsid w:val="002606E1"/>
    <w:rsid w:val="00260E02"/>
    <w:rsid w:val="002613FD"/>
    <w:rsid w:val="00261498"/>
    <w:rsid w:val="00262295"/>
    <w:rsid w:val="00262968"/>
    <w:rsid w:val="00262B86"/>
    <w:rsid w:val="00263072"/>
    <w:rsid w:val="002637B6"/>
    <w:rsid w:val="00263C11"/>
    <w:rsid w:val="0026415B"/>
    <w:rsid w:val="002645ED"/>
    <w:rsid w:val="00264A7A"/>
    <w:rsid w:val="00264DD4"/>
    <w:rsid w:val="0026513F"/>
    <w:rsid w:val="002659CE"/>
    <w:rsid w:val="00265AB5"/>
    <w:rsid w:val="002660D5"/>
    <w:rsid w:val="00266EF2"/>
    <w:rsid w:val="00267D39"/>
    <w:rsid w:val="00267D6A"/>
    <w:rsid w:val="00267FEC"/>
    <w:rsid w:val="002705FC"/>
    <w:rsid w:val="00270827"/>
    <w:rsid w:val="0027111B"/>
    <w:rsid w:val="00271395"/>
    <w:rsid w:val="0027173F"/>
    <w:rsid w:val="002718AF"/>
    <w:rsid w:val="00272E3E"/>
    <w:rsid w:val="002736B7"/>
    <w:rsid w:val="0027383D"/>
    <w:rsid w:val="002743E6"/>
    <w:rsid w:val="0027494E"/>
    <w:rsid w:val="00275386"/>
    <w:rsid w:val="0027578A"/>
    <w:rsid w:val="0027583D"/>
    <w:rsid w:val="0027678A"/>
    <w:rsid w:val="00276DFA"/>
    <w:rsid w:val="0027706F"/>
    <w:rsid w:val="00277D10"/>
    <w:rsid w:val="00277D4B"/>
    <w:rsid w:val="00277DD4"/>
    <w:rsid w:val="00280239"/>
    <w:rsid w:val="00280248"/>
    <w:rsid w:val="00280385"/>
    <w:rsid w:val="0028039B"/>
    <w:rsid w:val="00281A32"/>
    <w:rsid w:val="00281A8D"/>
    <w:rsid w:val="00282258"/>
    <w:rsid w:val="00282E1D"/>
    <w:rsid w:val="002832A6"/>
    <w:rsid w:val="00283FFC"/>
    <w:rsid w:val="00284E23"/>
    <w:rsid w:val="002855C1"/>
    <w:rsid w:val="002857AD"/>
    <w:rsid w:val="00285C30"/>
    <w:rsid w:val="00285D87"/>
    <w:rsid w:val="0028651E"/>
    <w:rsid w:val="00286BF4"/>
    <w:rsid w:val="00286F0F"/>
    <w:rsid w:val="00287933"/>
    <w:rsid w:val="0028795C"/>
    <w:rsid w:val="00287FF9"/>
    <w:rsid w:val="0029050E"/>
    <w:rsid w:val="002909D3"/>
    <w:rsid w:val="00290A13"/>
    <w:rsid w:val="00290A90"/>
    <w:rsid w:val="00291114"/>
    <w:rsid w:val="00291240"/>
    <w:rsid w:val="002914EE"/>
    <w:rsid w:val="00292294"/>
    <w:rsid w:val="00292602"/>
    <w:rsid w:val="002935BB"/>
    <w:rsid w:val="00293713"/>
    <w:rsid w:val="00293B50"/>
    <w:rsid w:val="0029430D"/>
    <w:rsid w:val="002951A9"/>
    <w:rsid w:val="002951E0"/>
    <w:rsid w:val="002951EE"/>
    <w:rsid w:val="002953C6"/>
    <w:rsid w:val="002953C9"/>
    <w:rsid w:val="0029549D"/>
    <w:rsid w:val="002954B2"/>
    <w:rsid w:val="00295BC7"/>
    <w:rsid w:val="00296612"/>
    <w:rsid w:val="00297A90"/>
    <w:rsid w:val="00297B1E"/>
    <w:rsid w:val="002A0364"/>
    <w:rsid w:val="002A0369"/>
    <w:rsid w:val="002A0417"/>
    <w:rsid w:val="002A05B0"/>
    <w:rsid w:val="002A06CE"/>
    <w:rsid w:val="002A0A7D"/>
    <w:rsid w:val="002A0AEB"/>
    <w:rsid w:val="002A12AE"/>
    <w:rsid w:val="002A2839"/>
    <w:rsid w:val="002A2AB8"/>
    <w:rsid w:val="002A2C0D"/>
    <w:rsid w:val="002A312E"/>
    <w:rsid w:val="002A369F"/>
    <w:rsid w:val="002A3719"/>
    <w:rsid w:val="002A3D51"/>
    <w:rsid w:val="002A3E3B"/>
    <w:rsid w:val="002A40A0"/>
    <w:rsid w:val="002A461B"/>
    <w:rsid w:val="002A4FCF"/>
    <w:rsid w:val="002A64F6"/>
    <w:rsid w:val="002B03C4"/>
    <w:rsid w:val="002B0AD2"/>
    <w:rsid w:val="002B0DD3"/>
    <w:rsid w:val="002B0F11"/>
    <w:rsid w:val="002B118D"/>
    <w:rsid w:val="002B20BC"/>
    <w:rsid w:val="002B2AC3"/>
    <w:rsid w:val="002B2C1D"/>
    <w:rsid w:val="002B30AC"/>
    <w:rsid w:val="002B3E77"/>
    <w:rsid w:val="002B3FEF"/>
    <w:rsid w:val="002B4646"/>
    <w:rsid w:val="002B4697"/>
    <w:rsid w:val="002B4BA7"/>
    <w:rsid w:val="002B4BFD"/>
    <w:rsid w:val="002B55D4"/>
    <w:rsid w:val="002B5ABD"/>
    <w:rsid w:val="002B5D11"/>
    <w:rsid w:val="002B5F5C"/>
    <w:rsid w:val="002B6673"/>
    <w:rsid w:val="002B6C9C"/>
    <w:rsid w:val="002B71BC"/>
    <w:rsid w:val="002B78D4"/>
    <w:rsid w:val="002B7BCD"/>
    <w:rsid w:val="002C043E"/>
    <w:rsid w:val="002C0979"/>
    <w:rsid w:val="002C0B51"/>
    <w:rsid w:val="002C1D5C"/>
    <w:rsid w:val="002C2C16"/>
    <w:rsid w:val="002C2D23"/>
    <w:rsid w:val="002C30B3"/>
    <w:rsid w:val="002C3638"/>
    <w:rsid w:val="002C3E36"/>
    <w:rsid w:val="002C3ECC"/>
    <w:rsid w:val="002C456F"/>
    <w:rsid w:val="002C48DD"/>
    <w:rsid w:val="002C4A10"/>
    <w:rsid w:val="002C51E4"/>
    <w:rsid w:val="002C55CE"/>
    <w:rsid w:val="002C5CAA"/>
    <w:rsid w:val="002C5F08"/>
    <w:rsid w:val="002C7204"/>
    <w:rsid w:val="002C7A39"/>
    <w:rsid w:val="002C7D3B"/>
    <w:rsid w:val="002D0494"/>
    <w:rsid w:val="002D0696"/>
    <w:rsid w:val="002D0CF4"/>
    <w:rsid w:val="002D1544"/>
    <w:rsid w:val="002D163C"/>
    <w:rsid w:val="002D24D6"/>
    <w:rsid w:val="002D2A08"/>
    <w:rsid w:val="002D304E"/>
    <w:rsid w:val="002D355C"/>
    <w:rsid w:val="002D3ED8"/>
    <w:rsid w:val="002D3F0D"/>
    <w:rsid w:val="002D4140"/>
    <w:rsid w:val="002D445A"/>
    <w:rsid w:val="002D452D"/>
    <w:rsid w:val="002D4706"/>
    <w:rsid w:val="002D4809"/>
    <w:rsid w:val="002D4AF8"/>
    <w:rsid w:val="002D4BC0"/>
    <w:rsid w:val="002D6020"/>
    <w:rsid w:val="002D63D9"/>
    <w:rsid w:val="002D6724"/>
    <w:rsid w:val="002D6D2E"/>
    <w:rsid w:val="002D7596"/>
    <w:rsid w:val="002D7606"/>
    <w:rsid w:val="002D7C44"/>
    <w:rsid w:val="002E09BD"/>
    <w:rsid w:val="002E0FF2"/>
    <w:rsid w:val="002E120F"/>
    <w:rsid w:val="002E1B47"/>
    <w:rsid w:val="002E1F03"/>
    <w:rsid w:val="002E239B"/>
    <w:rsid w:val="002E2978"/>
    <w:rsid w:val="002E2AF8"/>
    <w:rsid w:val="002E347B"/>
    <w:rsid w:val="002E3741"/>
    <w:rsid w:val="002E3A01"/>
    <w:rsid w:val="002E4751"/>
    <w:rsid w:val="002E4CB8"/>
    <w:rsid w:val="002E5734"/>
    <w:rsid w:val="002E599E"/>
    <w:rsid w:val="002E5A75"/>
    <w:rsid w:val="002E5C24"/>
    <w:rsid w:val="002E5C3D"/>
    <w:rsid w:val="002E5DC8"/>
    <w:rsid w:val="002E646C"/>
    <w:rsid w:val="002E653A"/>
    <w:rsid w:val="002E666E"/>
    <w:rsid w:val="002E6D3A"/>
    <w:rsid w:val="002E6D61"/>
    <w:rsid w:val="002E6D9A"/>
    <w:rsid w:val="002E76DD"/>
    <w:rsid w:val="002E7BD5"/>
    <w:rsid w:val="002E7F00"/>
    <w:rsid w:val="002F0C03"/>
    <w:rsid w:val="002F0D57"/>
    <w:rsid w:val="002F0D73"/>
    <w:rsid w:val="002F166E"/>
    <w:rsid w:val="002F1674"/>
    <w:rsid w:val="002F1722"/>
    <w:rsid w:val="002F1884"/>
    <w:rsid w:val="002F1948"/>
    <w:rsid w:val="002F1A25"/>
    <w:rsid w:val="002F1CDB"/>
    <w:rsid w:val="002F1DDE"/>
    <w:rsid w:val="002F2029"/>
    <w:rsid w:val="002F2362"/>
    <w:rsid w:val="002F2892"/>
    <w:rsid w:val="002F2A44"/>
    <w:rsid w:val="002F2A51"/>
    <w:rsid w:val="002F321E"/>
    <w:rsid w:val="002F3355"/>
    <w:rsid w:val="002F3374"/>
    <w:rsid w:val="002F3521"/>
    <w:rsid w:val="002F364F"/>
    <w:rsid w:val="002F4465"/>
    <w:rsid w:val="002F45F9"/>
    <w:rsid w:val="002F491B"/>
    <w:rsid w:val="002F497A"/>
    <w:rsid w:val="002F4B4C"/>
    <w:rsid w:val="002F4F93"/>
    <w:rsid w:val="002F50B2"/>
    <w:rsid w:val="002F526E"/>
    <w:rsid w:val="002F567A"/>
    <w:rsid w:val="002F57D7"/>
    <w:rsid w:val="002F5E09"/>
    <w:rsid w:val="002F62E8"/>
    <w:rsid w:val="002F6452"/>
    <w:rsid w:val="002F69D5"/>
    <w:rsid w:val="002F71BC"/>
    <w:rsid w:val="002F77F8"/>
    <w:rsid w:val="002F7B4A"/>
    <w:rsid w:val="002F7D6C"/>
    <w:rsid w:val="002F7E63"/>
    <w:rsid w:val="002F7EC5"/>
    <w:rsid w:val="00300355"/>
    <w:rsid w:val="00300A80"/>
    <w:rsid w:val="003012F1"/>
    <w:rsid w:val="00301D20"/>
    <w:rsid w:val="0030227B"/>
    <w:rsid w:val="00302283"/>
    <w:rsid w:val="00302487"/>
    <w:rsid w:val="00302BD3"/>
    <w:rsid w:val="00302E74"/>
    <w:rsid w:val="003039BB"/>
    <w:rsid w:val="00303B02"/>
    <w:rsid w:val="00304258"/>
    <w:rsid w:val="003043C5"/>
    <w:rsid w:val="00304C2A"/>
    <w:rsid w:val="00305531"/>
    <w:rsid w:val="003058FD"/>
    <w:rsid w:val="00305C87"/>
    <w:rsid w:val="00305CAA"/>
    <w:rsid w:val="00305FE1"/>
    <w:rsid w:val="003062FC"/>
    <w:rsid w:val="0030680D"/>
    <w:rsid w:val="00306C33"/>
    <w:rsid w:val="00306E40"/>
    <w:rsid w:val="00306F1D"/>
    <w:rsid w:val="00307D19"/>
    <w:rsid w:val="00307F35"/>
    <w:rsid w:val="003100CE"/>
    <w:rsid w:val="00310BCB"/>
    <w:rsid w:val="00310D7B"/>
    <w:rsid w:val="003117B4"/>
    <w:rsid w:val="00311868"/>
    <w:rsid w:val="00311B0A"/>
    <w:rsid w:val="00311C2B"/>
    <w:rsid w:val="00313042"/>
    <w:rsid w:val="003130D6"/>
    <w:rsid w:val="003131D0"/>
    <w:rsid w:val="003144E2"/>
    <w:rsid w:val="00314CB8"/>
    <w:rsid w:val="00314E78"/>
    <w:rsid w:val="0031519E"/>
    <w:rsid w:val="003153DD"/>
    <w:rsid w:val="00315783"/>
    <w:rsid w:val="00315B59"/>
    <w:rsid w:val="00316375"/>
    <w:rsid w:val="003163D3"/>
    <w:rsid w:val="00316C7C"/>
    <w:rsid w:val="00316CEB"/>
    <w:rsid w:val="00316CF1"/>
    <w:rsid w:val="0031745A"/>
    <w:rsid w:val="003175E0"/>
    <w:rsid w:val="003202E0"/>
    <w:rsid w:val="003207EC"/>
    <w:rsid w:val="0032179D"/>
    <w:rsid w:val="00321874"/>
    <w:rsid w:val="003218E7"/>
    <w:rsid w:val="00322494"/>
    <w:rsid w:val="0032312D"/>
    <w:rsid w:val="00323773"/>
    <w:rsid w:val="003238E7"/>
    <w:rsid w:val="00323FEE"/>
    <w:rsid w:val="00324657"/>
    <w:rsid w:val="00324E52"/>
    <w:rsid w:val="00325158"/>
    <w:rsid w:val="003255F3"/>
    <w:rsid w:val="0032585E"/>
    <w:rsid w:val="00326919"/>
    <w:rsid w:val="00326B25"/>
    <w:rsid w:val="00326EDE"/>
    <w:rsid w:val="00326EF9"/>
    <w:rsid w:val="003308F7"/>
    <w:rsid w:val="00330BD0"/>
    <w:rsid w:val="00331523"/>
    <w:rsid w:val="003317BB"/>
    <w:rsid w:val="0033244A"/>
    <w:rsid w:val="003324AC"/>
    <w:rsid w:val="0033254F"/>
    <w:rsid w:val="00332850"/>
    <w:rsid w:val="003334DD"/>
    <w:rsid w:val="00333AE3"/>
    <w:rsid w:val="00333AF6"/>
    <w:rsid w:val="003343DA"/>
    <w:rsid w:val="00334915"/>
    <w:rsid w:val="00334A2B"/>
    <w:rsid w:val="00334D8A"/>
    <w:rsid w:val="003354EF"/>
    <w:rsid w:val="00335B53"/>
    <w:rsid w:val="00335E0F"/>
    <w:rsid w:val="00335E78"/>
    <w:rsid w:val="00336078"/>
    <w:rsid w:val="00336491"/>
    <w:rsid w:val="00336B92"/>
    <w:rsid w:val="00336D6B"/>
    <w:rsid w:val="00337534"/>
    <w:rsid w:val="0033784A"/>
    <w:rsid w:val="003378C6"/>
    <w:rsid w:val="0034003C"/>
    <w:rsid w:val="00340867"/>
    <w:rsid w:val="003415C1"/>
    <w:rsid w:val="003419C8"/>
    <w:rsid w:val="00341A2C"/>
    <w:rsid w:val="00342196"/>
    <w:rsid w:val="003425D5"/>
    <w:rsid w:val="00342939"/>
    <w:rsid w:val="00342F3B"/>
    <w:rsid w:val="0034308D"/>
    <w:rsid w:val="00343DF4"/>
    <w:rsid w:val="00343F12"/>
    <w:rsid w:val="00344278"/>
    <w:rsid w:val="003442F6"/>
    <w:rsid w:val="00344428"/>
    <w:rsid w:val="0034471C"/>
    <w:rsid w:val="003447C1"/>
    <w:rsid w:val="003453F0"/>
    <w:rsid w:val="003454BB"/>
    <w:rsid w:val="00345541"/>
    <w:rsid w:val="00345D6B"/>
    <w:rsid w:val="00345DE7"/>
    <w:rsid w:val="00346273"/>
    <w:rsid w:val="00346374"/>
    <w:rsid w:val="00346711"/>
    <w:rsid w:val="0034680B"/>
    <w:rsid w:val="00346AA4"/>
    <w:rsid w:val="00347C54"/>
    <w:rsid w:val="00347E51"/>
    <w:rsid w:val="00347F7D"/>
    <w:rsid w:val="003503B4"/>
    <w:rsid w:val="00350623"/>
    <w:rsid w:val="0035076D"/>
    <w:rsid w:val="0035080C"/>
    <w:rsid w:val="0035106A"/>
    <w:rsid w:val="0035116C"/>
    <w:rsid w:val="003516BC"/>
    <w:rsid w:val="00351C79"/>
    <w:rsid w:val="00352573"/>
    <w:rsid w:val="0035270C"/>
    <w:rsid w:val="00352750"/>
    <w:rsid w:val="00352AF2"/>
    <w:rsid w:val="00352D4E"/>
    <w:rsid w:val="00353AB1"/>
    <w:rsid w:val="003541C9"/>
    <w:rsid w:val="0035431A"/>
    <w:rsid w:val="00354487"/>
    <w:rsid w:val="003547C6"/>
    <w:rsid w:val="0035486A"/>
    <w:rsid w:val="00354EB8"/>
    <w:rsid w:val="003550F2"/>
    <w:rsid w:val="00355B63"/>
    <w:rsid w:val="00355C8F"/>
    <w:rsid w:val="00356024"/>
    <w:rsid w:val="00356128"/>
    <w:rsid w:val="00356D22"/>
    <w:rsid w:val="003570C4"/>
    <w:rsid w:val="003570F4"/>
    <w:rsid w:val="00357253"/>
    <w:rsid w:val="003573E4"/>
    <w:rsid w:val="00357ABC"/>
    <w:rsid w:val="00357AF9"/>
    <w:rsid w:val="00357DAA"/>
    <w:rsid w:val="00357E64"/>
    <w:rsid w:val="00360641"/>
    <w:rsid w:val="003608DA"/>
    <w:rsid w:val="00360FE2"/>
    <w:rsid w:val="00361335"/>
    <w:rsid w:val="003616BE"/>
    <w:rsid w:val="00361EB0"/>
    <w:rsid w:val="00362044"/>
    <w:rsid w:val="0036253A"/>
    <w:rsid w:val="003626EC"/>
    <w:rsid w:val="003628F9"/>
    <w:rsid w:val="00362A03"/>
    <w:rsid w:val="00363046"/>
    <w:rsid w:val="003634D9"/>
    <w:rsid w:val="003636DF"/>
    <w:rsid w:val="00363AA0"/>
    <w:rsid w:val="00364809"/>
    <w:rsid w:val="00364DF8"/>
    <w:rsid w:val="00364FCB"/>
    <w:rsid w:val="00365173"/>
    <w:rsid w:val="00365255"/>
    <w:rsid w:val="00365647"/>
    <w:rsid w:val="003659BB"/>
    <w:rsid w:val="00365BE5"/>
    <w:rsid w:val="00365C6D"/>
    <w:rsid w:val="00366085"/>
    <w:rsid w:val="003666A2"/>
    <w:rsid w:val="00366B79"/>
    <w:rsid w:val="00367085"/>
    <w:rsid w:val="003670BA"/>
    <w:rsid w:val="003675C8"/>
    <w:rsid w:val="003675CE"/>
    <w:rsid w:val="003677E0"/>
    <w:rsid w:val="00367856"/>
    <w:rsid w:val="00367B8B"/>
    <w:rsid w:val="00367E03"/>
    <w:rsid w:val="003704E5"/>
    <w:rsid w:val="00370707"/>
    <w:rsid w:val="003707F9"/>
    <w:rsid w:val="00370808"/>
    <w:rsid w:val="00370A94"/>
    <w:rsid w:val="003715BF"/>
    <w:rsid w:val="00371C33"/>
    <w:rsid w:val="00372AC0"/>
    <w:rsid w:val="00372ECB"/>
    <w:rsid w:val="003730D8"/>
    <w:rsid w:val="00373367"/>
    <w:rsid w:val="00373445"/>
    <w:rsid w:val="00373516"/>
    <w:rsid w:val="00374329"/>
    <w:rsid w:val="00374B96"/>
    <w:rsid w:val="0037509A"/>
    <w:rsid w:val="003753D6"/>
    <w:rsid w:val="003757BA"/>
    <w:rsid w:val="00375C6D"/>
    <w:rsid w:val="00375E77"/>
    <w:rsid w:val="0037649D"/>
    <w:rsid w:val="00376EAF"/>
    <w:rsid w:val="00376FE9"/>
    <w:rsid w:val="003775B8"/>
    <w:rsid w:val="003805CB"/>
    <w:rsid w:val="003805EA"/>
    <w:rsid w:val="00380A1F"/>
    <w:rsid w:val="00380E11"/>
    <w:rsid w:val="00380EFA"/>
    <w:rsid w:val="00381243"/>
    <w:rsid w:val="00381347"/>
    <w:rsid w:val="00381A9F"/>
    <w:rsid w:val="00381AED"/>
    <w:rsid w:val="00381E00"/>
    <w:rsid w:val="003822DB"/>
    <w:rsid w:val="00382718"/>
    <w:rsid w:val="00382771"/>
    <w:rsid w:val="003827BF"/>
    <w:rsid w:val="00382B25"/>
    <w:rsid w:val="00382DE8"/>
    <w:rsid w:val="00383A9C"/>
    <w:rsid w:val="00383C3A"/>
    <w:rsid w:val="00384A41"/>
    <w:rsid w:val="00384CC8"/>
    <w:rsid w:val="00384DAE"/>
    <w:rsid w:val="00385576"/>
    <w:rsid w:val="0038579D"/>
    <w:rsid w:val="00385DB7"/>
    <w:rsid w:val="00386015"/>
    <w:rsid w:val="00387363"/>
    <w:rsid w:val="00387F1F"/>
    <w:rsid w:val="00390C22"/>
    <w:rsid w:val="00390D14"/>
    <w:rsid w:val="003911CE"/>
    <w:rsid w:val="0039138E"/>
    <w:rsid w:val="00391444"/>
    <w:rsid w:val="003917CE"/>
    <w:rsid w:val="0039216C"/>
    <w:rsid w:val="003923B1"/>
    <w:rsid w:val="0039293D"/>
    <w:rsid w:val="0039354F"/>
    <w:rsid w:val="003942A1"/>
    <w:rsid w:val="003945B1"/>
    <w:rsid w:val="00394A1B"/>
    <w:rsid w:val="00394B57"/>
    <w:rsid w:val="00394E80"/>
    <w:rsid w:val="00396392"/>
    <w:rsid w:val="003967F0"/>
    <w:rsid w:val="003972F2"/>
    <w:rsid w:val="00397444"/>
    <w:rsid w:val="003975FA"/>
    <w:rsid w:val="0039761F"/>
    <w:rsid w:val="00397B67"/>
    <w:rsid w:val="00397EB6"/>
    <w:rsid w:val="003A0FEC"/>
    <w:rsid w:val="003A1281"/>
    <w:rsid w:val="003A15DC"/>
    <w:rsid w:val="003A1E45"/>
    <w:rsid w:val="003A24A3"/>
    <w:rsid w:val="003A29DB"/>
    <w:rsid w:val="003A2BBD"/>
    <w:rsid w:val="003A2E01"/>
    <w:rsid w:val="003A2F82"/>
    <w:rsid w:val="003A34C9"/>
    <w:rsid w:val="003A3921"/>
    <w:rsid w:val="003A3AC8"/>
    <w:rsid w:val="003A41F9"/>
    <w:rsid w:val="003A443D"/>
    <w:rsid w:val="003A46BA"/>
    <w:rsid w:val="003A47D0"/>
    <w:rsid w:val="003A4BEC"/>
    <w:rsid w:val="003A4E57"/>
    <w:rsid w:val="003A53A5"/>
    <w:rsid w:val="003A5444"/>
    <w:rsid w:val="003A5B5A"/>
    <w:rsid w:val="003A600E"/>
    <w:rsid w:val="003A69E7"/>
    <w:rsid w:val="003A6CF0"/>
    <w:rsid w:val="003A7330"/>
    <w:rsid w:val="003A7D9C"/>
    <w:rsid w:val="003A7E1A"/>
    <w:rsid w:val="003B0AE4"/>
    <w:rsid w:val="003B0B9F"/>
    <w:rsid w:val="003B0C4E"/>
    <w:rsid w:val="003B0F15"/>
    <w:rsid w:val="003B1186"/>
    <w:rsid w:val="003B161A"/>
    <w:rsid w:val="003B1623"/>
    <w:rsid w:val="003B1659"/>
    <w:rsid w:val="003B1A74"/>
    <w:rsid w:val="003B1BF6"/>
    <w:rsid w:val="003B21FD"/>
    <w:rsid w:val="003B2396"/>
    <w:rsid w:val="003B31FA"/>
    <w:rsid w:val="003B3B1C"/>
    <w:rsid w:val="003B42FA"/>
    <w:rsid w:val="003B50E5"/>
    <w:rsid w:val="003B54FD"/>
    <w:rsid w:val="003B553C"/>
    <w:rsid w:val="003B56F1"/>
    <w:rsid w:val="003B57CE"/>
    <w:rsid w:val="003B6124"/>
    <w:rsid w:val="003B61F3"/>
    <w:rsid w:val="003B630F"/>
    <w:rsid w:val="003B6CB5"/>
    <w:rsid w:val="003B79B4"/>
    <w:rsid w:val="003B79E4"/>
    <w:rsid w:val="003B7A1F"/>
    <w:rsid w:val="003C081F"/>
    <w:rsid w:val="003C1647"/>
    <w:rsid w:val="003C17CB"/>
    <w:rsid w:val="003C1D74"/>
    <w:rsid w:val="003C2C71"/>
    <w:rsid w:val="003C2D48"/>
    <w:rsid w:val="003C2FA7"/>
    <w:rsid w:val="003C3453"/>
    <w:rsid w:val="003C3A8C"/>
    <w:rsid w:val="003C3CFD"/>
    <w:rsid w:val="003C3E12"/>
    <w:rsid w:val="003C438B"/>
    <w:rsid w:val="003C4D5F"/>
    <w:rsid w:val="003C519B"/>
    <w:rsid w:val="003C51BE"/>
    <w:rsid w:val="003C551F"/>
    <w:rsid w:val="003C5677"/>
    <w:rsid w:val="003C5832"/>
    <w:rsid w:val="003C633F"/>
    <w:rsid w:val="003C6443"/>
    <w:rsid w:val="003C669D"/>
    <w:rsid w:val="003C6B86"/>
    <w:rsid w:val="003C7DFA"/>
    <w:rsid w:val="003C7F48"/>
    <w:rsid w:val="003D0496"/>
    <w:rsid w:val="003D0747"/>
    <w:rsid w:val="003D08D0"/>
    <w:rsid w:val="003D0BA7"/>
    <w:rsid w:val="003D0C89"/>
    <w:rsid w:val="003D191E"/>
    <w:rsid w:val="003D266C"/>
    <w:rsid w:val="003D2EC8"/>
    <w:rsid w:val="003D2F62"/>
    <w:rsid w:val="003D2FB4"/>
    <w:rsid w:val="003D3347"/>
    <w:rsid w:val="003D38B5"/>
    <w:rsid w:val="003D3DDB"/>
    <w:rsid w:val="003D4752"/>
    <w:rsid w:val="003D483A"/>
    <w:rsid w:val="003D494F"/>
    <w:rsid w:val="003D5181"/>
    <w:rsid w:val="003D51D5"/>
    <w:rsid w:val="003D5778"/>
    <w:rsid w:val="003D5B7F"/>
    <w:rsid w:val="003D5C06"/>
    <w:rsid w:val="003D62F4"/>
    <w:rsid w:val="003D6327"/>
    <w:rsid w:val="003D690D"/>
    <w:rsid w:val="003D6A96"/>
    <w:rsid w:val="003D6C9C"/>
    <w:rsid w:val="003D6E21"/>
    <w:rsid w:val="003D7135"/>
    <w:rsid w:val="003D7172"/>
    <w:rsid w:val="003D7330"/>
    <w:rsid w:val="003D74D9"/>
    <w:rsid w:val="003E0035"/>
    <w:rsid w:val="003E037F"/>
    <w:rsid w:val="003E0722"/>
    <w:rsid w:val="003E0A37"/>
    <w:rsid w:val="003E0CF3"/>
    <w:rsid w:val="003E0E61"/>
    <w:rsid w:val="003E111F"/>
    <w:rsid w:val="003E138A"/>
    <w:rsid w:val="003E148D"/>
    <w:rsid w:val="003E14AC"/>
    <w:rsid w:val="003E1710"/>
    <w:rsid w:val="003E1788"/>
    <w:rsid w:val="003E2458"/>
    <w:rsid w:val="003E26DC"/>
    <w:rsid w:val="003E2864"/>
    <w:rsid w:val="003E31F8"/>
    <w:rsid w:val="003E3328"/>
    <w:rsid w:val="003E3391"/>
    <w:rsid w:val="003E339D"/>
    <w:rsid w:val="003E3E47"/>
    <w:rsid w:val="003E44B7"/>
    <w:rsid w:val="003E4AEF"/>
    <w:rsid w:val="003E4D76"/>
    <w:rsid w:val="003E4DAC"/>
    <w:rsid w:val="003E4EB2"/>
    <w:rsid w:val="003E4EB7"/>
    <w:rsid w:val="003E5C10"/>
    <w:rsid w:val="003E60B3"/>
    <w:rsid w:val="003E6764"/>
    <w:rsid w:val="003E6B25"/>
    <w:rsid w:val="003E751D"/>
    <w:rsid w:val="003E7576"/>
    <w:rsid w:val="003E7F46"/>
    <w:rsid w:val="003F076C"/>
    <w:rsid w:val="003F0989"/>
    <w:rsid w:val="003F0F0D"/>
    <w:rsid w:val="003F125D"/>
    <w:rsid w:val="003F1402"/>
    <w:rsid w:val="003F15D3"/>
    <w:rsid w:val="003F1EF8"/>
    <w:rsid w:val="003F282C"/>
    <w:rsid w:val="003F2C6E"/>
    <w:rsid w:val="003F2FB1"/>
    <w:rsid w:val="003F3273"/>
    <w:rsid w:val="003F45EA"/>
    <w:rsid w:val="003F46C9"/>
    <w:rsid w:val="003F480D"/>
    <w:rsid w:val="003F49D9"/>
    <w:rsid w:val="003F4C40"/>
    <w:rsid w:val="003F4DCC"/>
    <w:rsid w:val="003F5C2C"/>
    <w:rsid w:val="003F6B80"/>
    <w:rsid w:val="003F7033"/>
    <w:rsid w:val="003F7D8B"/>
    <w:rsid w:val="003F7DB3"/>
    <w:rsid w:val="003F7F36"/>
    <w:rsid w:val="00401972"/>
    <w:rsid w:val="0040198C"/>
    <w:rsid w:val="0040281C"/>
    <w:rsid w:val="00402EC2"/>
    <w:rsid w:val="00402FB5"/>
    <w:rsid w:val="00403025"/>
    <w:rsid w:val="00403449"/>
    <w:rsid w:val="004037EF"/>
    <w:rsid w:val="00404A08"/>
    <w:rsid w:val="00404C31"/>
    <w:rsid w:val="00404D9E"/>
    <w:rsid w:val="00405358"/>
    <w:rsid w:val="00405890"/>
    <w:rsid w:val="00405BD9"/>
    <w:rsid w:val="00406100"/>
    <w:rsid w:val="004061BF"/>
    <w:rsid w:val="004066C0"/>
    <w:rsid w:val="00407635"/>
    <w:rsid w:val="004076CF"/>
    <w:rsid w:val="00410419"/>
    <w:rsid w:val="004115C0"/>
    <w:rsid w:val="004116B4"/>
    <w:rsid w:val="00411B22"/>
    <w:rsid w:val="00412C41"/>
    <w:rsid w:val="00412C9B"/>
    <w:rsid w:val="004131A3"/>
    <w:rsid w:val="00413251"/>
    <w:rsid w:val="004134FE"/>
    <w:rsid w:val="00413970"/>
    <w:rsid w:val="00413E97"/>
    <w:rsid w:val="004141F0"/>
    <w:rsid w:val="00414F57"/>
    <w:rsid w:val="00415088"/>
    <w:rsid w:val="00415973"/>
    <w:rsid w:val="00415B02"/>
    <w:rsid w:val="004167C1"/>
    <w:rsid w:val="0041683E"/>
    <w:rsid w:val="00416E83"/>
    <w:rsid w:val="004170F7"/>
    <w:rsid w:val="00417229"/>
    <w:rsid w:val="00417758"/>
    <w:rsid w:val="00417AD2"/>
    <w:rsid w:val="00417D6E"/>
    <w:rsid w:val="00420113"/>
    <w:rsid w:val="0042093B"/>
    <w:rsid w:val="00420C33"/>
    <w:rsid w:val="004212CE"/>
    <w:rsid w:val="0042138E"/>
    <w:rsid w:val="00421419"/>
    <w:rsid w:val="004214C3"/>
    <w:rsid w:val="00421692"/>
    <w:rsid w:val="004221C5"/>
    <w:rsid w:val="0042221F"/>
    <w:rsid w:val="00422F04"/>
    <w:rsid w:val="004232B1"/>
    <w:rsid w:val="004233E2"/>
    <w:rsid w:val="004234E7"/>
    <w:rsid w:val="004236E0"/>
    <w:rsid w:val="0042379B"/>
    <w:rsid w:val="00424798"/>
    <w:rsid w:val="00426069"/>
    <w:rsid w:val="004269F3"/>
    <w:rsid w:val="00426E8E"/>
    <w:rsid w:val="004272EC"/>
    <w:rsid w:val="00427CD4"/>
    <w:rsid w:val="0043040B"/>
    <w:rsid w:val="00430D75"/>
    <w:rsid w:val="004313B3"/>
    <w:rsid w:val="00431478"/>
    <w:rsid w:val="00431B60"/>
    <w:rsid w:val="00431CD6"/>
    <w:rsid w:val="00432304"/>
    <w:rsid w:val="00432B4B"/>
    <w:rsid w:val="00432D7D"/>
    <w:rsid w:val="00433161"/>
    <w:rsid w:val="004338C2"/>
    <w:rsid w:val="004342D6"/>
    <w:rsid w:val="00434488"/>
    <w:rsid w:val="004348C6"/>
    <w:rsid w:val="00434A74"/>
    <w:rsid w:val="00434B36"/>
    <w:rsid w:val="0043533E"/>
    <w:rsid w:val="00435467"/>
    <w:rsid w:val="004363D9"/>
    <w:rsid w:val="004365D2"/>
    <w:rsid w:val="004368BC"/>
    <w:rsid w:val="004368EC"/>
    <w:rsid w:val="00436950"/>
    <w:rsid w:val="00436C15"/>
    <w:rsid w:val="0043757C"/>
    <w:rsid w:val="0043771D"/>
    <w:rsid w:val="004379C3"/>
    <w:rsid w:val="004379E5"/>
    <w:rsid w:val="00437D45"/>
    <w:rsid w:val="004400ED"/>
    <w:rsid w:val="004401CA"/>
    <w:rsid w:val="004405D3"/>
    <w:rsid w:val="0044101B"/>
    <w:rsid w:val="00441111"/>
    <w:rsid w:val="004413F7"/>
    <w:rsid w:val="004418EF"/>
    <w:rsid w:val="0044265B"/>
    <w:rsid w:val="004427E9"/>
    <w:rsid w:val="00442B5F"/>
    <w:rsid w:val="00442BCC"/>
    <w:rsid w:val="00442DD5"/>
    <w:rsid w:val="00443028"/>
    <w:rsid w:val="0044342C"/>
    <w:rsid w:val="00443DB4"/>
    <w:rsid w:val="004444F3"/>
    <w:rsid w:val="0044482B"/>
    <w:rsid w:val="004456FD"/>
    <w:rsid w:val="00445DFA"/>
    <w:rsid w:val="00445EB8"/>
    <w:rsid w:val="004461BF"/>
    <w:rsid w:val="0044695C"/>
    <w:rsid w:val="00446B63"/>
    <w:rsid w:val="00447409"/>
    <w:rsid w:val="004475AD"/>
    <w:rsid w:val="00447A1E"/>
    <w:rsid w:val="004502FC"/>
    <w:rsid w:val="0045093A"/>
    <w:rsid w:val="00450CA3"/>
    <w:rsid w:val="00450F65"/>
    <w:rsid w:val="004512E0"/>
    <w:rsid w:val="004513A2"/>
    <w:rsid w:val="004515E4"/>
    <w:rsid w:val="0045177D"/>
    <w:rsid w:val="00451D32"/>
    <w:rsid w:val="00451DD6"/>
    <w:rsid w:val="00452246"/>
    <w:rsid w:val="00452CE6"/>
    <w:rsid w:val="00452D32"/>
    <w:rsid w:val="00453B33"/>
    <w:rsid w:val="00453D2A"/>
    <w:rsid w:val="00454014"/>
    <w:rsid w:val="004542CE"/>
    <w:rsid w:val="00454430"/>
    <w:rsid w:val="0045471D"/>
    <w:rsid w:val="0045480F"/>
    <w:rsid w:val="00454B0A"/>
    <w:rsid w:val="00454CB0"/>
    <w:rsid w:val="0045557B"/>
    <w:rsid w:val="0045572C"/>
    <w:rsid w:val="00455C5C"/>
    <w:rsid w:val="00455DCE"/>
    <w:rsid w:val="004563E7"/>
    <w:rsid w:val="00456847"/>
    <w:rsid w:val="004571B8"/>
    <w:rsid w:val="00457511"/>
    <w:rsid w:val="004577C8"/>
    <w:rsid w:val="004578C0"/>
    <w:rsid w:val="00460932"/>
    <w:rsid w:val="00460B33"/>
    <w:rsid w:val="00461020"/>
    <w:rsid w:val="00461698"/>
    <w:rsid w:val="00462084"/>
    <w:rsid w:val="00462DC0"/>
    <w:rsid w:val="00464294"/>
    <w:rsid w:val="004645E2"/>
    <w:rsid w:val="00464A06"/>
    <w:rsid w:val="00464B22"/>
    <w:rsid w:val="00464B29"/>
    <w:rsid w:val="00464EBE"/>
    <w:rsid w:val="004654C6"/>
    <w:rsid w:val="004661B2"/>
    <w:rsid w:val="00466BB8"/>
    <w:rsid w:val="004670AE"/>
    <w:rsid w:val="00467376"/>
    <w:rsid w:val="004677A2"/>
    <w:rsid w:val="0046791C"/>
    <w:rsid w:val="0046799A"/>
    <w:rsid w:val="004679A6"/>
    <w:rsid w:val="00467E93"/>
    <w:rsid w:val="0047041C"/>
    <w:rsid w:val="004706CB"/>
    <w:rsid w:val="004707B5"/>
    <w:rsid w:val="004713B6"/>
    <w:rsid w:val="0047191D"/>
    <w:rsid w:val="00472212"/>
    <w:rsid w:val="004725C4"/>
    <w:rsid w:val="00472787"/>
    <w:rsid w:val="004727D9"/>
    <w:rsid w:val="00472D56"/>
    <w:rsid w:val="004730E6"/>
    <w:rsid w:val="00474000"/>
    <w:rsid w:val="0047453C"/>
    <w:rsid w:val="00474580"/>
    <w:rsid w:val="00474597"/>
    <w:rsid w:val="00474684"/>
    <w:rsid w:val="0047491B"/>
    <w:rsid w:val="00474ADA"/>
    <w:rsid w:val="00475AC4"/>
    <w:rsid w:val="00475D92"/>
    <w:rsid w:val="00475FEA"/>
    <w:rsid w:val="004767FF"/>
    <w:rsid w:val="00476E0F"/>
    <w:rsid w:val="004773F7"/>
    <w:rsid w:val="00477736"/>
    <w:rsid w:val="004803DC"/>
    <w:rsid w:val="004804EA"/>
    <w:rsid w:val="00480AAC"/>
    <w:rsid w:val="00480DE2"/>
    <w:rsid w:val="00481059"/>
    <w:rsid w:val="004813AC"/>
    <w:rsid w:val="004814F5"/>
    <w:rsid w:val="00481900"/>
    <w:rsid w:val="004819A4"/>
    <w:rsid w:val="00481F48"/>
    <w:rsid w:val="0048209D"/>
    <w:rsid w:val="00482CD8"/>
    <w:rsid w:val="00482E9E"/>
    <w:rsid w:val="0048318B"/>
    <w:rsid w:val="00483B98"/>
    <w:rsid w:val="00484507"/>
    <w:rsid w:val="004850A5"/>
    <w:rsid w:val="004850AA"/>
    <w:rsid w:val="004852BA"/>
    <w:rsid w:val="00485332"/>
    <w:rsid w:val="00485CEF"/>
    <w:rsid w:val="004860AB"/>
    <w:rsid w:val="00486314"/>
    <w:rsid w:val="00486B0B"/>
    <w:rsid w:val="00486BB5"/>
    <w:rsid w:val="00486E16"/>
    <w:rsid w:val="004876C0"/>
    <w:rsid w:val="0048796D"/>
    <w:rsid w:val="00487EC0"/>
    <w:rsid w:val="0049074A"/>
    <w:rsid w:val="004908C2"/>
    <w:rsid w:val="00490BF3"/>
    <w:rsid w:val="00490E3B"/>
    <w:rsid w:val="0049111E"/>
    <w:rsid w:val="004915F3"/>
    <w:rsid w:val="0049178A"/>
    <w:rsid w:val="004918F0"/>
    <w:rsid w:val="004919EB"/>
    <w:rsid w:val="00491A34"/>
    <w:rsid w:val="00491F50"/>
    <w:rsid w:val="004922AD"/>
    <w:rsid w:val="0049282B"/>
    <w:rsid w:val="00492C3B"/>
    <w:rsid w:val="00492FE6"/>
    <w:rsid w:val="004932E4"/>
    <w:rsid w:val="004941A5"/>
    <w:rsid w:val="004945FC"/>
    <w:rsid w:val="004946AA"/>
    <w:rsid w:val="00494CD6"/>
    <w:rsid w:val="00495587"/>
    <w:rsid w:val="004959C2"/>
    <w:rsid w:val="00495A48"/>
    <w:rsid w:val="00495AB8"/>
    <w:rsid w:val="00495B67"/>
    <w:rsid w:val="00496420"/>
    <w:rsid w:val="00496572"/>
    <w:rsid w:val="00496C04"/>
    <w:rsid w:val="00496CC5"/>
    <w:rsid w:val="0049758B"/>
    <w:rsid w:val="00497D67"/>
    <w:rsid w:val="004A0024"/>
    <w:rsid w:val="004A0B94"/>
    <w:rsid w:val="004A0CEC"/>
    <w:rsid w:val="004A1338"/>
    <w:rsid w:val="004A1840"/>
    <w:rsid w:val="004A1E50"/>
    <w:rsid w:val="004A2489"/>
    <w:rsid w:val="004A3296"/>
    <w:rsid w:val="004A33B7"/>
    <w:rsid w:val="004A4517"/>
    <w:rsid w:val="004A4736"/>
    <w:rsid w:val="004A4C1A"/>
    <w:rsid w:val="004A4DE3"/>
    <w:rsid w:val="004A4EAE"/>
    <w:rsid w:val="004A4F80"/>
    <w:rsid w:val="004A53B4"/>
    <w:rsid w:val="004A53BB"/>
    <w:rsid w:val="004A5D26"/>
    <w:rsid w:val="004A631C"/>
    <w:rsid w:val="004A6920"/>
    <w:rsid w:val="004A74D2"/>
    <w:rsid w:val="004A7BA5"/>
    <w:rsid w:val="004A7D39"/>
    <w:rsid w:val="004B063E"/>
    <w:rsid w:val="004B09DC"/>
    <w:rsid w:val="004B0A64"/>
    <w:rsid w:val="004B0AD3"/>
    <w:rsid w:val="004B0E3C"/>
    <w:rsid w:val="004B0FFC"/>
    <w:rsid w:val="004B11C5"/>
    <w:rsid w:val="004B11FD"/>
    <w:rsid w:val="004B189B"/>
    <w:rsid w:val="004B1D4F"/>
    <w:rsid w:val="004B1E5F"/>
    <w:rsid w:val="004B1FC6"/>
    <w:rsid w:val="004B227F"/>
    <w:rsid w:val="004B2AA2"/>
    <w:rsid w:val="004B2D3B"/>
    <w:rsid w:val="004B35F7"/>
    <w:rsid w:val="004B3646"/>
    <w:rsid w:val="004B389B"/>
    <w:rsid w:val="004B3B2E"/>
    <w:rsid w:val="004B4031"/>
    <w:rsid w:val="004B4265"/>
    <w:rsid w:val="004B4B5E"/>
    <w:rsid w:val="004B4F2F"/>
    <w:rsid w:val="004B5022"/>
    <w:rsid w:val="004B5158"/>
    <w:rsid w:val="004B555C"/>
    <w:rsid w:val="004B5B9F"/>
    <w:rsid w:val="004B6025"/>
    <w:rsid w:val="004B663D"/>
    <w:rsid w:val="004B69B8"/>
    <w:rsid w:val="004B6C07"/>
    <w:rsid w:val="004B6EA2"/>
    <w:rsid w:val="004B764F"/>
    <w:rsid w:val="004B77D4"/>
    <w:rsid w:val="004C023D"/>
    <w:rsid w:val="004C0B93"/>
    <w:rsid w:val="004C0D66"/>
    <w:rsid w:val="004C0D6E"/>
    <w:rsid w:val="004C0FBD"/>
    <w:rsid w:val="004C13CC"/>
    <w:rsid w:val="004C1412"/>
    <w:rsid w:val="004C1499"/>
    <w:rsid w:val="004C248B"/>
    <w:rsid w:val="004C2A5B"/>
    <w:rsid w:val="004C3278"/>
    <w:rsid w:val="004C4BCF"/>
    <w:rsid w:val="004C4FD4"/>
    <w:rsid w:val="004C6968"/>
    <w:rsid w:val="004C6C7C"/>
    <w:rsid w:val="004C7C10"/>
    <w:rsid w:val="004C7E17"/>
    <w:rsid w:val="004C7F5A"/>
    <w:rsid w:val="004D07CC"/>
    <w:rsid w:val="004D0809"/>
    <w:rsid w:val="004D10B8"/>
    <w:rsid w:val="004D1755"/>
    <w:rsid w:val="004D229A"/>
    <w:rsid w:val="004D2397"/>
    <w:rsid w:val="004D2737"/>
    <w:rsid w:val="004D285E"/>
    <w:rsid w:val="004D2A81"/>
    <w:rsid w:val="004D2D8E"/>
    <w:rsid w:val="004D2DE6"/>
    <w:rsid w:val="004D3A01"/>
    <w:rsid w:val="004D3D73"/>
    <w:rsid w:val="004D40A2"/>
    <w:rsid w:val="004D42ED"/>
    <w:rsid w:val="004D47CA"/>
    <w:rsid w:val="004D4861"/>
    <w:rsid w:val="004D4934"/>
    <w:rsid w:val="004D4B17"/>
    <w:rsid w:val="004D4B81"/>
    <w:rsid w:val="004D669A"/>
    <w:rsid w:val="004D6A84"/>
    <w:rsid w:val="004D6C14"/>
    <w:rsid w:val="004D6D6B"/>
    <w:rsid w:val="004D6FF3"/>
    <w:rsid w:val="004D727C"/>
    <w:rsid w:val="004D7344"/>
    <w:rsid w:val="004E032B"/>
    <w:rsid w:val="004E03A7"/>
    <w:rsid w:val="004E0E4E"/>
    <w:rsid w:val="004E0FBE"/>
    <w:rsid w:val="004E10C9"/>
    <w:rsid w:val="004E1812"/>
    <w:rsid w:val="004E2564"/>
    <w:rsid w:val="004E2AAA"/>
    <w:rsid w:val="004E2F64"/>
    <w:rsid w:val="004E2F8C"/>
    <w:rsid w:val="004E322D"/>
    <w:rsid w:val="004E3292"/>
    <w:rsid w:val="004E3A8D"/>
    <w:rsid w:val="004E3B1D"/>
    <w:rsid w:val="004E3BB5"/>
    <w:rsid w:val="004E4787"/>
    <w:rsid w:val="004E4D5A"/>
    <w:rsid w:val="004E509C"/>
    <w:rsid w:val="004E530E"/>
    <w:rsid w:val="004E56BB"/>
    <w:rsid w:val="004E6229"/>
    <w:rsid w:val="004E6368"/>
    <w:rsid w:val="004E6E74"/>
    <w:rsid w:val="004E73AC"/>
    <w:rsid w:val="004E7748"/>
    <w:rsid w:val="004E79BC"/>
    <w:rsid w:val="004F0720"/>
    <w:rsid w:val="004F0BC2"/>
    <w:rsid w:val="004F0F9D"/>
    <w:rsid w:val="004F1788"/>
    <w:rsid w:val="004F2DD8"/>
    <w:rsid w:val="004F2EB2"/>
    <w:rsid w:val="004F2FAF"/>
    <w:rsid w:val="004F3285"/>
    <w:rsid w:val="004F333C"/>
    <w:rsid w:val="004F36EC"/>
    <w:rsid w:val="004F37C7"/>
    <w:rsid w:val="004F3B95"/>
    <w:rsid w:val="004F4723"/>
    <w:rsid w:val="004F4DB3"/>
    <w:rsid w:val="004F5042"/>
    <w:rsid w:val="004F50BF"/>
    <w:rsid w:val="004F511B"/>
    <w:rsid w:val="004F55E5"/>
    <w:rsid w:val="004F6152"/>
    <w:rsid w:val="004F68CE"/>
    <w:rsid w:val="004F6912"/>
    <w:rsid w:val="004F6BAD"/>
    <w:rsid w:val="004F7182"/>
    <w:rsid w:val="004F7272"/>
    <w:rsid w:val="004F7388"/>
    <w:rsid w:val="004F7E4B"/>
    <w:rsid w:val="005001CA"/>
    <w:rsid w:val="00500F99"/>
    <w:rsid w:val="00500FBC"/>
    <w:rsid w:val="0050126D"/>
    <w:rsid w:val="0050161F"/>
    <w:rsid w:val="00501CF8"/>
    <w:rsid w:val="00502732"/>
    <w:rsid w:val="00502965"/>
    <w:rsid w:val="00502BF2"/>
    <w:rsid w:val="00502E4C"/>
    <w:rsid w:val="0050308A"/>
    <w:rsid w:val="0050350D"/>
    <w:rsid w:val="00503E93"/>
    <w:rsid w:val="00504154"/>
    <w:rsid w:val="00504950"/>
    <w:rsid w:val="00504B3C"/>
    <w:rsid w:val="00505479"/>
    <w:rsid w:val="0050588D"/>
    <w:rsid w:val="00505964"/>
    <w:rsid w:val="005062C5"/>
    <w:rsid w:val="005066F0"/>
    <w:rsid w:val="00507024"/>
    <w:rsid w:val="0051048E"/>
    <w:rsid w:val="005106B1"/>
    <w:rsid w:val="00510EA6"/>
    <w:rsid w:val="005112FD"/>
    <w:rsid w:val="00511F5B"/>
    <w:rsid w:val="005138A7"/>
    <w:rsid w:val="00513C70"/>
    <w:rsid w:val="00513E46"/>
    <w:rsid w:val="00515009"/>
    <w:rsid w:val="0051532C"/>
    <w:rsid w:val="00515653"/>
    <w:rsid w:val="00516580"/>
    <w:rsid w:val="005174F7"/>
    <w:rsid w:val="00517878"/>
    <w:rsid w:val="005203BA"/>
    <w:rsid w:val="00520A05"/>
    <w:rsid w:val="00520C17"/>
    <w:rsid w:val="00520E99"/>
    <w:rsid w:val="005213AA"/>
    <w:rsid w:val="0052144E"/>
    <w:rsid w:val="0052160F"/>
    <w:rsid w:val="005216C7"/>
    <w:rsid w:val="00521B78"/>
    <w:rsid w:val="00521E4A"/>
    <w:rsid w:val="005221DF"/>
    <w:rsid w:val="00522F95"/>
    <w:rsid w:val="0052342B"/>
    <w:rsid w:val="00523681"/>
    <w:rsid w:val="00523D53"/>
    <w:rsid w:val="0052434D"/>
    <w:rsid w:val="00524374"/>
    <w:rsid w:val="00524762"/>
    <w:rsid w:val="00524F62"/>
    <w:rsid w:val="005253D2"/>
    <w:rsid w:val="00526207"/>
    <w:rsid w:val="005268FE"/>
    <w:rsid w:val="00526CE7"/>
    <w:rsid w:val="005272C4"/>
    <w:rsid w:val="00527483"/>
    <w:rsid w:val="00527568"/>
    <w:rsid w:val="005275A7"/>
    <w:rsid w:val="00527A68"/>
    <w:rsid w:val="00527C85"/>
    <w:rsid w:val="00527DD1"/>
    <w:rsid w:val="0053010E"/>
    <w:rsid w:val="00530752"/>
    <w:rsid w:val="00530C31"/>
    <w:rsid w:val="00530DF5"/>
    <w:rsid w:val="00530E6B"/>
    <w:rsid w:val="00531075"/>
    <w:rsid w:val="005312F2"/>
    <w:rsid w:val="0053182C"/>
    <w:rsid w:val="00531C5D"/>
    <w:rsid w:val="00532278"/>
    <w:rsid w:val="00532880"/>
    <w:rsid w:val="005334C6"/>
    <w:rsid w:val="00534FB0"/>
    <w:rsid w:val="005351CC"/>
    <w:rsid w:val="00535296"/>
    <w:rsid w:val="00535759"/>
    <w:rsid w:val="00535AD1"/>
    <w:rsid w:val="00535D07"/>
    <w:rsid w:val="00535FDE"/>
    <w:rsid w:val="005363A2"/>
    <w:rsid w:val="0053666A"/>
    <w:rsid w:val="00536CDB"/>
    <w:rsid w:val="00536F77"/>
    <w:rsid w:val="00537287"/>
    <w:rsid w:val="005374BE"/>
    <w:rsid w:val="0053793E"/>
    <w:rsid w:val="0054003E"/>
    <w:rsid w:val="00540229"/>
    <w:rsid w:val="00540605"/>
    <w:rsid w:val="005408D5"/>
    <w:rsid w:val="005409F8"/>
    <w:rsid w:val="005411E5"/>
    <w:rsid w:val="00541681"/>
    <w:rsid w:val="00541FFE"/>
    <w:rsid w:val="00542263"/>
    <w:rsid w:val="00542750"/>
    <w:rsid w:val="00542A40"/>
    <w:rsid w:val="00542A42"/>
    <w:rsid w:val="0054364C"/>
    <w:rsid w:val="005439F8"/>
    <w:rsid w:val="00543F7D"/>
    <w:rsid w:val="00544163"/>
    <w:rsid w:val="005441E6"/>
    <w:rsid w:val="0054490D"/>
    <w:rsid w:val="00544FE3"/>
    <w:rsid w:val="00545383"/>
    <w:rsid w:val="005454E1"/>
    <w:rsid w:val="0054579F"/>
    <w:rsid w:val="00545C28"/>
    <w:rsid w:val="00545E47"/>
    <w:rsid w:val="00546424"/>
    <w:rsid w:val="00546750"/>
    <w:rsid w:val="0054681E"/>
    <w:rsid w:val="00546887"/>
    <w:rsid w:val="00546C25"/>
    <w:rsid w:val="00547719"/>
    <w:rsid w:val="005504AF"/>
    <w:rsid w:val="00550A10"/>
    <w:rsid w:val="00550D17"/>
    <w:rsid w:val="00550E4A"/>
    <w:rsid w:val="00552335"/>
    <w:rsid w:val="0055241B"/>
    <w:rsid w:val="005535A4"/>
    <w:rsid w:val="00553A7F"/>
    <w:rsid w:val="0055484C"/>
    <w:rsid w:val="00554906"/>
    <w:rsid w:val="0055494A"/>
    <w:rsid w:val="005549E0"/>
    <w:rsid w:val="00555073"/>
    <w:rsid w:val="005554AB"/>
    <w:rsid w:val="00555B38"/>
    <w:rsid w:val="005565BA"/>
    <w:rsid w:val="005568E8"/>
    <w:rsid w:val="00557305"/>
    <w:rsid w:val="0055740F"/>
    <w:rsid w:val="005574A7"/>
    <w:rsid w:val="0055765E"/>
    <w:rsid w:val="00557B19"/>
    <w:rsid w:val="00557B73"/>
    <w:rsid w:val="00557EEA"/>
    <w:rsid w:val="00557FB4"/>
    <w:rsid w:val="00560885"/>
    <w:rsid w:val="00560933"/>
    <w:rsid w:val="00560BA1"/>
    <w:rsid w:val="00561130"/>
    <w:rsid w:val="00561317"/>
    <w:rsid w:val="00561676"/>
    <w:rsid w:val="00561881"/>
    <w:rsid w:val="005618E5"/>
    <w:rsid w:val="00562661"/>
    <w:rsid w:val="005627E6"/>
    <w:rsid w:val="00562AAF"/>
    <w:rsid w:val="00562E9C"/>
    <w:rsid w:val="0056301B"/>
    <w:rsid w:val="005634BC"/>
    <w:rsid w:val="00564108"/>
    <w:rsid w:val="00564E9B"/>
    <w:rsid w:val="005654AB"/>
    <w:rsid w:val="00565870"/>
    <w:rsid w:val="00565997"/>
    <w:rsid w:val="00565C79"/>
    <w:rsid w:val="0056688A"/>
    <w:rsid w:val="00566C6D"/>
    <w:rsid w:val="00566ECA"/>
    <w:rsid w:val="005673F4"/>
    <w:rsid w:val="00567B36"/>
    <w:rsid w:val="00567CA5"/>
    <w:rsid w:val="00567F57"/>
    <w:rsid w:val="00570477"/>
    <w:rsid w:val="00570808"/>
    <w:rsid w:val="00570F05"/>
    <w:rsid w:val="00571676"/>
    <w:rsid w:val="00572824"/>
    <w:rsid w:val="00573B1D"/>
    <w:rsid w:val="00573B76"/>
    <w:rsid w:val="00573D6D"/>
    <w:rsid w:val="00573F27"/>
    <w:rsid w:val="0057415E"/>
    <w:rsid w:val="00574D4C"/>
    <w:rsid w:val="00574DCB"/>
    <w:rsid w:val="00574E08"/>
    <w:rsid w:val="00575991"/>
    <w:rsid w:val="00575BBB"/>
    <w:rsid w:val="00575E15"/>
    <w:rsid w:val="00576B5C"/>
    <w:rsid w:val="00576B84"/>
    <w:rsid w:val="00577328"/>
    <w:rsid w:val="00577CFA"/>
    <w:rsid w:val="00577F0C"/>
    <w:rsid w:val="00580202"/>
    <w:rsid w:val="005802EF"/>
    <w:rsid w:val="00580777"/>
    <w:rsid w:val="005807C6"/>
    <w:rsid w:val="00580ED9"/>
    <w:rsid w:val="00580F65"/>
    <w:rsid w:val="00581032"/>
    <w:rsid w:val="0058207F"/>
    <w:rsid w:val="0058213F"/>
    <w:rsid w:val="00582268"/>
    <w:rsid w:val="00582526"/>
    <w:rsid w:val="00582681"/>
    <w:rsid w:val="00582FE9"/>
    <w:rsid w:val="00583042"/>
    <w:rsid w:val="0058334F"/>
    <w:rsid w:val="0058416F"/>
    <w:rsid w:val="00584303"/>
    <w:rsid w:val="0058470A"/>
    <w:rsid w:val="005847D9"/>
    <w:rsid w:val="00584FF1"/>
    <w:rsid w:val="00585109"/>
    <w:rsid w:val="00585461"/>
    <w:rsid w:val="00585823"/>
    <w:rsid w:val="00585B61"/>
    <w:rsid w:val="00585B7D"/>
    <w:rsid w:val="00586286"/>
    <w:rsid w:val="005862BC"/>
    <w:rsid w:val="00586410"/>
    <w:rsid w:val="00586836"/>
    <w:rsid w:val="00586C8C"/>
    <w:rsid w:val="00587AF1"/>
    <w:rsid w:val="00590400"/>
    <w:rsid w:val="005908C5"/>
    <w:rsid w:val="00590CFD"/>
    <w:rsid w:val="00590D37"/>
    <w:rsid w:val="0059105D"/>
    <w:rsid w:val="00591075"/>
    <w:rsid w:val="0059153E"/>
    <w:rsid w:val="005915A2"/>
    <w:rsid w:val="0059182C"/>
    <w:rsid w:val="00591DDC"/>
    <w:rsid w:val="00592482"/>
    <w:rsid w:val="00592498"/>
    <w:rsid w:val="005925D2"/>
    <w:rsid w:val="005925DC"/>
    <w:rsid w:val="00592760"/>
    <w:rsid w:val="00592899"/>
    <w:rsid w:val="00592A87"/>
    <w:rsid w:val="005938A1"/>
    <w:rsid w:val="00593EC4"/>
    <w:rsid w:val="00593FB8"/>
    <w:rsid w:val="005942AC"/>
    <w:rsid w:val="00594318"/>
    <w:rsid w:val="00594492"/>
    <w:rsid w:val="00594D35"/>
    <w:rsid w:val="00594E03"/>
    <w:rsid w:val="005953A9"/>
    <w:rsid w:val="005954A0"/>
    <w:rsid w:val="005956E1"/>
    <w:rsid w:val="0059635F"/>
    <w:rsid w:val="0059680B"/>
    <w:rsid w:val="0059693B"/>
    <w:rsid w:val="00596DD4"/>
    <w:rsid w:val="00596E54"/>
    <w:rsid w:val="005972FB"/>
    <w:rsid w:val="0059772B"/>
    <w:rsid w:val="00597F09"/>
    <w:rsid w:val="005A0288"/>
    <w:rsid w:val="005A04BB"/>
    <w:rsid w:val="005A0A08"/>
    <w:rsid w:val="005A1239"/>
    <w:rsid w:val="005A1533"/>
    <w:rsid w:val="005A1699"/>
    <w:rsid w:val="005A1798"/>
    <w:rsid w:val="005A19C0"/>
    <w:rsid w:val="005A26A9"/>
    <w:rsid w:val="005A26D5"/>
    <w:rsid w:val="005A26F3"/>
    <w:rsid w:val="005A2B8B"/>
    <w:rsid w:val="005A2CD6"/>
    <w:rsid w:val="005A2D1C"/>
    <w:rsid w:val="005A2F57"/>
    <w:rsid w:val="005A3ECC"/>
    <w:rsid w:val="005A40E9"/>
    <w:rsid w:val="005A47E2"/>
    <w:rsid w:val="005A4C6E"/>
    <w:rsid w:val="005A51BF"/>
    <w:rsid w:val="005A57EA"/>
    <w:rsid w:val="005A58E3"/>
    <w:rsid w:val="005A591F"/>
    <w:rsid w:val="005A5BEC"/>
    <w:rsid w:val="005A610A"/>
    <w:rsid w:val="005A6235"/>
    <w:rsid w:val="005A6B4B"/>
    <w:rsid w:val="005A6CF3"/>
    <w:rsid w:val="005A74ED"/>
    <w:rsid w:val="005A7815"/>
    <w:rsid w:val="005A7A7C"/>
    <w:rsid w:val="005A7E6D"/>
    <w:rsid w:val="005B042E"/>
    <w:rsid w:val="005B07C0"/>
    <w:rsid w:val="005B0DC4"/>
    <w:rsid w:val="005B0F89"/>
    <w:rsid w:val="005B132B"/>
    <w:rsid w:val="005B1403"/>
    <w:rsid w:val="005B1A90"/>
    <w:rsid w:val="005B21EA"/>
    <w:rsid w:val="005B2616"/>
    <w:rsid w:val="005B2D2A"/>
    <w:rsid w:val="005B2F90"/>
    <w:rsid w:val="005B30B2"/>
    <w:rsid w:val="005B3621"/>
    <w:rsid w:val="005B419F"/>
    <w:rsid w:val="005B46C3"/>
    <w:rsid w:val="005B4FA3"/>
    <w:rsid w:val="005B51FD"/>
    <w:rsid w:val="005B5BC8"/>
    <w:rsid w:val="005B5D07"/>
    <w:rsid w:val="005B5FB2"/>
    <w:rsid w:val="005B5FD8"/>
    <w:rsid w:val="005B6094"/>
    <w:rsid w:val="005B64F3"/>
    <w:rsid w:val="005B6682"/>
    <w:rsid w:val="005B6684"/>
    <w:rsid w:val="005C0281"/>
    <w:rsid w:val="005C0344"/>
    <w:rsid w:val="005C0725"/>
    <w:rsid w:val="005C0C3B"/>
    <w:rsid w:val="005C0F12"/>
    <w:rsid w:val="005C1C82"/>
    <w:rsid w:val="005C22A0"/>
    <w:rsid w:val="005C24AC"/>
    <w:rsid w:val="005C27B0"/>
    <w:rsid w:val="005C299C"/>
    <w:rsid w:val="005C372F"/>
    <w:rsid w:val="005C3A84"/>
    <w:rsid w:val="005C4EDE"/>
    <w:rsid w:val="005C4F5B"/>
    <w:rsid w:val="005C5D45"/>
    <w:rsid w:val="005C657E"/>
    <w:rsid w:val="005C66C5"/>
    <w:rsid w:val="005C6F1A"/>
    <w:rsid w:val="005C7416"/>
    <w:rsid w:val="005C76A4"/>
    <w:rsid w:val="005C780A"/>
    <w:rsid w:val="005D10C9"/>
    <w:rsid w:val="005D1C94"/>
    <w:rsid w:val="005D1F51"/>
    <w:rsid w:val="005D201B"/>
    <w:rsid w:val="005D24BA"/>
    <w:rsid w:val="005D251C"/>
    <w:rsid w:val="005D2790"/>
    <w:rsid w:val="005D3A2C"/>
    <w:rsid w:val="005D402C"/>
    <w:rsid w:val="005D44D7"/>
    <w:rsid w:val="005D4634"/>
    <w:rsid w:val="005D4981"/>
    <w:rsid w:val="005D4ABD"/>
    <w:rsid w:val="005D4B48"/>
    <w:rsid w:val="005D4C62"/>
    <w:rsid w:val="005D4E67"/>
    <w:rsid w:val="005D5B7E"/>
    <w:rsid w:val="005D629D"/>
    <w:rsid w:val="005D6466"/>
    <w:rsid w:val="005D6FEC"/>
    <w:rsid w:val="005D723A"/>
    <w:rsid w:val="005D7829"/>
    <w:rsid w:val="005D7BD3"/>
    <w:rsid w:val="005E0447"/>
    <w:rsid w:val="005E0562"/>
    <w:rsid w:val="005E0D1B"/>
    <w:rsid w:val="005E0DD4"/>
    <w:rsid w:val="005E0E60"/>
    <w:rsid w:val="005E0F56"/>
    <w:rsid w:val="005E12EE"/>
    <w:rsid w:val="005E17CB"/>
    <w:rsid w:val="005E18C5"/>
    <w:rsid w:val="005E2750"/>
    <w:rsid w:val="005E276C"/>
    <w:rsid w:val="005E2789"/>
    <w:rsid w:val="005E2A89"/>
    <w:rsid w:val="005E3177"/>
    <w:rsid w:val="005E3DDF"/>
    <w:rsid w:val="005E415E"/>
    <w:rsid w:val="005E4188"/>
    <w:rsid w:val="005E4591"/>
    <w:rsid w:val="005E4604"/>
    <w:rsid w:val="005E4681"/>
    <w:rsid w:val="005E4952"/>
    <w:rsid w:val="005E4B3C"/>
    <w:rsid w:val="005E4D0E"/>
    <w:rsid w:val="005E4FF8"/>
    <w:rsid w:val="005E52D8"/>
    <w:rsid w:val="005E557B"/>
    <w:rsid w:val="005E6A13"/>
    <w:rsid w:val="005E6B76"/>
    <w:rsid w:val="005E6E49"/>
    <w:rsid w:val="005E7296"/>
    <w:rsid w:val="005E755B"/>
    <w:rsid w:val="005E7720"/>
    <w:rsid w:val="005E7F00"/>
    <w:rsid w:val="005F0BD4"/>
    <w:rsid w:val="005F120B"/>
    <w:rsid w:val="005F12E0"/>
    <w:rsid w:val="005F13BA"/>
    <w:rsid w:val="005F1566"/>
    <w:rsid w:val="005F18C9"/>
    <w:rsid w:val="005F1CC7"/>
    <w:rsid w:val="005F21BA"/>
    <w:rsid w:val="005F2680"/>
    <w:rsid w:val="005F2916"/>
    <w:rsid w:val="005F2EAD"/>
    <w:rsid w:val="005F2EBA"/>
    <w:rsid w:val="005F3069"/>
    <w:rsid w:val="005F3191"/>
    <w:rsid w:val="005F3212"/>
    <w:rsid w:val="005F335A"/>
    <w:rsid w:val="005F35E5"/>
    <w:rsid w:val="005F3B7A"/>
    <w:rsid w:val="005F4415"/>
    <w:rsid w:val="005F4725"/>
    <w:rsid w:val="005F4E00"/>
    <w:rsid w:val="005F4E1F"/>
    <w:rsid w:val="005F4E80"/>
    <w:rsid w:val="005F4FC1"/>
    <w:rsid w:val="005F58B4"/>
    <w:rsid w:val="005F6537"/>
    <w:rsid w:val="005F67A7"/>
    <w:rsid w:val="005F681A"/>
    <w:rsid w:val="005F73EA"/>
    <w:rsid w:val="005F76DA"/>
    <w:rsid w:val="005F78F8"/>
    <w:rsid w:val="00600152"/>
    <w:rsid w:val="00600214"/>
    <w:rsid w:val="0060065B"/>
    <w:rsid w:val="00600810"/>
    <w:rsid w:val="00600C48"/>
    <w:rsid w:val="00601B64"/>
    <w:rsid w:val="00601D77"/>
    <w:rsid w:val="00603187"/>
    <w:rsid w:val="00603229"/>
    <w:rsid w:val="00603B3D"/>
    <w:rsid w:val="006042B6"/>
    <w:rsid w:val="006047C4"/>
    <w:rsid w:val="00604B7A"/>
    <w:rsid w:val="00604E22"/>
    <w:rsid w:val="0060525B"/>
    <w:rsid w:val="0060593B"/>
    <w:rsid w:val="006059CB"/>
    <w:rsid w:val="00605D2E"/>
    <w:rsid w:val="00605E08"/>
    <w:rsid w:val="006060AD"/>
    <w:rsid w:val="006062A8"/>
    <w:rsid w:val="006069AA"/>
    <w:rsid w:val="00606CEB"/>
    <w:rsid w:val="0060739A"/>
    <w:rsid w:val="006074D7"/>
    <w:rsid w:val="0060772F"/>
    <w:rsid w:val="00607A8E"/>
    <w:rsid w:val="00607C7E"/>
    <w:rsid w:val="00611C39"/>
    <w:rsid w:val="00612625"/>
    <w:rsid w:val="00612C7F"/>
    <w:rsid w:val="00612CCC"/>
    <w:rsid w:val="00612DF1"/>
    <w:rsid w:val="00612F44"/>
    <w:rsid w:val="00612FDD"/>
    <w:rsid w:val="0061304A"/>
    <w:rsid w:val="00613524"/>
    <w:rsid w:val="0061388E"/>
    <w:rsid w:val="00613A00"/>
    <w:rsid w:val="006140F7"/>
    <w:rsid w:val="00614488"/>
    <w:rsid w:val="00614944"/>
    <w:rsid w:val="00614A92"/>
    <w:rsid w:val="00614CC4"/>
    <w:rsid w:val="00615AC4"/>
    <w:rsid w:val="00615C95"/>
    <w:rsid w:val="00615F71"/>
    <w:rsid w:val="00616777"/>
    <w:rsid w:val="006167D2"/>
    <w:rsid w:val="006168A5"/>
    <w:rsid w:val="00616A20"/>
    <w:rsid w:val="00616D30"/>
    <w:rsid w:val="00616FD4"/>
    <w:rsid w:val="006178FF"/>
    <w:rsid w:val="00617B73"/>
    <w:rsid w:val="0062015A"/>
    <w:rsid w:val="006202A9"/>
    <w:rsid w:val="006207FC"/>
    <w:rsid w:val="006209DC"/>
    <w:rsid w:val="00620D6B"/>
    <w:rsid w:val="00621103"/>
    <w:rsid w:val="00621250"/>
    <w:rsid w:val="006216BD"/>
    <w:rsid w:val="0062182F"/>
    <w:rsid w:val="0062194A"/>
    <w:rsid w:val="00621F36"/>
    <w:rsid w:val="00622455"/>
    <w:rsid w:val="00622984"/>
    <w:rsid w:val="00623167"/>
    <w:rsid w:val="00623384"/>
    <w:rsid w:val="00623BB1"/>
    <w:rsid w:val="00623C3A"/>
    <w:rsid w:val="0062414B"/>
    <w:rsid w:val="006241AE"/>
    <w:rsid w:val="00624365"/>
    <w:rsid w:val="006243B3"/>
    <w:rsid w:val="006244D2"/>
    <w:rsid w:val="0062555D"/>
    <w:rsid w:val="00625806"/>
    <w:rsid w:val="00625A74"/>
    <w:rsid w:val="00625ABA"/>
    <w:rsid w:val="00625B08"/>
    <w:rsid w:val="00625FD7"/>
    <w:rsid w:val="00626012"/>
    <w:rsid w:val="00626090"/>
    <w:rsid w:val="00626AF2"/>
    <w:rsid w:val="00626B2C"/>
    <w:rsid w:val="00627454"/>
    <w:rsid w:val="0063020B"/>
    <w:rsid w:val="006302C7"/>
    <w:rsid w:val="00630AB0"/>
    <w:rsid w:val="00630D71"/>
    <w:rsid w:val="0063119F"/>
    <w:rsid w:val="0063159A"/>
    <w:rsid w:val="00631693"/>
    <w:rsid w:val="0063171D"/>
    <w:rsid w:val="00631DCB"/>
    <w:rsid w:val="00631DFE"/>
    <w:rsid w:val="00632BEF"/>
    <w:rsid w:val="0063354C"/>
    <w:rsid w:val="00633738"/>
    <w:rsid w:val="00633995"/>
    <w:rsid w:val="00634232"/>
    <w:rsid w:val="006344BD"/>
    <w:rsid w:val="006345AF"/>
    <w:rsid w:val="006346C8"/>
    <w:rsid w:val="00634C2B"/>
    <w:rsid w:val="00634D25"/>
    <w:rsid w:val="00635C9D"/>
    <w:rsid w:val="00636772"/>
    <w:rsid w:val="00636981"/>
    <w:rsid w:val="00637208"/>
    <w:rsid w:val="0063739D"/>
    <w:rsid w:val="00637B62"/>
    <w:rsid w:val="00637E97"/>
    <w:rsid w:val="006401F5"/>
    <w:rsid w:val="006403F9"/>
    <w:rsid w:val="0064042B"/>
    <w:rsid w:val="00640626"/>
    <w:rsid w:val="00640FB0"/>
    <w:rsid w:val="0064103C"/>
    <w:rsid w:val="00641A5C"/>
    <w:rsid w:val="00641C72"/>
    <w:rsid w:val="006429C1"/>
    <w:rsid w:val="00642FB5"/>
    <w:rsid w:val="00643B9A"/>
    <w:rsid w:val="00643D6E"/>
    <w:rsid w:val="006449A2"/>
    <w:rsid w:val="00645B5F"/>
    <w:rsid w:val="00645D18"/>
    <w:rsid w:val="00646668"/>
    <w:rsid w:val="00646BFB"/>
    <w:rsid w:val="00646D42"/>
    <w:rsid w:val="00646DFF"/>
    <w:rsid w:val="006470A7"/>
    <w:rsid w:val="00647273"/>
    <w:rsid w:val="00650890"/>
    <w:rsid w:val="00651BD9"/>
    <w:rsid w:val="00651BE1"/>
    <w:rsid w:val="0065203F"/>
    <w:rsid w:val="0065273D"/>
    <w:rsid w:val="006527A9"/>
    <w:rsid w:val="00652EBF"/>
    <w:rsid w:val="006538E8"/>
    <w:rsid w:val="006548FC"/>
    <w:rsid w:val="006549CF"/>
    <w:rsid w:val="00654CB5"/>
    <w:rsid w:val="00654FFB"/>
    <w:rsid w:val="00655ED9"/>
    <w:rsid w:val="0065620E"/>
    <w:rsid w:val="00656496"/>
    <w:rsid w:val="006565D5"/>
    <w:rsid w:val="00656931"/>
    <w:rsid w:val="00656C47"/>
    <w:rsid w:val="00656F08"/>
    <w:rsid w:val="006573EA"/>
    <w:rsid w:val="0065776C"/>
    <w:rsid w:val="00657BCD"/>
    <w:rsid w:val="00660119"/>
    <w:rsid w:val="006606EC"/>
    <w:rsid w:val="00660D25"/>
    <w:rsid w:val="006613CE"/>
    <w:rsid w:val="00662537"/>
    <w:rsid w:val="00662880"/>
    <w:rsid w:val="0066352C"/>
    <w:rsid w:val="006635A0"/>
    <w:rsid w:val="006644BC"/>
    <w:rsid w:val="006648E4"/>
    <w:rsid w:val="00664918"/>
    <w:rsid w:val="006649BF"/>
    <w:rsid w:val="006649E2"/>
    <w:rsid w:val="00664CEB"/>
    <w:rsid w:val="00664E36"/>
    <w:rsid w:val="00665284"/>
    <w:rsid w:val="0066553A"/>
    <w:rsid w:val="006658A7"/>
    <w:rsid w:val="00665938"/>
    <w:rsid w:val="00665D66"/>
    <w:rsid w:val="006660A4"/>
    <w:rsid w:val="00666183"/>
    <w:rsid w:val="00666DC3"/>
    <w:rsid w:val="00666F77"/>
    <w:rsid w:val="00667E83"/>
    <w:rsid w:val="006706F9"/>
    <w:rsid w:val="00670BE2"/>
    <w:rsid w:val="00670E5B"/>
    <w:rsid w:val="00670FBB"/>
    <w:rsid w:val="0067105D"/>
    <w:rsid w:val="0067297B"/>
    <w:rsid w:val="00673092"/>
    <w:rsid w:val="00673478"/>
    <w:rsid w:val="00673538"/>
    <w:rsid w:val="00673793"/>
    <w:rsid w:val="0067407B"/>
    <w:rsid w:val="0067466D"/>
    <w:rsid w:val="00674A60"/>
    <w:rsid w:val="00674E9D"/>
    <w:rsid w:val="0067501F"/>
    <w:rsid w:val="006755BE"/>
    <w:rsid w:val="00675993"/>
    <w:rsid w:val="00675AC1"/>
    <w:rsid w:val="00675D1D"/>
    <w:rsid w:val="00675E17"/>
    <w:rsid w:val="00676136"/>
    <w:rsid w:val="00676145"/>
    <w:rsid w:val="006762F2"/>
    <w:rsid w:val="00676417"/>
    <w:rsid w:val="006764E2"/>
    <w:rsid w:val="006765A3"/>
    <w:rsid w:val="00676AE0"/>
    <w:rsid w:val="00676C8B"/>
    <w:rsid w:val="00676F60"/>
    <w:rsid w:val="006777EE"/>
    <w:rsid w:val="006777F0"/>
    <w:rsid w:val="00677CD4"/>
    <w:rsid w:val="00680834"/>
    <w:rsid w:val="00680A81"/>
    <w:rsid w:val="00680CA3"/>
    <w:rsid w:val="00680CE5"/>
    <w:rsid w:val="00680DC5"/>
    <w:rsid w:val="006810E9"/>
    <w:rsid w:val="006812DE"/>
    <w:rsid w:val="00681BB7"/>
    <w:rsid w:val="006821E1"/>
    <w:rsid w:val="00682835"/>
    <w:rsid w:val="00683028"/>
    <w:rsid w:val="00683547"/>
    <w:rsid w:val="006837F3"/>
    <w:rsid w:val="006840E4"/>
    <w:rsid w:val="00684802"/>
    <w:rsid w:val="00684857"/>
    <w:rsid w:val="00684EC3"/>
    <w:rsid w:val="00685338"/>
    <w:rsid w:val="006854F1"/>
    <w:rsid w:val="006862C5"/>
    <w:rsid w:val="00686A14"/>
    <w:rsid w:val="00686A56"/>
    <w:rsid w:val="00686F7A"/>
    <w:rsid w:val="006873E5"/>
    <w:rsid w:val="0069016B"/>
    <w:rsid w:val="00690C91"/>
    <w:rsid w:val="006915F2"/>
    <w:rsid w:val="00691747"/>
    <w:rsid w:val="00692125"/>
    <w:rsid w:val="00692610"/>
    <w:rsid w:val="0069292F"/>
    <w:rsid w:val="00692CF5"/>
    <w:rsid w:val="00693127"/>
    <w:rsid w:val="0069316F"/>
    <w:rsid w:val="00693875"/>
    <w:rsid w:val="00693D06"/>
    <w:rsid w:val="00693ECE"/>
    <w:rsid w:val="0069405E"/>
    <w:rsid w:val="00694959"/>
    <w:rsid w:val="006949FD"/>
    <w:rsid w:val="00694EB7"/>
    <w:rsid w:val="00695560"/>
    <w:rsid w:val="006955D7"/>
    <w:rsid w:val="00695BE9"/>
    <w:rsid w:val="00695C1C"/>
    <w:rsid w:val="00695C47"/>
    <w:rsid w:val="006960DB"/>
    <w:rsid w:val="0069639F"/>
    <w:rsid w:val="0069696F"/>
    <w:rsid w:val="00696AD4"/>
    <w:rsid w:val="00696E37"/>
    <w:rsid w:val="00697365"/>
    <w:rsid w:val="00697CF7"/>
    <w:rsid w:val="006A01A7"/>
    <w:rsid w:val="006A02AA"/>
    <w:rsid w:val="006A05D9"/>
    <w:rsid w:val="006A0610"/>
    <w:rsid w:val="006A0920"/>
    <w:rsid w:val="006A0993"/>
    <w:rsid w:val="006A09D4"/>
    <w:rsid w:val="006A0CC0"/>
    <w:rsid w:val="006A0DF0"/>
    <w:rsid w:val="006A0F6A"/>
    <w:rsid w:val="006A1226"/>
    <w:rsid w:val="006A16CA"/>
    <w:rsid w:val="006A25AB"/>
    <w:rsid w:val="006A3D13"/>
    <w:rsid w:val="006A3ED8"/>
    <w:rsid w:val="006A41B4"/>
    <w:rsid w:val="006A4418"/>
    <w:rsid w:val="006A455E"/>
    <w:rsid w:val="006A50CD"/>
    <w:rsid w:val="006A51B0"/>
    <w:rsid w:val="006A57D8"/>
    <w:rsid w:val="006A5DEB"/>
    <w:rsid w:val="006A5E72"/>
    <w:rsid w:val="006A60E8"/>
    <w:rsid w:val="006A6241"/>
    <w:rsid w:val="006A6467"/>
    <w:rsid w:val="006A6754"/>
    <w:rsid w:val="006A67C3"/>
    <w:rsid w:val="006A7361"/>
    <w:rsid w:val="006A7528"/>
    <w:rsid w:val="006A7D33"/>
    <w:rsid w:val="006A7E8D"/>
    <w:rsid w:val="006B0D14"/>
    <w:rsid w:val="006B13F1"/>
    <w:rsid w:val="006B1509"/>
    <w:rsid w:val="006B151B"/>
    <w:rsid w:val="006B1744"/>
    <w:rsid w:val="006B1E2F"/>
    <w:rsid w:val="006B20C2"/>
    <w:rsid w:val="006B2547"/>
    <w:rsid w:val="006B259F"/>
    <w:rsid w:val="006B33D2"/>
    <w:rsid w:val="006B36A6"/>
    <w:rsid w:val="006B3862"/>
    <w:rsid w:val="006B3BAD"/>
    <w:rsid w:val="006B465E"/>
    <w:rsid w:val="006B5A35"/>
    <w:rsid w:val="006B5BD5"/>
    <w:rsid w:val="006B61DB"/>
    <w:rsid w:val="006B68FF"/>
    <w:rsid w:val="006B6AFF"/>
    <w:rsid w:val="006B78A7"/>
    <w:rsid w:val="006B7A67"/>
    <w:rsid w:val="006C10D2"/>
    <w:rsid w:val="006C1501"/>
    <w:rsid w:val="006C1B20"/>
    <w:rsid w:val="006C1EB2"/>
    <w:rsid w:val="006C1F06"/>
    <w:rsid w:val="006C22C1"/>
    <w:rsid w:val="006C28DD"/>
    <w:rsid w:val="006C338F"/>
    <w:rsid w:val="006C33AA"/>
    <w:rsid w:val="006C3D5C"/>
    <w:rsid w:val="006C3E41"/>
    <w:rsid w:val="006C3E7E"/>
    <w:rsid w:val="006C4109"/>
    <w:rsid w:val="006C420A"/>
    <w:rsid w:val="006C4512"/>
    <w:rsid w:val="006C4A8A"/>
    <w:rsid w:val="006C57C3"/>
    <w:rsid w:val="006C614F"/>
    <w:rsid w:val="006C6832"/>
    <w:rsid w:val="006C6ABD"/>
    <w:rsid w:val="006C7610"/>
    <w:rsid w:val="006D0301"/>
    <w:rsid w:val="006D0A54"/>
    <w:rsid w:val="006D1691"/>
    <w:rsid w:val="006D17BD"/>
    <w:rsid w:val="006D1C3E"/>
    <w:rsid w:val="006D2A84"/>
    <w:rsid w:val="006D32C5"/>
    <w:rsid w:val="006D3E3F"/>
    <w:rsid w:val="006D4169"/>
    <w:rsid w:val="006D41FD"/>
    <w:rsid w:val="006D46F5"/>
    <w:rsid w:val="006D4A19"/>
    <w:rsid w:val="006D4A2A"/>
    <w:rsid w:val="006D6027"/>
    <w:rsid w:val="006D6290"/>
    <w:rsid w:val="006D675A"/>
    <w:rsid w:val="006D6B4D"/>
    <w:rsid w:val="006D6DC4"/>
    <w:rsid w:val="006D74A9"/>
    <w:rsid w:val="006D7505"/>
    <w:rsid w:val="006D787A"/>
    <w:rsid w:val="006D7B2A"/>
    <w:rsid w:val="006D7BD3"/>
    <w:rsid w:val="006D7F10"/>
    <w:rsid w:val="006E05B8"/>
    <w:rsid w:val="006E0A88"/>
    <w:rsid w:val="006E0C0F"/>
    <w:rsid w:val="006E1159"/>
    <w:rsid w:val="006E154E"/>
    <w:rsid w:val="006E1EB2"/>
    <w:rsid w:val="006E2363"/>
    <w:rsid w:val="006E2B04"/>
    <w:rsid w:val="006E2DE1"/>
    <w:rsid w:val="006E31FF"/>
    <w:rsid w:val="006E3475"/>
    <w:rsid w:val="006E35A6"/>
    <w:rsid w:val="006E3C4D"/>
    <w:rsid w:val="006E3D94"/>
    <w:rsid w:val="006E43BF"/>
    <w:rsid w:val="006E4465"/>
    <w:rsid w:val="006E46DF"/>
    <w:rsid w:val="006E521A"/>
    <w:rsid w:val="006E5771"/>
    <w:rsid w:val="006E6561"/>
    <w:rsid w:val="006E7191"/>
    <w:rsid w:val="006E7A85"/>
    <w:rsid w:val="006E7D69"/>
    <w:rsid w:val="006E7EA3"/>
    <w:rsid w:val="006E7F21"/>
    <w:rsid w:val="006F0057"/>
    <w:rsid w:val="006F01D3"/>
    <w:rsid w:val="006F0262"/>
    <w:rsid w:val="006F0351"/>
    <w:rsid w:val="006F0365"/>
    <w:rsid w:val="006F0BC8"/>
    <w:rsid w:val="006F1652"/>
    <w:rsid w:val="006F2B17"/>
    <w:rsid w:val="006F306C"/>
    <w:rsid w:val="006F30CE"/>
    <w:rsid w:val="006F3637"/>
    <w:rsid w:val="006F39B9"/>
    <w:rsid w:val="006F3AE1"/>
    <w:rsid w:val="006F3B3B"/>
    <w:rsid w:val="006F3BBA"/>
    <w:rsid w:val="006F3C5B"/>
    <w:rsid w:val="006F3E6D"/>
    <w:rsid w:val="006F40A9"/>
    <w:rsid w:val="006F42CF"/>
    <w:rsid w:val="006F47A4"/>
    <w:rsid w:val="006F4B04"/>
    <w:rsid w:val="006F4E32"/>
    <w:rsid w:val="006F518D"/>
    <w:rsid w:val="006F5313"/>
    <w:rsid w:val="006F554D"/>
    <w:rsid w:val="006F56CD"/>
    <w:rsid w:val="006F58C9"/>
    <w:rsid w:val="006F5ED5"/>
    <w:rsid w:val="006F6000"/>
    <w:rsid w:val="006F62E6"/>
    <w:rsid w:val="006F6A2C"/>
    <w:rsid w:val="006F6C40"/>
    <w:rsid w:val="006F6F8D"/>
    <w:rsid w:val="006F76E1"/>
    <w:rsid w:val="006F7C9D"/>
    <w:rsid w:val="00700183"/>
    <w:rsid w:val="00700B1F"/>
    <w:rsid w:val="00700B28"/>
    <w:rsid w:val="00700C83"/>
    <w:rsid w:val="00700D57"/>
    <w:rsid w:val="00701583"/>
    <w:rsid w:val="00701740"/>
    <w:rsid w:val="007017B8"/>
    <w:rsid w:val="00701920"/>
    <w:rsid w:val="00701941"/>
    <w:rsid w:val="00701E57"/>
    <w:rsid w:val="0070237A"/>
    <w:rsid w:val="00702645"/>
    <w:rsid w:val="0070278A"/>
    <w:rsid w:val="00702B9C"/>
    <w:rsid w:val="00702DE7"/>
    <w:rsid w:val="007032B6"/>
    <w:rsid w:val="0070348A"/>
    <w:rsid w:val="00703606"/>
    <w:rsid w:val="00703750"/>
    <w:rsid w:val="0070444C"/>
    <w:rsid w:val="007048F9"/>
    <w:rsid w:val="00704C90"/>
    <w:rsid w:val="007050C1"/>
    <w:rsid w:val="0070531C"/>
    <w:rsid w:val="007058E5"/>
    <w:rsid w:val="00706456"/>
    <w:rsid w:val="00706831"/>
    <w:rsid w:val="007068D5"/>
    <w:rsid w:val="007071C0"/>
    <w:rsid w:val="00707404"/>
    <w:rsid w:val="00707F97"/>
    <w:rsid w:val="00710A39"/>
    <w:rsid w:val="00710ECB"/>
    <w:rsid w:val="007110C7"/>
    <w:rsid w:val="00711333"/>
    <w:rsid w:val="007114BD"/>
    <w:rsid w:val="00711565"/>
    <w:rsid w:val="00711B65"/>
    <w:rsid w:val="007121BA"/>
    <w:rsid w:val="00712405"/>
    <w:rsid w:val="00712C37"/>
    <w:rsid w:val="00712F39"/>
    <w:rsid w:val="007137A2"/>
    <w:rsid w:val="00713AC0"/>
    <w:rsid w:val="00713B81"/>
    <w:rsid w:val="00713E4C"/>
    <w:rsid w:val="007144F7"/>
    <w:rsid w:val="00714F58"/>
    <w:rsid w:val="0071541E"/>
    <w:rsid w:val="00715B8E"/>
    <w:rsid w:val="00715DF9"/>
    <w:rsid w:val="00715FD7"/>
    <w:rsid w:val="0071607F"/>
    <w:rsid w:val="0071688F"/>
    <w:rsid w:val="00716A16"/>
    <w:rsid w:val="00716B9A"/>
    <w:rsid w:val="00716D18"/>
    <w:rsid w:val="0071719C"/>
    <w:rsid w:val="00717246"/>
    <w:rsid w:val="00717552"/>
    <w:rsid w:val="00717767"/>
    <w:rsid w:val="00717967"/>
    <w:rsid w:val="00720832"/>
    <w:rsid w:val="00720BA5"/>
    <w:rsid w:val="00720D86"/>
    <w:rsid w:val="007211B7"/>
    <w:rsid w:val="00721372"/>
    <w:rsid w:val="00721476"/>
    <w:rsid w:val="007214E3"/>
    <w:rsid w:val="00721509"/>
    <w:rsid w:val="007217F0"/>
    <w:rsid w:val="00722341"/>
    <w:rsid w:val="00722CEC"/>
    <w:rsid w:val="007231F0"/>
    <w:rsid w:val="0072330E"/>
    <w:rsid w:val="00723396"/>
    <w:rsid w:val="00723488"/>
    <w:rsid w:val="00723610"/>
    <w:rsid w:val="0072375B"/>
    <w:rsid w:val="00723B8A"/>
    <w:rsid w:val="00724006"/>
    <w:rsid w:val="00724290"/>
    <w:rsid w:val="0072443B"/>
    <w:rsid w:val="00724CE1"/>
    <w:rsid w:val="007252AC"/>
    <w:rsid w:val="0072566F"/>
    <w:rsid w:val="00725875"/>
    <w:rsid w:val="00725FBA"/>
    <w:rsid w:val="007261E6"/>
    <w:rsid w:val="00726FC0"/>
    <w:rsid w:val="007273B2"/>
    <w:rsid w:val="007276D4"/>
    <w:rsid w:val="00727C4A"/>
    <w:rsid w:val="007303C1"/>
    <w:rsid w:val="007306A3"/>
    <w:rsid w:val="00730743"/>
    <w:rsid w:val="0073125E"/>
    <w:rsid w:val="00731612"/>
    <w:rsid w:val="0073194C"/>
    <w:rsid w:val="00732AEB"/>
    <w:rsid w:val="00733137"/>
    <w:rsid w:val="0073335B"/>
    <w:rsid w:val="007333D1"/>
    <w:rsid w:val="007343D1"/>
    <w:rsid w:val="00734B29"/>
    <w:rsid w:val="00734D2D"/>
    <w:rsid w:val="00734EA2"/>
    <w:rsid w:val="00735000"/>
    <w:rsid w:val="0073562D"/>
    <w:rsid w:val="00735C2E"/>
    <w:rsid w:val="00735EDF"/>
    <w:rsid w:val="00736747"/>
    <w:rsid w:val="00736C03"/>
    <w:rsid w:val="00736C78"/>
    <w:rsid w:val="00736E19"/>
    <w:rsid w:val="00736E34"/>
    <w:rsid w:val="0073726B"/>
    <w:rsid w:val="00737791"/>
    <w:rsid w:val="0074060A"/>
    <w:rsid w:val="00741039"/>
    <w:rsid w:val="007413BE"/>
    <w:rsid w:val="00741462"/>
    <w:rsid w:val="00741C34"/>
    <w:rsid w:val="00741FC1"/>
    <w:rsid w:val="00742A90"/>
    <w:rsid w:val="00742AB0"/>
    <w:rsid w:val="00742ACC"/>
    <w:rsid w:val="00742D34"/>
    <w:rsid w:val="00743004"/>
    <w:rsid w:val="0074346C"/>
    <w:rsid w:val="007436D4"/>
    <w:rsid w:val="00743B0A"/>
    <w:rsid w:val="00743C15"/>
    <w:rsid w:val="007444DC"/>
    <w:rsid w:val="00744C01"/>
    <w:rsid w:val="007457F3"/>
    <w:rsid w:val="0074580B"/>
    <w:rsid w:val="00745D3F"/>
    <w:rsid w:val="007460E8"/>
    <w:rsid w:val="0074623C"/>
    <w:rsid w:val="007468DD"/>
    <w:rsid w:val="00746E6E"/>
    <w:rsid w:val="007472DA"/>
    <w:rsid w:val="00747360"/>
    <w:rsid w:val="00750AE6"/>
    <w:rsid w:val="00750E0F"/>
    <w:rsid w:val="00751A32"/>
    <w:rsid w:val="00752152"/>
    <w:rsid w:val="0075222E"/>
    <w:rsid w:val="00752615"/>
    <w:rsid w:val="007526A1"/>
    <w:rsid w:val="0075274E"/>
    <w:rsid w:val="00752FF4"/>
    <w:rsid w:val="00753066"/>
    <w:rsid w:val="007530C7"/>
    <w:rsid w:val="00753F57"/>
    <w:rsid w:val="00754092"/>
    <w:rsid w:val="0075415A"/>
    <w:rsid w:val="007549D9"/>
    <w:rsid w:val="00754B01"/>
    <w:rsid w:val="00754C50"/>
    <w:rsid w:val="00754C68"/>
    <w:rsid w:val="007553C5"/>
    <w:rsid w:val="00755588"/>
    <w:rsid w:val="007559E5"/>
    <w:rsid w:val="007566DB"/>
    <w:rsid w:val="00756C08"/>
    <w:rsid w:val="007571B5"/>
    <w:rsid w:val="0075780D"/>
    <w:rsid w:val="0075796A"/>
    <w:rsid w:val="00757BCD"/>
    <w:rsid w:val="00757F42"/>
    <w:rsid w:val="00760485"/>
    <w:rsid w:val="00760E45"/>
    <w:rsid w:val="00761570"/>
    <w:rsid w:val="007617DA"/>
    <w:rsid w:val="00761A4F"/>
    <w:rsid w:val="00761A57"/>
    <w:rsid w:val="00761A9E"/>
    <w:rsid w:val="007621B5"/>
    <w:rsid w:val="0076221A"/>
    <w:rsid w:val="0076257C"/>
    <w:rsid w:val="007627F5"/>
    <w:rsid w:val="00763F27"/>
    <w:rsid w:val="00763F4D"/>
    <w:rsid w:val="00764EFA"/>
    <w:rsid w:val="00765466"/>
    <w:rsid w:val="00765569"/>
    <w:rsid w:val="00765C08"/>
    <w:rsid w:val="00765C1F"/>
    <w:rsid w:val="00765C96"/>
    <w:rsid w:val="0076644F"/>
    <w:rsid w:val="0076656B"/>
    <w:rsid w:val="007669D1"/>
    <w:rsid w:val="00766DDB"/>
    <w:rsid w:val="007670B6"/>
    <w:rsid w:val="0076754E"/>
    <w:rsid w:val="00767689"/>
    <w:rsid w:val="00767C1C"/>
    <w:rsid w:val="00767CBA"/>
    <w:rsid w:val="0077003E"/>
    <w:rsid w:val="007702E2"/>
    <w:rsid w:val="00770BDC"/>
    <w:rsid w:val="00770C4B"/>
    <w:rsid w:val="007726FB"/>
    <w:rsid w:val="00772B2D"/>
    <w:rsid w:val="00772B42"/>
    <w:rsid w:val="0077441A"/>
    <w:rsid w:val="00774DD3"/>
    <w:rsid w:val="00774F0C"/>
    <w:rsid w:val="007751E8"/>
    <w:rsid w:val="007753FC"/>
    <w:rsid w:val="00775623"/>
    <w:rsid w:val="00775FA2"/>
    <w:rsid w:val="00776125"/>
    <w:rsid w:val="00776A2C"/>
    <w:rsid w:val="007771E2"/>
    <w:rsid w:val="00777315"/>
    <w:rsid w:val="007776DA"/>
    <w:rsid w:val="00777BA5"/>
    <w:rsid w:val="0078030C"/>
    <w:rsid w:val="00780332"/>
    <w:rsid w:val="007803C5"/>
    <w:rsid w:val="0078097C"/>
    <w:rsid w:val="00781505"/>
    <w:rsid w:val="007815A0"/>
    <w:rsid w:val="00781636"/>
    <w:rsid w:val="0078197F"/>
    <w:rsid w:val="00782099"/>
    <w:rsid w:val="007821D6"/>
    <w:rsid w:val="007823B3"/>
    <w:rsid w:val="007823B4"/>
    <w:rsid w:val="00782A56"/>
    <w:rsid w:val="00782ABD"/>
    <w:rsid w:val="00783FDB"/>
    <w:rsid w:val="00784767"/>
    <w:rsid w:val="007849EC"/>
    <w:rsid w:val="00784C29"/>
    <w:rsid w:val="00784D0E"/>
    <w:rsid w:val="0078565A"/>
    <w:rsid w:val="00785B33"/>
    <w:rsid w:val="00786E6A"/>
    <w:rsid w:val="00786EDA"/>
    <w:rsid w:val="00786F3C"/>
    <w:rsid w:val="0078717B"/>
    <w:rsid w:val="007877B5"/>
    <w:rsid w:val="00787CAC"/>
    <w:rsid w:val="00787E62"/>
    <w:rsid w:val="00790A99"/>
    <w:rsid w:val="00790D76"/>
    <w:rsid w:val="00790E23"/>
    <w:rsid w:val="0079108D"/>
    <w:rsid w:val="00791293"/>
    <w:rsid w:val="0079143A"/>
    <w:rsid w:val="00791F33"/>
    <w:rsid w:val="00792CB9"/>
    <w:rsid w:val="00792F6A"/>
    <w:rsid w:val="0079332B"/>
    <w:rsid w:val="00793AEB"/>
    <w:rsid w:val="007946A8"/>
    <w:rsid w:val="00794790"/>
    <w:rsid w:val="00794C62"/>
    <w:rsid w:val="00794F60"/>
    <w:rsid w:val="00795493"/>
    <w:rsid w:val="00795B19"/>
    <w:rsid w:val="00795BC1"/>
    <w:rsid w:val="00796090"/>
    <w:rsid w:val="00796733"/>
    <w:rsid w:val="0079697F"/>
    <w:rsid w:val="00796E96"/>
    <w:rsid w:val="00797469"/>
    <w:rsid w:val="00797AF0"/>
    <w:rsid w:val="00797CD6"/>
    <w:rsid w:val="007A02A8"/>
    <w:rsid w:val="007A0E7F"/>
    <w:rsid w:val="007A114F"/>
    <w:rsid w:val="007A13BF"/>
    <w:rsid w:val="007A16A0"/>
    <w:rsid w:val="007A21BD"/>
    <w:rsid w:val="007A25F7"/>
    <w:rsid w:val="007A2F1A"/>
    <w:rsid w:val="007A32A1"/>
    <w:rsid w:val="007A35EB"/>
    <w:rsid w:val="007A366B"/>
    <w:rsid w:val="007A39BE"/>
    <w:rsid w:val="007A3E73"/>
    <w:rsid w:val="007A4151"/>
    <w:rsid w:val="007A42AF"/>
    <w:rsid w:val="007A47DB"/>
    <w:rsid w:val="007A4CED"/>
    <w:rsid w:val="007A5213"/>
    <w:rsid w:val="007A5389"/>
    <w:rsid w:val="007A5CD5"/>
    <w:rsid w:val="007A651F"/>
    <w:rsid w:val="007A65B7"/>
    <w:rsid w:val="007A6693"/>
    <w:rsid w:val="007A6724"/>
    <w:rsid w:val="007A68D7"/>
    <w:rsid w:val="007A6D22"/>
    <w:rsid w:val="007A71A3"/>
    <w:rsid w:val="007A7931"/>
    <w:rsid w:val="007B00A7"/>
    <w:rsid w:val="007B0613"/>
    <w:rsid w:val="007B0900"/>
    <w:rsid w:val="007B0A15"/>
    <w:rsid w:val="007B0B6A"/>
    <w:rsid w:val="007B0EB8"/>
    <w:rsid w:val="007B0FEC"/>
    <w:rsid w:val="007B1A54"/>
    <w:rsid w:val="007B255C"/>
    <w:rsid w:val="007B2E68"/>
    <w:rsid w:val="007B3D78"/>
    <w:rsid w:val="007B41C5"/>
    <w:rsid w:val="007B41CC"/>
    <w:rsid w:val="007B4636"/>
    <w:rsid w:val="007B485F"/>
    <w:rsid w:val="007B4C10"/>
    <w:rsid w:val="007B51A2"/>
    <w:rsid w:val="007B5B42"/>
    <w:rsid w:val="007B5EC6"/>
    <w:rsid w:val="007B5F4A"/>
    <w:rsid w:val="007B6364"/>
    <w:rsid w:val="007B6D0E"/>
    <w:rsid w:val="007B6DF6"/>
    <w:rsid w:val="007B7CF3"/>
    <w:rsid w:val="007C09C2"/>
    <w:rsid w:val="007C0EA3"/>
    <w:rsid w:val="007C10F5"/>
    <w:rsid w:val="007C137E"/>
    <w:rsid w:val="007C1606"/>
    <w:rsid w:val="007C1CC5"/>
    <w:rsid w:val="007C2DAC"/>
    <w:rsid w:val="007C302A"/>
    <w:rsid w:val="007C3249"/>
    <w:rsid w:val="007C3D1C"/>
    <w:rsid w:val="007C4165"/>
    <w:rsid w:val="007C4C42"/>
    <w:rsid w:val="007C518C"/>
    <w:rsid w:val="007C5D82"/>
    <w:rsid w:val="007C68FD"/>
    <w:rsid w:val="007C73A6"/>
    <w:rsid w:val="007C7A8F"/>
    <w:rsid w:val="007C7E69"/>
    <w:rsid w:val="007D06B1"/>
    <w:rsid w:val="007D0787"/>
    <w:rsid w:val="007D0A67"/>
    <w:rsid w:val="007D0AFB"/>
    <w:rsid w:val="007D0B33"/>
    <w:rsid w:val="007D0C02"/>
    <w:rsid w:val="007D0F09"/>
    <w:rsid w:val="007D1425"/>
    <w:rsid w:val="007D1667"/>
    <w:rsid w:val="007D1699"/>
    <w:rsid w:val="007D1BCB"/>
    <w:rsid w:val="007D1CB5"/>
    <w:rsid w:val="007D20AC"/>
    <w:rsid w:val="007D26A0"/>
    <w:rsid w:val="007D2B07"/>
    <w:rsid w:val="007D2EAE"/>
    <w:rsid w:val="007D3129"/>
    <w:rsid w:val="007D350D"/>
    <w:rsid w:val="007D4218"/>
    <w:rsid w:val="007D5225"/>
    <w:rsid w:val="007D5B29"/>
    <w:rsid w:val="007D677F"/>
    <w:rsid w:val="007D684C"/>
    <w:rsid w:val="007D69D5"/>
    <w:rsid w:val="007D76E2"/>
    <w:rsid w:val="007E03A0"/>
    <w:rsid w:val="007E09D6"/>
    <w:rsid w:val="007E0A76"/>
    <w:rsid w:val="007E0C1C"/>
    <w:rsid w:val="007E1367"/>
    <w:rsid w:val="007E13A3"/>
    <w:rsid w:val="007E17E7"/>
    <w:rsid w:val="007E23EA"/>
    <w:rsid w:val="007E2D2E"/>
    <w:rsid w:val="007E3452"/>
    <w:rsid w:val="007E3C3C"/>
    <w:rsid w:val="007E3D4A"/>
    <w:rsid w:val="007E420D"/>
    <w:rsid w:val="007E44B7"/>
    <w:rsid w:val="007E4885"/>
    <w:rsid w:val="007E4A76"/>
    <w:rsid w:val="007E4F53"/>
    <w:rsid w:val="007E58F3"/>
    <w:rsid w:val="007E630F"/>
    <w:rsid w:val="007E6AA0"/>
    <w:rsid w:val="007E6C1C"/>
    <w:rsid w:val="007E6EDE"/>
    <w:rsid w:val="007E6FCD"/>
    <w:rsid w:val="007E7018"/>
    <w:rsid w:val="007E7495"/>
    <w:rsid w:val="007E7831"/>
    <w:rsid w:val="007E79D8"/>
    <w:rsid w:val="007E7BC4"/>
    <w:rsid w:val="007F02B7"/>
    <w:rsid w:val="007F044A"/>
    <w:rsid w:val="007F04A5"/>
    <w:rsid w:val="007F0981"/>
    <w:rsid w:val="007F1124"/>
    <w:rsid w:val="007F14F3"/>
    <w:rsid w:val="007F1957"/>
    <w:rsid w:val="007F2423"/>
    <w:rsid w:val="007F265A"/>
    <w:rsid w:val="007F2857"/>
    <w:rsid w:val="007F3137"/>
    <w:rsid w:val="007F3BB7"/>
    <w:rsid w:val="007F4693"/>
    <w:rsid w:val="007F47EF"/>
    <w:rsid w:val="007F5107"/>
    <w:rsid w:val="007F51E1"/>
    <w:rsid w:val="007F5208"/>
    <w:rsid w:val="007F5439"/>
    <w:rsid w:val="007F546E"/>
    <w:rsid w:val="007F5542"/>
    <w:rsid w:val="007F5602"/>
    <w:rsid w:val="007F5C62"/>
    <w:rsid w:val="007F63AF"/>
    <w:rsid w:val="007F63FB"/>
    <w:rsid w:val="007F6529"/>
    <w:rsid w:val="007F6B78"/>
    <w:rsid w:val="007F6BAC"/>
    <w:rsid w:val="007F72A3"/>
    <w:rsid w:val="007F75B4"/>
    <w:rsid w:val="007F7FF9"/>
    <w:rsid w:val="008000ED"/>
    <w:rsid w:val="008003F9"/>
    <w:rsid w:val="00800F54"/>
    <w:rsid w:val="0080161A"/>
    <w:rsid w:val="0080163B"/>
    <w:rsid w:val="00801F8C"/>
    <w:rsid w:val="0080207C"/>
    <w:rsid w:val="00802146"/>
    <w:rsid w:val="00802461"/>
    <w:rsid w:val="00803204"/>
    <w:rsid w:val="00803426"/>
    <w:rsid w:val="00803575"/>
    <w:rsid w:val="00803617"/>
    <w:rsid w:val="00803A90"/>
    <w:rsid w:val="00804580"/>
    <w:rsid w:val="00805137"/>
    <w:rsid w:val="0080518C"/>
    <w:rsid w:val="0080520B"/>
    <w:rsid w:val="00805298"/>
    <w:rsid w:val="008052D1"/>
    <w:rsid w:val="00805F1F"/>
    <w:rsid w:val="00806290"/>
    <w:rsid w:val="00806698"/>
    <w:rsid w:val="00807205"/>
    <w:rsid w:val="008101D1"/>
    <w:rsid w:val="00810252"/>
    <w:rsid w:val="008105DA"/>
    <w:rsid w:val="00811359"/>
    <w:rsid w:val="00811374"/>
    <w:rsid w:val="00811532"/>
    <w:rsid w:val="00811BDD"/>
    <w:rsid w:val="00811CD1"/>
    <w:rsid w:val="00811D48"/>
    <w:rsid w:val="008122CC"/>
    <w:rsid w:val="008135A2"/>
    <w:rsid w:val="00814317"/>
    <w:rsid w:val="0081464A"/>
    <w:rsid w:val="008146D8"/>
    <w:rsid w:val="0081491B"/>
    <w:rsid w:val="008149B9"/>
    <w:rsid w:val="00814FF4"/>
    <w:rsid w:val="00815752"/>
    <w:rsid w:val="00815939"/>
    <w:rsid w:val="00815970"/>
    <w:rsid w:val="00816462"/>
    <w:rsid w:val="008164BC"/>
    <w:rsid w:val="0081726F"/>
    <w:rsid w:val="00817CB0"/>
    <w:rsid w:val="0082003D"/>
    <w:rsid w:val="00820041"/>
    <w:rsid w:val="008200C6"/>
    <w:rsid w:val="0082021B"/>
    <w:rsid w:val="008203EF"/>
    <w:rsid w:val="008207AA"/>
    <w:rsid w:val="00820ACE"/>
    <w:rsid w:val="00820E79"/>
    <w:rsid w:val="00820FDE"/>
    <w:rsid w:val="0082143D"/>
    <w:rsid w:val="00821778"/>
    <w:rsid w:val="008218BA"/>
    <w:rsid w:val="00821BA9"/>
    <w:rsid w:val="0082353A"/>
    <w:rsid w:val="008241DA"/>
    <w:rsid w:val="0082441A"/>
    <w:rsid w:val="00824DD8"/>
    <w:rsid w:val="008252B5"/>
    <w:rsid w:val="0082724D"/>
    <w:rsid w:val="00827514"/>
    <w:rsid w:val="00827703"/>
    <w:rsid w:val="00827834"/>
    <w:rsid w:val="0082795C"/>
    <w:rsid w:val="008305D4"/>
    <w:rsid w:val="00830BD3"/>
    <w:rsid w:val="00830D98"/>
    <w:rsid w:val="00831502"/>
    <w:rsid w:val="00832D8C"/>
    <w:rsid w:val="00832E31"/>
    <w:rsid w:val="008334A9"/>
    <w:rsid w:val="00833F59"/>
    <w:rsid w:val="0083404B"/>
    <w:rsid w:val="00834473"/>
    <w:rsid w:val="00834AD1"/>
    <w:rsid w:val="0083569B"/>
    <w:rsid w:val="00835D68"/>
    <w:rsid w:val="00835E03"/>
    <w:rsid w:val="00836FF3"/>
    <w:rsid w:val="00837FA4"/>
    <w:rsid w:val="00840EEA"/>
    <w:rsid w:val="008413E6"/>
    <w:rsid w:val="00841493"/>
    <w:rsid w:val="00841883"/>
    <w:rsid w:val="008424DD"/>
    <w:rsid w:val="008427FB"/>
    <w:rsid w:val="00843085"/>
    <w:rsid w:val="0084340D"/>
    <w:rsid w:val="0084369E"/>
    <w:rsid w:val="0084432F"/>
    <w:rsid w:val="00844702"/>
    <w:rsid w:val="00844759"/>
    <w:rsid w:val="00844776"/>
    <w:rsid w:val="008449C2"/>
    <w:rsid w:val="00845381"/>
    <w:rsid w:val="0084554A"/>
    <w:rsid w:val="00845DDE"/>
    <w:rsid w:val="008466D9"/>
    <w:rsid w:val="008467FC"/>
    <w:rsid w:val="00846DC6"/>
    <w:rsid w:val="008471B2"/>
    <w:rsid w:val="008473A3"/>
    <w:rsid w:val="00847AD1"/>
    <w:rsid w:val="00847BE9"/>
    <w:rsid w:val="008501A8"/>
    <w:rsid w:val="0085022B"/>
    <w:rsid w:val="0085090D"/>
    <w:rsid w:val="008514F8"/>
    <w:rsid w:val="0085154B"/>
    <w:rsid w:val="00851D45"/>
    <w:rsid w:val="00851D74"/>
    <w:rsid w:val="00852427"/>
    <w:rsid w:val="0085254E"/>
    <w:rsid w:val="008537AF"/>
    <w:rsid w:val="008546A7"/>
    <w:rsid w:val="00854733"/>
    <w:rsid w:val="008558D1"/>
    <w:rsid w:val="00855B96"/>
    <w:rsid w:val="00856074"/>
    <w:rsid w:val="008562ED"/>
    <w:rsid w:val="00857099"/>
    <w:rsid w:val="00857F48"/>
    <w:rsid w:val="00860605"/>
    <w:rsid w:val="008607B0"/>
    <w:rsid w:val="0086089E"/>
    <w:rsid w:val="00860B1D"/>
    <w:rsid w:val="00860CEC"/>
    <w:rsid w:val="00861071"/>
    <w:rsid w:val="0086118D"/>
    <w:rsid w:val="008612F1"/>
    <w:rsid w:val="008617FB"/>
    <w:rsid w:val="00861AEF"/>
    <w:rsid w:val="008628C9"/>
    <w:rsid w:val="00863029"/>
    <w:rsid w:val="0086355C"/>
    <w:rsid w:val="00863984"/>
    <w:rsid w:val="00863D93"/>
    <w:rsid w:val="00863FD8"/>
    <w:rsid w:val="008642D5"/>
    <w:rsid w:val="008643D4"/>
    <w:rsid w:val="008644C7"/>
    <w:rsid w:val="008645E9"/>
    <w:rsid w:val="00865181"/>
    <w:rsid w:val="008654B2"/>
    <w:rsid w:val="00865595"/>
    <w:rsid w:val="00866492"/>
    <w:rsid w:val="008666A0"/>
    <w:rsid w:val="00866C12"/>
    <w:rsid w:val="00866F46"/>
    <w:rsid w:val="008675F8"/>
    <w:rsid w:val="00867750"/>
    <w:rsid w:val="00867A41"/>
    <w:rsid w:val="00867D19"/>
    <w:rsid w:val="00867D1B"/>
    <w:rsid w:val="00870597"/>
    <w:rsid w:val="008712C3"/>
    <w:rsid w:val="00871731"/>
    <w:rsid w:val="00872042"/>
    <w:rsid w:val="00872156"/>
    <w:rsid w:val="00872488"/>
    <w:rsid w:val="00872673"/>
    <w:rsid w:val="008729B9"/>
    <w:rsid w:val="00872C12"/>
    <w:rsid w:val="00873AF6"/>
    <w:rsid w:val="0087403E"/>
    <w:rsid w:val="0087439A"/>
    <w:rsid w:val="0087479E"/>
    <w:rsid w:val="008747C2"/>
    <w:rsid w:val="00874D16"/>
    <w:rsid w:val="008758C5"/>
    <w:rsid w:val="00875999"/>
    <w:rsid w:val="00875B94"/>
    <w:rsid w:val="00876237"/>
    <w:rsid w:val="008765F9"/>
    <w:rsid w:val="00876B2E"/>
    <w:rsid w:val="008771D2"/>
    <w:rsid w:val="0087761F"/>
    <w:rsid w:val="0087766F"/>
    <w:rsid w:val="00877994"/>
    <w:rsid w:val="00880076"/>
    <w:rsid w:val="00880183"/>
    <w:rsid w:val="00880479"/>
    <w:rsid w:val="008809F3"/>
    <w:rsid w:val="00880B70"/>
    <w:rsid w:val="00881299"/>
    <w:rsid w:val="00881B21"/>
    <w:rsid w:val="00881EB8"/>
    <w:rsid w:val="008829BF"/>
    <w:rsid w:val="00882C92"/>
    <w:rsid w:val="00882FE8"/>
    <w:rsid w:val="008835B4"/>
    <w:rsid w:val="00883D19"/>
    <w:rsid w:val="008851C3"/>
    <w:rsid w:val="00885519"/>
    <w:rsid w:val="008855AD"/>
    <w:rsid w:val="00885B58"/>
    <w:rsid w:val="00886384"/>
    <w:rsid w:val="00886853"/>
    <w:rsid w:val="008872C8"/>
    <w:rsid w:val="0088739B"/>
    <w:rsid w:val="008874AB"/>
    <w:rsid w:val="0088756F"/>
    <w:rsid w:val="00890F9D"/>
    <w:rsid w:val="0089102F"/>
    <w:rsid w:val="008916A9"/>
    <w:rsid w:val="00891A2B"/>
    <w:rsid w:val="008923D2"/>
    <w:rsid w:val="008929F4"/>
    <w:rsid w:val="00892A5A"/>
    <w:rsid w:val="00892A7D"/>
    <w:rsid w:val="00893372"/>
    <w:rsid w:val="00893E36"/>
    <w:rsid w:val="0089511F"/>
    <w:rsid w:val="008952A9"/>
    <w:rsid w:val="008957F8"/>
    <w:rsid w:val="00895AC5"/>
    <w:rsid w:val="00895D4B"/>
    <w:rsid w:val="00895E6D"/>
    <w:rsid w:val="00896626"/>
    <w:rsid w:val="00896C14"/>
    <w:rsid w:val="0089716C"/>
    <w:rsid w:val="008972C3"/>
    <w:rsid w:val="00897782"/>
    <w:rsid w:val="008977F6"/>
    <w:rsid w:val="008A0797"/>
    <w:rsid w:val="008A1248"/>
    <w:rsid w:val="008A18A3"/>
    <w:rsid w:val="008A1921"/>
    <w:rsid w:val="008A1991"/>
    <w:rsid w:val="008A1DDC"/>
    <w:rsid w:val="008A20A5"/>
    <w:rsid w:val="008A2DF8"/>
    <w:rsid w:val="008A3086"/>
    <w:rsid w:val="008A352F"/>
    <w:rsid w:val="008A36D7"/>
    <w:rsid w:val="008A3807"/>
    <w:rsid w:val="008A3B46"/>
    <w:rsid w:val="008A45F2"/>
    <w:rsid w:val="008A4812"/>
    <w:rsid w:val="008A4B8F"/>
    <w:rsid w:val="008A4BB3"/>
    <w:rsid w:val="008A516C"/>
    <w:rsid w:val="008A5B43"/>
    <w:rsid w:val="008A60B9"/>
    <w:rsid w:val="008A61CB"/>
    <w:rsid w:val="008A66F5"/>
    <w:rsid w:val="008A6C47"/>
    <w:rsid w:val="008A7290"/>
    <w:rsid w:val="008A765A"/>
    <w:rsid w:val="008A7B03"/>
    <w:rsid w:val="008A7B5F"/>
    <w:rsid w:val="008A7E52"/>
    <w:rsid w:val="008B042D"/>
    <w:rsid w:val="008B0467"/>
    <w:rsid w:val="008B066E"/>
    <w:rsid w:val="008B1313"/>
    <w:rsid w:val="008B1899"/>
    <w:rsid w:val="008B1A38"/>
    <w:rsid w:val="008B1C62"/>
    <w:rsid w:val="008B1CAB"/>
    <w:rsid w:val="008B1D59"/>
    <w:rsid w:val="008B2605"/>
    <w:rsid w:val="008B278D"/>
    <w:rsid w:val="008B2DF8"/>
    <w:rsid w:val="008B3C73"/>
    <w:rsid w:val="008B3E24"/>
    <w:rsid w:val="008B40FE"/>
    <w:rsid w:val="008B42F9"/>
    <w:rsid w:val="008B45E4"/>
    <w:rsid w:val="008B47C7"/>
    <w:rsid w:val="008B4F8A"/>
    <w:rsid w:val="008B509E"/>
    <w:rsid w:val="008B526A"/>
    <w:rsid w:val="008B55C9"/>
    <w:rsid w:val="008B6707"/>
    <w:rsid w:val="008B6D6D"/>
    <w:rsid w:val="008B6DF5"/>
    <w:rsid w:val="008B6E17"/>
    <w:rsid w:val="008B733D"/>
    <w:rsid w:val="008B7356"/>
    <w:rsid w:val="008B74E4"/>
    <w:rsid w:val="008C0382"/>
    <w:rsid w:val="008C0D7B"/>
    <w:rsid w:val="008C1181"/>
    <w:rsid w:val="008C17F6"/>
    <w:rsid w:val="008C1AA7"/>
    <w:rsid w:val="008C1FEB"/>
    <w:rsid w:val="008C245B"/>
    <w:rsid w:val="008C26DC"/>
    <w:rsid w:val="008C2A35"/>
    <w:rsid w:val="008C2A8A"/>
    <w:rsid w:val="008C2FA7"/>
    <w:rsid w:val="008C30D8"/>
    <w:rsid w:val="008C31A4"/>
    <w:rsid w:val="008C35DC"/>
    <w:rsid w:val="008C372B"/>
    <w:rsid w:val="008C3A24"/>
    <w:rsid w:val="008C3BC2"/>
    <w:rsid w:val="008C3EA3"/>
    <w:rsid w:val="008C4432"/>
    <w:rsid w:val="008C47F1"/>
    <w:rsid w:val="008C4850"/>
    <w:rsid w:val="008C4A04"/>
    <w:rsid w:val="008C4A12"/>
    <w:rsid w:val="008C4AC3"/>
    <w:rsid w:val="008C4D0D"/>
    <w:rsid w:val="008C4EB5"/>
    <w:rsid w:val="008C5AF1"/>
    <w:rsid w:val="008C6412"/>
    <w:rsid w:val="008C6A97"/>
    <w:rsid w:val="008C75DE"/>
    <w:rsid w:val="008D006A"/>
    <w:rsid w:val="008D037C"/>
    <w:rsid w:val="008D062C"/>
    <w:rsid w:val="008D09B8"/>
    <w:rsid w:val="008D0CD5"/>
    <w:rsid w:val="008D10E5"/>
    <w:rsid w:val="008D113C"/>
    <w:rsid w:val="008D18B6"/>
    <w:rsid w:val="008D1B39"/>
    <w:rsid w:val="008D227C"/>
    <w:rsid w:val="008D2981"/>
    <w:rsid w:val="008D2CB3"/>
    <w:rsid w:val="008D2F14"/>
    <w:rsid w:val="008D35D0"/>
    <w:rsid w:val="008D3955"/>
    <w:rsid w:val="008D3ADA"/>
    <w:rsid w:val="008D3C8A"/>
    <w:rsid w:val="008D48E4"/>
    <w:rsid w:val="008D4CD9"/>
    <w:rsid w:val="008D4D71"/>
    <w:rsid w:val="008D53C2"/>
    <w:rsid w:val="008D605E"/>
    <w:rsid w:val="008D6752"/>
    <w:rsid w:val="008D7657"/>
    <w:rsid w:val="008D77B9"/>
    <w:rsid w:val="008D7EA7"/>
    <w:rsid w:val="008E0240"/>
    <w:rsid w:val="008E0426"/>
    <w:rsid w:val="008E05EA"/>
    <w:rsid w:val="008E0F85"/>
    <w:rsid w:val="008E1415"/>
    <w:rsid w:val="008E1C74"/>
    <w:rsid w:val="008E2090"/>
    <w:rsid w:val="008E227A"/>
    <w:rsid w:val="008E2331"/>
    <w:rsid w:val="008E29A1"/>
    <w:rsid w:val="008E2B06"/>
    <w:rsid w:val="008E332A"/>
    <w:rsid w:val="008E3AFC"/>
    <w:rsid w:val="008E3C0B"/>
    <w:rsid w:val="008E3F21"/>
    <w:rsid w:val="008E4130"/>
    <w:rsid w:val="008E426E"/>
    <w:rsid w:val="008E42AD"/>
    <w:rsid w:val="008E4AC0"/>
    <w:rsid w:val="008E4C99"/>
    <w:rsid w:val="008E4CB3"/>
    <w:rsid w:val="008E4F38"/>
    <w:rsid w:val="008E5499"/>
    <w:rsid w:val="008E629F"/>
    <w:rsid w:val="008E62D8"/>
    <w:rsid w:val="008E6447"/>
    <w:rsid w:val="008E6E97"/>
    <w:rsid w:val="008E772E"/>
    <w:rsid w:val="008E7BC6"/>
    <w:rsid w:val="008E7F6B"/>
    <w:rsid w:val="008F1908"/>
    <w:rsid w:val="008F2446"/>
    <w:rsid w:val="008F24B6"/>
    <w:rsid w:val="008F26AB"/>
    <w:rsid w:val="008F2F11"/>
    <w:rsid w:val="008F333E"/>
    <w:rsid w:val="008F37C5"/>
    <w:rsid w:val="008F4147"/>
    <w:rsid w:val="008F42BA"/>
    <w:rsid w:val="008F462D"/>
    <w:rsid w:val="008F507A"/>
    <w:rsid w:val="008F5861"/>
    <w:rsid w:val="008F5E34"/>
    <w:rsid w:val="008F5E5E"/>
    <w:rsid w:val="008F64E5"/>
    <w:rsid w:val="008F69DA"/>
    <w:rsid w:val="008F73F6"/>
    <w:rsid w:val="008F7614"/>
    <w:rsid w:val="008F77B1"/>
    <w:rsid w:val="009000CC"/>
    <w:rsid w:val="009002F2"/>
    <w:rsid w:val="00900363"/>
    <w:rsid w:val="00900866"/>
    <w:rsid w:val="009008C1"/>
    <w:rsid w:val="00900B34"/>
    <w:rsid w:val="00900EA7"/>
    <w:rsid w:val="00900F4D"/>
    <w:rsid w:val="0090102A"/>
    <w:rsid w:val="0090149F"/>
    <w:rsid w:val="00901E2E"/>
    <w:rsid w:val="00902384"/>
    <w:rsid w:val="00902437"/>
    <w:rsid w:val="009024E3"/>
    <w:rsid w:val="00902A5D"/>
    <w:rsid w:val="009030EA"/>
    <w:rsid w:val="00903458"/>
    <w:rsid w:val="00903476"/>
    <w:rsid w:val="00903B73"/>
    <w:rsid w:val="00903E18"/>
    <w:rsid w:val="009041BF"/>
    <w:rsid w:val="009048E7"/>
    <w:rsid w:val="00905397"/>
    <w:rsid w:val="00905415"/>
    <w:rsid w:val="00905528"/>
    <w:rsid w:val="0090583E"/>
    <w:rsid w:val="0090595B"/>
    <w:rsid w:val="00905EAD"/>
    <w:rsid w:val="00906C04"/>
    <w:rsid w:val="00906FB7"/>
    <w:rsid w:val="00907206"/>
    <w:rsid w:val="0091003B"/>
    <w:rsid w:val="00910442"/>
    <w:rsid w:val="00910755"/>
    <w:rsid w:val="00910806"/>
    <w:rsid w:val="00911002"/>
    <w:rsid w:val="0091138E"/>
    <w:rsid w:val="009119A5"/>
    <w:rsid w:val="00911C3F"/>
    <w:rsid w:val="00912315"/>
    <w:rsid w:val="00913076"/>
    <w:rsid w:val="009135C2"/>
    <w:rsid w:val="00913D94"/>
    <w:rsid w:val="00913EAC"/>
    <w:rsid w:val="00913FD2"/>
    <w:rsid w:val="00915128"/>
    <w:rsid w:val="00915A7A"/>
    <w:rsid w:val="00915B78"/>
    <w:rsid w:val="00915EE0"/>
    <w:rsid w:val="009165AB"/>
    <w:rsid w:val="00916932"/>
    <w:rsid w:val="00916E1F"/>
    <w:rsid w:val="009174BB"/>
    <w:rsid w:val="00917906"/>
    <w:rsid w:val="00920179"/>
    <w:rsid w:val="00920A6B"/>
    <w:rsid w:val="009210C5"/>
    <w:rsid w:val="00921532"/>
    <w:rsid w:val="00921E8D"/>
    <w:rsid w:val="009220D1"/>
    <w:rsid w:val="00922A0B"/>
    <w:rsid w:val="00922D35"/>
    <w:rsid w:val="00923002"/>
    <w:rsid w:val="00923959"/>
    <w:rsid w:val="00923A00"/>
    <w:rsid w:val="00923A78"/>
    <w:rsid w:val="00923FE6"/>
    <w:rsid w:val="00924166"/>
    <w:rsid w:val="0092493B"/>
    <w:rsid w:val="009249BF"/>
    <w:rsid w:val="00925165"/>
    <w:rsid w:val="009269E8"/>
    <w:rsid w:val="0093090A"/>
    <w:rsid w:val="00931045"/>
    <w:rsid w:val="0093181E"/>
    <w:rsid w:val="00931E51"/>
    <w:rsid w:val="0093239B"/>
    <w:rsid w:val="009326C7"/>
    <w:rsid w:val="00932D40"/>
    <w:rsid w:val="00932E35"/>
    <w:rsid w:val="00933036"/>
    <w:rsid w:val="00933159"/>
    <w:rsid w:val="00933DBB"/>
    <w:rsid w:val="009346DA"/>
    <w:rsid w:val="009346DC"/>
    <w:rsid w:val="00934FEA"/>
    <w:rsid w:val="00935002"/>
    <w:rsid w:val="0093502D"/>
    <w:rsid w:val="009350D2"/>
    <w:rsid w:val="009356D1"/>
    <w:rsid w:val="00935DDB"/>
    <w:rsid w:val="0093606C"/>
    <w:rsid w:val="00936095"/>
    <w:rsid w:val="00936183"/>
    <w:rsid w:val="00936645"/>
    <w:rsid w:val="00937FF0"/>
    <w:rsid w:val="009401EE"/>
    <w:rsid w:val="009405E8"/>
    <w:rsid w:val="0094065C"/>
    <w:rsid w:val="00940E9F"/>
    <w:rsid w:val="00941665"/>
    <w:rsid w:val="00941EAD"/>
    <w:rsid w:val="0094204E"/>
    <w:rsid w:val="00942548"/>
    <w:rsid w:val="00942930"/>
    <w:rsid w:val="00942ABD"/>
    <w:rsid w:val="00942B15"/>
    <w:rsid w:val="00942C20"/>
    <w:rsid w:val="00942DEF"/>
    <w:rsid w:val="0094369D"/>
    <w:rsid w:val="00943F08"/>
    <w:rsid w:val="00944095"/>
    <w:rsid w:val="00944BFF"/>
    <w:rsid w:val="00944E48"/>
    <w:rsid w:val="00944F28"/>
    <w:rsid w:val="009452EE"/>
    <w:rsid w:val="0094531F"/>
    <w:rsid w:val="00945A95"/>
    <w:rsid w:val="00945CB6"/>
    <w:rsid w:val="00945F21"/>
    <w:rsid w:val="00947229"/>
    <w:rsid w:val="009474B7"/>
    <w:rsid w:val="00947A23"/>
    <w:rsid w:val="009501E3"/>
    <w:rsid w:val="009504C3"/>
    <w:rsid w:val="00950709"/>
    <w:rsid w:val="00950DFD"/>
    <w:rsid w:val="00950E68"/>
    <w:rsid w:val="00951557"/>
    <w:rsid w:val="00951C93"/>
    <w:rsid w:val="00952445"/>
    <w:rsid w:val="009526D4"/>
    <w:rsid w:val="00952B4F"/>
    <w:rsid w:val="0095317B"/>
    <w:rsid w:val="009531F2"/>
    <w:rsid w:val="009531FD"/>
    <w:rsid w:val="0095321C"/>
    <w:rsid w:val="0095392E"/>
    <w:rsid w:val="00953A0F"/>
    <w:rsid w:val="00953E6E"/>
    <w:rsid w:val="00953F2D"/>
    <w:rsid w:val="00954604"/>
    <w:rsid w:val="00954B0D"/>
    <w:rsid w:val="009554B9"/>
    <w:rsid w:val="00955A50"/>
    <w:rsid w:val="00955D44"/>
    <w:rsid w:val="00955E6A"/>
    <w:rsid w:val="0095601D"/>
    <w:rsid w:val="0095639B"/>
    <w:rsid w:val="0095651B"/>
    <w:rsid w:val="00956666"/>
    <w:rsid w:val="00956F4C"/>
    <w:rsid w:val="0095730C"/>
    <w:rsid w:val="00960018"/>
    <w:rsid w:val="00960730"/>
    <w:rsid w:val="009612A5"/>
    <w:rsid w:val="00961332"/>
    <w:rsid w:val="009614C1"/>
    <w:rsid w:val="0096226C"/>
    <w:rsid w:val="00963667"/>
    <w:rsid w:val="009638F1"/>
    <w:rsid w:val="0096398C"/>
    <w:rsid w:val="00963A50"/>
    <w:rsid w:val="00963B6B"/>
    <w:rsid w:val="00963F39"/>
    <w:rsid w:val="009645CF"/>
    <w:rsid w:val="009648DA"/>
    <w:rsid w:val="00964D63"/>
    <w:rsid w:val="00964FDE"/>
    <w:rsid w:val="00965078"/>
    <w:rsid w:val="009655A2"/>
    <w:rsid w:val="00965853"/>
    <w:rsid w:val="00966101"/>
    <w:rsid w:val="0096647F"/>
    <w:rsid w:val="00966DC2"/>
    <w:rsid w:val="00966ED2"/>
    <w:rsid w:val="0096717F"/>
    <w:rsid w:val="00967409"/>
    <w:rsid w:val="00967462"/>
    <w:rsid w:val="009678DA"/>
    <w:rsid w:val="00967917"/>
    <w:rsid w:val="00967BF6"/>
    <w:rsid w:val="00967C4C"/>
    <w:rsid w:val="00967DFC"/>
    <w:rsid w:val="009700B0"/>
    <w:rsid w:val="009700D1"/>
    <w:rsid w:val="00970102"/>
    <w:rsid w:val="009708C9"/>
    <w:rsid w:val="00971FC2"/>
    <w:rsid w:val="00972353"/>
    <w:rsid w:val="009723EC"/>
    <w:rsid w:val="00972AB4"/>
    <w:rsid w:val="00972F1A"/>
    <w:rsid w:val="00972FD8"/>
    <w:rsid w:val="00973094"/>
    <w:rsid w:val="00973FE9"/>
    <w:rsid w:val="00974646"/>
    <w:rsid w:val="00974DCE"/>
    <w:rsid w:val="00975130"/>
    <w:rsid w:val="0097627B"/>
    <w:rsid w:val="00976FDC"/>
    <w:rsid w:val="0097716F"/>
    <w:rsid w:val="00977499"/>
    <w:rsid w:val="00977510"/>
    <w:rsid w:val="00977C75"/>
    <w:rsid w:val="00977DD5"/>
    <w:rsid w:val="00980200"/>
    <w:rsid w:val="0098095A"/>
    <w:rsid w:val="00980F39"/>
    <w:rsid w:val="009812CF"/>
    <w:rsid w:val="00981316"/>
    <w:rsid w:val="00981570"/>
    <w:rsid w:val="00981941"/>
    <w:rsid w:val="00981C23"/>
    <w:rsid w:val="00982EF9"/>
    <w:rsid w:val="009837D7"/>
    <w:rsid w:val="00983B14"/>
    <w:rsid w:val="009842FE"/>
    <w:rsid w:val="00984348"/>
    <w:rsid w:val="00984C90"/>
    <w:rsid w:val="00984CD5"/>
    <w:rsid w:val="00984D8F"/>
    <w:rsid w:val="00984D9D"/>
    <w:rsid w:val="00984FC5"/>
    <w:rsid w:val="0098528C"/>
    <w:rsid w:val="0098562E"/>
    <w:rsid w:val="0098573A"/>
    <w:rsid w:val="00985830"/>
    <w:rsid w:val="00985BEB"/>
    <w:rsid w:val="00985CBE"/>
    <w:rsid w:val="00986210"/>
    <w:rsid w:val="00986336"/>
    <w:rsid w:val="009866F6"/>
    <w:rsid w:val="009873D7"/>
    <w:rsid w:val="009906DF"/>
    <w:rsid w:val="009911C4"/>
    <w:rsid w:val="00991E8B"/>
    <w:rsid w:val="00992277"/>
    <w:rsid w:val="009926DA"/>
    <w:rsid w:val="00992D45"/>
    <w:rsid w:val="00992E68"/>
    <w:rsid w:val="00992F1D"/>
    <w:rsid w:val="009935D6"/>
    <w:rsid w:val="00993F0F"/>
    <w:rsid w:val="00994146"/>
    <w:rsid w:val="00994315"/>
    <w:rsid w:val="00995A20"/>
    <w:rsid w:val="00995BE1"/>
    <w:rsid w:val="009966CC"/>
    <w:rsid w:val="00996955"/>
    <w:rsid w:val="009A0115"/>
    <w:rsid w:val="009A0A1F"/>
    <w:rsid w:val="009A10F4"/>
    <w:rsid w:val="009A1542"/>
    <w:rsid w:val="009A18F0"/>
    <w:rsid w:val="009A1F60"/>
    <w:rsid w:val="009A20BA"/>
    <w:rsid w:val="009A240B"/>
    <w:rsid w:val="009A24AB"/>
    <w:rsid w:val="009A24AE"/>
    <w:rsid w:val="009A2A3E"/>
    <w:rsid w:val="009A2D0A"/>
    <w:rsid w:val="009A2E7D"/>
    <w:rsid w:val="009A3B87"/>
    <w:rsid w:val="009A3D06"/>
    <w:rsid w:val="009A3FC2"/>
    <w:rsid w:val="009A424D"/>
    <w:rsid w:val="009A435E"/>
    <w:rsid w:val="009A4793"/>
    <w:rsid w:val="009A4AE8"/>
    <w:rsid w:val="009A5382"/>
    <w:rsid w:val="009A5464"/>
    <w:rsid w:val="009A548E"/>
    <w:rsid w:val="009A5DE9"/>
    <w:rsid w:val="009A628A"/>
    <w:rsid w:val="009A6ECB"/>
    <w:rsid w:val="009A70AC"/>
    <w:rsid w:val="009A731C"/>
    <w:rsid w:val="009B0562"/>
    <w:rsid w:val="009B0ADC"/>
    <w:rsid w:val="009B162B"/>
    <w:rsid w:val="009B1AEF"/>
    <w:rsid w:val="009B1C1F"/>
    <w:rsid w:val="009B2469"/>
    <w:rsid w:val="009B24CA"/>
    <w:rsid w:val="009B29D8"/>
    <w:rsid w:val="009B3C47"/>
    <w:rsid w:val="009B3E52"/>
    <w:rsid w:val="009B4105"/>
    <w:rsid w:val="009B4474"/>
    <w:rsid w:val="009B5B66"/>
    <w:rsid w:val="009B5C9D"/>
    <w:rsid w:val="009B61B4"/>
    <w:rsid w:val="009B63B5"/>
    <w:rsid w:val="009B6888"/>
    <w:rsid w:val="009B6AB4"/>
    <w:rsid w:val="009B6D10"/>
    <w:rsid w:val="009B6EA7"/>
    <w:rsid w:val="009B6F9D"/>
    <w:rsid w:val="009B7397"/>
    <w:rsid w:val="009C007C"/>
    <w:rsid w:val="009C0182"/>
    <w:rsid w:val="009C02FD"/>
    <w:rsid w:val="009C0764"/>
    <w:rsid w:val="009C0C83"/>
    <w:rsid w:val="009C0D66"/>
    <w:rsid w:val="009C1399"/>
    <w:rsid w:val="009C1445"/>
    <w:rsid w:val="009C17DA"/>
    <w:rsid w:val="009C1DE0"/>
    <w:rsid w:val="009C28DC"/>
    <w:rsid w:val="009C2E01"/>
    <w:rsid w:val="009C2FA7"/>
    <w:rsid w:val="009C2FD1"/>
    <w:rsid w:val="009C3893"/>
    <w:rsid w:val="009C4870"/>
    <w:rsid w:val="009C49EE"/>
    <w:rsid w:val="009C677E"/>
    <w:rsid w:val="009C6789"/>
    <w:rsid w:val="009C76E0"/>
    <w:rsid w:val="009C7991"/>
    <w:rsid w:val="009C7A27"/>
    <w:rsid w:val="009C7BE5"/>
    <w:rsid w:val="009D05D8"/>
    <w:rsid w:val="009D0A9D"/>
    <w:rsid w:val="009D0B8D"/>
    <w:rsid w:val="009D194C"/>
    <w:rsid w:val="009D2160"/>
    <w:rsid w:val="009D289C"/>
    <w:rsid w:val="009D3340"/>
    <w:rsid w:val="009D3344"/>
    <w:rsid w:val="009D355E"/>
    <w:rsid w:val="009D36D0"/>
    <w:rsid w:val="009D44CE"/>
    <w:rsid w:val="009D4C0A"/>
    <w:rsid w:val="009D4F07"/>
    <w:rsid w:val="009D4FBF"/>
    <w:rsid w:val="009D524F"/>
    <w:rsid w:val="009D54AA"/>
    <w:rsid w:val="009D585A"/>
    <w:rsid w:val="009D5BBD"/>
    <w:rsid w:val="009D5D69"/>
    <w:rsid w:val="009D6540"/>
    <w:rsid w:val="009D6989"/>
    <w:rsid w:val="009D6B76"/>
    <w:rsid w:val="009D703A"/>
    <w:rsid w:val="009D7924"/>
    <w:rsid w:val="009D7B3D"/>
    <w:rsid w:val="009D7B90"/>
    <w:rsid w:val="009D7EFF"/>
    <w:rsid w:val="009E01BD"/>
    <w:rsid w:val="009E0E39"/>
    <w:rsid w:val="009E0FE4"/>
    <w:rsid w:val="009E117C"/>
    <w:rsid w:val="009E1265"/>
    <w:rsid w:val="009E157D"/>
    <w:rsid w:val="009E1D6C"/>
    <w:rsid w:val="009E1E6B"/>
    <w:rsid w:val="009E2423"/>
    <w:rsid w:val="009E2CC8"/>
    <w:rsid w:val="009E37A4"/>
    <w:rsid w:val="009E3D3D"/>
    <w:rsid w:val="009E479D"/>
    <w:rsid w:val="009E521B"/>
    <w:rsid w:val="009E5F57"/>
    <w:rsid w:val="009E6D0A"/>
    <w:rsid w:val="009E6FB1"/>
    <w:rsid w:val="009E74C8"/>
    <w:rsid w:val="009E76F7"/>
    <w:rsid w:val="009E7909"/>
    <w:rsid w:val="009F0246"/>
    <w:rsid w:val="009F06B3"/>
    <w:rsid w:val="009F0D65"/>
    <w:rsid w:val="009F13AE"/>
    <w:rsid w:val="009F178A"/>
    <w:rsid w:val="009F1E7C"/>
    <w:rsid w:val="009F1F1D"/>
    <w:rsid w:val="009F2090"/>
    <w:rsid w:val="009F2146"/>
    <w:rsid w:val="009F235A"/>
    <w:rsid w:val="009F27D0"/>
    <w:rsid w:val="009F2AF1"/>
    <w:rsid w:val="009F2D6D"/>
    <w:rsid w:val="009F30DB"/>
    <w:rsid w:val="009F352E"/>
    <w:rsid w:val="009F3906"/>
    <w:rsid w:val="009F4006"/>
    <w:rsid w:val="009F4930"/>
    <w:rsid w:val="009F496E"/>
    <w:rsid w:val="009F4EA7"/>
    <w:rsid w:val="009F4FD2"/>
    <w:rsid w:val="009F55E8"/>
    <w:rsid w:val="009F5CB4"/>
    <w:rsid w:val="009F5DED"/>
    <w:rsid w:val="009F5EDE"/>
    <w:rsid w:val="009F60CF"/>
    <w:rsid w:val="009F6201"/>
    <w:rsid w:val="009F629C"/>
    <w:rsid w:val="009F73A4"/>
    <w:rsid w:val="009F78B2"/>
    <w:rsid w:val="009F79E5"/>
    <w:rsid w:val="00A00335"/>
    <w:rsid w:val="00A0063A"/>
    <w:rsid w:val="00A007D4"/>
    <w:rsid w:val="00A00A49"/>
    <w:rsid w:val="00A00AED"/>
    <w:rsid w:val="00A00FF8"/>
    <w:rsid w:val="00A01645"/>
    <w:rsid w:val="00A0232D"/>
    <w:rsid w:val="00A02AF1"/>
    <w:rsid w:val="00A02EBF"/>
    <w:rsid w:val="00A02EF7"/>
    <w:rsid w:val="00A031FB"/>
    <w:rsid w:val="00A03429"/>
    <w:rsid w:val="00A034F9"/>
    <w:rsid w:val="00A0356E"/>
    <w:rsid w:val="00A03A0E"/>
    <w:rsid w:val="00A03C26"/>
    <w:rsid w:val="00A0416A"/>
    <w:rsid w:val="00A04313"/>
    <w:rsid w:val="00A04CEE"/>
    <w:rsid w:val="00A053F1"/>
    <w:rsid w:val="00A05FC5"/>
    <w:rsid w:val="00A06E4A"/>
    <w:rsid w:val="00A06F59"/>
    <w:rsid w:val="00A07140"/>
    <w:rsid w:val="00A072E1"/>
    <w:rsid w:val="00A07379"/>
    <w:rsid w:val="00A07A86"/>
    <w:rsid w:val="00A07AE6"/>
    <w:rsid w:val="00A07DED"/>
    <w:rsid w:val="00A07F36"/>
    <w:rsid w:val="00A07F7F"/>
    <w:rsid w:val="00A102C2"/>
    <w:rsid w:val="00A10428"/>
    <w:rsid w:val="00A11027"/>
    <w:rsid w:val="00A11415"/>
    <w:rsid w:val="00A115E7"/>
    <w:rsid w:val="00A119B8"/>
    <w:rsid w:val="00A11B2F"/>
    <w:rsid w:val="00A11CBA"/>
    <w:rsid w:val="00A11F09"/>
    <w:rsid w:val="00A12323"/>
    <w:rsid w:val="00A12522"/>
    <w:rsid w:val="00A126BB"/>
    <w:rsid w:val="00A12D80"/>
    <w:rsid w:val="00A13F48"/>
    <w:rsid w:val="00A14191"/>
    <w:rsid w:val="00A1439E"/>
    <w:rsid w:val="00A14A45"/>
    <w:rsid w:val="00A1700C"/>
    <w:rsid w:val="00A17339"/>
    <w:rsid w:val="00A174AD"/>
    <w:rsid w:val="00A17E1D"/>
    <w:rsid w:val="00A201B9"/>
    <w:rsid w:val="00A205E7"/>
    <w:rsid w:val="00A207B7"/>
    <w:rsid w:val="00A20A08"/>
    <w:rsid w:val="00A21000"/>
    <w:rsid w:val="00A214E9"/>
    <w:rsid w:val="00A21F47"/>
    <w:rsid w:val="00A229FE"/>
    <w:rsid w:val="00A22E7B"/>
    <w:rsid w:val="00A232AF"/>
    <w:rsid w:val="00A23468"/>
    <w:rsid w:val="00A2394B"/>
    <w:rsid w:val="00A23DEB"/>
    <w:rsid w:val="00A24B82"/>
    <w:rsid w:val="00A2521C"/>
    <w:rsid w:val="00A25229"/>
    <w:rsid w:val="00A253F0"/>
    <w:rsid w:val="00A25845"/>
    <w:rsid w:val="00A260ED"/>
    <w:rsid w:val="00A2655B"/>
    <w:rsid w:val="00A26C64"/>
    <w:rsid w:val="00A26E51"/>
    <w:rsid w:val="00A26F14"/>
    <w:rsid w:val="00A2703E"/>
    <w:rsid w:val="00A2743B"/>
    <w:rsid w:val="00A274BA"/>
    <w:rsid w:val="00A30158"/>
    <w:rsid w:val="00A31272"/>
    <w:rsid w:val="00A31306"/>
    <w:rsid w:val="00A31619"/>
    <w:rsid w:val="00A32759"/>
    <w:rsid w:val="00A327DD"/>
    <w:rsid w:val="00A329ED"/>
    <w:rsid w:val="00A32A90"/>
    <w:rsid w:val="00A3315F"/>
    <w:rsid w:val="00A3316F"/>
    <w:rsid w:val="00A33172"/>
    <w:rsid w:val="00A33354"/>
    <w:rsid w:val="00A33424"/>
    <w:rsid w:val="00A33515"/>
    <w:rsid w:val="00A33CB4"/>
    <w:rsid w:val="00A34D56"/>
    <w:rsid w:val="00A353AF"/>
    <w:rsid w:val="00A361DB"/>
    <w:rsid w:val="00A364F1"/>
    <w:rsid w:val="00A36747"/>
    <w:rsid w:val="00A36C50"/>
    <w:rsid w:val="00A36FE3"/>
    <w:rsid w:val="00A37052"/>
    <w:rsid w:val="00A375B5"/>
    <w:rsid w:val="00A37E7F"/>
    <w:rsid w:val="00A37FFB"/>
    <w:rsid w:val="00A40880"/>
    <w:rsid w:val="00A4127D"/>
    <w:rsid w:val="00A41542"/>
    <w:rsid w:val="00A4177E"/>
    <w:rsid w:val="00A41C86"/>
    <w:rsid w:val="00A41D13"/>
    <w:rsid w:val="00A42111"/>
    <w:rsid w:val="00A42415"/>
    <w:rsid w:val="00A427BE"/>
    <w:rsid w:val="00A42902"/>
    <w:rsid w:val="00A43364"/>
    <w:rsid w:val="00A43542"/>
    <w:rsid w:val="00A43F06"/>
    <w:rsid w:val="00A43FF2"/>
    <w:rsid w:val="00A44B79"/>
    <w:rsid w:val="00A450AE"/>
    <w:rsid w:val="00A45614"/>
    <w:rsid w:val="00A456EF"/>
    <w:rsid w:val="00A45C0B"/>
    <w:rsid w:val="00A45EBF"/>
    <w:rsid w:val="00A45F5D"/>
    <w:rsid w:val="00A45FC3"/>
    <w:rsid w:val="00A46140"/>
    <w:rsid w:val="00A4623A"/>
    <w:rsid w:val="00A46F49"/>
    <w:rsid w:val="00A473B8"/>
    <w:rsid w:val="00A473C1"/>
    <w:rsid w:val="00A47E47"/>
    <w:rsid w:val="00A47F5D"/>
    <w:rsid w:val="00A50332"/>
    <w:rsid w:val="00A50771"/>
    <w:rsid w:val="00A50AD4"/>
    <w:rsid w:val="00A50D61"/>
    <w:rsid w:val="00A510A6"/>
    <w:rsid w:val="00A51428"/>
    <w:rsid w:val="00A518DC"/>
    <w:rsid w:val="00A51CF2"/>
    <w:rsid w:val="00A523E7"/>
    <w:rsid w:val="00A52904"/>
    <w:rsid w:val="00A52A49"/>
    <w:rsid w:val="00A53536"/>
    <w:rsid w:val="00A53563"/>
    <w:rsid w:val="00A53824"/>
    <w:rsid w:val="00A53B47"/>
    <w:rsid w:val="00A550CA"/>
    <w:rsid w:val="00A5538A"/>
    <w:rsid w:val="00A55558"/>
    <w:rsid w:val="00A55956"/>
    <w:rsid w:val="00A5606A"/>
    <w:rsid w:val="00A56921"/>
    <w:rsid w:val="00A5751B"/>
    <w:rsid w:val="00A57579"/>
    <w:rsid w:val="00A578B5"/>
    <w:rsid w:val="00A57916"/>
    <w:rsid w:val="00A60FD9"/>
    <w:rsid w:val="00A612E6"/>
    <w:rsid w:val="00A620EF"/>
    <w:rsid w:val="00A62E79"/>
    <w:rsid w:val="00A6348D"/>
    <w:rsid w:val="00A636CA"/>
    <w:rsid w:val="00A636ED"/>
    <w:rsid w:val="00A63948"/>
    <w:rsid w:val="00A63C5C"/>
    <w:rsid w:val="00A63F2A"/>
    <w:rsid w:val="00A647A6"/>
    <w:rsid w:val="00A64811"/>
    <w:rsid w:val="00A64CA6"/>
    <w:rsid w:val="00A657B4"/>
    <w:rsid w:val="00A65D8D"/>
    <w:rsid w:val="00A661D0"/>
    <w:rsid w:val="00A664E5"/>
    <w:rsid w:val="00A66BE2"/>
    <w:rsid w:val="00A6739C"/>
    <w:rsid w:val="00A70185"/>
    <w:rsid w:val="00A70674"/>
    <w:rsid w:val="00A708CA"/>
    <w:rsid w:val="00A70A28"/>
    <w:rsid w:val="00A71242"/>
    <w:rsid w:val="00A7148A"/>
    <w:rsid w:val="00A7248A"/>
    <w:rsid w:val="00A72A3A"/>
    <w:rsid w:val="00A72AF6"/>
    <w:rsid w:val="00A72CAA"/>
    <w:rsid w:val="00A73358"/>
    <w:rsid w:val="00A73453"/>
    <w:rsid w:val="00A73AF5"/>
    <w:rsid w:val="00A73BE1"/>
    <w:rsid w:val="00A73E5A"/>
    <w:rsid w:val="00A742A5"/>
    <w:rsid w:val="00A7499D"/>
    <w:rsid w:val="00A74FB0"/>
    <w:rsid w:val="00A74FCC"/>
    <w:rsid w:val="00A75175"/>
    <w:rsid w:val="00A751ED"/>
    <w:rsid w:val="00A75310"/>
    <w:rsid w:val="00A75591"/>
    <w:rsid w:val="00A758DB"/>
    <w:rsid w:val="00A76B5F"/>
    <w:rsid w:val="00A774EC"/>
    <w:rsid w:val="00A77D98"/>
    <w:rsid w:val="00A802DD"/>
    <w:rsid w:val="00A80575"/>
    <w:rsid w:val="00A8081A"/>
    <w:rsid w:val="00A80DB6"/>
    <w:rsid w:val="00A811A3"/>
    <w:rsid w:val="00A8150C"/>
    <w:rsid w:val="00A819F4"/>
    <w:rsid w:val="00A827DA"/>
    <w:rsid w:val="00A82CD2"/>
    <w:rsid w:val="00A830BC"/>
    <w:rsid w:val="00A83183"/>
    <w:rsid w:val="00A83485"/>
    <w:rsid w:val="00A834D2"/>
    <w:rsid w:val="00A843F1"/>
    <w:rsid w:val="00A84418"/>
    <w:rsid w:val="00A84C94"/>
    <w:rsid w:val="00A85719"/>
    <w:rsid w:val="00A859B0"/>
    <w:rsid w:val="00A85A2F"/>
    <w:rsid w:val="00A861E8"/>
    <w:rsid w:val="00A86516"/>
    <w:rsid w:val="00A86900"/>
    <w:rsid w:val="00A8706E"/>
    <w:rsid w:val="00A872E7"/>
    <w:rsid w:val="00A87320"/>
    <w:rsid w:val="00A87B94"/>
    <w:rsid w:val="00A87CA8"/>
    <w:rsid w:val="00A9027C"/>
    <w:rsid w:val="00A9045F"/>
    <w:rsid w:val="00A904AB"/>
    <w:rsid w:val="00A90D70"/>
    <w:rsid w:val="00A911A0"/>
    <w:rsid w:val="00A911FE"/>
    <w:rsid w:val="00A913D6"/>
    <w:rsid w:val="00A91A35"/>
    <w:rsid w:val="00A91B1D"/>
    <w:rsid w:val="00A91F51"/>
    <w:rsid w:val="00A92027"/>
    <w:rsid w:val="00A920CE"/>
    <w:rsid w:val="00A925D4"/>
    <w:rsid w:val="00A9288F"/>
    <w:rsid w:val="00A93068"/>
    <w:rsid w:val="00A93177"/>
    <w:rsid w:val="00A934AE"/>
    <w:rsid w:val="00A93ABC"/>
    <w:rsid w:val="00A93D96"/>
    <w:rsid w:val="00A94152"/>
    <w:rsid w:val="00A94E1E"/>
    <w:rsid w:val="00A94EAD"/>
    <w:rsid w:val="00A95013"/>
    <w:rsid w:val="00A954C9"/>
    <w:rsid w:val="00A9599A"/>
    <w:rsid w:val="00A95C25"/>
    <w:rsid w:val="00A961B5"/>
    <w:rsid w:val="00A963DF"/>
    <w:rsid w:val="00A96574"/>
    <w:rsid w:val="00A966E9"/>
    <w:rsid w:val="00A96EC2"/>
    <w:rsid w:val="00A97120"/>
    <w:rsid w:val="00A97468"/>
    <w:rsid w:val="00AA0596"/>
    <w:rsid w:val="00AA08FF"/>
    <w:rsid w:val="00AA1068"/>
    <w:rsid w:val="00AA14F3"/>
    <w:rsid w:val="00AA15C4"/>
    <w:rsid w:val="00AA1780"/>
    <w:rsid w:val="00AA22E3"/>
    <w:rsid w:val="00AA23AC"/>
    <w:rsid w:val="00AA274A"/>
    <w:rsid w:val="00AA283F"/>
    <w:rsid w:val="00AA2AD7"/>
    <w:rsid w:val="00AA2D3C"/>
    <w:rsid w:val="00AA303F"/>
    <w:rsid w:val="00AA30B6"/>
    <w:rsid w:val="00AA310D"/>
    <w:rsid w:val="00AA3842"/>
    <w:rsid w:val="00AA3A6E"/>
    <w:rsid w:val="00AA3D79"/>
    <w:rsid w:val="00AA3E13"/>
    <w:rsid w:val="00AA464A"/>
    <w:rsid w:val="00AA488D"/>
    <w:rsid w:val="00AA4F3D"/>
    <w:rsid w:val="00AA54D9"/>
    <w:rsid w:val="00AA5E8C"/>
    <w:rsid w:val="00AA631A"/>
    <w:rsid w:val="00AA67A8"/>
    <w:rsid w:val="00AA6C45"/>
    <w:rsid w:val="00AA6C7B"/>
    <w:rsid w:val="00AA6D65"/>
    <w:rsid w:val="00AA7509"/>
    <w:rsid w:val="00AA7703"/>
    <w:rsid w:val="00AA7933"/>
    <w:rsid w:val="00AA7D75"/>
    <w:rsid w:val="00AA7F72"/>
    <w:rsid w:val="00AB0724"/>
    <w:rsid w:val="00AB0C2F"/>
    <w:rsid w:val="00AB2176"/>
    <w:rsid w:val="00AB23C9"/>
    <w:rsid w:val="00AB242E"/>
    <w:rsid w:val="00AB2861"/>
    <w:rsid w:val="00AB2E11"/>
    <w:rsid w:val="00AB30FD"/>
    <w:rsid w:val="00AB314C"/>
    <w:rsid w:val="00AB47E0"/>
    <w:rsid w:val="00AB4E4E"/>
    <w:rsid w:val="00AB5441"/>
    <w:rsid w:val="00AB5618"/>
    <w:rsid w:val="00AB5634"/>
    <w:rsid w:val="00AB5758"/>
    <w:rsid w:val="00AB586E"/>
    <w:rsid w:val="00AB59D4"/>
    <w:rsid w:val="00AB641E"/>
    <w:rsid w:val="00AB69CD"/>
    <w:rsid w:val="00AB6CAE"/>
    <w:rsid w:val="00AB6CB6"/>
    <w:rsid w:val="00AB6DE5"/>
    <w:rsid w:val="00AB6F81"/>
    <w:rsid w:val="00AB7A92"/>
    <w:rsid w:val="00AB7BB8"/>
    <w:rsid w:val="00AB7C58"/>
    <w:rsid w:val="00AC01F1"/>
    <w:rsid w:val="00AC06FC"/>
    <w:rsid w:val="00AC0A26"/>
    <w:rsid w:val="00AC0D8C"/>
    <w:rsid w:val="00AC1720"/>
    <w:rsid w:val="00AC1BBA"/>
    <w:rsid w:val="00AC1F53"/>
    <w:rsid w:val="00AC27A5"/>
    <w:rsid w:val="00AC28EC"/>
    <w:rsid w:val="00AC3369"/>
    <w:rsid w:val="00AC35F2"/>
    <w:rsid w:val="00AC37CD"/>
    <w:rsid w:val="00AC3891"/>
    <w:rsid w:val="00AC3CEA"/>
    <w:rsid w:val="00AC3F67"/>
    <w:rsid w:val="00AC410E"/>
    <w:rsid w:val="00AC4A88"/>
    <w:rsid w:val="00AC4C6D"/>
    <w:rsid w:val="00AC565C"/>
    <w:rsid w:val="00AC5C71"/>
    <w:rsid w:val="00AC67C6"/>
    <w:rsid w:val="00AC6BD2"/>
    <w:rsid w:val="00AC732C"/>
    <w:rsid w:val="00AC75B6"/>
    <w:rsid w:val="00AC7906"/>
    <w:rsid w:val="00AC7F59"/>
    <w:rsid w:val="00AC7F5C"/>
    <w:rsid w:val="00AD0768"/>
    <w:rsid w:val="00AD0D15"/>
    <w:rsid w:val="00AD162D"/>
    <w:rsid w:val="00AD19DF"/>
    <w:rsid w:val="00AD21CE"/>
    <w:rsid w:val="00AD22C5"/>
    <w:rsid w:val="00AD26EF"/>
    <w:rsid w:val="00AD3738"/>
    <w:rsid w:val="00AD3901"/>
    <w:rsid w:val="00AD3F93"/>
    <w:rsid w:val="00AD4002"/>
    <w:rsid w:val="00AD4752"/>
    <w:rsid w:val="00AD4E3A"/>
    <w:rsid w:val="00AD51B4"/>
    <w:rsid w:val="00AD5B25"/>
    <w:rsid w:val="00AD5C91"/>
    <w:rsid w:val="00AD5DB9"/>
    <w:rsid w:val="00AD5F26"/>
    <w:rsid w:val="00AD6356"/>
    <w:rsid w:val="00AD670C"/>
    <w:rsid w:val="00AD69E2"/>
    <w:rsid w:val="00AD7904"/>
    <w:rsid w:val="00AD7EE2"/>
    <w:rsid w:val="00AE010D"/>
    <w:rsid w:val="00AE086E"/>
    <w:rsid w:val="00AE094C"/>
    <w:rsid w:val="00AE1A23"/>
    <w:rsid w:val="00AE1DA1"/>
    <w:rsid w:val="00AE1DC9"/>
    <w:rsid w:val="00AE2C1A"/>
    <w:rsid w:val="00AE31A6"/>
    <w:rsid w:val="00AE3552"/>
    <w:rsid w:val="00AE4249"/>
    <w:rsid w:val="00AE5064"/>
    <w:rsid w:val="00AE57DE"/>
    <w:rsid w:val="00AE5892"/>
    <w:rsid w:val="00AE5D15"/>
    <w:rsid w:val="00AE5E30"/>
    <w:rsid w:val="00AE665D"/>
    <w:rsid w:val="00AE7045"/>
    <w:rsid w:val="00AE711E"/>
    <w:rsid w:val="00AE71F5"/>
    <w:rsid w:val="00AE73AF"/>
    <w:rsid w:val="00AE7450"/>
    <w:rsid w:val="00AE7649"/>
    <w:rsid w:val="00AF11FC"/>
    <w:rsid w:val="00AF1492"/>
    <w:rsid w:val="00AF1795"/>
    <w:rsid w:val="00AF1BD1"/>
    <w:rsid w:val="00AF1CB6"/>
    <w:rsid w:val="00AF228B"/>
    <w:rsid w:val="00AF251B"/>
    <w:rsid w:val="00AF2723"/>
    <w:rsid w:val="00AF2880"/>
    <w:rsid w:val="00AF2D91"/>
    <w:rsid w:val="00AF2E1C"/>
    <w:rsid w:val="00AF351A"/>
    <w:rsid w:val="00AF3527"/>
    <w:rsid w:val="00AF3820"/>
    <w:rsid w:val="00AF39C7"/>
    <w:rsid w:val="00AF3C73"/>
    <w:rsid w:val="00AF3CAD"/>
    <w:rsid w:val="00AF4163"/>
    <w:rsid w:val="00AF485F"/>
    <w:rsid w:val="00AF4AE6"/>
    <w:rsid w:val="00AF4C6C"/>
    <w:rsid w:val="00AF5978"/>
    <w:rsid w:val="00AF6ADF"/>
    <w:rsid w:val="00AF78EF"/>
    <w:rsid w:val="00B00E66"/>
    <w:rsid w:val="00B015CF"/>
    <w:rsid w:val="00B01D05"/>
    <w:rsid w:val="00B01E2F"/>
    <w:rsid w:val="00B02034"/>
    <w:rsid w:val="00B0207D"/>
    <w:rsid w:val="00B02383"/>
    <w:rsid w:val="00B02C64"/>
    <w:rsid w:val="00B02F14"/>
    <w:rsid w:val="00B03082"/>
    <w:rsid w:val="00B030E4"/>
    <w:rsid w:val="00B039BA"/>
    <w:rsid w:val="00B03A8E"/>
    <w:rsid w:val="00B040E4"/>
    <w:rsid w:val="00B04BE2"/>
    <w:rsid w:val="00B04C0D"/>
    <w:rsid w:val="00B04F0C"/>
    <w:rsid w:val="00B05543"/>
    <w:rsid w:val="00B06942"/>
    <w:rsid w:val="00B06997"/>
    <w:rsid w:val="00B06EC9"/>
    <w:rsid w:val="00B073C8"/>
    <w:rsid w:val="00B075B4"/>
    <w:rsid w:val="00B07E5F"/>
    <w:rsid w:val="00B10729"/>
    <w:rsid w:val="00B10895"/>
    <w:rsid w:val="00B10E65"/>
    <w:rsid w:val="00B11379"/>
    <w:rsid w:val="00B115B0"/>
    <w:rsid w:val="00B116FD"/>
    <w:rsid w:val="00B12A43"/>
    <w:rsid w:val="00B12F6C"/>
    <w:rsid w:val="00B1313D"/>
    <w:rsid w:val="00B1335D"/>
    <w:rsid w:val="00B13E01"/>
    <w:rsid w:val="00B14045"/>
    <w:rsid w:val="00B142FE"/>
    <w:rsid w:val="00B143A2"/>
    <w:rsid w:val="00B143B6"/>
    <w:rsid w:val="00B146E1"/>
    <w:rsid w:val="00B14B68"/>
    <w:rsid w:val="00B151B2"/>
    <w:rsid w:val="00B1550F"/>
    <w:rsid w:val="00B15B4A"/>
    <w:rsid w:val="00B15D68"/>
    <w:rsid w:val="00B161E2"/>
    <w:rsid w:val="00B16318"/>
    <w:rsid w:val="00B164A5"/>
    <w:rsid w:val="00B1657E"/>
    <w:rsid w:val="00B167B8"/>
    <w:rsid w:val="00B16ACA"/>
    <w:rsid w:val="00B16D6A"/>
    <w:rsid w:val="00B17132"/>
    <w:rsid w:val="00B1763E"/>
    <w:rsid w:val="00B178C9"/>
    <w:rsid w:val="00B17A57"/>
    <w:rsid w:val="00B17B75"/>
    <w:rsid w:val="00B2005B"/>
    <w:rsid w:val="00B2151D"/>
    <w:rsid w:val="00B21C02"/>
    <w:rsid w:val="00B2204D"/>
    <w:rsid w:val="00B221F8"/>
    <w:rsid w:val="00B22839"/>
    <w:rsid w:val="00B235A1"/>
    <w:rsid w:val="00B23690"/>
    <w:rsid w:val="00B23AF6"/>
    <w:rsid w:val="00B23B0E"/>
    <w:rsid w:val="00B242A0"/>
    <w:rsid w:val="00B2488A"/>
    <w:rsid w:val="00B24EA1"/>
    <w:rsid w:val="00B24FC4"/>
    <w:rsid w:val="00B25012"/>
    <w:rsid w:val="00B25087"/>
    <w:rsid w:val="00B2547C"/>
    <w:rsid w:val="00B26802"/>
    <w:rsid w:val="00B26DB3"/>
    <w:rsid w:val="00B27615"/>
    <w:rsid w:val="00B27619"/>
    <w:rsid w:val="00B27778"/>
    <w:rsid w:val="00B27A0B"/>
    <w:rsid w:val="00B27A5D"/>
    <w:rsid w:val="00B301DF"/>
    <w:rsid w:val="00B30B5E"/>
    <w:rsid w:val="00B30F0C"/>
    <w:rsid w:val="00B310E6"/>
    <w:rsid w:val="00B31695"/>
    <w:rsid w:val="00B320AA"/>
    <w:rsid w:val="00B32EF8"/>
    <w:rsid w:val="00B33720"/>
    <w:rsid w:val="00B3386B"/>
    <w:rsid w:val="00B338D4"/>
    <w:rsid w:val="00B33B8A"/>
    <w:rsid w:val="00B33DAF"/>
    <w:rsid w:val="00B3459F"/>
    <w:rsid w:val="00B3477E"/>
    <w:rsid w:val="00B34A99"/>
    <w:rsid w:val="00B34B9A"/>
    <w:rsid w:val="00B34F67"/>
    <w:rsid w:val="00B362B2"/>
    <w:rsid w:val="00B36772"/>
    <w:rsid w:val="00B36BC1"/>
    <w:rsid w:val="00B36E5E"/>
    <w:rsid w:val="00B36F43"/>
    <w:rsid w:val="00B372B4"/>
    <w:rsid w:val="00B37435"/>
    <w:rsid w:val="00B37558"/>
    <w:rsid w:val="00B3757D"/>
    <w:rsid w:val="00B37A89"/>
    <w:rsid w:val="00B37BAE"/>
    <w:rsid w:val="00B37BE6"/>
    <w:rsid w:val="00B40BF3"/>
    <w:rsid w:val="00B411FB"/>
    <w:rsid w:val="00B417D9"/>
    <w:rsid w:val="00B41C9A"/>
    <w:rsid w:val="00B41EEA"/>
    <w:rsid w:val="00B42770"/>
    <w:rsid w:val="00B42A0E"/>
    <w:rsid w:val="00B42A18"/>
    <w:rsid w:val="00B42B62"/>
    <w:rsid w:val="00B4305B"/>
    <w:rsid w:val="00B433B5"/>
    <w:rsid w:val="00B43499"/>
    <w:rsid w:val="00B43955"/>
    <w:rsid w:val="00B43D68"/>
    <w:rsid w:val="00B44135"/>
    <w:rsid w:val="00B447F5"/>
    <w:rsid w:val="00B449E7"/>
    <w:rsid w:val="00B44B9D"/>
    <w:rsid w:val="00B44E50"/>
    <w:rsid w:val="00B44F0B"/>
    <w:rsid w:val="00B4650E"/>
    <w:rsid w:val="00B47288"/>
    <w:rsid w:val="00B479D0"/>
    <w:rsid w:val="00B47E11"/>
    <w:rsid w:val="00B5092C"/>
    <w:rsid w:val="00B51482"/>
    <w:rsid w:val="00B5148E"/>
    <w:rsid w:val="00B51563"/>
    <w:rsid w:val="00B51758"/>
    <w:rsid w:val="00B517DE"/>
    <w:rsid w:val="00B5266F"/>
    <w:rsid w:val="00B52999"/>
    <w:rsid w:val="00B53B73"/>
    <w:rsid w:val="00B53CE0"/>
    <w:rsid w:val="00B55604"/>
    <w:rsid w:val="00B5599E"/>
    <w:rsid w:val="00B55C64"/>
    <w:rsid w:val="00B55EFF"/>
    <w:rsid w:val="00B567B8"/>
    <w:rsid w:val="00B56A19"/>
    <w:rsid w:val="00B56FF4"/>
    <w:rsid w:val="00B57CFC"/>
    <w:rsid w:val="00B57D53"/>
    <w:rsid w:val="00B60598"/>
    <w:rsid w:val="00B605CA"/>
    <w:rsid w:val="00B6083B"/>
    <w:rsid w:val="00B60A59"/>
    <w:rsid w:val="00B61424"/>
    <w:rsid w:val="00B61822"/>
    <w:rsid w:val="00B6183B"/>
    <w:rsid w:val="00B61901"/>
    <w:rsid w:val="00B61BFC"/>
    <w:rsid w:val="00B62896"/>
    <w:rsid w:val="00B62B49"/>
    <w:rsid w:val="00B62E0E"/>
    <w:rsid w:val="00B63086"/>
    <w:rsid w:val="00B63210"/>
    <w:rsid w:val="00B635D9"/>
    <w:rsid w:val="00B63BBC"/>
    <w:rsid w:val="00B64134"/>
    <w:rsid w:val="00B64549"/>
    <w:rsid w:val="00B64CAD"/>
    <w:rsid w:val="00B6517B"/>
    <w:rsid w:val="00B652B5"/>
    <w:rsid w:val="00B652DA"/>
    <w:rsid w:val="00B6542E"/>
    <w:rsid w:val="00B654D1"/>
    <w:rsid w:val="00B656CF"/>
    <w:rsid w:val="00B659BC"/>
    <w:rsid w:val="00B659F8"/>
    <w:rsid w:val="00B65DC0"/>
    <w:rsid w:val="00B65F27"/>
    <w:rsid w:val="00B66620"/>
    <w:rsid w:val="00B66692"/>
    <w:rsid w:val="00B66ACC"/>
    <w:rsid w:val="00B66FE0"/>
    <w:rsid w:val="00B67F44"/>
    <w:rsid w:val="00B70462"/>
    <w:rsid w:val="00B704D4"/>
    <w:rsid w:val="00B70987"/>
    <w:rsid w:val="00B716DC"/>
    <w:rsid w:val="00B71D87"/>
    <w:rsid w:val="00B71F5D"/>
    <w:rsid w:val="00B728DC"/>
    <w:rsid w:val="00B729CF"/>
    <w:rsid w:val="00B72DEF"/>
    <w:rsid w:val="00B73429"/>
    <w:rsid w:val="00B73934"/>
    <w:rsid w:val="00B73A22"/>
    <w:rsid w:val="00B73EE3"/>
    <w:rsid w:val="00B73F2A"/>
    <w:rsid w:val="00B74279"/>
    <w:rsid w:val="00B75340"/>
    <w:rsid w:val="00B75F9B"/>
    <w:rsid w:val="00B7624E"/>
    <w:rsid w:val="00B762B2"/>
    <w:rsid w:val="00B763B2"/>
    <w:rsid w:val="00B76629"/>
    <w:rsid w:val="00B7673B"/>
    <w:rsid w:val="00B76745"/>
    <w:rsid w:val="00B7682B"/>
    <w:rsid w:val="00B76CB1"/>
    <w:rsid w:val="00B7702C"/>
    <w:rsid w:val="00B7770D"/>
    <w:rsid w:val="00B7791D"/>
    <w:rsid w:val="00B77E8D"/>
    <w:rsid w:val="00B80084"/>
    <w:rsid w:val="00B809B3"/>
    <w:rsid w:val="00B80BCD"/>
    <w:rsid w:val="00B80C0C"/>
    <w:rsid w:val="00B81438"/>
    <w:rsid w:val="00B814A7"/>
    <w:rsid w:val="00B81A9D"/>
    <w:rsid w:val="00B81C96"/>
    <w:rsid w:val="00B82038"/>
    <w:rsid w:val="00B82216"/>
    <w:rsid w:val="00B8286B"/>
    <w:rsid w:val="00B82907"/>
    <w:rsid w:val="00B82C35"/>
    <w:rsid w:val="00B82F51"/>
    <w:rsid w:val="00B83289"/>
    <w:rsid w:val="00B83F52"/>
    <w:rsid w:val="00B840CE"/>
    <w:rsid w:val="00B8412E"/>
    <w:rsid w:val="00B8468E"/>
    <w:rsid w:val="00B84AF6"/>
    <w:rsid w:val="00B84D1A"/>
    <w:rsid w:val="00B86988"/>
    <w:rsid w:val="00B86A21"/>
    <w:rsid w:val="00B87405"/>
    <w:rsid w:val="00B87532"/>
    <w:rsid w:val="00B87619"/>
    <w:rsid w:val="00B876EE"/>
    <w:rsid w:val="00B90283"/>
    <w:rsid w:val="00B906DB"/>
    <w:rsid w:val="00B90901"/>
    <w:rsid w:val="00B90958"/>
    <w:rsid w:val="00B9125A"/>
    <w:rsid w:val="00B9140C"/>
    <w:rsid w:val="00B91575"/>
    <w:rsid w:val="00B922AE"/>
    <w:rsid w:val="00B9296B"/>
    <w:rsid w:val="00B92AF7"/>
    <w:rsid w:val="00B92EA9"/>
    <w:rsid w:val="00B93D5F"/>
    <w:rsid w:val="00B93DD6"/>
    <w:rsid w:val="00B945B7"/>
    <w:rsid w:val="00B94694"/>
    <w:rsid w:val="00B9479E"/>
    <w:rsid w:val="00B95390"/>
    <w:rsid w:val="00B955D9"/>
    <w:rsid w:val="00B95746"/>
    <w:rsid w:val="00B95D84"/>
    <w:rsid w:val="00B964FA"/>
    <w:rsid w:val="00B96F65"/>
    <w:rsid w:val="00B97098"/>
    <w:rsid w:val="00B97188"/>
    <w:rsid w:val="00B97ACB"/>
    <w:rsid w:val="00B97E39"/>
    <w:rsid w:val="00BA0991"/>
    <w:rsid w:val="00BA10EA"/>
    <w:rsid w:val="00BA17AE"/>
    <w:rsid w:val="00BA26E9"/>
    <w:rsid w:val="00BA2A83"/>
    <w:rsid w:val="00BA301F"/>
    <w:rsid w:val="00BA3797"/>
    <w:rsid w:val="00BA3A70"/>
    <w:rsid w:val="00BA421B"/>
    <w:rsid w:val="00BA4E11"/>
    <w:rsid w:val="00BA4F60"/>
    <w:rsid w:val="00BA57A6"/>
    <w:rsid w:val="00BA589D"/>
    <w:rsid w:val="00BA62FF"/>
    <w:rsid w:val="00BA674B"/>
    <w:rsid w:val="00BA6E59"/>
    <w:rsid w:val="00BA7156"/>
    <w:rsid w:val="00BA7257"/>
    <w:rsid w:val="00BA7315"/>
    <w:rsid w:val="00BA7394"/>
    <w:rsid w:val="00BA757B"/>
    <w:rsid w:val="00BA7D2A"/>
    <w:rsid w:val="00BB046A"/>
    <w:rsid w:val="00BB09DC"/>
    <w:rsid w:val="00BB0C53"/>
    <w:rsid w:val="00BB0F27"/>
    <w:rsid w:val="00BB12F3"/>
    <w:rsid w:val="00BB209C"/>
    <w:rsid w:val="00BB2437"/>
    <w:rsid w:val="00BB2917"/>
    <w:rsid w:val="00BB29B6"/>
    <w:rsid w:val="00BB2BB2"/>
    <w:rsid w:val="00BB2BB7"/>
    <w:rsid w:val="00BB2FE2"/>
    <w:rsid w:val="00BB346E"/>
    <w:rsid w:val="00BB3577"/>
    <w:rsid w:val="00BB4349"/>
    <w:rsid w:val="00BB4755"/>
    <w:rsid w:val="00BB4DA3"/>
    <w:rsid w:val="00BB567C"/>
    <w:rsid w:val="00BB56F7"/>
    <w:rsid w:val="00BB5ABC"/>
    <w:rsid w:val="00BB5B02"/>
    <w:rsid w:val="00BB60E9"/>
    <w:rsid w:val="00BB611E"/>
    <w:rsid w:val="00BB62C1"/>
    <w:rsid w:val="00BB69C8"/>
    <w:rsid w:val="00BB7476"/>
    <w:rsid w:val="00BB75A0"/>
    <w:rsid w:val="00BC06B3"/>
    <w:rsid w:val="00BC0DBA"/>
    <w:rsid w:val="00BC1262"/>
    <w:rsid w:val="00BC1724"/>
    <w:rsid w:val="00BC22EC"/>
    <w:rsid w:val="00BC29BF"/>
    <w:rsid w:val="00BC2B7D"/>
    <w:rsid w:val="00BC338E"/>
    <w:rsid w:val="00BC3402"/>
    <w:rsid w:val="00BC36DC"/>
    <w:rsid w:val="00BC372D"/>
    <w:rsid w:val="00BC3A9E"/>
    <w:rsid w:val="00BC3D08"/>
    <w:rsid w:val="00BC4B87"/>
    <w:rsid w:val="00BC4D03"/>
    <w:rsid w:val="00BC4D89"/>
    <w:rsid w:val="00BC5156"/>
    <w:rsid w:val="00BC5A16"/>
    <w:rsid w:val="00BC5C41"/>
    <w:rsid w:val="00BC6A21"/>
    <w:rsid w:val="00BC723D"/>
    <w:rsid w:val="00BC7A67"/>
    <w:rsid w:val="00BC7B90"/>
    <w:rsid w:val="00BD007A"/>
    <w:rsid w:val="00BD0611"/>
    <w:rsid w:val="00BD093C"/>
    <w:rsid w:val="00BD098A"/>
    <w:rsid w:val="00BD0D41"/>
    <w:rsid w:val="00BD1840"/>
    <w:rsid w:val="00BD1B05"/>
    <w:rsid w:val="00BD1B25"/>
    <w:rsid w:val="00BD1F13"/>
    <w:rsid w:val="00BD2034"/>
    <w:rsid w:val="00BD2447"/>
    <w:rsid w:val="00BD2A03"/>
    <w:rsid w:val="00BD2B1F"/>
    <w:rsid w:val="00BD2CD7"/>
    <w:rsid w:val="00BD3F3D"/>
    <w:rsid w:val="00BD4E3E"/>
    <w:rsid w:val="00BD4EB6"/>
    <w:rsid w:val="00BD4F37"/>
    <w:rsid w:val="00BD51E8"/>
    <w:rsid w:val="00BD5981"/>
    <w:rsid w:val="00BD6089"/>
    <w:rsid w:val="00BD6CFF"/>
    <w:rsid w:val="00BD6FD8"/>
    <w:rsid w:val="00BD7163"/>
    <w:rsid w:val="00BD7B75"/>
    <w:rsid w:val="00BD7CC2"/>
    <w:rsid w:val="00BD7CE7"/>
    <w:rsid w:val="00BD7E61"/>
    <w:rsid w:val="00BE0BFB"/>
    <w:rsid w:val="00BE1025"/>
    <w:rsid w:val="00BE1468"/>
    <w:rsid w:val="00BE151B"/>
    <w:rsid w:val="00BE1EF8"/>
    <w:rsid w:val="00BE243E"/>
    <w:rsid w:val="00BE2501"/>
    <w:rsid w:val="00BE2605"/>
    <w:rsid w:val="00BE262D"/>
    <w:rsid w:val="00BE2A34"/>
    <w:rsid w:val="00BE2CC4"/>
    <w:rsid w:val="00BE361D"/>
    <w:rsid w:val="00BE4708"/>
    <w:rsid w:val="00BE591E"/>
    <w:rsid w:val="00BE59C5"/>
    <w:rsid w:val="00BE5B0D"/>
    <w:rsid w:val="00BE5F67"/>
    <w:rsid w:val="00BE6277"/>
    <w:rsid w:val="00BE67D8"/>
    <w:rsid w:val="00BE6B94"/>
    <w:rsid w:val="00BE6D08"/>
    <w:rsid w:val="00BE6D9D"/>
    <w:rsid w:val="00BE73C8"/>
    <w:rsid w:val="00BE7550"/>
    <w:rsid w:val="00BE7BE5"/>
    <w:rsid w:val="00BF0181"/>
    <w:rsid w:val="00BF0EE3"/>
    <w:rsid w:val="00BF23D0"/>
    <w:rsid w:val="00BF2B32"/>
    <w:rsid w:val="00BF33F8"/>
    <w:rsid w:val="00BF3F5A"/>
    <w:rsid w:val="00BF4281"/>
    <w:rsid w:val="00BF4EC4"/>
    <w:rsid w:val="00BF515E"/>
    <w:rsid w:val="00BF5509"/>
    <w:rsid w:val="00BF5E31"/>
    <w:rsid w:val="00BF5FFA"/>
    <w:rsid w:val="00BF77A7"/>
    <w:rsid w:val="00BF7A4D"/>
    <w:rsid w:val="00C000A0"/>
    <w:rsid w:val="00C00642"/>
    <w:rsid w:val="00C00D59"/>
    <w:rsid w:val="00C01251"/>
    <w:rsid w:val="00C01820"/>
    <w:rsid w:val="00C01A7D"/>
    <w:rsid w:val="00C027E5"/>
    <w:rsid w:val="00C02968"/>
    <w:rsid w:val="00C02F1E"/>
    <w:rsid w:val="00C032FC"/>
    <w:rsid w:val="00C034F6"/>
    <w:rsid w:val="00C03590"/>
    <w:rsid w:val="00C03871"/>
    <w:rsid w:val="00C03A7F"/>
    <w:rsid w:val="00C03CA8"/>
    <w:rsid w:val="00C03E28"/>
    <w:rsid w:val="00C04122"/>
    <w:rsid w:val="00C04143"/>
    <w:rsid w:val="00C041FE"/>
    <w:rsid w:val="00C059F4"/>
    <w:rsid w:val="00C05CF9"/>
    <w:rsid w:val="00C05FD3"/>
    <w:rsid w:val="00C06741"/>
    <w:rsid w:val="00C0693F"/>
    <w:rsid w:val="00C06AC1"/>
    <w:rsid w:val="00C06DC7"/>
    <w:rsid w:val="00C06F63"/>
    <w:rsid w:val="00C0739F"/>
    <w:rsid w:val="00C079AE"/>
    <w:rsid w:val="00C10371"/>
    <w:rsid w:val="00C10E98"/>
    <w:rsid w:val="00C10F20"/>
    <w:rsid w:val="00C11089"/>
    <w:rsid w:val="00C114F2"/>
    <w:rsid w:val="00C115D3"/>
    <w:rsid w:val="00C11716"/>
    <w:rsid w:val="00C12282"/>
    <w:rsid w:val="00C12442"/>
    <w:rsid w:val="00C12895"/>
    <w:rsid w:val="00C12B27"/>
    <w:rsid w:val="00C12EFB"/>
    <w:rsid w:val="00C12FC3"/>
    <w:rsid w:val="00C13765"/>
    <w:rsid w:val="00C13A9B"/>
    <w:rsid w:val="00C140C6"/>
    <w:rsid w:val="00C142E5"/>
    <w:rsid w:val="00C14470"/>
    <w:rsid w:val="00C14EED"/>
    <w:rsid w:val="00C154D8"/>
    <w:rsid w:val="00C1552E"/>
    <w:rsid w:val="00C156DF"/>
    <w:rsid w:val="00C15A80"/>
    <w:rsid w:val="00C16059"/>
    <w:rsid w:val="00C161A3"/>
    <w:rsid w:val="00C16288"/>
    <w:rsid w:val="00C1679C"/>
    <w:rsid w:val="00C1696F"/>
    <w:rsid w:val="00C16BF0"/>
    <w:rsid w:val="00C16E25"/>
    <w:rsid w:val="00C16ECC"/>
    <w:rsid w:val="00C17284"/>
    <w:rsid w:val="00C177BB"/>
    <w:rsid w:val="00C17B68"/>
    <w:rsid w:val="00C20886"/>
    <w:rsid w:val="00C20F57"/>
    <w:rsid w:val="00C20F7A"/>
    <w:rsid w:val="00C2132D"/>
    <w:rsid w:val="00C215F8"/>
    <w:rsid w:val="00C216ED"/>
    <w:rsid w:val="00C2173C"/>
    <w:rsid w:val="00C21BCC"/>
    <w:rsid w:val="00C22127"/>
    <w:rsid w:val="00C2237C"/>
    <w:rsid w:val="00C22433"/>
    <w:rsid w:val="00C225A7"/>
    <w:rsid w:val="00C22C00"/>
    <w:rsid w:val="00C22C23"/>
    <w:rsid w:val="00C235F3"/>
    <w:rsid w:val="00C2376D"/>
    <w:rsid w:val="00C23EF6"/>
    <w:rsid w:val="00C24448"/>
    <w:rsid w:val="00C24580"/>
    <w:rsid w:val="00C24A06"/>
    <w:rsid w:val="00C24C9A"/>
    <w:rsid w:val="00C24EAB"/>
    <w:rsid w:val="00C25012"/>
    <w:rsid w:val="00C256C9"/>
    <w:rsid w:val="00C2590A"/>
    <w:rsid w:val="00C26621"/>
    <w:rsid w:val="00C26E8E"/>
    <w:rsid w:val="00C27293"/>
    <w:rsid w:val="00C2781D"/>
    <w:rsid w:val="00C3068B"/>
    <w:rsid w:val="00C3069F"/>
    <w:rsid w:val="00C3071A"/>
    <w:rsid w:val="00C3074B"/>
    <w:rsid w:val="00C30C48"/>
    <w:rsid w:val="00C31856"/>
    <w:rsid w:val="00C3193B"/>
    <w:rsid w:val="00C31D15"/>
    <w:rsid w:val="00C3305D"/>
    <w:rsid w:val="00C33364"/>
    <w:rsid w:val="00C339CA"/>
    <w:rsid w:val="00C33BC1"/>
    <w:rsid w:val="00C33F5B"/>
    <w:rsid w:val="00C34385"/>
    <w:rsid w:val="00C34646"/>
    <w:rsid w:val="00C34674"/>
    <w:rsid w:val="00C34888"/>
    <w:rsid w:val="00C36145"/>
    <w:rsid w:val="00C37FC1"/>
    <w:rsid w:val="00C40148"/>
    <w:rsid w:val="00C40A4C"/>
    <w:rsid w:val="00C419C8"/>
    <w:rsid w:val="00C41FC5"/>
    <w:rsid w:val="00C42329"/>
    <w:rsid w:val="00C42463"/>
    <w:rsid w:val="00C4263B"/>
    <w:rsid w:val="00C427F1"/>
    <w:rsid w:val="00C431C6"/>
    <w:rsid w:val="00C43437"/>
    <w:rsid w:val="00C4356C"/>
    <w:rsid w:val="00C43EA1"/>
    <w:rsid w:val="00C441BD"/>
    <w:rsid w:val="00C4457E"/>
    <w:rsid w:val="00C4498D"/>
    <w:rsid w:val="00C44E64"/>
    <w:rsid w:val="00C45192"/>
    <w:rsid w:val="00C458EB"/>
    <w:rsid w:val="00C45A26"/>
    <w:rsid w:val="00C45E3A"/>
    <w:rsid w:val="00C46C2F"/>
    <w:rsid w:val="00C47607"/>
    <w:rsid w:val="00C47EBD"/>
    <w:rsid w:val="00C506A2"/>
    <w:rsid w:val="00C508AC"/>
    <w:rsid w:val="00C50D66"/>
    <w:rsid w:val="00C50F21"/>
    <w:rsid w:val="00C5163E"/>
    <w:rsid w:val="00C51715"/>
    <w:rsid w:val="00C5209B"/>
    <w:rsid w:val="00C521B3"/>
    <w:rsid w:val="00C532F0"/>
    <w:rsid w:val="00C53339"/>
    <w:rsid w:val="00C538AF"/>
    <w:rsid w:val="00C53DAC"/>
    <w:rsid w:val="00C540D4"/>
    <w:rsid w:val="00C5424E"/>
    <w:rsid w:val="00C542F6"/>
    <w:rsid w:val="00C544BB"/>
    <w:rsid w:val="00C54848"/>
    <w:rsid w:val="00C55096"/>
    <w:rsid w:val="00C5552A"/>
    <w:rsid w:val="00C555F8"/>
    <w:rsid w:val="00C55606"/>
    <w:rsid w:val="00C55CB5"/>
    <w:rsid w:val="00C572A1"/>
    <w:rsid w:val="00C57B53"/>
    <w:rsid w:val="00C57BE5"/>
    <w:rsid w:val="00C60635"/>
    <w:rsid w:val="00C60839"/>
    <w:rsid w:val="00C61046"/>
    <w:rsid w:val="00C61146"/>
    <w:rsid w:val="00C61747"/>
    <w:rsid w:val="00C61B8F"/>
    <w:rsid w:val="00C623A8"/>
    <w:rsid w:val="00C62671"/>
    <w:rsid w:val="00C62C3C"/>
    <w:rsid w:val="00C6308B"/>
    <w:rsid w:val="00C633C0"/>
    <w:rsid w:val="00C634E0"/>
    <w:rsid w:val="00C6383E"/>
    <w:rsid w:val="00C63A22"/>
    <w:rsid w:val="00C63A7C"/>
    <w:rsid w:val="00C643AD"/>
    <w:rsid w:val="00C6499D"/>
    <w:rsid w:val="00C64C3C"/>
    <w:rsid w:val="00C6508A"/>
    <w:rsid w:val="00C65215"/>
    <w:rsid w:val="00C6542A"/>
    <w:rsid w:val="00C654B8"/>
    <w:rsid w:val="00C65D4A"/>
    <w:rsid w:val="00C65E00"/>
    <w:rsid w:val="00C66706"/>
    <w:rsid w:val="00C675AE"/>
    <w:rsid w:val="00C7081B"/>
    <w:rsid w:val="00C7093A"/>
    <w:rsid w:val="00C7095D"/>
    <w:rsid w:val="00C709A5"/>
    <w:rsid w:val="00C712EC"/>
    <w:rsid w:val="00C71460"/>
    <w:rsid w:val="00C71566"/>
    <w:rsid w:val="00C716AD"/>
    <w:rsid w:val="00C717EC"/>
    <w:rsid w:val="00C719CF"/>
    <w:rsid w:val="00C719D0"/>
    <w:rsid w:val="00C71F3A"/>
    <w:rsid w:val="00C725E2"/>
    <w:rsid w:val="00C7331A"/>
    <w:rsid w:val="00C7386A"/>
    <w:rsid w:val="00C73A62"/>
    <w:rsid w:val="00C73AB1"/>
    <w:rsid w:val="00C74122"/>
    <w:rsid w:val="00C74B96"/>
    <w:rsid w:val="00C74E15"/>
    <w:rsid w:val="00C7539E"/>
    <w:rsid w:val="00C754FB"/>
    <w:rsid w:val="00C7562B"/>
    <w:rsid w:val="00C7583C"/>
    <w:rsid w:val="00C75F4E"/>
    <w:rsid w:val="00C75F7B"/>
    <w:rsid w:val="00C760D0"/>
    <w:rsid w:val="00C76547"/>
    <w:rsid w:val="00C76DDC"/>
    <w:rsid w:val="00C7770A"/>
    <w:rsid w:val="00C77C6D"/>
    <w:rsid w:val="00C806C0"/>
    <w:rsid w:val="00C80AF0"/>
    <w:rsid w:val="00C80B40"/>
    <w:rsid w:val="00C81644"/>
    <w:rsid w:val="00C817D8"/>
    <w:rsid w:val="00C81C6B"/>
    <w:rsid w:val="00C82744"/>
    <w:rsid w:val="00C82B3D"/>
    <w:rsid w:val="00C8341D"/>
    <w:rsid w:val="00C836D1"/>
    <w:rsid w:val="00C83E51"/>
    <w:rsid w:val="00C8408C"/>
    <w:rsid w:val="00C840FB"/>
    <w:rsid w:val="00C84673"/>
    <w:rsid w:val="00C8467E"/>
    <w:rsid w:val="00C84F50"/>
    <w:rsid w:val="00C850A0"/>
    <w:rsid w:val="00C85590"/>
    <w:rsid w:val="00C8580F"/>
    <w:rsid w:val="00C85833"/>
    <w:rsid w:val="00C85C25"/>
    <w:rsid w:val="00C85E33"/>
    <w:rsid w:val="00C8664D"/>
    <w:rsid w:val="00C86797"/>
    <w:rsid w:val="00C86CB3"/>
    <w:rsid w:val="00C8705C"/>
    <w:rsid w:val="00C87641"/>
    <w:rsid w:val="00C87976"/>
    <w:rsid w:val="00C87CCA"/>
    <w:rsid w:val="00C87EA9"/>
    <w:rsid w:val="00C90469"/>
    <w:rsid w:val="00C9092B"/>
    <w:rsid w:val="00C90B41"/>
    <w:rsid w:val="00C91091"/>
    <w:rsid w:val="00C9123A"/>
    <w:rsid w:val="00C9133D"/>
    <w:rsid w:val="00C9135A"/>
    <w:rsid w:val="00C917AA"/>
    <w:rsid w:val="00C918B0"/>
    <w:rsid w:val="00C91A7B"/>
    <w:rsid w:val="00C91B0D"/>
    <w:rsid w:val="00C91F20"/>
    <w:rsid w:val="00C924F4"/>
    <w:rsid w:val="00C92658"/>
    <w:rsid w:val="00C926B5"/>
    <w:rsid w:val="00C92CB5"/>
    <w:rsid w:val="00C930EC"/>
    <w:rsid w:val="00C93157"/>
    <w:rsid w:val="00C93481"/>
    <w:rsid w:val="00C9349A"/>
    <w:rsid w:val="00C93A30"/>
    <w:rsid w:val="00C93A82"/>
    <w:rsid w:val="00C93E7C"/>
    <w:rsid w:val="00C94487"/>
    <w:rsid w:val="00C94694"/>
    <w:rsid w:val="00C94A0C"/>
    <w:rsid w:val="00C94A76"/>
    <w:rsid w:val="00C94C50"/>
    <w:rsid w:val="00C94C69"/>
    <w:rsid w:val="00C94F33"/>
    <w:rsid w:val="00C956A7"/>
    <w:rsid w:val="00C9662A"/>
    <w:rsid w:val="00C96C34"/>
    <w:rsid w:val="00C96F8E"/>
    <w:rsid w:val="00C96FA4"/>
    <w:rsid w:val="00C97163"/>
    <w:rsid w:val="00C9717B"/>
    <w:rsid w:val="00C978B1"/>
    <w:rsid w:val="00CA08D9"/>
    <w:rsid w:val="00CA0F37"/>
    <w:rsid w:val="00CA15C7"/>
    <w:rsid w:val="00CA1914"/>
    <w:rsid w:val="00CA1B1E"/>
    <w:rsid w:val="00CA1B4C"/>
    <w:rsid w:val="00CA2B14"/>
    <w:rsid w:val="00CA2DC2"/>
    <w:rsid w:val="00CA3405"/>
    <w:rsid w:val="00CA3648"/>
    <w:rsid w:val="00CA3DC6"/>
    <w:rsid w:val="00CA4420"/>
    <w:rsid w:val="00CA46FE"/>
    <w:rsid w:val="00CA4B07"/>
    <w:rsid w:val="00CA529D"/>
    <w:rsid w:val="00CA5465"/>
    <w:rsid w:val="00CA6455"/>
    <w:rsid w:val="00CA64B5"/>
    <w:rsid w:val="00CA67CE"/>
    <w:rsid w:val="00CA6ABE"/>
    <w:rsid w:val="00CA7270"/>
    <w:rsid w:val="00CA78F8"/>
    <w:rsid w:val="00CA793B"/>
    <w:rsid w:val="00CB066C"/>
    <w:rsid w:val="00CB0A75"/>
    <w:rsid w:val="00CB0AFF"/>
    <w:rsid w:val="00CB0BE8"/>
    <w:rsid w:val="00CB0FF9"/>
    <w:rsid w:val="00CB116E"/>
    <w:rsid w:val="00CB1BA2"/>
    <w:rsid w:val="00CB1BF5"/>
    <w:rsid w:val="00CB1F4C"/>
    <w:rsid w:val="00CB2871"/>
    <w:rsid w:val="00CB2DBE"/>
    <w:rsid w:val="00CB3031"/>
    <w:rsid w:val="00CB3AA5"/>
    <w:rsid w:val="00CB3C32"/>
    <w:rsid w:val="00CB3FC6"/>
    <w:rsid w:val="00CB42FC"/>
    <w:rsid w:val="00CB4436"/>
    <w:rsid w:val="00CB4470"/>
    <w:rsid w:val="00CB44D2"/>
    <w:rsid w:val="00CB47D0"/>
    <w:rsid w:val="00CB4BDF"/>
    <w:rsid w:val="00CB56E8"/>
    <w:rsid w:val="00CB59EF"/>
    <w:rsid w:val="00CB6012"/>
    <w:rsid w:val="00CB60B3"/>
    <w:rsid w:val="00CB629A"/>
    <w:rsid w:val="00CB6387"/>
    <w:rsid w:val="00CB67F8"/>
    <w:rsid w:val="00CB6BBC"/>
    <w:rsid w:val="00CC020D"/>
    <w:rsid w:val="00CC0494"/>
    <w:rsid w:val="00CC0826"/>
    <w:rsid w:val="00CC1141"/>
    <w:rsid w:val="00CC12D5"/>
    <w:rsid w:val="00CC1C0B"/>
    <w:rsid w:val="00CC32AB"/>
    <w:rsid w:val="00CC341D"/>
    <w:rsid w:val="00CC3914"/>
    <w:rsid w:val="00CC3EC4"/>
    <w:rsid w:val="00CC4259"/>
    <w:rsid w:val="00CC46AA"/>
    <w:rsid w:val="00CC495F"/>
    <w:rsid w:val="00CC4C6C"/>
    <w:rsid w:val="00CC4EC8"/>
    <w:rsid w:val="00CC5076"/>
    <w:rsid w:val="00CC5390"/>
    <w:rsid w:val="00CC542B"/>
    <w:rsid w:val="00CC54B4"/>
    <w:rsid w:val="00CC6BC6"/>
    <w:rsid w:val="00CC7268"/>
    <w:rsid w:val="00CC7465"/>
    <w:rsid w:val="00CC764B"/>
    <w:rsid w:val="00CC768B"/>
    <w:rsid w:val="00CC78C8"/>
    <w:rsid w:val="00CD0440"/>
    <w:rsid w:val="00CD0AD0"/>
    <w:rsid w:val="00CD0C5B"/>
    <w:rsid w:val="00CD0D1B"/>
    <w:rsid w:val="00CD13E9"/>
    <w:rsid w:val="00CD18CD"/>
    <w:rsid w:val="00CD23D9"/>
    <w:rsid w:val="00CD23EA"/>
    <w:rsid w:val="00CD2CA8"/>
    <w:rsid w:val="00CD3BC0"/>
    <w:rsid w:val="00CD40EB"/>
    <w:rsid w:val="00CD419A"/>
    <w:rsid w:val="00CD44F5"/>
    <w:rsid w:val="00CD45A5"/>
    <w:rsid w:val="00CD4F15"/>
    <w:rsid w:val="00CD52F9"/>
    <w:rsid w:val="00CD5420"/>
    <w:rsid w:val="00CD5958"/>
    <w:rsid w:val="00CD59A8"/>
    <w:rsid w:val="00CD62F8"/>
    <w:rsid w:val="00CD70D2"/>
    <w:rsid w:val="00CE00C4"/>
    <w:rsid w:val="00CE01C0"/>
    <w:rsid w:val="00CE02C8"/>
    <w:rsid w:val="00CE0AE0"/>
    <w:rsid w:val="00CE0F0E"/>
    <w:rsid w:val="00CE14F1"/>
    <w:rsid w:val="00CE1657"/>
    <w:rsid w:val="00CE18A9"/>
    <w:rsid w:val="00CE248D"/>
    <w:rsid w:val="00CE37D1"/>
    <w:rsid w:val="00CE3AA0"/>
    <w:rsid w:val="00CE3DAD"/>
    <w:rsid w:val="00CE40F5"/>
    <w:rsid w:val="00CE44D7"/>
    <w:rsid w:val="00CE4851"/>
    <w:rsid w:val="00CE4ED3"/>
    <w:rsid w:val="00CE4EEA"/>
    <w:rsid w:val="00CE51DF"/>
    <w:rsid w:val="00CE56F5"/>
    <w:rsid w:val="00CE6502"/>
    <w:rsid w:val="00CE739C"/>
    <w:rsid w:val="00CE74B1"/>
    <w:rsid w:val="00CE787C"/>
    <w:rsid w:val="00CE7D41"/>
    <w:rsid w:val="00CE7E32"/>
    <w:rsid w:val="00CE7EB2"/>
    <w:rsid w:val="00CF01AF"/>
    <w:rsid w:val="00CF04D5"/>
    <w:rsid w:val="00CF0A2F"/>
    <w:rsid w:val="00CF0C2B"/>
    <w:rsid w:val="00CF0FCC"/>
    <w:rsid w:val="00CF1D02"/>
    <w:rsid w:val="00CF30D4"/>
    <w:rsid w:val="00CF3656"/>
    <w:rsid w:val="00CF36CF"/>
    <w:rsid w:val="00CF3773"/>
    <w:rsid w:val="00CF4572"/>
    <w:rsid w:val="00CF4A35"/>
    <w:rsid w:val="00CF4B2B"/>
    <w:rsid w:val="00CF50CF"/>
    <w:rsid w:val="00CF533D"/>
    <w:rsid w:val="00CF57AD"/>
    <w:rsid w:val="00CF6385"/>
    <w:rsid w:val="00CF6918"/>
    <w:rsid w:val="00CF6AB0"/>
    <w:rsid w:val="00CF7020"/>
    <w:rsid w:val="00CF7E1E"/>
    <w:rsid w:val="00D000A7"/>
    <w:rsid w:val="00D000DA"/>
    <w:rsid w:val="00D00743"/>
    <w:rsid w:val="00D00A10"/>
    <w:rsid w:val="00D01088"/>
    <w:rsid w:val="00D01654"/>
    <w:rsid w:val="00D01BEE"/>
    <w:rsid w:val="00D01E0A"/>
    <w:rsid w:val="00D021E8"/>
    <w:rsid w:val="00D02DF7"/>
    <w:rsid w:val="00D02EB4"/>
    <w:rsid w:val="00D02F20"/>
    <w:rsid w:val="00D0318F"/>
    <w:rsid w:val="00D03A0C"/>
    <w:rsid w:val="00D04852"/>
    <w:rsid w:val="00D04AFA"/>
    <w:rsid w:val="00D04B56"/>
    <w:rsid w:val="00D05466"/>
    <w:rsid w:val="00D0553E"/>
    <w:rsid w:val="00D057BA"/>
    <w:rsid w:val="00D0633F"/>
    <w:rsid w:val="00D06995"/>
    <w:rsid w:val="00D06FA3"/>
    <w:rsid w:val="00D07020"/>
    <w:rsid w:val="00D102A0"/>
    <w:rsid w:val="00D1068D"/>
    <w:rsid w:val="00D109F7"/>
    <w:rsid w:val="00D10DE0"/>
    <w:rsid w:val="00D10E36"/>
    <w:rsid w:val="00D110AF"/>
    <w:rsid w:val="00D1150E"/>
    <w:rsid w:val="00D11F73"/>
    <w:rsid w:val="00D1275A"/>
    <w:rsid w:val="00D13997"/>
    <w:rsid w:val="00D144FC"/>
    <w:rsid w:val="00D1471E"/>
    <w:rsid w:val="00D14791"/>
    <w:rsid w:val="00D14973"/>
    <w:rsid w:val="00D150CD"/>
    <w:rsid w:val="00D15A36"/>
    <w:rsid w:val="00D15A55"/>
    <w:rsid w:val="00D168A5"/>
    <w:rsid w:val="00D17AC2"/>
    <w:rsid w:val="00D20045"/>
    <w:rsid w:val="00D20319"/>
    <w:rsid w:val="00D206D9"/>
    <w:rsid w:val="00D20742"/>
    <w:rsid w:val="00D2090C"/>
    <w:rsid w:val="00D20B1E"/>
    <w:rsid w:val="00D21102"/>
    <w:rsid w:val="00D2132F"/>
    <w:rsid w:val="00D21618"/>
    <w:rsid w:val="00D2188A"/>
    <w:rsid w:val="00D21AF7"/>
    <w:rsid w:val="00D2225C"/>
    <w:rsid w:val="00D225CC"/>
    <w:rsid w:val="00D22986"/>
    <w:rsid w:val="00D2299E"/>
    <w:rsid w:val="00D22DA8"/>
    <w:rsid w:val="00D2332F"/>
    <w:rsid w:val="00D2353E"/>
    <w:rsid w:val="00D2479B"/>
    <w:rsid w:val="00D24AFE"/>
    <w:rsid w:val="00D252F7"/>
    <w:rsid w:val="00D253A9"/>
    <w:rsid w:val="00D2552A"/>
    <w:rsid w:val="00D2585F"/>
    <w:rsid w:val="00D2604C"/>
    <w:rsid w:val="00D2631D"/>
    <w:rsid w:val="00D267E9"/>
    <w:rsid w:val="00D27465"/>
    <w:rsid w:val="00D2751A"/>
    <w:rsid w:val="00D305F9"/>
    <w:rsid w:val="00D3083B"/>
    <w:rsid w:val="00D30CC6"/>
    <w:rsid w:val="00D31849"/>
    <w:rsid w:val="00D31AEF"/>
    <w:rsid w:val="00D31C67"/>
    <w:rsid w:val="00D3256F"/>
    <w:rsid w:val="00D328C6"/>
    <w:rsid w:val="00D32992"/>
    <w:rsid w:val="00D32DF6"/>
    <w:rsid w:val="00D3328A"/>
    <w:rsid w:val="00D336EE"/>
    <w:rsid w:val="00D33BF4"/>
    <w:rsid w:val="00D33C56"/>
    <w:rsid w:val="00D3456F"/>
    <w:rsid w:val="00D3477C"/>
    <w:rsid w:val="00D34A93"/>
    <w:rsid w:val="00D34D29"/>
    <w:rsid w:val="00D34D8B"/>
    <w:rsid w:val="00D35245"/>
    <w:rsid w:val="00D352C6"/>
    <w:rsid w:val="00D3615B"/>
    <w:rsid w:val="00D36257"/>
    <w:rsid w:val="00D364EE"/>
    <w:rsid w:val="00D3674A"/>
    <w:rsid w:val="00D3744E"/>
    <w:rsid w:val="00D3765A"/>
    <w:rsid w:val="00D37A22"/>
    <w:rsid w:val="00D40EC8"/>
    <w:rsid w:val="00D4154C"/>
    <w:rsid w:val="00D41F0E"/>
    <w:rsid w:val="00D41FA5"/>
    <w:rsid w:val="00D425CE"/>
    <w:rsid w:val="00D42B9B"/>
    <w:rsid w:val="00D42E3B"/>
    <w:rsid w:val="00D43502"/>
    <w:rsid w:val="00D43FAF"/>
    <w:rsid w:val="00D44238"/>
    <w:rsid w:val="00D4426D"/>
    <w:rsid w:val="00D451BD"/>
    <w:rsid w:val="00D455BE"/>
    <w:rsid w:val="00D45A64"/>
    <w:rsid w:val="00D45D25"/>
    <w:rsid w:val="00D463C3"/>
    <w:rsid w:val="00D464C8"/>
    <w:rsid w:val="00D46FA6"/>
    <w:rsid w:val="00D473CB"/>
    <w:rsid w:val="00D474D7"/>
    <w:rsid w:val="00D47805"/>
    <w:rsid w:val="00D50305"/>
    <w:rsid w:val="00D506FA"/>
    <w:rsid w:val="00D50F0A"/>
    <w:rsid w:val="00D5194F"/>
    <w:rsid w:val="00D51C09"/>
    <w:rsid w:val="00D522FA"/>
    <w:rsid w:val="00D52734"/>
    <w:rsid w:val="00D5282F"/>
    <w:rsid w:val="00D52D02"/>
    <w:rsid w:val="00D52F5F"/>
    <w:rsid w:val="00D53411"/>
    <w:rsid w:val="00D53B32"/>
    <w:rsid w:val="00D53C6F"/>
    <w:rsid w:val="00D53CD3"/>
    <w:rsid w:val="00D54271"/>
    <w:rsid w:val="00D54286"/>
    <w:rsid w:val="00D547D9"/>
    <w:rsid w:val="00D54F49"/>
    <w:rsid w:val="00D552CB"/>
    <w:rsid w:val="00D556FA"/>
    <w:rsid w:val="00D55798"/>
    <w:rsid w:val="00D5686F"/>
    <w:rsid w:val="00D56DB6"/>
    <w:rsid w:val="00D5736B"/>
    <w:rsid w:val="00D574D5"/>
    <w:rsid w:val="00D579C1"/>
    <w:rsid w:val="00D60145"/>
    <w:rsid w:val="00D6052B"/>
    <w:rsid w:val="00D607C1"/>
    <w:rsid w:val="00D60A81"/>
    <w:rsid w:val="00D61C88"/>
    <w:rsid w:val="00D61CAF"/>
    <w:rsid w:val="00D621FA"/>
    <w:rsid w:val="00D62CC9"/>
    <w:rsid w:val="00D62DF1"/>
    <w:rsid w:val="00D637B7"/>
    <w:rsid w:val="00D63CA3"/>
    <w:rsid w:val="00D643DC"/>
    <w:rsid w:val="00D64606"/>
    <w:rsid w:val="00D64815"/>
    <w:rsid w:val="00D65353"/>
    <w:rsid w:val="00D6537C"/>
    <w:rsid w:val="00D654D0"/>
    <w:rsid w:val="00D65819"/>
    <w:rsid w:val="00D659B5"/>
    <w:rsid w:val="00D66008"/>
    <w:rsid w:val="00D6601E"/>
    <w:rsid w:val="00D66488"/>
    <w:rsid w:val="00D665BC"/>
    <w:rsid w:val="00D666CB"/>
    <w:rsid w:val="00D6677C"/>
    <w:rsid w:val="00D668A9"/>
    <w:rsid w:val="00D668D3"/>
    <w:rsid w:val="00D66B88"/>
    <w:rsid w:val="00D67270"/>
    <w:rsid w:val="00D67C88"/>
    <w:rsid w:val="00D67EE8"/>
    <w:rsid w:val="00D7012D"/>
    <w:rsid w:val="00D70A1C"/>
    <w:rsid w:val="00D70AB4"/>
    <w:rsid w:val="00D70ACA"/>
    <w:rsid w:val="00D710D3"/>
    <w:rsid w:val="00D71356"/>
    <w:rsid w:val="00D71C57"/>
    <w:rsid w:val="00D723D4"/>
    <w:rsid w:val="00D72557"/>
    <w:rsid w:val="00D72B84"/>
    <w:rsid w:val="00D72D49"/>
    <w:rsid w:val="00D739EA"/>
    <w:rsid w:val="00D73D06"/>
    <w:rsid w:val="00D73D2C"/>
    <w:rsid w:val="00D741F8"/>
    <w:rsid w:val="00D74D8B"/>
    <w:rsid w:val="00D75A17"/>
    <w:rsid w:val="00D75A92"/>
    <w:rsid w:val="00D7658B"/>
    <w:rsid w:val="00D7664D"/>
    <w:rsid w:val="00D76CCC"/>
    <w:rsid w:val="00D7700F"/>
    <w:rsid w:val="00D775C5"/>
    <w:rsid w:val="00D7794A"/>
    <w:rsid w:val="00D80027"/>
    <w:rsid w:val="00D80AC3"/>
    <w:rsid w:val="00D80B02"/>
    <w:rsid w:val="00D80E32"/>
    <w:rsid w:val="00D81191"/>
    <w:rsid w:val="00D81EA3"/>
    <w:rsid w:val="00D823CF"/>
    <w:rsid w:val="00D824A3"/>
    <w:rsid w:val="00D824C4"/>
    <w:rsid w:val="00D82907"/>
    <w:rsid w:val="00D837EF"/>
    <w:rsid w:val="00D83D7A"/>
    <w:rsid w:val="00D84059"/>
    <w:rsid w:val="00D848D8"/>
    <w:rsid w:val="00D849F2"/>
    <w:rsid w:val="00D84DCC"/>
    <w:rsid w:val="00D84FFE"/>
    <w:rsid w:val="00D853AA"/>
    <w:rsid w:val="00D8555B"/>
    <w:rsid w:val="00D85A12"/>
    <w:rsid w:val="00D866E6"/>
    <w:rsid w:val="00D86C2D"/>
    <w:rsid w:val="00D875EF"/>
    <w:rsid w:val="00D87DF2"/>
    <w:rsid w:val="00D901A4"/>
    <w:rsid w:val="00D908D8"/>
    <w:rsid w:val="00D917D8"/>
    <w:rsid w:val="00D91952"/>
    <w:rsid w:val="00D9199D"/>
    <w:rsid w:val="00D91AAA"/>
    <w:rsid w:val="00D91E8D"/>
    <w:rsid w:val="00D9219F"/>
    <w:rsid w:val="00D92AF5"/>
    <w:rsid w:val="00D9325F"/>
    <w:rsid w:val="00D93771"/>
    <w:rsid w:val="00D937E6"/>
    <w:rsid w:val="00D93B5A"/>
    <w:rsid w:val="00D93BDD"/>
    <w:rsid w:val="00D93D6D"/>
    <w:rsid w:val="00D93FCC"/>
    <w:rsid w:val="00D941F7"/>
    <w:rsid w:val="00D94466"/>
    <w:rsid w:val="00D947E3"/>
    <w:rsid w:val="00D94A96"/>
    <w:rsid w:val="00D94AFE"/>
    <w:rsid w:val="00D94BEB"/>
    <w:rsid w:val="00D9514B"/>
    <w:rsid w:val="00D95173"/>
    <w:rsid w:val="00D956E3"/>
    <w:rsid w:val="00D95770"/>
    <w:rsid w:val="00D968AF"/>
    <w:rsid w:val="00D96DB7"/>
    <w:rsid w:val="00D97013"/>
    <w:rsid w:val="00D97832"/>
    <w:rsid w:val="00DA038A"/>
    <w:rsid w:val="00DA174C"/>
    <w:rsid w:val="00DA1900"/>
    <w:rsid w:val="00DA1A9A"/>
    <w:rsid w:val="00DA1CCE"/>
    <w:rsid w:val="00DA1CEF"/>
    <w:rsid w:val="00DA1E06"/>
    <w:rsid w:val="00DA1E73"/>
    <w:rsid w:val="00DA21CA"/>
    <w:rsid w:val="00DA23C5"/>
    <w:rsid w:val="00DA24B1"/>
    <w:rsid w:val="00DA275B"/>
    <w:rsid w:val="00DA3392"/>
    <w:rsid w:val="00DA38F5"/>
    <w:rsid w:val="00DA3CDD"/>
    <w:rsid w:val="00DA3D60"/>
    <w:rsid w:val="00DA4246"/>
    <w:rsid w:val="00DA6557"/>
    <w:rsid w:val="00DA70E0"/>
    <w:rsid w:val="00DA770C"/>
    <w:rsid w:val="00DB01DE"/>
    <w:rsid w:val="00DB03C2"/>
    <w:rsid w:val="00DB0CD0"/>
    <w:rsid w:val="00DB122F"/>
    <w:rsid w:val="00DB12E9"/>
    <w:rsid w:val="00DB181E"/>
    <w:rsid w:val="00DB185B"/>
    <w:rsid w:val="00DB1D61"/>
    <w:rsid w:val="00DB1FC7"/>
    <w:rsid w:val="00DB24A0"/>
    <w:rsid w:val="00DB2B14"/>
    <w:rsid w:val="00DB2CCF"/>
    <w:rsid w:val="00DB3236"/>
    <w:rsid w:val="00DB342A"/>
    <w:rsid w:val="00DB34E3"/>
    <w:rsid w:val="00DB358B"/>
    <w:rsid w:val="00DB3DFE"/>
    <w:rsid w:val="00DB43C8"/>
    <w:rsid w:val="00DB4E40"/>
    <w:rsid w:val="00DB54EE"/>
    <w:rsid w:val="00DB5D6B"/>
    <w:rsid w:val="00DB6189"/>
    <w:rsid w:val="00DB64EE"/>
    <w:rsid w:val="00DB677D"/>
    <w:rsid w:val="00DB6ED9"/>
    <w:rsid w:val="00DB78B0"/>
    <w:rsid w:val="00DC0227"/>
    <w:rsid w:val="00DC063B"/>
    <w:rsid w:val="00DC1C62"/>
    <w:rsid w:val="00DC28A8"/>
    <w:rsid w:val="00DC3455"/>
    <w:rsid w:val="00DC3F2A"/>
    <w:rsid w:val="00DC4221"/>
    <w:rsid w:val="00DC4441"/>
    <w:rsid w:val="00DC500A"/>
    <w:rsid w:val="00DC5144"/>
    <w:rsid w:val="00DC5F28"/>
    <w:rsid w:val="00DC6BC4"/>
    <w:rsid w:val="00DC6C32"/>
    <w:rsid w:val="00DC6CA1"/>
    <w:rsid w:val="00DC6D54"/>
    <w:rsid w:val="00DC6E91"/>
    <w:rsid w:val="00DC79E7"/>
    <w:rsid w:val="00DD06F5"/>
    <w:rsid w:val="00DD093F"/>
    <w:rsid w:val="00DD189E"/>
    <w:rsid w:val="00DD18EE"/>
    <w:rsid w:val="00DD195E"/>
    <w:rsid w:val="00DD1EBB"/>
    <w:rsid w:val="00DD2013"/>
    <w:rsid w:val="00DD2636"/>
    <w:rsid w:val="00DD298B"/>
    <w:rsid w:val="00DD29DE"/>
    <w:rsid w:val="00DD342F"/>
    <w:rsid w:val="00DD40D0"/>
    <w:rsid w:val="00DD4103"/>
    <w:rsid w:val="00DD4467"/>
    <w:rsid w:val="00DD4B93"/>
    <w:rsid w:val="00DD590A"/>
    <w:rsid w:val="00DD59AD"/>
    <w:rsid w:val="00DD5B5D"/>
    <w:rsid w:val="00DD5BE2"/>
    <w:rsid w:val="00DD5CC5"/>
    <w:rsid w:val="00DD60EA"/>
    <w:rsid w:val="00DD6B9E"/>
    <w:rsid w:val="00DD6CBB"/>
    <w:rsid w:val="00DD6DE3"/>
    <w:rsid w:val="00DD6ED7"/>
    <w:rsid w:val="00DD7164"/>
    <w:rsid w:val="00DD76C7"/>
    <w:rsid w:val="00DD77BF"/>
    <w:rsid w:val="00DD796B"/>
    <w:rsid w:val="00DD7FAA"/>
    <w:rsid w:val="00DE08AD"/>
    <w:rsid w:val="00DE0AC0"/>
    <w:rsid w:val="00DE0EBC"/>
    <w:rsid w:val="00DE1BF0"/>
    <w:rsid w:val="00DE2212"/>
    <w:rsid w:val="00DE2B94"/>
    <w:rsid w:val="00DE3CF5"/>
    <w:rsid w:val="00DE3F97"/>
    <w:rsid w:val="00DE4186"/>
    <w:rsid w:val="00DE42DD"/>
    <w:rsid w:val="00DE4651"/>
    <w:rsid w:val="00DE4853"/>
    <w:rsid w:val="00DE4896"/>
    <w:rsid w:val="00DE4DE1"/>
    <w:rsid w:val="00DE534B"/>
    <w:rsid w:val="00DE5848"/>
    <w:rsid w:val="00DE60A5"/>
    <w:rsid w:val="00DE616C"/>
    <w:rsid w:val="00DE6753"/>
    <w:rsid w:val="00DE6A75"/>
    <w:rsid w:val="00DE6D51"/>
    <w:rsid w:val="00DE6E67"/>
    <w:rsid w:val="00DE6F56"/>
    <w:rsid w:val="00DE75A2"/>
    <w:rsid w:val="00DF0149"/>
    <w:rsid w:val="00DF025B"/>
    <w:rsid w:val="00DF025D"/>
    <w:rsid w:val="00DF076F"/>
    <w:rsid w:val="00DF08F6"/>
    <w:rsid w:val="00DF0DEE"/>
    <w:rsid w:val="00DF14B3"/>
    <w:rsid w:val="00DF1A9B"/>
    <w:rsid w:val="00DF2AD0"/>
    <w:rsid w:val="00DF2D29"/>
    <w:rsid w:val="00DF3789"/>
    <w:rsid w:val="00DF4436"/>
    <w:rsid w:val="00DF46ED"/>
    <w:rsid w:val="00DF4857"/>
    <w:rsid w:val="00DF4BB3"/>
    <w:rsid w:val="00DF4C7E"/>
    <w:rsid w:val="00DF4D40"/>
    <w:rsid w:val="00DF4E40"/>
    <w:rsid w:val="00DF4EEF"/>
    <w:rsid w:val="00DF6168"/>
    <w:rsid w:val="00DF6275"/>
    <w:rsid w:val="00DF6BA8"/>
    <w:rsid w:val="00DF6BA9"/>
    <w:rsid w:val="00DF7C2E"/>
    <w:rsid w:val="00DF7D90"/>
    <w:rsid w:val="00DF7E33"/>
    <w:rsid w:val="00E00496"/>
    <w:rsid w:val="00E005C5"/>
    <w:rsid w:val="00E00735"/>
    <w:rsid w:val="00E00786"/>
    <w:rsid w:val="00E00E7A"/>
    <w:rsid w:val="00E00FC4"/>
    <w:rsid w:val="00E010BB"/>
    <w:rsid w:val="00E0139E"/>
    <w:rsid w:val="00E0189C"/>
    <w:rsid w:val="00E01D5E"/>
    <w:rsid w:val="00E02060"/>
    <w:rsid w:val="00E02612"/>
    <w:rsid w:val="00E02737"/>
    <w:rsid w:val="00E03062"/>
    <w:rsid w:val="00E0369F"/>
    <w:rsid w:val="00E0377F"/>
    <w:rsid w:val="00E03AB1"/>
    <w:rsid w:val="00E03BF9"/>
    <w:rsid w:val="00E03D9E"/>
    <w:rsid w:val="00E03DFC"/>
    <w:rsid w:val="00E043AB"/>
    <w:rsid w:val="00E04855"/>
    <w:rsid w:val="00E04AE8"/>
    <w:rsid w:val="00E04B71"/>
    <w:rsid w:val="00E04C55"/>
    <w:rsid w:val="00E05939"/>
    <w:rsid w:val="00E05AF8"/>
    <w:rsid w:val="00E05FC6"/>
    <w:rsid w:val="00E06748"/>
    <w:rsid w:val="00E06B3B"/>
    <w:rsid w:val="00E06D68"/>
    <w:rsid w:val="00E06FBF"/>
    <w:rsid w:val="00E072D4"/>
    <w:rsid w:val="00E073E2"/>
    <w:rsid w:val="00E07563"/>
    <w:rsid w:val="00E07C02"/>
    <w:rsid w:val="00E07FBE"/>
    <w:rsid w:val="00E1040E"/>
    <w:rsid w:val="00E10487"/>
    <w:rsid w:val="00E10742"/>
    <w:rsid w:val="00E1081D"/>
    <w:rsid w:val="00E108D3"/>
    <w:rsid w:val="00E10AF2"/>
    <w:rsid w:val="00E10EE0"/>
    <w:rsid w:val="00E10EFB"/>
    <w:rsid w:val="00E110C8"/>
    <w:rsid w:val="00E114EF"/>
    <w:rsid w:val="00E11BEE"/>
    <w:rsid w:val="00E1215E"/>
    <w:rsid w:val="00E128A3"/>
    <w:rsid w:val="00E128A8"/>
    <w:rsid w:val="00E12903"/>
    <w:rsid w:val="00E12DA0"/>
    <w:rsid w:val="00E132EB"/>
    <w:rsid w:val="00E13A67"/>
    <w:rsid w:val="00E14012"/>
    <w:rsid w:val="00E14BCE"/>
    <w:rsid w:val="00E14DB7"/>
    <w:rsid w:val="00E15C83"/>
    <w:rsid w:val="00E15F0E"/>
    <w:rsid w:val="00E16546"/>
    <w:rsid w:val="00E169A6"/>
    <w:rsid w:val="00E16B41"/>
    <w:rsid w:val="00E16DC4"/>
    <w:rsid w:val="00E16F5A"/>
    <w:rsid w:val="00E172EB"/>
    <w:rsid w:val="00E17393"/>
    <w:rsid w:val="00E17818"/>
    <w:rsid w:val="00E20229"/>
    <w:rsid w:val="00E20BB4"/>
    <w:rsid w:val="00E2117D"/>
    <w:rsid w:val="00E21509"/>
    <w:rsid w:val="00E218B1"/>
    <w:rsid w:val="00E2238B"/>
    <w:rsid w:val="00E229B1"/>
    <w:rsid w:val="00E22CBE"/>
    <w:rsid w:val="00E22D91"/>
    <w:rsid w:val="00E22DEF"/>
    <w:rsid w:val="00E230A4"/>
    <w:rsid w:val="00E2324D"/>
    <w:rsid w:val="00E23389"/>
    <w:rsid w:val="00E235E9"/>
    <w:rsid w:val="00E23A43"/>
    <w:rsid w:val="00E23BEE"/>
    <w:rsid w:val="00E23F1A"/>
    <w:rsid w:val="00E23F6D"/>
    <w:rsid w:val="00E24110"/>
    <w:rsid w:val="00E24EAE"/>
    <w:rsid w:val="00E24ED1"/>
    <w:rsid w:val="00E2547E"/>
    <w:rsid w:val="00E26208"/>
    <w:rsid w:val="00E26A77"/>
    <w:rsid w:val="00E2728F"/>
    <w:rsid w:val="00E27E7E"/>
    <w:rsid w:val="00E27FB9"/>
    <w:rsid w:val="00E30350"/>
    <w:rsid w:val="00E30943"/>
    <w:rsid w:val="00E30A63"/>
    <w:rsid w:val="00E30ADB"/>
    <w:rsid w:val="00E30F4C"/>
    <w:rsid w:val="00E31071"/>
    <w:rsid w:val="00E31611"/>
    <w:rsid w:val="00E32814"/>
    <w:rsid w:val="00E32BB6"/>
    <w:rsid w:val="00E3347A"/>
    <w:rsid w:val="00E3377A"/>
    <w:rsid w:val="00E3418E"/>
    <w:rsid w:val="00E34A37"/>
    <w:rsid w:val="00E34A76"/>
    <w:rsid w:val="00E35AC1"/>
    <w:rsid w:val="00E35E4E"/>
    <w:rsid w:val="00E3624C"/>
    <w:rsid w:val="00E370F2"/>
    <w:rsid w:val="00E40866"/>
    <w:rsid w:val="00E41647"/>
    <w:rsid w:val="00E41B50"/>
    <w:rsid w:val="00E41B83"/>
    <w:rsid w:val="00E420D9"/>
    <w:rsid w:val="00E42893"/>
    <w:rsid w:val="00E42D17"/>
    <w:rsid w:val="00E43275"/>
    <w:rsid w:val="00E43803"/>
    <w:rsid w:val="00E43AFF"/>
    <w:rsid w:val="00E443EF"/>
    <w:rsid w:val="00E44636"/>
    <w:rsid w:val="00E44AF1"/>
    <w:rsid w:val="00E44CB2"/>
    <w:rsid w:val="00E453AB"/>
    <w:rsid w:val="00E456B6"/>
    <w:rsid w:val="00E45A35"/>
    <w:rsid w:val="00E45A9B"/>
    <w:rsid w:val="00E45E67"/>
    <w:rsid w:val="00E4615A"/>
    <w:rsid w:val="00E4627A"/>
    <w:rsid w:val="00E467E8"/>
    <w:rsid w:val="00E46DE3"/>
    <w:rsid w:val="00E4742D"/>
    <w:rsid w:val="00E4779B"/>
    <w:rsid w:val="00E47E8E"/>
    <w:rsid w:val="00E47F49"/>
    <w:rsid w:val="00E47F5C"/>
    <w:rsid w:val="00E503A3"/>
    <w:rsid w:val="00E504ED"/>
    <w:rsid w:val="00E50A27"/>
    <w:rsid w:val="00E515EC"/>
    <w:rsid w:val="00E51704"/>
    <w:rsid w:val="00E52700"/>
    <w:rsid w:val="00E52A41"/>
    <w:rsid w:val="00E52D6B"/>
    <w:rsid w:val="00E532CB"/>
    <w:rsid w:val="00E537AC"/>
    <w:rsid w:val="00E53CE7"/>
    <w:rsid w:val="00E547D8"/>
    <w:rsid w:val="00E55735"/>
    <w:rsid w:val="00E5573E"/>
    <w:rsid w:val="00E55758"/>
    <w:rsid w:val="00E566AC"/>
    <w:rsid w:val="00E56CA4"/>
    <w:rsid w:val="00E57310"/>
    <w:rsid w:val="00E574EF"/>
    <w:rsid w:val="00E57571"/>
    <w:rsid w:val="00E60122"/>
    <w:rsid w:val="00E60B59"/>
    <w:rsid w:val="00E60C2D"/>
    <w:rsid w:val="00E60FC6"/>
    <w:rsid w:val="00E6118D"/>
    <w:rsid w:val="00E612AE"/>
    <w:rsid w:val="00E61593"/>
    <w:rsid w:val="00E61EC8"/>
    <w:rsid w:val="00E6271B"/>
    <w:rsid w:val="00E62A6A"/>
    <w:rsid w:val="00E62FA1"/>
    <w:rsid w:val="00E63324"/>
    <w:rsid w:val="00E637A7"/>
    <w:rsid w:val="00E63A0E"/>
    <w:rsid w:val="00E63B76"/>
    <w:rsid w:val="00E646E7"/>
    <w:rsid w:val="00E64DE5"/>
    <w:rsid w:val="00E64E27"/>
    <w:rsid w:val="00E65BC4"/>
    <w:rsid w:val="00E65C5C"/>
    <w:rsid w:val="00E65CB0"/>
    <w:rsid w:val="00E65D79"/>
    <w:rsid w:val="00E65D7B"/>
    <w:rsid w:val="00E66C50"/>
    <w:rsid w:val="00E67133"/>
    <w:rsid w:val="00E6713B"/>
    <w:rsid w:val="00E67543"/>
    <w:rsid w:val="00E67939"/>
    <w:rsid w:val="00E67C32"/>
    <w:rsid w:val="00E7009B"/>
    <w:rsid w:val="00E7053D"/>
    <w:rsid w:val="00E7092F"/>
    <w:rsid w:val="00E709AC"/>
    <w:rsid w:val="00E713A0"/>
    <w:rsid w:val="00E7140E"/>
    <w:rsid w:val="00E71A19"/>
    <w:rsid w:val="00E71CC5"/>
    <w:rsid w:val="00E721AA"/>
    <w:rsid w:val="00E72293"/>
    <w:rsid w:val="00E72424"/>
    <w:rsid w:val="00E72BE5"/>
    <w:rsid w:val="00E72C26"/>
    <w:rsid w:val="00E72D00"/>
    <w:rsid w:val="00E72FD4"/>
    <w:rsid w:val="00E73717"/>
    <w:rsid w:val="00E73A95"/>
    <w:rsid w:val="00E73BD1"/>
    <w:rsid w:val="00E743AF"/>
    <w:rsid w:val="00E74746"/>
    <w:rsid w:val="00E75042"/>
    <w:rsid w:val="00E75823"/>
    <w:rsid w:val="00E75CA1"/>
    <w:rsid w:val="00E760BA"/>
    <w:rsid w:val="00E7618F"/>
    <w:rsid w:val="00E766FC"/>
    <w:rsid w:val="00E76852"/>
    <w:rsid w:val="00E7685C"/>
    <w:rsid w:val="00E76D5D"/>
    <w:rsid w:val="00E76DCD"/>
    <w:rsid w:val="00E76EB2"/>
    <w:rsid w:val="00E77933"/>
    <w:rsid w:val="00E80178"/>
    <w:rsid w:val="00E8021E"/>
    <w:rsid w:val="00E80989"/>
    <w:rsid w:val="00E80BA7"/>
    <w:rsid w:val="00E810CA"/>
    <w:rsid w:val="00E81292"/>
    <w:rsid w:val="00E815C8"/>
    <w:rsid w:val="00E81963"/>
    <w:rsid w:val="00E82AE9"/>
    <w:rsid w:val="00E82C59"/>
    <w:rsid w:val="00E83877"/>
    <w:rsid w:val="00E83A63"/>
    <w:rsid w:val="00E83C32"/>
    <w:rsid w:val="00E83DAA"/>
    <w:rsid w:val="00E83F81"/>
    <w:rsid w:val="00E84784"/>
    <w:rsid w:val="00E852B5"/>
    <w:rsid w:val="00E8543D"/>
    <w:rsid w:val="00E8596A"/>
    <w:rsid w:val="00E85A57"/>
    <w:rsid w:val="00E85CAD"/>
    <w:rsid w:val="00E8635B"/>
    <w:rsid w:val="00E864B4"/>
    <w:rsid w:val="00E86671"/>
    <w:rsid w:val="00E86D96"/>
    <w:rsid w:val="00E86FE9"/>
    <w:rsid w:val="00E8734C"/>
    <w:rsid w:val="00E875E0"/>
    <w:rsid w:val="00E87C8C"/>
    <w:rsid w:val="00E87FC3"/>
    <w:rsid w:val="00E902AE"/>
    <w:rsid w:val="00E90832"/>
    <w:rsid w:val="00E90A00"/>
    <w:rsid w:val="00E90A0F"/>
    <w:rsid w:val="00E90BAC"/>
    <w:rsid w:val="00E90CFB"/>
    <w:rsid w:val="00E9181D"/>
    <w:rsid w:val="00E91A1A"/>
    <w:rsid w:val="00E91C7D"/>
    <w:rsid w:val="00E923B7"/>
    <w:rsid w:val="00E9318A"/>
    <w:rsid w:val="00E9320F"/>
    <w:rsid w:val="00E93F91"/>
    <w:rsid w:val="00E94066"/>
    <w:rsid w:val="00E9466D"/>
    <w:rsid w:val="00E956C8"/>
    <w:rsid w:val="00E95DB5"/>
    <w:rsid w:val="00E96BD6"/>
    <w:rsid w:val="00E97C7D"/>
    <w:rsid w:val="00E97C83"/>
    <w:rsid w:val="00E97F2B"/>
    <w:rsid w:val="00EA04CC"/>
    <w:rsid w:val="00EA06CB"/>
    <w:rsid w:val="00EA0A4A"/>
    <w:rsid w:val="00EA0C2E"/>
    <w:rsid w:val="00EA10F8"/>
    <w:rsid w:val="00EA21D7"/>
    <w:rsid w:val="00EA2305"/>
    <w:rsid w:val="00EA241D"/>
    <w:rsid w:val="00EA27E5"/>
    <w:rsid w:val="00EA2B02"/>
    <w:rsid w:val="00EA3941"/>
    <w:rsid w:val="00EA3C7E"/>
    <w:rsid w:val="00EA3FD9"/>
    <w:rsid w:val="00EA4168"/>
    <w:rsid w:val="00EA41B2"/>
    <w:rsid w:val="00EA425B"/>
    <w:rsid w:val="00EA44E2"/>
    <w:rsid w:val="00EA46BA"/>
    <w:rsid w:val="00EA52C0"/>
    <w:rsid w:val="00EA568A"/>
    <w:rsid w:val="00EA569D"/>
    <w:rsid w:val="00EA5760"/>
    <w:rsid w:val="00EA5B49"/>
    <w:rsid w:val="00EA5C9D"/>
    <w:rsid w:val="00EA6874"/>
    <w:rsid w:val="00EA7105"/>
    <w:rsid w:val="00EA7247"/>
    <w:rsid w:val="00EA7320"/>
    <w:rsid w:val="00EA7C07"/>
    <w:rsid w:val="00EA7C1B"/>
    <w:rsid w:val="00EA7D09"/>
    <w:rsid w:val="00EB063D"/>
    <w:rsid w:val="00EB0EEE"/>
    <w:rsid w:val="00EB1067"/>
    <w:rsid w:val="00EB13F5"/>
    <w:rsid w:val="00EB20E0"/>
    <w:rsid w:val="00EB246F"/>
    <w:rsid w:val="00EB2F58"/>
    <w:rsid w:val="00EB3B7E"/>
    <w:rsid w:val="00EB4254"/>
    <w:rsid w:val="00EB43AC"/>
    <w:rsid w:val="00EB46E4"/>
    <w:rsid w:val="00EB4861"/>
    <w:rsid w:val="00EB52A8"/>
    <w:rsid w:val="00EB5330"/>
    <w:rsid w:val="00EB535D"/>
    <w:rsid w:val="00EB5A7F"/>
    <w:rsid w:val="00EB6CC3"/>
    <w:rsid w:val="00EB6E12"/>
    <w:rsid w:val="00EC045A"/>
    <w:rsid w:val="00EC06D8"/>
    <w:rsid w:val="00EC09B6"/>
    <w:rsid w:val="00EC0ADA"/>
    <w:rsid w:val="00EC0AFC"/>
    <w:rsid w:val="00EC14AF"/>
    <w:rsid w:val="00EC1AF4"/>
    <w:rsid w:val="00EC1B5E"/>
    <w:rsid w:val="00EC1F62"/>
    <w:rsid w:val="00EC2050"/>
    <w:rsid w:val="00EC2814"/>
    <w:rsid w:val="00EC2E9E"/>
    <w:rsid w:val="00EC309C"/>
    <w:rsid w:val="00EC36A1"/>
    <w:rsid w:val="00EC36F2"/>
    <w:rsid w:val="00EC3E8A"/>
    <w:rsid w:val="00EC4233"/>
    <w:rsid w:val="00EC439A"/>
    <w:rsid w:val="00EC4406"/>
    <w:rsid w:val="00EC458A"/>
    <w:rsid w:val="00EC4AAC"/>
    <w:rsid w:val="00EC4AD1"/>
    <w:rsid w:val="00EC4C0B"/>
    <w:rsid w:val="00EC54B1"/>
    <w:rsid w:val="00EC5F65"/>
    <w:rsid w:val="00EC5FF5"/>
    <w:rsid w:val="00EC67CD"/>
    <w:rsid w:val="00EC6BCC"/>
    <w:rsid w:val="00EC6CCC"/>
    <w:rsid w:val="00EC6DD2"/>
    <w:rsid w:val="00EC7043"/>
    <w:rsid w:val="00EC7394"/>
    <w:rsid w:val="00EC745A"/>
    <w:rsid w:val="00EC74D8"/>
    <w:rsid w:val="00EC7565"/>
    <w:rsid w:val="00EC77DD"/>
    <w:rsid w:val="00EC7943"/>
    <w:rsid w:val="00EC7BF9"/>
    <w:rsid w:val="00EC7E71"/>
    <w:rsid w:val="00ED090F"/>
    <w:rsid w:val="00ED09FA"/>
    <w:rsid w:val="00ED1478"/>
    <w:rsid w:val="00ED1670"/>
    <w:rsid w:val="00ED17B3"/>
    <w:rsid w:val="00ED1A05"/>
    <w:rsid w:val="00ED1C7B"/>
    <w:rsid w:val="00ED21F1"/>
    <w:rsid w:val="00ED21FB"/>
    <w:rsid w:val="00ED4562"/>
    <w:rsid w:val="00ED4CEF"/>
    <w:rsid w:val="00ED5739"/>
    <w:rsid w:val="00ED5ABF"/>
    <w:rsid w:val="00ED6457"/>
    <w:rsid w:val="00ED69BA"/>
    <w:rsid w:val="00ED6AC0"/>
    <w:rsid w:val="00ED6BC2"/>
    <w:rsid w:val="00ED73E1"/>
    <w:rsid w:val="00ED753D"/>
    <w:rsid w:val="00EE0859"/>
    <w:rsid w:val="00EE0EFF"/>
    <w:rsid w:val="00EE11C9"/>
    <w:rsid w:val="00EE1BA8"/>
    <w:rsid w:val="00EE22FF"/>
    <w:rsid w:val="00EE25B8"/>
    <w:rsid w:val="00EE2CE6"/>
    <w:rsid w:val="00EE2DFB"/>
    <w:rsid w:val="00EE2F3E"/>
    <w:rsid w:val="00EE3A3E"/>
    <w:rsid w:val="00EE3CB9"/>
    <w:rsid w:val="00EE3CCE"/>
    <w:rsid w:val="00EE3D65"/>
    <w:rsid w:val="00EE4488"/>
    <w:rsid w:val="00EE45BC"/>
    <w:rsid w:val="00EE5278"/>
    <w:rsid w:val="00EE5915"/>
    <w:rsid w:val="00EE5947"/>
    <w:rsid w:val="00EE5E86"/>
    <w:rsid w:val="00EE5F6C"/>
    <w:rsid w:val="00EE691A"/>
    <w:rsid w:val="00EE6B39"/>
    <w:rsid w:val="00EE6D43"/>
    <w:rsid w:val="00EE6E98"/>
    <w:rsid w:val="00EE7287"/>
    <w:rsid w:val="00EE78B2"/>
    <w:rsid w:val="00EE7BFF"/>
    <w:rsid w:val="00EE7D01"/>
    <w:rsid w:val="00EE7F11"/>
    <w:rsid w:val="00EE7FBD"/>
    <w:rsid w:val="00EE7FD7"/>
    <w:rsid w:val="00EF08B6"/>
    <w:rsid w:val="00EF09AF"/>
    <w:rsid w:val="00EF0BF0"/>
    <w:rsid w:val="00EF12F9"/>
    <w:rsid w:val="00EF153B"/>
    <w:rsid w:val="00EF1723"/>
    <w:rsid w:val="00EF2507"/>
    <w:rsid w:val="00EF25B1"/>
    <w:rsid w:val="00EF2958"/>
    <w:rsid w:val="00EF2C1B"/>
    <w:rsid w:val="00EF2E1A"/>
    <w:rsid w:val="00EF339B"/>
    <w:rsid w:val="00EF34BA"/>
    <w:rsid w:val="00EF3AB9"/>
    <w:rsid w:val="00EF3F39"/>
    <w:rsid w:val="00EF44FC"/>
    <w:rsid w:val="00EF4819"/>
    <w:rsid w:val="00EF4FF8"/>
    <w:rsid w:val="00EF5FB7"/>
    <w:rsid w:val="00EF6710"/>
    <w:rsid w:val="00EF6730"/>
    <w:rsid w:val="00EF6FFB"/>
    <w:rsid w:val="00EF748C"/>
    <w:rsid w:val="00EF79F3"/>
    <w:rsid w:val="00EF7AA2"/>
    <w:rsid w:val="00EF7DCB"/>
    <w:rsid w:val="00EF7EDA"/>
    <w:rsid w:val="00F006B0"/>
    <w:rsid w:val="00F019CC"/>
    <w:rsid w:val="00F02403"/>
    <w:rsid w:val="00F024D3"/>
    <w:rsid w:val="00F025C7"/>
    <w:rsid w:val="00F0277E"/>
    <w:rsid w:val="00F02D2E"/>
    <w:rsid w:val="00F02E6A"/>
    <w:rsid w:val="00F030C1"/>
    <w:rsid w:val="00F03751"/>
    <w:rsid w:val="00F03A4F"/>
    <w:rsid w:val="00F03D3C"/>
    <w:rsid w:val="00F03E04"/>
    <w:rsid w:val="00F043A1"/>
    <w:rsid w:val="00F04452"/>
    <w:rsid w:val="00F047F9"/>
    <w:rsid w:val="00F04F5D"/>
    <w:rsid w:val="00F05112"/>
    <w:rsid w:val="00F052DB"/>
    <w:rsid w:val="00F053EF"/>
    <w:rsid w:val="00F054D1"/>
    <w:rsid w:val="00F05629"/>
    <w:rsid w:val="00F06137"/>
    <w:rsid w:val="00F06291"/>
    <w:rsid w:val="00F06645"/>
    <w:rsid w:val="00F06668"/>
    <w:rsid w:val="00F067CA"/>
    <w:rsid w:val="00F0694D"/>
    <w:rsid w:val="00F07CB3"/>
    <w:rsid w:val="00F07F31"/>
    <w:rsid w:val="00F07FB8"/>
    <w:rsid w:val="00F10130"/>
    <w:rsid w:val="00F10728"/>
    <w:rsid w:val="00F10B33"/>
    <w:rsid w:val="00F1104C"/>
    <w:rsid w:val="00F111A5"/>
    <w:rsid w:val="00F1132B"/>
    <w:rsid w:val="00F113F1"/>
    <w:rsid w:val="00F116BD"/>
    <w:rsid w:val="00F119BC"/>
    <w:rsid w:val="00F11D6D"/>
    <w:rsid w:val="00F12468"/>
    <w:rsid w:val="00F129E8"/>
    <w:rsid w:val="00F12C5F"/>
    <w:rsid w:val="00F12CFA"/>
    <w:rsid w:val="00F12F42"/>
    <w:rsid w:val="00F130B9"/>
    <w:rsid w:val="00F13729"/>
    <w:rsid w:val="00F13AA0"/>
    <w:rsid w:val="00F13B46"/>
    <w:rsid w:val="00F1426B"/>
    <w:rsid w:val="00F14A58"/>
    <w:rsid w:val="00F14CDC"/>
    <w:rsid w:val="00F15653"/>
    <w:rsid w:val="00F15677"/>
    <w:rsid w:val="00F15E46"/>
    <w:rsid w:val="00F15F4A"/>
    <w:rsid w:val="00F16935"/>
    <w:rsid w:val="00F169CF"/>
    <w:rsid w:val="00F16CA6"/>
    <w:rsid w:val="00F16CB8"/>
    <w:rsid w:val="00F17B24"/>
    <w:rsid w:val="00F17B7F"/>
    <w:rsid w:val="00F17F1C"/>
    <w:rsid w:val="00F203FC"/>
    <w:rsid w:val="00F206D3"/>
    <w:rsid w:val="00F2093D"/>
    <w:rsid w:val="00F217F9"/>
    <w:rsid w:val="00F21930"/>
    <w:rsid w:val="00F21C6D"/>
    <w:rsid w:val="00F22184"/>
    <w:rsid w:val="00F225B3"/>
    <w:rsid w:val="00F22D01"/>
    <w:rsid w:val="00F230CD"/>
    <w:rsid w:val="00F23A6C"/>
    <w:rsid w:val="00F23BD1"/>
    <w:rsid w:val="00F23ED2"/>
    <w:rsid w:val="00F24673"/>
    <w:rsid w:val="00F2602F"/>
    <w:rsid w:val="00F26058"/>
    <w:rsid w:val="00F263DF"/>
    <w:rsid w:val="00F268E5"/>
    <w:rsid w:val="00F27158"/>
    <w:rsid w:val="00F272FE"/>
    <w:rsid w:val="00F2779F"/>
    <w:rsid w:val="00F30169"/>
    <w:rsid w:val="00F3024D"/>
    <w:rsid w:val="00F30542"/>
    <w:rsid w:val="00F30806"/>
    <w:rsid w:val="00F314E2"/>
    <w:rsid w:val="00F31CB2"/>
    <w:rsid w:val="00F321C8"/>
    <w:rsid w:val="00F32F1C"/>
    <w:rsid w:val="00F33104"/>
    <w:rsid w:val="00F3348F"/>
    <w:rsid w:val="00F34A0F"/>
    <w:rsid w:val="00F356D8"/>
    <w:rsid w:val="00F35BC1"/>
    <w:rsid w:val="00F37C8E"/>
    <w:rsid w:val="00F37F35"/>
    <w:rsid w:val="00F37F92"/>
    <w:rsid w:val="00F413ED"/>
    <w:rsid w:val="00F41E4C"/>
    <w:rsid w:val="00F4260B"/>
    <w:rsid w:val="00F42759"/>
    <w:rsid w:val="00F42854"/>
    <w:rsid w:val="00F42DB9"/>
    <w:rsid w:val="00F43E6F"/>
    <w:rsid w:val="00F44261"/>
    <w:rsid w:val="00F443EE"/>
    <w:rsid w:val="00F4498A"/>
    <w:rsid w:val="00F44AC0"/>
    <w:rsid w:val="00F44E5D"/>
    <w:rsid w:val="00F459B4"/>
    <w:rsid w:val="00F45A04"/>
    <w:rsid w:val="00F45CA1"/>
    <w:rsid w:val="00F461CB"/>
    <w:rsid w:val="00F463D9"/>
    <w:rsid w:val="00F4678E"/>
    <w:rsid w:val="00F4692D"/>
    <w:rsid w:val="00F46B1E"/>
    <w:rsid w:val="00F46D74"/>
    <w:rsid w:val="00F47201"/>
    <w:rsid w:val="00F47565"/>
    <w:rsid w:val="00F509E5"/>
    <w:rsid w:val="00F50A6A"/>
    <w:rsid w:val="00F50F0F"/>
    <w:rsid w:val="00F53476"/>
    <w:rsid w:val="00F53E59"/>
    <w:rsid w:val="00F53ED5"/>
    <w:rsid w:val="00F543F5"/>
    <w:rsid w:val="00F545C4"/>
    <w:rsid w:val="00F545C8"/>
    <w:rsid w:val="00F54E38"/>
    <w:rsid w:val="00F54F33"/>
    <w:rsid w:val="00F5576D"/>
    <w:rsid w:val="00F56059"/>
    <w:rsid w:val="00F5624A"/>
    <w:rsid w:val="00F56606"/>
    <w:rsid w:val="00F56728"/>
    <w:rsid w:val="00F60043"/>
    <w:rsid w:val="00F603BA"/>
    <w:rsid w:val="00F6050A"/>
    <w:rsid w:val="00F60BDD"/>
    <w:rsid w:val="00F6193D"/>
    <w:rsid w:val="00F61D78"/>
    <w:rsid w:val="00F61E54"/>
    <w:rsid w:val="00F61F53"/>
    <w:rsid w:val="00F61FBC"/>
    <w:rsid w:val="00F621F5"/>
    <w:rsid w:val="00F627B6"/>
    <w:rsid w:val="00F62C1F"/>
    <w:rsid w:val="00F62D88"/>
    <w:rsid w:val="00F62EB2"/>
    <w:rsid w:val="00F63465"/>
    <w:rsid w:val="00F636FF"/>
    <w:rsid w:val="00F63B8A"/>
    <w:rsid w:val="00F643B7"/>
    <w:rsid w:val="00F64B17"/>
    <w:rsid w:val="00F64E83"/>
    <w:rsid w:val="00F65BE7"/>
    <w:rsid w:val="00F6600F"/>
    <w:rsid w:val="00F66066"/>
    <w:rsid w:val="00F661FF"/>
    <w:rsid w:val="00F663CA"/>
    <w:rsid w:val="00F667FB"/>
    <w:rsid w:val="00F6695C"/>
    <w:rsid w:val="00F67289"/>
    <w:rsid w:val="00F672E8"/>
    <w:rsid w:val="00F6744C"/>
    <w:rsid w:val="00F67E14"/>
    <w:rsid w:val="00F67FBC"/>
    <w:rsid w:val="00F700F3"/>
    <w:rsid w:val="00F704A7"/>
    <w:rsid w:val="00F70671"/>
    <w:rsid w:val="00F7075E"/>
    <w:rsid w:val="00F708D8"/>
    <w:rsid w:val="00F70CD4"/>
    <w:rsid w:val="00F71325"/>
    <w:rsid w:val="00F71752"/>
    <w:rsid w:val="00F717FA"/>
    <w:rsid w:val="00F72342"/>
    <w:rsid w:val="00F727E8"/>
    <w:rsid w:val="00F728CF"/>
    <w:rsid w:val="00F72E90"/>
    <w:rsid w:val="00F73B65"/>
    <w:rsid w:val="00F73E6D"/>
    <w:rsid w:val="00F745FC"/>
    <w:rsid w:val="00F7492F"/>
    <w:rsid w:val="00F7524F"/>
    <w:rsid w:val="00F762FD"/>
    <w:rsid w:val="00F76D83"/>
    <w:rsid w:val="00F77022"/>
    <w:rsid w:val="00F77387"/>
    <w:rsid w:val="00F773A1"/>
    <w:rsid w:val="00F773A3"/>
    <w:rsid w:val="00F77B3B"/>
    <w:rsid w:val="00F77BBA"/>
    <w:rsid w:val="00F80FDC"/>
    <w:rsid w:val="00F81265"/>
    <w:rsid w:val="00F813AB"/>
    <w:rsid w:val="00F8248E"/>
    <w:rsid w:val="00F82961"/>
    <w:rsid w:val="00F82B0F"/>
    <w:rsid w:val="00F82CC8"/>
    <w:rsid w:val="00F82E04"/>
    <w:rsid w:val="00F8374A"/>
    <w:rsid w:val="00F8405B"/>
    <w:rsid w:val="00F846FC"/>
    <w:rsid w:val="00F84945"/>
    <w:rsid w:val="00F855F8"/>
    <w:rsid w:val="00F859C9"/>
    <w:rsid w:val="00F85EC5"/>
    <w:rsid w:val="00F86510"/>
    <w:rsid w:val="00F86D27"/>
    <w:rsid w:val="00F86D46"/>
    <w:rsid w:val="00F872A7"/>
    <w:rsid w:val="00F87394"/>
    <w:rsid w:val="00F8770D"/>
    <w:rsid w:val="00F8777D"/>
    <w:rsid w:val="00F877FE"/>
    <w:rsid w:val="00F901C8"/>
    <w:rsid w:val="00F90347"/>
    <w:rsid w:val="00F90587"/>
    <w:rsid w:val="00F90723"/>
    <w:rsid w:val="00F91295"/>
    <w:rsid w:val="00F91C1C"/>
    <w:rsid w:val="00F9204D"/>
    <w:rsid w:val="00F927A9"/>
    <w:rsid w:val="00F92BFB"/>
    <w:rsid w:val="00F92C88"/>
    <w:rsid w:val="00F92DBE"/>
    <w:rsid w:val="00F92E61"/>
    <w:rsid w:val="00F93006"/>
    <w:rsid w:val="00F931F6"/>
    <w:rsid w:val="00F9421E"/>
    <w:rsid w:val="00F94230"/>
    <w:rsid w:val="00F94532"/>
    <w:rsid w:val="00F946E2"/>
    <w:rsid w:val="00F94947"/>
    <w:rsid w:val="00F949D5"/>
    <w:rsid w:val="00F949F0"/>
    <w:rsid w:val="00F94E9B"/>
    <w:rsid w:val="00F95EA1"/>
    <w:rsid w:val="00F96127"/>
    <w:rsid w:val="00F96835"/>
    <w:rsid w:val="00F9751B"/>
    <w:rsid w:val="00F976F9"/>
    <w:rsid w:val="00F977C8"/>
    <w:rsid w:val="00F978F3"/>
    <w:rsid w:val="00F97A0D"/>
    <w:rsid w:val="00FA048E"/>
    <w:rsid w:val="00FA06FC"/>
    <w:rsid w:val="00FA0F53"/>
    <w:rsid w:val="00FA1261"/>
    <w:rsid w:val="00FA175E"/>
    <w:rsid w:val="00FA2336"/>
    <w:rsid w:val="00FA2880"/>
    <w:rsid w:val="00FA28AC"/>
    <w:rsid w:val="00FA30B6"/>
    <w:rsid w:val="00FA3131"/>
    <w:rsid w:val="00FA3208"/>
    <w:rsid w:val="00FA364B"/>
    <w:rsid w:val="00FA373B"/>
    <w:rsid w:val="00FA3FA8"/>
    <w:rsid w:val="00FA47B9"/>
    <w:rsid w:val="00FA4D1F"/>
    <w:rsid w:val="00FA5529"/>
    <w:rsid w:val="00FA5A99"/>
    <w:rsid w:val="00FA5BCC"/>
    <w:rsid w:val="00FA5E33"/>
    <w:rsid w:val="00FA6C5E"/>
    <w:rsid w:val="00FA6FF9"/>
    <w:rsid w:val="00FA7692"/>
    <w:rsid w:val="00FA7EA3"/>
    <w:rsid w:val="00FB0133"/>
    <w:rsid w:val="00FB0214"/>
    <w:rsid w:val="00FB02E5"/>
    <w:rsid w:val="00FB1066"/>
    <w:rsid w:val="00FB1620"/>
    <w:rsid w:val="00FB1621"/>
    <w:rsid w:val="00FB18E2"/>
    <w:rsid w:val="00FB1A53"/>
    <w:rsid w:val="00FB1A91"/>
    <w:rsid w:val="00FB1C9F"/>
    <w:rsid w:val="00FB1DF8"/>
    <w:rsid w:val="00FB2311"/>
    <w:rsid w:val="00FB28B1"/>
    <w:rsid w:val="00FB2957"/>
    <w:rsid w:val="00FB2AC1"/>
    <w:rsid w:val="00FB3425"/>
    <w:rsid w:val="00FB3B79"/>
    <w:rsid w:val="00FB3C98"/>
    <w:rsid w:val="00FB4BB1"/>
    <w:rsid w:val="00FB4E93"/>
    <w:rsid w:val="00FB5026"/>
    <w:rsid w:val="00FB5567"/>
    <w:rsid w:val="00FB55E3"/>
    <w:rsid w:val="00FB56A9"/>
    <w:rsid w:val="00FB5B61"/>
    <w:rsid w:val="00FB5E5B"/>
    <w:rsid w:val="00FB5F54"/>
    <w:rsid w:val="00FB66C6"/>
    <w:rsid w:val="00FB6FEA"/>
    <w:rsid w:val="00FB78A7"/>
    <w:rsid w:val="00FB7994"/>
    <w:rsid w:val="00FB7B18"/>
    <w:rsid w:val="00FB7B66"/>
    <w:rsid w:val="00FC0103"/>
    <w:rsid w:val="00FC033C"/>
    <w:rsid w:val="00FC0363"/>
    <w:rsid w:val="00FC04C9"/>
    <w:rsid w:val="00FC0595"/>
    <w:rsid w:val="00FC0DD7"/>
    <w:rsid w:val="00FC1111"/>
    <w:rsid w:val="00FC1AA9"/>
    <w:rsid w:val="00FC22BF"/>
    <w:rsid w:val="00FC2F36"/>
    <w:rsid w:val="00FC2FBA"/>
    <w:rsid w:val="00FC3D2F"/>
    <w:rsid w:val="00FC3DB8"/>
    <w:rsid w:val="00FC47D4"/>
    <w:rsid w:val="00FC4835"/>
    <w:rsid w:val="00FC487D"/>
    <w:rsid w:val="00FC5873"/>
    <w:rsid w:val="00FC5984"/>
    <w:rsid w:val="00FC5CE9"/>
    <w:rsid w:val="00FC5DB3"/>
    <w:rsid w:val="00FC61F5"/>
    <w:rsid w:val="00FC6770"/>
    <w:rsid w:val="00FC689E"/>
    <w:rsid w:val="00FC6D39"/>
    <w:rsid w:val="00FC6DE0"/>
    <w:rsid w:val="00FC7C8E"/>
    <w:rsid w:val="00FC7DEB"/>
    <w:rsid w:val="00FD0766"/>
    <w:rsid w:val="00FD0CC2"/>
    <w:rsid w:val="00FD0CEA"/>
    <w:rsid w:val="00FD0F1F"/>
    <w:rsid w:val="00FD0FEE"/>
    <w:rsid w:val="00FD10AD"/>
    <w:rsid w:val="00FD10F3"/>
    <w:rsid w:val="00FD1180"/>
    <w:rsid w:val="00FD16A3"/>
    <w:rsid w:val="00FD197E"/>
    <w:rsid w:val="00FD19FD"/>
    <w:rsid w:val="00FD1F21"/>
    <w:rsid w:val="00FD1FBD"/>
    <w:rsid w:val="00FD2512"/>
    <w:rsid w:val="00FD259C"/>
    <w:rsid w:val="00FD2806"/>
    <w:rsid w:val="00FD2D59"/>
    <w:rsid w:val="00FD2F23"/>
    <w:rsid w:val="00FD30C5"/>
    <w:rsid w:val="00FD369B"/>
    <w:rsid w:val="00FD37CA"/>
    <w:rsid w:val="00FD3F11"/>
    <w:rsid w:val="00FD41CE"/>
    <w:rsid w:val="00FD4731"/>
    <w:rsid w:val="00FD4D62"/>
    <w:rsid w:val="00FD569E"/>
    <w:rsid w:val="00FD59D8"/>
    <w:rsid w:val="00FD59F2"/>
    <w:rsid w:val="00FD5B23"/>
    <w:rsid w:val="00FD5FDC"/>
    <w:rsid w:val="00FD6211"/>
    <w:rsid w:val="00FD7397"/>
    <w:rsid w:val="00FD7EC7"/>
    <w:rsid w:val="00FD7F90"/>
    <w:rsid w:val="00FE13D1"/>
    <w:rsid w:val="00FE1E15"/>
    <w:rsid w:val="00FE2465"/>
    <w:rsid w:val="00FE35CA"/>
    <w:rsid w:val="00FE39BA"/>
    <w:rsid w:val="00FE3EF1"/>
    <w:rsid w:val="00FE4D9E"/>
    <w:rsid w:val="00FE52DB"/>
    <w:rsid w:val="00FE553B"/>
    <w:rsid w:val="00FE56DA"/>
    <w:rsid w:val="00FE5AEA"/>
    <w:rsid w:val="00FE5E77"/>
    <w:rsid w:val="00FE6323"/>
    <w:rsid w:val="00FE635A"/>
    <w:rsid w:val="00FE636D"/>
    <w:rsid w:val="00FE6999"/>
    <w:rsid w:val="00FE6AF6"/>
    <w:rsid w:val="00FE6BD4"/>
    <w:rsid w:val="00FE6D27"/>
    <w:rsid w:val="00FE7801"/>
    <w:rsid w:val="00FF0317"/>
    <w:rsid w:val="00FF0707"/>
    <w:rsid w:val="00FF07F7"/>
    <w:rsid w:val="00FF09A1"/>
    <w:rsid w:val="00FF0A11"/>
    <w:rsid w:val="00FF0F53"/>
    <w:rsid w:val="00FF1887"/>
    <w:rsid w:val="00FF1C77"/>
    <w:rsid w:val="00FF1F68"/>
    <w:rsid w:val="00FF22A5"/>
    <w:rsid w:val="00FF2336"/>
    <w:rsid w:val="00FF23ED"/>
    <w:rsid w:val="00FF28BE"/>
    <w:rsid w:val="00FF2C9C"/>
    <w:rsid w:val="00FF2F5A"/>
    <w:rsid w:val="00FF3210"/>
    <w:rsid w:val="00FF34B8"/>
    <w:rsid w:val="00FF35FA"/>
    <w:rsid w:val="00FF46F7"/>
    <w:rsid w:val="00FF5325"/>
    <w:rsid w:val="00FF5D41"/>
    <w:rsid w:val="00FF5F03"/>
    <w:rsid w:val="00FF670D"/>
    <w:rsid w:val="00FF6BE4"/>
    <w:rsid w:val="00FF6D1E"/>
    <w:rsid w:val="00FF6F56"/>
    <w:rsid w:val="00FF7437"/>
    <w:rsid w:val="00FF768C"/>
    <w:rsid w:val="00FF7CAD"/>
    <w:rsid w:val="00FF7D19"/>
    <w:rsid w:val="00FF7D2C"/>
    <w:rsid w:val="00FF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4B933D"/>
  <w15:chartTrackingRefBased/>
  <w15:docId w15:val="{4F3CC80C-FEFD-4ECC-9BC3-1C62C0E48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67543"/>
    <w:pPr>
      <w:keepNext/>
      <w:keepLines/>
      <w:widowControl/>
      <w:spacing w:before="360" w:after="40"/>
      <w:jc w:val="left"/>
      <w:outlineLvl w:val="0"/>
    </w:pPr>
    <w:rPr>
      <w:rFonts w:asciiTheme="majorHAnsi" w:eastAsiaTheme="majorEastAsia" w:hAnsiTheme="majorHAnsi" w:cstheme="majorBidi"/>
      <w:color w:val="538135" w:themeColor="accent6" w:themeShade="BF"/>
      <w:kern w:val="0"/>
      <w:sz w:val="40"/>
      <w:szCs w:val="40"/>
    </w:rPr>
  </w:style>
  <w:style w:type="paragraph" w:styleId="2">
    <w:name w:val="heading 2"/>
    <w:basedOn w:val="a"/>
    <w:next w:val="a"/>
    <w:link w:val="20"/>
    <w:uiPriority w:val="9"/>
    <w:unhideWhenUsed/>
    <w:qFormat/>
    <w:rsid w:val="00E67543"/>
    <w:pPr>
      <w:keepNext/>
      <w:keepLines/>
      <w:widowControl/>
      <w:spacing w:before="80"/>
      <w:jc w:val="left"/>
      <w:outlineLvl w:val="1"/>
    </w:pPr>
    <w:rPr>
      <w:rFonts w:asciiTheme="majorHAnsi" w:eastAsiaTheme="majorEastAsia" w:hAnsiTheme="majorHAnsi" w:cstheme="majorBidi"/>
      <w:color w:val="538135" w:themeColor="accent6" w:themeShade="BF"/>
      <w:kern w:val="0"/>
      <w:sz w:val="28"/>
      <w:szCs w:val="28"/>
    </w:rPr>
  </w:style>
  <w:style w:type="paragraph" w:styleId="3">
    <w:name w:val="heading 3"/>
    <w:basedOn w:val="a"/>
    <w:next w:val="a"/>
    <w:link w:val="30"/>
    <w:uiPriority w:val="9"/>
    <w:unhideWhenUsed/>
    <w:qFormat/>
    <w:rsid w:val="00E67543"/>
    <w:pPr>
      <w:keepNext/>
      <w:keepLines/>
      <w:widowControl/>
      <w:spacing w:before="80"/>
      <w:jc w:val="left"/>
      <w:outlineLvl w:val="2"/>
    </w:pPr>
    <w:rPr>
      <w:rFonts w:asciiTheme="majorHAnsi" w:eastAsiaTheme="majorEastAsia" w:hAnsiTheme="majorHAnsi" w:cstheme="majorBidi"/>
      <w:color w:val="538135" w:themeColor="accent6" w:themeShade="BF"/>
      <w:kern w:val="0"/>
      <w:sz w:val="24"/>
      <w:szCs w:val="24"/>
    </w:rPr>
  </w:style>
  <w:style w:type="paragraph" w:styleId="4">
    <w:name w:val="heading 4"/>
    <w:basedOn w:val="a"/>
    <w:next w:val="a"/>
    <w:link w:val="40"/>
    <w:uiPriority w:val="9"/>
    <w:semiHidden/>
    <w:unhideWhenUsed/>
    <w:qFormat/>
    <w:rsid w:val="00E67543"/>
    <w:pPr>
      <w:keepNext/>
      <w:keepLines/>
      <w:widowControl/>
      <w:spacing w:before="80" w:line="288" w:lineRule="auto"/>
      <w:jc w:val="left"/>
      <w:outlineLvl w:val="3"/>
    </w:pPr>
    <w:rPr>
      <w:rFonts w:asciiTheme="majorHAnsi" w:eastAsiaTheme="majorEastAsia" w:hAnsiTheme="majorHAnsi" w:cstheme="majorBidi"/>
      <w:color w:val="70AD47" w:themeColor="accent6"/>
      <w:kern w:val="0"/>
      <w:sz w:val="22"/>
    </w:rPr>
  </w:style>
  <w:style w:type="paragraph" w:styleId="5">
    <w:name w:val="heading 5"/>
    <w:basedOn w:val="a"/>
    <w:next w:val="a"/>
    <w:link w:val="50"/>
    <w:uiPriority w:val="9"/>
    <w:semiHidden/>
    <w:unhideWhenUsed/>
    <w:qFormat/>
    <w:rsid w:val="00E67543"/>
    <w:pPr>
      <w:keepNext/>
      <w:keepLines/>
      <w:widowControl/>
      <w:spacing w:before="40" w:line="288" w:lineRule="auto"/>
      <w:jc w:val="left"/>
      <w:outlineLvl w:val="4"/>
    </w:pPr>
    <w:rPr>
      <w:rFonts w:asciiTheme="majorHAnsi" w:eastAsiaTheme="majorEastAsia" w:hAnsiTheme="majorHAnsi" w:cstheme="majorBidi"/>
      <w:i/>
      <w:iCs/>
      <w:color w:val="70AD47" w:themeColor="accent6"/>
      <w:kern w:val="0"/>
      <w:sz w:val="22"/>
    </w:rPr>
  </w:style>
  <w:style w:type="paragraph" w:styleId="6">
    <w:name w:val="heading 6"/>
    <w:basedOn w:val="a"/>
    <w:next w:val="a"/>
    <w:link w:val="60"/>
    <w:uiPriority w:val="9"/>
    <w:semiHidden/>
    <w:unhideWhenUsed/>
    <w:qFormat/>
    <w:rsid w:val="00E67543"/>
    <w:pPr>
      <w:keepNext/>
      <w:keepLines/>
      <w:widowControl/>
      <w:spacing w:before="40" w:line="288" w:lineRule="auto"/>
      <w:jc w:val="left"/>
      <w:outlineLvl w:val="5"/>
    </w:pPr>
    <w:rPr>
      <w:rFonts w:asciiTheme="majorHAnsi" w:eastAsiaTheme="majorEastAsia" w:hAnsiTheme="majorHAnsi" w:cstheme="majorBidi"/>
      <w:color w:val="70AD47" w:themeColor="accent6"/>
      <w:kern w:val="0"/>
      <w:szCs w:val="21"/>
    </w:rPr>
  </w:style>
  <w:style w:type="paragraph" w:styleId="7">
    <w:name w:val="heading 7"/>
    <w:basedOn w:val="a"/>
    <w:next w:val="a"/>
    <w:link w:val="70"/>
    <w:uiPriority w:val="9"/>
    <w:semiHidden/>
    <w:unhideWhenUsed/>
    <w:qFormat/>
    <w:rsid w:val="00E67543"/>
    <w:pPr>
      <w:keepNext/>
      <w:keepLines/>
      <w:widowControl/>
      <w:spacing w:before="40" w:line="288" w:lineRule="auto"/>
      <w:jc w:val="left"/>
      <w:outlineLvl w:val="6"/>
    </w:pPr>
    <w:rPr>
      <w:rFonts w:asciiTheme="majorHAnsi" w:eastAsiaTheme="majorEastAsia" w:hAnsiTheme="majorHAnsi" w:cstheme="majorBidi"/>
      <w:b/>
      <w:bCs/>
      <w:color w:val="70AD47" w:themeColor="accent6"/>
      <w:kern w:val="0"/>
      <w:szCs w:val="21"/>
    </w:rPr>
  </w:style>
  <w:style w:type="paragraph" w:styleId="8">
    <w:name w:val="heading 8"/>
    <w:basedOn w:val="a"/>
    <w:next w:val="a"/>
    <w:link w:val="80"/>
    <w:uiPriority w:val="9"/>
    <w:semiHidden/>
    <w:unhideWhenUsed/>
    <w:qFormat/>
    <w:rsid w:val="00E67543"/>
    <w:pPr>
      <w:keepNext/>
      <w:keepLines/>
      <w:widowControl/>
      <w:spacing w:before="40" w:line="288" w:lineRule="auto"/>
      <w:jc w:val="left"/>
      <w:outlineLvl w:val="7"/>
    </w:pPr>
    <w:rPr>
      <w:rFonts w:asciiTheme="majorHAnsi" w:eastAsiaTheme="majorEastAsia" w:hAnsiTheme="majorHAnsi" w:cstheme="majorBidi"/>
      <w:b/>
      <w:bCs/>
      <w:i/>
      <w:iCs/>
      <w:color w:val="70AD47" w:themeColor="accent6"/>
      <w:kern w:val="0"/>
      <w:sz w:val="20"/>
      <w:szCs w:val="20"/>
    </w:rPr>
  </w:style>
  <w:style w:type="paragraph" w:styleId="9">
    <w:name w:val="heading 9"/>
    <w:basedOn w:val="a"/>
    <w:next w:val="a"/>
    <w:link w:val="90"/>
    <w:uiPriority w:val="9"/>
    <w:semiHidden/>
    <w:unhideWhenUsed/>
    <w:qFormat/>
    <w:rsid w:val="00E67543"/>
    <w:pPr>
      <w:keepNext/>
      <w:keepLines/>
      <w:widowControl/>
      <w:spacing w:before="40" w:line="288" w:lineRule="auto"/>
      <w:jc w:val="left"/>
      <w:outlineLvl w:val="8"/>
    </w:pPr>
    <w:rPr>
      <w:rFonts w:asciiTheme="majorHAnsi" w:eastAsiaTheme="majorEastAsia" w:hAnsiTheme="majorHAnsi" w:cstheme="majorBidi"/>
      <w:i/>
      <w:iCs/>
      <w:color w:val="70AD47" w:themeColor="accent6"/>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6754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67543"/>
    <w:rPr>
      <w:sz w:val="18"/>
      <w:szCs w:val="18"/>
    </w:rPr>
  </w:style>
  <w:style w:type="paragraph" w:styleId="a5">
    <w:name w:val="footer"/>
    <w:basedOn w:val="a"/>
    <w:link w:val="a6"/>
    <w:uiPriority w:val="99"/>
    <w:unhideWhenUsed/>
    <w:rsid w:val="00E67543"/>
    <w:pPr>
      <w:tabs>
        <w:tab w:val="center" w:pos="4153"/>
        <w:tab w:val="right" w:pos="8306"/>
      </w:tabs>
      <w:snapToGrid w:val="0"/>
      <w:jc w:val="left"/>
    </w:pPr>
    <w:rPr>
      <w:sz w:val="18"/>
      <w:szCs w:val="18"/>
    </w:rPr>
  </w:style>
  <w:style w:type="character" w:customStyle="1" w:styleId="a6">
    <w:name w:val="页脚 字符"/>
    <w:basedOn w:val="a0"/>
    <w:link w:val="a5"/>
    <w:uiPriority w:val="99"/>
    <w:rsid w:val="00E67543"/>
    <w:rPr>
      <w:sz w:val="18"/>
      <w:szCs w:val="18"/>
    </w:rPr>
  </w:style>
  <w:style w:type="character" w:customStyle="1" w:styleId="10">
    <w:name w:val="标题 1 字符"/>
    <w:basedOn w:val="a0"/>
    <w:link w:val="1"/>
    <w:uiPriority w:val="9"/>
    <w:rsid w:val="00E67543"/>
    <w:rPr>
      <w:rFonts w:asciiTheme="majorHAnsi" w:eastAsiaTheme="majorEastAsia" w:hAnsiTheme="majorHAnsi" w:cstheme="majorBidi"/>
      <w:color w:val="538135" w:themeColor="accent6" w:themeShade="BF"/>
      <w:kern w:val="0"/>
      <w:sz w:val="40"/>
      <w:szCs w:val="40"/>
    </w:rPr>
  </w:style>
  <w:style w:type="character" w:customStyle="1" w:styleId="20">
    <w:name w:val="标题 2 字符"/>
    <w:basedOn w:val="a0"/>
    <w:link w:val="2"/>
    <w:uiPriority w:val="9"/>
    <w:rsid w:val="00E67543"/>
    <w:rPr>
      <w:rFonts w:asciiTheme="majorHAnsi" w:eastAsiaTheme="majorEastAsia" w:hAnsiTheme="majorHAnsi" w:cstheme="majorBidi"/>
      <w:color w:val="538135" w:themeColor="accent6" w:themeShade="BF"/>
      <w:kern w:val="0"/>
      <w:sz w:val="28"/>
      <w:szCs w:val="28"/>
    </w:rPr>
  </w:style>
  <w:style w:type="character" w:customStyle="1" w:styleId="30">
    <w:name w:val="标题 3 字符"/>
    <w:basedOn w:val="a0"/>
    <w:link w:val="3"/>
    <w:uiPriority w:val="9"/>
    <w:rsid w:val="00E67543"/>
    <w:rPr>
      <w:rFonts w:asciiTheme="majorHAnsi" w:eastAsiaTheme="majorEastAsia" w:hAnsiTheme="majorHAnsi" w:cstheme="majorBidi"/>
      <w:color w:val="538135" w:themeColor="accent6" w:themeShade="BF"/>
      <w:kern w:val="0"/>
      <w:sz w:val="24"/>
      <w:szCs w:val="24"/>
    </w:rPr>
  </w:style>
  <w:style w:type="character" w:customStyle="1" w:styleId="40">
    <w:name w:val="标题 4 字符"/>
    <w:basedOn w:val="a0"/>
    <w:link w:val="4"/>
    <w:uiPriority w:val="9"/>
    <w:semiHidden/>
    <w:rsid w:val="00E67543"/>
    <w:rPr>
      <w:rFonts w:asciiTheme="majorHAnsi" w:eastAsiaTheme="majorEastAsia" w:hAnsiTheme="majorHAnsi" w:cstheme="majorBidi"/>
      <w:color w:val="70AD47" w:themeColor="accent6"/>
      <w:kern w:val="0"/>
      <w:sz w:val="22"/>
    </w:rPr>
  </w:style>
  <w:style w:type="character" w:customStyle="1" w:styleId="50">
    <w:name w:val="标题 5 字符"/>
    <w:basedOn w:val="a0"/>
    <w:link w:val="5"/>
    <w:uiPriority w:val="9"/>
    <w:semiHidden/>
    <w:rsid w:val="00E67543"/>
    <w:rPr>
      <w:rFonts w:asciiTheme="majorHAnsi" w:eastAsiaTheme="majorEastAsia" w:hAnsiTheme="majorHAnsi" w:cstheme="majorBidi"/>
      <w:i/>
      <w:iCs/>
      <w:color w:val="70AD47" w:themeColor="accent6"/>
      <w:kern w:val="0"/>
      <w:sz w:val="22"/>
    </w:rPr>
  </w:style>
  <w:style w:type="character" w:customStyle="1" w:styleId="60">
    <w:name w:val="标题 6 字符"/>
    <w:basedOn w:val="a0"/>
    <w:link w:val="6"/>
    <w:uiPriority w:val="9"/>
    <w:semiHidden/>
    <w:rsid w:val="00E67543"/>
    <w:rPr>
      <w:rFonts w:asciiTheme="majorHAnsi" w:eastAsiaTheme="majorEastAsia" w:hAnsiTheme="majorHAnsi" w:cstheme="majorBidi"/>
      <w:color w:val="70AD47" w:themeColor="accent6"/>
      <w:kern w:val="0"/>
      <w:szCs w:val="21"/>
    </w:rPr>
  </w:style>
  <w:style w:type="character" w:customStyle="1" w:styleId="70">
    <w:name w:val="标题 7 字符"/>
    <w:basedOn w:val="a0"/>
    <w:link w:val="7"/>
    <w:uiPriority w:val="9"/>
    <w:semiHidden/>
    <w:rsid w:val="00E67543"/>
    <w:rPr>
      <w:rFonts w:asciiTheme="majorHAnsi" w:eastAsiaTheme="majorEastAsia" w:hAnsiTheme="majorHAnsi" w:cstheme="majorBidi"/>
      <w:b/>
      <w:bCs/>
      <w:color w:val="70AD47" w:themeColor="accent6"/>
      <w:kern w:val="0"/>
      <w:szCs w:val="21"/>
    </w:rPr>
  </w:style>
  <w:style w:type="character" w:customStyle="1" w:styleId="80">
    <w:name w:val="标题 8 字符"/>
    <w:basedOn w:val="a0"/>
    <w:link w:val="8"/>
    <w:uiPriority w:val="9"/>
    <w:semiHidden/>
    <w:rsid w:val="00E67543"/>
    <w:rPr>
      <w:rFonts w:asciiTheme="majorHAnsi" w:eastAsiaTheme="majorEastAsia" w:hAnsiTheme="majorHAnsi" w:cstheme="majorBidi"/>
      <w:b/>
      <w:bCs/>
      <w:i/>
      <w:iCs/>
      <w:color w:val="70AD47" w:themeColor="accent6"/>
      <w:kern w:val="0"/>
      <w:sz w:val="20"/>
      <w:szCs w:val="20"/>
    </w:rPr>
  </w:style>
  <w:style w:type="character" w:customStyle="1" w:styleId="90">
    <w:name w:val="标题 9 字符"/>
    <w:basedOn w:val="a0"/>
    <w:link w:val="9"/>
    <w:uiPriority w:val="9"/>
    <w:semiHidden/>
    <w:rsid w:val="00E67543"/>
    <w:rPr>
      <w:rFonts w:asciiTheme="majorHAnsi" w:eastAsiaTheme="majorEastAsia" w:hAnsiTheme="majorHAnsi" w:cstheme="majorBidi"/>
      <w:i/>
      <w:iCs/>
      <w:color w:val="70AD47" w:themeColor="accent6"/>
      <w:kern w:val="0"/>
      <w:sz w:val="20"/>
      <w:szCs w:val="20"/>
    </w:rPr>
  </w:style>
  <w:style w:type="character" w:styleId="a7">
    <w:name w:val="Placeholder Text"/>
    <w:basedOn w:val="a0"/>
    <w:uiPriority w:val="99"/>
    <w:semiHidden/>
    <w:rsid w:val="00E67543"/>
    <w:rPr>
      <w:color w:val="808080"/>
    </w:rPr>
  </w:style>
  <w:style w:type="paragraph" w:styleId="a8">
    <w:name w:val="List Paragraph"/>
    <w:basedOn w:val="a"/>
    <w:uiPriority w:val="34"/>
    <w:qFormat/>
    <w:rsid w:val="00E67543"/>
    <w:pPr>
      <w:widowControl/>
      <w:spacing w:after="200" w:line="288" w:lineRule="auto"/>
      <w:ind w:left="720"/>
      <w:contextualSpacing/>
      <w:jc w:val="left"/>
    </w:pPr>
    <w:rPr>
      <w:kern w:val="0"/>
      <w:szCs w:val="21"/>
    </w:rPr>
  </w:style>
  <w:style w:type="paragraph" w:styleId="a9">
    <w:name w:val="Balloon Text"/>
    <w:basedOn w:val="a"/>
    <w:link w:val="aa"/>
    <w:uiPriority w:val="99"/>
    <w:semiHidden/>
    <w:unhideWhenUsed/>
    <w:rsid w:val="00E67543"/>
    <w:pPr>
      <w:widowControl/>
      <w:jc w:val="left"/>
    </w:pPr>
    <w:rPr>
      <w:kern w:val="0"/>
      <w:sz w:val="18"/>
      <w:szCs w:val="18"/>
    </w:rPr>
  </w:style>
  <w:style w:type="character" w:customStyle="1" w:styleId="aa">
    <w:name w:val="批注框文本 字符"/>
    <w:basedOn w:val="a0"/>
    <w:link w:val="a9"/>
    <w:uiPriority w:val="99"/>
    <w:semiHidden/>
    <w:rsid w:val="00E67543"/>
    <w:rPr>
      <w:kern w:val="0"/>
      <w:sz w:val="18"/>
      <w:szCs w:val="18"/>
    </w:rPr>
  </w:style>
  <w:style w:type="table" w:styleId="ab">
    <w:name w:val="Table Grid"/>
    <w:basedOn w:val="a1"/>
    <w:uiPriority w:val="39"/>
    <w:qFormat/>
    <w:rsid w:val="00E67543"/>
    <w:pPr>
      <w:spacing w:after="200" w:line="288" w:lineRule="auto"/>
    </w:pPr>
    <w:rPr>
      <w:kern w:val="0"/>
      <w:sz w:val="22"/>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caption"/>
    <w:basedOn w:val="a"/>
    <w:next w:val="a"/>
    <w:uiPriority w:val="35"/>
    <w:unhideWhenUsed/>
    <w:qFormat/>
    <w:rsid w:val="00E67543"/>
    <w:pPr>
      <w:widowControl/>
      <w:spacing w:after="200"/>
      <w:jc w:val="left"/>
    </w:pPr>
    <w:rPr>
      <w:b/>
      <w:bCs/>
      <w:smallCaps/>
      <w:color w:val="595959" w:themeColor="text1" w:themeTint="A6"/>
      <w:kern w:val="0"/>
      <w:szCs w:val="21"/>
    </w:rPr>
  </w:style>
  <w:style w:type="paragraph" w:styleId="ad">
    <w:name w:val="Title"/>
    <w:basedOn w:val="a"/>
    <w:next w:val="a"/>
    <w:link w:val="ae"/>
    <w:uiPriority w:val="10"/>
    <w:qFormat/>
    <w:rsid w:val="00E67543"/>
    <w:pPr>
      <w:widowControl/>
      <w:contextualSpacing/>
      <w:jc w:val="left"/>
    </w:pPr>
    <w:rPr>
      <w:rFonts w:asciiTheme="majorHAnsi" w:eastAsiaTheme="majorEastAsia" w:hAnsiTheme="majorHAnsi" w:cstheme="majorBidi"/>
      <w:color w:val="262626" w:themeColor="text1" w:themeTint="D9"/>
      <w:spacing w:val="-15"/>
      <w:kern w:val="0"/>
      <w:sz w:val="96"/>
      <w:szCs w:val="96"/>
    </w:rPr>
  </w:style>
  <w:style w:type="character" w:customStyle="1" w:styleId="ae">
    <w:name w:val="标题 字符"/>
    <w:basedOn w:val="a0"/>
    <w:link w:val="ad"/>
    <w:uiPriority w:val="10"/>
    <w:rsid w:val="00E67543"/>
    <w:rPr>
      <w:rFonts w:asciiTheme="majorHAnsi" w:eastAsiaTheme="majorEastAsia" w:hAnsiTheme="majorHAnsi" w:cstheme="majorBidi"/>
      <w:color w:val="262626" w:themeColor="text1" w:themeTint="D9"/>
      <w:spacing w:val="-15"/>
      <w:kern w:val="0"/>
      <w:sz w:val="96"/>
      <w:szCs w:val="96"/>
    </w:rPr>
  </w:style>
  <w:style w:type="paragraph" w:styleId="af">
    <w:name w:val="Subtitle"/>
    <w:basedOn w:val="a"/>
    <w:next w:val="a"/>
    <w:link w:val="af0"/>
    <w:uiPriority w:val="11"/>
    <w:qFormat/>
    <w:rsid w:val="00E67543"/>
    <w:pPr>
      <w:widowControl/>
      <w:numPr>
        <w:ilvl w:val="1"/>
      </w:numPr>
      <w:spacing w:after="200"/>
      <w:jc w:val="left"/>
    </w:pPr>
    <w:rPr>
      <w:rFonts w:asciiTheme="majorHAnsi" w:eastAsiaTheme="majorEastAsia" w:hAnsiTheme="majorHAnsi" w:cstheme="majorBidi"/>
      <w:kern w:val="0"/>
      <w:sz w:val="30"/>
      <w:szCs w:val="30"/>
    </w:rPr>
  </w:style>
  <w:style w:type="character" w:customStyle="1" w:styleId="af0">
    <w:name w:val="副标题 字符"/>
    <w:basedOn w:val="a0"/>
    <w:link w:val="af"/>
    <w:uiPriority w:val="11"/>
    <w:rsid w:val="00E67543"/>
    <w:rPr>
      <w:rFonts w:asciiTheme="majorHAnsi" w:eastAsiaTheme="majorEastAsia" w:hAnsiTheme="majorHAnsi" w:cstheme="majorBidi"/>
      <w:kern w:val="0"/>
      <w:sz w:val="30"/>
      <w:szCs w:val="30"/>
    </w:rPr>
  </w:style>
  <w:style w:type="character" w:styleId="af1">
    <w:name w:val="Strong"/>
    <w:basedOn w:val="a0"/>
    <w:uiPriority w:val="22"/>
    <w:qFormat/>
    <w:rsid w:val="00E67543"/>
    <w:rPr>
      <w:b/>
      <w:bCs/>
    </w:rPr>
  </w:style>
  <w:style w:type="character" w:styleId="af2">
    <w:name w:val="Emphasis"/>
    <w:basedOn w:val="a0"/>
    <w:uiPriority w:val="20"/>
    <w:qFormat/>
    <w:rsid w:val="00E67543"/>
    <w:rPr>
      <w:i/>
      <w:iCs/>
      <w:color w:val="70AD47" w:themeColor="accent6"/>
    </w:rPr>
  </w:style>
  <w:style w:type="paragraph" w:styleId="af3">
    <w:name w:val="No Spacing"/>
    <w:uiPriority w:val="1"/>
    <w:qFormat/>
    <w:rsid w:val="00E67543"/>
    <w:rPr>
      <w:kern w:val="0"/>
      <w:szCs w:val="21"/>
    </w:rPr>
  </w:style>
  <w:style w:type="paragraph" w:styleId="af4">
    <w:name w:val="Quote"/>
    <w:basedOn w:val="a"/>
    <w:next w:val="a"/>
    <w:link w:val="af5"/>
    <w:uiPriority w:val="29"/>
    <w:qFormat/>
    <w:rsid w:val="00E67543"/>
    <w:pPr>
      <w:widowControl/>
      <w:spacing w:before="160" w:after="200" w:line="288" w:lineRule="auto"/>
      <w:ind w:left="720" w:right="720"/>
      <w:jc w:val="center"/>
    </w:pPr>
    <w:rPr>
      <w:i/>
      <w:iCs/>
      <w:color w:val="262626" w:themeColor="text1" w:themeTint="D9"/>
      <w:kern w:val="0"/>
      <w:szCs w:val="21"/>
    </w:rPr>
  </w:style>
  <w:style w:type="character" w:customStyle="1" w:styleId="af5">
    <w:name w:val="引用 字符"/>
    <w:basedOn w:val="a0"/>
    <w:link w:val="af4"/>
    <w:uiPriority w:val="29"/>
    <w:rsid w:val="00E67543"/>
    <w:rPr>
      <w:i/>
      <w:iCs/>
      <w:color w:val="262626" w:themeColor="text1" w:themeTint="D9"/>
      <w:kern w:val="0"/>
      <w:szCs w:val="21"/>
    </w:rPr>
  </w:style>
  <w:style w:type="paragraph" w:styleId="af6">
    <w:name w:val="Intense Quote"/>
    <w:basedOn w:val="a"/>
    <w:next w:val="a"/>
    <w:link w:val="af7"/>
    <w:uiPriority w:val="30"/>
    <w:qFormat/>
    <w:rsid w:val="00E67543"/>
    <w:pPr>
      <w:widowControl/>
      <w:spacing w:before="160" w:after="160" w:line="264" w:lineRule="auto"/>
      <w:ind w:left="720" w:right="720"/>
      <w:jc w:val="center"/>
    </w:pPr>
    <w:rPr>
      <w:rFonts w:asciiTheme="majorHAnsi" w:eastAsiaTheme="majorEastAsia" w:hAnsiTheme="majorHAnsi" w:cstheme="majorBidi"/>
      <w:i/>
      <w:iCs/>
      <w:color w:val="70AD47" w:themeColor="accent6"/>
      <w:kern w:val="0"/>
      <w:sz w:val="32"/>
      <w:szCs w:val="32"/>
    </w:rPr>
  </w:style>
  <w:style w:type="character" w:customStyle="1" w:styleId="af7">
    <w:name w:val="明显引用 字符"/>
    <w:basedOn w:val="a0"/>
    <w:link w:val="af6"/>
    <w:uiPriority w:val="30"/>
    <w:rsid w:val="00E67543"/>
    <w:rPr>
      <w:rFonts w:asciiTheme="majorHAnsi" w:eastAsiaTheme="majorEastAsia" w:hAnsiTheme="majorHAnsi" w:cstheme="majorBidi"/>
      <w:i/>
      <w:iCs/>
      <w:color w:val="70AD47" w:themeColor="accent6"/>
      <w:kern w:val="0"/>
      <w:sz w:val="32"/>
      <w:szCs w:val="32"/>
    </w:rPr>
  </w:style>
  <w:style w:type="character" w:styleId="af8">
    <w:name w:val="Subtle Emphasis"/>
    <w:basedOn w:val="a0"/>
    <w:uiPriority w:val="19"/>
    <w:qFormat/>
    <w:rsid w:val="00E67543"/>
    <w:rPr>
      <w:i/>
      <w:iCs/>
    </w:rPr>
  </w:style>
  <w:style w:type="character" w:styleId="af9">
    <w:name w:val="Intense Emphasis"/>
    <w:basedOn w:val="a0"/>
    <w:uiPriority w:val="21"/>
    <w:qFormat/>
    <w:rsid w:val="00E67543"/>
    <w:rPr>
      <w:b/>
      <w:bCs/>
      <w:i/>
      <w:iCs/>
    </w:rPr>
  </w:style>
  <w:style w:type="character" w:styleId="afa">
    <w:name w:val="Subtle Reference"/>
    <w:basedOn w:val="a0"/>
    <w:uiPriority w:val="31"/>
    <w:qFormat/>
    <w:rsid w:val="00E67543"/>
    <w:rPr>
      <w:smallCaps/>
      <w:color w:val="595959" w:themeColor="text1" w:themeTint="A6"/>
    </w:rPr>
  </w:style>
  <w:style w:type="character" w:styleId="afb">
    <w:name w:val="Intense Reference"/>
    <w:basedOn w:val="a0"/>
    <w:uiPriority w:val="32"/>
    <w:qFormat/>
    <w:rsid w:val="00E67543"/>
    <w:rPr>
      <w:b/>
      <w:bCs/>
      <w:smallCaps/>
      <w:color w:val="70AD47" w:themeColor="accent6"/>
    </w:rPr>
  </w:style>
  <w:style w:type="character" w:styleId="afc">
    <w:name w:val="Book Title"/>
    <w:basedOn w:val="a0"/>
    <w:uiPriority w:val="33"/>
    <w:qFormat/>
    <w:rsid w:val="00E67543"/>
    <w:rPr>
      <w:b/>
      <w:bCs/>
      <w:caps w:val="0"/>
      <w:smallCaps/>
      <w:spacing w:val="7"/>
      <w:sz w:val="21"/>
      <w:szCs w:val="21"/>
    </w:rPr>
  </w:style>
  <w:style w:type="paragraph" w:styleId="TOC">
    <w:name w:val="TOC Heading"/>
    <w:basedOn w:val="1"/>
    <w:next w:val="a"/>
    <w:uiPriority w:val="39"/>
    <w:semiHidden/>
    <w:unhideWhenUsed/>
    <w:qFormat/>
    <w:rsid w:val="00E67543"/>
    <w:pPr>
      <w:outlineLvl w:val="9"/>
    </w:pPr>
  </w:style>
  <w:style w:type="character" w:styleId="afd">
    <w:name w:val="annotation reference"/>
    <w:basedOn w:val="a0"/>
    <w:uiPriority w:val="99"/>
    <w:semiHidden/>
    <w:unhideWhenUsed/>
    <w:rsid w:val="00E67543"/>
    <w:rPr>
      <w:sz w:val="21"/>
      <w:szCs w:val="21"/>
    </w:rPr>
  </w:style>
  <w:style w:type="paragraph" w:styleId="afe">
    <w:name w:val="annotation text"/>
    <w:basedOn w:val="a"/>
    <w:link w:val="aff"/>
    <w:uiPriority w:val="99"/>
    <w:unhideWhenUsed/>
    <w:rsid w:val="00E67543"/>
    <w:pPr>
      <w:jc w:val="left"/>
    </w:pPr>
    <w:rPr>
      <w:szCs w:val="21"/>
    </w:rPr>
  </w:style>
  <w:style w:type="character" w:customStyle="1" w:styleId="aff">
    <w:name w:val="批注文字 字符"/>
    <w:basedOn w:val="a0"/>
    <w:link w:val="afe"/>
    <w:uiPriority w:val="99"/>
    <w:rsid w:val="00E67543"/>
    <w:rPr>
      <w:szCs w:val="21"/>
    </w:rPr>
  </w:style>
  <w:style w:type="paragraph" w:styleId="aff0">
    <w:name w:val="annotation subject"/>
    <w:basedOn w:val="afe"/>
    <w:next w:val="afe"/>
    <w:link w:val="aff1"/>
    <w:uiPriority w:val="99"/>
    <w:semiHidden/>
    <w:unhideWhenUsed/>
    <w:rsid w:val="00E67543"/>
    <w:pPr>
      <w:widowControl/>
      <w:spacing w:after="200" w:line="276" w:lineRule="auto"/>
    </w:pPr>
    <w:rPr>
      <w:b/>
      <w:bCs/>
      <w:kern w:val="0"/>
      <w:sz w:val="22"/>
    </w:rPr>
  </w:style>
  <w:style w:type="character" w:customStyle="1" w:styleId="aff1">
    <w:name w:val="批注主题 字符"/>
    <w:basedOn w:val="aff"/>
    <w:link w:val="aff0"/>
    <w:uiPriority w:val="99"/>
    <w:semiHidden/>
    <w:rsid w:val="00E67543"/>
    <w:rPr>
      <w:b/>
      <w:bCs/>
      <w:kern w:val="0"/>
      <w:sz w:val="22"/>
      <w:szCs w:val="21"/>
    </w:rPr>
  </w:style>
  <w:style w:type="paragraph" w:customStyle="1" w:styleId="Default">
    <w:name w:val="Default"/>
    <w:rsid w:val="00E67543"/>
    <w:pPr>
      <w:widowControl w:val="0"/>
      <w:autoSpaceDE w:val="0"/>
      <w:autoSpaceDN w:val="0"/>
      <w:adjustRightInd w:val="0"/>
      <w:spacing w:after="200" w:line="288" w:lineRule="auto"/>
    </w:pPr>
    <w:rPr>
      <w:rFonts w:ascii="Times New Roman" w:hAnsi="Times New Roman" w:cs="Times New Roman"/>
      <w:color w:val="000000"/>
      <w:kern w:val="0"/>
      <w:sz w:val="24"/>
      <w:szCs w:val="24"/>
    </w:rPr>
  </w:style>
  <w:style w:type="character" w:customStyle="1" w:styleId="hithilite">
    <w:name w:val="hithilite"/>
    <w:basedOn w:val="a0"/>
    <w:rsid w:val="00413970"/>
  </w:style>
  <w:style w:type="paragraph" w:styleId="aff2">
    <w:name w:val="Revision"/>
    <w:hidden/>
    <w:uiPriority w:val="99"/>
    <w:semiHidden/>
    <w:rsid w:val="00EA73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050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2DA376-9B61-4F08-B737-3E15379721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6765</TotalTime>
  <Pages>8</Pages>
  <Words>5016</Words>
  <Characters>28597</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帐户</dc:creator>
  <cp:keywords/>
  <dc:description/>
  <cp:lastModifiedBy>zhengliang@csu.edu.cn</cp:lastModifiedBy>
  <cp:revision>176</cp:revision>
  <dcterms:created xsi:type="dcterms:W3CDTF">2022-08-20T02:08:00Z</dcterms:created>
  <dcterms:modified xsi:type="dcterms:W3CDTF">2022-10-21T03:33:00Z</dcterms:modified>
</cp:coreProperties>
</file>