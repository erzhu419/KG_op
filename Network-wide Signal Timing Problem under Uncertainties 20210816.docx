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25A5A" w14:textId="325025D2" w:rsidR="00BF23D0" w:rsidRDefault="00BF23D0" w:rsidP="00004936"/>
    <w:p w14:paraId="1CC320B0" w14:textId="46A4D8CE" w:rsidR="004706CB" w:rsidRDefault="004706CB" w:rsidP="004706CB">
      <w:pPr>
        <w:rPr>
          <w:rFonts w:ascii="Times New Roman" w:hAnsi="Times New Roman" w:cs="Times New Roman"/>
          <w:sz w:val="24"/>
          <w:szCs w:val="24"/>
        </w:rPr>
      </w:pPr>
      <w:r w:rsidRPr="004706CB">
        <w:rPr>
          <w:rFonts w:ascii="Times New Roman" w:hAnsi="Times New Roman" w:cs="Times New Roman" w:hint="cs"/>
          <w:sz w:val="24"/>
          <w:szCs w:val="24"/>
        </w:rPr>
        <w:t>A</w:t>
      </w:r>
      <w:r w:rsidR="00DE6A75">
        <w:rPr>
          <w:rFonts w:ascii="Times New Roman" w:hAnsi="Times New Roman" w:cs="Times New Roman"/>
          <w:sz w:val="24"/>
          <w:szCs w:val="24"/>
        </w:rPr>
        <w:t xml:space="preserve"> b</w:t>
      </w:r>
      <w:r>
        <w:rPr>
          <w:rFonts w:ascii="Times New Roman" w:hAnsi="Times New Roman" w:cs="Times New Roman"/>
          <w:sz w:val="24"/>
          <w:szCs w:val="24"/>
        </w:rPr>
        <w:t>i-objective stochastic simulation-based optimization with a risk constraint for urban transportation problems</w:t>
      </w:r>
    </w:p>
    <w:p w14:paraId="4D52E8DF" w14:textId="77777777" w:rsidR="004706CB" w:rsidRDefault="004706CB" w:rsidP="004706CB">
      <w:pPr>
        <w:rPr>
          <w:rFonts w:ascii="Times New Roman" w:hAnsi="Times New Roman" w:cs="Times New Roman"/>
          <w:sz w:val="24"/>
          <w:szCs w:val="24"/>
        </w:rPr>
      </w:pPr>
    </w:p>
    <w:p w14:paraId="6B4D1527" w14:textId="774141BB" w:rsidR="00953F2D" w:rsidRDefault="004706CB" w:rsidP="00004936">
      <w:pPr>
        <w:rPr>
          <w:rFonts w:ascii="Times New Roman" w:hAnsi="Times New Roman" w:cs="Times New Roman"/>
          <w:sz w:val="24"/>
          <w:szCs w:val="24"/>
        </w:rPr>
      </w:pPr>
      <w:r>
        <w:rPr>
          <w:rFonts w:ascii="Times New Roman" w:hAnsi="Times New Roman" w:cs="Times New Roman"/>
          <w:sz w:val="24"/>
          <w:szCs w:val="24"/>
        </w:rPr>
        <w:t xml:space="preserve">A stochastic constrained bi-objective simulation-based optimization framework for </w:t>
      </w:r>
      <w:r w:rsidR="00E0369F">
        <w:rPr>
          <w:rFonts w:ascii="Times New Roman" w:hAnsi="Times New Roman" w:cs="Times New Roman"/>
          <w:sz w:val="24"/>
          <w:szCs w:val="24"/>
        </w:rPr>
        <w:t xml:space="preserve">urban </w:t>
      </w:r>
      <w:r w:rsidR="00953F2D">
        <w:rPr>
          <w:rFonts w:ascii="Times New Roman" w:hAnsi="Times New Roman" w:cs="Times New Roman"/>
          <w:sz w:val="24"/>
          <w:szCs w:val="24"/>
        </w:rPr>
        <w:t>transportation problems</w:t>
      </w:r>
    </w:p>
    <w:p w14:paraId="1D83907B" w14:textId="77777777" w:rsidR="00953F2D" w:rsidRDefault="00953F2D" w:rsidP="00004936">
      <w:pPr>
        <w:rPr>
          <w:rFonts w:ascii="Times New Roman" w:hAnsi="Times New Roman" w:cs="Times New Roman"/>
          <w:sz w:val="24"/>
          <w:szCs w:val="24"/>
        </w:rPr>
      </w:pPr>
    </w:p>
    <w:p w14:paraId="1148FE1B" w14:textId="06E1C1B9" w:rsidR="001C5511" w:rsidRDefault="00E0189C" w:rsidP="00004936">
      <w:pPr>
        <w:rPr>
          <w:rFonts w:ascii="Times New Roman" w:hAnsi="Times New Roman" w:cs="Times New Roman"/>
          <w:sz w:val="24"/>
          <w:szCs w:val="24"/>
        </w:rPr>
      </w:pPr>
      <w:r>
        <w:rPr>
          <w:rFonts w:ascii="Times New Roman" w:hAnsi="Times New Roman" w:cs="Times New Roman"/>
          <w:sz w:val="24"/>
          <w:szCs w:val="24"/>
        </w:rPr>
        <w:t xml:space="preserve">This study </w:t>
      </w:r>
      <w:r w:rsidR="007526A1">
        <w:rPr>
          <w:rFonts w:ascii="Times New Roman" w:hAnsi="Times New Roman" w:cs="Times New Roman"/>
          <w:sz w:val="24"/>
          <w:szCs w:val="24"/>
        </w:rPr>
        <w:t>proposes a simulation-</w:t>
      </w:r>
      <w:r>
        <w:rPr>
          <w:rFonts w:ascii="Times New Roman" w:hAnsi="Times New Roman" w:cs="Times New Roman"/>
          <w:sz w:val="24"/>
          <w:szCs w:val="24"/>
        </w:rPr>
        <w:t xml:space="preserve">based optimization (SO) method to solve </w:t>
      </w:r>
      <w:r w:rsidR="007526A1">
        <w:rPr>
          <w:rFonts w:ascii="Times New Roman" w:hAnsi="Times New Roman" w:cs="Times New Roman"/>
          <w:sz w:val="24"/>
          <w:szCs w:val="24"/>
        </w:rPr>
        <w:t>stoc</w:t>
      </w:r>
      <w:r w:rsidR="00214416">
        <w:rPr>
          <w:rFonts w:ascii="Times New Roman" w:hAnsi="Times New Roman" w:cs="Times New Roman"/>
          <w:sz w:val="24"/>
          <w:szCs w:val="24"/>
        </w:rPr>
        <w:t xml:space="preserve">hastic constrained bi-objective urban </w:t>
      </w:r>
      <w:r w:rsidR="00ED17B3">
        <w:rPr>
          <w:rFonts w:ascii="Times New Roman" w:hAnsi="Times New Roman" w:cs="Times New Roman"/>
          <w:sz w:val="24"/>
          <w:szCs w:val="24"/>
        </w:rPr>
        <w:t xml:space="preserve">transportation </w:t>
      </w:r>
      <w:r w:rsidR="0020355E">
        <w:rPr>
          <w:rFonts w:ascii="Times New Roman" w:hAnsi="Times New Roman" w:cs="Times New Roman"/>
          <w:sz w:val="24"/>
          <w:szCs w:val="24"/>
        </w:rPr>
        <w:t xml:space="preserve">problems, whose </w:t>
      </w:r>
      <w:proofErr w:type="spellStart"/>
      <w:r w:rsidR="008C5AF1">
        <w:rPr>
          <w:rFonts w:ascii="Times New Roman" w:hAnsi="Times New Roman" w:cs="Times New Roman"/>
          <w:sz w:val="24"/>
          <w:szCs w:val="24"/>
        </w:rPr>
        <w:t>biobjectives</w:t>
      </w:r>
      <w:proofErr w:type="spellEnd"/>
      <w:r w:rsidR="008C5AF1">
        <w:rPr>
          <w:rFonts w:ascii="Times New Roman" w:hAnsi="Times New Roman" w:cs="Times New Roman"/>
          <w:sz w:val="24"/>
          <w:szCs w:val="24"/>
        </w:rPr>
        <w:t xml:space="preserve"> and </w:t>
      </w:r>
      <w:r w:rsidR="007526A1">
        <w:rPr>
          <w:rFonts w:ascii="Times New Roman" w:hAnsi="Times New Roman" w:cs="Times New Roman"/>
          <w:sz w:val="24"/>
          <w:szCs w:val="24"/>
        </w:rPr>
        <w:t>risk (p</w:t>
      </w:r>
      <w:r w:rsidR="0020355E">
        <w:rPr>
          <w:rFonts w:ascii="Times New Roman" w:hAnsi="Times New Roman" w:cs="Times New Roman"/>
          <w:sz w:val="24"/>
          <w:szCs w:val="24"/>
        </w:rPr>
        <w:t xml:space="preserve">robability) constraint can only </w:t>
      </w:r>
      <w:r w:rsidR="007526A1">
        <w:rPr>
          <w:rFonts w:ascii="Times New Roman" w:hAnsi="Times New Roman" w:cs="Times New Roman"/>
          <w:sz w:val="24"/>
          <w:szCs w:val="24"/>
        </w:rPr>
        <w:t>be evaluated by computationally expensive stoch</w:t>
      </w:r>
      <w:r w:rsidR="007D1CB5">
        <w:rPr>
          <w:rFonts w:ascii="Times New Roman" w:hAnsi="Times New Roman" w:cs="Times New Roman"/>
          <w:sz w:val="24"/>
          <w:szCs w:val="24"/>
        </w:rPr>
        <w:t xml:space="preserve">astic traffic simulators. It presents </w:t>
      </w:r>
      <w:r w:rsidR="0020355E" w:rsidRPr="00E7134E">
        <w:rPr>
          <w:rFonts w:ascii="Times New Roman" w:hAnsi="Times New Roman" w:cs="Times New Roman" w:hint="eastAsia"/>
          <w:sz w:val="24"/>
          <w:szCs w:val="24"/>
        </w:rPr>
        <w:t>Gaussian</w:t>
      </w:r>
      <w:r w:rsidR="0020355E" w:rsidRPr="00E7134E">
        <w:rPr>
          <w:rFonts w:ascii="Times New Roman" w:hAnsi="Times New Roman" w:cs="Times New Roman"/>
          <w:sz w:val="24"/>
          <w:szCs w:val="24"/>
        </w:rPr>
        <w:t xml:space="preserve"> </w:t>
      </w:r>
      <w:r w:rsidR="0020355E">
        <w:rPr>
          <w:rFonts w:ascii="Times New Roman" w:hAnsi="Times New Roman" w:cs="Times New Roman"/>
          <w:sz w:val="24"/>
          <w:szCs w:val="24"/>
        </w:rPr>
        <w:t>p</w:t>
      </w:r>
      <w:r w:rsidR="0020355E" w:rsidRPr="00E7134E">
        <w:rPr>
          <w:rFonts w:ascii="Times New Roman" w:hAnsi="Times New Roman" w:cs="Times New Roman" w:hint="eastAsia"/>
          <w:sz w:val="24"/>
          <w:szCs w:val="24"/>
        </w:rPr>
        <w:t>rocess</w:t>
      </w:r>
      <w:r w:rsidR="0020355E" w:rsidRPr="00E7134E">
        <w:rPr>
          <w:rFonts w:ascii="Times New Roman" w:hAnsi="Times New Roman" w:cs="Times New Roman"/>
          <w:sz w:val="24"/>
          <w:szCs w:val="24"/>
        </w:rPr>
        <w:t xml:space="preserve"> </w:t>
      </w:r>
      <w:r w:rsidR="0020355E">
        <w:rPr>
          <w:rFonts w:ascii="Times New Roman" w:hAnsi="Times New Roman" w:cs="Times New Roman"/>
          <w:sz w:val="24"/>
          <w:szCs w:val="24"/>
        </w:rPr>
        <w:t>r</w:t>
      </w:r>
      <w:r w:rsidR="00DB181E">
        <w:rPr>
          <w:rFonts w:ascii="Times New Roman" w:hAnsi="Times New Roman" w:cs="Times New Roman"/>
          <w:sz w:val="24"/>
          <w:szCs w:val="24"/>
        </w:rPr>
        <w:t xml:space="preserve">egression to </w:t>
      </w:r>
      <w:r w:rsidR="001729EF">
        <w:rPr>
          <w:rFonts w:ascii="Times New Roman" w:hAnsi="Times New Roman" w:cs="Times New Roman"/>
          <w:sz w:val="24"/>
          <w:szCs w:val="24"/>
        </w:rPr>
        <w:t>estimate the means and variances at unsampled solutions w</w:t>
      </w:r>
      <w:r w:rsidR="00DB181E">
        <w:rPr>
          <w:rFonts w:ascii="Times New Roman" w:hAnsi="Times New Roman" w:cs="Times New Roman"/>
          <w:sz w:val="24"/>
          <w:szCs w:val="24"/>
        </w:rPr>
        <w:t>ith those at sa</w:t>
      </w:r>
      <w:r w:rsidR="00214416">
        <w:rPr>
          <w:rFonts w:ascii="Times New Roman" w:hAnsi="Times New Roman" w:cs="Times New Roman"/>
          <w:sz w:val="24"/>
          <w:szCs w:val="24"/>
        </w:rPr>
        <w:t>mpled solut</w:t>
      </w:r>
      <w:r w:rsidR="00E169A6">
        <w:rPr>
          <w:rFonts w:ascii="Times New Roman" w:hAnsi="Times New Roman" w:cs="Times New Roman"/>
          <w:sz w:val="24"/>
          <w:szCs w:val="24"/>
        </w:rPr>
        <w:t>ions and a</w:t>
      </w:r>
      <w:r w:rsidR="00DB181E">
        <w:rPr>
          <w:rFonts w:ascii="Times New Roman" w:hAnsi="Times New Roman" w:cs="Times New Roman"/>
          <w:sz w:val="24"/>
          <w:szCs w:val="24"/>
        </w:rPr>
        <w:t xml:space="preserve">pplies knowledge gradient sampling policy to search </w:t>
      </w:r>
      <w:ins w:id="0" w:author="Tan zhen" w:date="2021-06-29T22:27:00Z">
        <w:r w:rsidR="00A578B5">
          <w:rPr>
            <w:rFonts w:ascii="Times New Roman" w:hAnsi="Times New Roman" w:cs="Times New Roman"/>
            <w:sz w:val="24"/>
            <w:szCs w:val="24"/>
          </w:rPr>
          <w:t xml:space="preserve">for </w:t>
        </w:r>
      </w:ins>
      <w:r w:rsidR="00DB181E">
        <w:rPr>
          <w:rFonts w:ascii="Times New Roman" w:hAnsi="Times New Roman" w:cs="Times New Roman"/>
          <w:sz w:val="24"/>
          <w:szCs w:val="24"/>
        </w:rPr>
        <w:t>th</w:t>
      </w:r>
      <w:r w:rsidR="00125601">
        <w:rPr>
          <w:rFonts w:ascii="Times New Roman" w:hAnsi="Times New Roman" w:cs="Times New Roman"/>
          <w:sz w:val="24"/>
          <w:szCs w:val="24"/>
        </w:rPr>
        <w:t xml:space="preserve">e final non-dominated solutions. Under </w:t>
      </w:r>
      <w:r w:rsidR="003447C1">
        <w:rPr>
          <w:rFonts w:ascii="Times New Roman" w:hAnsi="Times New Roman" w:cs="Times New Roman"/>
          <w:sz w:val="24"/>
          <w:szCs w:val="24"/>
        </w:rPr>
        <w:t>very tight computational budgets, t</w:t>
      </w:r>
      <w:r w:rsidR="00E169A6">
        <w:rPr>
          <w:rFonts w:ascii="Times New Roman" w:hAnsi="Times New Roman" w:cs="Times New Roman"/>
          <w:sz w:val="24"/>
          <w:szCs w:val="24"/>
        </w:rPr>
        <w:t>he proposed SO framework</w:t>
      </w:r>
      <w:r w:rsidR="00385DB7">
        <w:rPr>
          <w:rFonts w:ascii="Times New Roman" w:hAnsi="Times New Roman" w:cs="Times New Roman"/>
          <w:sz w:val="24"/>
          <w:szCs w:val="24"/>
        </w:rPr>
        <w:t xml:space="preserve"> is computationally efficie</w:t>
      </w:r>
      <w:r w:rsidR="00214416">
        <w:rPr>
          <w:rFonts w:ascii="Times New Roman" w:hAnsi="Times New Roman" w:cs="Times New Roman"/>
          <w:sz w:val="24"/>
          <w:szCs w:val="24"/>
        </w:rPr>
        <w:t>nt and su</w:t>
      </w:r>
      <w:r w:rsidR="006606EC">
        <w:rPr>
          <w:rFonts w:ascii="Times New Roman" w:hAnsi="Times New Roman" w:cs="Times New Roman"/>
          <w:sz w:val="24"/>
          <w:szCs w:val="24"/>
        </w:rPr>
        <w:t xml:space="preserve">itable for </w:t>
      </w:r>
      <w:del w:id="1" w:author="Microsoft 帐户" w:date="2021-07-21T22:47:00Z">
        <w:r w:rsidR="006606EC" w:rsidDel="00905528">
          <w:rPr>
            <w:rFonts w:ascii="Times New Roman" w:hAnsi="Times New Roman" w:cs="Times New Roman"/>
            <w:sz w:val="24"/>
            <w:szCs w:val="24"/>
          </w:rPr>
          <w:delText xml:space="preserve">various </w:delText>
        </w:r>
      </w:del>
      <w:r w:rsidR="006606EC">
        <w:rPr>
          <w:rFonts w:ascii="Times New Roman" w:hAnsi="Times New Roman" w:cs="Times New Roman"/>
          <w:sz w:val="24"/>
          <w:szCs w:val="24"/>
        </w:rPr>
        <w:t>comp</w:t>
      </w:r>
      <w:r w:rsidR="00125601">
        <w:rPr>
          <w:rFonts w:ascii="Times New Roman" w:hAnsi="Times New Roman" w:cs="Times New Roman"/>
          <w:sz w:val="24"/>
          <w:szCs w:val="24"/>
        </w:rPr>
        <w:t xml:space="preserve">lex transportation problems with </w:t>
      </w:r>
      <w:r w:rsidR="006606EC">
        <w:rPr>
          <w:rFonts w:ascii="Times New Roman" w:hAnsi="Times New Roman" w:cs="Times New Roman"/>
          <w:sz w:val="24"/>
          <w:szCs w:val="24"/>
        </w:rPr>
        <w:t xml:space="preserve">large-scale </w:t>
      </w:r>
      <w:r w:rsidR="008C5AF1">
        <w:rPr>
          <w:rFonts w:ascii="Times New Roman" w:hAnsi="Times New Roman" w:cs="Times New Roman"/>
          <w:sz w:val="24"/>
          <w:szCs w:val="24"/>
        </w:rPr>
        <w:t xml:space="preserve">discrete or continuous </w:t>
      </w:r>
      <w:r w:rsidR="006606EC">
        <w:rPr>
          <w:rFonts w:ascii="Times New Roman" w:hAnsi="Times New Roman" w:cs="Times New Roman"/>
          <w:sz w:val="24"/>
          <w:szCs w:val="24"/>
        </w:rPr>
        <w:t>solution</w:t>
      </w:r>
      <w:r w:rsidR="00125601">
        <w:rPr>
          <w:rFonts w:ascii="Times New Roman" w:hAnsi="Times New Roman" w:cs="Times New Roman"/>
          <w:sz w:val="24"/>
          <w:szCs w:val="24"/>
        </w:rPr>
        <w:t xml:space="preserve"> </w:t>
      </w:r>
      <w:r w:rsidR="00EB0EEE">
        <w:rPr>
          <w:rFonts w:ascii="Times New Roman" w:hAnsi="Times New Roman" w:cs="Times New Roman"/>
          <w:sz w:val="24"/>
          <w:szCs w:val="24"/>
        </w:rPr>
        <w:t xml:space="preserve">spaces. During numerical experiments, we evaluate the performance of this SO method considering a network-wide traffic signal timing problem </w:t>
      </w:r>
      <w:r w:rsidR="00D76CCC">
        <w:rPr>
          <w:rFonts w:ascii="Times New Roman" w:hAnsi="Times New Roman" w:cs="Times New Roman"/>
          <w:sz w:val="24"/>
          <w:szCs w:val="24"/>
        </w:rPr>
        <w:t>for the Changsha city of China, various uncertainty scenarios, a</w:t>
      </w:r>
      <w:r w:rsidR="00CC4EC8">
        <w:rPr>
          <w:rFonts w:ascii="Times New Roman" w:hAnsi="Times New Roman" w:cs="Times New Roman"/>
          <w:sz w:val="24"/>
          <w:szCs w:val="24"/>
        </w:rPr>
        <w:t xml:space="preserve">nd tight computational </w:t>
      </w:r>
      <w:r w:rsidR="001C5511">
        <w:rPr>
          <w:rFonts w:ascii="Times New Roman" w:hAnsi="Times New Roman" w:cs="Times New Roman"/>
          <w:sz w:val="24"/>
          <w:szCs w:val="24"/>
        </w:rPr>
        <w:t xml:space="preserve">budgets. The </w:t>
      </w:r>
      <w:r w:rsidR="00CC4EC8">
        <w:rPr>
          <w:rFonts w:ascii="Times New Roman" w:hAnsi="Times New Roman" w:cs="Times New Roman"/>
          <w:sz w:val="24"/>
          <w:szCs w:val="24"/>
        </w:rPr>
        <w:t>SO method leads to well-performing non</w:t>
      </w:r>
      <w:r w:rsidR="008D18B6">
        <w:rPr>
          <w:rFonts w:ascii="Times New Roman" w:hAnsi="Times New Roman" w:cs="Times New Roman"/>
          <w:sz w:val="24"/>
          <w:szCs w:val="24"/>
        </w:rPr>
        <w:t xml:space="preserve">dominated signal plans, which can not only balance </w:t>
      </w:r>
      <w:proofErr w:type="spellStart"/>
      <w:r w:rsidR="008D18B6">
        <w:rPr>
          <w:rFonts w:ascii="Times New Roman" w:hAnsi="Times New Roman" w:cs="Times New Roman"/>
          <w:sz w:val="24"/>
          <w:szCs w:val="24"/>
        </w:rPr>
        <w:t>biobjectives</w:t>
      </w:r>
      <w:proofErr w:type="spellEnd"/>
      <w:r w:rsidR="008D18B6">
        <w:rPr>
          <w:rFonts w:ascii="Times New Roman" w:hAnsi="Times New Roman" w:cs="Times New Roman"/>
          <w:sz w:val="24"/>
          <w:szCs w:val="24"/>
        </w:rPr>
        <w:t xml:space="preserve"> of expected normalized traffic efficiency and equity, but also guarantee a probabilistic constra</w:t>
      </w:r>
      <w:r w:rsidR="0093606C">
        <w:rPr>
          <w:rFonts w:ascii="Times New Roman" w:hAnsi="Times New Roman" w:cs="Times New Roman"/>
          <w:sz w:val="24"/>
          <w:szCs w:val="24"/>
        </w:rPr>
        <w:t xml:space="preserve">int for the </w:t>
      </w:r>
      <w:r w:rsidR="008D18B6">
        <w:rPr>
          <w:rFonts w:ascii="Times New Roman" w:hAnsi="Times New Roman" w:cs="Times New Roman"/>
          <w:sz w:val="24"/>
          <w:szCs w:val="24"/>
        </w:rPr>
        <w:t xml:space="preserve">normalized vehicular emissions, under some </w:t>
      </w:r>
      <w:r w:rsidR="008D18B6" w:rsidRPr="00905528">
        <w:rPr>
          <w:rFonts w:ascii="Times New Roman" w:hAnsi="Times New Roman" w:cs="Times New Roman"/>
          <w:sz w:val="24"/>
          <w:szCs w:val="24"/>
          <w:highlight w:val="yellow"/>
          <w:rPrChange w:id="2" w:author="Microsoft 帐户" w:date="2021-07-21T22:48:00Z">
            <w:rPr>
              <w:rFonts w:ascii="Times New Roman" w:hAnsi="Times New Roman" w:cs="Times New Roman"/>
              <w:sz w:val="24"/>
              <w:szCs w:val="24"/>
            </w:rPr>
          </w:rPrChange>
        </w:rPr>
        <w:t>bounded perturbation</w:t>
      </w:r>
      <w:r w:rsidR="008D18B6">
        <w:rPr>
          <w:rFonts w:ascii="Times New Roman" w:hAnsi="Times New Roman" w:cs="Times New Roman"/>
          <w:sz w:val="24"/>
          <w:szCs w:val="24"/>
        </w:rPr>
        <w:t xml:space="preserve"> of </w:t>
      </w:r>
      <w:r w:rsidR="0093606C">
        <w:rPr>
          <w:rFonts w:ascii="Times New Roman" w:hAnsi="Times New Roman" w:cs="Times New Roman"/>
          <w:sz w:val="24"/>
          <w:szCs w:val="24"/>
        </w:rPr>
        <w:t>traff</w:t>
      </w:r>
      <w:r w:rsidR="001C5511">
        <w:rPr>
          <w:rFonts w:ascii="Times New Roman" w:hAnsi="Times New Roman" w:cs="Times New Roman"/>
          <w:sz w:val="24"/>
          <w:szCs w:val="24"/>
        </w:rPr>
        <w:t>ic volumes on the road network.</w:t>
      </w:r>
    </w:p>
    <w:p w14:paraId="45276C54" w14:textId="66B678C8" w:rsidR="001C5511" w:rsidRPr="001C5511" w:rsidRDefault="001C5511" w:rsidP="00004936">
      <w:pPr>
        <w:rPr>
          <w:rFonts w:ascii="Times New Roman" w:hAnsi="Times New Roman" w:cs="Times New Roman"/>
          <w:sz w:val="24"/>
          <w:szCs w:val="24"/>
        </w:rPr>
      </w:pPr>
      <w:r w:rsidRPr="001C5511">
        <w:rPr>
          <w:rFonts w:ascii="Times New Roman" w:hAnsi="Times New Roman" w:cs="Times New Roman"/>
          <w:b/>
          <w:i/>
          <w:sz w:val="24"/>
          <w:szCs w:val="24"/>
        </w:rPr>
        <w:t xml:space="preserve">Keywords: </w:t>
      </w:r>
      <w:r>
        <w:rPr>
          <w:rFonts w:ascii="Times New Roman" w:hAnsi="Times New Roman" w:cs="Times New Roman"/>
          <w:sz w:val="24"/>
          <w:szCs w:val="24"/>
        </w:rPr>
        <w:t>simulation-based optimization</w:t>
      </w:r>
      <w:r w:rsidR="00436950">
        <w:rPr>
          <w:rFonts w:ascii="Times New Roman" w:hAnsi="Times New Roman" w:cs="Times New Roman"/>
          <w:sz w:val="24"/>
          <w:szCs w:val="24"/>
        </w:rPr>
        <w:t>;</w:t>
      </w:r>
      <w:r w:rsidR="00E07563">
        <w:rPr>
          <w:rFonts w:ascii="Times New Roman" w:hAnsi="Times New Roman" w:cs="Times New Roman"/>
          <w:sz w:val="24"/>
          <w:szCs w:val="24"/>
        </w:rPr>
        <w:t xml:space="preserve"> </w:t>
      </w:r>
      <w:proofErr w:type="spellStart"/>
      <w:r w:rsidR="00E07563">
        <w:rPr>
          <w:rFonts w:ascii="Times New Roman" w:hAnsi="Times New Roman" w:cs="Times New Roman"/>
          <w:sz w:val="24"/>
          <w:szCs w:val="24"/>
        </w:rPr>
        <w:t>biobjectives</w:t>
      </w:r>
      <w:proofErr w:type="spellEnd"/>
      <w:r w:rsidR="00E07563">
        <w:rPr>
          <w:rFonts w:ascii="Times New Roman" w:hAnsi="Times New Roman" w:cs="Times New Roman"/>
          <w:sz w:val="24"/>
          <w:szCs w:val="24"/>
        </w:rPr>
        <w:t>; risk constraint; traffic signal timing.</w:t>
      </w:r>
    </w:p>
    <w:p w14:paraId="7B9131B0" w14:textId="77777777" w:rsidR="00143A14" w:rsidRDefault="00143A14" w:rsidP="00143A14">
      <w:pPr>
        <w:rPr>
          <w:rFonts w:ascii="Times New Roman" w:hAnsi="Times New Roman" w:cs="Times New Roman"/>
          <w:color w:val="000000" w:themeColor="text1"/>
          <w:sz w:val="24"/>
          <w:szCs w:val="24"/>
        </w:rPr>
      </w:pPr>
    </w:p>
    <w:p w14:paraId="6A0C869F" w14:textId="77777777" w:rsidR="00143A14" w:rsidRDefault="00143A14" w:rsidP="00143A14">
      <w:pPr>
        <w:rPr>
          <w:rFonts w:ascii="Times New Roman" w:hAnsi="Times New Roman" w:cs="Times New Roman"/>
          <w:sz w:val="24"/>
          <w:szCs w:val="24"/>
        </w:rPr>
      </w:pPr>
      <w:r w:rsidRPr="00D50423">
        <w:rPr>
          <w:rFonts w:ascii="Times New Roman" w:hAnsi="Times New Roman" w:cs="Times New Roman"/>
          <w:color w:val="000000" w:themeColor="text1"/>
          <w:sz w:val="24"/>
          <w:szCs w:val="24"/>
        </w:rPr>
        <w:t>Thus, a scientific and reasonable signal control strategy can not only reduce network-wide vehicular delays and emissions, but also give some priorities to vehicle flow in the arterial road.</w:t>
      </w:r>
    </w:p>
    <w:p w14:paraId="4314EBFE" w14:textId="3E65FFA1" w:rsidR="00CC4EC8" w:rsidRPr="00143A14" w:rsidRDefault="00CC4EC8" w:rsidP="00143A14">
      <w:pPr>
        <w:tabs>
          <w:tab w:val="left" w:pos="884"/>
        </w:tabs>
      </w:pPr>
    </w:p>
    <w:p w14:paraId="3639D662" w14:textId="77777777" w:rsidR="00E67543" w:rsidRDefault="00E67543" w:rsidP="00E67543">
      <w:pPr>
        <w:pStyle w:val="1"/>
        <w:spacing w:before="0" w:after="0" w:line="480" w:lineRule="auto"/>
        <w:rPr>
          <w:rFonts w:ascii="Times New Roman" w:eastAsiaTheme="minorEastAsia" w:hAnsi="Times New Roman" w:cs="Times New Roman"/>
          <w:b/>
          <w:bCs/>
          <w:color w:val="auto"/>
          <w:kern w:val="2"/>
          <w:sz w:val="24"/>
          <w:szCs w:val="24"/>
        </w:rPr>
      </w:pPr>
      <w:r w:rsidRPr="007A4EB5">
        <w:rPr>
          <w:rFonts w:ascii="Times New Roman" w:eastAsiaTheme="minorEastAsia" w:hAnsi="Times New Roman" w:cs="Times New Roman"/>
          <w:b/>
          <w:bCs/>
          <w:color w:val="auto"/>
          <w:kern w:val="2"/>
          <w:sz w:val="24"/>
          <w:szCs w:val="24"/>
        </w:rPr>
        <w:t>1 Introduction</w:t>
      </w:r>
    </w:p>
    <w:p w14:paraId="1603F99C" w14:textId="0CC89E5D" w:rsidR="00B25087" w:rsidRDefault="003C2D48" w:rsidP="003C1D74">
      <w:pPr>
        <w:rPr>
          <w:rFonts w:ascii="Times New Roman" w:hAnsi="Times New Roman" w:cs="Times New Roman"/>
          <w:sz w:val="24"/>
          <w:szCs w:val="24"/>
        </w:rPr>
      </w:pPr>
      <w:r>
        <w:rPr>
          <w:rFonts w:ascii="Times New Roman" w:hAnsi="Times New Roman" w:cs="Times New Roman"/>
          <w:sz w:val="24"/>
          <w:szCs w:val="24"/>
        </w:rPr>
        <w:t xml:space="preserve">Traffic and transportation </w:t>
      </w:r>
      <w:r w:rsidR="008F77B1" w:rsidRPr="008F77B1">
        <w:rPr>
          <w:rFonts w:ascii="Times New Roman" w:hAnsi="Times New Roman" w:cs="Times New Roman"/>
          <w:sz w:val="24"/>
          <w:szCs w:val="24"/>
        </w:rPr>
        <w:t xml:space="preserve">systems are </w:t>
      </w:r>
      <w:r w:rsidR="0062414B">
        <w:rPr>
          <w:rFonts w:ascii="Times New Roman" w:hAnsi="Times New Roman" w:cs="Times New Roman"/>
          <w:sz w:val="24"/>
          <w:szCs w:val="24"/>
        </w:rPr>
        <w:t xml:space="preserve">dynamic, </w:t>
      </w:r>
      <w:r w:rsidR="008F77B1" w:rsidRPr="008F77B1">
        <w:rPr>
          <w:rFonts w:ascii="Times New Roman" w:hAnsi="Times New Roman" w:cs="Times New Roman"/>
          <w:sz w:val="24"/>
          <w:szCs w:val="24"/>
        </w:rPr>
        <w:t xml:space="preserve">stochastic, non-linear and complex. It is extremely challenging to understand such complexity with the classic analytical and sometimes simplified mathematical models. A powerful alternative is simulation-enabled approach. </w:t>
      </w:r>
      <w:r w:rsidR="00C16288">
        <w:rPr>
          <w:rFonts w:ascii="Times New Roman" w:hAnsi="Times New Roman" w:cs="Times New Roman"/>
          <w:sz w:val="24"/>
          <w:szCs w:val="24"/>
        </w:rPr>
        <w:t xml:space="preserve">Recently, </w:t>
      </w:r>
      <w:r w:rsidR="00206395">
        <w:rPr>
          <w:rFonts w:ascii="Times New Roman" w:hAnsi="Times New Roman" w:cs="Times New Roman"/>
          <w:sz w:val="24"/>
          <w:szCs w:val="24"/>
        </w:rPr>
        <w:t xml:space="preserve">a variety of </w:t>
      </w:r>
      <w:r w:rsidR="008F77B1" w:rsidRPr="008F77B1">
        <w:rPr>
          <w:rFonts w:ascii="Times New Roman" w:hAnsi="Times New Roman" w:cs="Times New Roman"/>
          <w:sz w:val="24"/>
          <w:szCs w:val="24"/>
        </w:rPr>
        <w:t>traffic simulation tools</w:t>
      </w:r>
      <w:r w:rsidR="00206395">
        <w:rPr>
          <w:rFonts w:ascii="Times New Roman" w:hAnsi="Times New Roman" w:cs="Times New Roman"/>
          <w:sz w:val="24"/>
          <w:szCs w:val="24"/>
        </w:rPr>
        <w:t xml:space="preserve"> have been </w:t>
      </w:r>
      <w:r w:rsidR="00C16288">
        <w:rPr>
          <w:rFonts w:ascii="Times New Roman" w:hAnsi="Times New Roman" w:cs="Times New Roman"/>
          <w:sz w:val="24"/>
          <w:szCs w:val="24"/>
        </w:rPr>
        <w:t>develop</w:t>
      </w:r>
      <w:r w:rsidR="00206395">
        <w:rPr>
          <w:rFonts w:ascii="Times New Roman" w:hAnsi="Times New Roman" w:cs="Times New Roman"/>
          <w:sz w:val="24"/>
          <w:szCs w:val="24"/>
        </w:rPr>
        <w:t xml:space="preserve">ed </w:t>
      </w:r>
      <w:r w:rsidR="00462084" w:rsidRPr="00462084">
        <w:rPr>
          <w:rFonts w:ascii="Times New Roman" w:hAnsi="Times New Roman" w:cs="Times New Roman"/>
          <w:sz w:val="24"/>
          <w:szCs w:val="24"/>
        </w:rPr>
        <w:t>both commercially and open sou</w:t>
      </w:r>
      <w:r w:rsidR="00462084">
        <w:rPr>
          <w:rFonts w:ascii="Times New Roman" w:hAnsi="Times New Roman" w:cs="Times New Roman"/>
          <w:sz w:val="24"/>
          <w:szCs w:val="24"/>
        </w:rPr>
        <w:t>rce,</w:t>
      </w:r>
      <w:r w:rsidR="008F77B1" w:rsidRPr="008F77B1">
        <w:rPr>
          <w:rFonts w:ascii="Times New Roman" w:hAnsi="Times New Roman" w:cs="Times New Roman"/>
          <w:sz w:val="24"/>
          <w:szCs w:val="24"/>
        </w:rPr>
        <w:t xml:space="preserve"> </w:t>
      </w:r>
      <w:r w:rsidR="00C16288">
        <w:rPr>
          <w:rFonts w:ascii="Times New Roman" w:hAnsi="Times New Roman" w:cs="Times New Roman"/>
          <w:sz w:val="24"/>
          <w:szCs w:val="24"/>
        </w:rPr>
        <w:t>a</w:t>
      </w:r>
      <w:r w:rsidR="00462084">
        <w:rPr>
          <w:rFonts w:ascii="Times New Roman" w:hAnsi="Times New Roman" w:cs="Times New Roman"/>
          <w:sz w:val="24"/>
          <w:szCs w:val="24"/>
        </w:rPr>
        <w:t xml:space="preserve">nd thus </w:t>
      </w:r>
      <w:r w:rsidR="008F77B1" w:rsidRPr="008F77B1">
        <w:rPr>
          <w:rFonts w:ascii="Times New Roman" w:hAnsi="Times New Roman" w:cs="Times New Roman"/>
          <w:sz w:val="24"/>
          <w:szCs w:val="24"/>
        </w:rPr>
        <w:t xml:space="preserve">provide us a more flexible while comprehensive way to capture the </w:t>
      </w:r>
      <w:r w:rsidR="00462084">
        <w:rPr>
          <w:rFonts w:ascii="Times New Roman" w:hAnsi="Times New Roman" w:cs="Times New Roman"/>
          <w:sz w:val="24"/>
          <w:szCs w:val="24"/>
        </w:rPr>
        <w:t xml:space="preserve">intricate </w:t>
      </w:r>
      <w:r w:rsidR="008F77B1" w:rsidRPr="008F77B1">
        <w:rPr>
          <w:rFonts w:ascii="Times New Roman" w:hAnsi="Times New Roman" w:cs="Times New Roman"/>
          <w:sz w:val="24"/>
          <w:szCs w:val="24"/>
        </w:rPr>
        <w:t xml:space="preserve">interactions </w:t>
      </w:r>
      <w:r w:rsidR="00462084" w:rsidRPr="00462084">
        <w:rPr>
          <w:rFonts w:ascii="Times New Roman" w:hAnsi="Times New Roman" w:cs="Times New Roman"/>
          <w:sz w:val="24"/>
          <w:szCs w:val="24"/>
        </w:rPr>
        <w:t>between the supply and the demand components of the mobility network</w:t>
      </w:r>
      <w:r w:rsidR="008F77B1" w:rsidRPr="008F77B1">
        <w:rPr>
          <w:rFonts w:ascii="Times New Roman" w:hAnsi="Times New Roman" w:cs="Times New Roman"/>
          <w:sz w:val="24"/>
          <w:szCs w:val="24"/>
        </w:rPr>
        <w:t xml:space="preserve">. In current practices, there are widely applied </w:t>
      </w:r>
      <w:r w:rsidR="000D6430">
        <w:rPr>
          <w:rFonts w:ascii="Times New Roman" w:hAnsi="Times New Roman" w:cs="Times New Roman"/>
          <w:sz w:val="24"/>
          <w:szCs w:val="24"/>
        </w:rPr>
        <w:t xml:space="preserve">traffic simulators </w:t>
      </w:r>
      <w:r w:rsidR="008F77B1" w:rsidRPr="008F77B1">
        <w:rPr>
          <w:rFonts w:ascii="Times New Roman" w:hAnsi="Times New Roman" w:cs="Times New Roman"/>
          <w:sz w:val="24"/>
          <w:szCs w:val="24"/>
        </w:rPr>
        <w:t xml:space="preserve">such as microscopic </w:t>
      </w:r>
      <w:r w:rsidR="00394E80">
        <w:rPr>
          <w:rFonts w:ascii="Times New Roman" w:hAnsi="Times New Roman" w:cs="Times New Roman"/>
          <w:sz w:val="24"/>
          <w:szCs w:val="24"/>
        </w:rPr>
        <w:t>o</w:t>
      </w:r>
      <w:r w:rsidR="000D6430">
        <w:rPr>
          <w:rFonts w:ascii="Times New Roman" w:hAnsi="Times New Roman" w:cs="Times New Roman"/>
          <w:sz w:val="24"/>
          <w:szCs w:val="24"/>
        </w:rPr>
        <w:t>nes</w:t>
      </w:r>
      <w:r w:rsidR="008F77B1" w:rsidRPr="008F77B1">
        <w:rPr>
          <w:rFonts w:ascii="Times New Roman" w:hAnsi="Times New Roman" w:cs="Times New Roman"/>
          <w:sz w:val="24"/>
          <w:szCs w:val="24"/>
        </w:rPr>
        <w:t xml:space="preserve"> (e.g., VISSIM, PARAMICS, SUMO) and macroscopic ones </w:t>
      </w:r>
      <w:r w:rsidR="002F69D5">
        <w:rPr>
          <w:rFonts w:ascii="Times New Roman" w:hAnsi="Times New Roman" w:cs="Times New Roman"/>
          <w:sz w:val="24"/>
          <w:szCs w:val="24"/>
        </w:rPr>
        <w:t>(e.g., VISUM</w:t>
      </w:r>
      <w:r w:rsidR="00011E4A">
        <w:rPr>
          <w:rFonts w:ascii="Times New Roman" w:hAnsi="Times New Roman" w:cs="Times New Roman"/>
          <w:sz w:val="24"/>
          <w:szCs w:val="24"/>
        </w:rPr>
        <w:t>, DTALITE, DY</w:t>
      </w:r>
      <w:r w:rsidR="008D6752">
        <w:rPr>
          <w:rFonts w:ascii="Times New Roman" w:hAnsi="Times New Roman" w:cs="Times New Roman"/>
          <w:sz w:val="24"/>
          <w:szCs w:val="24"/>
        </w:rPr>
        <w:t xml:space="preserve">NUST). Specifically, </w:t>
      </w:r>
      <w:r w:rsidR="008D6752" w:rsidRPr="006573EA">
        <w:rPr>
          <w:rFonts w:ascii="Times New Roman" w:hAnsi="Times New Roman" w:cs="Times New Roman"/>
          <w:sz w:val="24"/>
          <w:szCs w:val="24"/>
          <w:highlight w:val="yellow"/>
        </w:rPr>
        <w:t>the former… The latter</w:t>
      </w:r>
      <w:r w:rsidR="00754B01" w:rsidRPr="006573EA">
        <w:rPr>
          <w:rFonts w:ascii="Times New Roman" w:hAnsi="Times New Roman" w:cs="Times New Roman"/>
          <w:sz w:val="24"/>
          <w:szCs w:val="24"/>
          <w:highlight w:val="yellow"/>
        </w:rPr>
        <w:t>…</w:t>
      </w:r>
      <w:r w:rsidR="00754B01">
        <w:rPr>
          <w:rFonts w:ascii="Times New Roman" w:hAnsi="Times New Roman" w:cs="Times New Roman"/>
          <w:sz w:val="24"/>
          <w:szCs w:val="24"/>
        </w:rPr>
        <w:t xml:space="preserve"> These microscopic and macroscopic </w:t>
      </w:r>
      <w:r w:rsidR="00CE7D41">
        <w:rPr>
          <w:rFonts w:ascii="Times New Roman" w:hAnsi="Times New Roman" w:cs="Times New Roman"/>
          <w:sz w:val="24"/>
          <w:szCs w:val="24"/>
        </w:rPr>
        <w:t xml:space="preserve">traffic simulators can provide </w:t>
      </w:r>
      <w:r w:rsidR="00D66488">
        <w:rPr>
          <w:rFonts w:ascii="Times New Roman" w:hAnsi="Times New Roman" w:cs="Times New Roman"/>
          <w:sz w:val="24"/>
          <w:szCs w:val="24"/>
        </w:rPr>
        <w:t xml:space="preserve">estimates of traffic </w:t>
      </w:r>
      <w:r w:rsidR="00CE7D41">
        <w:rPr>
          <w:rFonts w:ascii="Times New Roman" w:hAnsi="Times New Roman" w:cs="Times New Roman"/>
          <w:sz w:val="24"/>
          <w:szCs w:val="24"/>
        </w:rPr>
        <w:t xml:space="preserve">network performance in various levels of </w:t>
      </w:r>
      <w:r w:rsidR="00FB0214">
        <w:rPr>
          <w:rFonts w:ascii="Times New Roman" w:hAnsi="Times New Roman" w:cs="Times New Roman"/>
          <w:sz w:val="24"/>
          <w:szCs w:val="24"/>
        </w:rPr>
        <w:t>resolution</w:t>
      </w:r>
      <w:r w:rsidR="00E504ED">
        <w:rPr>
          <w:rFonts w:ascii="Times New Roman" w:hAnsi="Times New Roman" w:cs="Times New Roman"/>
          <w:sz w:val="24"/>
          <w:szCs w:val="24"/>
        </w:rPr>
        <w:t>.</w:t>
      </w:r>
      <w:r w:rsidR="00FB0214">
        <w:rPr>
          <w:rFonts w:ascii="Times New Roman" w:hAnsi="Times New Roman" w:cs="Times New Roman"/>
          <w:sz w:val="24"/>
          <w:szCs w:val="24"/>
        </w:rPr>
        <w:t xml:space="preserve"> </w:t>
      </w:r>
      <w:r w:rsidR="00F443EE">
        <w:rPr>
          <w:rFonts w:ascii="Times New Roman" w:hAnsi="Times New Roman" w:cs="Times New Roman"/>
          <w:sz w:val="24"/>
          <w:szCs w:val="24"/>
        </w:rPr>
        <w:t xml:space="preserve">They are </w:t>
      </w:r>
      <w:r w:rsidR="009D6989">
        <w:rPr>
          <w:rFonts w:ascii="Times New Roman" w:hAnsi="Times New Roman" w:cs="Times New Roman"/>
          <w:sz w:val="24"/>
          <w:szCs w:val="24"/>
        </w:rPr>
        <w:t xml:space="preserve">therefore often used to evaluate </w:t>
      </w:r>
      <w:r w:rsidR="00156937">
        <w:rPr>
          <w:rFonts w:ascii="Times New Roman" w:hAnsi="Times New Roman" w:cs="Times New Roman"/>
          <w:sz w:val="24"/>
          <w:szCs w:val="24"/>
        </w:rPr>
        <w:t xml:space="preserve">a set of predetermined </w:t>
      </w:r>
      <w:r w:rsidR="009D6989">
        <w:rPr>
          <w:rFonts w:ascii="Times New Roman" w:hAnsi="Times New Roman" w:cs="Times New Roman"/>
          <w:sz w:val="24"/>
          <w:szCs w:val="24"/>
        </w:rPr>
        <w:t>strategies (e.g., traffic facility location or network design problems</w:t>
      </w:r>
      <w:r w:rsidR="00F113F1">
        <w:rPr>
          <w:rFonts w:ascii="Times New Roman" w:hAnsi="Times New Roman" w:cs="Times New Roman"/>
          <w:sz w:val="24"/>
          <w:szCs w:val="24"/>
        </w:rPr>
        <w:t>)</w:t>
      </w:r>
      <w:r w:rsidR="00E504ED" w:rsidRPr="00E504ED">
        <w:t xml:space="preserve"> </w:t>
      </w:r>
      <w:r w:rsidR="00E504ED" w:rsidRPr="00E504ED">
        <w:rPr>
          <w:rFonts w:ascii="Times New Roman" w:hAnsi="Times New Roman" w:cs="Times New Roman"/>
          <w:sz w:val="24"/>
          <w:szCs w:val="24"/>
        </w:rPr>
        <w:t>in the context of what-if analysis or sensitivity analysis</w:t>
      </w:r>
      <w:r w:rsidR="00F113F1">
        <w:rPr>
          <w:rFonts w:ascii="Times New Roman" w:hAnsi="Times New Roman" w:cs="Times New Roman"/>
          <w:sz w:val="24"/>
          <w:szCs w:val="24"/>
        </w:rPr>
        <w:t xml:space="preserve">. </w:t>
      </w:r>
      <w:r w:rsidR="00C6508A">
        <w:rPr>
          <w:rFonts w:ascii="Times New Roman" w:hAnsi="Times New Roman" w:cs="Times New Roman"/>
          <w:sz w:val="24"/>
          <w:szCs w:val="24"/>
        </w:rPr>
        <w:t xml:space="preserve">While, </w:t>
      </w:r>
      <w:r w:rsidR="00841493">
        <w:rPr>
          <w:rFonts w:ascii="Times New Roman" w:hAnsi="Times New Roman" w:cs="Times New Roman"/>
          <w:sz w:val="24"/>
          <w:szCs w:val="24"/>
        </w:rPr>
        <w:t xml:space="preserve">once the number of candidate </w:t>
      </w:r>
      <w:r w:rsidR="00F95EA1">
        <w:rPr>
          <w:rFonts w:ascii="Times New Roman" w:hAnsi="Times New Roman" w:cs="Times New Roman"/>
          <w:sz w:val="24"/>
          <w:szCs w:val="24"/>
        </w:rPr>
        <w:t xml:space="preserve">strategies </w:t>
      </w:r>
      <w:r w:rsidR="00841493">
        <w:rPr>
          <w:rFonts w:ascii="Times New Roman" w:hAnsi="Times New Roman" w:cs="Times New Roman"/>
          <w:sz w:val="24"/>
          <w:szCs w:val="24"/>
        </w:rPr>
        <w:t xml:space="preserve">is huge or </w:t>
      </w:r>
      <w:r w:rsidR="00F95EA1" w:rsidRPr="00F95EA1">
        <w:rPr>
          <w:rFonts w:ascii="Times New Roman" w:hAnsi="Times New Roman" w:cs="Times New Roman"/>
          <w:sz w:val="24"/>
          <w:szCs w:val="24"/>
        </w:rPr>
        <w:t>innumera</w:t>
      </w:r>
      <w:r w:rsidR="00F95EA1">
        <w:rPr>
          <w:rFonts w:ascii="Times New Roman" w:hAnsi="Times New Roman" w:cs="Times New Roman"/>
          <w:sz w:val="24"/>
          <w:szCs w:val="24"/>
        </w:rPr>
        <w:t>bl</w:t>
      </w:r>
      <w:r w:rsidR="0075780D">
        <w:rPr>
          <w:rFonts w:ascii="Times New Roman" w:hAnsi="Times New Roman" w:cs="Times New Roman"/>
          <w:sz w:val="24"/>
          <w:szCs w:val="24"/>
        </w:rPr>
        <w:t xml:space="preserve">e, i.e., the decision </w:t>
      </w:r>
      <w:r w:rsidR="00F95EA1">
        <w:rPr>
          <w:rFonts w:ascii="Times New Roman" w:hAnsi="Times New Roman" w:cs="Times New Roman"/>
          <w:sz w:val="24"/>
          <w:szCs w:val="24"/>
        </w:rPr>
        <w:t xml:space="preserve">space is discrete with </w:t>
      </w:r>
      <w:r w:rsidR="00F95EA1" w:rsidRPr="00F95EA1">
        <w:rPr>
          <w:rFonts w:ascii="Times New Roman" w:hAnsi="Times New Roman" w:cs="Times New Roman"/>
          <w:sz w:val="24"/>
          <w:szCs w:val="24"/>
        </w:rPr>
        <w:t>numerou</w:t>
      </w:r>
      <w:r w:rsidR="00F95EA1">
        <w:rPr>
          <w:rFonts w:ascii="Times New Roman" w:hAnsi="Times New Roman" w:cs="Times New Roman"/>
          <w:sz w:val="24"/>
          <w:szCs w:val="24"/>
        </w:rPr>
        <w:t xml:space="preserve">s solutions or </w:t>
      </w:r>
      <w:r w:rsidR="00F95EA1" w:rsidRPr="00F95EA1">
        <w:rPr>
          <w:rFonts w:ascii="Times New Roman" w:hAnsi="Times New Roman" w:cs="Times New Roman"/>
          <w:sz w:val="24"/>
          <w:szCs w:val="24"/>
        </w:rPr>
        <w:t>continuou</w:t>
      </w:r>
      <w:r w:rsidR="00F95EA1">
        <w:rPr>
          <w:rFonts w:ascii="Times New Roman" w:hAnsi="Times New Roman" w:cs="Times New Roman"/>
          <w:sz w:val="24"/>
          <w:szCs w:val="24"/>
        </w:rPr>
        <w:t>s, t</w:t>
      </w:r>
      <w:r w:rsidR="009C3893">
        <w:rPr>
          <w:rFonts w:ascii="Times New Roman" w:hAnsi="Times New Roman" w:cs="Times New Roman"/>
          <w:sz w:val="24"/>
          <w:szCs w:val="24"/>
        </w:rPr>
        <w:t xml:space="preserve">he aforementioned </w:t>
      </w:r>
      <w:r w:rsidR="009C3893" w:rsidRPr="00C94487">
        <w:rPr>
          <w:rFonts w:ascii="Times New Roman" w:hAnsi="Times New Roman" w:cs="Times New Roman"/>
          <w:sz w:val="24"/>
          <w:szCs w:val="24"/>
          <w:highlight w:val="yellow"/>
        </w:rPr>
        <w:t>enumeration method</w:t>
      </w:r>
      <w:r w:rsidR="0075780D">
        <w:rPr>
          <w:rFonts w:ascii="Times New Roman" w:hAnsi="Times New Roman" w:cs="Times New Roman"/>
          <w:sz w:val="24"/>
          <w:szCs w:val="24"/>
        </w:rPr>
        <w:t xml:space="preserve"> for the simulation evaluations of </w:t>
      </w:r>
      <w:r w:rsidR="009C3893">
        <w:rPr>
          <w:rFonts w:ascii="Times New Roman" w:hAnsi="Times New Roman" w:cs="Times New Roman"/>
          <w:sz w:val="24"/>
          <w:szCs w:val="24"/>
        </w:rPr>
        <w:t xml:space="preserve">a limited number of candidate strategies is not applicable. In this condition, </w:t>
      </w:r>
      <w:r w:rsidR="009C3893" w:rsidRPr="008F77B1">
        <w:rPr>
          <w:rFonts w:ascii="Times New Roman" w:hAnsi="Times New Roman" w:cs="Times New Roman"/>
          <w:sz w:val="24"/>
          <w:szCs w:val="24"/>
        </w:rPr>
        <w:t>a research framework of simulation-based o</w:t>
      </w:r>
      <w:r w:rsidR="009C3893">
        <w:rPr>
          <w:rFonts w:ascii="Times New Roman" w:hAnsi="Times New Roman" w:cs="Times New Roman"/>
          <w:sz w:val="24"/>
          <w:szCs w:val="24"/>
        </w:rPr>
        <w:t xml:space="preserve">ptimization (SO) emerges, which mainly involves the construction of SO platform and the design of SO algorithm. The former can be realized by </w:t>
      </w:r>
      <w:r w:rsidR="009C3893" w:rsidRPr="008F77B1">
        <w:rPr>
          <w:rFonts w:ascii="Times New Roman" w:hAnsi="Times New Roman" w:cs="Times New Roman"/>
          <w:sz w:val="24"/>
          <w:szCs w:val="24"/>
        </w:rPr>
        <w:t xml:space="preserve">the inter-process communication and data exchange between the traffic simulator and other compatible software </w:t>
      </w:r>
      <w:r w:rsidR="009C3893" w:rsidRPr="008F77B1">
        <w:rPr>
          <w:rFonts w:ascii="Times New Roman" w:hAnsi="Times New Roman" w:cs="Times New Roman"/>
          <w:sz w:val="24"/>
          <w:szCs w:val="24"/>
        </w:rPr>
        <w:lastRenderedPageBreak/>
        <w:t xml:space="preserve">(e.g., </w:t>
      </w:r>
      <w:proofErr w:type="spellStart"/>
      <w:r w:rsidR="009C3893" w:rsidRPr="008F77B1">
        <w:rPr>
          <w:rFonts w:ascii="Times New Roman" w:hAnsi="Times New Roman" w:cs="Times New Roman"/>
          <w:sz w:val="24"/>
          <w:szCs w:val="24"/>
        </w:rPr>
        <w:t>Matlab</w:t>
      </w:r>
      <w:proofErr w:type="spellEnd"/>
      <w:r w:rsidR="009C3893" w:rsidRPr="008F77B1">
        <w:rPr>
          <w:rFonts w:ascii="Times New Roman" w:hAnsi="Times New Roman" w:cs="Times New Roman"/>
          <w:sz w:val="24"/>
          <w:szCs w:val="24"/>
        </w:rPr>
        <w:t>, Python</w:t>
      </w:r>
      <w:r w:rsidR="009C3893">
        <w:rPr>
          <w:rFonts w:ascii="Times New Roman" w:hAnsi="Times New Roman" w:cs="Times New Roman"/>
          <w:sz w:val="24"/>
          <w:szCs w:val="24"/>
        </w:rPr>
        <w:t xml:space="preserve">), which </w:t>
      </w:r>
      <w:r w:rsidR="009C3893" w:rsidRPr="008F77B1">
        <w:rPr>
          <w:rFonts w:ascii="Times New Roman" w:hAnsi="Times New Roman" w:cs="Times New Roman"/>
          <w:sz w:val="24"/>
          <w:szCs w:val="24"/>
        </w:rPr>
        <w:t>allow</w:t>
      </w:r>
      <w:r w:rsidR="009C3893">
        <w:rPr>
          <w:rFonts w:ascii="Times New Roman" w:hAnsi="Times New Roman" w:cs="Times New Roman"/>
          <w:sz w:val="24"/>
          <w:szCs w:val="24"/>
        </w:rPr>
        <w:t>s</w:t>
      </w:r>
      <w:r w:rsidR="009C3893" w:rsidRPr="008F77B1">
        <w:rPr>
          <w:rFonts w:ascii="Times New Roman" w:hAnsi="Times New Roman" w:cs="Times New Roman"/>
          <w:sz w:val="24"/>
          <w:szCs w:val="24"/>
        </w:rPr>
        <w:t xml:space="preserve"> us to flexibly d</w:t>
      </w:r>
      <w:r w:rsidR="0093090A">
        <w:rPr>
          <w:rFonts w:ascii="Times New Roman" w:hAnsi="Times New Roman" w:cs="Times New Roman"/>
          <w:sz w:val="24"/>
          <w:szCs w:val="24"/>
        </w:rPr>
        <w:t xml:space="preserve">esign or modify the interactions among </w:t>
      </w:r>
      <w:r w:rsidR="00D574D5">
        <w:rPr>
          <w:rFonts w:ascii="Times New Roman" w:hAnsi="Times New Roman" w:cs="Times New Roman"/>
          <w:sz w:val="24"/>
          <w:szCs w:val="24"/>
        </w:rPr>
        <w:t>various traffic elemen</w:t>
      </w:r>
      <w:r w:rsidR="00B25087">
        <w:rPr>
          <w:rFonts w:ascii="Times New Roman" w:hAnsi="Times New Roman" w:cs="Times New Roman"/>
          <w:sz w:val="24"/>
          <w:szCs w:val="24"/>
        </w:rPr>
        <w:t>ts. The latter has been studied for a few decades</w:t>
      </w:r>
      <w:r w:rsidR="004066C0">
        <w:rPr>
          <w:rFonts w:ascii="Times New Roman" w:hAnsi="Times New Roman" w:cs="Times New Roman"/>
          <w:sz w:val="24"/>
          <w:szCs w:val="24"/>
        </w:rPr>
        <w:t xml:space="preserve"> and is still being a hot topic in the area of operations research and computer</w:t>
      </w:r>
      <w:r w:rsidR="000249E7">
        <w:rPr>
          <w:rFonts w:ascii="Times New Roman" w:hAnsi="Times New Roman" w:cs="Times New Roman"/>
          <w:sz w:val="24"/>
          <w:szCs w:val="24"/>
        </w:rPr>
        <w:t xml:space="preserve"> s</w:t>
      </w:r>
      <w:r w:rsidR="00A02AF1">
        <w:rPr>
          <w:rFonts w:ascii="Times New Roman" w:hAnsi="Times New Roman" w:cs="Times New Roman"/>
          <w:sz w:val="24"/>
          <w:szCs w:val="24"/>
        </w:rPr>
        <w:t xml:space="preserve">cience. The relevant reviews about the SO algorithms can refer to </w:t>
      </w:r>
      <w:r w:rsidR="00A02AF1" w:rsidRPr="00C94487">
        <w:rPr>
          <w:rFonts w:ascii="Times New Roman" w:hAnsi="Times New Roman" w:cs="Times New Roman"/>
          <w:sz w:val="24"/>
          <w:szCs w:val="24"/>
          <w:highlight w:val="yellow"/>
        </w:rPr>
        <w:t>…</w:t>
      </w:r>
    </w:p>
    <w:p w14:paraId="300CC181" w14:textId="77777777" w:rsidR="00A02AF1" w:rsidRDefault="00A02AF1" w:rsidP="003C1D74">
      <w:pPr>
        <w:rPr>
          <w:rFonts w:ascii="Times New Roman" w:hAnsi="Times New Roman" w:cs="Times New Roman"/>
          <w:sz w:val="24"/>
          <w:szCs w:val="24"/>
        </w:rPr>
      </w:pPr>
    </w:p>
    <w:p w14:paraId="74A5319F" w14:textId="60AE9F4E" w:rsidR="003C1D74" w:rsidRDefault="008F77B1" w:rsidP="003C1D74">
      <w:pPr>
        <w:rPr>
          <w:rFonts w:ascii="Times New Roman" w:hAnsi="Times New Roman" w:cs="Times New Roman"/>
          <w:sz w:val="24"/>
          <w:szCs w:val="24"/>
        </w:rPr>
      </w:pPr>
      <w:r w:rsidRPr="008F77B1">
        <w:rPr>
          <w:rFonts w:ascii="Times New Roman" w:hAnsi="Times New Roman" w:cs="Times New Roman"/>
          <w:sz w:val="24"/>
          <w:szCs w:val="24"/>
        </w:rPr>
        <w:t xml:space="preserve">However, for traffic </w:t>
      </w:r>
      <w:r w:rsidR="00594492">
        <w:rPr>
          <w:rFonts w:ascii="Times New Roman" w:hAnsi="Times New Roman" w:cs="Times New Roman"/>
          <w:sz w:val="24"/>
          <w:szCs w:val="24"/>
        </w:rPr>
        <w:t xml:space="preserve">and transportation </w:t>
      </w:r>
      <w:r w:rsidRPr="008F77B1">
        <w:rPr>
          <w:rFonts w:ascii="Times New Roman" w:hAnsi="Times New Roman" w:cs="Times New Roman"/>
          <w:sz w:val="24"/>
          <w:szCs w:val="24"/>
        </w:rPr>
        <w:t>SO studies, the use of traffic simulation as an evaluation tool of traffic planning, design, management or control s</w:t>
      </w:r>
      <w:r w:rsidR="009030EA">
        <w:rPr>
          <w:rFonts w:ascii="Times New Roman" w:hAnsi="Times New Roman" w:cs="Times New Roman"/>
          <w:sz w:val="24"/>
          <w:szCs w:val="24"/>
        </w:rPr>
        <w:t>cheme</w:t>
      </w:r>
      <w:r w:rsidR="004B1FC6">
        <w:rPr>
          <w:rFonts w:ascii="Times New Roman" w:hAnsi="Times New Roman" w:cs="Times New Roman"/>
          <w:sz w:val="24"/>
          <w:szCs w:val="24"/>
        </w:rPr>
        <w:t>s</w:t>
      </w:r>
      <w:r w:rsidR="009030EA">
        <w:rPr>
          <w:rFonts w:ascii="Times New Roman" w:hAnsi="Times New Roman" w:cs="Times New Roman"/>
          <w:sz w:val="24"/>
          <w:szCs w:val="24"/>
        </w:rPr>
        <w:t xml:space="preserve"> usually has the following </w:t>
      </w:r>
      <w:r w:rsidRPr="008F77B1">
        <w:rPr>
          <w:rFonts w:ascii="Times New Roman" w:hAnsi="Times New Roman" w:cs="Times New Roman"/>
          <w:sz w:val="24"/>
          <w:szCs w:val="24"/>
        </w:rPr>
        <w:t xml:space="preserve">challenges. </w:t>
      </w:r>
      <w:r w:rsidR="00206395">
        <w:rPr>
          <w:rFonts w:ascii="Times New Roman" w:hAnsi="Times New Roman" w:cs="Times New Roman"/>
          <w:sz w:val="24"/>
          <w:szCs w:val="24"/>
        </w:rPr>
        <w:t>F</w:t>
      </w:r>
      <w:r w:rsidR="0075780D">
        <w:rPr>
          <w:rFonts w:ascii="Times New Roman" w:hAnsi="Times New Roman" w:cs="Times New Roman"/>
          <w:sz w:val="24"/>
          <w:szCs w:val="24"/>
        </w:rPr>
        <w:t xml:space="preserve">irst of all, </w:t>
      </w:r>
      <w:r w:rsidR="00F762FD">
        <w:rPr>
          <w:rFonts w:ascii="Times New Roman" w:hAnsi="Times New Roman" w:cs="Times New Roman"/>
          <w:sz w:val="24"/>
          <w:szCs w:val="24"/>
        </w:rPr>
        <w:t xml:space="preserve">there is </w:t>
      </w:r>
      <w:r w:rsidR="006A7361">
        <w:rPr>
          <w:rFonts w:ascii="Times New Roman" w:hAnsi="Times New Roman" w:cs="Times New Roman"/>
          <w:sz w:val="24"/>
          <w:szCs w:val="24"/>
        </w:rPr>
        <w:t>a need for novel calibration methods that exploit new sources of field data, are suitable for metropolitan</w:t>
      </w:r>
      <w:r w:rsidR="006A7361" w:rsidRPr="006A7361">
        <w:rPr>
          <w:rFonts w:ascii="Times New Roman" w:hAnsi="Times New Roman" w:cs="Times New Roman"/>
          <w:sz w:val="24"/>
          <w:szCs w:val="24"/>
        </w:rPr>
        <w:t>-scal</w:t>
      </w:r>
      <w:r w:rsidR="006A7361">
        <w:rPr>
          <w:rFonts w:ascii="Times New Roman" w:hAnsi="Times New Roman" w:cs="Times New Roman"/>
          <w:sz w:val="24"/>
          <w:szCs w:val="24"/>
        </w:rPr>
        <w:t>e traffic simulation models and have appropriate compute-time requirements for offline or real-time applica</w:t>
      </w:r>
      <w:r w:rsidR="00206395">
        <w:rPr>
          <w:rFonts w:ascii="Times New Roman" w:hAnsi="Times New Roman" w:cs="Times New Roman"/>
          <w:sz w:val="24"/>
          <w:szCs w:val="24"/>
        </w:rPr>
        <w:t xml:space="preserve">tion. Traffic simulation model calibration is essential to enable micro- and macroscopic traffic phenomena to be reproduced and reliable network performance estimates to be derived. </w:t>
      </w:r>
      <w:r w:rsidR="00C555F8">
        <w:rPr>
          <w:rFonts w:ascii="Times New Roman" w:hAnsi="Times New Roman" w:cs="Times New Roman"/>
          <w:sz w:val="24"/>
          <w:szCs w:val="24"/>
        </w:rPr>
        <w:t xml:space="preserve">Moreover, it would result in </w:t>
      </w:r>
      <w:r w:rsidR="00D352C6">
        <w:rPr>
          <w:rFonts w:ascii="Times New Roman" w:hAnsi="Times New Roman" w:cs="Times New Roman"/>
          <w:sz w:val="24"/>
          <w:szCs w:val="24"/>
        </w:rPr>
        <w:t>unaffordabl</w:t>
      </w:r>
      <w:r w:rsidR="00C555F8">
        <w:rPr>
          <w:rFonts w:ascii="Times New Roman" w:hAnsi="Times New Roman" w:cs="Times New Roman"/>
          <w:sz w:val="24"/>
          <w:szCs w:val="24"/>
        </w:rPr>
        <w:t>e computation costs if the calibrated traffic simulation model is computationally expensive and used together with</w:t>
      </w:r>
      <w:r w:rsidR="00C555F8" w:rsidRPr="00C555F8">
        <w:rPr>
          <w:rFonts w:ascii="Times New Roman" w:hAnsi="Times New Roman" w:cs="Times New Roman"/>
          <w:sz w:val="24"/>
          <w:szCs w:val="24"/>
        </w:rPr>
        <w:t xml:space="preserve"> </w:t>
      </w:r>
      <w:r w:rsidR="00C555F8">
        <w:rPr>
          <w:rFonts w:ascii="Times New Roman" w:hAnsi="Times New Roman" w:cs="Times New Roman"/>
          <w:sz w:val="24"/>
          <w:szCs w:val="24"/>
        </w:rPr>
        <w:t>optimization algorithms that rely on extensive exploration of the entire domain (e.g., Genetic Algorithm (GA), Tabu search</w:t>
      </w:r>
      <w:r w:rsidR="00305FE1">
        <w:rPr>
          <w:rFonts w:ascii="Times New Roman" w:hAnsi="Times New Roman" w:cs="Times New Roman"/>
          <w:sz w:val="24"/>
          <w:szCs w:val="24"/>
        </w:rPr>
        <w:t xml:space="preserve">) or even with the </w:t>
      </w:r>
      <w:r w:rsidR="00C555F8" w:rsidRPr="00ED0D32">
        <w:rPr>
          <w:rFonts w:ascii="Times New Roman" w:hAnsi="Times New Roman" w:cs="Times New Roman"/>
          <w:sz w:val="24"/>
          <w:szCs w:val="24"/>
          <w:highlight w:val="yellow"/>
        </w:rPr>
        <w:t>enumeration method</w:t>
      </w:r>
      <w:r w:rsidR="00305FE1">
        <w:rPr>
          <w:rFonts w:ascii="Times New Roman" w:hAnsi="Times New Roman" w:cs="Times New Roman"/>
          <w:sz w:val="24"/>
          <w:szCs w:val="24"/>
        </w:rPr>
        <w:t xml:space="preserve"> to pick out the best solution from a limited number of predetermined strategies</w:t>
      </w:r>
      <w:r w:rsidR="00794790">
        <w:rPr>
          <w:rFonts w:ascii="Times New Roman" w:hAnsi="Times New Roman" w:cs="Times New Roman"/>
          <w:sz w:val="24"/>
          <w:szCs w:val="24"/>
        </w:rPr>
        <w:t xml:space="preserve">. After that, the “black-box” property of traffic simulation </w:t>
      </w:r>
      <w:r w:rsidR="00794790" w:rsidRPr="008F77B1">
        <w:rPr>
          <w:rFonts w:ascii="Times New Roman" w:hAnsi="Times New Roman" w:cs="Times New Roman"/>
          <w:sz w:val="24"/>
          <w:szCs w:val="24"/>
        </w:rPr>
        <w:t xml:space="preserve">makes it </w:t>
      </w:r>
      <w:r w:rsidR="00794790">
        <w:rPr>
          <w:rFonts w:ascii="Times New Roman" w:hAnsi="Times New Roman" w:cs="Times New Roman"/>
          <w:sz w:val="24"/>
          <w:szCs w:val="24"/>
        </w:rPr>
        <w:t xml:space="preserve">difficult to derive the </w:t>
      </w:r>
      <w:r w:rsidR="00794790" w:rsidRPr="008F77B1">
        <w:rPr>
          <w:rFonts w:ascii="Times New Roman" w:hAnsi="Times New Roman" w:cs="Times New Roman"/>
          <w:sz w:val="24"/>
          <w:szCs w:val="24"/>
        </w:rPr>
        <w:t xml:space="preserve">explicit </w:t>
      </w:r>
      <w:r w:rsidR="00794790">
        <w:rPr>
          <w:rFonts w:ascii="Times New Roman" w:hAnsi="Times New Roman" w:cs="Times New Roman"/>
          <w:sz w:val="24"/>
          <w:szCs w:val="24"/>
        </w:rPr>
        <w:t xml:space="preserve">expressions of the objective or constraint functions that fit </w:t>
      </w:r>
      <w:r w:rsidR="00794790" w:rsidRPr="008F77B1">
        <w:rPr>
          <w:rFonts w:ascii="Times New Roman" w:hAnsi="Times New Roman" w:cs="Times New Roman"/>
          <w:sz w:val="24"/>
          <w:szCs w:val="24"/>
        </w:rPr>
        <w:t>traditional optimization methods that usually rely on gradient</w:t>
      </w:r>
      <w:r w:rsidR="00794790" w:rsidRPr="008F77B1">
        <w:rPr>
          <w:rFonts w:ascii="Times New Roman" w:hAnsi="Times New Roman" w:cs="Times New Roman" w:hint="eastAsia"/>
          <w:sz w:val="24"/>
          <w:szCs w:val="24"/>
        </w:rPr>
        <w:t xml:space="preserve"> </w:t>
      </w:r>
      <w:r w:rsidR="00794790">
        <w:rPr>
          <w:rFonts w:ascii="Times New Roman" w:hAnsi="Times New Roman" w:cs="Times New Roman"/>
          <w:sz w:val="24"/>
          <w:szCs w:val="24"/>
        </w:rPr>
        <w:t>information, and d</w:t>
      </w:r>
      <w:r w:rsidR="0062414B">
        <w:rPr>
          <w:rFonts w:ascii="Times New Roman" w:hAnsi="Times New Roman" w:cs="Times New Roman"/>
          <w:sz w:val="24"/>
          <w:szCs w:val="24"/>
        </w:rPr>
        <w:t xml:space="preserve">eviation in the objective or constraint function values caused by </w:t>
      </w:r>
      <w:r w:rsidR="00647273">
        <w:rPr>
          <w:rFonts w:ascii="Times New Roman" w:hAnsi="Times New Roman" w:cs="Times New Roman"/>
          <w:sz w:val="24"/>
          <w:szCs w:val="24"/>
        </w:rPr>
        <w:t xml:space="preserve">stochastic noises </w:t>
      </w:r>
      <w:r w:rsidR="0062414B">
        <w:rPr>
          <w:rFonts w:ascii="Times New Roman" w:hAnsi="Times New Roman" w:cs="Times New Roman"/>
          <w:sz w:val="24"/>
          <w:szCs w:val="24"/>
        </w:rPr>
        <w:t xml:space="preserve">in traffic simulation can lead to the failure of traditional optimization methods designed for </w:t>
      </w:r>
      <w:r w:rsidR="0062414B" w:rsidRPr="005411E5">
        <w:rPr>
          <w:rFonts w:ascii="Times New Roman" w:hAnsi="Times New Roman" w:cs="Times New Roman"/>
          <w:sz w:val="24"/>
          <w:szCs w:val="24"/>
          <w:highlight w:val="cyan"/>
        </w:rPr>
        <w:t>noise-free optimization</w:t>
      </w:r>
      <w:r w:rsidR="0062414B">
        <w:rPr>
          <w:rFonts w:ascii="Times New Roman" w:hAnsi="Times New Roman" w:cs="Times New Roman"/>
          <w:sz w:val="24"/>
          <w:szCs w:val="24"/>
        </w:rPr>
        <w:t xml:space="preserve"> </w:t>
      </w:r>
      <w:r w:rsidR="00315B59">
        <w:rPr>
          <w:rFonts w:ascii="Times New Roman" w:hAnsi="Times New Roman" w:cs="Times New Roman"/>
          <w:sz w:val="24"/>
          <w:szCs w:val="24"/>
        </w:rPr>
        <w:t>problems</w:t>
      </w:r>
      <w:r w:rsidR="00647273">
        <w:rPr>
          <w:rFonts w:ascii="Times New Roman" w:hAnsi="Times New Roman" w:cs="Times New Roman"/>
          <w:sz w:val="24"/>
          <w:szCs w:val="24"/>
        </w:rPr>
        <w:t xml:space="preserve">. That is, the properties, such as </w:t>
      </w:r>
      <w:r w:rsidR="00647273" w:rsidRPr="00647273">
        <w:rPr>
          <w:rFonts w:ascii="Times New Roman" w:hAnsi="Times New Roman" w:cs="Times New Roman"/>
          <w:sz w:val="24"/>
          <w:szCs w:val="24"/>
        </w:rPr>
        <w:t>costly to compute</w:t>
      </w:r>
      <w:r w:rsidR="00647273">
        <w:rPr>
          <w:rFonts w:ascii="Times New Roman" w:hAnsi="Times New Roman" w:cs="Times New Roman"/>
          <w:sz w:val="24"/>
          <w:szCs w:val="24"/>
        </w:rPr>
        <w:t xml:space="preserve">, </w:t>
      </w:r>
      <w:r w:rsidR="00647273" w:rsidRPr="00647273">
        <w:rPr>
          <w:rFonts w:ascii="Times New Roman" w:hAnsi="Times New Roman" w:cs="Times New Roman"/>
          <w:sz w:val="24"/>
          <w:szCs w:val="24"/>
        </w:rPr>
        <w:t>non-analytical form of the (simulation) function</w:t>
      </w:r>
      <w:r w:rsidR="00647273">
        <w:rPr>
          <w:rFonts w:ascii="Times New Roman" w:hAnsi="Times New Roman" w:cs="Times New Roman"/>
          <w:sz w:val="24"/>
          <w:szCs w:val="24"/>
        </w:rPr>
        <w:t xml:space="preserve"> and </w:t>
      </w:r>
      <w:r w:rsidR="00647273" w:rsidRPr="00647273">
        <w:rPr>
          <w:rFonts w:ascii="Times New Roman" w:hAnsi="Times New Roman" w:cs="Times New Roman"/>
          <w:sz w:val="24"/>
          <w:szCs w:val="24"/>
        </w:rPr>
        <w:t>randomness</w:t>
      </w:r>
      <w:r w:rsidR="00F636FF">
        <w:rPr>
          <w:rFonts w:ascii="Times New Roman" w:hAnsi="Times New Roman" w:cs="Times New Roman"/>
          <w:sz w:val="24"/>
          <w:szCs w:val="24"/>
        </w:rPr>
        <w:t xml:space="preserve">, of traffic simulation preclude the use of traditional optimization methods that rely on deterministic gradient information or on extensive and noise-free exploration of the feasible region. </w:t>
      </w:r>
      <w:r w:rsidRPr="008F77B1">
        <w:rPr>
          <w:rFonts w:ascii="Times New Roman" w:hAnsi="Times New Roman" w:cs="Times New Roman"/>
          <w:sz w:val="24"/>
          <w:szCs w:val="24"/>
        </w:rPr>
        <w:t xml:space="preserve">Besides, other more difficult challenges </w:t>
      </w:r>
      <w:r w:rsidR="002E646C">
        <w:rPr>
          <w:rFonts w:ascii="Times New Roman" w:hAnsi="Times New Roman" w:cs="Times New Roman"/>
          <w:sz w:val="24"/>
          <w:szCs w:val="24"/>
        </w:rPr>
        <w:t xml:space="preserve">come along with </w:t>
      </w:r>
      <w:r w:rsidRPr="008F77B1">
        <w:rPr>
          <w:rFonts w:ascii="Times New Roman" w:hAnsi="Times New Roman" w:cs="Times New Roman"/>
          <w:sz w:val="24"/>
          <w:szCs w:val="24"/>
        </w:rPr>
        <w:t xml:space="preserve">the </w:t>
      </w:r>
      <w:r w:rsidR="002E646C">
        <w:rPr>
          <w:rFonts w:ascii="Times New Roman" w:hAnsi="Times New Roman" w:cs="Times New Roman"/>
          <w:sz w:val="24"/>
          <w:szCs w:val="24"/>
        </w:rPr>
        <w:t xml:space="preserve">commonly </w:t>
      </w:r>
      <w:r w:rsidR="002E646C" w:rsidRPr="002E646C">
        <w:rPr>
          <w:rFonts w:ascii="Times New Roman" w:hAnsi="Times New Roman" w:cs="Times New Roman"/>
          <w:sz w:val="24"/>
          <w:szCs w:val="24"/>
        </w:rPr>
        <w:t xml:space="preserve">existing </w:t>
      </w:r>
      <w:r w:rsidRPr="008F77B1">
        <w:rPr>
          <w:rFonts w:ascii="Times New Roman" w:hAnsi="Times New Roman" w:cs="Times New Roman"/>
          <w:sz w:val="24"/>
          <w:szCs w:val="24"/>
        </w:rPr>
        <w:t>traffic SO problems with high dimensions, multi-</w:t>
      </w:r>
      <w:hyperlink r:id="rId7" w:tgtFrame="_blank" w:history="1">
        <w:r w:rsidRPr="008F77B1">
          <w:rPr>
            <w:rFonts w:ascii="Times New Roman" w:hAnsi="Times New Roman" w:cs="Times New Roman"/>
            <w:sz w:val="24"/>
            <w:szCs w:val="24"/>
          </w:rPr>
          <w:t>criteria</w:t>
        </w:r>
      </w:hyperlink>
      <w:r w:rsidRPr="008F77B1">
        <w:rPr>
          <w:rFonts w:ascii="Times New Roman" w:hAnsi="Times New Roman" w:cs="Times New Roman"/>
          <w:sz w:val="24"/>
          <w:szCs w:val="24"/>
        </w:rPr>
        <w:t xml:space="preserve"> (e.g., traffic efficiency, safety, environment</w:t>
      </w:r>
      <w:r w:rsidR="004571B8">
        <w:rPr>
          <w:rFonts w:ascii="Times New Roman" w:hAnsi="Times New Roman" w:cs="Times New Roman"/>
          <w:sz w:val="24"/>
          <w:szCs w:val="24"/>
        </w:rPr>
        <w:t>al impact</w:t>
      </w:r>
      <w:r w:rsidRPr="008F77B1">
        <w:rPr>
          <w:rFonts w:ascii="Times New Roman" w:hAnsi="Times New Roman" w:cs="Times New Roman"/>
          <w:sz w:val="24"/>
          <w:szCs w:val="24"/>
        </w:rPr>
        <w:t xml:space="preserve"> and equity) and various </w:t>
      </w:r>
      <w:r w:rsidR="004571B8">
        <w:rPr>
          <w:rFonts w:ascii="Times New Roman" w:hAnsi="Times New Roman" w:cs="Times New Roman"/>
          <w:sz w:val="24"/>
          <w:szCs w:val="24"/>
        </w:rPr>
        <w:t>models for</w:t>
      </w:r>
      <w:r w:rsidRPr="008F77B1">
        <w:rPr>
          <w:rFonts w:ascii="Times New Roman" w:hAnsi="Times New Roman" w:cs="Times New Roman"/>
          <w:sz w:val="24"/>
          <w:szCs w:val="24"/>
        </w:rPr>
        <w:t xml:space="preserve"> uncertainties (e.g., a probability distribution, a range or an ambiguity set of probability distributions about uncertain parameters). </w:t>
      </w:r>
      <w:r w:rsidR="004819A4">
        <w:rPr>
          <w:rFonts w:ascii="Times New Roman" w:hAnsi="Times New Roman" w:cs="Times New Roman"/>
          <w:sz w:val="24"/>
          <w:szCs w:val="24"/>
        </w:rPr>
        <w:t xml:space="preserve">So, there is the urgent </w:t>
      </w:r>
      <w:r w:rsidR="004214C3">
        <w:rPr>
          <w:rFonts w:ascii="Times New Roman" w:hAnsi="Times New Roman" w:cs="Times New Roman"/>
          <w:sz w:val="24"/>
          <w:szCs w:val="24"/>
        </w:rPr>
        <w:t>need for n</w:t>
      </w:r>
      <w:r w:rsidR="004819A4">
        <w:rPr>
          <w:rFonts w:ascii="Times New Roman" w:hAnsi="Times New Roman" w:cs="Times New Roman"/>
          <w:sz w:val="24"/>
          <w:szCs w:val="24"/>
        </w:rPr>
        <w:t xml:space="preserve">ovel optimization algorithms (e.g., </w:t>
      </w:r>
      <w:proofErr w:type="spellStart"/>
      <w:r w:rsidR="004819A4" w:rsidRPr="008F77B1">
        <w:rPr>
          <w:rFonts w:ascii="Times New Roman" w:hAnsi="Times New Roman" w:cs="Times New Roman"/>
          <w:sz w:val="24"/>
          <w:szCs w:val="24"/>
        </w:rPr>
        <w:t>multiobjective</w:t>
      </w:r>
      <w:proofErr w:type="spellEnd"/>
      <w:r w:rsidR="004819A4" w:rsidRPr="008F77B1">
        <w:rPr>
          <w:rFonts w:ascii="Times New Roman" w:hAnsi="Times New Roman" w:cs="Times New Roman"/>
          <w:sz w:val="24"/>
          <w:szCs w:val="24"/>
        </w:rPr>
        <w:t xml:space="preserve"> stochasti</w:t>
      </w:r>
      <w:r w:rsidR="004819A4">
        <w:rPr>
          <w:rFonts w:ascii="Times New Roman" w:hAnsi="Times New Roman" w:cs="Times New Roman"/>
          <w:sz w:val="24"/>
          <w:szCs w:val="24"/>
        </w:rPr>
        <w:t xml:space="preserve">c or </w:t>
      </w:r>
      <w:r w:rsidR="004819A4" w:rsidRPr="00ED0D32">
        <w:rPr>
          <w:rFonts w:ascii="Times New Roman" w:hAnsi="Times New Roman" w:cs="Times New Roman"/>
          <w:sz w:val="24"/>
          <w:szCs w:val="24"/>
          <w:highlight w:val="cyan"/>
        </w:rPr>
        <w:t>(</w:t>
      </w:r>
      <w:proofErr w:type="spellStart"/>
      <w:r w:rsidR="004819A4" w:rsidRPr="00ED0D32">
        <w:rPr>
          <w:rFonts w:ascii="Times New Roman" w:hAnsi="Times New Roman" w:cs="Times New Roman"/>
          <w:sz w:val="24"/>
          <w:szCs w:val="24"/>
          <w:highlight w:val="cyan"/>
        </w:rPr>
        <w:t>distributionally</w:t>
      </w:r>
      <w:proofErr w:type="spellEnd"/>
      <w:r w:rsidR="004819A4" w:rsidRPr="00ED0D32">
        <w:rPr>
          <w:rFonts w:ascii="Times New Roman" w:hAnsi="Times New Roman" w:cs="Times New Roman"/>
          <w:sz w:val="24"/>
          <w:szCs w:val="24"/>
          <w:highlight w:val="cyan"/>
        </w:rPr>
        <w:t>) robust SO algorithms</w:t>
      </w:r>
      <w:r w:rsidR="004819A4">
        <w:rPr>
          <w:rFonts w:ascii="Times New Roman" w:hAnsi="Times New Roman" w:cs="Times New Roman"/>
          <w:sz w:val="24"/>
          <w:szCs w:val="24"/>
        </w:rPr>
        <w:t xml:space="preserve">) that enable the systematic use of calibrated traffic simulators to tackle these challenging problems. </w:t>
      </w:r>
    </w:p>
    <w:p w14:paraId="0CD0D9F7" w14:textId="03586C1F" w:rsidR="00DC500A" w:rsidRDefault="00DC500A" w:rsidP="003C1D74">
      <w:pPr>
        <w:rPr>
          <w:rFonts w:ascii="Times New Roman" w:hAnsi="Times New Roman" w:cs="Times New Roman"/>
          <w:sz w:val="24"/>
          <w:szCs w:val="24"/>
        </w:rPr>
      </w:pPr>
    </w:p>
    <w:p w14:paraId="723892A3" w14:textId="4AE6371B" w:rsidR="00DC500A" w:rsidRDefault="00416E83" w:rsidP="003C1D74">
      <w:pPr>
        <w:rPr>
          <w:rFonts w:ascii="Times New Roman" w:hAnsi="Times New Roman" w:cs="Times New Roman"/>
          <w:sz w:val="24"/>
          <w:szCs w:val="24"/>
        </w:rPr>
      </w:pPr>
      <w:r>
        <w:rPr>
          <w:rFonts w:ascii="Times New Roman" w:hAnsi="Times New Roman" w:cs="Times New Roman"/>
          <w:sz w:val="24"/>
          <w:szCs w:val="24"/>
        </w:rPr>
        <w:t xml:space="preserve">Suppose </w:t>
      </w:r>
      <m:oMath>
        <m:r>
          <m:rPr>
            <m:sty m:val="b"/>
          </m:rPr>
          <w:rPr>
            <w:rFonts w:ascii="Cambria Math" w:hAnsi="Times New Roman" w:cs="Times New Roman"/>
            <w:sz w:val="24"/>
            <w:szCs w:val="24"/>
          </w:rPr>
          <m:t>x</m:t>
        </m:r>
      </m:oMath>
      <w:r>
        <w:rPr>
          <w:rFonts w:ascii="Times New Roman" w:hAnsi="Times New Roman" w:cs="Times New Roman" w:hint="eastAsia"/>
          <w:b/>
          <w:sz w:val="24"/>
          <w:szCs w:val="24"/>
        </w:rPr>
        <w:t xml:space="preserve"> </w:t>
      </w:r>
      <w:r>
        <w:rPr>
          <w:rFonts w:ascii="Times New Roman" w:hAnsi="Times New Roman" w:cs="Times New Roman"/>
          <w:bCs/>
          <w:sz w:val="24"/>
          <w:szCs w:val="24"/>
        </w:rPr>
        <w:t xml:space="preserve">is the decision vector from a known feasible set </w:t>
      </w:r>
      <m:oMath>
        <m:r>
          <m:rPr>
            <m:scr m:val="script"/>
          </m:rPr>
          <w:rPr>
            <w:rFonts w:ascii="Cambria Math" w:hAnsi="Cambria Math" w:cs="Times New Roman"/>
            <w:sz w:val="24"/>
            <w:szCs w:val="24"/>
          </w:rPr>
          <m:t>X</m:t>
        </m:r>
      </m:oMath>
      <w:r>
        <w:rPr>
          <w:rFonts w:ascii="Times New Roman" w:hAnsi="Times New Roman" w:cs="Times New Roman"/>
          <w:bCs/>
          <w:sz w:val="24"/>
          <w:szCs w:val="24"/>
        </w:rPr>
        <w:t xml:space="preserve">, </w:t>
      </w:r>
      <w:r>
        <w:rPr>
          <w:rFonts w:ascii="Times New Roman" w:hAnsi="Times New Roman" w:cs="Times New Roman"/>
          <w:sz w:val="24"/>
          <w:szCs w:val="24"/>
        </w:rPr>
        <w:t xml:space="preserve">and </w:t>
      </w:r>
      <m:oMath>
        <m:r>
          <w:rPr>
            <w:rFonts w:ascii="Cambria Math" w:hAnsi="Times New Roman" w:cs="Times New Roman"/>
            <w:sz w:val="24"/>
            <w:szCs w:val="24"/>
          </w:rPr>
          <m:t>ξ</m:t>
        </m:r>
      </m:oMath>
      <w:r>
        <w:rPr>
          <w:rFonts w:ascii="Times New Roman" w:hAnsi="Times New Roman" w:cs="Times New Roman"/>
          <w:sz w:val="24"/>
          <w:szCs w:val="24"/>
        </w:rPr>
        <w:t xml:space="preserve"> is the </w:t>
      </w:r>
      <w:r>
        <w:rPr>
          <w:rFonts w:ascii="Times New Roman" w:hAnsi="Times New Roman" w:cs="Times New Roman"/>
          <w:sz w:val="24"/>
          <w:szCs w:val="24"/>
          <w:highlight w:val="cyan"/>
        </w:rPr>
        <w:t>system</w:t>
      </w:r>
      <w:r w:rsidRPr="00DA158C">
        <w:rPr>
          <w:rFonts w:ascii="Times New Roman" w:hAnsi="Times New Roman" w:cs="Times New Roman"/>
          <w:sz w:val="24"/>
          <w:szCs w:val="24"/>
          <w:highlight w:val="cyan"/>
        </w:rPr>
        <w:t xml:space="preserve"> parameter vector </w:t>
      </w:r>
      <w:r w:rsidRPr="00DB0CD0">
        <w:rPr>
          <w:rFonts w:ascii="Times New Roman" w:hAnsi="Times New Roman" w:cs="Times New Roman"/>
          <w:sz w:val="24"/>
          <w:szCs w:val="24"/>
        </w:rPr>
        <w:t>in the traffic simulator</w:t>
      </w:r>
      <w:r w:rsidRPr="00416E83">
        <w:rPr>
          <w:rFonts w:ascii="Times New Roman" w:hAnsi="Times New Roman" w:cs="Times New Roman"/>
          <w:sz w:val="24"/>
          <w:szCs w:val="24"/>
        </w:rPr>
        <w:t xml:space="preserve">, which has a known distribution </w:t>
      </w:r>
      <m:oMath>
        <m:r>
          <w:rPr>
            <w:rFonts w:ascii="Cambria Math" w:hAnsi="Times New Roman" w:cs="Times New Roman"/>
            <w:sz w:val="24"/>
            <w:szCs w:val="24"/>
          </w:rPr>
          <m:t>p(ξ)</m:t>
        </m:r>
      </m:oMath>
      <w:r>
        <w:rPr>
          <w:rFonts w:ascii="Times New Roman" w:hAnsi="Times New Roman" w:cs="Times New Roman"/>
          <w:sz w:val="24"/>
          <w:szCs w:val="24"/>
        </w:rPr>
        <w:t xml:space="preserve"> </w:t>
      </w:r>
      <w:r w:rsidRPr="00416E83">
        <w:rPr>
          <w:rFonts w:ascii="Times New Roman" w:hAnsi="Times New Roman" w:cs="Times New Roman"/>
          <w:sz w:val="24"/>
          <w:szCs w:val="24"/>
        </w:rPr>
        <w:t>with bounded</w:t>
      </w:r>
      <w:r>
        <w:rPr>
          <w:rFonts w:ascii="Times New Roman" w:hAnsi="Times New Roman" w:cs="Times New Roman"/>
          <w:sz w:val="24"/>
          <w:szCs w:val="24"/>
        </w:rPr>
        <w:t xml:space="preserve"> support </w:t>
      </w:r>
      <w:commentRangeStart w:id="3"/>
      <m:oMath>
        <m:r>
          <m:rPr>
            <m:sty m:val="p"/>
          </m:rPr>
          <w:rPr>
            <w:rFonts w:ascii="Cambria Math" w:hAnsi="Cambria Math" w:cs="Times New Roman"/>
            <w:sz w:val="24"/>
            <w:szCs w:val="24"/>
            <w:highlight w:val="yellow"/>
          </w:rPr>
          <m:t>Ξ</m:t>
        </m:r>
        <w:commentRangeEnd w:id="3"/>
        <m:r>
          <m:rPr>
            <m:sty m:val="p"/>
          </m:rPr>
          <w:rPr>
            <w:rStyle w:val="afd"/>
          </w:rPr>
          <w:commentReference w:id="3"/>
        </m:r>
      </m:oMath>
      <w:r>
        <w:rPr>
          <w:rFonts w:ascii="Times New Roman" w:hAnsi="Times New Roman" w:cs="Times New Roman"/>
          <w:sz w:val="24"/>
          <w:szCs w:val="24"/>
        </w:rPr>
        <w:t>. W</w:t>
      </w:r>
      <w:r w:rsidR="00DC500A">
        <w:rPr>
          <w:rFonts w:ascii="Times New Roman" w:hAnsi="Times New Roman" w:cs="Times New Roman"/>
          <w:sz w:val="24"/>
          <w:szCs w:val="24"/>
        </w:rPr>
        <w:t>e focus on traffic and transportation</w:t>
      </w:r>
      <w:r w:rsidR="00E86D96">
        <w:rPr>
          <w:rFonts w:ascii="Times New Roman" w:hAnsi="Times New Roman" w:cs="Times New Roman"/>
          <w:sz w:val="24"/>
          <w:szCs w:val="24"/>
        </w:rPr>
        <w:t xml:space="preserve"> problems of the following form:</w:t>
      </w:r>
    </w:p>
    <w:p w14:paraId="04FB5D20" w14:textId="12DF1A97" w:rsidR="00A93D96" w:rsidRDefault="009363F8" w:rsidP="005E6A13">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func>
              <m:funcPr>
                <m:ctrlPr>
                  <w:rPr>
                    <w:rFonts w:ascii="Cambria Math" w:eastAsia="宋体" w:hAnsi="Times New Roman" w:cs="Times New Roman"/>
                    <w:sz w:val="24"/>
                    <w:szCs w:val="24"/>
                  </w:rPr>
                </m:ctrlPr>
              </m:funcPr>
              <m:fNa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fName>
              <m:e>
                <m:d>
                  <m:dPr>
                    <m:begChr m:val="["/>
                    <m:endChr m:val="]"/>
                    <m:ctrlPr>
                      <w:rPr>
                        <w:rFonts w:ascii="Cambria Math" w:eastAsia="宋体" w:hAnsi="Times New Roman" w:cs="Times New Roman"/>
                        <w:sz w:val="24"/>
                        <w:szCs w:val="24"/>
                      </w:rPr>
                    </m:ctrlPr>
                  </m:dPr>
                  <m:e>
                    <m:r>
                      <m:rPr>
                        <m:sty m:val="p"/>
                      </m:rPr>
                      <w:rPr>
                        <w:rFonts w:ascii="Cambria Math" w:eastAsia="宋体"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r>
                            <w:rPr>
                              <w:rFonts w:ascii="Cambria Math" w:hAnsi="Cambria Math" w:cs="Cambria Math"/>
                              <w:color w:val="333333"/>
                              <w:sz w:val="24"/>
                              <w:szCs w:val="24"/>
                              <w:shd w:val="clear" w:color="auto" w:fill="FFFFFF"/>
                            </w:rPr>
                            <m:t>τ</m:t>
                          </m:r>
                          <m:r>
                            <w:rPr>
                              <w:rFonts w:ascii="Cambria Math" w:eastAsia="宋体" w:hAnsi="Cambria Math" w:cs="Times New Roman"/>
                              <w:sz w:val="24"/>
                              <w:szCs w:val="24"/>
                            </w:rPr>
                            <m:t>≤</m:t>
                          </m:r>
                          <m:r>
                            <w:rPr>
                              <w:rFonts w:ascii="Cambria Math" w:eastAsia="宋体" w:hAnsi="Times New Roman" w:cs="Times New Roman"/>
                              <w:sz w:val="24"/>
                              <w:szCs w:val="24"/>
                            </w:rPr>
                            <m:t>0</m:t>
                          </m:r>
                        </m:e>
                      </m:mr>
                    </m:m>
                    <m:ctrlPr>
                      <w:rPr>
                        <w:rFonts w:ascii="Cambria Math" w:eastAsia="宋体" w:hAnsi="Cambria Math" w:cs="Times New Roman"/>
                        <w:i/>
                        <w:sz w:val="24"/>
                        <w:szCs w:val="24"/>
                      </w:rPr>
                    </m:ctrlPr>
                  </m:e>
                </m:d>
              </m:e>
            </m:func>
            <m:r>
              <w:rPr>
                <w:rFonts w:ascii="Cambria Math" w:eastAsia="宋体" w:hAnsi="Cambria Math" w:cs="Times New Roman" w:hint="eastAsia"/>
                <w:sz w:val="24"/>
                <w:szCs w:val="24"/>
              </w:rPr>
              <m:t>≥</m:t>
            </m:r>
            <m:r>
              <w:rPr>
                <w:rFonts w:ascii="Cambria Math" w:eastAsia="宋体" w:hAnsi="Cambria Math" w:cs="Times New Roman"/>
                <w:sz w:val="24"/>
                <w:szCs w:val="24"/>
              </w:rPr>
              <m:t>1-</m:t>
            </m:r>
            <m:r>
              <m:rPr>
                <m:scr m:val="script"/>
                <m:sty m:val="p"/>
              </m:rPr>
              <w:rPr>
                <w:rFonts w:ascii="Cambria Math" w:hAnsi="Cambria Math" w:cs="Times New Roman"/>
                <w:sz w:val="24"/>
                <w:szCs w:val="24"/>
              </w:rPr>
              <m:t xml:space="preserve">E           </m:t>
            </m:r>
          </m:e>
        </m:eqArr>
      </m:oMath>
      <w:r w:rsidR="005E6A13">
        <w:rPr>
          <w:rFonts w:ascii="Times New Roman" w:hAnsi="Times New Roman" w:cs="Times New Roman" w:hint="eastAsia"/>
          <w:sz w:val="24"/>
          <w:szCs w:val="24"/>
        </w:rPr>
        <w:t xml:space="preserve"> </w:t>
      </w:r>
      <w:r w:rsidR="005E6A13">
        <w:rPr>
          <w:rFonts w:ascii="Times New Roman" w:hAnsi="Times New Roman" w:cs="Times New Roman"/>
          <w:sz w:val="24"/>
          <w:szCs w:val="24"/>
        </w:rPr>
        <w:t xml:space="preserve">     </w:t>
      </w:r>
      <w:r w:rsidR="00187D13">
        <w:rPr>
          <w:rFonts w:ascii="Times New Roman" w:hAnsi="Times New Roman" w:cs="Times New Roman"/>
          <w:sz w:val="24"/>
          <w:szCs w:val="24"/>
        </w:rPr>
        <w:t xml:space="preserve">   </w:t>
      </w:r>
      <w:r w:rsidR="005E6A13">
        <w:rPr>
          <w:rFonts w:ascii="Times New Roman" w:hAnsi="Times New Roman" w:cs="Times New Roman"/>
          <w:sz w:val="24"/>
          <w:szCs w:val="24"/>
        </w:rPr>
        <w:t xml:space="preserve">             (1)</w:t>
      </w:r>
    </w:p>
    <w:p w14:paraId="58B06642" w14:textId="2D7D155C" w:rsidR="00EF5FB7" w:rsidRDefault="00966101" w:rsidP="003C1D74">
      <w:pPr>
        <w:rPr>
          <w:rFonts w:ascii="Times New Roman" w:hAnsi="Times New Roman" w:cs="Times New Roman"/>
          <w:color w:val="FF0000"/>
          <w:sz w:val="24"/>
          <w:szCs w:val="24"/>
        </w:rPr>
      </w:pPr>
      <w:r>
        <w:rPr>
          <w:rFonts w:ascii="Times New Roman" w:hAnsi="Times New Roman" w:cs="Times New Roman"/>
          <w:sz w:val="24"/>
          <w:szCs w:val="24"/>
        </w:rPr>
        <w:t>w</w:t>
      </w:r>
      <w:r w:rsidR="00B31695">
        <w:rPr>
          <w:rFonts w:ascii="Times New Roman" w:hAnsi="Times New Roman" w:cs="Times New Roman"/>
          <w:sz w:val="24"/>
          <w:szCs w:val="24"/>
        </w:rPr>
        <w:t>here</w:t>
      </w:r>
      <w:r w:rsidR="00F64E83">
        <w:rPr>
          <w:rFonts w:ascii="Times New Roman" w:hAnsi="Times New Roman" w:cs="Times New Roman"/>
          <w:sz w:val="24"/>
          <w:szCs w:val="24"/>
        </w:rPr>
        <w:t xml:space="preserve"> </w:t>
      </w:r>
      <w:r w:rsidR="00416E83">
        <w:rPr>
          <w:rFonts w:ascii="Times New Roman" w:hAnsi="Times New Roman" w:cs="Times New Roman"/>
          <w:sz w:val="24"/>
          <w:szCs w:val="24"/>
        </w:rPr>
        <w:t>the e</w:t>
      </w:r>
      <w:r w:rsidR="00186B7E">
        <w:rPr>
          <w:rFonts w:ascii="Times New Roman" w:hAnsi="Times New Roman" w:cs="Times New Roman"/>
          <w:sz w:val="24"/>
          <w:szCs w:val="24"/>
        </w:rPr>
        <w:t xml:space="preserve">valuation functions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186B7E">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186B7E">
        <w:rPr>
          <w:rFonts w:ascii="Times New Roman" w:hAnsi="Times New Roman" w:cs="Times New Roman"/>
          <w:sz w:val="24"/>
          <w:szCs w:val="24"/>
        </w:rPr>
        <w:t xml:space="preserve"> are three</w:t>
      </w:r>
      <w:r w:rsidR="00B31695">
        <w:rPr>
          <w:rFonts w:ascii="Times New Roman" w:hAnsi="Times New Roman" w:cs="Times New Roman"/>
          <w:sz w:val="24"/>
          <w:szCs w:val="24"/>
        </w:rPr>
        <w:t xml:space="preserve"> stochastic </w:t>
      </w:r>
      <w:r w:rsidR="009E37A4">
        <w:rPr>
          <w:rFonts w:ascii="Times New Roman" w:hAnsi="Times New Roman" w:cs="Times New Roman"/>
          <w:sz w:val="24"/>
          <w:szCs w:val="24"/>
        </w:rPr>
        <w:t xml:space="preserve">performance measures output from traffic simulator and </w:t>
      </w:r>
      <w:r w:rsidR="00264DD4">
        <w:rPr>
          <w:rFonts w:ascii="Times New Roman" w:hAnsi="Times New Roman" w:cs="Times New Roman"/>
          <w:sz w:val="24"/>
          <w:szCs w:val="24"/>
        </w:rPr>
        <w:t xml:space="preserve">depend on the decision vector </w:t>
      </w:r>
      <m:oMath>
        <m:r>
          <m:rPr>
            <m:sty m:val="b"/>
          </m:rPr>
          <w:rPr>
            <w:rFonts w:ascii="Cambria Math" w:hAnsi="Times New Roman" w:cs="Times New Roman"/>
            <w:sz w:val="24"/>
            <w:szCs w:val="24"/>
          </w:rPr>
          <m:t>x</m:t>
        </m:r>
      </m:oMath>
      <w:r w:rsidR="00264DD4">
        <w:rPr>
          <w:rFonts w:ascii="Times New Roman" w:hAnsi="Times New Roman" w:cs="Times New Roman" w:hint="eastAsia"/>
          <w:b/>
          <w:sz w:val="24"/>
          <w:szCs w:val="24"/>
        </w:rPr>
        <w:t xml:space="preserve"> </w:t>
      </w:r>
      <w:r w:rsidR="00540605">
        <w:rPr>
          <w:rFonts w:ascii="Times New Roman" w:hAnsi="Times New Roman" w:cs="Times New Roman"/>
          <w:sz w:val="24"/>
          <w:szCs w:val="24"/>
        </w:rPr>
        <w:t xml:space="preserve">and the </w:t>
      </w:r>
      <w:commentRangeStart w:id="4"/>
      <w:r w:rsidR="00540605" w:rsidRPr="00DB0CD0">
        <w:rPr>
          <w:rFonts w:ascii="Times New Roman" w:hAnsi="Times New Roman" w:cs="Times New Roman"/>
          <w:sz w:val="24"/>
          <w:szCs w:val="24"/>
          <w:highlight w:val="cyan"/>
        </w:rPr>
        <w:t>exogenous parameter vector</w:t>
      </w:r>
      <w:commentRangeEnd w:id="4"/>
      <w:r w:rsidR="00EA3C7E" w:rsidRPr="00DB0CD0">
        <w:rPr>
          <w:rStyle w:val="afd"/>
          <w:highlight w:val="cyan"/>
        </w:rPr>
        <w:commentReference w:id="4"/>
      </w:r>
      <w:r w:rsidR="00540605">
        <w:rPr>
          <w:rFonts w:ascii="Times New Roman" w:hAnsi="Times New Roman" w:cs="Times New Roman"/>
          <w:sz w:val="24"/>
          <w:szCs w:val="24"/>
        </w:rPr>
        <w:t xml:space="preserve"> </w:t>
      </w:r>
      <m:oMath>
        <m:r>
          <w:rPr>
            <w:rFonts w:ascii="Cambria Math" w:hAnsi="Times New Roman" w:cs="Times New Roman"/>
            <w:sz w:val="24"/>
            <w:szCs w:val="24"/>
          </w:rPr>
          <m:t>ξ</m:t>
        </m:r>
      </m:oMath>
      <w:r w:rsidR="00540605">
        <w:rPr>
          <w:rFonts w:ascii="Times New Roman" w:hAnsi="Times New Roman" w:cs="Times New Roman"/>
          <w:sz w:val="24"/>
          <w:szCs w:val="24"/>
        </w:rPr>
        <w:t xml:space="preserve"> in the traffic simulator. </w:t>
      </w:r>
      <w:r w:rsidR="004D07CC">
        <w:rPr>
          <w:rFonts w:ascii="Times New Roman" w:hAnsi="Times New Roman" w:cs="Times New Roman"/>
          <w:sz w:val="24"/>
          <w:szCs w:val="24"/>
        </w:rPr>
        <w:t xml:space="preserve"> Specifically,</w:t>
      </w:r>
      <w:r w:rsidR="00186B7E">
        <w:rPr>
          <w:rFonts w:ascii="Times New Roman" w:hAnsi="Times New Roman" w:cs="Times New Roman"/>
          <w:sz w:val="24"/>
          <w:szCs w:val="24"/>
        </w:rPr>
        <w:t xml:space="preserve"> </w:t>
      </w:r>
      <m:oMath>
        <m:r>
          <w:rPr>
            <w:rFonts w:ascii="Cambria Math" w:hAnsi="Times New Roman" w:cs="Times New Roman"/>
            <w:sz w:val="24"/>
            <w:szCs w:val="24"/>
          </w:rPr>
          <m:t>ξ</m:t>
        </m:r>
      </m:oMath>
      <w:r w:rsidR="00186B7E">
        <w:rPr>
          <w:rFonts w:ascii="Times New Roman" w:hAnsi="Times New Roman" w:cs="Times New Roman" w:hint="eastAsia"/>
          <w:sz w:val="24"/>
          <w:szCs w:val="24"/>
        </w:rPr>
        <w:t xml:space="preserve"> </w:t>
      </w:r>
      <w:r w:rsidR="004D07CC">
        <w:rPr>
          <w:rFonts w:ascii="Times New Roman" w:hAnsi="Times New Roman" w:cs="Times New Roman"/>
          <w:sz w:val="24"/>
          <w:szCs w:val="24"/>
        </w:rPr>
        <w:t xml:space="preserve">is composed of </w:t>
      </w:r>
      <w:r w:rsidR="00186B7E">
        <w:rPr>
          <w:rFonts w:ascii="Times New Roman" w:hAnsi="Times New Roman" w:cs="Times New Roman"/>
          <w:sz w:val="24"/>
          <w:szCs w:val="24"/>
        </w:rPr>
        <w:t>the fixed</w:t>
      </w:r>
      <w:r w:rsidR="00E923B7">
        <w:rPr>
          <w:rFonts w:ascii="Times New Roman" w:hAnsi="Times New Roman" w:cs="Times New Roman"/>
          <w:sz w:val="24"/>
          <w:szCs w:val="24"/>
        </w:rPr>
        <w:t xml:space="preserve"> parameters (e.g., road network topology</w:t>
      </w:r>
      <w:r w:rsidR="00416E83">
        <w:rPr>
          <w:rFonts w:ascii="Times New Roman" w:hAnsi="Times New Roman" w:cs="Times New Roman"/>
          <w:sz w:val="24"/>
          <w:szCs w:val="24"/>
        </w:rPr>
        <w:t xml:space="preserve"> </w:t>
      </w:r>
      <w:r w:rsidR="00F6744C">
        <w:rPr>
          <w:rFonts w:ascii="Times New Roman" w:hAnsi="Times New Roman" w:cs="Times New Roman"/>
          <w:sz w:val="24"/>
          <w:szCs w:val="24"/>
        </w:rPr>
        <w:t>a</w:t>
      </w:r>
      <w:r w:rsidR="00B31695">
        <w:rPr>
          <w:rFonts w:ascii="Times New Roman" w:hAnsi="Times New Roman" w:cs="Times New Roman"/>
          <w:sz w:val="24"/>
          <w:szCs w:val="24"/>
        </w:rPr>
        <w:t xml:space="preserve">nd </w:t>
      </w:r>
      <w:r w:rsidR="00F6744C">
        <w:rPr>
          <w:rFonts w:ascii="Times New Roman" w:hAnsi="Times New Roman" w:cs="Times New Roman"/>
          <w:sz w:val="24"/>
          <w:szCs w:val="24"/>
        </w:rPr>
        <w:t>signal phase setting) and stochastic parameters (e.g., uncertainties on driving behaviors, routing behaviors and traffic demand</w:t>
      </w:r>
      <w:r w:rsidR="00EA3C7E">
        <w:rPr>
          <w:rFonts w:ascii="Times New Roman" w:hAnsi="Times New Roman" w:cs="Times New Roman"/>
          <w:sz w:val="24"/>
          <w:szCs w:val="24"/>
        </w:rPr>
        <w:t>s</w:t>
      </w:r>
      <w:r w:rsidR="009E37A4">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oMath>
      <w:r w:rsidR="002D452D">
        <w:rPr>
          <w:rFonts w:ascii="Times New Roman" w:hAnsi="Times New Roman" w:cs="Times New Roman"/>
          <w:sz w:val="24"/>
          <w:szCs w:val="24"/>
        </w:rPr>
        <w:t xml:space="preserve"> </w:t>
      </w:r>
      <w:r w:rsidR="00046E03">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oMath>
      <w:r w:rsidR="00046E03">
        <w:rPr>
          <w:rFonts w:ascii="Times New Roman" w:hAnsi="Times New Roman" w:cs="Times New Roman"/>
          <w:sz w:val="24"/>
          <w:szCs w:val="24"/>
        </w:rPr>
        <w:t xml:space="preserve"> </w:t>
      </w:r>
      <w:r w:rsidR="00D654D0">
        <w:rPr>
          <w:rFonts w:ascii="Times New Roman" w:hAnsi="Times New Roman" w:cs="Times New Roman"/>
          <w:sz w:val="24"/>
          <w:szCs w:val="24"/>
        </w:rPr>
        <w:t xml:space="preserve">denotes the expectation </w:t>
      </w:r>
      <w:r w:rsidR="00046E03">
        <w:rPr>
          <w:rFonts w:ascii="Times New Roman" w:hAnsi="Times New Roman" w:cs="Times New Roman"/>
          <w:sz w:val="24"/>
          <w:szCs w:val="24"/>
        </w:rPr>
        <w:t xml:space="preserve">and the probability </w:t>
      </w:r>
      <w:r w:rsidR="00D654D0">
        <w:rPr>
          <w:rFonts w:ascii="Times New Roman" w:hAnsi="Times New Roman" w:cs="Times New Roman"/>
          <w:sz w:val="24"/>
          <w:szCs w:val="24"/>
        </w:rPr>
        <w:t>with respective to the random perturbation</w:t>
      </w:r>
      <w:r w:rsidR="00780332">
        <w:rPr>
          <w:rFonts w:ascii="Times New Roman" w:hAnsi="Times New Roman" w:cs="Times New Roman"/>
          <w:sz w:val="24"/>
          <w:szCs w:val="24"/>
        </w:rPr>
        <w:t xml:space="preserve"> in</w:t>
      </w:r>
      <w:r w:rsidR="00D654D0">
        <w:rPr>
          <w:rFonts w:ascii="Times New Roman" w:hAnsi="Times New Roman" w:cs="Times New Roman"/>
          <w:sz w:val="24"/>
          <w:szCs w:val="24"/>
        </w:rPr>
        <w:t xml:space="preserve"> </w:t>
      </w:r>
      <m:oMath>
        <m:r>
          <w:rPr>
            <w:rFonts w:ascii="Cambria Math" w:hAnsi="Times New Roman" w:cs="Times New Roman"/>
            <w:sz w:val="24"/>
            <w:szCs w:val="24"/>
          </w:rPr>
          <m:t>ξ</m:t>
        </m:r>
      </m:oMath>
      <w:r w:rsidR="00046E03">
        <w:rPr>
          <w:rFonts w:ascii="Times New Roman" w:hAnsi="Times New Roman" w:cs="Times New Roman"/>
          <w:sz w:val="24"/>
          <w:szCs w:val="24"/>
        </w:rPr>
        <w:t>, respectively</w:t>
      </w:r>
      <w:r w:rsidR="00D654D0">
        <w:rPr>
          <w:rFonts w:ascii="Times New Roman" w:hAnsi="Times New Roman" w:cs="Times New Roman"/>
          <w:sz w:val="24"/>
          <w:szCs w:val="24"/>
        </w:rPr>
        <w:t>.</w:t>
      </w:r>
      <m:oMath>
        <m:r>
          <w:rPr>
            <w:rFonts w:ascii="Cambria Math" w:hAnsi="Cambria Math" w:cs="Times New Roman"/>
            <w:sz w:val="24"/>
            <w:szCs w:val="24"/>
          </w:rPr>
          <m:t xml:space="preserve"> </m:t>
        </m:r>
        <m:r>
          <w:rPr>
            <w:rFonts w:ascii="Cambria Math" w:hAnsi="Cambria Math" w:cs="Cambria Math"/>
            <w:color w:val="333333"/>
            <w:sz w:val="24"/>
            <w:szCs w:val="24"/>
            <w:shd w:val="clear" w:color="auto" w:fill="FFFFFF"/>
          </w:rPr>
          <m:t>τ</m:t>
        </m:r>
      </m:oMath>
      <w:r>
        <w:rPr>
          <w:rFonts w:ascii="Times New Roman" w:hAnsi="Times New Roman" w:cs="Times New Roman"/>
          <w:sz w:val="24"/>
          <w:szCs w:val="24"/>
        </w:rPr>
        <w:t xml:space="preserve"> </w:t>
      </w:r>
      <w:r>
        <w:rPr>
          <w:rFonts w:ascii="Times New Roman" w:hAnsi="Times New Roman" w:cs="Times New Roman" w:hint="eastAsia"/>
          <w:sz w:val="24"/>
          <w:szCs w:val="24"/>
        </w:rPr>
        <w:t>is</w:t>
      </w:r>
      <w:r>
        <w:rPr>
          <w:rFonts w:ascii="Times New Roman" w:hAnsi="Times New Roman" w:cs="Times New Roman"/>
          <w:sz w:val="24"/>
          <w:szCs w:val="24"/>
        </w:rPr>
        <w:t xml:space="preserve"> the maximum acceptable threshold with respective to</w:t>
      </w:r>
      <w:r w:rsidR="006F6C40">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w:t>
      </w:r>
      <m:oMath>
        <m:r>
          <m:rPr>
            <m:scr m:val="script"/>
            <m:sty m:val="p"/>
          </m:rPr>
          <w:rPr>
            <w:rFonts w:ascii="Cambria Math" w:hAnsi="Cambria Math" w:cs="Times New Roman"/>
            <w:sz w:val="24"/>
            <w:szCs w:val="24"/>
          </w:rPr>
          <m:t>E</m:t>
        </m:r>
      </m:oMath>
      <w:r w:rsidR="00B31695">
        <w:rPr>
          <w:rFonts w:ascii="Times New Roman" w:hAnsi="Times New Roman" w:cs="Times New Roman"/>
          <w:iCs/>
          <w:sz w:val="24"/>
          <w:szCs w:val="24"/>
        </w:rPr>
        <w:t xml:space="preserve"> is a small scalar predetermined by the decision maker (e.g., </w:t>
      </w:r>
      <m:oMath>
        <m:r>
          <m:rPr>
            <m:scr m:val="script"/>
            <m:sty m:val="p"/>
          </m:rPr>
          <w:rPr>
            <w:rFonts w:ascii="Cambria Math" w:hAnsi="Cambria Math" w:cs="Times New Roman"/>
            <w:sz w:val="24"/>
            <w:szCs w:val="24"/>
          </w:rPr>
          <m:t>E</m:t>
        </m:r>
        <m:r>
          <m:rPr>
            <m:sty m:val="p"/>
          </m:rPr>
          <w:rPr>
            <w:rFonts w:ascii="Cambria Math" w:hAnsi="Cambria Math" w:cs="Times New Roman"/>
            <w:sz w:val="24"/>
            <w:szCs w:val="24"/>
          </w:rPr>
          <m:t>=0.05)</m:t>
        </m:r>
      </m:oMath>
      <w:r w:rsidR="00103AB6">
        <w:rPr>
          <w:rFonts w:ascii="Times New Roman" w:hAnsi="Times New Roman" w:cs="Times New Roman"/>
          <w:sz w:val="24"/>
          <w:szCs w:val="24"/>
        </w:rPr>
        <w:t xml:space="preserve">. So, </w:t>
      </w:r>
      <w:r w:rsidR="00103AB6">
        <w:rPr>
          <w:rFonts w:ascii="Times New Roman" w:hAnsi="Times New Roman" w:cs="Times New Roman"/>
          <w:sz w:val="24"/>
          <w:szCs w:val="24"/>
        </w:rPr>
        <w:lastRenderedPageBreak/>
        <w:t xml:space="preserve">this typical problem is a </w:t>
      </w:r>
      <w:r w:rsidR="0059693B">
        <w:rPr>
          <w:rFonts w:ascii="Times New Roman" w:hAnsi="Times New Roman" w:cs="Times New Roman"/>
          <w:sz w:val="24"/>
          <w:szCs w:val="24"/>
        </w:rPr>
        <w:t xml:space="preserve">stochastic constrained </w:t>
      </w:r>
      <w:proofErr w:type="spellStart"/>
      <w:r w:rsidR="00103AB6">
        <w:rPr>
          <w:rFonts w:ascii="Times New Roman" w:hAnsi="Times New Roman" w:cs="Times New Roman"/>
          <w:sz w:val="24"/>
          <w:szCs w:val="24"/>
        </w:rPr>
        <w:t>bi</w:t>
      </w:r>
      <w:r w:rsidR="0059693B">
        <w:rPr>
          <w:rFonts w:ascii="Times New Roman" w:hAnsi="Times New Roman" w:cs="Times New Roman"/>
          <w:sz w:val="24"/>
          <w:szCs w:val="24"/>
        </w:rPr>
        <w:t>objective</w:t>
      </w:r>
      <w:proofErr w:type="spellEnd"/>
      <w:r w:rsidR="0059693B">
        <w:rPr>
          <w:rFonts w:ascii="Times New Roman" w:hAnsi="Times New Roman" w:cs="Times New Roman"/>
          <w:sz w:val="24"/>
          <w:szCs w:val="24"/>
        </w:rPr>
        <w:t xml:space="preserve"> </w:t>
      </w:r>
      <w:r w:rsidR="00103AB6">
        <w:rPr>
          <w:rFonts w:ascii="Times New Roman" w:hAnsi="Times New Roman" w:cs="Times New Roman"/>
          <w:sz w:val="24"/>
          <w:szCs w:val="24"/>
        </w:rPr>
        <w:t xml:space="preserve">SO </w:t>
      </w:r>
      <w:r w:rsidR="0059693B">
        <w:rPr>
          <w:rFonts w:ascii="Times New Roman" w:hAnsi="Times New Roman" w:cs="Times New Roman"/>
          <w:sz w:val="24"/>
          <w:szCs w:val="24"/>
        </w:rPr>
        <w:t xml:space="preserve">problem whose objective is </w:t>
      </w:r>
      <w:r w:rsidR="006F6C40">
        <w:rPr>
          <w:rFonts w:ascii="Times New Roman" w:hAnsi="Times New Roman" w:cs="Times New Roman"/>
          <w:sz w:val="24"/>
          <w:szCs w:val="24"/>
        </w:rPr>
        <w:t xml:space="preserve">to </w:t>
      </w:r>
      <w:r w:rsidR="0059693B">
        <w:rPr>
          <w:rFonts w:ascii="Times New Roman" w:hAnsi="Times New Roman" w:cs="Times New Roman"/>
          <w:sz w:val="24"/>
          <w:szCs w:val="24"/>
        </w:rPr>
        <w:t>mi</w:t>
      </w:r>
      <w:r w:rsidR="00103AB6">
        <w:rPr>
          <w:rFonts w:ascii="Times New Roman" w:hAnsi="Times New Roman" w:cs="Times New Roman"/>
          <w:sz w:val="24"/>
          <w:szCs w:val="24"/>
        </w:rPr>
        <w:t>nimiz</w:t>
      </w:r>
      <w:r w:rsidR="006F6C40">
        <w:rPr>
          <w:rFonts w:ascii="Times New Roman" w:hAnsi="Times New Roman" w:cs="Times New Roman"/>
          <w:sz w:val="24"/>
          <w:szCs w:val="24"/>
        </w:rPr>
        <w:t>e</w:t>
      </w:r>
      <w:r w:rsidR="00103AB6">
        <w:rPr>
          <w:rFonts w:ascii="Times New Roman" w:hAnsi="Times New Roman" w:cs="Times New Roman"/>
          <w:sz w:val="24"/>
          <w:szCs w:val="24"/>
        </w:rPr>
        <w:t xml:space="preserve"> the expected values of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oMath>
      <w:r w:rsidR="00103AB6">
        <w:rPr>
          <w:rFonts w:ascii="Times New Roman" w:hAnsi="Times New Roman" w:cs="Times New Roman" w:hint="eastAsia"/>
          <w:sz w:val="24"/>
          <w:szCs w:val="24"/>
        </w:rPr>
        <w:t xml:space="preserve"> </w:t>
      </w:r>
      <w:r w:rsidR="00103AB6">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2</m:t>
            </m:r>
          </m:sub>
        </m:sSub>
      </m:oMath>
      <w:r w:rsidR="00103AB6">
        <w:rPr>
          <w:rFonts w:ascii="Times New Roman" w:hAnsi="Times New Roman" w:cs="Times New Roman"/>
          <w:sz w:val="24"/>
          <w:szCs w:val="24"/>
        </w:rPr>
        <w:t xml:space="preserve"> </w:t>
      </w:r>
      <w:r w:rsidR="0059693B">
        <w:rPr>
          <w:rFonts w:ascii="Times New Roman" w:hAnsi="Times New Roman" w:cs="Times New Roman"/>
          <w:sz w:val="24"/>
          <w:szCs w:val="24"/>
        </w:rPr>
        <w:t xml:space="preserve">subject to a </w:t>
      </w:r>
      <w:r w:rsidR="0059693B" w:rsidRPr="00DB0CD0">
        <w:rPr>
          <w:rFonts w:ascii="Times New Roman" w:hAnsi="Times New Roman" w:cs="Times New Roman"/>
          <w:sz w:val="24"/>
          <w:szCs w:val="24"/>
          <w:highlight w:val="cyan"/>
        </w:rPr>
        <w:t>probabilistic</w:t>
      </w:r>
      <w:r w:rsidR="0059693B">
        <w:rPr>
          <w:rFonts w:ascii="Times New Roman" w:hAnsi="Times New Roman" w:cs="Times New Roman"/>
          <w:sz w:val="24"/>
          <w:szCs w:val="24"/>
        </w:rPr>
        <w:t xml:space="preserve"> constraint for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oMath>
      <w:r w:rsidR="0059693B">
        <w:rPr>
          <w:rFonts w:ascii="Times New Roman" w:hAnsi="Times New Roman" w:cs="Times New Roman"/>
          <w:sz w:val="24"/>
          <w:szCs w:val="24"/>
        </w:rPr>
        <w:t>, under</w:t>
      </w:r>
      <w:r w:rsidR="00103AB6">
        <w:rPr>
          <w:rFonts w:ascii="Times New Roman" w:hAnsi="Times New Roman" w:cs="Times New Roman"/>
          <w:sz w:val="24"/>
          <w:szCs w:val="24"/>
        </w:rPr>
        <w:t xml:space="preserve"> </w:t>
      </w:r>
      <w:r w:rsidR="00103AB6" w:rsidRPr="00DB0CD0">
        <w:rPr>
          <w:rFonts w:ascii="Times New Roman" w:hAnsi="Times New Roman" w:cs="Times New Roman"/>
          <w:sz w:val="24"/>
          <w:szCs w:val="24"/>
          <w:highlight w:val="cyan"/>
        </w:rPr>
        <w:t>some bounded perturbation</w:t>
      </w:r>
      <w:r w:rsidR="006F6C40" w:rsidRPr="00DB0CD0">
        <w:rPr>
          <w:rFonts w:ascii="Times New Roman" w:hAnsi="Times New Roman" w:cs="Times New Roman"/>
          <w:sz w:val="24"/>
          <w:szCs w:val="24"/>
          <w:highlight w:val="cyan"/>
        </w:rPr>
        <w:t>s</w:t>
      </w:r>
      <w:r w:rsidR="00103AB6" w:rsidRPr="00DB0CD0">
        <w:rPr>
          <w:rFonts w:ascii="Times New Roman" w:hAnsi="Times New Roman" w:cs="Times New Roman"/>
          <w:sz w:val="24"/>
          <w:szCs w:val="24"/>
          <w:highlight w:val="cyan"/>
        </w:rPr>
        <w:t xml:space="preserve"> of stochastic components</w:t>
      </w:r>
      <w:r w:rsidR="00103AB6">
        <w:rPr>
          <w:rFonts w:ascii="Times New Roman" w:hAnsi="Times New Roman" w:cs="Times New Roman"/>
          <w:sz w:val="24"/>
          <w:szCs w:val="24"/>
        </w:rPr>
        <w:t xml:space="preserve"> in </w:t>
      </w:r>
      <m:oMath>
        <m:r>
          <w:rPr>
            <w:rFonts w:ascii="Cambria Math" w:hAnsi="Times New Roman" w:cs="Times New Roman"/>
            <w:sz w:val="24"/>
            <w:szCs w:val="24"/>
          </w:rPr>
          <m:t>ξ</m:t>
        </m:r>
      </m:oMath>
      <w:r w:rsidR="0059693B">
        <w:rPr>
          <w:rFonts w:ascii="Times New Roman" w:hAnsi="Times New Roman" w:cs="Times New Roman"/>
          <w:sz w:val="24"/>
          <w:szCs w:val="24"/>
        </w:rPr>
        <w:t>.</w:t>
      </w:r>
      <w:r w:rsidR="00103AB6">
        <w:rPr>
          <w:rFonts w:ascii="Times New Roman" w:hAnsi="Times New Roman" w:cs="Times New Roman" w:hint="eastAsia"/>
          <w:sz w:val="24"/>
          <w:szCs w:val="24"/>
        </w:rPr>
        <w:t xml:space="preserve"> </w:t>
      </w:r>
    </w:p>
    <w:p w14:paraId="7CA814AC" w14:textId="5273DC90" w:rsidR="001B6E75" w:rsidRDefault="001B6E75" w:rsidP="00F443EE">
      <w:pPr>
        <w:rPr>
          <w:rFonts w:ascii="Times New Roman" w:hAnsi="Times New Roman" w:cs="Times New Roman"/>
          <w:sz w:val="24"/>
          <w:szCs w:val="24"/>
        </w:rPr>
      </w:pPr>
    </w:p>
    <w:p w14:paraId="68183DCE" w14:textId="16C1EBC0" w:rsidR="00536CDB" w:rsidRDefault="00A913D6" w:rsidP="00260E02">
      <w:pPr>
        <w:rPr>
          <w:rFonts w:ascii="Times New Roman" w:hAnsi="Times New Roman" w:cs="Times New Roman"/>
          <w:sz w:val="24"/>
          <w:szCs w:val="24"/>
        </w:rPr>
      </w:pPr>
      <w:r>
        <w:rPr>
          <w:rFonts w:ascii="Times New Roman" w:hAnsi="Times New Roman" w:cs="Times New Roman"/>
          <w:sz w:val="24"/>
          <w:szCs w:val="24"/>
        </w:rPr>
        <w:t xml:space="preserve">Usually, </w:t>
      </w:r>
      <w:r w:rsidR="009F6201">
        <w:rPr>
          <w:rFonts w:ascii="Times New Roman" w:hAnsi="Times New Roman" w:cs="Times New Roman"/>
          <w:sz w:val="24"/>
          <w:szCs w:val="24"/>
        </w:rPr>
        <w:t xml:space="preserve">there are </w:t>
      </w:r>
      <w:r>
        <w:rPr>
          <w:rFonts w:ascii="Times New Roman" w:hAnsi="Times New Roman" w:cs="Times New Roman"/>
          <w:sz w:val="24"/>
          <w:szCs w:val="24"/>
        </w:rPr>
        <w:t>three ways to add</w:t>
      </w:r>
      <w:r w:rsidR="00C73AB1">
        <w:rPr>
          <w:rFonts w:ascii="Times New Roman" w:hAnsi="Times New Roman" w:cs="Times New Roman"/>
          <w:sz w:val="24"/>
          <w:szCs w:val="24"/>
        </w:rPr>
        <w:t xml:space="preserve">ress the common SO </w:t>
      </w:r>
      <w:r w:rsidR="009F6201">
        <w:rPr>
          <w:rFonts w:ascii="Times New Roman" w:hAnsi="Times New Roman" w:cs="Times New Roman"/>
          <w:sz w:val="24"/>
          <w:szCs w:val="24"/>
        </w:rPr>
        <w:t>problem</w:t>
      </w:r>
      <w:r w:rsidR="00C73AB1">
        <w:rPr>
          <w:rFonts w:ascii="Times New Roman" w:hAnsi="Times New Roman" w:cs="Times New Roman"/>
          <w:sz w:val="24"/>
          <w:szCs w:val="24"/>
        </w:rPr>
        <w:t>s</w:t>
      </w:r>
      <w:r w:rsidR="00412C41">
        <w:rPr>
          <w:rFonts w:ascii="Times New Roman" w:hAnsi="Times New Roman" w:cs="Times New Roman"/>
          <w:sz w:val="24"/>
          <w:szCs w:val="24"/>
        </w:rPr>
        <w:t xml:space="preserve">, that is, </w:t>
      </w:r>
      <w:r w:rsidR="00412C41" w:rsidRPr="00DB0CD0">
        <w:rPr>
          <w:rFonts w:ascii="Times New Roman" w:hAnsi="Times New Roman" w:cs="Times New Roman"/>
          <w:sz w:val="24"/>
          <w:szCs w:val="24"/>
        </w:rPr>
        <w:t>direct-search method</w:t>
      </w:r>
      <w:r w:rsidR="00412C41">
        <w:rPr>
          <w:rFonts w:ascii="Times New Roman" w:hAnsi="Times New Roman" w:cs="Times New Roman"/>
          <w:sz w:val="24"/>
          <w:szCs w:val="24"/>
        </w:rPr>
        <w:t>s</w:t>
      </w:r>
      <w:r w:rsidR="009F6201" w:rsidRPr="00412C41">
        <w:rPr>
          <w:rFonts w:ascii="Times New Roman" w:hAnsi="Times New Roman" w:cs="Times New Roman"/>
          <w:sz w:val="24"/>
          <w:szCs w:val="24"/>
        </w:rPr>
        <w:t xml:space="preserve">, stochastic </w:t>
      </w:r>
      <w:r w:rsidR="00412C41" w:rsidRPr="00DB0CD0">
        <w:rPr>
          <w:rFonts w:ascii="Times New Roman" w:hAnsi="Times New Roman" w:cs="Times New Roman"/>
          <w:sz w:val="24"/>
          <w:szCs w:val="24"/>
        </w:rPr>
        <w:t xml:space="preserve">gradient methods </w:t>
      </w:r>
      <w:r w:rsidR="009F6201" w:rsidRPr="00412C41">
        <w:rPr>
          <w:rFonts w:ascii="Times New Roman" w:hAnsi="Times New Roman" w:cs="Times New Roman"/>
          <w:sz w:val="24"/>
          <w:szCs w:val="24"/>
        </w:rPr>
        <w:t>and surroga</w:t>
      </w:r>
      <w:r w:rsidR="00412C41" w:rsidRPr="00412C41">
        <w:rPr>
          <w:rFonts w:ascii="Times New Roman" w:hAnsi="Times New Roman" w:cs="Times New Roman"/>
          <w:sz w:val="24"/>
          <w:szCs w:val="24"/>
        </w:rPr>
        <w:t xml:space="preserve">te methods </w:t>
      </w:r>
      <w:r w:rsidR="009F6201" w:rsidRPr="00412C41">
        <w:rPr>
          <w:rFonts w:ascii="Times New Roman" w:hAnsi="Times New Roman" w:cs="Times New Roman"/>
          <w:sz w:val="24"/>
          <w:szCs w:val="24"/>
        </w:rPr>
        <w:t>(O</w:t>
      </w:r>
      <w:r w:rsidR="00DD29DE">
        <w:rPr>
          <w:rFonts w:ascii="Times New Roman" w:hAnsi="Times New Roman" w:cs="Times New Roman"/>
          <w:sz w:val="24"/>
          <w:szCs w:val="24"/>
        </w:rPr>
        <w:t xml:space="preserve">sorio and </w:t>
      </w:r>
      <w:proofErr w:type="spellStart"/>
      <w:r w:rsidR="00DD29DE">
        <w:rPr>
          <w:rFonts w:ascii="Times New Roman" w:hAnsi="Times New Roman" w:cs="Times New Roman"/>
          <w:sz w:val="24"/>
          <w:szCs w:val="24"/>
        </w:rPr>
        <w:t>Bierlaire</w:t>
      </w:r>
      <w:proofErr w:type="spellEnd"/>
      <w:r w:rsidR="00DD29DE">
        <w:rPr>
          <w:rFonts w:ascii="Times New Roman" w:hAnsi="Times New Roman" w:cs="Times New Roman"/>
          <w:sz w:val="24"/>
          <w:szCs w:val="24"/>
        </w:rPr>
        <w:t>, 2013</w:t>
      </w:r>
      <w:r w:rsidR="009F6201" w:rsidRPr="00412C41">
        <w:rPr>
          <w:rFonts w:ascii="Times New Roman" w:hAnsi="Times New Roman" w:cs="Times New Roman"/>
          <w:sz w:val="24"/>
          <w:szCs w:val="24"/>
        </w:rPr>
        <w:t>)</w:t>
      </w:r>
      <w:r w:rsidR="00C73AB1">
        <w:rPr>
          <w:rFonts w:ascii="Times New Roman" w:hAnsi="Times New Roman" w:cs="Times New Roman"/>
          <w:sz w:val="24"/>
          <w:szCs w:val="24"/>
        </w:rPr>
        <w:t>. While</w:t>
      </w:r>
      <w:commentRangeStart w:id="5"/>
      <w:commentRangeEnd w:id="5"/>
      <w:r w:rsidR="00C73AB1">
        <w:rPr>
          <w:rStyle w:val="afd"/>
        </w:rPr>
        <w:commentReference w:id="5"/>
      </w:r>
      <w:r w:rsidR="00C73AB1">
        <w:rPr>
          <w:rFonts w:ascii="Times New Roman" w:hAnsi="Times New Roman" w:cs="Times New Roman"/>
          <w:sz w:val="24"/>
          <w:szCs w:val="24"/>
        </w:rPr>
        <w:t xml:space="preserve">, the three evaluation functions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1</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C73AB1">
        <w:rPr>
          <w:rFonts w:ascii="Times New Roman" w:hAnsi="Times New Roman" w:cs="Times New Roman"/>
          <w:sz w:val="24"/>
          <w:szCs w:val="24"/>
        </w:rPr>
        <w:t xml:space="preserve"> to </w:t>
      </w:r>
      <m:oMath>
        <m:sSub>
          <m:sSubPr>
            <m:ctrlPr>
              <w:rPr>
                <w:rFonts w:ascii="Cambria Math" w:hAnsi="Times New Roman" w:cs="Times New Roman"/>
                <w:i/>
                <w:sz w:val="24"/>
                <w:szCs w:val="24"/>
              </w:rPr>
            </m:ctrlPr>
          </m:sSubPr>
          <m:e>
            <m:r>
              <w:rPr>
                <w:rFonts w:ascii="Cambria Math" w:hAnsi="Times New Roman" w:cs="Times New Roman"/>
                <w:sz w:val="24"/>
                <w:szCs w:val="24"/>
              </w:rPr>
              <m:t>f</m:t>
            </m:r>
          </m:e>
          <m:sub>
            <m:r>
              <w:rPr>
                <w:rFonts w:ascii="Cambria Math" w:hAnsi="Times New Roman" w:cs="Times New Roman"/>
                <w:sz w:val="24"/>
                <w:szCs w:val="24"/>
              </w:rPr>
              <m:t>3</m:t>
            </m:r>
          </m:sub>
        </m:sSub>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C73AB1">
        <w:rPr>
          <w:rFonts w:ascii="Times New Roman" w:hAnsi="Times New Roman" w:cs="Times New Roman"/>
          <w:sz w:val="24"/>
          <w:szCs w:val="24"/>
        </w:rPr>
        <w:t xml:space="preserve"> in the problem (1) are black-box (i.e., no available closed and </w:t>
      </w:r>
      <w:r w:rsidR="00C73AB1" w:rsidRPr="008E7BC6">
        <w:rPr>
          <w:rFonts w:ascii="Times New Roman" w:hAnsi="Times New Roman" w:cs="Times New Roman"/>
          <w:sz w:val="24"/>
          <w:szCs w:val="24"/>
        </w:rPr>
        <w:t>analytical</w:t>
      </w:r>
      <w:r w:rsidR="00C73AB1">
        <w:rPr>
          <w:rFonts w:ascii="Times New Roman" w:hAnsi="Times New Roman" w:cs="Times New Roman"/>
          <w:sz w:val="24"/>
          <w:szCs w:val="24"/>
        </w:rPr>
        <w:t xml:space="preserve"> form) with stochasticity and computationally expensive if the traffic simulation is computationally intensive. The</w:t>
      </w:r>
      <w:r w:rsidR="00C73AB1" w:rsidRPr="00C73AB1">
        <w:rPr>
          <w:rFonts w:ascii="Times New Roman" w:hAnsi="Times New Roman" w:cs="Times New Roman"/>
          <w:sz w:val="24"/>
          <w:szCs w:val="24"/>
        </w:rPr>
        <w:t xml:space="preserve"> </w:t>
      </w:r>
      <w:r w:rsidR="00C73AB1">
        <w:rPr>
          <w:rFonts w:ascii="Times New Roman" w:hAnsi="Times New Roman" w:cs="Times New Roman"/>
          <w:sz w:val="24"/>
          <w:szCs w:val="24"/>
        </w:rPr>
        <w:t>stochasticity inherent in traffic simulati</w:t>
      </w:r>
      <w:r w:rsidR="00296612">
        <w:rPr>
          <w:rFonts w:ascii="Times New Roman" w:hAnsi="Times New Roman" w:cs="Times New Roman"/>
          <w:sz w:val="24"/>
          <w:szCs w:val="24"/>
        </w:rPr>
        <w:t>on outputs along with their high computational costs make the accurate estimation of search directions or gradien</w:t>
      </w:r>
      <w:r w:rsidR="00837FA4">
        <w:rPr>
          <w:rFonts w:ascii="Times New Roman" w:hAnsi="Times New Roman" w:cs="Times New Roman"/>
          <w:sz w:val="24"/>
          <w:szCs w:val="24"/>
        </w:rPr>
        <w:t>ts an expensive tas</w:t>
      </w:r>
      <w:r w:rsidR="00A647A6">
        <w:rPr>
          <w:rFonts w:ascii="Times New Roman" w:hAnsi="Times New Roman" w:cs="Times New Roman"/>
          <w:sz w:val="24"/>
          <w:szCs w:val="24"/>
        </w:rPr>
        <w:t>k. In this condition</w:t>
      </w:r>
      <w:r w:rsidR="00837FA4">
        <w:rPr>
          <w:rFonts w:ascii="Times New Roman" w:hAnsi="Times New Roman" w:cs="Times New Roman"/>
          <w:sz w:val="24"/>
          <w:szCs w:val="24"/>
        </w:rPr>
        <w:t xml:space="preserve">, </w:t>
      </w:r>
      <w:r w:rsidR="008A7B03">
        <w:rPr>
          <w:rFonts w:ascii="Times New Roman" w:hAnsi="Times New Roman" w:cs="Times New Roman"/>
          <w:sz w:val="24"/>
          <w:szCs w:val="24"/>
        </w:rPr>
        <w:t xml:space="preserve">surrogate based SO techniques are appropriate </w:t>
      </w:r>
      <w:r w:rsidR="00A647A6">
        <w:rPr>
          <w:rFonts w:ascii="Times New Roman" w:hAnsi="Times New Roman" w:cs="Times New Roman"/>
          <w:sz w:val="24"/>
          <w:szCs w:val="24"/>
        </w:rPr>
        <w:t xml:space="preserve">alternatives to </w:t>
      </w:r>
      <w:r w:rsidR="00837FA4">
        <w:rPr>
          <w:rFonts w:ascii="Times New Roman" w:hAnsi="Times New Roman" w:cs="Times New Roman"/>
          <w:sz w:val="24"/>
          <w:szCs w:val="24"/>
        </w:rPr>
        <w:t>tackle the problem (1)</w:t>
      </w:r>
      <w:r w:rsidR="00704C90">
        <w:rPr>
          <w:rFonts w:ascii="Times New Roman" w:hAnsi="Times New Roman" w:cs="Times New Roman" w:hint="eastAsia"/>
          <w:sz w:val="24"/>
          <w:szCs w:val="24"/>
        </w:rPr>
        <w:t>.</w:t>
      </w:r>
      <w:r w:rsidR="00704C90">
        <w:rPr>
          <w:rFonts w:ascii="Times New Roman" w:hAnsi="Times New Roman" w:cs="Times New Roman"/>
          <w:sz w:val="24"/>
          <w:szCs w:val="24"/>
        </w:rPr>
        <w:t xml:space="preserve"> With very tight computational budgets, w</w:t>
      </w:r>
      <w:r w:rsidR="007017B8">
        <w:rPr>
          <w:rFonts w:ascii="Times New Roman" w:hAnsi="Times New Roman" w:cs="Times New Roman"/>
          <w:sz w:val="24"/>
          <w:szCs w:val="24"/>
        </w:rPr>
        <w:t xml:space="preserve">e first </w:t>
      </w:r>
      <w:r w:rsidR="00704C90">
        <w:rPr>
          <w:rFonts w:ascii="Times New Roman" w:hAnsi="Times New Roman" w:cs="Times New Roman"/>
          <w:sz w:val="24"/>
          <w:szCs w:val="24"/>
        </w:rPr>
        <w:t>use the observed objective functions at a small number of design inputs to c</w:t>
      </w:r>
      <w:r w:rsidR="009F6201">
        <w:rPr>
          <w:rFonts w:ascii="Times New Roman" w:hAnsi="Times New Roman" w:cs="Times New Roman"/>
          <w:sz w:val="24"/>
          <w:szCs w:val="24"/>
        </w:rPr>
        <w:t>onstruc</w:t>
      </w:r>
      <w:r w:rsidR="00296612">
        <w:rPr>
          <w:rFonts w:ascii="Times New Roman" w:hAnsi="Times New Roman" w:cs="Times New Roman"/>
          <w:sz w:val="24"/>
          <w:szCs w:val="24"/>
        </w:rPr>
        <w:t xml:space="preserve">t the </w:t>
      </w:r>
      <w:r w:rsidR="00A87CA8">
        <w:rPr>
          <w:rFonts w:ascii="Times New Roman" w:hAnsi="Times New Roman" w:cs="Times New Roman"/>
          <w:sz w:val="24"/>
          <w:szCs w:val="24"/>
        </w:rPr>
        <w:t>surrogate mode</w:t>
      </w:r>
      <w:r w:rsidR="003100CE">
        <w:rPr>
          <w:rFonts w:ascii="Times New Roman" w:hAnsi="Times New Roman" w:cs="Times New Roman"/>
          <w:sz w:val="24"/>
          <w:szCs w:val="24"/>
        </w:rPr>
        <w:t xml:space="preserve">l </w:t>
      </w:r>
      <w:r w:rsidR="00837FA4">
        <w:rPr>
          <w:rFonts w:ascii="Times New Roman" w:hAnsi="Times New Roman" w:cs="Times New Roman"/>
          <w:sz w:val="24"/>
          <w:szCs w:val="24"/>
        </w:rPr>
        <w:t xml:space="preserve">of </w:t>
      </w:r>
      <w:r w:rsidR="00704C90">
        <w:rPr>
          <w:rFonts w:ascii="Times New Roman" w:hAnsi="Times New Roman" w:cs="Times New Roman"/>
          <w:sz w:val="24"/>
          <w:szCs w:val="24"/>
        </w:rPr>
        <w:t>traffic simulation, which serves as an approximation o</w:t>
      </w:r>
      <w:r w:rsidR="007017B8">
        <w:rPr>
          <w:rFonts w:ascii="Times New Roman" w:hAnsi="Times New Roman" w:cs="Times New Roman"/>
          <w:sz w:val="24"/>
          <w:szCs w:val="24"/>
        </w:rPr>
        <w:t>f the true response surface at the un</w:t>
      </w:r>
      <w:r w:rsidR="007017B8" w:rsidRPr="007017B8">
        <w:rPr>
          <w:rFonts w:ascii="Times New Roman" w:hAnsi="Times New Roman" w:cs="Times New Roman"/>
          <w:sz w:val="24"/>
          <w:szCs w:val="24"/>
        </w:rPr>
        <w:t>explore</w:t>
      </w:r>
      <w:r w:rsidR="007017B8">
        <w:rPr>
          <w:rFonts w:ascii="Times New Roman" w:hAnsi="Times New Roman" w:cs="Times New Roman"/>
          <w:sz w:val="24"/>
          <w:szCs w:val="24"/>
        </w:rPr>
        <w:t>d regions</w:t>
      </w:r>
      <w:r w:rsidR="009E74C8">
        <w:rPr>
          <w:rFonts w:ascii="Times New Roman" w:hAnsi="Times New Roman" w:cs="Times New Roman"/>
          <w:sz w:val="24"/>
          <w:szCs w:val="24"/>
        </w:rPr>
        <w:t>.</w:t>
      </w:r>
      <w:r w:rsidR="007017B8">
        <w:rPr>
          <w:rFonts w:ascii="Times New Roman" w:hAnsi="Times New Roman" w:cs="Times New Roman"/>
          <w:sz w:val="24"/>
          <w:szCs w:val="24"/>
        </w:rPr>
        <w:t xml:space="preserve"> It provides information about the entire space and helps decide new points by some criteria to locate the </w:t>
      </w:r>
      <w:r w:rsidR="00B36F43">
        <w:rPr>
          <w:rFonts w:ascii="Times New Roman" w:hAnsi="Times New Roman" w:cs="Times New Roman"/>
          <w:sz w:val="24"/>
          <w:szCs w:val="24"/>
        </w:rPr>
        <w:t xml:space="preserve">optimum efficiently. </w:t>
      </w:r>
      <w:r w:rsidR="008A7B03">
        <w:rPr>
          <w:rFonts w:ascii="Times New Roman" w:hAnsi="Times New Roman" w:cs="Times New Roman"/>
          <w:sz w:val="24"/>
          <w:szCs w:val="24"/>
        </w:rPr>
        <w:t xml:space="preserve">In other words, such SO techniques attempts to search the </w:t>
      </w:r>
      <w:r w:rsidR="008A7B03" w:rsidRPr="00DB0CD0">
        <w:rPr>
          <w:rFonts w:ascii="Times New Roman" w:hAnsi="Times New Roman" w:cs="Times New Roman"/>
          <w:sz w:val="24"/>
          <w:szCs w:val="24"/>
          <w:highlight w:val="cyan"/>
        </w:rPr>
        <w:t>local optimal solution or the second-Pareto</w:t>
      </w:r>
      <w:r w:rsidR="008A7B03">
        <w:rPr>
          <w:rFonts w:ascii="Times New Roman" w:hAnsi="Times New Roman" w:cs="Times New Roman"/>
          <w:sz w:val="24"/>
          <w:szCs w:val="24"/>
        </w:rPr>
        <w:t xml:space="preserve"> front optimal solution</w:t>
      </w:r>
      <w:r w:rsidR="0035080C">
        <w:rPr>
          <w:rFonts w:ascii="Times New Roman" w:hAnsi="Times New Roman" w:cs="Times New Roman"/>
          <w:sz w:val="24"/>
          <w:szCs w:val="24"/>
        </w:rPr>
        <w:t xml:space="preserve">s in a relative small promising region, which is guided and updated by a small historical </w:t>
      </w:r>
      <w:r w:rsidR="0035080C" w:rsidRPr="0035080C">
        <w:rPr>
          <w:rFonts w:ascii="Times New Roman" w:hAnsi="Times New Roman" w:cs="Times New Roman"/>
          <w:sz w:val="24"/>
          <w:szCs w:val="24"/>
        </w:rPr>
        <w:t xml:space="preserve">data </w:t>
      </w:r>
      <w:r w:rsidR="0035080C" w:rsidRPr="00DB0CD0">
        <w:rPr>
          <w:rFonts w:ascii="Times New Roman" w:hAnsi="Times New Roman" w:cs="Times New Roman"/>
          <w:sz w:val="24"/>
          <w:szCs w:val="24"/>
          <w:highlight w:val="cyan"/>
        </w:rPr>
        <w:t>regime</w:t>
      </w:r>
      <w:r w:rsidR="0035080C">
        <w:rPr>
          <w:rFonts w:ascii="Times New Roman" w:hAnsi="Times New Roman" w:cs="Times New Roman"/>
          <w:sz w:val="24"/>
          <w:szCs w:val="24"/>
        </w:rPr>
        <w:t xml:space="preserve"> and surrogate models built with </w:t>
      </w:r>
      <w:r w:rsidR="0035080C" w:rsidRPr="00DB0CD0">
        <w:rPr>
          <w:rFonts w:ascii="Times New Roman" w:hAnsi="Times New Roman" w:cs="Times New Roman"/>
          <w:sz w:val="24"/>
          <w:szCs w:val="24"/>
          <w:highlight w:val="cyan"/>
        </w:rPr>
        <w:t>it</w:t>
      </w:r>
      <w:r w:rsidR="0035080C">
        <w:rPr>
          <w:rFonts w:ascii="Times New Roman" w:hAnsi="Times New Roman" w:cs="Times New Roman"/>
          <w:sz w:val="24"/>
          <w:szCs w:val="24"/>
        </w:rPr>
        <w:t>.</w:t>
      </w:r>
      <w:r w:rsidR="009E74C8">
        <w:rPr>
          <w:rFonts w:ascii="Times New Roman" w:hAnsi="Times New Roman" w:cs="Times New Roman"/>
          <w:sz w:val="24"/>
          <w:szCs w:val="24"/>
        </w:rPr>
        <w:t xml:space="preserve"> </w:t>
      </w:r>
      <w:r w:rsidR="0035080C">
        <w:rPr>
          <w:rFonts w:ascii="Times New Roman" w:hAnsi="Times New Roman" w:cs="Times New Roman"/>
          <w:sz w:val="24"/>
          <w:szCs w:val="24"/>
        </w:rPr>
        <w:t>F</w:t>
      </w:r>
      <w:r w:rsidR="00BC372D">
        <w:rPr>
          <w:rFonts w:ascii="Times New Roman" w:hAnsi="Times New Roman" w:cs="Times New Roman"/>
          <w:sz w:val="24"/>
          <w:szCs w:val="24"/>
        </w:rPr>
        <w:t>or example, based on the built surrogate models with limited evaluated samples i</w:t>
      </w:r>
      <w:r w:rsidR="00B2488A">
        <w:rPr>
          <w:rFonts w:ascii="Times New Roman" w:hAnsi="Times New Roman" w:cs="Times New Roman"/>
          <w:sz w:val="24"/>
          <w:szCs w:val="24"/>
        </w:rPr>
        <w:t xml:space="preserve">n the whole decision space, </w:t>
      </w:r>
      <w:r w:rsidR="00735C2E">
        <w:rPr>
          <w:rFonts w:ascii="Times New Roman" w:hAnsi="Times New Roman" w:cs="Times New Roman"/>
          <w:sz w:val="24"/>
          <w:szCs w:val="24"/>
        </w:rPr>
        <w:t xml:space="preserve">the </w:t>
      </w:r>
      <w:r w:rsidR="00B2488A">
        <w:rPr>
          <w:rFonts w:ascii="Times New Roman" w:hAnsi="Times New Roman" w:cs="Times New Roman"/>
          <w:sz w:val="24"/>
          <w:szCs w:val="24"/>
        </w:rPr>
        <w:t xml:space="preserve">expected improvement (EI) </w:t>
      </w:r>
      <w:r w:rsidR="00B2488A" w:rsidRPr="00B2488A">
        <w:rPr>
          <w:rFonts w:ascii="Times New Roman" w:hAnsi="Times New Roman" w:cs="Times New Roman"/>
          <w:sz w:val="24"/>
          <w:szCs w:val="24"/>
        </w:rPr>
        <w:t>criterion</w:t>
      </w:r>
      <w:r w:rsidR="00735C2E">
        <w:rPr>
          <w:rFonts w:ascii="Times New Roman" w:hAnsi="Times New Roman" w:cs="Times New Roman"/>
          <w:sz w:val="24"/>
          <w:szCs w:val="24"/>
        </w:rPr>
        <w:t xml:space="preserve"> (</w:t>
      </w:r>
      <w:r w:rsidR="00735C2E" w:rsidRPr="00D10E36">
        <w:rPr>
          <w:rFonts w:ascii="Times New Roman" w:hAnsi="Times New Roman" w:cs="Times New Roman"/>
          <w:sz w:val="24"/>
          <w:szCs w:val="24"/>
          <w:highlight w:val="yellow"/>
        </w:rPr>
        <w:t>***</w:t>
      </w:r>
      <w:r w:rsidR="00735C2E">
        <w:rPr>
          <w:rFonts w:ascii="Times New Roman" w:hAnsi="Times New Roman" w:cs="Times New Roman"/>
          <w:sz w:val="24"/>
          <w:szCs w:val="24"/>
        </w:rPr>
        <w:t>), scoring</w:t>
      </w:r>
      <w:r w:rsidR="00735C2E" w:rsidRPr="00735C2E">
        <w:rPr>
          <w:rFonts w:ascii="Times New Roman" w:hAnsi="Times New Roman" w:cs="Times New Roman"/>
          <w:sz w:val="24"/>
          <w:szCs w:val="24"/>
        </w:rPr>
        <w:t xml:space="preserve"> </w:t>
      </w:r>
      <w:r w:rsidR="00735C2E" w:rsidRPr="00B2488A">
        <w:rPr>
          <w:rFonts w:ascii="Times New Roman" w:hAnsi="Times New Roman" w:cs="Times New Roman"/>
          <w:sz w:val="24"/>
          <w:szCs w:val="24"/>
        </w:rPr>
        <w:t>criterion</w:t>
      </w:r>
      <w:r w:rsidR="00735C2E">
        <w:rPr>
          <w:rFonts w:ascii="Times New Roman" w:hAnsi="Times New Roman" w:cs="Times New Roman"/>
          <w:sz w:val="24"/>
          <w:szCs w:val="24"/>
        </w:rPr>
        <w:t xml:space="preserve"> (</w:t>
      </w:r>
      <w:r w:rsidR="00735C2E" w:rsidRPr="00D10E36">
        <w:rPr>
          <w:rFonts w:ascii="Times New Roman" w:hAnsi="Times New Roman" w:cs="Times New Roman"/>
          <w:sz w:val="24"/>
          <w:szCs w:val="24"/>
          <w:highlight w:val="yellow"/>
        </w:rPr>
        <w:t>***</w:t>
      </w:r>
      <w:r w:rsidR="00735C2E">
        <w:rPr>
          <w:rFonts w:ascii="Times New Roman" w:hAnsi="Times New Roman" w:cs="Times New Roman"/>
          <w:sz w:val="24"/>
          <w:szCs w:val="24"/>
        </w:rPr>
        <w:t>), trust-region search (</w:t>
      </w:r>
      <w:r w:rsidR="00735C2E" w:rsidRPr="00D10E36">
        <w:rPr>
          <w:rFonts w:ascii="Times New Roman" w:hAnsi="Times New Roman" w:cs="Times New Roman"/>
          <w:sz w:val="24"/>
          <w:szCs w:val="24"/>
          <w:highlight w:val="yellow"/>
        </w:rPr>
        <w:t>***</w:t>
      </w:r>
      <w:r w:rsidR="00735C2E">
        <w:rPr>
          <w:rFonts w:ascii="Times New Roman" w:hAnsi="Times New Roman" w:cs="Times New Roman"/>
          <w:sz w:val="24"/>
          <w:szCs w:val="24"/>
        </w:rPr>
        <w:t>),</w:t>
      </w:r>
      <w:r w:rsidR="004F3B95">
        <w:rPr>
          <w:rFonts w:ascii="Times New Roman" w:hAnsi="Times New Roman" w:cs="Times New Roman"/>
          <w:sz w:val="24"/>
          <w:szCs w:val="24"/>
        </w:rPr>
        <w:t xml:space="preserve"> </w:t>
      </w:r>
      <w:r w:rsidR="005B2616">
        <w:rPr>
          <w:rFonts w:ascii="Times New Roman" w:hAnsi="Times New Roman" w:cs="Times New Roman"/>
          <w:sz w:val="24"/>
          <w:szCs w:val="24"/>
        </w:rPr>
        <w:t xml:space="preserve">Bayesian optimization </w:t>
      </w:r>
      <w:r w:rsidR="005B2616">
        <w:rPr>
          <w:rFonts w:ascii="Times New Roman" w:hAnsi="Times New Roman" w:cs="Times New Roman" w:hint="eastAsia"/>
          <w:sz w:val="24"/>
          <w:szCs w:val="24"/>
        </w:rPr>
        <w:t>(</w:t>
      </w:r>
      <w:r w:rsidR="005B2616" w:rsidRPr="00D10E36">
        <w:rPr>
          <w:rFonts w:ascii="Times New Roman" w:hAnsi="Times New Roman" w:cs="Times New Roman"/>
          <w:sz w:val="24"/>
          <w:szCs w:val="24"/>
          <w:highlight w:val="yellow"/>
        </w:rPr>
        <w:t>***</w:t>
      </w:r>
      <w:r w:rsidR="005B2616">
        <w:rPr>
          <w:rFonts w:ascii="Times New Roman" w:hAnsi="Times New Roman" w:cs="Times New Roman"/>
          <w:sz w:val="24"/>
          <w:szCs w:val="24"/>
        </w:rPr>
        <w:t>),</w:t>
      </w:r>
      <w:r w:rsidR="00735C2E" w:rsidRPr="00735C2E">
        <w:rPr>
          <w:rFonts w:ascii="Times New Roman" w:hAnsi="Times New Roman" w:cs="Times New Roman"/>
          <w:sz w:val="24"/>
          <w:szCs w:val="24"/>
        </w:rPr>
        <w:t xml:space="preserve"> knowledge gradient policy</w:t>
      </w:r>
      <w:r w:rsidR="00735C2E">
        <w:rPr>
          <w:rFonts w:ascii="Times New Roman" w:hAnsi="Times New Roman" w:cs="Times New Roman"/>
          <w:sz w:val="24"/>
          <w:szCs w:val="24"/>
        </w:rPr>
        <w:t xml:space="preserve"> (</w:t>
      </w:r>
      <w:r w:rsidR="00735C2E" w:rsidRPr="00D10E36">
        <w:rPr>
          <w:rFonts w:ascii="Times New Roman" w:hAnsi="Times New Roman" w:cs="Times New Roman"/>
          <w:sz w:val="24"/>
          <w:szCs w:val="24"/>
          <w:highlight w:val="yellow"/>
        </w:rPr>
        <w:t>***</w:t>
      </w:r>
      <w:r w:rsidR="00735C2E">
        <w:rPr>
          <w:rFonts w:ascii="Times New Roman" w:hAnsi="Times New Roman" w:cs="Times New Roman"/>
          <w:sz w:val="24"/>
          <w:szCs w:val="24"/>
        </w:rPr>
        <w:t>)</w:t>
      </w:r>
      <w:r w:rsidR="004F3B95">
        <w:rPr>
          <w:rFonts w:ascii="Times New Roman" w:hAnsi="Times New Roman" w:cs="Times New Roman"/>
          <w:sz w:val="24"/>
          <w:szCs w:val="24"/>
        </w:rPr>
        <w:t xml:space="preserve"> </w:t>
      </w:r>
      <w:r w:rsidR="00D336EE">
        <w:rPr>
          <w:rFonts w:ascii="Times New Roman" w:hAnsi="Times New Roman" w:cs="Times New Roman"/>
          <w:sz w:val="24"/>
          <w:szCs w:val="24"/>
        </w:rPr>
        <w:t>and Gaussian Markov random f</w:t>
      </w:r>
      <w:r w:rsidR="00D336EE" w:rsidRPr="00D336EE">
        <w:rPr>
          <w:rFonts w:ascii="Times New Roman" w:hAnsi="Times New Roman" w:cs="Times New Roman"/>
          <w:sz w:val="24"/>
          <w:szCs w:val="24"/>
        </w:rPr>
        <w:t>ields</w:t>
      </w:r>
      <w:r w:rsidR="00D336EE">
        <w:rPr>
          <w:rFonts w:ascii="Times New Roman" w:hAnsi="Times New Roman" w:cs="Times New Roman"/>
          <w:sz w:val="24"/>
          <w:szCs w:val="24"/>
        </w:rPr>
        <w:t xml:space="preserve"> (</w:t>
      </w:r>
      <w:r w:rsidR="00D336EE" w:rsidRPr="00D10E36">
        <w:rPr>
          <w:rFonts w:ascii="Times New Roman" w:hAnsi="Times New Roman" w:cs="Times New Roman"/>
          <w:sz w:val="24"/>
          <w:szCs w:val="24"/>
          <w:highlight w:val="yellow"/>
        </w:rPr>
        <w:t>***</w:t>
      </w:r>
      <w:r w:rsidR="00D336EE">
        <w:rPr>
          <w:rFonts w:ascii="Times New Roman" w:hAnsi="Times New Roman" w:cs="Times New Roman"/>
          <w:sz w:val="24"/>
          <w:szCs w:val="24"/>
        </w:rPr>
        <w:t xml:space="preserve">) </w:t>
      </w:r>
      <w:r w:rsidR="004F3B95">
        <w:rPr>
          <w:rFonts w:ascii="Times New Roman" w:hAnsi="Times New Roman" w:cs="Times New Roman"/>
          <w:sz w:val="24"/>
          <w:szCs w:val="24"/>
        </w:rPr>
        <w:t>are used to sample</w:t>
      </w:r>
      <w:r w:rsidR="005B2616">
        <w:rPr>
          <w:rFonts w:ascii="Times New Roman" w:hAnsi="Times New Roman" w:cs="Times New Roman"/>
          <w:sz w:val="24"/>
          <w:szCs w:val="24"/>
        </w:rPr>
        <w:t xml:space="preserve"> </w:t>
      </w:r>
      <w:r w:rsidR="004F3B95">
        <w:rPr>
          <w:rFonts w:ascii="Times New Roman" w:hAnsi="Times New Roman" w:cs="Times New Roman"/>
          <w:sz w:val="24"/>
          <w:szCs w:val="24"/>
        </w:rPr>
        <w:t>new soluti</w:t>
      </w:r>
      <w:r w:rsidR="005B2616">
        <w:rPr>
          <w:rFonts w:ascii="Times New Roman" w:hAnsi="Times New Roman" w:cs="Times New Roman"/>
          <w:sz w:val="24"/>
          <w:szCs w:val="24"/>
        </w:rPr>
        <w:t xml:space="preserve">ons and then </w:t>
      </w:r>
      <w:r w:rsidR="004F3B95">
        <w:rPr>
          <w:rFonts w:ascii="Times New Roman" w:hAnsi="Times New Roman" w:cs="Times New Roman"/>
          <w:sz w:val="24"/>
          <w:szCs w:val="24"/>
        </w:rPr>
        <w:t xml:space="preserve">update current Pareto front. </w:t>
      </w:r>
    </w:p>
    <w:p w14:paraId="1CE1DF12" w14:textId="77777777" w:rsidR="00536CDB" w:rsidRDefault="00536CDB" w:rsidP="00260E02">
      <w:pPr>
        <w:rPr>
          <w:rFonts w:ascii="Times New Roman" w:hAnsi="Times New Roman" w:cs="Times New Roman"/>
          <w:sz w:val="24"/>
          <w:szCs w:val="24"/>
        </w:rPr>
      </w:pPr>
    </w:p>
    <w:p w14:paraId="1CBB174E" w14:textId="2A439033" w:rsidR="001A1D67" w:rsidRDefault="006A0CC0" w:rsidP="00260E02">
      <w:pPr>
        <w:rPr>
          <w:rFonts w:ascii="Times New Roman" w:hAnsi="Times New Roman" w:cs="Times New Roman"/>
          <w:sz w:val="24"/>
          <w:szCs w:val="24"/>
        </w:rPr>
      </w:pPr>
      <w:r>
        <w:rPr>
          <w:rFonts w:ascii="Times New Roman" w:hAnsi="Times New Roman" w:cs="Times New Roman"/>
          <w:sz w:val="24"/>
          <w:szCs w:val="24"/>
        </w:rPr>
        <w:t>Moreover</w:t>
      </w:r>
      <w:r w:rsidR="00F50A6A">
        <w:rPr>
          <w:rFonts w:ascii="Times New Roman" w:hAnsi="Times New Roman" w:cs="Times New Roman"/>
          <w:sz w:val="24"/>
          <w:szCs w:val="24"/>
        </w:rPr>
        <w:t>, d</w:t>
      </w:r>
      <w:r w:rsidR="009E74C8">
        <w:rPr>
          <w:rFonts w:ascii="Times New Roman" w:hAnsi="Times New Roman" w:cs="Times New Roman"/>
          <w:sz w:val="24"/>
          <w:szCs w:val="24"/>
        </w:rPr>
        <w:t xml:space="preserve">ifferent from deterministic </w:t>
      </w:r>
      <w:proofErr w:type="spellStart"/>
      <w:r w:rsidR="009E74C8">
        <w:rPr>
          <w:rFonts w:ascii="Times New Roman" w:hAnsi="Times New Roman" w:cs="Times New Roman"/>
          <w:sz w:val="24"/>
          <w:szCs w:val="24"/>
        </w:rPr>
        <w:t>biobjective</w:t>
      </w:r>
      <w:proofErr w:type="spellEnd"/>
      <w:r w:rsidR="009E74C8">
        <w:rPr>
          <w:rFonts w:ascii="Times New Roman" w:hAnsi="Times New Roman" w:cs="Times New Roman"/>
          <w:sz w:val="24"/>
          <w:szCs w:val="24"/>
        </w:rPr>
        <w:t xml:space="preserve"> SO problems with </w:t>
      </w:r>
      <w:r w:rsidR="009E74C8" w:rsidRPr="009E74C8">
        <w:rPr>
          <w:rFonts w:ascii="Times New Roman" w:hAnsi="Times New Roman" w:cs="Times New Roman"/>
          <w:sz w:val="24"/>
          <w:szCs w:val="24"/>
        </w:rPr>
        <w:t>explicit</w:t>
      </w:r>
      <w:r w:rsidR="000C3660">
        <w:rPr>
          <w:rFonts w:ascii="Times New Roman" w:hAnsi="Times New Roman" w:cs="Times New Roman"/>
          <w:sz w:val="24"/>
          <w:szCs w:val="24"/>
        </w:rPr>
        <w:t xml:space="preserve"> constraints, the model (</w:t>
      </w:r>
      <w:r w:rsidR="00AF3820">
        <w:rPr>
          <w:rFonts w:ascii="Times New Roman" w:hAnsi="Times New Roman" w:cs="Times New Roman"/>
          <w:sz w:val="24"/>
          <w:szCs w:val="24"/>
        </w:rPr>
        <w:t>1</w:t>
      </w:r>
      <w:r w:rsidR="000C3660">
        <w:rPr>
          <w:rFonts w:ascii="Times New Roman" w:hAnsi="Times New Roman" w:cs="Times New Roman"/>
          <w:sz w:val="24"/>
          <w:szCs w:val="24"/>
        </w:rPr>
        <w:t xml:space="preserve">) considers the expectations of two stochastic </w:t>
      </w:r>
      <w:r w:rsidR="005B2616">
        <w:rPr>
          <w:rFonts w:ascii="Times New Roman" w:hAnsi="Times New Roman" w:cs="Times New Roman"/>
          <w:sz w:val="24"/>
          <w:szCs w:val="24"/>
        </w:rPr>
        <w:t xml:space="preserve">simulation </w:t>
      </w:r>
      <w:r w:rsidR="000C3660">
        <w:rPr>
          <w:rFonts w:ascii="Times New Roman" w:hAnsi="Times New Roman" w:cs="Times New Roman"/>
          <w:sz w:val="24"/>
          <w:szCs w:val="24"/>
        </w:rPr>
        <w:t xml:space="preserve">measures as </w:t>
      </w:r>
      <w:proofErr w:type="spellStart"/>
      <w:r w:rsidR="000C3660">
        <w:rPr>
          <w:rFonts w:ascii="Times New Roman" w:hAnsi="Times New Roman" w:cs="Times New Roman"/>
          <w:sz w:val="24"/>
          <w:szCs w:val="24"/>
        </w:rPr>
        <w:t>biobjectives</w:t>
      </w:r>
      <w:proofErr w:type="spellEnd"/>
      <w:r w:rsidR="000C3660">
        <w:rPr>
          <w:rFonts w:ascii="Times New Roman" w:hAnsi="Times New Roman" w:cs="Times New Roman"/>
          <w:sz w:val="24"/>
          <w:szCs w:val="24"/>
        </w:rPr>
        <w:t xml:space="preserve"> and a probabilistic constraint about another stochastic </w:t>
      </w:r>
      <w:r w:rsidR="005B2616">
        <w:rPr>
          <w:rFonts w:ascii="Times New Roman" w:hAnsi="Times New Roman" w:cs="Times New Roman"/>
          <w:sz w:val="24"/>
          <w:szCs w:val="24"/>
        </w:rPr>
        <w:t xml:space="preserve">simulation </w:t>
      </w:r>
      <w:r w:rsidR="000C3660">
        <w:rPr>
          <w:rFonts w:ascii="Times New Roman" w:hAnsi="Times New Roman" w:cs="Times New Roman"/>
          <w:sz w:val="24"/>
          <w:szCs w:val="24"/>
        </w:rPr>
        <w:t>measure</w:t>
      </w:r>
      <w:r w:rsidR="00D2299E">
        <w:rPr>
          <w:rFonts w:ascii="Times New Roman" w:hAnsi="Times New Roman" w:cs="Times New Roman"/>
          <w:sz w:val="24"/>
          <w:szCs w:val="24"/>
        </w:rPr>
        <w:t>, which results in some specific tough challenges that have to address as follows. That is, 1) the stochastic noises along with the simulati</w:t>
      </w:r>
      <w:r w:rsidR="00600C48">
        <w:rPr>
          <w:rFonts w:ascii="Times New Roman" w:hAnsi="Times New Roman" w:cs="Times New Roman"/>
          <w:sz w:val="24"/>
          <w:szCs w:val="24"/>
        </w:rPr>
        <w:t xml:space="preserve">on evaluation outputs have to be well smoothed or mitigated, which is very necessary due to that the better approximated expectations of </w:t>
      </w:r>
      <w:proofErr w:type="spellStart"/>
      <w:r w:rsidR="00600C48">
        <w:rPr>
          <w:rFonts w:ascii="Times New Roman" w:hAnsi="Times New Roman" w:cs="Times New Roman"/>
          <w:sz w:val="24"/>
          <w:szCs w:val="24"/>
        </w:rPr>
        <w:t>biobjective</w:t>
      </w:r>
      <w:proofErr w:type="spellEnd"/>
      <w:r w:rsidR="00600C48">
        <w:rPr>
          <w:rFonts w:ascii="Times New Roman" w:hAnsi="Times New Roman" w:cs="Times New Roman"/>
          <w:sz w:val="24"/>
          <w:szCs w:val="24"/>
        </w:rPr>
        <w:t xml:space="preserve"> stochastic measures for sampled solutions can help to construct more accurate surrogate models for </w:t>
      </w:r>
      <w:proofErr w:type="spellStart"/>
      <w:r w:rsidR="00600C48">
        <w:rPr>
          <w:rFonts w:ascii="Times New Roman" w:hAnsi="Times New Roman" w:cs="Times New Roman"/>
          <w:sz w:val="24"/>
          <w:szCs w:val="24"/>
        </w:rPr>
        <w:t>biobjective</w:t>
      </w:r>
      <w:proofErr w:type="spellEnd"/>
      <w:r w:rsidR="00600C48">
        <w:rPr>
          <w:rFonts w:ascii="Times New Roman" w:hAnsi="Times New Roman" w:cs="Times New Roman"/>
          <w:sz w:val="24"/>
          <w:szCs w:val="24"/>
        </w:rPr>
        <w:t xml:space="preserve"> functions</w:t>
      </w:r>
      <w:r w:rsidR="000F731B">
        <w:rPr>
          <w:rFonts w:ascii="Times New Roman" w:hAnsi="Times New Roman" w:cs="Times New Roman"/>
          <w:sz w:val="24"/>
          <w:szCs w:val="24"/>
        </w:rPr>
        <w:t xml:space="preserve">. This benefits the </w:t>
      </w:r>
      <w:r w:rsidR="000F731B" w:rsidRPr="004B0E3C">
        <w:rPr>
          <w:rFonts w:ascii="Times New Roman" w:hAnsi="Times New Roman" w:cs="Times New Roman"/>
          <w:sz w:val="24"/>
          <w:szCs w:val="24"/>
          <w:highlight w:val="cyan"/>
        </w:rPr>
        <w:t>sample infill strategies</w:t>
      </w:r>
      <w:r w:rsidR="000F731B">
        <w:rPr>
          <w:rFonts w:ascii="Times New Roman" w:hAnsi="Times New Roman" w:cs="Times New Roman"/>
          <w:sz w:val="24"/>
          <w:szCs w:val="24"/>
        </w:rPr>
        <w:t xml:space="preserve"> aforementioned to search </w:t>
      </w:r>
      <w:r w:rsidR="00A034F9">
        <w:rPr>
          <w:rFonts w:ascii="Times New Roman" w:hAnsi="Times New Roman" w:cs="Times New Roman"/>
          <w:sz w:val="24"/>
          <w:szCs w:val="24"/>
        </w:rPr>
        <w:t>more promising solution</w:t>
      </w:r>
      <w:r w:rsidR="00CF0FCC">
        <w:rPr>
          <w:rFonts w:ascii="Times New Roman" w:hAnsi="Times New Roman" w:cs="Times New Roman"/>
          <w:sz w:val="24"/>
          <w:szCs w:val="24"/>
        </w:rPr>
        <w:t>s. Although some previous studies have attempted to de</w:t>
      </w:r>
      <w:r w:rsidR="00F60043">
        <w:rPr>
          <w:rFonts w:ascii="Times New Roman" w:hAnsi="Times New Roman" w:cs="Times New Roman"/>
          <w:sz w:val="24"/>
          <w:szCs w:val="24"/>
        </w:rPr>
        <w:t xml:space="preserve">al with this challenge, such as using </w:t>
      </w:r>
      <w:r w:rsidR="00CF0FCC">
        <w:rPr>
          <w:rFonts w:ascii="Times New Roman" w:hAnsi="Times New Roman" w:cs="Times New Roman"/>
          <w:sz w:val="24"/>
          <w:szCs w:val="24"/>
        </w:rPr>
        <w:t>average approximation method (AAM</w:t>
      </w:r>
      <w:r w:rsidR="00141542">
        <w:rPr>
          <w:rFonts w:ascii="Times New Roman" w:hAnsi="Times New Roman" w:cs="Times New Roman"/>
          <w:sz w:val="24"/>
          <w:szCs w:val="24"/>
        </w:rPr>
        <w:t>) (</w:t>
      </w:r>
      <w:r w:rsidR="00141542" w:rsidRPr="00AC0D8C">
        <w:rPr>
          <w:rFonts w:ascii="Times New Roman" w:hAnsi="Times New Roman" w:cs="Times New Roman"/>
          <w:sz w:val="24"/>
          <w:szCs w:val="24"/>
          <w:highlight w:val="yellow"/>
        </w:rPr>
        <w:t>***</w:t>
      </w:r>
      <w:r w:rsidR="00141542">
        <w:rPr>
          <w:rFonts w:ascii="Times New Roman" w:hAnsi="Times New Roman" w:cs="Times New Roman"/>
          <w:sz w:val="24"/>
          <w:szCs w:val="24"/>
        </w:rPr>
        <w:t>)</w:t>
      </w:r>
      <w:r w:rsidR="00F60043">
        <w:rPr>
          <w:rFonts w:ascii="Times New Roman" w:hAnsi="Times New Roman" w:cs="Times New Roman"/>
          <w:sz w:val="24"/>
          <w:szCs w:val="24"/>
        </w:rPr>
        <w:t xml:space="preserve">, </w:t>
      </w:r>
      <w:r w:rsidR="00F60043" w:rsidRPr="004B0E3C">
        <w:rPr>
          <w:rFonts w:ascii="Times New Roman" w:hAnsi="Times New Roman" w:cs="Times New Roman"/>
          <w:sz w:val="24"/>
          <w:szCs w:val="24"/>
          <w:highlight w:val="cyan"/>
        </w:rPr>
        <w:t>simulation allocation rule (SAR</w:t>
      </w:r>
      <w:r w:rsidR="00141542">
        <w:rPr>
          <w:rFonts w:ascii="Times New Roman" w:hAnsi="Times New Roman" w:cs="Times New Roman"/>
          <w:sz w:val="24"/>
          <w:szCs w:val="24"/>
        </w:rPr>
        <w:t>) (</w:t>
      </w:r>
      <w:r w:rsidR="00141542" w:rsidRPr="00AC0D8C">
        <w:rPr>
          <w:rFonts w:ascii="Times New Roman" w:hAnsi="Times New Roman" w:cs="Times New Roman"/>
          <w:sz w:val="24"/>
          <w:szCs w:val="24"/>
          <w:highlight w:val="yellow"/>
        </w:rPr>
        <w:t>***</w:t>
      </w:r>
      <w:r w:rsidR="00141542">
        <w:rPr>
          <w:rFonts w:ascii="Times New Roman" w:hAnsi="Times New Roman" w:cs="Times New Roman"/>
          <w:sz w:val="24"/>
          <w:szCs w:val="24"/>
        </w:rPr>
        <w:t xml:space="preserve">), </w:t>
      </w:r>
      <w:r w:rsidR="00F60043">
        <w:rPr>
          <w:rFonts w:ascii="Times New Roman" w:hAnsi="Times New Roman" w:cs="Times New Roman"/>
          <w:sz w:val="24"/>
          <w:szCs w:val="24"/>
        </w:rPr>
        <w:t>shrinking ball meth</w:t>
      </w:r>
      <w:r w:rsidR="00141542">
        <w:rPr>
          <w:rFonts w:ascii="Times New Roman" w:hAnsi="Times New Roman" w:cs="Times New Roman"/>
          <w:sz w:val="24"/>
          <w:szCs w:val="24"/>
        </w:rPr>
        <w:t>od (</w:t>
      </w:r>
      <w:r w:rsidR="00141542" w:rsidRPr="00AC0D8C">
        <w:rPr>
          <w:rFonts w:ascii="Times New Roman" w:hAnsi="Times New Roman" w:cs="Times New Roman"/>
          <w:sz w:val="24"/>
          <w:szCs w:val="24"/>
          <w:highlight w:val="yellow"/>
        </w:rPr>
        <w:t>***</w:t>
      </w:r>
      <w:r w:rsidR="00141542">
        <w:rPr>
          <w:rFonts w:ascii="Times New Roman" w:hAnsi="Times New Roman" w:cs="Times New Roman"/>
          <w:sz w:val="24"/>
          <w:szCs w:val="24"/>
        </w:rPr>
        <w:t xml:space="preserve">) </w:t>
      </w:r>
      <w:r w:rsidR="00F60043">
        <w:rPr>
          <w:rFonts w:ascii="Times New Roman" w:hAnsi="Times New Roman" w:cs="Times New Roman"/>
          <w:sz w:val="24"/>
          <w:szCs w:val="24"/>
        </w:rPr>
        <w:t>and various types of kriging model</w:t>
      </w:r>
      <w:r w:rsidR="00141542">
        <w:rPr>
          <w:rFonts w:ascii="Times New Roman" w:hAnsi="Times New Roman" w:cs="Times New Roman"/>
          <w:sz w:val="24"/>
          <w:szCs w:val="24"/>
        </w:rPr>
        <w:t>s (</w:t>
      </w:r>
      <w:r w:rsidR="00141542" w:rsidRPr="00AC0D8C">
        <w:rPr>
          <w:rFonts w:ascii="Times New Roman" w:hAnsi="Times New Roman" w:cs="Times New Roman"/>
          <w:sz w:val="24"/>
          <w:szCs w:val="24"/>
          <w:highlight w:val="yellow"/>
        </w:rPr>
        <w:t>***</w:t>
      </w:r>
      <w:r w:rsidR="00141542">
        <w:rPr>
          <w:rFonts w:ascii="Times New Roman" w:hAnsi="Times New Roman" w:cs="Times New Roman"/>
          <w:sz w:val="24"/>
          <w:szCs w:val="24"/>
        </w:rPr>
        <w:t>)</w:t>
      </w:r>
      <w:r w:rsidR="00F60043">
        <w:rPr>
          <w:rFonts w:ascii="Times New Roman" w:hAnsi="Times New Roman" w:cs="Times New Roman"/>
          <w:sz w:val="24"/>
          <w:szCs w:val="24"/>
        </w:rPr>
        <w:t>, there is still roo</w:t>
      </w:r>
      <w:r w:rsidR="0024222C">
        <w:rPr>
          <w:rFonts w:ascii="Times New Roman" w:hAnsi="Times New Roman" w:cs="Times New Roman"/>
          <w:sz w:val="24"/>
          <w:szCs w:val="24"/>
        </w:rPr>
        <w:t>m for improvement. 2) W</w:t>
      </w:r>
      <w:r w:rsidR="0042221F">
        <w:rPr>
          <w:rFonts w:ascii="Times New Roman" w:hAnsi="Times New Roman" w:cs="Times New Roman"/>
          <w:sz w:val="24"/>
          <w:szCs w:val="24"/>
        </w:rPr>
        <w:t xml:space="preserve">e must consider the sensitivities of the searched solutions to the </w:t>
      </w:r>
      <w:r w:rsidR="0042221F" w:rsidRPr="004B0E3C">
        <w:rPr>
          <w:rFonts w:ascii="Times New Roman" w:hAnsi="Times New Roman" w:cs="Times New Roman"/>
          <w:sz w:val="24"/>
          <w:szCs w:val="24"/>
          <w:highlight w:val="cyan"/>
        </w:rPr>
        <w:t>stochastic parameters in</w:t>
      </w:r>
      <w:r w:rsidR="00640FB0" w:rsidRPr="004B0E3C">
        <w:rPr>
          <w:rFonts w:ascii="Times New Roman" w:hAnsi="Times New Roman" w:cs="Times New Roman"/>
          <w:sz w:val="24"/>
          <w:szCs w:val="24"/>
          <w:highlight w:val="cyan"/>
        </w:rPr>
        <w:t xml:space="preserve"> </w:t>
      </w:r>
      <m:oMath>
        <m:r>
          <w:rPr>
            <w:rFonts w:ascii="Cambria Math" w:hAnsi="Times New Roman" w:cs="Times New Roman"/>
            <w:sz w:val="24"/>
            <w:szCs w:val="24"/>
            <w:highlight w:val="cyan"/>
          </w:rPr>
          <m:t>ξ</m:t>
        </m:r>
      </m:oMath>
      <w:r w:rsidR="00640FB0">
        <w:rPr>
          <w:rFonts w:ascii="Times New Roman" w:hAnsi="Times New Roman" w:cs="Times New Roman"/>
          <w:sz w:val="24"/>
          <w:szCs w:val="24"/>
        </w:rPr>
        <w:t>, in addition to their dominance relationships</w:t>
      </w:r>
      <w:r w:rsidR="009A3B87">
        <w:rPr>
          <w:rFonts w:ascii="Times New Roman" w:hAnsi="Times New Roman" w:cs="Times New Roman"/>
          <w:sz w:val="24"/>
          <w:szCs w:val="24"/>
        </w:rPr>
        <w:t xml:space="preserve"> considering a </w:t>
      </w:r>
      <w:r w:rsidR="009A3B87" w:rsidRPr="0010302E">
        <w:rPr>
          <w:rFonts w:ascii="Times New Roman" w:hAnsi="Times New Roman" w:cs="Times New Roman"/>
          <w:sz w:val="24"/>
          <w:szCs w:val="24"/>
          <w:highlight w:val="yellow"/>
        </w:rPr>
        <w:t>constraint</w:t>
      </w:r>
      <w:r w:rsidR="00640FB0">
        <w:rPr>
          <w:rFonts w:ascii="Times New Roman" w:hAnsi="Times New Roman" w:cs="Times New Roman"/>
          <w:sz w:val="24"/>
          <w:szCs w:val="24"/>
        </w:rPr>
        <w:t xml:space="preserve"> under the </w:t>
      </w:r>
      <w:r w:rsidR="00640FB0" w:rsidRPr="007E4A76">
        <w:rPr>
          <w:rFonts w:ascii="Times New Roman" w:hAnsi="Times New Roman" w:cs="Times New Roman"/>
          <w:sz w:val="24"/>
          <w:szCs w:val="24"/>
          <w:highlight w:val="yellow"/>
        </w:rPr>
        <w:t>nominal (or average)</w:t>
      </w:r>
      <w:r w:rsidR="002E666E">
        <w:rPr>
          <w:rFonts w:ascii="Times New Roman" w:hAnsi="Times New Roman" w:cs="Times New Roman"/>
          <w:sz w:val="24"/>
          <w:szCs w:val="24"/>
        </w:rPr>
        <w:t xml:space="preserve"> parameter values. A nondominated solution under the </w:t>
      </w:r>
      <w:r w:rsidR="002E666E" w:rsidRPr="007E4A76">
        <w:rPr>
          <w:rFonts w:ascii="Times New Roman" w:hAnsi="Times New Roman" w:cs="Times New Roman"/>
          <w:sz w:val="24"/>
          <w:szCs w:val="24"/>
          <w:highlight w:val="yellow"/>
        </w:rPr>
        <w:t>nominal (or average)</w:t>
      </w:r>
      <w:r w:rsidR="002E666E">
        <w:rPr>
          <w:rFonts w:ascii="Times New Roman" w:hAnsi="Times New Roman" w:cs="Times New Roman"/>
          <w:sz w:val="24"/>
          <w:szCs w:val="24"/>
        </w:rPr>
        <w:t xml:space="preserve"> parameter setting may become dominated when a certain sto</w:t>
      </w:r>
      <w:r>
        <w:rPr>
          <w:rFonts w:ascii="Times New Roman" w:hAnsi="Times New Roman" w:cs="Times New Roman"/>
          <w:sz w:val="24"/>
          <w:szCs w:val="24"/>
        </w:rPr>
        <w:t>chastic parameter is pertur</w:t>
      </w:r>
      <w:r w:rsidR="008972C3">
        <w:rPr>
          <w:rFonts w:ascii="Times New Roman" w:hAnsi="Times New Roman" w:cs="Times New Roman"/>
          <w:sz w:val="24"/>
          <w:szCs w:val="24"/>
        </w:rPr>
        <w:t xml:space="preserve">bed. </w:t>
      </w:r>
      <w:r w:rsidR="00B728DC">
        <w:rPr>
          <w:rFonts w:ascii="Times New Roman" w:hAnsi="Times New Roman" w:cs="Times New Roman"/>
          <w:sz w:val="24"/>
          <w:szCs w:val="24"/>
        </w:rPr>
        <w:t xml:space="preserve">Thus, it is necessary to introduce the dominance relationship with the consideration of the expectations and </w:t>
      </w:r>
      <w:r w:rsidR="00B728DC">
        <w:rPr>
          <w:rFonts w:ascii="Times New Roman" w:hAnsi="Times New Roman" w:cs="Times New Roman"/>
          <w:sz w:val="24"/>
          <w:szCs w:val="24"/>
          <w:highlight w:val="yellow"/>
        </w:rPr>
        <w:t xml:space="preserve">the </w:t>
      </w:r>
      <w:r w:rsidR="00B728DC" w:rsidRPr="0010302E">
        <w:rPr>
          <w:rFonts w:ascii="Times New Roman" w:hAnsi="Times New Roman" w:cs="Times New Roman"/>
          <w:sz w:val="24"/>
          <w:szCs w:val="24"/>
          <w:highlight w:val="yellow"/>
        </w:rPr>
        <w:t xml:space="preserve">probabilistic </w:t>
      </w:r>
      <w:r w:rsidR="00B728DC">
        <w:rPr>
          <w:rFonts w:ascii="Times New Roman" w:hAnsi="Times New Roman" w:cs="Times New Roman"/>
          <w:sz w:val="24"/>
          <w:szCs w:val="24"/>
          <w:highlight w:val="yellow"/>
        </w:rPr>
        <w:t>constrain</w:t>
      </w:r>
      <w:r w:rsidR="00B728DC">
        <w:rPr>
          <w:rFonts w:ascii="Times New Roman" w:hAnsi="Times New Roman" w:cs="Times New Roman"/>
          <w:sz w:val="24"/>
          <w:szCs w:val="24"/>
        </w:rPr>
        <w:t xml:space="preserve">t. </w:t>
      </w:r>
      <w:r w:rsidR="001A1D67">
        <w:rPr>
          <w:rFonts w:ascii="Times New Roman" w:hAnsi="Times New Roman" w:cs="Times New Roman"/>
          <w:sz w:val="24"/>
          <w:szCs w:val="24"/>
        </w:rPr>
        <w:t xml:space="preserve">3) </w:t>
      </w:r>
      <w:r w:rsidR="00DC4221" w:rsidRPr="004B0E3C">
        <w:rPr>
          <w:rFonts w:ascii="Times New Roman" w:hAnsi="Times New Roman" w:cs="Times New Roman"/>
          <w:sz w:val="24"/>
          <w:szCs w:val="24"/>
        </w:rPr>
        <w:t>We</w:t>
      </w:r>
      <w:r w:rsidR="00DC4221">
        <w:rPr>
          <w:rFonts w:ascii="Times New Roman" w:hAnsi="Times New Roman" w:cs="Times New Roman"/>
          <w:sz w:val="24"/>
          <w:szCs w:val="24"/>
        </w:rPr>
        <w:t xml:space="preserve"> consider a </w:t>
      </w:r>
      <w:commentRangeStart w:id="6"/>
      <w:r w:rsidR="00DC4221">
        <w:rPr>
          <w:rFonts w:ascii="Times New Roman" w:hAnsi="Times New Roman" w:cs="Times New Roman"/>
          <w:sz w:val="24"/>
          <w:szCs w:val="24"/>
        </w:rPr>
        <w:t>chance</w:t>
      </w:r>
      <w:commentRangeEnd w:id="6"/>
      <w:r w:rsidR="00DC4221">
        <w:rPr>
          <w:rStyle w:val="afd"/>
        </w:rPr>
        <w:commentReference w:id="6"/>
      </w:r>
      <w:r w:rsidR="00DC4221">
        <w:rPr>
          <w:rFonts w:ascii="Times New Roman" w:hAnsi="Times New Roman" w:cs="Times New Roman"/>
          <w:sz w:val="24"/>
          <w:szCs w:val="24"/>
        </w:rPr>
        <w:t xml:space="preserve"> constraint in the problem (1) because in many cases the key quantity to be constrained (e.g., traffic emissions, total travel tim</w:t>
      </w:r>
      <w:r w:rsidR="00DC4221">
        <w:rPr>
          <w:rFonts w:ascii="Times New Roman" w:hAnsi="Times New Roman" w:cs="Times New Roman" w:hint="eastAsia"/>
          <w:sz w:val="24"/>
          <w:szCs w:val="24"/>
        </w:rPr>
        <w:t>e)</w:t>
      </w:r>
      <w:r w:rsidR="00DC4221">
        <w:rPr>
          <w:rFonts w:ascii="Times New Roman" w:hAnsi="Times New Roman" w:cs="Times New Roman"/>
          <w:sz w:val="24"/>
          <w:szCs w:val="24"/>
        </w:rPr>
        <w:t xml:space="preserve"> </w:t>
      </w:r>
      <w:r w:rsidR="00DC4221">
        <w:rPr>
          <w:rFonts w:ascii="Times New Roman" w:hAnsi="Times New Roman" w:cs="Times New Roman" w:hint="eastAsia"/>
          <w:sz w:val="24"/>
          <w:szCs w:val="24"/>
        </w:rPr>
        <w:t>is</w:t>
      </w:r>
      <w:r w:rsidR="00DC4221">
        <w:rPr>
          <w:rFonts w:ascii="Times New Roman" w:hAnsi="Times New Roman" w:cs="Times New Roman"/>
          <w:sz w:val="24"/>
          <w:szCs w:val="24"/>
        </w:rPr>
        <w:t xml:space="preserve"> random in nature depending on the realization of underlying </w:t>
      </w:r>
      <w:r w:rsidR="00DC4221" w:rsidRPr="004B0E3C">
        <w:rPr>
          <w:rFonts w:ascii="Times New Roman" w:hAnsi="Times New Roman" w:cs="Times New Roman"/>
          <w:sz w:val="24"/>
          <w:szCs w:val="24"/>
          <w:highlight w:val="cyan"/>
        </w:rPr>
        <w:t>input or parameters</w:t>
      </w:r>
      <w:r w:rsidR="00DC4221">
        <w:rPr>
          <w:rFonts w:ascii="Times New Roman" w:hAnsi="Times New Roman" w:cs="Times New Roman"/>
          <w:sz w:val="24"/>
          <w:szCs w:val="24"/>
        </w:rPr>
        <w:t xml:space="preserve"> of the traffic system. The distribution of the quantity to be constrained </w:t>
      </w:r>
      <w:r w:rsidR="00DC4221" w:rsidRPr="000101CC">
        <w:rPr>
          <w:rFonts w:ascii="Times New Roman" w:hAnsi="Times New Roman" w:cs="Times New Roman"/>
          <w:sz w:val="24"/>
          <w:szCs w:val="24"/>
        </w:rPr>
        <w:t xml:space="preserve">is </w:t>
      </w:r>
      <w:r w:rsidR="00DC4221" w:rsidRPr="004B0E3C">
        <w:rPr>
          <w:rFonts w:ascii="Times New Roman" w:hAnsi="Times New Roman" w:cs="Times New Roman"/>
          <w:sz w:val="24"/>
          <w:szCs w:val="24"/>
        </w:rPr>
        <w:t>usually unknown a prior</w:t>
      </w:r>
      <w:r w:rsidR="00DC4221">
        <w:rPr>
          <w:rFonts w:ascii="Times New Roman" w:hAnsi="Times New Roman" w:cs="Times New Roman"/>
          <w:sz w:val="24"/>
          <w:szCs w:val="24"/>
        </w:rPr>
        <w:t>i.</w:t>
      </w:r>
      <w:r w:rsidR="00DC4221" w:rsidRPr="000101CC">
        <w:rPr>
          <w:rFonts w:ascii="Times New Roman" w:hAnsi="Times New Roman" w:cs="Times New Roman"/>
          <w:sz w:val="24"/>
          <w:szCs w:val="24"/>
        </w:rPr>
        <w:t xml:space="preserve"> Thus, </w:t>
      </w:r>
      <w:r w:rsidR="00DC4221" w:rsidRPr="00402FB5">
        <w:rPr>
          <w:rFonts w:ascii="Times New Roman" w:hAnsi="Times New Roman" w:cs="Times New Roman"/>
          <w:sz w:val="24"/>
          <w:szCs w:val="24"/>
        </w:rPr>
        <w:t>a chance constrained problem can be challenging to solve even though</w:t>
      </w:r>
      <w:r w:rsidR="00DC4221">
        <w:rPr>
          <w:rFonts w:ascii="Times New Roman" w:hAnsi="Times New Roman" w:cs="Times New Roman"/>
          <w:sz w:val="24"/>
          <w:szCs w:val="24"/>
        </w:rPr>
        <w:t xml:space="preserve"> the distribution of the </w:t>
      </w:r>
      <w:r w:rsidR="00DC4221" w:rsidRPr="004B0E3C">
        <w:rPr>
          <w:rFonts w:ascii="Times New Roman" w:hAnsi="Times New Roman" w:cs="Times New Roman"/>
          <w:sz w:val="24"/>
          <w:szCs w:val="24"/>
          <w:highlight w:val="cyan"/>
        </w:rPr>
        <w:t xml:space="preserve">uncertain parameters or </w:t>
      </w:r>
      <w:commentRangeStart w:id="7"/>
      <w:r w:rsidR="00DC4221" w:rsidRPr="004B0E3C">
        <w:rPr>
          <w:rFonts w:ascii="Times New Roman" w:hAnsi="Times New Roman" w:cs="Times New Roman"/>
          <w:sz w:val="24"/>
          <w:szCs w:val="24"/>
          <w:highlight w:val="cyan"/>
        </w:rPr>
        <w:t>input</w:t>
      </w:r>
      <w:r w:rsidR="00DC4221">
        <w:rPr>
          <w:rFonts w:ascii="Times New Roman" w:hAnsi="Times New Roman" w:cs="Times New Roman"/>
          <w:sz w:val="24"/>
          <w:szCs w:val="24"/>
        </w:rPr>
        <w:t xml:space="preserve"> is given or can be well estimated</w:t>
      </w:r>
      <w:commentRangeEnd w:id="7"/>
      <w:r w:rsidR="00DC4221">
        <w:rPr>
          <w:rStyle w:val="afd"/>
        </w:rPr>
        <w:commentReference w:id="7"/>
      </w:r>
      <w:r w:rsidR="00DC4221">
        <w:rPr>
          <w:rFonts w:ascii="Times New Roman" w:hAnsi="Times New Roman" w:cs="Times New Roman"/>
          <w:sz w:val="24"/>
          <w:szCs w:val="24"/>
        </w:rPr>
        <w:t>.</w:t>
      </w:r>
    </w:p>
    <w:p w14:paraId="6BD57ABB" w14:textId="5391D454" w:rsidR="00D901A4" w:rsidRDefault="003B79E4" w:rsidP="001B6E75">
      <w:pPr>
        <w:rPr>
          <w:rFonts w:ascii="Times New Roman" w:hAnsi="Times New Roman" w:cs="Times New Roman"/>
          <w:sz w:val="24"/>
          <w:szCs w:val="24"/>
        </w:rPr>
      </w:pPr>
      <w:r>
        <w:rPr>
          <w:rFonts w:ascii="Times New Roman" w:hAnsi="Times New Roman" w:cs="Times New Roman"/>
          <w:sz w:val="24"/>
          <w:szCs w:val="24"/>
        </w:rPr>
        <w:lastRenderedPageBreak/>
        <w:t>T</w:t>
      </w:r>
      <w:r w:rsidR="00D823CF">
        <w:rPr>
          <w:rFonts w:ascii="Times New Roman" w:hAnsi="Times New Roman" w:cs="Times New Roman"/>
          <w:sz w:val="24"/>
          <w:szCs w:val="24"/>
        </w:rPr>
        <w:t>o</w:t>
      </w:r>
      <w:r w:rsidR="001C1D90">
        <w:rPr>
          <w:rFonts w:ascii="Times New Roman" w:hAnsi="Times New Roman" w:cs="Times New Roman"/>
          <w:sz w:val="24"/>
          <w:szCs w:val="24"/>
        </w:rPr>
        <w:t xml:space="preserve"> </w:t>
      </w:r>
      <w:r w:rsidR="00D823CF">
        <w:rPr>
          <w:rFonts w:ascii="Times New Roman" w:hAnsi="Times New Roman" w:cs="Times New Roman"/>
          <w:sz w:val="24"/>
          <w:szCs w:val="24"/>
        </w:rPr>
        <w:t>address aforementioned challen</w:t>
      </w:r>
      <w:r w:rsidR="001C1D90">
        <w:rPr>
          <w:rFonts w:ascii="Times New Roman" w:hAnsi="Times New Roman" w:cs="Times New Roman"/>
          <w:sz w:val="24"/>
          <w:szCs w:val="24"/>
        </w:rPr>
        <w:t>ges</w:t>
      </w:r>
      <w:r w:rsidR="00D823CF">
        <w:rPr>
          <w:rFonts w:ascii="Times New Roman" w:hAnsi="Times New Roman" w:cs="Times New Roman"/>
          <w:sz w:val="24"/>
          <w:szCs w:val="24"/>
        </w:rPr>
        <w:t>,</w:t>
      </w:r>
      <w:r w:rsidR="001B6E75">
        <w:rPr>
          <w:rFonts w:ascii="Times New Roman" w:hAnsi="Times New Roman" w:cs="Times New Roman"/>
          <w:sz w:val="24"/>
          <w:szCs w:val="24"/>
        </w:rPr>
        <w:t xml:space="preserve"> we propose</w:t>
      </w:r>
      <w:r w:rsidR="001B6E75" w:rsidRPr="00D579C1">
        <w:rPr>
          <w:rFonts w:ascii="Times New Roman" w:hAnsi="Times New Roman" w:cs="Times New Roman" w:hint="eastAsia"/>
          <w:sz w:val="24"/>
          <w:szCs w:val="24"/>
        </w:rPr>
        <w:t xml:space="preserve"> </w:t>
      </w:r>
      <w:r w:rsidR="001B6E75" w:rsidRPr="00E7134E">
        <w:rPr>
          <w:rFonts w:ascii="Times New Roman" w:hAnsi="Times New Roman" w:cs="Times New Roman" w:hint="eastAsia"/>
          <w:sz w:val="24"/>
          <w:szCs w:val="24"/>
        </w:rPr>
        <w:t>Gaussian</w:t>
      </w:r>
      <w:r w:rsidR="001B6E75" w:rsidRPr="00E7134E">
        <w:rPr>
          <w:rFonts w:ascii="Times New Roman" w:hAnsi="Times New Roman" w:cs="Times New Roman"/>
          <w:sz w:val="24"/>
          <w:szCs w:val="24"/>
        </w:rPr>
        <w:t xml:space="preserve"> </w:t>
      </w:r>
      <w:r w:rsidR="001B6E75">
        <w:rPr>
          <w:rFonts w:ascii="Times New Roman" w:hAnsi="Times New Roman" w:cs="Times New Roman"/>
          <w:sz w:val="24"/>
          <w:szCs w:val="24"/>
        </w:rPr>
        <w:t>p</w:t>
      </w:r>
      <w:r w:rsidR="001B6E75" w:rsidRPr="00E7134E">
        <w:rPr>
          <w:rFonts w:ascii="Times New Roman" w:hAnsi="Times New Roman" w:cs="Times New Roman" w:hint="eastAsia"/>
          <w:sz w:val="24"/>
          <w:szCs w:val="24"/>
        </w:rPr>
        <w:t>rocess</w:t>
      </w:r>
      <w:r w:rsidR="001B6E75" w:rsidRPr="00E7134E">
        <w:rPr>
          <w:rFonts w:ascii="Times New Roman" w:hAnsi="Times New Roman" w:cs="Times New Roman"/>
          <w:sz w:val="24"/>
          <w:szCs w:val="24"/>
        </w:rPr>
        <w:t xml:space="preserve"> </w:t>
      </w:r>
      <w:r w:rsidR="001B6E75">
        <w:rPr>
          <w:rFonts w:ascii="Times New Roman" w:hAnsi="Times New Roman" w:cs="Times New Roman"/>
          <w:sz w:val="24"/>
          <w:szCs w:val="24"/>
        </w:rPr>
        <w:t>regression with knowledge gradient samplin</w:t>
      </w:r>
      <w:r>
        <w:rPr>
          <w:rFonts w:ascii="Times New Roman" w:hAnsi="Times New Roman" w:cs="Times New Roman"/>
          <w:sz w:val="24"/>
          <w:szCs w:val="24"/>
        </w:rPr>
        <w:t>g policy to solve the model (</w:t>
      </w:r>
      <w:r w:rsidR="00C91091">
        <w:rPr>
          <w:rFonts w:ascii="Times New Roman" w:hAnsi="Times New Roman" w:cs="Times New Roman"/>
          <w:sz w:val="24"/>
          <w:szCs w:val="24"/>
        </w:rPr>
        <w:t>1</w:t>
      </w:r>
      <w:r>
        <w:rPr>
          <w:rFonts w:ascii="Times New Roman" w:hAnsi="Times New Roman" w:cs="Times New Roman"/>
          <w:sz w:val="24"/>
          <w:szCs w:val="24"/>
        </w:rPr>
        <w:t>), and this meth</w:t>
      </w:r>
      <w:r w:rsidR="00AF3527">
        <w:rPr>
          <w:rFonts w:ascii="Times New Roman" w:hAnsi="Times New Roman" w:cs="Times New Roman"/>
          <w:sz w:val="24"/>
          <w:szCs w:val="24"/>
        </w:rPr>
        <w:t>odology is applicable to solve both continuous and disc</w:t>
      </w:r>
      <w:r w:rsidR="00B82216">
        <w:rPr>
          <w:rFonts w:ascii="Times New Roman" w:hAnsi="Times New Roman" w:cs="Times New Roman"/>
          <w:sz w:val="24"/>
          <w:szCs w:val="24"/>
        </w:rPr>
        <w:t>rete stochastic SO</w:t>
      </w:r>
      <w:r w:rsidR="00415973">
        <w:rPr>
          <w:rFonts w:ascii="Times New Roman" w:hAnsi="Times New Roman" w:cs="Times New Roman"/>
          <w:sz w:val="24"/>
          <w:szCs w:val="24"/>
        </w:rPr>
        <w:t xml:space="preserve"> problems similar as the model</w:t>
      </w:r>
      <w:commentRangeStart w:id="8"/>
      <w:r w:rsidR="00415973">
        <w:rPr>
          <w:rFonts w:ascii="Times New Roman" w:hAnsi="Times New Roman" w:cs="Times New Roman"/>
          <w:sz w:val="24"/>
          <w:szCs w:val="24"/>
        </w:rPr>
        <w:t xml:space="preserve"> (</w:t>
      </w:r>
      <w:r w:rsidR="008C75DE">
        <w:rPr>
          <w:rFonts w:ascii="Times New Roman" w:hAnsi="Times New Roman" w:cs="Times New Roman"/>
          <w:sz w:val="24"/>
          <w:szCs w:val="24"/>
        </w:rPr>
        <w:t>1</w:t>
      </w:r>
      <w:r w:rsidR="00415973">
        <w:rPr>
          <w:rFonts w:ascii="Times New Roman" w:hAnsi="Times New Roman" w:cs="Times New Roman"/>
          <w:sz w:val="24"/>
          <w:szCs w:val="24"/>
        </w:rPr>
        <w:t>)</w:t>
      </w:r>
      <w:r w:rsidR="00D901A4">
        <w:rPr>
          <w:rFonts w:ascii="Times New Roman" w:hAnsi="Times New Roman" w:cs="Times New Roman"/>
          <w:sz w:val="24"/>
          <w:szCs w:val="24"/>
        </w:rPr>
        <w:t>.</w:t>
      </w:r>
      <w:commentRangeEnd w:id="8"/>
      <w:r w:rsidR="005E4FF8">
        <w:rPr>
          <w:rStyle w:val="afd"/>
        </w:rPr>
        <w:commentReference w:id="8"/>
      </w:r>
    </w:p>
    <w:p w14:paraId="46AD61CD" w14:textId="2C26387E" w:rsidR="00D901A4" w:rsidRDefault="00D901A4" w:rsidP="001B6E75">
      <w:pPr>
        <w:rPr>
          <w:rFonts w:ascii="Times New Roman" w:hAnsi="Times New Roman" w:cs="Times New Roman"/>
          <w:sz w:val="24"/>
          <w:szCs w:val="24"/>
        </w:rPr>
      </w:pPr>
    </w:p>
    <w:p w14:paraId="51521410" w14:textId="5E63DC98" w:rsidR="00D901A4" w:rsidRPr="003153DD" w:rsidRDefault="00D901A4" w:rsidP="001B6E75">
      <w:pPr>
        <w:rPr>
          <w:rFonts w:ascii="Times New Roman" w:hAnsi="Times New Roman" w:cs="Times New Roman"/>
          <w:sz w:val="24"/>
          <w:szCs w:val="24"/>
        </w:rPr>
      </w:pPr>
      <w:r w:rsidRPr="003153DD">
        <w:rPr>
          <w:rFonts w:ascii="Times New Roman" w:hAnsi="Times New Roman" w:cs="Times New Roman" w:hint="eastAsia"/>
          <w:sz w:val="24"/>
          <w:szCs w:val="24"/>
        </w:rPr>
        <w:t>T</w:t>
      </w:r>
      <w:r w:rsidRPr="003153DD">
        <w:rPr>
          <w:rFonts w:ascii="Times New Roman" w:hAnsi="Times New Roman" w:cs="Times New Roman"/>
          <w:sz w:val="24"/>
          <w:szCs w:val="24"/>
        </w:rPr>
        <w:t>he remainder of this paper is structured as follows. We</w:t>
      </w:r>
      <w:r w:rsidR="003153DD" w:rsidRPr="003153DD">
        <w:rPr>
          <w:rFonts w:ascii="Times New Roman" w:hAnsi="Times New Roman" w:cs="Times New Roman"/>
          <w:sz w:val="24"/>
          <w:szCs w:val="24"/>
        </w:rPr>
        <w:t xml:space="preserve"> present a literature review of the related SO methods in Section 2. </w:t>
      </w:r>
      <w:r w:rsidR="008C75DE">
        <w:rPr>
          <w:rFonts w:ascii="Times New Roman" w:hAnsi="Times New Roman" w:cs="Times New Roman"/>
          <w:sz w:val="24"/>
          <w:szCs w:val="24"/>
        </w:rPr>
        <w:t>A network-wide signal timing p</w:t>
      </w:r>
      <w:r w:rsidR="008C75DE" w:rsidRPr="008C75DE">
        <w:rPr>
          <w:rFonts w:ascii="Times New Roman" w:hAnsi="Times New Roman" w:cs="Times New Roman"/>
          <w:sz w:val="24"/>
          <w:szCs w:val="24"/>
        </w:rPr>
        <w:t>r</w:t>
      </w:r>
      <w:r w:rsidR="008C75DE">
        <w:rPr>
          <w:rFonts w:ascii="Times New Roman" w:hAnsi="Times New Roman" w:cs="Times New Roman"/>
          <w:sz w:val="24"/>
          <w:szCs w:val="24"/>
        </w:rPr>
        <w:t>oblem under uncertainties</w:t>
      </w:r>
      <w:r w:rsidR="00A07A86">
        <w:rPr>
          <w:rFonts w:ascii="Times New Roman" w:hAnsi="Times New Roman" w:cs="Times New Roman"/>
          <w:sz w:val="24"/>
          <w:szCs w:val="24"/>
        </w:rPr>
        <w:t xml:space="preserve"> (</w:t>
      </w:r>
      <w:r w:rsidR="00A07A86" w:rsidRPr="00A07A86">
        <w:rPr>
          <w:rFonts w:ascii="Times New Roman" w:hAnsi="Times New Roman" w:cs="Times New Roman"/>
          <w:sz w:val="24"/>
          <w:szCs w:val="24"/>
        </w:rPr>
        <w:t>NSTPU</w:t>
      </w:r>
      <w:r w:rsidR="00A07A86">
        <w:rPr>
          <w:rFonts w:ascii="Times New Roman" w:hAnsi="Times New Roman" w:cs="Times New Roman"/>
          <w:sz w:val="24"/>
          <w:szCs w:val="24"/>
        </w:rPr>
        <w:t>)</w:t>
      </w:r>
      <w:r w:rsidR="008C75DE">
        <w:rPr>
          <w:rFonts w:ascii="Times New Roman" w:hAnsi="Times New Roman" w:cs="Times New Roman"/>
          <w:sz w:val="24"/>
          <w:szCs w:val="24"/>
        </w:rPr>
        <w:t xml:space="preserve"> similar as the model (1) is formulated and described in Section 3. </w:t>
      </w:r>
      <w:r w:rsidR="003153DD" w:rsidRPr="003153DD">
        <w:rPr>
          <w:rFonts w:ascii="Times New Roman" w:hAnsi="Times New Roman" w:cs="Times New Roman"/>
          <w:sz w:val="24"/>
          <w:szCs w:val="24"/>
        </w:rPr>
        <w:t xml:space="preserve">We </w:t>
      </w:r>
      <w:r w:rsidR="008C75DE">
        <w:rPr>
          <w:rFonts w:ascii="Times New Roman" w:hAnsi="Times New Roman" w:cs="Times New Roman"/>
          <w:sz w:val="24"/>
          <w:szCs w:val="24"/>
        </w:rPr>
        <w:t>then propose</w:t>
      </w:r>
      <w:r w:rsidR="003153DD" w:rsidRPr="003153DD">
        <w:rPr>
          <w:rFonts w:ascii="Times New Roman" w:hAnsi="Times New Roman" w:cs="Times New Roman"/>
          <w:sz w:val="24"/>
          <w:szCs w:val="24"/>
        </w:rPr>
        <w:t xml:space="preserve"> </w:t>
      </w:r>
      <w:r w:rsidR="003153DD" w:rsidRPr="003153DD">
        <w:rPr>
          <w:rFonts w:ascii="Times New Roman" w:hAnsi="Times New Roman" w:cs="Times New Roman" w:hint="eastAsia"/>
          <w:bCs/>
          <w:sz w:val="24"/>
          <w:szCs w:val="24"/>
        </w:rPr>
        <w:t>Gaussian</w:t>
      </w:r>
      <w:r w:rsidR="003153DD" w:rsidRPr="003153DD">
        <w:rPr>
          <w:rFonts w:ascii="Times New Roman" w:hAnsi="Times New Roman" w:cs="Times New Roman"/>
          <w:bCs/>
          <w:sz w:val="24"/>
          <w:szCs w:val="24"/>
        </w:rPr>
        <w:t xml:space="preserve"> process regression </w:t>
      </w:r>
      <w:r w:rsidR="003153DD" w:rsidRPr="003153DD">
        <w:rPr>
          <w:rFonts w:ascii="Times New Roman" w:hAnsi="Times New Roman" w:cs="Times New Roman" w:hint="eastAsia"/>
          <w:bCs/>
          <w:sz w:val="24"/>
          <w:szCs w:val="24"/>
        </w:rPr>
        <w:t>based</w:t>
      </w:r>
      <w:r w:rsidR="003153DD" w:rsidRPr="003153DD">
        <w:rPr>
          <w:rFonts w:ascii="Times New Roman" w:hAnsi="Times New Roman" w:cs="Times New Roman"/>
          <w:bCs/>
          <w:sz w:val="24"/>
          <w:szCs w:val="24"/>
        </w:rPr>
        <w:t xml:space="preserve"> </w:t>
      </w:r>
      <w:r w:rsidR="003153DD" w:rsidRPr="003153DD">
        <w:rPr>
          <w:rFonts w:ascii="Times New Roman" w:hAnsi="Times New Roman" w:cs="Times New Roman" w:hint="eastAsia"/>
          <w:bCs/>
          <w:sz w:val="24"/>
          <w:szCs w:val="24"/>
        </w:rPr>
        <w:t>solution</w:t>
      </w:r>
      <w:r w:rsidR="003153DD">
        <w:rPr>
          <w:rFonts w:ascii="Times New Roman" w:hAnsi="Times New Roman" w:cs="Times New Roman"/>
          <w:bCs/>
          <w:sz w:val="24"/>
          <w:szCs w:val="24"/>
        </w:rPr>
        <w:t xml:space="preserve"> approach in Section </w:t>
      </w:r>
      <w:r w:rsidR="008C75DE">
        <w:rPr>
          <w:rFonts w:ascii="Times New Roman" w:hAnsi="Times New Roman" w:cs="Times New Roman"/>
          <w:bCs/>
          <w:sz w:val="24"/>
          <w:szCs w:val="24"/>
        </w:rPr>
        <w:t>4</w:t>
      </w:r>
      <w:r w:rsidR="003153DD">
        <w:rPr>
          <w:rFonts w:ascii="Times New Roman" w:hAnsi="Times New Roman" w:cs="Times New Roman"/>
          <w:bCs/>
          <w:sz w:val="24"/>
          <w:szCs w:val="24"/>
        </w:rPr>
        <w:t xml:space="preserve">. </w:t>
      </w:r>
      <w:r w:rsidR="008C75DE">
        <w:rPr>
          <w:rFonts w:ascii="Times New Roman" w:hAnsi="Times New Roman" w:cs="Times New Roman"/>
          <w:bCs/>
          <w:sz w:val="24"/>
          <w:szCs w:val="24"/>
        </w:rPr>
        <w:t>Later, w</w:t>
      </w:r>
      <w:r w:rsidR="00A4623A">
        <w:rPr>
          <w:rFonts w:ascii="Times New Roman" w:hAnsi="Times New Roman" w:cs="Times New Roman"/>
          <w:bCs/>
          <w:sz w:val="24"/>
          <w:szCs w:val="24"/>
        </w:rPr>
        <w:t>e show the applicabil</w:t>
      </w:r>
      <w:r w:rsidR="008B1A38">
        <w:rPr>
          <w:rFonts w:ascii="Times New Roman" w:hAnsi="Times New Roman" w:cs="Times New Roman"/>
          <w:bCs/>
          <w:sz w:val="24"/>
          <w:szCs w:val="24"/>
        </w:rPr>
        <w:t>ity of th</w:t>
      </w:r>
      <w:r w:rsidR="00A07A86">
        <w:rPr>
          <w:rFonts w:ascii="Times New Roman" w:hAnsi="Times New Roman" w:cs="Times New Roman"/>
          <w:bCs/>
          <w:sz w:val="24"/>
          <w:szCs w:val="24"/>
        </w:rPr>
        <w:t>e</w:t>
      </w:r>
      <w:r w:rsidR="008B1A38">
        <w:rPr>
          <w:rFonts w:ascii="Times New Roman" w:hAnsi="Times New Roman" w:cs="Times New Roman"/>
          <w:bCs/>
          <w:sz w:val="24"/>
          <w:szCs w:val="24"/>
        </w:rPr>
        <w:t xml:space="preserve"> </w:t>
      </w:r>
      <w:r w:rsidR="008C75DE">
        <w:rPr>
          <w:rFonts w:ascii="Times New Roman" w:hAnsi="Times New Roman" w:cs="Times New Roman"/>
          <w:bCs/>
          <w:sz w:val="24"/>
          <w:szCs w:val="24"/>
        </w:rPr>
        <w:t xml:space="preserve">proposed </w:t>
      </w:r>
      <w:r w:rsidR="008B1A38">
        <w:rPr>
          <w:rFonts w:ascii="Times New Roman" w:hAnsi="Times New Roman" w:cs="Times New Roman"/>
          <w:bCs/>
          <w:sz w:val="24"/>
          <w:szCs w:val="24"/>
        </w:rPr>
        <w:t xml:space="preserve">method in addressing a test problem and </w:t>
      </w:r>
      <w:r w:rsidR="00A07A86" w:rsidRPr="00A07A86">
        <w:rPr>
          <w:rFonts w:ascii="Times New Roman" w:hAnsi="Times New Roman" w:cs="Times New Roman"/>
          <w:bCs/>
          <w:sz w:val="24"/>
          <w:szCs w:val="24"/>
        </w:rPr>
        <w:t>NSTPU</w:t>
      </w:r>
      <w:r w:rsidR="00A07A86">
        <w:rPr>
          <w:rFonts w:ascii="Times New Roman" w:hAnsi="Times New Roman" w:cs="Times New Roman"/>
          <w:bCs/>
          <w:sz w:val="24"/>
          <w:szCs w:val="24"/>
        </w:rPr>
        <w:t xml:space="preserve"> </w:t>
      </w:r>
      <w:r w:rsidR="008B1A38">
        <w:rPr>
          <w:rFonts w:ascii="Times New Roman" w:hAnsi="Times New Roman" w:cs="Times New Roman"/>
          <w:bCs/>
          <w:sz w:val="24"/>
          <w:szCs w:val="24"/>
        </w:rPr>
        <w:t xml:space="preserve">in Section </w:t>
      </w:r>
      <w:r w:rsidR="00A07A86">
        <w:rPr>
          <w:rFonts w:ascii="Times New Roman" w:hAnsi="Times New Roman" w:cs="Times New Roman"/>
          <w:bCs/>
          <w:sz w:val="24"/>
          <w:szCs w:val="24"/>
        </w:rPr>
        <w:t>5</w:t>
      </w:r>
      <w:r w:rsidR="008B1A38">
        <w:rPr>
          <w:rFonts w:ascii="Times New Roman" w:hAnsi="Times New Roman" w:cs="Times New Roman"/>
          <w:bCs/>
          <w:sz w:val="24"/>
          <w:szCs w:val="24"/>
        </w:rPr>
        <w:t xml:space="preserve">. Finally, some important findings are drawn in Section </w:t>
      </w:r>
      <w:r w:rsidR="00A07A86">
        <w:rPr>
          <w:rFonts w:ascii="Times New Roman" w:hAnsi="Times New Roman" w:cs="Times New Roman"/>
          <w:bCs/>
          <w:sz w:val="24"/>
          <w:szCs w:val="24"/>
        </w:rPr>
        <w:t>6</w:t>
      </w:r>
      <w:r w:rsidR="008B1A38">
        <w:rPr>
          <w:rFonts w:ascii="Times New Roman" w:hAnsi="Times New Roman" w:cs="Times New Roman"/>
          <w:bCs/>
          <w:sz w:val="24"/>
          <w:szCs w:val="24"/>
        </w:rPr>
        <w:t xml:space="preserve">. </w:t>
      </w:r>
    </w:p>
    <w:p w14:paraId="6EA59201" w14:textId="77777777" w:rsidR="001B6E75" w:rsidRPr="001B6E75" w:rsidRDefault="001B6E75" w:rsidP="003C1D74">
      <w:pPr>
        <w:rPr>
          <w:rFonts w:ascii="Times New Roman" w:hAnsi="Times New Roman" w:cs="Times New Roman"/>
          <w:sz w:val="24"/>
          <w:szCs w:val="24"/>
        </w:rPr>
      </w:pPr>
    </w:p>
    <w:p w14:paraId="448CD308" w14:textId="76FAE2D0" w:rsidR="003B0F15" w:rsidRDefault="003B0F15" w:rsidP="003C1D74">
      <w:pPr>
        <w:rPr>
          <w:rFonts w:ascii="Times New Roman" w:hAnsi="Times New Roman" w:cs="Times New Roman"/>
          <w:sz w:val="24"/>
          <w:szCs w:val="24"/>
        </w:rPr>
      </w:pPr>
    </w:p>
    <w:p w14:paraId="11DC3FC6" w14:textId="6F5D0E41" w:rsidR="003B0F15" w:rsidRPr="00286F0F" w:rsidRDefault="003B0F15" w:rsidP="003C1D74">
      <w:pPr>
        <w:rPr>
          <w:rFonts w:ascii="Times New Roman" w:hAnsi="Times New Roman" w:cs="Times New Roman"/>
          <w:b/>
          <w:bCs/>
          <w:sz w:val="24"/>
          <w:szCs w:val="24"/>
        </w:rPr>
      </w:pPr>
      <w:r w:rsidRPr="00286F0F">
        <w:rPr>
          <w:rFonts w:ascii="Times New Roman" w:hAnsi="Times New Roman" w:cs="Times New Roman"/>
          <w:b/>
          <w:bCs/>
          <w:sz w:val="24"/>
          <w:szCs w:val="24"/>
        </w:rPr>
        <w:t>2 Literature review</w:t>
      </w:r>
    </w:p>
    <w:p w14:paraId="43787C16" w14:textId="7B27AB49" w:rsidR="00DB24A0" w:rsidRDefault="00DB24A0" w:rsidP="003C1D74">
      <w:pPr>
        <w:rPr>
          <w:rFonts w:ascii="Times New Roman" w:hAnsi="Times New Roman" w:cs="Times New Roman"/>
          <w:sz w:val="24"/>
          <w:szCs w:val="24"/>
        </w:rPr>
      </w:pPr>
    </w:p>
    <w:p w14:paraId="6CE1173F" w14:textId="782E860F" w:rsidR="0096398C" w:rsidRDefault="00DB24A0" w:rsidP="003C1D74">
      <w:pPr>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his section mainly reviews (</w:t>
      </w:r>
      <w:proofErr w:type="spellStart"/>
      <w:r>
        <w:rPr>
          <w:rFonts w:ascii="Times New Roman" w:hAnsi="Times New Roman" w:cs="Times New Roman"/>
          <w:sz w:val="24"/>
          <w:szCs w:val="24"/>
        </w:rPr>
        <w:t>multiobjective</w:t>
      </w:r>
      <w:proofErr w:type="spellEnd"/>
      <w:r>
        <w:rPr>
          <w:rFonts w:ascii="Times New Roman" w:hAnsi="Times New Roman" w:cs="Times New Roman"/>
          <w:sz w:val="24"/>
          <w:szCs w:val="24"/>
        </w:rPr>
        <w:t xml:space="preserve">) stochastic </w:t>
      </w:r>
      <w:r w:rsidR="00E073E2">
        <w:rPr>
          <w:rFonts w:ascii="Times New Roman" w:hAnsi="Times New Roman" w:cs="Times New Roman"/>
          <w:sz w:val="24"/>
          <w:szCs w:val="24"/>
        </w:rPr>
        <w:t xml:space="preserve">SO </w:t>
      </w:r>
      <w:r w:rsidR="00AF2D91">
        <w:rPr>
          <w:rFonts w:ascii="Times New Roman" w:hAnsi="Times New Roman" w:cs="Times New Roman"/>
          <w:sz w:val="24"/>
          <w:szCs w:val="24"/>
        </w:rPr>
        <w:t xml:space="preserve">methods that can address computationally expensive simulation-based problems, whose objectives are formulated as expectations </w:t>
      </w:r>
      <w:r w:rsidR="0096398C">
        <w:rPr>
          <w:rFonts w:ascii="Times New Roman" w:hAnsi="Times New Roman" w:cs="Times New Roman"/>
          <w:sz w:val="24"/>
          <w:szCs w:val="24"/>
        </w:rPr>
        <w:t xml:space="preserve">with respect to some stochastic parameters involved in the simulation. </w:t>
      </w:r>
      <w:r w:rsidR="00172A96">
        <w:rPr>
          <w:rFonts w:ascii="Times New Roman" w:hAnsi="Times New Roman" w:cs="Times New Roman"/>
          <w:sz w:val="24"/>
          <w:szCs w:val="24"/>
        </w:rPr>
        <w:t xml:space="preserve">A brief review of </w:t>
      </w:r>
      <w:r w:rsidR="00172A96">
        <w:rPr>
          <w:rFonts w:ascii="Times New Roman" w:hAnsi="Times New Roman" w:cs="Times New Roman" w:hint="eastAsia"/>
          <w:sz w:val="24"/>
          <w:szCs w:val="24"/>
        </w:rPr>
        <w:t>t</w:t>
      </w:r>
      <w:r w:rsidR="00172A96">
        <w:rPr>
          <w:rFonts w:ascii="Times New Roman" w:hAnsi="Times New Roman" w:cs="Times New Roman"/>
          <w:sz w:val="24"/>
          <w:szCs w:val="24"/>
        </w:rPr>
        <w:t xml:space="preserve">he </w:t>
      </w:r>
      <w:r w:rsidR="00172A96">
        <w:rPr>
          <w:rFonts w:ascii="Times New Roman" w:hAnsi="Times New Roman" w:cs="Times New Roman"/>
          <w:color w:val="000000" w:themeColor="text1"/>
          <w:sz w:val="24"/>
          <w:szCs w:val="24"/>
        </w:rPr>
        <w:t xml:space="preserve">knowledge gradient </w:t>
      </w:r>
      <w:r w:rsidR="00172A96">
        <w:rPr>
          <w:rFonts w:ascii="Times New Roman" w:hAnsi="Times New Roman" w:cs="Times New Roman" w:hint="eastAsia"/>
          <w:color w:val="000000" w:themeColor="text1"/>
          <w:sz w:val="24"/>
          <w:szCs w:val="24"/>
        </w:rPr>
        <w:t>(</w:t>
      </w:r>
      <w:r w:rsidR="00172A96">
        <w:rPr>
          <w:rFonts w:ascii="Times New Roman" w:hAnsi="Times New Roman" w:cs="Times New Roman"/>
          <w:color w:val="000000" w:themeColor="text1"/>
          <w:sz w:val="24"/>
          <w:szCs w:val="24"/>
        </w:rPr>
        <w:t>KG)</w:t>
      </w:r>
      <w:r w:rsidR="00172A96">
        <w:rPr>
          <w:rFonts w:ascii="Times New Roman" w:hAnsi="Times New Roman" w:cs="Times New Roman" w:hint="eastAsia"/>
          <w:color w:val="000000" w:themeColor="text1"/>
          <w:sz w:val="24"/>
          <w:szCs w:val="24"/>
        </w:rPr>
        <w:t xml:space="preserve"> </w:t>
      </w:r>
      <w:r w:rsidR="00172A96">
        <w:rPr>
          <w:rFonts w:ascii="Times New Roman" w:hAnsi="Times New Roman" w:cs="Times New Roman"/>
          <w:sz w:val="24"/>
          <w:szCs w:val="24"/>
        </w:rPr>
        <w:t xml:space="preserve">policy, the sampling </w:t>
      </w:r>
      <w:r w:rsidR="00011C74">
        <w:rPr>
          <w:rFonts w:ascii="Times New Roman" w:hAnsi="Times New Roman" w:cs="Times New Roman"/>
          <w:sz w:val="24"/>
          <w:szCs w:val="24"/>
        </w:rPr>
        <w:t xml:space="preserve">policy </w:t>
      </w:r>
      <w:r w:rsidR="00172A96">
        <w:rPr>
          <w:rFonts w:ascii="Times New Roman" w:hAnsi="Times New Roman" w:cs="Times New Roman"/>
          <w:sz w:val="24"/>
          <w:szCs w:val="24"/>
        </w:rPr>
        <w:t xml:space="preserve">we adopt in our </w:t>
      </w:r>
      <w:r w:rsidR="00011C74">
        <w:rPr>
          <w:rFonts w:ascii="Times New Roman" w:hAnsi="Times New Roman" w:cs="Times New Roman"/>
          <w:sz w:val="24"/>
          <w:szCs w:val="24"/>
        </w:rPr>
        <w:t xml:space="preserve">traffic </w:t>
      </w:r>
      <w:r w:rsidR="00172A96">
        <w:rPr>
          <w:rFonts w:ascii="Times New Roman" w:hAnsi="Times New Roman" w:cs="Times New Roman"/>
          <w:sz w:val="24"/>
          <w:szCs w:val="24"/>
        </w:rPr>
        <w:t>SO framework,</w:t>
      </w:r>
      <w:commentRangeStart w:id="9"/>
      <w:r w:rsidR="00172A96">
        <w:rPr>
          <w:rFonts w:ascii="Times New Roman" w:hAnsi="Times New Roman" w:cs="Times New Roman"/>
          <w:sz w:val="24"/>
          <w:szCs w:val="24"/>
        </w:rPr>
        <w:t xml:space="preserve"> is also given. </w:t>
      </w:r>
      <w:commentRangeEnd w:id="9"/>
      <w:r w:rsidR="00DB2CCF">
        <w:rPr>
          <w:rStyle w:val="afd"/>
        </w:rPr>
        <w:commentReference w:id="9"/>
      </w:r>
    </w:p>
    <w:p w14:paraId="752582B9" w14:textId="77777777" w:rsidR="00DB2CCF" w:rsidRDefault="00DB2CCF" w:rsidP="003C1D74">
      <w:pPr>
        <w:rPr>
          <w:rFonts w:ascii="Times New Roman" w:hAnsi="Times New Roman" w:cs="Times New Roman"/>
          <w:sz w:val="24"/>
          <w:szCs w:val="24"/>
        </w:rPr>
      </w:pPr>
    </w:p>
    <w:p w14:paraId="68129E7C" w14:textId="2BD9F598" w:rsidR="00011C74" w:rsidRPr="000809D2" w:rsidRDefault="00011C74" w:rsidP="00011C74">
      <w:pPr>
        <w:rPr>
          <w:rFonts w:ascii="Times New Roman" w:hAnsi="Times New Roman" w:cs="Times New Roman"/>
          <w:b/>
          <w:bCs/>
          <w:sz w:val="24"/>
          <w:szCs w:val="24"/>
        </w:rPr>
      </w:pPr>
      <w:r w:rsidRPr="000809D2">
        <w:rPr>
          <w:rFonts w:ascii="Times New Roman" w:hAnsi="Times New Roman" w:cs="Times New Roman" w:hint="eastAsia"/>
          <w:b/>
          <w:bCs/>
          <w:sz w:val="24"/>
          <w:szCs w:val="24"/>
        </w:rPr>
        <w:t>2</w:t>
      </w:r>
      <w:r>
        <w:rPr>
          <w:rFonts w:ascii="Times New Roman" w:hAnsi="Times New Roman" w:cs="Times New Roman"/>
          <w:b/>
          <w:bCs/>
          <w:sz w:val="24"/>
          <w:szCs w:val="24"/>
        </w:rPr>
        <w:t>.1</w:t>
      </w:r>
      <w:r w:rsidRPr="000809D2">
        <w:rPr>
          <w:rFonts w:ascii="Times New Roman" w:hAnsi="Times New Roman" w:cs="Times New Roman"/>
          <w:b/>
          <w:bCs/>
          <w:sz w:val="24"/>
          <w:szCs w:val="24"/>
        </w:rPr>
        <w:t xml:space="preserve"> </w:t>
      </w:r>
      <w:r w:rsidR="00A26C64">
        <w:rPr>
          <w:rFonts w:ascii="Times New Roman" w:hAnsi="Times New Roman" w:cs="Times New Roman"/>
          <w:b/>
          <w:bCs/>
          <w:sz w:val="24"/>
          <w:szCs w:val="24"/>
        </w:rPr>
        <w:t>Stochastic SO method</w:t>
      </w:r>
      <w:r w:rsidR="00C94A0C">
        <w:rPr>
          <w:rFonts w:ascii="Times New Roman" w:hAnsi="Times New Roman" w:cs="Times New Roman"/>
          <w:b/>
          <w:bCs/>
          <w:sz w:val="24"/>
          <w:szCs w:val="24"/>
        </w:rPr>
        <w:t>s</w:t>
      </w:r>
    </w:p>
    <w:p w14:paraId="3B72BD1C" w14:textId="4FF98093" w:rsidR="00EF44FC" w:rsidRDefault="001946AD" w:rsidP="00143A14">
      <w:pPr>
        <w:rPr>
          <w:rFonts w:ascii="Times New Roman" w:hAnsi="Times New Roman" w:cs="Times New Roman"/>
          <w:sz w:val="24"/>
          <w:szCs w:val="24"/>
        </w:rPr>
      </w:pPr>
      <w:r>
        <w:rPr>
          <w:rFonts w:ascii="Times New Roman" w:hAnsi="Times New Roman" w:cs="Times New Roman"/>
          <w:sz w:val="24"/>
          <w:szCs w:val="24"/>
        </w:rPr>
        <w:t xml:space="preserve">For stochastic simulations, the expectations of simulated performance measures are often considered to be optimized. The stochastic noises in </w:t>
      </w:r>
      <w:r w:rsidR="001440E1">
        <w:rPr>
          <w:rFonts w:ascii="Times New Roman" w:hAnsi="Times New Roman" w:cs="Times New Roman"/>
          <w:sz w:val="24"/>
          <w:szCs w:val="24"/>
        </w:rPr>
        <w:t>response need to be carefully considered by surrogate model a</w:t>
      </w:r>
      <w:r w:rsidR="00061D78">
        <w:rPr>
          <w:rFonts w:ascii="Times New Roman" w:hAnsi="Times New Roman" w:cs="Times New Roman"/>
          <w:sz w:val="24"/>
          <w:szCs w:val="24"/>
        </w:rPr>
        <w:t>nd optimization algori</w:t>
      </w:r>
      <w:r w:rsidR="00255876">
        <w:rPr>
          <w:rFonts w:ascii="Times New Roman" w:hAnsi="Times New Roman" w:cs="Times New Roman"/>
          <w:sz w:val="24"/>
          <w:szCs w:val="24"/>
        </w:rPr>
        <w:t>thm. Based on random search</w:t>
      </w:r>
      <w:r w:rsidR="00E83F81">
        <w:rPr>
          <w:rFonts w:ascii="Times New Roman" w:hAnsi="Times New Roman" w:cs="Times New Roman"/>
          <w:sz w:val="24"/>
          <w:szCs w:val="24"/>
        </w:rPr>
        <w:t xml:space="preserve">, </w:t>
      </w:r>
      <w:r w:rsidR="00255876">
        <w:rPr>
          <w:rFonts w:ascii="Times New Roman" w:hAnsi="Times New Roman" w:cs="Times New Roman"/>
          <w:sz w:val="24"/>
          <w:szCs w:val="24"/>
        </w:rPr>
        <w:t>Hong and Nelson (2006) propos</w:t>
      </w:r>
      <w:r w:rsidR="00565870">
        <w:rPr>
          <w:rFonts w:ascii="Times New Roman" w:hAnsi="Times New Roman" w:cs="Times New Roman"/>
          <w:sz w:val="24"/>
          <w:szCs w:val="24"/>
        </w:rPr>
        <w:t xml:space="preserve">ed a </w:t>
      </w:r>
      <w:r w:rsidR="00255876">
        <w:rPr>
          <w:rFonts w:ascii="Times New Roman" w:hAnsi="Times New Roman" w:cs="Times New Roman"/>
          <w:sz w:val="24"/>
          <w:szCs w:val="24"/>
        </w:rPr>
        <w:t>convergent optimization via most-promising-a</w:t>
      </w:r>
      <w:r w:rsidR="00565870">
        <w:rPr>
          <w:rFonts w:ascii="Times New Roman" w:hAnsi="Times New Roman" w:cs="Times New Roman"/>
          <w:sz w:val="24"/>
          <w:szCs w:val="24"/>
        </w:rPr>
        <w:t xml:space="preserve">rea stochastic search (COMPASS) algorithm </w:t>
      </w:r>
      <w:r w:rsidR="00255876">
        <w:rPr>
          <w:rFonts w:ascii="Times New Roman" w:hAnsi="Times New Roman" w:cs="Times New Roman"/>
          <w:sz w:val="24"/>
          <w:szCs w:val="24"/>
        </w:rPr>
        <w:t>to solve constrained or unconstrained discrete optimization via simulation (</w:t>
      </w:r>
      <w:proofErr w:type="spellStart"/>
      <w:r w:rsidR="00255876">
        <w:rPr>
          <w:rFonts w:ascii="Times New Roman" w:hAnsi="Times New Roman" w:cs="Times New Roman"/>
          <w:sz w:val="24"/>
          <w:szCs w:val="24"/>
        </w:rPr>
        <w:t>DOvS</w:t>
      </w:r>
      <w:proofErr w:type="spellEnd"/>
      <w:r w:rsidR="00255876">
        <w:rPr>
          <w:rFonts w:ascii="Times New Roman" w:hAnsi="Times New Roman" w:cs="Times New Roman"/>
          <w:sz w:val="24"/>
          <w:szCs w:val="24"/>
        </w:rPr>
        <w:t>) problem</w:t>
      </w:r>
      <w:r w:rsidR="00FF0A11">
        <w:rPr>
          <w:rFonts w:ascii="Times New Roman" w:hAnsi="Times New Roman" w:cs="Times New Roman"/>
          <w:sz w:val="24"/>
          <w:szCs w:val="24"/>
        </w:rPr>
        <w:t xml:space="preserve">s. It employs SAR to determine the </w:t>
      </w:r>
      <w:r w:rsidR="00FF0A11" w:rsidRPr="00B9125A">
        <w:rPr>
          <w:rFonts w:ascii="Times New Roman" w:hAnsi="Times New Roman" w:cs="Times New Roman"/>
          <w:sz w:val="24"/>
          <w:szCs w:val="24"/>
        </w:rPr>
        <w:t>si</w:t>
      </w:r>
      <w:r w:rsidR="00FF0A11">
        <w:rPr>
          <w:rFonts w:ascii="Times New Roman" w:hAnsi="Times New Roman" w:cs="Times New Roman"/>
          <w:sz w:val="24"/>
          <w:szCs w:val="24"/>
        </w:rPr>
        <w:t xml:space="preserve">mulation repetitions for each candidate solution and AAM to estimate its performance measures. </w:t>
      </w:r>
      <w:r w:rsidR="00061D78">
        <w:rPr>
          <w:rFonts w:ascii="Times New Roman" w:hAnsi="Times New Roman" w:cs="Times New Roman"/>
          <w:sz w:val="24"/>
          <w:szCs w:val="24"/>
        </w:rPr>
        <w:t>For response</w:t>
      </w:r>
      <w:r w:rsidR="00EB5A7F">
        <w:rPr>
          <w:rFonts w:ascii="Times New Roman" w:hAnsi="Times New Roman" w:cs="Times New Roman"/>
          <w:sz w:val="24"/>
          <w:szCs w:val="24"/>
        </w:rPr>
        <w:t>s</w:t>
      </w:r>
      <w:r w:rsidR="00061D78">
        <w:rPr>
          <w:rFonts w:ascii="Times New Roman" w:hAnsi="Times New Roman" w:cs="Times New Roman"/>
          <w:sz w:val="24"/>
          <w:szCs w:val="24"/>
        </w:rPr>
        <w:t xml:space="preserve"> with </w:t>
      </w:r>
      <w:r w:rsidR="00061D78" w:rsidRPr="00286F0F">
        <w:rPr>
          <w:rFonts w:ascii="Times New Roman" w:hAnsi="Times New Roman" w:cs="Times New Roman"/>
          <w:sz w:val="24"/>
          <w:szCs w:val="24"/>
          <w:highlight w:val="yellow"/>
        </w:rPr>
        <w:t>homosce</w:t>
      </w:r>
      <w:r w:rsidR="002E347B" w:rsidRPr="00286F0F">
        <w:rPr>
          <w:rFonts w:ascii="Times New Roman" w:hAnsi="Times New Roman" w:cs="Times New Roman"/>
          <w:sz w:val="24"/>
          <w:szCs w:val="24"/>
          <w:highlight w:val="yellow"/>
        </w:rPr>
        <w:t>dastic noises</w:t>
      </w:r>
      <w:r w:rsidR="00504B3C">
        <w:rPr>
          <w:rFonts w:ascii="Times New Roman" w:hAnsi="Times New Roman" w:cs="Times New Roman"/>
          <w:sz w:val="24"/>
          <w:szCs w:val="24"/>
        </w:rPr>
        <w:t xml:space="preserve">, </w:t>
      </w:r>
      <w:r w:rsidR="002E347B" w:rsidRPr="00286F0F">
        <w:rPr>
          <w:rFonts w:ascii="Times New Roman" w:hAnsi="Times New Roman" w:cs="Times New Roman"/>
          <w:sz w:val="24"/>
          <w:szCs w:val="24"/>
          <w:highlight w:val="cyan"/>
        </w:rPr>
        <w:t>Huang et al. (2006)</w:t>
      </w:r>
      <w:r w:rsidR="002E347B">
        <w:rPr>
          <w:rFonts w:ascii="Times New Roman" w:hAnsi="Times New Roman" w:cs="Times New Roman"/>
          <w:sz w:val="24"/>
          <w:szCs w:val="24"/>
        </w:rPr>
        <w:t xml:space="preserve"> proposed sequential kriging optimization (SKO) with the nugget effect Gaussian process</w:t>
      </w:r>
      <w:r w:rsidR="00C50D66">
        <w:rPr>
          <w:rFonts w:ascii="Times New Roman" w:hAnsi="Times New Roman" w:cs="Times New Roman"/>
          <w:sz w:val="24"/>
          <w:szCs w:val="24"/>
        </w:rPr>
        <w:t xml:space="preserve"> (GP) (</w:t>
      </w:r>
      <w:r w:rsidR="002E347B">
        <w:rPr>
          <w:rFonts w:ascii="Times New Roman" w:hAnsi="Times New Roman" w:cs="Times New Roman"/>
          <w:sz w:val="24"/>
          <w:szCs w:val="24"/>
        </w:rPr>
        <w:t>also termed kriging</w:t>
      </w:r>
      <w:r w:rsidR="00C50D66">
        <w:rPr>
          <w:rFonts w:ascii="Times New Roman" w:hAnsi="Times New Roman" w:cs="Times New Roman"/>
          <w:sz w:val="24"/>
          <w:szCs w:val="24"/>
        </w:rPr>
        <w:t xml:space="preserve">) as the surrogate model and an augmented EI as the infill strategy. </w:t>
      </w:r>
      <w:r w:rsidR="00EB5A7F">
        <w:rPr>
          <w:rFonts w:ascii="Times New Roman" w:hAnsi="Times New Roman" w:cs="Times New Roman"/>
          <w:sz w:val="24"/>
          <w:szCs w:val="24"/>
        </w:rPr>
        <w:t>For respo</w:t>
      </w:r>
      <w:r w:rsidR="006B151B">
        <w:rPr>
          <w:rFonts w:ascii="Times New Roman" w:hAnsi="Times New Roman" w:cs="Times New Roman"/>
          <w:sz w:val="24"/>
          <w:szCs w:val="24"/>
        </w:rPr>
        <w:t xml:space="preserve">nses with </w:t>
      </w:r>
      <w:r w:rsidR="006B151B" w:rsidRPr="00286F0F">
        <w:rPr>
          <w:rFonts w:ascii="Times New Roman" w:hAnsi="Times New Roman" w:cs="Times New Roman"/>
          <w:sz w:val="24"/>
          <w:szCs w:val="24"/>
          <w:highlight w:val="yellow"/>
        </w:rPr>
        <w:t>heterogeneous no</w:t>
      </w:r>
      <w:r w:rsidR="00067625" w:rsidRPr="00286F0F">
        <w:rPr>
          <w:rFonts w:ascii="Times New Roman" w:hAnsi="Times New Roman" w:cs="Times New Roman"/>
          <w:sz w:val="24"/>
          <w:szCs w:val="24"/>
          <w:highlight w:val="yellow"/>
        </w:rPr>
        <w:t>ises</w:t>
      </w:r>
      <w:r w:rsidR="00067625">
        <w:rPr>
          <w:rFonts w:ascii="Times New Roman" w:hAnsi="Times New Roman" w:cs="Times New Roman"/>
          <w:sz w:val="24"/>
          <w:szCs w:val="24"/>
        </w:rPr>
        <w:t xml:space="preserve">, </w:t>
      </w:r>
      <w:proofErr w:type="spellStart"/>
      <w:r w:rsidR="00067625" w:rsidRPr="00286F0F">
        <w:rPr>
          <w:rFonts w:ascii="Times New Roman" w:hAnsi="Times New Roman" w:cs="Times New Roman"/>
          <w:sz w:val="24"/>
          <w:szCs w:val="24"/>
          <w:highlight w:val="cyan"/>
        </w:rPr>
        <w:t>Pichen</w:t>
      </w:r>
      <w:r w:rsidR="006B151B" w:rsidRPr="00286F0F">
        <w:rPr>
          <w:rFonts w:ascii="Times New Roman" w:hAnsi="Times New Roman" w:cs="Times New Roman"/>
          <w:sz w:val="24"/>
          <w:szCs w:val="24"/>
          <w:highlight w:val="cyan"/>
        </w:rPr>
        <w:t>y</w:t>
      </w:r>
      <w:proofErr w:type="spellEnd"/>
      <w:r w:rsidR="006B151B" w:rsidRPr="00286F0F">
        <w:rPr>
          <w:rFonts w:ascii="Times New Roman" w:hAnsi="Times New Roman" w:cs="Times New Roman"/>
          <w:sz w:val="24"/>
          <w:szCs w:val="24"/>
          <w:highlight w:val="cyan"/>
        </w:rPr>
        <w:t xml:space="preserve"> et al.</w:t>
      </w:r>
      <w:r w:rsidR="006B151B">
        <w:rPr>
          <w:rFonts w:ascii="Times New Roman" w:hAnsi="Times New Roman" w:cs="Times New Roman"/>
          <w:sz w:val="24"/>
          <w:szCs w:val="24"/>
        </w:rPr>
        <w:t xml:space="preserve"> (2013</w:t>
      </w:r>
      <w:r w:rsidR="00067625">
        <w:rPr>
          <w:rFonts w:ascii="Times New Roman" w:hAnsi="Times New Roman" w:cs="Times New Roman"/>
          <w:sz w:val="24"/>
          <w:szCs w:val="24"/>
        </w:rPr>
        <w:t xml:space="preserve">) put forward an extension of EI named expected quantile improvement to consider the known noise levels at both the already observed design points and </w:t>
      </w:r>
      <w:r w:rsidR="00067625" w:rsidRPr="00286F0F">
        <w:rPr>
          <w:rFonts w:ascii="Times New Roman" w:hAnsi="Times New Roman" w:cs="Times New Roman"/>
          <w:sz w:val="24"/>
          <w:szCs w:val="24"/>
          <w:highlight w:val="cyan"/>
        </w:rPr>
        <w:t>the future candidates</w:t>
      </w:r>
      <w:r w:rsidR="00D44238">
        <w:rPr>
          <w:rFonts w:ascii="Times New Roman" w:hAnsi="Times New Roman" w:cs="Times New Roman"/>
          <w:sz w:val="24"/>
          <w:szCs w:val="24"/>
        </w:rPr>
        <w:t xml:space="preserve">. To handle </w:t>
      </w:r>
      <w:commentRangeStart w:id="10"/>
      <w:r w:rsidR="00D44238">
        <w:rPr>
          <w:rFonts w:ascii="Times New Roman" w:hAnsi="Times New Roman" w:cs="Times New Roman"/>
          <w:sz w:val="24"/>
          <w:szCs w:val="24"/>
        </w:rPr>
        <w:t>the heteroscedastic simulation noises</w:t>
      </w:r>
      <w:commentRangeEnd w:id="10"/>
      <w:r w:rsidR="00DE4853">
        <w:rPr>
          <w:rStyle w:val="afd"/>
        </w:rPr>
        <w:commentReference w:id="10"/>
      </w:r>
      <w:r w:rsidR="00D44238">
        <w:rPr>
          <w:rFonts w:ascii="Times New Roman" w:hAnsi="Times New Roman" w:cs="Times New Roman"/>
          <w:sz w:val="24"/>
          <w:szCs w:val="24"/>
        </w:rPr>
        <w:t xml:space="preserve">, </w:t>
      </w:r>
      <w:proofErr w:type="spellStart"/>
      <w:r w:rsidR="00182129" w:rsidRPr="00286F0F">
        <w:rPr>
          <w:rFonts w:ascii="Times New Roman" w:hAnsi="Times New Roman" w:cs="Times New Roman"/>
          <w:sz w:val="24"/>
          <w:szCs w:val="24"/>
          <w:highlight w:val="cyan"/>
        </w:rPr>
        <w:t>Ankenman</w:t>
      </w:r>
      <w:proofErr w:type="spellEnd"/>
      <w:r w:rsidR="00182129" w:rsidRPr="00286F0F">
        <w:rPr>
          <w:rFonts w:ascii="Times New Roman" w:hAnsi="Times New Roman" w:cs="Times New Roman"/>
          <w:sz w:val="24"/>
          <w:szCs w:val="24"/>
          <w:highlight w:val="cyan"/>
        </w:rPr>
        <w:t xml:space="preserve"> et al. (2010)</w:t>
      </w:r>
      <w:r w:rsidR="005454E1">
        <w:rPr>
          <w:rFonts w:ascii="Times New Roman" w:hAnsi="Times New Roman" w:cs="Times New Roman"/>
          <w:sz w:val="24"/>
          <w:szCs w:val="24"/>
        </w:rPr>
        <w:t xml:space="preserve"> proposed stochastic </w:t>
      </w:r>
      <w:r w:rsidR="003D5B7F">
        <w:rPr>
          <w:rFonts w:ascii="Times New Roman" w:hAnsi="Times New Roman" w:cs="Times New Roman"/>
          <w:sz w:val="24"/>
          <w:szCs w:val="24"/>
        </w:rPr>
        <w:t>krig</w:t>
      </w:r>
      <w:r w:rsidR="00D44238">
        <w:rPr>
          <w:rFonts w:ascii="Times New Roman" w:hAnsi="Times New Roman" w:cs="Times New Roman"/>
          <w:sz w:val="24"/>
          <w:szCs w:val="24"/>
        </w:rPr>
        <w:t>in</w:t>
      </w:r>
      <w:r w:rsidR="004B77D4">
        <w:rPr>
          <w:rFonts w:ascii="Times New Roman" w:hAnsi="Times New Roman" w:cs="Times New Roman"/>
          <w:sz w:val="24"/>
          <w:szCs w:val="24"/>
        </w:rPr>
        <w:t xml:space="preserve">g, </w:t>
      </w:r>
      <w:r w:rsidR="00D44238">
        <w:rPr>
          <w:rFonts w:ascii="Times New Roman" w:hAnsi="Times New Roman" w:cs="Times New Roman"/>
          <w:sz w:val="24"/>
          <w:szCs w:val="24"/>
        </w:rPr>
        <w:t xml:space="preserve">and </w:t>
      </w:r>
      <w:r w:rsidR="00D44238" w:rsidRPr="00286F0F">
        <w:rPr>
          <w:rFonts w:ascii="Times New Roman" w:hAnsi="Times New Roman" w:cs="Times New Roman"/>
          <w:sz w:val="24"/>
          <w:szCs w:val="24"/>
          <w:highlight w:val="cyan"/>
        </w:rPr>
        <w:t>Deng et al. (2012)</w:t>
      </w:r>
      <w:r w:rsidR="009A0A1F" w:rsidRPr="009A0A1F">
        <w:rPr>
          <w:rFonts w:ascii="Times New Roman" w:hAnsi="Times New Roman" w:cs="Times New Roman"/>
          <w:sz w:val="24"/>
          <w:szCs w:val="24"/>
        </w:rPr>
        <w:t xml:space="preserve"> </w:t>
      </w:r>
      <w:r w:rsidR="009A0A1F">
        <w:rPr>
          <w:rFonts w:ascii="Times New Roman" w:hAnsi="Times New Roman" w:cs="Times New Roman"/>
          <w:sz w:val="24"/>
          <w:szCs w:val="24"/>
        </w:rPr>
        <w:t xml:space="preserve">and </w:t>
      </w:r>
      <w:r w:rsidR="009A0A1F" w:rsidRPr="00286F0F">
        <w:rPr>
          <w:rFonts w:ascii="Times New Roman" w:hAnsi="Times New Roman" w:cs="Times New Roman"/>
          <w:sz w:val="24"/>
          <w:szCs w:val="24"/>
          <w:highlight w:val="cyan"/>
        </w:rPr>
        <w:t>Ng and Yin (2012)</w:t>
      </w:r>
      <w:r w:rsidR="00D44238">
        <w:rPr>
          <w:rFonts w:ascii="Times New Roman" w:hAnsi="Times New Roman" w:cs="Times New Roman"/>
          <w:sz w:val="24"/>
          <w:szCs w:val="24"/>
        </w:rPr>
        <w:t xml:space="preserve"> developed Bayesian krig</w:t>
      </w:r>
      <w:r w:rsidR="00E128A3">
        <w:rPr>
          <w:rFonts w:ascii="Times New Roman" w:hAnsi="Times New Roman" w:cs="Times New Roman"/>
          <w:sz w:val="24"/>
          <w:szCs w:val="24"/>
        </w:rPr>
        <w:t xml:space="preserve">ing, which </w:t>
      </w:r>
      <w:r w:rsidR="0014529C">
        <w:rPr>
          <w:rFonts w:ascii="Times New Roman" w:hAnsi="Times New Roman" w:cs="Times New Roman"/>
          <w:sz w:val="24"/>
          <w:szCs w:val="24"/>
        </w:rPr>
        <w:t xml:space="preserve">also </w:t>
      </w:r>
      <w:r w:rsidR="00D44238">
        <w:rPr>
          <w:rFonts w:ascii="Times New Roman" w:hAnsi="Times New Roman" w:cs="Times New Roman"/>
          <w:sz w:val="24"/>
          <w:szCs w:val="24"/>
        </w:rPr>
        <w:t>account for the extrinsic uncertainty abou</w:t>
      </w:r>
      <w:r w:rsidR="00E15C83">
        <w:rPr>
          <w:rFonts w:ascii="Times New Roman" w:hAnsi="Times New Roman" w:cs="Times New Roman"/>
          <w:sz w:val="24"/>
          <w:szCs w:val="24"/>
        </w:rPr>
        <w:t>t the unknown response s</w:t>
      </w:r>
      <w:r w:rsidR="00112B41">
        <w:rPr>
          <w:rFonts w:ascii="Times New Roman" w:hAnsi="Times New Roman" w:cs="Times New Roman"/>
          <w:sz w:val="24"/>
          <w:szCs w:val="24"/>
        </w:rPr>
        <w:t>urfa</w:t>
      </w:r>
      <w:r w:rsidR="00E128A3">
        <w:rPr>
          <w:rFonts w:ascii="Times New Roman" w:hAnsi="Times New Roman" w:cs="Times New Roman"/>
          <w:sz w:val="24"/>
          <w:szCs w:val="24"/>
        </w:rPr>
        <w:t xml:space="preserve">ce. The </w:t>
      </w:r>
      <w:r w:rsidR="00E15C83">
        <w:rPr>
          <w:rFonts w:ascii="Times New Roman" w:hAnsi="Times New Roman" w:cs="Times New Roman"/>
          <w:sz w:val="24"/>
          <w:szCs w:val="24"/>
        </w:rPr>
        <w:t>differen</w:t>
      </w:r>
      <w:r w:rsidR="005E0D1B">
        <w:rPr>
          <w:rFonts w:ascii="Times New Roman" w:hAnsi="Times New Roman" w:cs="Times New Roman"/>
          <w:sz w:val="24"/>
          <w:szCs w:val="24"/>
        </w:rPr>
        <w:t xml:space="preserve">ce between them lies in the fact that </w:t>
      </w:r>
      <w:r w:rsidR="00E15C83">
        <w:rPr>
          <w:rFonts w:ascii="Times New Roman" w:hAnsi="Times New Roman" w:cs="Times New Roman"/>
          <w:sz w:val="24"/>
          <w:szCs w:val="24"/>
        </w:rPr>
        <w:t>the model param</w:t>
      </w:r>
      <w:r w:rsidR="008D0CD5">
        <w:rPr>
          <w:rFonts w:ascii="Times New Roman" w:hAnsi="Times New Roman" w:cs="Times New Roman"/>
          <w:sz w:val="24"/>
          <w:szCs w:val="24"/>
        </w:rPr>
        <w:t>eter uncertainty</w:t>
      </w:r>
      <w:r w:rsidR="005E0D1B">
        <w:rPr>
          <w:rFonts w:ascii="Times New Roman" w:hAnsi="Times New Roman" w:cs="Times New Roman"/>
          <w:sz w:val="24"/>
          <w:szCs w:val="24"/>
        </w:rPr>
        <w:t xml:space="preserve"> is considered in the latter but not in the former</w:t>
      </w:r>
      <w:r w:rsidR="008D0CD5">
        <w:rPr>
          <w:rFonts w:ascii="Times New Roman" w:hAnsi="Times New Roman" w:cs="Times New Roman"/>
          <w:sz w:val="24"/>
          <w:szCs w:val="24"/>
        </w:rPr>
        <w:t xml:space="preserve">. Recently, </w:t>
      </w:r>
      <w:r w:rsidR="008D0CD5" w:rsidRPr="00286F0F">
        <w:rPr>
          <w:rFonts w:ascii="Times New Roman" w:hAnsi="Times New Roman" w:cs="Times New Roman"/>
          <w:sz w:val="24"/>
          <w:szCs w:val="24"/>
          <w:highlight w:val="cyan"/>
        </w:rPr>
        <w:t>Chen et al. (2018)</w:t>
      </w:r>
      <w:r w:rsidR="008D0CD5">
        <w:rPr>
          <w:rFonts w:ascii="Times New Roman" w:hAnsi="Times New Roman" w:cs="Times New Roman"/>
          <w:sz w:val="24"/>
          <w:szCs w:val="24"/>
        </w:rPr>
        <w:t xml:space="preserve"> enhanced the stochastic kriging and Bayesian kriging by incorporating the parameter uncertainty into the mode</w:t>
      </w:r>
      <w:r w:rsidR="00504B3C">
        <w:rPr>
          <w:rFonts w:ascii="Times New Roman" w:hAnsi="Times New Roman" w:cs="Times New Roman"/>
          <w:sz w:val="24"/>
          <w:szCs w:val="24"/>
        </w:rPr>
        <w:t xml:space="preserve">l architecture, which results in </w:t>
      </w:r>
      <w:r w:rsidR="00652EBF">
        <w:rPr>
          <w:rFonts w:ascii="Times New Roman" w:hAnsi="Times New Roman" w:cs="Times New Roman"/>
          <w:sz w:val="24"/>
          <w:szCs w:val="24"/>
        </w:rPr>
        <w:t xml:space="preserve">the </w:t>
      </w:r>
      <w:r w:rsidR="001B12D4">
        <w:rPr>
          <w:rFonts w:ascii="Times New Roman" w:hAnsi="Times New Roman" w:cs="Times New Roman"/>
          <w:sz w:val="24"/>
          <w:szCs w:val="24"/>
        </w:rPr>
        <w:t xml:space="preserve">Bayesian </w:t>
      </w:r>
      <w:r w:rsidR="00504B3C">
        <w:rPr>
          <w:rFonts w:ascii="Times New Roman" w:hAnsi="Times New Roman" w:cs="Times New Roman"/>
          <w:sz w:val="24"/>
          <w:szCs w:val="24"/>
        </w:rPr>
        <w:t xml:space="preserve">stochastic kriging. </w:t>
      </w:r>
      <w:r w:rsidR="00F813AB">
        <w:rPr>
          <w:rFonts w:ascii="Times New Roman" w:hAnsi="Times New Roman" w:cs="Times New Roman"/>
          <w:sz w:val="24"/>
          <w:szCs w:val="24"/>
        </w:rPr>
        <w:t>This approach explicitly accounts for the parameter uncertainty in the regression a</w:t>
      </w:r>
      <w:r w:rsidR="00504B3C">
        <w:rPr>
          <w:rFonts w:ascii="Times New Roman" w:hAnsi="Times New Roman" w:cs="Times New Roman"/>
          <w:sz w:val="24"/>
          <w:szCs w:val="24"/>
        </w:rPr>
        <w:t xml:space="preserve">nd prediction, and </w:t>
      </w:r>
      <w:r w:rsidR="00F813AB">
        <w:rPr>
          <w:rFonts w:ascii="Times New Roman" w:hAnsi="Times New Roman" w:cs="Times New Roman"/>
          <w:sz w:val="24"/>
          <w:szCs w:val="24"/>
        </w:rPr>
        <w:t>relax</w:t>
      </w:r>
      <w:r w:rsidR="00504B3C">
        <w:rPr>
          <w:rFonts w:ascii="Times New Roman" w:hAnsi="Times New Roman" w:cs="Times New Roman"/>
          <w:sz w:val="24"/>
          <w:szCs w:val="24"/>
        </w:rPr>
        <w:t>es</w:t>
      </w:r>
      <w:r w:rsidR="00F813AB">
        <w:rPr>
          <w:rFonts w:ascii="Times New Roman" w:hAnsi="Times New Roman" w:cs="Times New Roman"/>
          <w:sz w:val="24"/>
          <w:szCs w:val="24"/>
        </w:rPr>
        <w:t xml:space="preserve"> specific assumptions on the prior probability distributions</w:t>
      </w:r>
      <w:r w:rsidR="00112B41">
        <w:rPr>
          <w:rFonts w:ascii="Times New Roman" w:hAnsi="Times New Roman" w:cs="Times New Roman"/>
          <w:sz w:val="24"/>
          <w:szCs w:val="24"/>
        </w:rPr>
        <w:t xml:space="preserve"> of model parameters that exist i</w:t>
      </w:r>
      <w:r w:rsidR="003942A1">
        <w:rPr>
          <w:rFonts w:ascii="Times New Roman" w:hAnsi="Times New Roman" w:cs="Times New Roman"/>
          <w:sz w:val="24"/>
          <w:szCs w:val="24"/>
        </w:rPr>
        <w:t>n Bayesian krigin</w:t>
      </w:r>
      <w:r w:rsidR="00834AD1">
        <w:rPr>
          <w:rFonts w:ascii="Times New Roman" w:hAnsi="Times New Roman" w:cs="Times New Roman"/>
          <w:sz w:val="24"/>
          <w:szCs w:val="24"/>
        </w:rPr>
        <w:t xml:space="preserve">g. Additionally, </w:t>
      </w:r>
      <w:r w:rsidR="00834AD1" w:rsidRPr="00BC3ED5">
        <w:rPr>
          <w:rFonts w:ascii="Times New Roman" w:hAnsi="Times New Roman" w:cs="Times New Roman"/>
          <w:sz w:val="24"/>
          <w:szCs w:val="24"/>
          <w:highlight w:val="cyan"/>
        </w:rPr>
        <w:t>Chen et al. (2017)</w:t>
      </w:r>
      <w:r w:rsidR="00316CF1">
        <w:rPr>
          <w:rFonts w:ascii="Times New Roman" w:hAnsi="Times New Roman" w:cs="Times New Roman"/>
          <w:sz w:val="24"/>
          <w:szCs w:val="24"/>
        </w:rPr>
        <w:t xml:space="preserve"> extended the cokriging model, which </w:t>
      </w:r>
      <w:r w:rsidR="00834AD1">
        <w:rPr>
          <w:rFonts w:ascii="Times New Roman" w:hAnsi="Times New Roman" w:cs="Times New Roman"/>
          <w:sz w:val="24"/>
          <w:szCs w:val="24"/>
        </w:rPr>
        <w:t xml:space="preserve">was originally developed by </w:t>
      </w:r>
      <w:r w:rsidR="00834AD1" w:rsidRPr="00BC3ED5">
        <w:rPr>
          <w:rFonts w:ascii="Times New Roman" w:hAnsi="Times New Roman" w:cs="Times New Roman"/>
          <w:sz w:val="24"/>
          <w:szCs w:val="24"/>
          <w:highlight w:val="cyan"/>
        </w:rPr>
        <w:t>Kennedy and O’Hagan (2000)</w:t>
      </w:r>
      <w:r w:rsidR="00834AD1">
        <w:rPr>
          <w:rFonts w:ascii="Times New Roman" w:hAnsi="Times New Roman" w:cs="Times New Roman"/>
          <w:sz w:val="24"/>
          <w:szCs w:val="24"/>
        </w:rPr>
        <w:t xml:space="preserve"> to model deterministic </w:t>
      </w:r>
      <w:proofErr w:type="spellStart"/>
      <w:r w:rsidR="00834AD1">
        <w:rPr>
          <w:rFonts w:ascii="Times New Roman" w:hAnsi="Times New Roman" w:cs="Times New Roman"/>
          <w:sz w:val="24"/>
          <w:szCs w:val="24"/>
        </w:rPr>
        <w:t>multifidelity</w:t>
      </w:r>
      <w:proofErr w:type="spellEnd"/>
      <w:r w:rsidR="00834AD1">
        <w:rPr>
          <w:rFonts w:ascii="Times New Roman" w:hAnsi="Times New Roman" w:cs="Times New Roman"/>
          <w:sz w:val="24"/>
          <w:szCs w:val="24"/>
        </w:rPr>
        <w:t xml:space="preserve"> problems, to stochastic simulation metamodeling for expectations, i.e., stoch</w:t>
      </w:r>
      <w:r w:rsidR="00A93ABC">
        <w:rPr>
          <w:rFonts w:ascii="Times New Roman" w:hAnsi="Times New Roman" w:cs="Times New Roman"/>
          <w:sz w:val="24"/>
          <w:szCs w:val="24"/>
        </w:rPr>
        <w:t xml:space="preserve">astic cokriging model. </w:t>
      </w:r>
      <w:r w:rsidR="00341A2C">
        <w:rPr>
          <w:rFonts w:ascii="Times New Roman" w:hAnsi="Times New Roman" w:cs="Times New Roman"/>
          <w:sz w:val="24"/>
          <w:szCs w:val="24"/>
          <w:highlight w:val="cyan"/>
        </w:rPr>
        <w:t>Quan et al. (</w:t>
      </w:r>
      <w:r w:rsidR="00341A2C" w:rsidRPr="00BC3ED5">
        <w:rPr>
          <w:rFonts w:ascii="Times New Roman" w:hAnsi="Times New Roman" w:cs="Times New Roman"/>
          <w:sz w:val="24"/>
          <w:szCs w:val="24"/>
          <w:highlight w:val="cyan"/>
        </w:rPr>
        <w:t>2013</w:t>
      </w:r>
      <w:r w:rsidR="00341A2C">
        <w:rPr>
          <w:rFonts w:ascii="Times New Roman" w:hAnsi="Times New Roman" w:cs="Times New Roman"/>
          <w:sz w:val="24"/>
          <w:szCs w:val="24"/>
        </w:rPr>
        <w:t xml:space="preserve">) and </w:t>
      </w:r>
      <w:proofErr w:type="spellStart"/>
      <w:r w:rsidR="00341A2C" w:rsidRPr="00BC3ED5">
        <w:rPr>
          <w:rFonts w:ascii="Times New Roman" w:hAnsi="Times New Roman" w:cs="Times New Roman"/>
          <w:sz w:val="24"/>
          <w:szCs w:val="24"/>
          <w:highlight w:val="cyan"/>
        </w:rPr>
        <w:t>Ped</w:t>
      </w:r>
      <w:r w:rsidR="00341A2C">
        <w:rPr>
          <w:rFonts w:ascii="Times New Roman" w:hAnsi="Times New Roman" w:cs="Times New Roman"/>
          <w:sz w:val="24"/>
          <w:szCs w:val="24"/>
          <w:highlight w:val="cyan"/>
        </w:rPr>
        <w:t>rielli</w:t>
      </w:r>
      <w:proofErr w:type="spellEnd"/>
      <w:r w:rsidR="00341A2C">
        <w:rPr>
          <w:rFonts w:ascii="Times New Roman" w:hAnsi="Times New Roman" w:cs="Times New Roman"/>
          <w:sz w:val="24"/>
          <w:szCs w:val="24"/>
          <w:highlight w:val="cyan"/>
        </w:rPr>
        <w:t xml:space="preserve"> et al. (</w:t>
      </w:r>
      <w:r w:rsidR="00341A2C" w:rsidRPr="00BC3ED5">
        <w:rPr>
          <w:rFonts w:ascii="Times New Roman" w:hAnsi="Times New Roman" w:cs="Times New Roman"/>
          <w:sz w:val="24"/>
          <w:szCs w:val="24"/>
          <w:highlight w:val="cyan"/>
        </w:rPr>
        <w:t>2020</w:t>
      </w:r>
      <w:r w:rsidR="00341A2C">
        <w:rPr>
          <w:rFonts w:ascii="Times New Roman" w:hAnsi="Times New Roman" w:cs="Times New Roman"/>
          <w:sz w:val="24"/>
          <w:szCs w:val="24"/>
        </w:rPr>
        <w:t xml:space="preserve">) proposed </w:t>
      </w:r>
      <w:r w:rsidR="00A708CA">
        <w:rPr>
          <w:rFonts w:ascii="Times New Roman" w:hAnsi="Times New Roman" w:cs="Times New Roman"/>
          <w:sz w:val="24"/>
          <w:szCs w:val="24"/>
        </w:rPr>
        <w:t xml:space="preserve">the two-stage sequential optimization (TSSO) </w:t>
      </w:r>
      <w:r w:rsidR="00683028">
        <w:rPr>
          <w:rFonts w:ascii="Times New Roman" w:hAnsi="Times New Roman" w:cs="Times New Roman"/>
          <w:sz w:val="24"/>
          <w:szCs w:val="24"/>
        </w:rPr>
        <w:t xml:space="preserve">and the </w:t>
      </w:r>
      <w:r w:rsidR="00A708CA">
        <w:rPr>
          <w:rFonts w:ascii="Times New Roman" w:hAnsi="Times New Roman" w:cs="Times New Roman"/>
          <w:sz w:val="24"/>
          <w:szCs w:val="24"/>
        </w:rPr>
        <w:t>extended TSSO (</w:t>
      </w:r>
      <w:proofErr w:type="spellStart"/>
      <w:r w:rsidR="00A708CA">
        <w:rPr>
          <w:rFonts w:ascii="Times New Roman" w:hAnsi="Times New Roman" w:cs="Times New Roman"/>
          <w:sz w:val="24"/>
          <w:szCs w:val="24"/>
        </w:rPr>
        <w:t>eTSSO</w:t>
      </w:r>
      <w:proofErr w:type="spellEnd"/>
      <w:r w:rsidR="00341A2C">
        <w:rPr>
          <w:rFonts w:ascii="Times New Roman" w:hAnsi="Times New Roman" w:cs="Times New Roman"/>
          <w:sz w:val="24"/>
          <w:szCs w:val="24"/>
        </w:rPr>
        <w:t>)</w:t>
      </w:r>
      <w:r w:rsidR="00FF5325">
        <w:rPr>
          <w:rFonts w:ascii="Times New Roman" w:hAnsi="Times New Roman" w:cs="Times New Roman"/>
          <w:sz w:val="24"/>
          <w:szCs w:val="24"/>
        </w:rPr>
        <w:t xml:space="preserve">, respectively, in which the stochastic kriging is applied as the surrogate model, the EI criterion as the </w:t>
      </w:r>
      <w:r w:rsidR="00FF5325">
        <w:rPr>
          <w:rFonts w:ascii="Times New Roman" w:hAnsi="Times New Roman" w:cs="Times New Roman"/>
          <w:sz w:val="24"/>
          <w:szCs w:val="24"/>
        </w:rPr>
        <w:lastRenderedPageBreak/>
        <w:t xml:space="preserve">infill strategy and the </w:t>
      </w:r>
      <w:r w:rsidR="00683028">
        <w:rPr>
          <w:rFonts w:ascii="Times New Roman" w:hAnsi="Times New Roman" w:cs="Times New Roman"/>
          <w:sz w:val="24"/>
          <w:szCs w:val="24"/>
        </w:rPr>
        <w:t>optimal computing budget allocation (OCBA) (</w:t>
      </w:r>
      <w:r w:rsidR="00683028" w:rsidRPr="00286F0F">
        <w:rPr>
          <w:rFonts w:ascii="Times New Roman" w:hAnsi="Times New Roman" w:cs="Times New Roman"/>
          <w:sz w:val="24"/>
          <w:szCs w:val="24"/>
          <w:highlight w:val="cyan"/>
        </w:rPr>
        <w:t>Chen et al., 2000</w:t>
      </w:r>
      <w:r w:rsidR="00683028">
        <w:rPr>
          <w:rFonts w:ascii="Times New Roman" w:hAnsi="Times New Roman" w:cs="Times New Roman"/>
          <w:sz w:val="24"/>
          <w:szCs w:val="24"/>
        </w:rPr>
        <w:t xml:space="preserve">) technique to decide the number </w:t>
      </w:r>
      <w:r w:rsidR="00FF5325">
        <w:rPr>
          <w:rFonts w:ascii="Times New Roman" w:hAnsi="Times New Roman" w:cs="Times New Roman"/>
          <w:sz w:val="24"/>
          <w:szCs w:val="24"/>
        </w:rPr>
        <w:t>of replications at design points</w:t>
      </w:r>
      <w:r w:rsidR="00683028">
        <w:rPr>
          <w:rFonts w:ascii="Times New Roman" w:hAnsi="Times New Roman" w:cs="Times New Roman"/>
          <w:sz w:val="24"/>
          <w:szCs w:val="24"/>
        </w:rPr>
        <w:t>.</w:t>
      </w:r>
      <w:r w:rsidR="00143A14" w:rsidRPr="00143A14">
        <w:rPr>
          <w:rFonts w:ascii="Times New Roman" w:hAnsi="Times New Roman" w:cs="Times New Roman"/>
          <w:sz w:val="24"/>
          <w:szCs w:val="24"/>
        </w:rPr>
        <w:t xml:space="preserve"> </w:t>
      </w:r>
      <w:r w:rsidR="005953A9">
        <w:rPr>
          <w:rFonts w:ascii="Times New Roman" w:hAnsi="Times New Roman" w:cs="Times New Roman"/>
          <w:sz w:val="24"/>
          <w:szCs w:val="24"/>
        </w:rPr>
        <w:t xml:space="preserve">Besides, </w:t>
      </w:r>
      <w:commentRangeStart w:id="11"/>
      <w:proofErr w:type="spellStart"/>
      <w:r w:rsidR="005A26F3">
        <w:rPr>
          <w:rFonts w:ascii="Times New Roman" w:hAnsi="Times New Roman" w:cs="Times New Roman"/>
          <w:sz w:val="24"/>
          <w:szCs w:val="24"/>
        </w:rPr>
        <w:t>Salemi</w:t>
      </w:r>
      <w:proofErr w:type="spellEnd"/>
      <w:r w:rsidR="005A26F3">
        <w:rPr>
          <w:rFonts w:ascii="Times New Roman" w:hAnsi="Times New Roman" w:cs="Times New Roman"/>
          <w:sz w:val="24"/>
          <w:szCs w:val="24"/>
        </w:rPr>
        <w:t xml:space="preserve"> et al. (2019)</w:t>
      </w:r>
      <w:commentRangeEnd w:id="11"/>
      <w:r w:rsidR="005A26F3">
        <w:rPr>
          <w:rStyle w:val="afd"/>
        </w:rPr>
        <w:commentReference w:id="11"/>
      </w:r>
      <w:r w:rsidR="005A26F3">
        <w:rPr>
          <w:rFonts w:ascii="Times New Roman" w:hAnsi="Times New Roman" w:cs="Times New Roman"/>
          <w:sz w:val="24"/>
          <w:szCs w:val="24"/>
        </w:rPr>
        <w:t xml:space="preserve"> used a Gaussian Markov random field (GMRF) to learn and exploit spatial relationships among the decision variables and objective function values, which is particularly well suited to the discrete stochastic SO problem with a large number of feasible solutions and a high computational cost for each simulation. Later, </w:t>
      </w:r>
      <w:proofErr w:type="spellStart"/>
      <w:r w:rsidR="005A26F3">
        <w:rPr>
          <w:rFonts w:ascii="Times New Roman" w:hAnsi="Times New Roman" w:cs="Times New Roman"/>
          <w:sz w:val="24"/>
          <w:szCs w:val="24"/>
        </w:rPr>
        <w:t>Semelhago</w:t>
      </w:r>
      <w:proofErr w:type="spellEnd"/>
      <w:r w:rsidR="005A26F3">
        <w:rPr>
          <w:rFonts w:ascii="Times New Roman" w:hAnsi="Times New Roman" w:cs="Times New Roman"/>
          <w:sz w:val="24"/>
          <w:szCs w:val="24"/>
        </w:rPr>
        <w:t xml:space="preserve"> et al. (2020) proposed a rapid Gaussian Markov Improvement Algorithm (</w:t>
      </w:r>
      <w:proofErr w:type="spellStart"/>
      <w:r w:rsidR="005A26F3">
        <w:rPr>
          <w:rFonts w:ascii="Times New Roman" w:hAnsi="Times New Roman" w:cs="Times New Roman"/>
          <w:sz w:val="24"/>
          <w:szCs w:val="24"/>
        </w:rPr>
        <w:t>rGMIA</w:t>
      </w:r>
      <w:proofErr w:type="spellEnd"/>
      <w:r w:rsidR="005A26F3">
        <w:rPr>
          <w:rFonts w:ascii="Times New Roman" w:hAnsi="Times New Roman" w:cs="Times New Roman"/>
          <w:sz w:val="24"/>
          <w:szCs w:val="24"/>
        </w:rPr>
        <w:t xml:space="preserve">), </w:t>
      </w:r>
      <w:r w:rsidR="003D5778">
        <w:rPr>
          <w:rFonts w:ascii="Times New Roman" w:hAnsi="Times New Roman" w:cs="Times New Roman"/>
          <w:sz w:val="24"/>
          <w:szCs w:val="24"/>
        </w:rPr>
        <w:t xml:space="preserve">in which the underlying Gaussian process is a discrete GMRF, and this algorithm </w:t>
      </w:r>
      <w:r w:rsidR="005A26F3">
        <w:rPr>
          <w:rFonts w:ascii="Times New Roman" w:hAnsi="Times New Roman" w:cs="Times New Roman"/>
          <w:sz w:val="24"/>
          <w:szCs w:val="24"/>
        </w:rPr>
        <w:t>delivers both a global convergence guarantee and finite-sample optimality-gap inference for sign</w:t>
      </w:r>
      <w:r w:rsidR="003D5778">
        <w:rPr>
          <w:rFonts w:ascii="Times New Roman" w:hAnsi="Times New Roman" w:cs="Times New Roman"/>
          <w:sz w:val="24"/>
          <w:szCs w:val="24"/>
        </w:rPr>
        <w:t>ificantly larger problems</w:t>
      </w:r>
      <w:r w:rsidR="005A26F3">
        <w:rPr>
          <w:rFonts w:ascii="Times New Roman" w:hAnsi="Times New Roman" w:cs="Times New Roman"/>
          <w:sz w:val="24"/>
          <w:szCs w:val="24"/>
        </w:rPr>
        <w:t>.</w:t>
      </w:r>
      <w:r w:rsidR="00255876">
        <w:rPr>
          <w:rFonts w:ascii="Times New Roman" w:hAnsi="Times New Roman" w:cs="Times New Roman"/>
          <w:sz w:val="24"/>
          <w:szCs w:val="24"/>
        </w:rPr>
        <w:t xml:space="preserve"> Fan and Hu (2018) presented an adaptive search algorithm called surrogate-based promising area search (SPAS) for solving stocha</w:t>
      </w:r>
      <w:r w:rsidR="00C154D8">
        <w:rPr>
          <w:rFonts w:ascii="Times New Roman" w:hAnsi="Times New Roman" w:cs="Times New Roman"/>
          <w:sz w:val="24"/>
          <w:szCs w:val="24"/>
        </w:rPr>
        <w:t>stic SO</w:t>
      </w:r>
      <w:r w:rsidR="00255876">
        <w:rPr>
          <w:rFonts w:ascii="Times New Roman" w:hAnsi="Times New Roman" w:cs="Times New Roman"/>
          <w:sz w:val="24"/>
          <w:szCs w:val="24"/>
        </w:rPr>
        <w:t xml:space="preserve"> problems with Lipschitz continuous objective functions</w:t>
      </w:r>
      <w:r w:rsidR="00C154D8">
        <w:rPr>
          <w:rFonts w:ascii="Times New Roman" w:hAnsi="Times New Roman" w:cs="Times New Roman"/>
          <w:sz w:val="24"/>
          <w:szCs w:val="24"/>
        </w:rPr>
        <w:t>.</w:t>
      </w:r>
      <w:r w:rsidR="00255876">
        <w:rPr>
          <w:rFonts w:ascii="Times New Roman" w:hAnsi="Times New Roman" w:cs="Times New Roman"/>
          <w:sz w:val="24"/>
          <w:szCs w:val="24"/>
        </w:rPr>
        <w:t xml:space="preserve"> </w:t>
      </w:r>
      <w:r w:rsidR="00C154D8">
        <w:rPr>
          <w:rFonts w:ascii="Times New Roman" w:hAnsi="Times New Roman" w:cs="Times New Roman"/>
          <w:sz w:val="24"/>
          <w:szCs w:val="24"/>
        </w:rPr>
        <w:t>T</w:t>
      </w:r>
      <w:r w:rsidR="00255876">
        <w:rPr>
          <w:rFonts w:ascii="Times New Roman" w:hAnsi="Times New Roman" w:cs="Times New Roman"/>
          <w:sz w:val="24"/>
          <w:szCs w:val="24"/>
        </w:rPr>
        <w:t xml:space="preserve">he SPAS algorithm </w:t>
      </w:r>
      <w:r w:rsidR="00C154D8">
        <w:rPr>
          <w:rFonts w:ascii="Times New Roman" w:hAnsi="Times New Roman" w:cs="Times New Roman"/>
          <w:sz w:val="24"/>
          <w:szCs w:val="24"/>
        </w:rPr>
        <w:t>e</w:t>
      </w:r>
      <w:r w:rsidR="00255876">
        <w:rPr>
          <w:rFonts w:ascii="Times New Roman" w:hAnsi="Times New Roman" w:cs="Times New Roman"/>
          <w:sz w:val="24"/>
          <w:szCs w:val="24"/>
        </w:rPr>
        <w:t>mploys a shrinking ball method to estimate the performance of sampled solutions, a surrogate model fitted iteratively with the performance estimates to approximate the response surface of the objective function, and a promising area adaptively constructed for searching improved solutions.</w:t>
      </w:r>
    </w:p>
    <w:p w14:paraId="44E94E86" w14:textId="77777777" w:rsidR="001B349F" w:rsidRDefault="001B349F" w:rsidP="00143A14">
      <w:pPr>
        <w:rPr>
          <w:rFonts w:ascii="Times New Roman" w:hAnsi="Times New Roman" w:cs="Times New Roman"/>
          <w:sz w:val="24"/>
          <w:szCs w:val="24"/>
        </w:rPr>
      </w:pPr>
    </w:p>
    <w:p w14:paraId="67C4963E" w14:textId="31C6630A" w:rsidR="001B349F" w:rsidRDefault="001B349F" w:rsidP="001B349F">
      <w:pPr>
        <w:rPr>
          <w:rFonts w:ascii="Times New Roman" w:hAnsi="Times New Roman" w:cs="Times New Roman"/>
          <w:sz w:val="24"/>
          <w:szCs w:val="24"/>
        </w:rPr>
      </w:pPr>
      <w:r>
        <w:rPr>
          <w:rFonts w:ascii="Times New Roman" w:hAnsi="Times New Roman" w:cs="Times New Roman"/>
          <w:sz w:val="24"/>
          <w:szCs w:val="24"/>
        </w:rPr>
        <w:t xml:space="preserve">As for </w:t>
      </w:r>
      <w:proofErr w:type="spellStart"/>
      <w:r>
        <w:rPr>
          <w:rFonts w:ascii="Times New Roman" w:hAnsi="Times New Roman" w:cs="Times New Roman"/>
          <w:sz w:val="24"/>
          <w:szCs w:val="24"/>
        </w:rPr>
        <w:t>multiobjective</w:t>
      </w:r>
      <w:proofErr w:type="spellEnd"/>
      <w:r>
        <w:rPr>
          <w:rFonts w:ascii="Times New Roman" w:hAnsi="Times New Roman" w:cs="Times New Roman"/>
          <w:sz w:val="24"/>
          <w:szCs w:val="24"/>
        </w:rPr>
        <w:t xml:space="preserve"> stochastic SO methods, </w:t>
      </w:r>
      <w:r w:rsidR="0053666A" w:rsidRPr="00286F0F">
        <w:rPr>
          <w:rFonts w:ascii="Times New Roman" w:hAnsi="Times New Roman" w:cs="Times New Roman"/>
          <w:sz w:val="24"/>
          <w:szCs w:val="24"/>
          <w:highlight w:val="cyan"/>
        </w:rPr>
        <w:t>Forrester and Keane (2009)</w:t>
      </w:r>
      <w:r w:rsidR="0053666A">
        <w:rPr>
          <w:rFonts w:ascii="Times New Roman" w:hAnsi="Times New Roman" w:cs="Times New Roman"/>
          <w:sz w:val="24"/>
          <w:szCs w:val="24"/>
        </w:rPr>
        <w:t xml:space="preserve"> introduced regressing kriging to deal with homoscedastic noisy data and </w:t>
      </w:r>
      <w:proofErr w:type="spellStart"/>
      <w:r w:rsidR="0053666A">
        <w:rPr>
          <w:rFonts w:ascii="Times New Roman" w:hAnsi="Times New Roman" w:cs="Times New Roman"/>
          <w:sz w:val="24"/>
          <w:szCs w:val="24"/>
        </w:rPr>
        <w:t>multiobjective</w:t>
      </w:r>
      <w:proofErr w:type="spellEnd"/>
      <w:r w:rsidR="0053666A">
        <w:rPr>
          <w:rFonts w:ascii="Times New Roman" w:hAnsi="Times New Roman" w:cs="Times New Roman"/>
          <w:sz w:val="24"/>
          <w:szCs w:val="24"/>
        </w:rPr>
        <w:t xml:space="preserve"> EI as the infill strategy, which can help to tackle </w:t>
      </w:r>
      <w:proofErr w:type="spellStart"/>
      <w:r w:rsidR="0053666A">
        <w:rPr>
          <w:rFonts w:ascii="Times New Roman" w:hAnsi="Times New Roman" w:cs="Times New Roman"/>
          <w:sz w:val="24"/>
          <w:szCs w:val="24"/>
        </w:rPr>
        <w:t>multiobjective</w:t>
      </w:r>
      <w:proofErr w:type="spellEnd"/>
      <w:r w:rsidR="0053666A">
        <w:rPr>
          <w:rFonts w:ascii="Times New Roman" w:hAnsi="Times New Roman" w:cs="Times New Roman"/>
          <w:sz w:val="24"/>
          <w:szCs w:val="24"/>
        </w:rPr>
        <w:t xml:space="preserve"> stochastic SO problems. </w:t>
      </w:r>
      <w:r>
        <w:rPr>
          <w:rFonts w:ascii="Times New Roman" w:hAnsi="Times New Roman" w:cs="Times New Roman"/>
          <w:sz w:val="24"/>
          <w:szCs w:val="24"/>
        </w:rPr>
        <w:t xml:space="preserve">Li et al. (2015) developed </w:t>
      </w:r>
      <w:proofErr w:type="spellStart"/>
      <w:r>
        <w:rPr>
          <w:rFonts w:ascii="Times New Roman" w:hAnsi="Times New Roman" w:cs="Times New Roman"/>
          <w:sz w:val="24"/>
          <w:szCs w:val="24"/>
        </w:rPr>
        <w:t>multiobjective</w:t>
      </w:r>
      <w:proofErr w:type="spellEnd"/>
      <w:r>
        <w:rPr>
          <w:rFonts w:ascii="Times New Roman" w:hAnsi="Times New Roman" w:cs="Times New Roman"/>
          <w:sz w:val="24"/>
          <w:szCs w:val="24"/>
        </w:rPr>
        <w:t xml:space="preserve"> COMPASS (MO-COMPASS), as an extension of the single-objective COMPASS, to solve </w:t>
      </w:r>
      <w:proofErr w:type="spellStart"/>
      <w:r>
        <w:rPr>
          <w:rFonts w:ascii="Times New Roman" w:hAnsi="Times New Roman" w:cs="Times New Roman"/>
          <w:sz w:val="24"/>
          <w:szCs w:val="24"/>
        </w:rPr>
        <w:t>DOvS</w:t>
      </w:r>
      <w:proofErr w:type="spellEnd"/>
      <w:r>
        <w:rPr>
          <w:rFonts w:ascii="Times New Roman" w:hAnsi="Times New Roman" w:cs="Times New Roman"/>
          <w:sz w:val="24"/>
          <w:szCs w:val="24"/>
        </w:rPr>
        <w:t xml:space="preserve"> problems with two or more objectives by considering the Pareto optimality and the probability of correct selection. Notably, MO-COMPAS</w:t>
      </w:r>
      <w:r w:rsidR="00437D45">
        <w:rPr>
          <w:rFonts w:ascii="Times New Roman" w:hAnsi="Times New Roman" w:cs="Times New Roman"/>
          <w:sz w:val="24"/>
          <w:szCs w:val="24"/>
        </w:rPr>
        <w:t xml:space="preserve">S also </w:t>
      </w:r>
      <w:r>
        <w:rPr>
          <w:rFonts w:ascii="Times New Roman" w:hAnsi="Times New Roman" w:cs="Times New Roman"/>
          <w:sz w:val="24"/>
          <w:szCs w:val="24"/>
        </w:rPr>
        <w:t>app</w:t>
      </w:r>
      <w:r w:rsidR="00437D45">
        <w:rPr>
          <w:rFonts w:ascii="Times New Roman" w:hAnsi="Times New Roman" w:cs="Times New Roman"/>
          <w:sz w:val="24"/>
          <w:szCs w:val="24"/>
        </w:rPr>
        <w:t xml:space="preserve">lies </w:t>
      </w:r>
      <w:r>
        <w:rPr>
          <w:rFonts w:ascii="Times New Roman" w:hAnsi="Times New Roman" w:cs="Times New Roman"/>
          <w:sz w:val="24"/>
          <w:szCs w:val="24"/>
        </w:rPr>
        <w:t xml:space="preserve">SAR to determine the </w:t>
      </w:r>
      <w:r w:rsidRPr="00B9125A">
        <w:rPr>
          <w:rFonts w:ascii="Times New Roman" w:hAnsi="Times New Roman" w:cs="Times New Roman"/>
          <w:sz w:val="24"/>
          <w:szCs w:val="24"/>
        </w:rPr>
        <w:t>si</w:t>
      </w:r>
      <w:r>
        <w:rPr>
          <w:rFonts w:ascii="Times New Roman" w:hAnsi="Times New Roman" w:cs="Times New Roman"/>
          <w:sz w:val="24"/>
          <w:szCs w:val="24"/>
        </w:rPr>
        <w:t xml:space="preserve">mulation budget for each candidate solution and AAM to estimate its performance measures. Cooper et al. (2020) proposed the retrospective partitioned </w:t>
      </w:r>
      <w:r w:rsidRPr="00803575">
        <w:rPr>
          <w:rFonts w:ascii="Times New Roman" w:hAnsi="Times New Roman" w:cs="Times New Roman"/>
          <w:sz w:val="24"/>
          <w:szCs w:val="24"/>
        </w:rPr>
        <w:t>epsilon-constraint with relaxed local enumeration (R-PERLE) algorithm</w:t>
      </w:r>
      <w:r>
        <w:rPr>
          <w:rFonts w:ascii="Times New Roman" w:hAnsi="Times New Roman" w:cs="Times New Roman"/>
          <w:sz w:val="24"/>
          <w:szCs w:val="24"/>
        </w:rPr>
        <w:t xml:space="preserve"> to solve the </w:t>
      </w:r>
      <w:proofErr w:type="spellStart"/>
      <w:r>
        <w:rPr>
          <w:rFonts w:ascii="Times New Roman" w:hAnsi="Times New Roman" w:cs="Times New Roman"/>
          <w:sz w:val="24"/>
          <w:szCs w:val="24"/>
        </w:rPr>
        <w:t>biobjective</w:t>
      </w:r>
      <w:proofErr w:type="spellEnd"/>
      <w:r>
        <w:rPr>
          <w:rFonts w:ascii="Times New Roman" w:hAnsi="Times New Roman" w:cs="Times New Roman"/>
          <w:sz w:val="24"/>
          <w:szCs w:val="24"/>
        </w:rPr>
        <w:t xml:space="preserve"> stochastic SO problem on integer lattices, and numerical experiments showed its favorable performance relative to </w:t>
      </w:r>
      <w:commentRangeStart w:id="12"/>
      <w:r w:rsidRPr="00286F0F">
        <w:rPr>
          <w:rFonts w:ascii="Times New Roman" w:hAnsi="Times New Roman" w:cs="Times New Roman"/>
          <w:sz w:val="24"/>
          <w:szCs w:val="24"/>
          <w:highlight w:val="cyan"/>
        </w:rPr>
        <w:t>R-</w:t>
      </w:r>
      <w:proofErr w:type="spellStart"/>
      <w:r w:rsidRPr="00286F0F">
        <w:rPr>
          <w:rFonts w:ascii="Times New Roman" w:hAnsi="Times New Roman" w:cs="Times New Roman"/>
          <w:sz w:val="24"/>
          <w:szCs w:val="24"/>
          <w:highlight w:val="cyan"/>
        </w:rPr>
        <w:t>MinRLE</w:t>
      </w:r>
      <w:commentRangeEnd w:id="12"/>
      <w:proofErr w:type="spellEnd"/>
      <w:r>
        <w:rPr>
          <w:rStyle w:val="afd"/>
        </w:rPr>
        <w:commentReference w:id="12"/>
      </w:r>
      <w:r>
        <w:rPr>
          <w:rFonts w:ascii="Times New Roman" w:hAnsi="Times New Roman" w:cs="Times New Roman"/>
          <w:sz w:val="24"/>
          <w:szCs w:val="24"/>
        </w:rPr>
        <w:t xml:space="preserve"> and MO-COMPASS. Based on a </w:t>
      </w:r>
      <w:proofErr w:type="spellStart"/>
      <w:r>
        <w:rPr>
          <w:rFonts w:ascii="Times New Roman" w:hAnsi="Times New Roman" w:cs="Times New Roman"/>
          <w:sz w:val="24"/>
          <w:szCs w:val="24"/>
        </w:rPr>
        <w:t>biobjective</w:t>
      </w:r>
      <w:proofErr w:type="spellEnd"/>
      <w:r>
        <w:rPr>
          <w:rFonts w:ascii="Times New Roman" w:hAnsi="Times New Roman" w:cs="Times New Roman"/>
          <w:sz w:val="24"/>
          <w:szCs w:val="24"/>
        </w:rPr>
        <w:t xml:space="preserve"> derivative-free trust region (BOTR) algorithm proposed by Ryu and Kim (2014), Zheng et al. (2019) put forward a </w:t>
      </w:r>
      <w:proofErr w:type="spellStart"/>
      <w:r>
        <w:rPr>
          <w:rFonts w:ascii="Times New Roman" w:hAnsi="Times New Roman" w:cs="Times New Roman"/>
          <w:sz w:val="24"/>
          <w:szCs w:val="24"/>
        </w:rPr>
        <w:t>biobjective</w:t>
      </w:r>
      <w:proofErr w:type="spellEnd"/>
      <w:r>
        <w:rPr>
          <w:rFonts w:ascii="Times New Roman" w:hAnsi="Times New Roman" w:cs="Times New Roman"/>
          <w:sz w:val="24"/>
          <w:szCs w:val="24"/>
        </w:rPr>
        <w:t xml:space="preserve"> stochastic simulation-based optimization (BOSSO) method, which introduces regressing kriging models to smooth the simulation noises, an adaptive selector to determine samples in the local trust-region to be evaluated by simulation, and a decision maker’s non-interactive role to impact the search direction and trust-region. The proposed BOSSO method has been successfully applied in the network-wide traffic signal timing problem and validated to outperform other counterpart algorithms.</w:t>
      </w:r>
    </w:p>
    <w:p w14:paraId="64A80B92" w14:textId="77777777" w:rsidR="006302C7" w:rsidRDefault="006302C7" w:rsidP="001B349F">
      <w:pPr>
        <w:rPr>
          <w:rFonts w:ascii="Times New Roman" w:hAnsi="Times New Roman" w:cs="Times New Roman"/>
          <w:sz w:val="24"/>
          <w:szCs w:val="24"/>
        </w:rPr>
      </w:pPr>
    </w:p>
    <w:p w14:paraId="0119BF90" w14:textId="6D9B8669" w:rsidR="006302C7" w:rsidRPr="006302C7" w:rsidRDefault="006302C7" w:rsidP="001B349F">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revious </w:t>
      </w:r>
      <w:r w:rsidR="001904AC">
        <w:rPr>
          <w:rFonts w:ascii="Times New Roman" w:hAnsi="Times New Roman" w:cs="Times New Roman"/>
          <w:sz w:val="24"/>
          <w:szCs w:val="24"/>
        </w:rPr>
        <w:t xml:space="preserve">single- or multi-objective stochastic </w:t>
      </w:r>
      <w:r w:rsidR="00F006B0">
        <w:rPr>
          <w:rFonts w:ascii="Times New Roman" w:hAnsi="Times New Roman" w:cs="Times New Roman"/>
          <w:sz w:val="24"/>
          <w:szCs w:val="24"/>
        </w:rPr>
        <w:t xml:space="preserve">SO </w:t>
      </w:r>
      <w:r>
        <w:rPr>
          <w:rFonts w:ascii="Times New Roman" w:hAnsi="Times New Roman" w:cs="Times New Roman"/>
          <w:sz w:val="24"/>
          <w:szCs w:val="24"/>
        </w:rPr>
        <w:t xml:space="preserve">algorithms </w:t>
      </w:r>
      <w:r w:rsidR="001904AC">
        <w:rPr>
          <w:rFonts w:ascii="Times New Roman" w:hAnsi="Times New Roman" w:cs="Times New Roman"/>
          <w:sz w:val="24"/>
          <w:szCs w:val="24"/>
        </w:rPr>
        <w:t>in</w:t>
      </w:r>
      <w:r w:rsidR="00F006B0">
        <w:rPr>
          <w:rFonts w:ascii="Times New Roman" w:hAnsi="Times New Roman" w:cs="Times New Roman"/>
          <w:sz w:val="24"/>
          <w:szCs w:val="24"/>
        </w:rPr>
        <w:t>volving</w:t>
      </w:r>
      <w:r>
        <w:rPr>
          <w:rFonts w:ascii="Times New Roman" w:hAnsi="Times New Roman" w:cs="Times New Roman"/>
          <w:sz w:val="24"/>
          <w:szCs w:val="24"/>
        </w:rPr>
        <w:t xml:space="preserve"> surrogate models have mostly dealt with bound constrained</w:t>
      </w:r>
      <w:r w:rsidR="00D71356">
        <w:rPr>
          <w:rFonts w:ascii="Times New Roman" w:hAnsi="Times New Roman" w:cs="Times New Roman"/>
          <w:sz w:val="24"/>
          <w:szCs w:val="24"/>
        </w:rPr>
        <w:t xml:space="preserve"> (also called </w:t>
      </w:r>
      <w:r w:rsidR="00786EDA">
        <w:rPr>
          <w:rFonts w:ascii="Times New Roman" w:hAnsi="Times New Roman" w:cs="Times New Roman"/>
          <w:sz w:val="24"/>
          <w:szCs w:val="24"/>
        </w:rPr>
        <w:t>box-constrained)</w:t>
      </w:r>
      <w:r>
        <w:rPr>
          <w:rFonts w:ascii="Times New Roman" w:hAnsi="Times New Roman" w:cs="Times New Roman"/>
          <w:sz w:val="24"/>
          <w:szCs w:val="24"/>
        </w:rPr>
        <w:t xml:space="preserve"> </w:t>
      </w:r>
      <w:r w:rsidR="00F006B0">
        <w:rPr>
          <w:rFonts w:ascii="Times New Roman" w:hAnsi="Times New Roman" w:cs="Times New Roman"/>
          <w:sz w:val="24"/>
          <w:szCs w:val="24"/>
        </w:rPr>
        <w:t xml:space="preserve">SO </w:t>
      </w:r>
      <w:r>
        <w:rPr>
          <w:rFonts w:ascii="Times New Roman" w:hAnsi="Times New Roman" w:cs="Times New Roman"/>
          <w:sz w:val="24"/>
          <w:szCs w:val="24"/>
        </w:rPr>
        <w:t xml:space="preserve">problems </w:t>
      </w:r>
      <w:r w:rsidR="00B5092C">
        <w:rPr>
          <w:rFonts w:ascii="Times New Roman" w:hAnsi="Times New Roman" w:cs="Times New Roman"/>
          <w:sz w:val="24"/>
          <w:szCs w:val="24"/>
        </w:rPr>
        <w:t xml:space="preserve">with </w:t>
      </w:r>
      <w:r>
        <w:rPr>
          <w:rFonts w:ascii="Times New Roman" w:hAnsi="Times New Roman" w:cs="Times New Roman"/>
          <w:sz w:val="24"/>
          <w:szCs w:val="24"/>
        </w:rPr>
        <w:t xml:space="preserve">only </w:t>
      </w:r>
      <w:r w:rsidR="00B5092C">
        <w:rPr>
          <w:rFonts w:ascii="Times New Roman" w:hAnsi="Times New Roman" w:cs="Times New Roman"/>
          <w:sz w:val="24"/>
          <w:szCs w:val="24"/>
        </w:rPr>
        <w:t>e</w:t>
      </w:r>
      <w:r w:rsidR="001904AC">
        <w:rPr>
          <w:rFonts w:ascii="Times New Roman" w:hAnsi="Times New Roman" w:cs="Times New Roman"/>
          <w:sz w:val="24"/>
          <w:szCs w:val="24"/>
        </w:rPr>
        <w:t>xpensive</w:t>
      </w:r>
      <w:r>
        <w:rPr>
          <w:rFonts w:ascii="Times New Roman" w:hAnsi="Times New Roman" w:cs="Times New Roman"/>
          <w:sz w:val="24"/>
          <w:szCs w:val="24"/>
        </w:rPr>
        <w:t xml:space="preserve"> objective function</w:t>
      </w:r>
      <w:r w:rsidR="00B5092C">
        <w:rPr>
          <w:rFonts w:ascii="Times New Roman" w:hAnsi="Times New Roman" w:cs="Times New Roman"/>
          <w:sz w:val="24"/>
          <w:szCs w:val="24"/>
        </w:rPr>
        <w:t>s</w:t>
      </w:r>
      <w:r>
        <w:rPr>
          <w:rFonts w:ascii="Times New Roman" w:hAnsi="Times New Roman" w:cs="Times New Roman"/>
          <w:sz w:val="24"/>
          <w:szCs w:val="24"/>
        </w:rPr>
        <w:t xml:space="preserve">, and so the surrogate models are used to approximate the objective function only. </w:t>
      </w:r>
      <w:r>
        <w:rPr>
          <w:rFonts w:ascii="Times New Roman" w:hAnsi="Times New Roman" w:cs="Times New Roman" w:hint="eastAsia"/>
          <w:sz w:val="24"/>
          <w:szCs w:val="24"/>
        </w:rPr>
        <w:t>A</w:t>
      </w:r>
      <w:r>
        <w:rPr>
          <w:rFonts w:ascii="Times New Roman" w:hAnsi="Times New Roman" w:cs="Times New Roman"/>
          <w:sz w:val="24"/>
          <w:szCs w:val="24"/>
        </w:rPr>
        <w:t>s for addressing (single- or multi-objective) SO</w:t>
      </w:r>
      <w:r w:rsidR="00256CC8">
        <w:rPr>
          <w:rFonts w:ascii="Times New Roman" w:hAnsi="Times New Roman" w:cs="Times New Roman"/>
          <w:sz w:val="24"/>
          <w:szCs w:val="24"/>
        </w:rPr>
        <w:t xml:space="preserve"> problems with expensive constraints</w:t>
      </w:r>
      <w:r>
        <w:rPr>
          <w:rFonts w:ascii="Times New Roman" w:hAnsi="Times New Roman" w:cs="Times New Roman"/>
          <w:sz w:val="24"/>
          <w:szCs w:val="24"/>
        </w:rPr>
        <w:t xml:space="preserve">, </w:t>
      </w:r>
      <w:r>
        <w:rPr>
          <w:rFonts w:ascii="Times New Roman" w:hAnsi="Times New Roman" w:cs="Times New Roman"/>
          <w:color w:val="000000" w:themeColor="text1"/>
          <w:sz w:val="24"/>
          <w:szCs w:val="24"/>
        </w:rPr>
        <w:t>Regis</w:t>
      </w:r>
      <w:r>
        <w:rPr>
          <w:rFonts w:ascii="Times New Roman" w:hAnsi="Times New Roman" w:cs="Times New Roman"/>
          <w:sz w:val="24"/>
          <w:szCs w:val="24"/>
        </w:rPr>
        <w:t xml:space="preserve"> (2011) presented a new </w:t>
      </w:r>
      <w:r w:rsidR="009A10F4">
        <w:rPr>
          <w:rFonts w:ascii="Times New Roman" w:hAnsi="Times New Roman" w:cs="Times New Roman"/>
          <w:sz w:val="24"/>
          <w:szCs w:val="24"/>
        </w:rPr>
        <w:t xml:space="preserve">derivative-free </w:t>
      </w:r>
      <w:r>
        <w:rPr>
          <w:rFonts w:ascii="Times New Roman" w:hAnsi="Times New Roman" w:cs="Times New Roman"/>
          <w:sz w:val="24"/>
          <w:szCs w:val="24"/>
        </w:rPr>
        <w:t xml:space="preserve">algorithm </w:t>
      </w:r>
      <w:r w:rsidR="009A10F4">
        <w:rPr>
          <w:rFonts w:ascii="Times New Roman" w:hAnsi="Times New Roman" w:cs="Times New Roman"/>
          <w:sz w:val="24"/>
          <w:szCs w:val="24"/>
        </w:rPr>
        <w:t xml:space="preserve">called </w:t>
      </w:r>
      <w:proofErr w:type="spellStart"/>
      <w:r w:rsidR="009A10F4">
        <w:rPr>
          <w:rFonts w:ascii="Times New Roman" w:hAnsi="Times New Roman" w:cs="Times New Roman"/>
          <w:sz w:val="24"/>
          <w:szCs w:val="24"/>
        </w:rPr>
        <w:t>ConstrLMSRBF</w:t>
      </w:r>
      <w:proofErr w:type="spellEnd"/>
      <w:r w:rsidR="009A10F4">
        <w:rPr>
          <w:rFonts w:ascii="Times New Roman" w:hAnsi="Times New Roman" w:cs="Times New Roman"/>
          <w:sz w:val="24"/>
          <w:szCs w:val="24"/>
        </w:rPr>
        <w:t xml:space="preserve"> to optimize </w:t>
      </w:r>
      <w:r>
        <w:rPr>
          <w:rFonts w:ascii="Times New Roman" w:hAnsi="Times New Roman" w:cs="Times New Roman"/>
          <w:sz w:val="24"/>
          <w:szCs w:val="24"/>
        </w:rPr>
        <w:t>expensive black-box objective functions subject to expensive black-box inequality constraints. Th</w:t>
      </w:r>
      <w:r w:rsidR="007A651F">
        <w:rPr>
          <w:rFonts w:ascii="Times New Roman" w:hAnsi="Times New Roman" w:cs="Times New Roman"/>
          <w:sz w:val="24"/>
          <w:szCs w:val="24"/>
        </w:rPr>
        <w:t>is</w:t>
      </w:r>
      <w:r>
        <w:rPr>
          <w:rFonts w:ascii="Times New Roman" w:hAnsi="Times New Roman" w:cs="Times New Roman"/>
          <w:sz w:val="24"/>
          <w:szCs w:val="24"/>
        </w:rPr>
        <w:t xml:space="preserve"> algorithm uses radial basis function (RBF) surrogate models and </w:t>
      </w:r>
      <w:r w:rsidR="00D71356">
        <w:rPr>
          <w:rFonts w:ascii="Times New Roman" w:hAnsi="Times New Roman" w:cs="Times New Roman"/>
          <w:sz w:val="24"/>
          <w:szCs w:val="24"/>
        </w:rPr>
        <w:t>e</w:t>
      </w:r>
      <w:r w:rsidR="00D71356" w:rsidRPr="00D71356">
        <w:rPr>
          <w:rFonts w:ascii="Times New Roman" w:hAnsi="Times New Roman" w:cs="Times New Roman"/>
          <w:sz w:val="24"/>
          <w:szCs w:val="24"/>
        </w:rPr>
        <w:t>xtend</w:t>
      </w:r>
      <w:r w:rsidR="007A651F">
        <w:rPr>
          <w:rFonts w:ascii="Times New Roman" w:hAnsi="Times New Roman" w:cs="Times New Roman"/>
          <w:sz w:val="24"/>
          <w:szCs w:val="24"/>
        </w:rPr>
        <w:t>s</w:t>
      </w:r>
      <w:r>
        <w:rPr>
          <w:rFonts w:ascii="Times New Roman" w:hAnsi="Times New Roman" w:cs="Times New Roman"/>
          <w:sz w:val="24"/>
          <w:szCs w:val="24"/>
        </w:rPr>
        <w:t xml:space="preserve"> the Local Metric Stochastic RBF (LMSRBF) algorithm by Regis and Shoemaker (2007) that can handle black-box inequality constraints. Müller et al.</w:t>
      </w:r>
      <w:r w:rsidR="00C87976">
        <w:rPr>
          <w:rFonts w:ascii="Times New Roman" w:hAnsi="Times New Roman" w:cs="Times New Roman"/>
          <w:sz w:val="24"/>
          <w:szCs w:val="24"/>
        </w:rPr>
        <w:t xml:space="preserve"> </w:t>
      </w:r>
      <w:r>
        <w:rPr>
          <w:rFonts w:ascii="Times New Roman" w:hAnsi="Times New Roman" w:cs="Times New Roman"/>
          <w:sz w:val="24"/>
          <w:szCs w:val="24"/>
        </w:rPr>
        <w:t>(2013) introduced a surrogate model based algorithm</w:t>
      </w:r>
      <w:r w:rsidR="00453B33">
        <w:rPr>
          <w:rFonts w:ascii="Times New Roman" w:hAnsi="Times New Roman" w:cs="Times New Roman"/>
          <w:sz w:val="24"/>
          <w:szCs w:val="24"/>
        </w:rPr>
        <w:t xml:space="preserve"> named SO-MI</w:t>
      </w:r>
      <w:r>
        <w:rPr>
          <w:rFonts w:ascii="Times New Roman" w:hAnsi="Times New Roman" w:cs="Times New Roman"/>
          <w:sz w:val="24"/>
          <w:szCs w:val="24"/>
        </w:rPr>
        <w:t xml:space="preserve"> </w:t>
      </w:r>
      <w:r w:rsidR="00453B33">
        <w:rPr>
          <w:rFonts w:ascii="Times New Roman" w:hAnsi="Times New Roman" w:cs="Times New Roman"/>
          <w:sz w:val="24"/>
          <w:szCs w:val="24"/>
        </w:rPr>
        <w:t>t</w:t>
      </w:r>
      <w:r w:rsidR="00C87976">
        <w:rPr>
          <w:rFonts w:ascii="Times New Roman" w:hAnsi="Times New Roman" w:cs="Times New Roman"/>
          <w:sz w:val="24"/>
          <w:szCs w:val="24"/>
        </w:rPr>
        <w:t>o address</w:t>
      </w:r>
      <w:r>
        <w:rPr>
          <w:rFonts w:ascii="Times New Roman" w:hAnsi="Times New Roman" w:cs="Times New Roman"/>
          <w:sz w:val="24"/>
          <w:szCs w:val="24"/>
        </w:rPr>
        <w:t xml:space="preserve"> expensive mixed-integer black-box global optimization problems that may have expensive constraints</w:t>
      </w:r>
      <w:r w:rsidR="007A651F">
        <w:rPr>
          <w:rFonts w:ascii="Times New Roman" w:hAnsi="Times New Roman" w:cs="Times New Roman"/>
          <w:sz w:val="24"/>
          <w:szCs w:val="24"/>
        </w:rPr>
        <w:t>, in which the RBF surrogate model is used to select candidates at which the expensive objective and constraint functions are to be evaluated</w:t>
      </w:r>
      <w:r>
        <w:rPr>
          <w:rFonts w:ascii="Times New Roman" w:hAnsi="Times New Roman" w:cs="Times New Roman"/>
          <w:sz w:val="24"/>
          <w:szCs w:val="24"/>
        </w:rPr>
        <w:t xml:space="preserve">. Later, Müller et al. (2014) presented </w:t>
      </w:r>
      <w:r w:rsidR="00B01E2F">
        <w:rPr>
          <w:rFonts w:ascii="Times New Roman" w:hAnsi="Times New Roman" w:cs="Times New Roman"/>
          <w:sz w:val="24"/>
          <w:szCs w:val="24"/>
        </w:rPr>
        <w:t xml:space="preserve">a variant of SO-MI, which is called </w:t>
      </w:r>
      <w:r>
        <w:rPr>
          <w:rFonts w:ascii="Times New Roman" w:hAnsi="Times New Roman" w:cs="Times New Roman"/>
          <w:sz w:val="24"/>
          <w:szCs w:val="24"/>
        </w:rPr>
        <w:t xml:space="preserve">surrogate </w:t>
      </w:r>
      <w:r>
        <w:rPr>
          <w:rFonts w:ascii="Times New Roman" w:hAnsi="Times New Roman" w:cs="Times New Roman"/>
          <w:sz w:val="24"/>
          <w:szCs w:val="24"/>
        </w:rPr>
        <w:lastRenderedPageBreak/>
        <w:t>optimization-i</w:t>
      </w:r>
      <w:r w:rsidRPr="00267D39">
        <w:rPr>
          <w:rFonts w:ascii="Times New Roman" w:hAnsi="Times New Roman" w:cs="Times New Roman"/>
          <w:sz w:val="24"/>
          <w:szCs w:val="24"/>
        </w:rPr>
        <w:t>nteger</w:t>
      </w:r>
      <w:r>
        <w:rPr>
          <w:rFonts w:ascii="Times New Roman" w:hAnsi="Times New Roman" w:cs="Times New Roman"/>
          <w:sz w:val="24"/>
          <w:szCs w:val="24"/>
        </w:rPr>
        <w:t xml:space="preserve"> (SO-I) algorithm</w:t>
      </w:r>
      <w:r w:rsidR="00B01E2F">
        <w:rPr>
          <w:rFonts w:ascii="Times New Roman" w:hAnsi="Times New Roman" w:cs="Times New Roman"/>
          <w:sz w:val="24"/>
          <w:szCs w:val="24"/>
        </w:rPr>
        <w:t>,</w:t>
      </w:r>
      <w:r>
        <w:rPr>
          <w:rFonts w:ascii="Times New Roman" w:hAnsi="Times New Roman" w:cs="Times New Roman"/>
          <w:sz w:val="24"/>
          <w:szCs w:val="24"/>
        </w:rPr>
        <w:t xml:space="preserve"> </w:t>
      </w:r>
      <w:r w:rsidR="00B01E2F">
        <w:rPr>
          <w:rFonts w:ascii="Times New Roman" w:hAnsi="Times New Roman" w:cs="Times New Roman"/>
          <w:sz w:val="24"/>
          <w:szCs w:val="24"/>
        </w:rPr>
        <w:t>to</w:t>
      </w:r>
      <w:r>
        <w:rPr>
          <w:rFonts w:ascii="Times New Roman" w:hAnsi="Times New Roman" w:cs="Times New Roman"/>
          <w:sz w:val="24"/>
          <w:szCs w:val="24"/>
        </w:rPr>
        <w:t xml:space="preserve"> solv</w:t>
      </w:r>
      <w:r w:rsidR="00B01E2F">
        <w:rPr>
          <w:rFonts w:ascii="Times New Roman" w:hAnsi="Times New Roman" w:cs="Times New Roman"/>
          <w:sz w:val="24"/>
          <w:szCs w:val="24"/>
        </w:rPr>
        <w:t>e</w:t>
      </w:r>
      <w:r>
        <w:rPr>
          <w:rFonts w:ascii="Times New Roman" w:hAnsi="Times New Roman" w:cs="Times New Roman"/>
          <w:sz w:val="24"/>
          <w:szCs w:val="24"/>
        </w:rPr>
        <w:t xml:space="preserve"> purely integer optimization problems that have expensive black-box objective functions and constraints. Müller and Woodbury (2017) put forward a global optimization with surrogate approximation of constraints (GOSAC) </w:t>
      </w:r>
      <w:r w:rsidR="00353AB1">
        <w:rPr>
          <w:rFonts w:ascii="Times New Roman" w:hAnsi="Times New Roman" w:cs="Times New Roman"/>
          <w:sz w:val="24"/>
          <w:szCs w:val="24"/>
        </w:rPr>
        <w:t>algorithm with two phases</w:t>
      </w:r>
      <w:r>
        <w:rPr>
          <w:rFonts w:ascii="Times New Roman" w:hAnsi="Times New Roman" w:cs="Times New Roman"/>
          <w:sz w:val="24"/>
          <w:szCs w:val="24"/>
        </w:rPr>
        <w:t xml:space="preserve"> to address problems with expensive black-box constraints</w:t>
      </w:r>
      <w:r w:rsidR="00353AB1">
        <w:rPr>
          <w:rFonts w:ascii="Times New Roman" w:hAnsi="Times New Roman" w:cs="Times New Roman"/>
          <w:sz w:val="24"/>
          <w:szCs w:val="24"/>
        </w:rPr>
        <w:t>,</w:t>
      </w:r>
      <w:r>
        <w:rPr>
          <w:rFonts w:ascii="Times New Roman" w:hAnsi="Times New Roman" w:cs="Times New Roman"/>
          <w:sz w:val="24"/>
          <w:szCs w:val="24"/>
        </w:rPr>
        <w:t xml:space="preserve"> cheap objective functions</w:t>
      </w:r>
      <w:r w:rsidR="00353AB1">
        <w:rPr>
          <w:rFonts w:ascii="Times New Roman" w:hAnsi="Times New Roman" w:cs="Times New Roman"/>
          <w:sz w:val="24"/>
          <w:szCs w:val="24"/>
        </w:rPr>
        <w:t xml:space="preserve"> and continuous, integer or mixed-integer variables</w:t>
      </w:r>
      <w:r>
        <w:rPr>
          <w:rFonts w:ascii="Times New Roman" w:hAnsi="Times New Roman" w:cs="Times New Roman"/>
          <w:sz w:val="24"/>
          <w:szCs w:val="24"/>
        </w:rPr>
        <w:t>. For a given budget of expensive constraint evaluations</w:t>
      </w:r>
      <w:r w:rsidR="009048E7">
        <w:rPr>
          <w:rFonts w:ascii="Times New Roman" w:hAnsi="Times New Roman" w:cs="Times New Roman"/>
          <w:sz w:val="24"/>
          <w:szCs w:val="24"/>
        </w:rPr>
        <w:t xml:space="preserve"> allowed</w:t>
      </w:r>
      <w:r>
        <w:rPr>
          <w:rFonts w:ascii="Times New Roman" w:hAnsi="Times New Roman" w:cs="Times New Roman"/>
          <w:sz w:val="24"/>
          <w:szCs w:val="24"/>
        </w:rPr>
        <w:t>, GOSAC finds better feasible solutions more efficiently than other algorithms.</w:t>
      </w:r>
      <w:r w:rsidR="00256CC8">
        <w:rPr>
          <w:rFonts w:ascii="Times New Roman" w:hAnsi="Times New Roman" w:cs="Times New Roman"/>
          <w:sz w:val="24"/>
          <w:szCs w:val="24"/>
        </w:rPr>
        <w:t xml:space="preserve"> </w:t>
      </w:r>
      <w:proofErr w:type="spellStart"/>
      <w:r w:rsidR="00256CC8">
        <w:rPr>
          <w:rFonts w:ascii="Times New Roman" w:hAnsi="Times New Roman" w:cs="Times New Roman"/>
          <w:sz w:val="24"/>
          <w:szCs w:val="24"/>
        </w:rPr>
        <w:t>Felio</w:t>
      </w:r>
      <w:r w:rsidR="00256CC8">
        <w:rPr>
          <w:rFonts w:ascii="Times New Roman" w:hAnsi="Times New Roman" w:cs="Times New Roman" w:hint="eastAsia"/>
          <w:sz w:val="24"/>
          <w:szCs w:val="24"/>
        </w:rPr>
        <w:t>t</w:t>
      </w:r>
      <w:proofErr w:type="spellEnd"/>
      <w:r w:rsidR="00256CC8">
        <w:rPr>
          <w:rFonts w:ascii="Times New Roman" w:hAnsi="Times New Roman" w:cs="Times New Roman"/>
          <w:sz w:val="24"/>
          <w:szCs w:val="24"/>
        </w:rPr>
        <w:t xml:space="preserve"> et al. (2016) proposed Bayesian Multi-Objective Optimization (BMOO), which handles objectives and constraints in a unified way by </w:t>
      </w:r>
      <w:r w:rsidR="00256CC8" w:rsidRPr="00286F0F">
        <w:rPr>
          <w:rFonts w:ascii="Times New Roman" w:hAnsi="Times New Roman" w:cs="Times New Roman"/>
          <w:sz w:val="24"/>
          <w:szCs w:val="24"/>
          <w:highlight w:val="yellow"/>
        </w:rPr>
        <w:t>an extended domination rule</w:t>
      </w:r>
      <w:r w:rsidR="00256CC8">
        <w:rPr>
          <w:rFonts w:ascii="Times New Roman" w:hAnsi="Times New Roman" w:cs="Times New Roman"/>
          <w:sz w:val="24"/>
          <w:szCs w:val="24"/>
        </w:rPr>
        <w:t xml:space="preserve"> and calculate and optimize an expected hyper-volume improvement sampling criterion using Sequential Monte Carlo techniques.</w:t>
      </w:r>
    </w:p>
    <w:p w14:paraId="457655C1" w14:textId="77777777" w:rsidR="001B349F" w:rsidRPr="001B349F" w:rsidRDefault="001B349F" w:rsidP="00143A14">
      <w:pPr>
        <w:rPr>
          <w:rFonts w:ascii="Times New Roman" w:hAnsi="Times New Roman" w:cs="Times New Roman"/>
          <w:sz w:val="24"/>
          <w:szCs w:val="24"/>
        </w:rPr>
      </w:pPr>
    </w:p>
    <w:p w14:paraId="734FF8A7" w14:textId="10F06B3F" w:rsidR="00143A14" w:rsidRDefault="001B035E" w:rsidP="00143A14">
      <w:pPr>
        <w:rPr>
          <w:rFonts w:ascii="Times New Roman" w:hAnsi="Times New Roman" w:cs="Times New Roman"/>
          <w:sz w:val="24"/>
          <w:szCs w:val="24"/>
        </w:rPr>
      </w:pPr>
      <w:r>
        <w:rPr>
          <w:rFonts w:ascii="Times New Roman" w:hAnsi="Times New Roman" w:cs="Times New Roman"/>
          <w:sz w:val="24"/>
          <w:szCs w:val="24"/>
        </w:rPr>
        <w:t>A</w:t>
      </w:r>
      <w:r w:rsidR="005847D9">
        <w:rPr>
          <w:rFonts w:ascii="Times New Roman" w:hAnsi="Times New Roman" w:cs="Times New Roman"/>
          <w:sz w:val="24"/>
          <w:szCs w:val="24"/>
        </w:rPr>
        <w:t>s is known</w:t>
      </w:r>
      <w:r w:rsidR="008A1991">
        <w:rPr>
          <w:rFonts w:ascii="Times New Roman" w:hAnsi="Times New Roman" w:cs="Times New Roman"/>
          <w:sz w:val="24"/>
          <w:szCs w:val="24"/>
        </w:rPr>
        <w:t xml:space="preserve">, </w:t>
      </w:r>
      <w:r w:rsidR="00143A14">
        <w:rPr>
          <w:rFonts w:ascii="Times New Roman" w:hAnsi="Times New Roman" w:cs="Times New Roman"/>
          <w:sz w:val="24"/>
          <w:szCs w:val="24"/>
        </w:rPr>
        <w:t>the mean of the response is a widely used performance measure in a stochastic system</w:t>
      </w:r>
      <w:r w:rsidR="00B716DC">
        <w:rPr>
          <w:rFonts w:ascii="Times New Roman" w:hAnsi="Times New Roman" w:cs="Times New Roman"/>
          <w:sz w:val="24"/>
          <w:szCs w:val="24"/>
        </w:rPr>
        <w:t>, w</w:t>
      </w:r>
      <w:r w:rsidR="008A1991">
        <w:rPr>
          <w:rFonts w:ascii="Times New Roman" w:hAnsi="Times New Roman" w:cs="Times New Roman"/>
          <w:sz w:val="24"/>
          <w:szCs w:val="24"/>
        </w:rPr>
        <w:t xml:space="preserve">hile </w:t>
      </w:r>
      <w:r w:rsidR="00BE1468">
        <w:rPr>
          <w:rFonts w:ascii="Times New Roman" w:hAnsi="Times New Roman" w:cs="Times New Roman"/>
          <w:sz w:val="24"/>
          <w:szCs w:val="24"/>
        </w:rPr>
        <w:t>i</w:t>
      </w:r>
      <w:r w:rsidR="00FA175E">
        <w:rPr>
          <w:rFonts w:ascii="Times New Roman" w:hAnsi="Times New Roman" w:cs="Times New Roman"/>
          <w:sz w:val="24"/>
          <w:szCs w:val="24"/>
        </w:rPr>
        <w:t>t</w:t>
      </w:r>
      <w:r w:rsidR="00143A14">
        <w:rPr>
          <w:rFonts w:ascii="Times New Roman" w:hAnsi="Times New Roman" w:cs="Times New Roman"/>
          <w:sz w:val="24"/>
          <w:szCs w:val="24"/>
        </w:rPr>
        <w:t xml:space="preserve"> is not able to evaluate the possible variability or describe the entire distribution adequately.</w:t>
      </w:r>
      <w:r w:rsidR="002B5D11">
        <w:rPr>
          <w:rFonts w:ascii="Times New Roman" w:hAnsi="Times New Roman" w:cs="Times New Roman"/>
          <w:sz w:val="24"/>
          <w:szCs w:val="24"/>
        </w:rPr>
        <w:t xml:space="preserve"> </w:t>
      </w:r>
      <w:r w:rsidR="00D31849">
        <w:rPr>
          <w:rFonts w:ascii="Times New Roman" w:hAnsi="Times New Roman" w:cs="Times New Roman"/>
          <w:sz w:val="24"/>
          <w:szCs w:val="24"/>
        </w:rPr>
        <w:t>In this condition</w:t>
      </w:r>
      <w:r w:rsidR="00143A14">
        <w:rPr>
          <w:rFonts w:ascii="Times New Roman" w:hAnsi="Times New Roman" w:cs="Times New Roman"/>
          <w:sz w:val="24"/>
          <w:szCs w:val="24"/>
        </w:rPr>
        <w:t>, the quantile has become increasingly popular and of great interest in many fields</w:t>
      </w:r>
      <w:r w:rsidR="00D31849">
        <w:rPr>
          <w:rFonts w:ascii="Times New Roman" w:hAnsi="Times New Roman" w:cs="Times New Roman"/>
          <w:sz w:val="24"/>
          <w:szCs w:val="24"/>
        </w:rPr>
        <w:t xml:space="preserve"> to provide more thorough profiles of the response distribution (</w:t>
      </w:r>
      <w:proofErr w:type="spellStart"/>
      <w:r w:rsidR="004707B5" w:rsidRPr="004707B5">
        <w:rPr>
          <w:rFonts w:ascii="Times New Roman" w:hAnsi="Times New Roman" w:cs="Times New Roman"/>
          <w:sz w:val="24"/>
          <w:szCs w:val="24"/>
          <w:highlight w:val="cyan"/>
        </w:rPr>
        <w:t>Longerstaey</w:t>
      </w:r>
      <w:proofErr w:type="spellEnd"/>
      <w:r w:rsidR="004707B5" w:rsidRPr="004707B5">
        <w:rPr>
          <w:rFonts w:ascii="Times New Roman" w:hAnsi="Times New Roman" w:cs="Times New Roman"/>
          <w:sz w:val="24"/>
          <w:szCs w:val="24"/>
          <w:highlight w:val="cyan"/>
        </w:rPr>
        <w:t xml:space="preserve"> and Martin</w:t>
      </w:r>
      <w:r w:rsidR="004707B5">
        <w:rPr>
          <w:rFonts w:ascii="Times New Roman" w:hAnsi="Times New Roman" w:cs="Times New Roman"/>
          <w:sz w:val="24"/>
          <w:szCs w:val="24"/>
          <w:highlight w:val="cyan"/>
        </w:rPr>
        <w:t xml:space="preserve">, </w:t>
      </w:r>
      <w:r w:rsidR="004707B5" w:rsidRPr="00286F0F">
        <w:rPr>
          <w:rFonts w:ascii="Times New Roman" w:hAnsi="Times New Roman" w:cs="Times New Roman"/>
          <w:sz w:val="24"/>
          <w:szCs w:val="24"/>
          <w:highlight w:val="cyan"/>
        </w:rPr>
        <w:t xml:space="preserve">1996; </w:t>
      </w:r>
      <w:proofErr w:type="spellStart"/>
      <w:r w:rsidR="004707B5" w:rsidRPr="00286F0F">
        <w:rPr>
          <w:rFonts w:ascii="Times New Roman" w:hAnsi="Times New Roman" w:cs="Times New Roman"/>
          <w:sz w:val="24"/>
          <w:szCs w:val="24"/>
          <w:highlight w:val="cyan"/>
        </w:rPr>
        <w:t>Wipplinger</w:t>
      </w:r>
      <w:proofErr w:type="spellEnd"/>
      <w:r w:rsidR="004707B5">
        <w:rPr>
          <w:rFonts w:ascii="Times New Roman" w:hAnsi="Times New Roman" w:cs="Times New Roman"/>
          <w:sz w:val="24"/>
          <w:szCs w:val="24"/>
          <w:highlight w:val="cyan"/>
        </w:rPr>
        <w:t>,</w:t>
      </w:r>
      <w:r w:rsidR="004707B5" w:rsidRPr="00286F0F">
        <w:rPr>
          <w:rFonts w:ascii="Times New Roman" w:hAnsi="Times New Roman" w:cs="Times New Roman"/>
          <w:sz w:val="24"/>
          <w:szCs w:val="24"/>
          <w:highlight w:val="cyan"/>
        </w:rPr>
        <w:t xml:space="preserve"> 2007; Cope et al</w:t>
      </w:r>
      <w:r w:rsidR="004707B5">
        <w:rPr>
          <w:rFonts w:ascii="Times New Roman" w:hAnsi="Times New Roman" w:cs="Times New Roman"/>
          <w:sz w:val="24"/>
          <w:szCs w:val="24"/>
          <w:highlight w:val="cyan"/>
        </w:rPr>
        <w:t xml:space="preserve">., </w:t>
      </w:r>
      <w:r w:rsidR="004707B5" w:rsidRPr="00286F0F">
        <w:rPr>
          <w:rFonts w:ascii="Times New Roman" w:hAnsi="Times New Roman" w:cs="Times New Roman"/>
          <w:sz w:val="24"/>
          <w:szCs w:val="24"/>
          <w:highlight w:val="cyan"/>
        </w:rPr>
        <w:t>2009</w:t>
      </w:r>
      <w:r w:rsidR="00D31849">
        <w:rPr>
          <w:rFonts w:ascii="Times New Roman" w:hAnsi="Times New Roman" w:cs="Times New Roman"/>
          <w:sz w:val="24"/>
          <w:szCs w:val="24"/>
        </w:rPr>
        <w:t>)</w:t>
      </w:r>
      <w:r w:rsidR="00143A14">
        <w:rPr>
          <w:rFonts w:ascii="Times New Roman" w:hAnsi="Times New Roman" w:cs="Times New Roman"/>
          <w:sz w:val="24"/>
          <w:szCs w:val="24"/>
        </w:rPr>
        <w:t xml:space="preserve">. </w:t>
      </w:r>
      <w:r w:rsidR="00B2204D">
        <w:rPr>
          <w:rFonts w:ascii="Times New Roman" w:hAnsi="Times New Roman" w:cs="Times New Roman"/>
          <w:sz w:val="24"/>
          <w:szCs w:val="24"/>
        </w:rPr>
        <w:t>In risk management, quantile, also termed value at risk, is one of the primary risk measures to quantify and interpret the risk t</w:t>
      </w:r>
      <w:r w:rsidR="005E276C">
        <w:rPr>
          <w:rFonts w:ascii="Times New Roman" w:hAnsi="Times New Roman" w:cs="Times New Roman"/>
          <w:sz w:val="24"/>
          <w:szCs w:val="24"/>
        </w:rPr>
        <w:t xml:space="preserve">hat one stochastic </w:t>
      </w:r>
      <w:r w:rsidR="00845381">
        <w:rPr>
          <w:rFonts w:ascii="Times New Roman" w:hAnsi="Times New Roman" w:cs="Times New Roman"/>
          <w:sz w:val="24"/>
          <w:szCs w:val="24"/>
        </w:rPr>
        <w:t>system may face. So, the surrogate models for quanti</w:t>
      </w:r>
      <w:r w:rsidR="00C34385">
        <w:rPr>
          <w:rFonts w:ascii="Times New Roman" w:hAnsi="Times New Roman" w:cs="Times New Roman"/>
          <w:sz w:val="24"/>
          <w:szCs w:val="24"/>
        </w:rPr>
        <w:t>l</w:t>
      </w:r>
      <w:r w:rsidR="00805298">
        <w:rPr>
          <w:rFonts w:ascii="Times New Roman" w:hAnsi="Times New Roman" w:cs="Times New Roman"/>
          <w:sz w:val="24"/>
          <w:szCs w:val="24"/>
        </w:rPr>
        <w:t xml:space="preserve">es </w:t>
      </w:r>
      <w:r w:rsidR="00845381">
        <w:rPr>
          <w:rFonts w:ascii="Times New Roman" w:hAnsi="Times New Roman" w:cs="Times New Roman"/>
          <w:sz w:val="24"/>
          <w:szCs w:val="24"/>
        </w:rPr>
        <w:t>have been developed extensively</w:t>
      </w:r>
      <w:r w:rsidR="00805298">
        <w:rPr>
          <w:rFonts w:ascii="Times New Roman" w:hAnsi="Times New Roman" w:cs="Times New Roman"/>
          <w:sz w:val="24"/>
          <w:szCs w:val="24"/>
        </w:rPr>
        <w:t>,</w:t>
      </w:r>
      <w:r w:rsidR="00805298" w:rsidRPr="00805298">
        <w:rPr>
          <w:rFonts w:ascii="Times New Roman" w:hAnsi="Times New Roman" w:cs="Times New Roman"/>
          <w:sz w:val="24"/>
          <w:szCs w:val="24"/>
        </w:rPr>
        <w:t xml:space="preserve"> </w:t>
      </w:r>
      <w:r w:rsidR="00805298">
        <w:rPr>
          <w:rFonts w:ascii="Times New Roman" w:hAnsi="Times New Roman" w:cs="Times New Roman"/>
          <w:sz w:val="24"/>
          <w:szCs w:val="24"/>
        </w:rPr>
        <w:t>e.g., quantile regression (QR) model, stochastic kriging model, and stochastic co</w:t>
      </w:r>
      <w:r w:rsidR="00C712EC">
        <w:rPr>
          <w:rFonts w:ascii="Times New Roman" w:hAnsi="Times New Roman" w:cs="Times New Roman"/>
          <w:sz w:val="24"/>
          <w:szCs w:val="24"/>
        </w:rPr>
        <w:t xml:space="preserve">kriging model </w:t>
      </w:r>
      <w:r w:rsidR="00C34385">
        <w:rPr>
          <w:rFonts w:ascii="Times New Roman" w:hAnsi="Times New Roman" w:cs="Times New Roman"/>
          <w:sz w:val="24"/>
          <w:szCs w:val="24"/>
        </w:rPr>
        <w:t>(</w:t>
      </w:r>
      <w:proofErr w:type="spellStart"/>
      <w:r w:rsidR="00C712EC" w:rsidRPr="00286F0F">
        <w:rPr>
          <w:rFonts w:ascii="Times New Roman" w:hAnsi="Times New Roman" w:cs="Times New Roman"/>
          <w:sz w:val="24"/>
          <w:szCs w:val="24"/>
          <w:highlight w:val="cyan"/>
        </w:rPr>
        <w:t>Koenker</w:t>
      </w:r>
      <w:proofErr w:type="spellEnd"/>
      <w:r w:rsidR="00C712EC" w:rsidRPr="00286F0F">
        <w:rPr>
          <w:rFonts w:ascii="Times New Roman" w:hAnsi="Times New Roman" w:cs="Times New Roman"/>
          <w:sz w:val="24"/>
          <w:szCs w:val="24"/>
          <w:highlight w:val="cyan"/>
        </w:rPr>
        <w:t xml:space="preserve"> and</w:t>
      </w:r>
      <w:r w:rsidR="00D463C3">
        <w:rPr>
          <w:rFonts w:ascii="Times New Roman" w:hAnsi="Times New Roman" w:cs="Times New Roman"/>
          <w:sz w:val="24"/>
          <w:szCs w:val="24"/>
          <w:highlight w:val="cyan"/>
        </w:rPr>
        <w:t xml:space="preserve"> </w:t>
      </w:r>
      <w:r w:rsidR="00C712EC" w:rsidRPr="00286F0F">
        <w:rPr>
          <w:rFonts w:ascii="Times New Roman" w:hAnsi="Times New Roman" w:cs="Times New Roman"/>
          <w:sz w:val="24"/>
          <w:szCs w:val="24"/>
          <w:highlight w:val="cyan"/>
        </w:rPr>
        <w:t>Hallock, 2001; Chen, 2009; Dabo-Niang and Thiam, 2010;</w:t>
      </w:r>
      <w:r w:rsidR="00D463C3">
        <w:rPr>
          <w:rFonts w:ascii="Times New Roman" w:hAnsi="Times New Roman" w:cs="Times New Roman"/>
          <w:sz w:val="24"/>
          <w:szCs w:val="24"/>
          <w:highlight w:val="cyan"/>
        </w:rPr>
        <w:t xml:space="preserve"> </w:t>
      </w:r>
      <w:r w:rsidR="00C712EC" w:rsidRPr="00286F0F">
        <w:rPr>
          <w:rFonts w:ascii="Times New Roman" w:hAnsi="Times New Roman" w:cs="Times New Roman"/>
          <w:sz w:val="24"/>
          <w:szCs w:val="24"/>
          <w:highlight w:val="cyan"/>
        </w:rPr>
        <w:t xml:space="preserve">Chen and Kim 2016; </w:t>
      </w:r>
      <w:proofErr w:type="spellStart"/>
      <w:r w:rsidR="00C712EC" w:rsidRPr="00286F0F">
        <w:rPr>
          <w:rFonts w:ascii="Times New Roman" w:hAnsi="Times New Roman" w:cs="Times New Roman"/>
          <w:sz w:val="24"/>
          <w:szCs w:val="24"/>
          <w:highlight w:val="cyan"/>
        </w:rPr>
        <w:t>Xie</w:t>
      </w:r>
      <w:proofErr w:type="spellEnd"/>
      <w:r w:rsidR="00C712EC" w:rsidRPr="00286F0F">
        <w:rPr>
          <w:rFonts w:ascii="Times New Roman" w:hAnsi="Times New Roman" w:cs="Times New Roman"/>
          <w:sz w:val="24"/>
          <w:szCs w:val="24"/>
          <w:highlight w:val="cyan"/>
        </w:rPr>
        <w:t xml:space="preserve"> et al. 2018</w:t>
      </w:r>
      <w:r w:rsidR="00204E61" w:rsidRPr="00204E61">
        <w:rPr>
          <w:rFonts w:ascii="Times New Roman" w:hAnsi="Times New Roman" w:cs="Times New Roman"/>
          <w:sz w:val="24"/>
          <w:szCs w:val="24"/>
          <w:highlight w:val="cyan"/>
        </w:rPr>
        <w:t>; Wang</w:t>
      </w:r>
      <w:r w:rsidR="00204E61">
        <w:rPr>
          <w:rFonts w:ascii="Times New Roman" w:hAnsi="Times New Roman" w:cs="Times New Roman"/>
          <w:sz w:val="24"/>
          <w:szCs w:val="24"/>
          <w:highlight w:val="cyan"/>
        </w:rPr>
        <w:t xml:space="preserve"> </w:t>
      </w:r>
      <w:r w:rsidR="00C712EC" w:rsidRPr="00286F0F">
        <w:rPr>
          <w:rFonts w:ascii="Times New Roman" w:hAnsi="Times New Roman" w:cs="Times New Roman"/>
          <w:sz w:val="24"/>
          <w:szCs w:val="24"/>
          <w:highlight w:val="cyan"/>
        </w:rPr>
        <w:t>e</w:t>
      </w:r>
      <w:r w:rsidR="00C712EC" w:rsidRPr="00C712EC">
        <w:rPr>
          <w:rFonts w:ascii="Times New Roman" w:hAnsi="Times New Roman" w:cs="Times New Roman"/>
          <w:sz w:val="24"/>
          <w:szCs w:val="24"/>
          <w:highlight w:val="cyan"/>
        </w:rPr>
        <w:t>t a</w:t>
      </w:r>
      <w:r w:rsidR="00C712EC">
        <w:rPr>
          <w:rFonts w:ascii="Times New Roman" w:hAnsi="Times New Roman" w:cs="Times New Roman"/>
          <w:sz w:val="24"/>
          <w:szCs w:val="24"/>
          <w:highlight w:val="cyan"/>
        </w:rPr>
        <w:t xml:space="preserve">l., </w:t>
      </w:r>
      <w:r w:rsidR="00C712EC" w:rsidRPr="00286F0F">
        <w:rPr>
          <w:rFonts w:ascii="Times New Roman" w:hAnsi="Times New Roman" w:cs="Times New Roman"/>
          <w:sz w:val="24"/>
          <w:szCs w:val="24"/>
          <w:highlight w:val="cyan"/>
        </w:rPr>
        <w:t>2021</w:t>
      </w:r>
      <w:r w:rsidR="00C712EC">
        <w:rPr>
          <w:rFonts w:ascii="Times New Roman" w:hAnsi="Times New Roman" w:cs="Times New Roman"/>
          <w:sz w:val="24"/>
          <w:szCs w:val="24"/>
        </w:rPr>
        <w:t xml:space="preserve">), based on which some optimization algorithms can be integrated </w:t>
      </w:r>
      <w:r w:rsidR="00707404">
        <w:rPr>
          <w:rFonts w:ascii="Times New Roman" w:hAnsi="Times New Roman" w:cs="Times New Roman"/>
          <w:sz w:val="24"/>
          <w:szCs w:val="24"/>
        </w:rPr>
        <w:t xml:space="preserve">for quantile optimization. </w:t>
      </w:r>
      <w:r w:rsidR="009C76E0">
        <w:rPr>
          <w:rFonts w:ascii="Times New Roman" w:hAnsi="Times New Roman" w:cs="Times New Roman"/>
          <w:sz w:val="24"/>
          <w:szCs w:val="24"/>
        </w:rPr>
        <w:t>F</w:t>
      </w:r>
      <w:r w:rsidR="002B5D11">
        <w:rPr>
          <w:rFonts w:ascii="Times New Roman" w:hAnsi="Times New Roman" w:cs="Times New Roman"/>
          <w:sz w:val="24"/>
          <w:szCs w:val="24"/>
        </w:rPr>
        <w:t>urthermor</w:t>
      </w:r>
      <w:r>
        <w:rPr>
          <w:rFonts w:ascii="Times New Roman" w:hAnsi="Times New Roman" w:cs="Times New Roman"/>
          <w:sz w:val="24"/>
          <w:szCs w:val="24"/>
        </w:rPr>
        <w:t xml:space="preserve">e, the black-box constraints in aforementioned </w:t>
      </w:r>
      <w:r w:rsidR="002B5D11">
        <w:rPr>
          <w:rFonts w:ascii="Times New Roman" w:hAnsi="Times New Roman" w:cs="Times New Roman"/>
          <w:sz w:val="24"/>
          <w:szCs w:val="24"/>
        </w:rPr>
        <w:t>constrained SO algori</w:t>
      </w:r>
      <w:r>
        <w:rPr>
          <w:rFonts w:ascii="Times New Roman" w:hAnsi="Times New Roman" w:cs="Times New Roman"/>
          <w:sz w:val="24"/>
          <w:szCs w:val="24"/>
        </w:rPr>
        <w:t xml:space="preserve">thms are usually evaluated by </w:t>
      </w:r>
      <w:r w:rsidR="002B5D11">
        <w:rPr>
          <w:rFonts w:ascii="Times New Roman" w:hAnsi="Times New Roman" w:cs="Times New Roman"/>
          <w:sz w:val="24"/>
          <w:szCs w:val="24"/>
        </w:rPr>
        <w:t>ex</w:t>
      </w:r>
      <w:r>
        <w:rPr>
          <w:rFonts w:ascii="Times New Roman" w:hAnsi="Times New Roman" w:cs="Times New Roman"/>
          <w:sz w:val="24"/>
          <w:szCs w:val="24"/>
        </w:rPr>
        <w:t>pen</w:t>
      </w:r>
      <w:r w:rsidR="000052F2">
        <w:rPr>
          <w:rFonts w:ascii="Times New Roman" w:hAnsi="Times New Roman" w:cs="Times New Roman"/>
          <w:sz w:val="24"/>
          <w:szCs w:val="24"/>
        </w:rPr>
        <w:t xml:space="preserve">sive </w:t>
      </w:r>
      <w:r>
        <w:rPr>
          <w:rFonts w:ascii="Times New Roman" w:hAnsi="Times New Roman" w:cs="Times New Roman"/>
          <w:sz w:val="24"/>
          <w:szCs w:val="24"/>
        </w:rPr>
        <w:t>deterministic simulati</w:t>
      </w:r>
      <w:r w:rsidR="000052F2">
        <w:rPr>
          <w:rFonts w:ascii="Times New Roman" w:hAnsi="Times New Roman" w:cs="Times New Roman"/>
          <w:sz w:val="24"/>
          <w:szCs w:val="24"/>
        </w:rPr>
        <w:t xml:space="preserve">ons, and do not </w:t>
      </w:r>
      <w:r w:rsidR="002B5D11">
        <w:rPr>
          <w:rFonts w:ascii="Times New Roman" w:hAnsi="Times New Roman" w:cs="Times New Roman"/>
          <w:sz w:val="24"/>
          <w:szCs w:val="24"/>
        </w:rPr>
        <w:t>consider the stochas</w:t>
      </w:r>
      <w:r w:rsidR="000052F2">
        <w:rPr>
          <w:rFonts w:ascii="Times New Roman" w:hAnsi="Times New Roman" w:cs="Times New Roman"/>
          <w:sz w:val="24"/>
          <w:szCs w:val="24"/>
        </w:rPr>
        <w:t xml:space="preserve">tic performance about the </w:t>
      </w:r>
      <w:r w:rsidR="009C76E0">
        <w:rPr>
          <w:rFonts w:ascii="Times New Roman" w:hAnsi="Times New Roman" w:cs="Times New Roman"/>
          <w:sz w:val="24"/>
          <w:szCs w:val="24"/>
        </w:rPr>
        <w:t>constrain</w:t>
      </w:r>
      <w:r w:rsidR="005F4E80">
        <w:rPr>
          <w:rFonts w:ascii="Times New Roman" w:hAnsi="Times New Roman" w:cs="Times New Roman"/>
          <w:sz w:val="24"/>
          <w:szCs w:val="24"/>
        </w:rPr>
        <w:t>ts. However</w:t>
      </w:r>
      <w:r w:rsidR="000052F2">
        <w:rPr>
          <w:rFonts w:ascii="Times New Roman" w:hAnsi="Times New Roman" w:cs="Times New Roman"/>
          <w:sz w:val="24"/>
          <w:szCs w:val="24"/>
        </w:rPr>
        <w:t xml:space="preserve">, as mentioned previously, the stochasticity inherent in the </w:t>
      </w:r>
      <w:r w:rsidR="002B5D11">
        <w:rPr>
          <w:rFonts w:ascii="Times New Roman" w:hAnsi="Times New Roman" w:cs="Times New Roman"/>
          <w:sz w:val="24"/>
          <w:szCs w:val="24"/>
        </w:rPr>
        <w:t>simulation evaluation tool that commonly exists</w:t>
      </w:r>
      <w:r w:rsidR="000052F2">
        <w:rPr>
          <w:rFonts w:ascii="Times New Roman" w:hAnsi="Times New Roman" w:cs="Times New Roman"/>
          <w:sz w:val="24"/>
          <w:szCs w:val="24"/>
        </w:rPr>
        <w:t xml:space="preserve"> in various engineering </w:t>
      </w:r>
      <w:r w:rsidR="009C76E0">
        <w:rPr>
          <w:rFonts w:ascii="Times New Roman" w:hAnsi="Times New Roman" w:cs="Times New Roman"/>
          <w:sz w:val="24"/>
          <w:szCs w:val="24"/>
        </w:rPr>
        <w:t>fiel</w:t>
      </w:r>
      <w:r w:rsidR="000052F2">
        <w:rPr>
          <w:rFonts w:ascii="Times New Roman" w:hAnsi="Times New Roman" w:cs="Times New Roman"/>
          <w:sz w:val="24"/>
          <w:szCs w:val="24"/>
        </w:rPr>
        <w:t xml:space="preserve">ds would </w:t>
      </w:r>
      <w:r w:rsidR="00D54286">
        <w:rPr>
          <w:rFonts w:ascii="Times New Roman" w:hAnsi="Times New Roman" w:cs="Times New Roman"/>
          <w:sz w:val="24"/>
          <w:szCs w:val="24"/>
        </w:rPr>
        <w:t>result in stochas</w:t>
      </w:r>
      <w:r w:rsidR="000052F2">
        <w:rPr>
          <w:rFonts w:ascii="Times New Roman" w:hAnsi="Times New Roman" w:cs="Times New Roman"/>
          <w:sz w:val="24"/>
          <w:szCs w:val="24"/>
        </w:rPr>
        <w:t xml:space="preserve">tic evaluation values of the </w:t>
      </w:r>
      <w:r w:rsidR="00D54286">
        <w:rPr>
          <w:rFonts w:ascii="Times New Roman" w:hAnsi="Times New Roman" w:cs="Times New Roman"/>
          <w:sz w:val="24"/>
          <w:szCs w:val="24"/>
        </w:rPr>
        <w:t>constrain</w:t>
      </w:r>
      <w:r w:rsidR="00C92658">
        <w:rPr>
          <w:rFonts w:ascii="Times New Roman" w:hAnsi="Times New Roman" w:cs="Times New Roman"/>
          <w:sz w:val="24"/>
          <w:szCs w:val="24"/>
        </w:rPr>
        <w:t xml:space="preserve">t </w:t>
      </w:r>
      <w:r w:rsidR="000052F2">
        <w:rPr>
          <w:rFonts w:ascii="Times New Roman" w:hAnsi="Times New Roman" w:cs="Times New Roman"/>
          <w:sz w:val="24"/>
          <w:szCs w:val="24"/>
        </w:rPr>
        <w:t>functions. Therefore</w:t>
      </w:r>
      <w:r w:rsidR="00F77022">
        <w:rPr>
          <w:rFonts w:ascii="Times New Roman" w:hAnsi="Times New Roman" w:cs="Times New Roman"/>
          <w:sz w:val="24"/>
          <w:szCs w:val="24"/>
        </w:rPr>
        <w:t xml:space="preserve">, it is necessary and more </w:t>
      </w:r>
      <w:r w:rsidR="00F77022" w:rsidRPr="00F77022">
        <w:rPr>
          <w:rFonts w:ascii="Times New Roman" w:hAnsi="Times New Roman" w:cs="Times New Roman"/>
          <w:sz w:val="24"/>
          <w:szCs w:val="24"/>
        </w:rPr>
        <w:t>challenging</w:t>
      </w:r>
      <w:r w:rsidR="00F77022">
        <w:rPr>
          <w:rFonts w:ascii="Times New Roman" w:hAnsi="Times New Roman" w:cs="Times New Roman"/>
          <w:sz w:val="24"/>
          <w:szCs w:val="24"/>
        </w:rPr>
        <w:t xml:space="preserve"> to </w:t>
      </w:r>
      <w:r w:rsidR="00170ACE">
        <w:rPr>
          <w:rFonts w:ascii="Times New Roman" w:hAnsi="Times New Roman" w:cs="Times New Roman"/>
          <w:sz w:val="24"/>
          <w:szCs w:val="24"/>
        </w:rPr>
        <w:t xml:space="preserve">account for the </w:t>
      </w:r>
      <w:r w:rsidR="005F4E80">
        <w:rPr>
          <w:rFonts w:ascii="Times New Roman" w:hAnsi="Times New Roman" w:cs="Times New Roman"/>
          <w:sz w:val="24"/>
          <w:szCs w:val="24"/>
        </w:rPr>
        <w:t>stochas</w:t>
      </w:r>
      <w:r w:rsidR="000052F2">
        <w:rPr>
          <w:rFonts w:ascii="Times New Roman" w:hAnsi="Times New Roman" w:cs="Times New Roman"/>
          <w:sz w:val="24"/>
          <w:szCs w:val="24"/>
        </w:rPr>
        <w:t xml:space="preserve">tic performance </w:t>
      </w:r>
      <w:r w:rsidR="00631DCB">
        <w:rPr>
          <w:rFonts w:ascii="Times New Roman" w:hAnsi="Times New Roman" w:cs="Times New Roman"/>
          <w:sz w:val="24"/>
          <w:szCs w:val="24"/>
        </w:rPr>
        <w:t>about the constrain</w:t>
      </w:r>
      <w:r w:rsidR="009405E8">
        <w:rPr>
          <w:rFonts w:ascii="Times New Roman" w:hAnsi="Times New Roman" w:cs="Times New Roman"/>
          <w:sz w:val="24"/>
          <w:szCs w:val="24"/>
        </w:rPr>
        <w:t>ts. I</w:t>
      </w:r>
      <w:r w:rsidR="00143A14">
        <w:rPr>
          <w:rFonts w:ascii="Times New Roman" w:hAnsi="Times New Roman" w:cs="Times New Roman"/>
          <w:sz w:val="24"/>
          <w:szCs w:val="24"/>
        </w:rPr>
        <w:t xml:space="preserve">n this study, </w:t>
      </w:r>
      <w:r w:rsidR="005B132B">
        <w:rPr>
          <w:rFonts w:ascii="Times New Roman" w:hAnsi="Times New Roman" w:cs="Times New Roman"/>
          <w:sz w:val="24"/>
          <w:szCs w:val="24"/>
        </w:rPr>
        <w:t xml:space="preserve">as formulated by the model (1), besides of using the expectations on two stochastic performance measures as </w:t>
      </w:r>
      <w:proofErr w:type="spellStart"/>
      <w:r w:rsidR="005B132B">
        <w:rPr>
          <w:rFonts w:ascii="Times New Roman" w:hAnsi="Times New Roman" w:cs="Times New Roman"/>
          <w:sz w:val="24"/>
          <w:szCs w:val="24"/>
        </w:rPr>
        <w:t>biobjectives</w:t>
      </w:r>
      <w:proofErr w:type="spellEnd"/>
      <w:r w:rsidR="005B132B">
        <w:rPr>
          <w:rFonts w:ascii="Times New Roman" w:hAnsi="Times New Roman" w:cs="Times New Roman"/>
          <w:sz w:val="24"/>
          <w:szCs w:val="24"/>
        </w:rPr>
        <w:t xml:space="preserve">, </w:t>
      </w:r>
      <w:r w:rsidR="00143A14">
        <w:rPr>
          <w:rFonts w:ascii="Times New Roman" w:hAnsi="Times New Roman" w:cs="Times New Roman"/>
          <w:sz w:val="24"/>
          <w:szCs w:val="24"/>
        </w:rPr>
        <w:t xml:space="preserve">we set a probabilistic (risk) constraint </w:t>
      </w:r>
      <w:r w:rsidR="008A1991">
        <w:rPr>
          <w:rFonts w:ascii="Times New Roman" w:hAnsi="Times New Roman" w:cs="Times New Roman"/>
          <w:sz w:val="24"/>
          <w:szCs w:val="24"/>
        </w:rPr>
        <w:t>about</w:t>
      </w:r>
      <w:r w:rsidR="00143A14">
        <w:rPr>
          <w:rFonts w:ascii="Times New Roman" w:hAnsi="Times New Roman" w:cs="Times New Roman"/>
          <w:sz w:val="24"/>
          <w:szCs w:val="24"/>
        </w:rPr>
        <w:t xml:space="preserve"> a</w:t>
      </w:r>
      <w:r w:rsidR="005B132B">
        <w:rPr>
          <w:rFonts w:ascii="Times New Roman" w:hAnsi="Times New Roman" w:cs="Times New Roman"/>
          <w:sz w:val="24"/>
          <w:szCs w:val="24"/>
        </w:rPr>
        <w:t>nother</w:t>
      </w:r>
      <w:r w:rsidR="00143A14">
        <w:rPr>
          <w:rFonts w:ascii="Times New Roman" w:hAnsi="Times New Roman" w:cs="Times New Roman"/>
          <w:sz w:val="24"/>
          <w:szCs w:val="24"/>
        </w:rPr>
        <w:t xml:space="preserve"> performance measure evaluated by stochastic simulation, which can be treated as the </w:t>
      </w:r>
      <w:r w:rsidR="00143A14" w:rsidRPr="00286F0F">
        <w:rPr>
          <w:rFonts w:ascii="Times New Roman" w:hAnsi="Times New Roman" w:cs="Times New Roman"/>
          <w:sz w:val="24"/>
          <w:szCs w:val="24"/>
          <w:highlight w:val="cyan"/>
        </w:rPr>
        <w:t>inverse solution</w:t>
      </w:r>
      <w:r w:rsidR="00143A14">
        <w:rPr>
          <w:rFonts w:ascii="Times New Roman" w:hAnsi="Times New Roman" w:cs="Times New Roman"/>
          <w:sz w:val="24"/>
          <w:szCs w:val="24"/>
        </w:rPr>
        <w:t xml:space="preserve"> of the corresponding quantile function. </w:t>
      </w:r>
      <w:r w:rsidR="00360641">
        <w:rPr>
          <w:rFonts w:ascii="Times New Roman" w:hAnsi="Times New Roman" w:cs="Times New Roman"/>
          <w:sz w:val="24"/>
          <w:szCs w:val="24"/>
        </w:rPr>
        <w:t>T</w:t>
      </w:r>
      <w:r w:rsidR="005B132B">
        <w:rPr>
          <w:rFonts w:ascii="Times New Roman" w:hAnsi="Times New Roman" w:cs="Times New Roman"/>
          <w:sz w:val="24"/>
          <w:szCs w:val="24"/>
        </w:rPr>
        <w:t>hat is</w:t>
      </w:r>
      <w:r w:rsidR="00143A14">
        <w:rPr>
          <w:rFonts w:ascii="Times New Roman" w:hAnsi="Times New Roman" w:cs="Times New Roman"/>
          <w:sz w:val="24"/>
          <w:szCs w:val="24"/>
        </w:rPr>
        <w:t xml:space="preserve">, </w:t>
      </w:r>
      <w:r w:rsidR="001D2AA6">
        <w:rPr>
          <w:rFonts w:ascii="Times New Roman" w:hAnsi="Times New Roman" w:cs="Times New Roman"/>
          <w:sz w:val="24"/>
          <w:szCs w:val="24"/>
        </w:rPr>
        <w:t>the</w:t>
      </w:r>
      <w:r w:rsidR="00143A14">
        <w:rPr>
          <w:rFonts w:ascii="Times New Roman" w:hAnsi="Times New Roman" w:cs="Times New Roman"/>
          <w:sz w:val="24"/>
          <w:szCs w:val="24"/>
        </w:rPr>
        <w:t xml:space="preserve"> probabilistic (risk) constraint is a risk measure way to </w:t>
      </w:r>
      <w:r w:rsidR="00143A14" w:rsidRPr="0063159A">
        <w:rPr>
          <w:rFonts w:ascii="Times New Roman" w:hAnsi="Times New Roman" w:cs="Times New Roman"/>
          <w:sz w:val="24"/>
          <w:szCs w:val="24"/>
        </w:rPr>
        <w:t>constrain</w:t>
      </w:r>
      <w:r w:rsidR="00143A14">
        <w:rPr>
          <w:rFonts w:ascii="Times New Roman" w:hAnsi="Times New Roman" w:cs="Times New Roman"/>
          <w:sz w:val="24"/>
          <w:szCs w:val="24"/>
        </w:rPr>
        <w:t xml:space="preserve"> the risk that the </w:t>
      </w:r>
      <w:r w:rsidR="005B132B">
        <w:rPr>
          <w:rFonts w:ascii="Times New Roman" w:hAnsi="Times New Roman" w:cs="Times New Roman"/>
          <w:sz w:val="24"/>
          <w:szCs w:val="24"/>
        </w:rPr>
        <w:t>stochastic</w:t>
      </w:r>
      <w:r w:rsidR="001D2AA6">
        <w:rPr>
          <w:rFonts w:ascii="Times New Roman" w:hAnsi="Times New Roman" w:cs="Times New Roman"/>
          <w:sz w:val="24"/>
          <w:szCs w:val="24"/>
        </w:rPr>
        <w:t xml:space="preserve"> traffic </w:t>
      </w:r>
      <w:r w:rsidR="00143A14">
        <w:rPr>
          <w:rFonts w:ascii="Times New Roman" w:hAnsi="Times New Roman" w:cs="Times New Roman"/>
          <w:sz w:val="24"/>
          <w:szCs w:val="24"/>
        </w:rPr>
        <w:t>simulation system may face in terms of this performance mea</w:t>
      </w:r>
      <w:commentRangeStart w:id="13"/>
      <w:r w:rsidR="00143A14">
        <w:rPr>
          <w:rFonts w:ascii="Times New Roman" w:hAnsi="Times New Roman" w:cs="Times New Roman"/>
          <w:sz w:val="24"/>
          <w:szCs w:val="24"/>
        </w:rPr>
        <w:t>sure</w:t>
      </w:r>
      <w:commentRangeEnd w:id="13"/>
      <w:r w:rsidR="003378C6">
        <w:rPr>
          <w:rStyle w:val="afd"/>
        </w:rPr>
        <w:commentReference w:id="13"/>
      </w:r>
      <w:r w:rsidR="00143A14">
        <w:rPr>
          <w:rFonts w:ascii="Times New Roman" w:hAnsi="Times New Roman" w:cs="Times New Roman"/>
          <w:sz w:val="24"/>
          <w:szCs w:val="24"/>
        </w:rPr>
        <w:t>.</w:t>
      </w:r>
    </w:p>
    <w:p w14:paraId="72C662CB" w14:textId="77777777" w:rsidR="00C22C23" w:rsidRDefault="00C22C23" w:rsidP="003C1D74">
      <w:pPr>
        <w:rPr>
          <w:rFonts w:ascii="Times New Roman" w:hAnsi="Times New Roman" w:cs="Times New Roman"/>
          <w:sz w:val="24"/>
          <w:szCs w:val="24"/>
        </w:rPr>
      </w:pPr>
    </w:p>
    <w:p w14:paraId="07ADD276" w14:textId="4038E96B" w:rsidR="00DB54EE" w:rsidRDefault="00DB54EE" w:rsidP="003C1D74">
      <w:pPr>
        <w:rPr>
          <w:ins w:id="14" w:author="Tan zhen" w:date="2021-07-20T15:59:00Z"/>
          <w:rFonts w:ascii="Times New Roman" w:hAnsi="Times New Roman" w:cs="Times New Roman"/>
          <w:sz w:val="24"/>
          <w:szCs w:val="24"/>
        </w:rPr>
      </w:pPr>
    </w:p>
    <w:p w14:paraId="625F9352" w14:textId="0A7E61C0" w:rsidR="00011C74" w:rsidRDefault="00011C74" w:rsidP="003C1D74">
      <w:pPr>
        <w:rPr>
          <w:rFonts w:ascii="Times New Roman" w:hAnsi="Times New Roman" w:cs="Times New Roman"/>
          <w:sz w:val="24"/>
          <w:szCs w:val="24"/>
        </w:rPr>
      </w:pPr>
      <w:ins w:id="15" w:author="Tan zhen" w:date="2021-07-20T15:59:00Z">
        <w:r w:rsidRPr="000809D2">
          <w:rPr>
            <w:rFonts w:ascii="Times New Roman" w:hAnsi="Times New Roman" w:cs="Times New Roman" w:hint="eastAsia"/>
            <w:b/>
            <w:bCs/>
            <w:sz w:val="24"/>
            <w:szCs w:val="24"/>
          </w:rPr>
          <w:t>2</w:t>
        </w:r>
        <w:r>
          <w:rPr>
            <w:rFonts w:ascii="Times New Roman" w:hAnsi="Times New Roman" w:cs="Times New Roman"/>
            <w:b/>
            <w:bCs/>
            <w:sz w:val="24"/>
            <w:szCs w:val="24"/>
          </w:rPr>
          <w:t>.2</w:t>
        </w:r>
        <w:r w:rsidRPr="000809D2">
          <w:rPr>
            <w:rFonts w:ascii="Times New Roman" w:hAnsi="Times New Roman" w:cs="Times New Roman"/>
            <w:b/>
            <w:bCs/>
            <w:sz w:val="24"/>
            <w:szCs w:val="24"/>
          </w:rPr>
          <w:t xml:space="preserve"> </w:t>
        </w:r>
        <w:r>
          <w:rPr>
            <w:rFonts w:ascii="Times New Roman" w:hAnsi="Times New Roman" w:cs="Times New Roman"/>
            <w:b/>
            <w:bCs/>
            <w:sz w:val="24"/>
            <w:szCs w:val="24"/>
          </w:rPr>
          <w:t>Bayesian optimization and the knowledge gradient policy</w:t>
        </w:r>
      </w:ins>
    </w:p>
    <w:p w14:paraId="6FB2F37C" w14:textId="64DE2F23" w:rsidR="007D350D" w:rsidRDefault="00BF2B32" w:rsidP="003C1D74">
      <w:pPr>
        <w:rPr>
          <w:ins w:id="16" w:author="Tan zhen" w:date="2021-07-20T15:40:00Z"/>
          <w:rFonts w:ascii="Times New Roman" w:hAnsi="Times New Roman" w:cs="Times New Roman"/>
          <w:color w:val="000000" w:themeColor="text1"/>
          <w:sz w:val="24"/>
          <w:szCs w:val="24"/>
        </w:rPr>
      </w:pPr>
      <w:ins w:id="17" w:author="Tan zhen" w:date="2021-07-06T00:29:00Z">
        <w:r>
          <w:rPr>
            <w:rFonts w:ascii="Times New Roman" w:hAnsi="Times New Roman" w:cs="Times New Roman"/>
            <w:color w:val="000000" w:themeColor="text1"/>
            <w:sz w:val="24"/>
            <w:szCs w:val="24"/>
          </w:rPr>
          <w:t xml:space="preserve">One </w:t>
        </w:r>
      </w:ins>
      <w:ins w:id="18" w:author="Tan zhen" w:date="2021-07-06T00:30:00Z">
        <w:r>
          <w:rPr>
            <w:rFonts w:ascii="Times New Roman" w:hAnsi="Times New Roman" w:cs="Times New Roman"/>
            <w:color w:val="000000" w:themeColor="text1"/>
            <w:sz w:val="24"/>
            <w:szCs w:val="24"/>
          </w:rPr>
          <w:t xml:space="preserve">notable </w:t>
        </w:r>
      </w:ins>
      <w:ins w:id="19" w:author="Tan zhen" w:date="2021-07-06T00:29:00Z">
        <w:r>
          <w:rPr>
            <w:rFonts w:ascii="Times New Roman" w:hAnsi="Times New Roman" w:cs="Times New Roman"/>
            <w:color w:val="000000" w:themeColor="text1"/>
            <w:sz w:val="24"/>
            <w:szCs w:val="24"/>
          </w:rPr>
          <w:t>stream of the SO literature</w:t>
        </w:r>
      </w:ins>
      <w:ins w:id="20" w:author="Tan zhen" w:date="2021-07-06T00:13:00Z">
        <w:r w:rsidR="00C37FC1">
          <w:rPr>
            <w:rFonts w:ascii="Times New Roman" w:hAnsi="Times New Roman" w:cs="Times New Roman"/>
            <w:color w:val="000000" w:themeColor="text1"/>
            <w:sz w:val="24"/>
            <w:szCs w:val="24"/>
          </w:rPr>
          <w:t xml:space="preserve"> take</w:t>
        </w:r>
      </w:ins>
      <w:ins w:id="21" w:author="Tan zhen" w:date="2021-07-06T00:29:00Z">
        <w:r>
          <w:rPr>
            <w:rFonts w:ascii="Times New Roman" w:hAnsi="Times New Roman" w:cs="Times New Roman"/>
            <w:color w:val="000000" w:themeColor="text1"/>
            <w:sz w:val="24"/>
            <w:szCs w:val="24"/>
          </w:rPr>
          <w:t>s</w:t>
        </w:r>
      </w:ins>
      <w:ins w:id="22" w:author="Tan zhen" w:date="2021-07-06T00:13:00Z">
        <w:r w:rsidR="00C37FC1">
          <w:rPr>
            <w:rFonts w:ascii="Times New Roman" w:hAnsi="Times New Roman" w:cs="Times New Roman"/>
            <w:color w:val="000000" w:themeColor="text1"/>
            <w:sz w:val="24"/>
            <w:szCs w:val="24"/>
          </w:rPr>
          <w:t xml:space="preserve"> the Bayesian perspective</w:t>
        </w:r>
      </w:ins>
      <w:r w:rsidR="00D0553E">
        <w:rPr>
          <w:rFonts w:ascii="Times New Roman" w:hAnsi="Times New Roman" w:cs="Times New Roman"/>
          <w:color w:val="000000" w:themeColor="text1"/>
          <w:sz w:val="24"/>
          <w:szCs w:val="24"/>
        </w:rPr>
        <w:t xml:space="preserve"> which assumes a prior probability distribution (or belief) on the performance (or reward) of each solution (or alternative) and keeps updating the posterior distribution based on new observations. Both the sampling decision and the decision for implementation are based on the posterior distributions</w:t>
      </w:r>
      <w:ins w:id="23" w:author="Tan zhen" w:date="2021-07-20T15:46:00Z">
        <w:r w:rsidR="005D6466">
          <w:rPr>
            <w:rFonts w:ascii="Times New Roman" w:hAnsi="Times New Roman" w:cs="Times New Roman"/>
            <w:color w:val="000000" w:themeColor="text1"/>
            <w:sz w:val="24"/>
            <w:szCs w:val="24"/>
          </w:rPr>
          <w:t xml:space="preserve">, this is commonly known as the Bayesian optimization (BO). </w:t>
        </w:r>
      </w:ins>
      <w:del w:id="24" w:author="Tan zhen" w:date="2021-07-20T15:46:00Z">
        <w:r w:rsidR="00D0553E" w:rsidDel="005D6466">
          <w:rPr>
            <w:rFonts w:ascii="Times New Roman" w:hAnsi="Times New Roman" w:cs="Times New Roman"/>
            <w:color w:val="000000" w:themeColor="text1"/>
            <w:sz w:val="24"/>
            <w:szCs w:val="24"/>
          </w:rPr>
          <w:delText xml:space="preserve">. </w:delText>
        </w:r>
      </w:del>
      <w:r w:rsidR="00D0553E">
        <w:rPr>
          <w:rFonts w:ascii="Times New Roman" w:hAnsi="Times New Roman" w:cs="Times New Roman"/>
          <w:color w:val="000000" w:themeColor="text1"/>
          <w:sz w:val="24"/>
          <w:szCs w:val="24"/>
        </w:rPr>
        <w:t>Many studies</w:t>
      </w:r>
      <w:ins w:id="25" w:author="Tan zhen" w:date="2021-07-06T00:13:00Z">
        <w:r w:rsidR="00D0553E">
          <w:rPr>
            <w:rFonts w:ascii="Times New Roman" w:hAnsi="Times New Roman" w:cs="Times New Roman"/>
            <w:color w:val="000000" w:themeColor="text1"/>
            <w:sz w:val="24"/>
            <w:szCs w:val="24"/>
          </w:rPr>
          <w:t xml:space="preserve"> adopt the </w:t>
        </w:r>
      </w:ins>
      <w:ins w:id="26" w:author="Tan zhen" w:date="2021-07-06T00:14:00Z">
        <w:r w:rsidR="00D0553E">
          <w:rPr>
            <w:rFonts w:ascii="Times New Roman" w:hAnsi="Times New Roman" w:cs="Times New Roman"/>
            <w:color w:val="000000" w:themeColor="text1"/>
            <w:sz w:val="24"/>
            <w:szCs w:val="24"/>
          </w:rPr>
          <w:t>KG</w:t>
        </w:r>
        <w:r w:rsidR="00D0553E">
          <w:rPr>
            <w:rFonts w:ascii="Times New Roman" w:hAnsi="Times New Roman" w:cs="Times New Roman" w:hint="eastAsia"/>
            <w:color w:val="000000" w:themeColor="text1"/>
            <w:sz w:val="24"/>
            <w:szCs w:val="24"/>
          </w:rPr>
          <w:t xml:space="preserve"> </w:t>
        </w:r>
      </w:ins>
      <w:ins w:id="27" w:author="Tan zhen" w:date="2021-07-06T00:13:00Z">
        <w:r w:rsidR="00D0553E">
          <w:rPr>
            <w:rFonts w:ascii="Times New Roman" w:hAnsi="Times New Roman" w:cs="Times New Roman"/>
            <w:color w:val="000000" w:themeColor="text1"/>
            <w:sz w:val="24"/>
            <w:szCs w:val="24"/>
          </w:rPr>
          <w:t>policy for the sampling decisions</w:t>
        </w:r>
      </w:ins>
      <w:ins w:id="28" w:author="Tan zhen" w:date="2021-07-20T15:46:00Z">
        <w:r w:rsidR="005D6466">
          <w:rPr>
            <w:rFonts w:ascii="Times New Roman" w:hAnsi="Times New Roman" w:cs="Times New Roman"/>
            <w:color w:val="000000" w:themeColor="text1"/>
            <w:sz w:val="24"/>
            <w:szCs w:val="24"/>
          </w:rPr>
          <w:t xml:space="preserve"> in BO</w:t>
        </w:r>
      </w:ins>
      <w:ins w:id="29" w:author="Tan zhen" w:date="2021-07-06T00:13:00Z">
        <w:r w:rsidR="00D0553E">
          <w:rPr>
            <w:rFonts w:ascii="Times New Roman" w:hAnsi="Times New Roman" w:cs="Times New Roman"/>
            <w:color w:val="000000" w:themeColor="text1"/>
            <w:sz w:val="24"/>
            <w:szCs w:val="24"/>
          </w:rPr>
          <w:t xml:space="preserve">. </w:t>
        </w:r>
      </w:ins>
      <w:ins w:id="30" w:author="Tan zhen" w:date="2021-07-06T01:04:00Z">
        <w:r w:rsidR="00433161">
          <w:rPr>
            <w:rFonts w:ascii="Times New Roman" w:hAnsi="Times New Roman" w:cs="Times New Roman"/>
            <w:color w:val="000000" w:themeColor="text1"/>
            <w:sz w:val="24"/>
            <w:szCs w:val="24"/>
          </w:rPr>
          <w:t xml:space="preserve">The KG policy </w:t>
        </w:r>
      </w:ins>
      <w:r w:rsidR="003E148D">
        <w:rPr>
          <w:rFonts w:ascii="Times New Roman" w:hAnsi="Times New Roman" w:cs="Times New Roman"/>
          <w:color w:val="000000" w:themeColor="text1"/>
          <w:sz w:val="24"/>
          <w:szCs w:val="24"/>
        </w:rPr>
        <w:t xml:space="preserve">chooses </w:t>
      </w:r>
      <w:ins w:id="31" w:author="Tan zhen" w:date="2021-07-06T01:03:00Z">
        <w:r w:rsidR="00433161">
          <w:rPr>
            <w:rFonts w:ascii="Times New Roman" w:hAnsi="Times New Roman" w:cs="Times New Roman"/>
            <w:color w:val="000000" w:themeColor="text1"/>
            <w:sz w:val="24"/>
            <w:szCs w:val="24"/>
          </w:rPr>
          <w:t xml:space="preserve">the next </w:t>
        </w:r>
      </w:ins>
      <w:r w:rsidR="003E148D">
        <w:rPr>
          <w:rFonts w:ascii="Times New Roman" w:hAnsi="Times New Roman" w:cs="Times New Roman"/>
          <w:color w:val="000000" w:themeColor="text1"/>
          <w:sz w:val="24"/>
          <w:szCs w:val="24"/>
        </w:rPr>
        <w:t xml:space="preserve">solution </w:t>
      </w:r>
      <w:r w:rsidR="005C66C5">
        <w:rPr>
          <w:rFonts w:ascii="Times New Roman" w:hAnsi="Times New Roman" w:cs="Times New Roman"/>
          <w:color w:val="000000" w:themeColor="text1"/>
          <w:sz w:val="24"/>
          <w:szCs w:val="24"/>
        </w:rPr>
        <w:t xml:space="preserve">(or alternative) </w:t>
      </w:r>
      <w:r w:rsidR="003E148D">
        <w:rPr>
          <w:rFonts w:ascii="Times New Roman" w:hAnsi="Times New Roman" w:cs="Times New Roman"/>
          <w:color w:val="000000" w:themeColor="text1"/>
          <w:sz w:val="24"/>
          <w:szCs w:val="24"/>
        </w:rPr>
        <w:t>to be sampled</w:t>
      </w:r>
      <w:ins w:id="32" w:author="Tan zhen" w:date="2021-07-06T01:03:00Z">
        <w:r w:rsidR="00433161">
          <w:rPr>
            <w:rFonts w:ascii="Times New Roman" w:hAnsi="Times New Roman" w:cs="Times New Roman"/>
            <w:color w:val="000000" w:themeColor="text1"/>
            <w:sz w:val="24"/>
            <w:szCs w:val="24"/>
          </w:rPr>
          <w:t xml:space="preserve"> </w:t>
        </w:r>
      </w:ins>
      <w:r w:rsidR="008514F8">
        <w:rPr>
          <w:rFonts w:ascii="Times New Roman" w:hAnsi="Times New Roman" w:cs="Times New Roman"/>
          <w:color w:val="000000" w:themeColor="text1"/>
          <w:sz w:val="24"/>
          <w:szCs w:val="24"/>
        </w:rPr>
        <w:t>which has the largest</w:t>
      </w:r>
      <w:ins w:id="33" w:author="Tan zhen" w:date="2021-07-19T23:16:00Z">
        <w:r w:rsidR="00A5606A">
          <w:rPr>
            <w:rFonts w:ascii="Times New Roman" w:hAnsi="Times New Roman" w:cs="Times New Roman"/>
            <w:color w:val="000000" w:themeColor="text1"/>
            <w:sz w:val="24"/>
            <w:szCs w:val="24"/>
          </w:rPr>
          <w:t xml:space="preserve"> KG-factor, i.e., the</w:t>
        </w:r>
      </w:ins>
      <w:r w:rsidR="008514F8">
        <w:rPr>
          <w:rFonts w:ascii="Times New Roman" w:hAnsi="Times New Roman" w:cs="Times New Roman"/>
          <w:color w:val="000000" w:themeColor="text1"/>
          <w:sz w:val="24"/>
          <w:szCs w:val="24"/>
        </w:rPr>
        <w:t xml:space="preserve"> </w:t>
      </w:r>
      <w:r w:rsidR="009906DF" w:rsidRPr="005D6466">
        <w:rPr>
          <w:rFonts w:ascii="Times New Roman" w:hAnsi="Times New Roman" w:cs="Times New Roman"/>
          <w:color w:val="000000" w:themeColor="text1"/>
          <w:sz w:val="24"/>
          <w:szCs w:val="24"/>
          <w:rPrChange w:id="34" w:author="Tan zhen" w:date="2021-07-20T15:50:00Z">
            <w:rPr>
              <w:rFonts w:ascii="Times New Roman" w:hAnsi="Times New Roman" w:cs="Times New Roman"/>
              <w:color w:val="FF0000"/>
              <w:sz w:val="24"/>
              <w:szCs w:val="24"/>
            </w:rPr>
          </w:rPrChange>
        </w:rPr>
        <w:t>expected improvement in the best posterior mean</w:t>
      </w:r>
      <w:r w:rsidR="005C66C5" w:rsidRPr="005D6466">
        <w:rPr>
          <w:rFonts w:ascii="Times New Roman" w:hAnsi="Times New Roman" w:cs="Times New Roman"/>
          <w:color w:val="000000" w:themeColor="text1"/>
          <w:sz w:val="24"/>
          <w:szCs w:val="24"/>
          <w:rPrChange w:id="35" w:author="Tan zhen" w:date="2021-07-20T15:50:00Z">
            <w:rPr>
              <w:rFonts w:ascii="Times New Roman" w:hAnsi="Times New Roman" w:cs="Times New Roman"/>
              <w:color w:val="FF0000"/>
              <w:sz w:val="24"/>
              <w:szCs w:val="24"/>
            </w:rPr>
          </w:rPrChange>
        </w:rPr>
        <w:t xml:space="preserve"> </w:t>
      </w:r>
      <w:r w:rsidR="005C66C5" w:rsidRPr="000101CC">
        <w:rPr>
          <w:rFonts w:ascii="Times New Roman" w:hAnsi="Times New Roman" w:cs="Times New Roman"/>
          <w:color w:val="000000" w:themeColor="text1"/>
          <w:sz w:val="24"/>
          <w:szCs w:val="24"/>
        </w:rPr>
        <w:t>conditional</w:t>
      </w:r>
      <w:r w:rsidR="005C66C5">
        <w:rPr>
          <w:rFonts w:ascii="Times New Roman" w:hAnsi="Times New Roman" w:cs="Times New Roman"/>
          <w:color w:val="000000" w:themeColor="text1"/>
          <w:sz w:val="24"/>
          <w:szCs w:val="24"/>
        </w:rPr>
        <w:t xml:space="preserve"> on all the previous samples. </w:t>
      </w:r>
      <w:ins w:id="36" w:author="Tan zhen" w:date="2021-07-06T00:30:00Z">
        <w:r>
          <w:rPr>
            <w:rFonts w:ascii="Times New Roman" w:hAnsi="Times New Roman" w:cs="Times New Roman"/>
            <w:color w:val="000000" w:themeColor="text1"/>
            <w:sz w:val="24"/>
            <w:szCs w:val="24"/>
          </w:rPr>
          <w:t xml:space="preserve">Such a methodology was shown to be effective and empirically efficient </w:t>
        </w:r>
      </w:ins>
      <w:ins w:id="37" w:author="Tan zhen" w:date="2021-07-06T00:31:00Z">
        <w:r>
          <w:rPr>
            <w:rFonts w:ascii="Times New Roman" w:hAnsi="Times New Roman" w:cs="Times New Roman"/>
            <w:color w:val="000000" w:themeColor="text1"/>
            <w:sz w:val="24"/>
            <w:szCs w:val="24"/>
          </w:rPr>
          <w:t xml:space="preserve">for </w:t>
        </w:r>
      </w:ins>
      <w:r w:rsidR="005C66C5">
        <w:rPr>
          <w:rFonts w:ascii="Times New Roman" w:hAnsi="Times New Roman" w:cs="Times New Roman"/>
          <w:color w:val="000000" w:themeColor="text1"/>
          <w:sz w:val="24"/>
          <w:szCs w:val="24"/>
        </w:rPr>
        <w:t>many</w:t>
      </w:r>
      <w:ins w:id="38" w:author="Tan zhen" w:date="2021-07-06T00:31:00Z">
        <w:r>
          <w:rPr>
            <w:rFonts w:ascii="Times New Roman" w:hAnsi="Times New Roman" w:cs="Times New Roman"/>
            <w:color w:val="000000" w:themeColor="text1"/>
            <w:sz w:val="24"/>
            <w:szCs w:val="24"/>
          </w:rPr>
          <w:t xml:space="preserve"> SO applications</w:t>
        </w:r>
      </w:ins>
      <w:ins w:id="39" w:author="Tan zhen" w:date="2021-07-06T01:01:00Z">
        <w:r w:rsidR="00433161">
          <w:rPr>
            <w:rFonts w:ascii="Times New Roman" w:hAnsi="Times New Roman" w:cs="Times New Roman"/>
            <w:color w:val="000000" w:themeColor="text1"/>
            <w:sz w:val="24"/>
            <w:szCs w:val="24"/>
          </w:rPr>
          <w:t xml:space="preserve"> compared to many other approaches</w:t>
        </w:r>
      </w:ins>
      <w:ins w:id="40" w:author="Tan zhen" w:date="2021-07-06T00:31:00Z">
        <w:r>
          <w:rPr>
            <w:rFonts w:ascii="Times New Roman" w:hAnsi="Times New Roman" w:cs="Times New Roman"/>
            <w:color w:val="000000" w:themeColor="text1"/>
            <w:sz w:val="24"/>
            <w:szCs w:val="24"/>
          </w:rPr>
          <w:t xml:space="preserve">. </w:t>
        </w:r>
      </w:ins>
      <w:ins w:id="41" w:author="Tan zhen" w:date="2021-07-20T00:31:00Z">
        <w:r w:rsidR="002659CE">
          <w:rPr>
            <w:rFonts w:ascii="Times New Roman" w:hAnsi="Times New Roman" w:cs="Times New Roman"/>
            <w:color w:val="000000" w:themeColor="text1"/>
            <w:sz w:val="24"/>
            <w:szCs w:val="24"/>
          </w:rPr>
          <w:t xml:space="preserve">The </w:t>
        </w:r>
      </w:ins>
      <w:ins w:id="42" w:author="Tan zhen" w:date="2021-07-06T00:14:00Z">
        <w:r w:rsidR="00A46F49">
          <w:rPr>
            <w:rFonts w:ascii="Times New Roman" w:hAnsi="Times New Roman" w:cs="Times New Roman"/>
            <w:color w:val="000000" w:themeColor="text1"/>
            <w:sz w:val="24"/>
            <w:szCs w:val="24"/>
          </w:rPr>
          <w:t xml:space="preserve">KG policy was firstly </w:t>
        </w:r>
      </w:ins>
      <w:ins w:id="43" w:author="Tan zhen" w:date="2021-07-20T00:24:00Z">
        <w:r w:rsidR="009A435E">
          <w:rPr>
            <w:rFonts w:ascii="Times New Roman" w:hAnsi="Times New Roman" w:cs="Times New Roman"/>
            <w:color w:val="000000" w:themeColor="text1"/>
            <w:sz w:val="24"/>
            <w:szCs w:val="24"/>
          </w:rPr>
          <w:t xml:space="preserve">introduced in Gupta and </w:t>
        </w:r>
        <w:proofErr w:type="spellStart"/>
        <w:r w:rsidR="009A435E">
          <w:rPr>
            <w:rFonts w:ascii="Times New Roman" w:hAnsi="Times New Roman" w:cs="Times New Roman"/>
            <w:color w:val="000000" w:themeColor="text1"/>
            <w:sz w:val="24"/>
            <w:szCs w:val="24"/>
          </w:rPr>
          <w:t>Miescke</w:t>
        </w:r>
        <w:proofErr w:type="spellEnd"/>
        <w:r w:rsidR="009A435E">
          <w:rPr>
            <w:rFonts w:ascii="Times New Roman" w:hAnsi="Times New Roman" w:cs="Times New Roman"/>
            <w:color w:val="000000" w:themeColor="text1"/>
            <w:sz w:val="24"/>
            <w:szCs w:val="24"/>
          </w:rPr>
          <w:t xml:space="preserve"> (1996)</w:t>
        </w:r>
      </w:ins>
      <w:ins w:id="44" w:author="Tan zhen" w:date="2021-07-06T00:14:00Z">
        <w:r w:rsidR="00A46F49">
          <w:rPr>
            <w:rFonts w:ascii="Times New Roman" w:hAnsi="Times New Roman" w:cs="Times New Roman"/>
            <w:color w:val="000000" w:themeColor="text1"/>
            <w:sz w:val="24"/>
            <w:szCs w:val="24"/>
          </w:rPr>
          <w:t xml:space="preserve"> for the </w:t>
        </w:r>
      </w:ins>
      <w:ins w:id="45" w:author="Tan zhen" w:date="2021-07-06T01:01:00Z">
        <w:r w:rsidR="00433161">
          <w:rPr>
            <w:rFonts w:ascii="Times New Roman" w:hAnsi="Times New Roman" w:cs="Times New Roman"/>
            <w:color w:val="000000" w:themeColor="text1"/>
            <w:sz w:val="24"/>
            <w:szCs w:val="24"/>
          </w:rPr>
          <w:t xml:space="preserve">independent </w:t>
        </w:r>
      </w:ins>
      <w:ins w:id="46" w:author="Tan zhen" w:date="2021-07-06T00:14:00Z">
        <w:r w:rsidR="00A46F49">
          <w:rPr>
            <w:rFonts w:ascii="Times New Roman" w:hAnsi="Times New Roman" w:cs="Times New Roman"/>
            <w:color w:val="000000" w:themeColor="text1"/>
            <w:sz w:val="24"/>
            <w:szCs w:val="24"/>
          </w:rPr>
          <w:t>bel</w:t>
        </w:r>
      </w:ins>
      <w:ins w:id="47" w:author="Tan zhen" w:date="2021-07-06T00:15:00Z">
        <w:r w:rsidR="00A46F49">
          <w:rPr>
            <w:rFonts w:ascii="Times New Roman" w:hAnsi="Times New Roman" w:cs="Times New Roman"/>
            <w:color w:val="000000" w:themeColor="text1"/>
            <w:sz w:val="24"/>
            <w:szCs w:val="24"/>
          </w:rPr>
          <w:t xml:space="preserve">ief </w:t>
        </w:r>
      </w:ins>
      <w:ins w:id="48" w:author="Tan zhen" w:date="2021-07-06T00:14:00Z">
        <w:r w:rsidR="00A46F49">
          <w:rPr>
            <w:rFonts w:ascii="Times New Roman" w:hAnsi="Times New Roman" w:cs="Times New Roman"/>
            <w:color w:val="000000" w:themeColor="text1"/>
            <w:sz w:val="24"/>
            <w:szCs w:val="24"/>
          </w:rPr>
          <w:t>cas</w:t>
        </w:r>
      </w:ins>
      <w:ins w:id="49" w:author="Tan zhen" w:date="2021-07-19T23:15:00Z">
        <w:r w:rsidR="00A5606A">
          <w:rPr>
            <w:rFonts w:ascii="Times New Roman" w:hAnsi="Times New Roman" w:cs="Times New Roman"/>
            <w:color w:val="000000" w:themeColor="text1"/>
            <w:sz w:val="24"/>
            <w:szCs w:val="24"/>
          </w:rPr>
          <w:t>e</w:t>
        </w:r>
      </w:ins>
      <w:ins w:id="50" w:author="Tan zhen" w:date="2021-07-06T00:14:00Z">
        <w:r w:rsidR="00A46F49">
          <w:rPr>
            <w:rFonts w:ascii="Times New Roman" w:hAnsi="Times New Roman" w:cs="Times New Roman" w:hint="eastAsia"/>
            <w:color w:val="000000" w:themeColor="text1"/>
            <w:sz w:val="24"/>
            <w:szCs w:val="24"/>
          </w:rPr>
          <w:t>,</w:t>
        </w:r>
        <w:r w:rsidR="00A46F49">
          <w:rPr>
            <w:rFonts w:ascii="Times New Roman" w:hAnsi="Times New Roman" w:cs="Times New Roman"/>
            <w:color w:val="000000" w:themeColor="text1"/>
            <w:sz w:val="24"/>
            <w:szCs w:val="24"/>
          </w:rPr>
          <w:t xml:space="preserve"> </w:t>
        </w:r>
      </w:ins>
      <w:ins w:id="51" w:author="Tan zhen" w:date="2021-07-06T00:31:00Z">
        <w:r>
          <w:rPr>
            <w:rFonts w:ascii="Times New Roman" w:hAnsi="Times New Roman" w:cs="Times New Roman"/>
            <w:color w:val="000000" w:themeColor="text1"/>
            <w:sz w:val="24"/>
            <w:szCs w:val="24"/>
          </w:rPr>
          <w:t>where</w:t>
        </w:r>
      </w:ins>
      <w:r w:rsidR="0035106A">
        <w:rPr>
          <w:rFonts w:ascii="Times New Roman" w:hAnsi="Times New Roman" w:cs="Times New Roman"/>
          <w:color w:val="000000" w:themeColor="text1"/>
          <w:sz w:val="24"/>
          <w:szCs w:val="24"/>
        </w:rPr>
        <w:t xml:space="preserve"> the unknown mean of the performance of each solution </w:t>
      </w:r>
      <w:del w:id="52" w:author="Tan zhen" w:date="2021-07-20T00:32:00Z">
        <w:r w:rsidR="0035106A" w:rsidDel="002659CE">
          <w:rPr>
            <w:rFonts w:ascii="Times New Roman" w:hAnsi="Times New Roman" w:cs="Times New Roman"/>
            <w:color w:val="000000" w:themeColor="text1"/>
            <w:sz w:val="24"/>
            <w:szCs w:val="24"/>
          </w:rPr>
          <w:delText xml:space="preserve">or </w:delText>
        </w:r>
      </w:del>
      <w:r w:rsidR="006F5ED5">
        <w:rPr>
          <w:rFonts w:ascii="Times New Roman" w:hAnsi="Times New Roman" w:cs="Times New Roman"/>
          <w:color w:val="000000" w:themeColor="text1"/>
          <w:sz w:val="24"/>
          <w:szCs w:val="24"/>
        </w:rPr>
        <w:t xml:space="preserve">has an </w:t>
      </w:r>
      <w:r w:rsidR="006F5ED5">
        <w:rPr>
          <w:rFonts w:ascii="Times New Roman" w:hAnsi="Times New Roman" w:cs="Times New Roman"/>
          <w:color w:val="000000" w:themeColor="text1"/>
          <w:sz w:val="24"/>
          <w:szCs w:val="24"/>
        </w:rPr>
        <w:lastRenderedPageBreak/>
        <w:t>independent prior distrib</w:t>
      </w:r>
      <w:r w:rsidR="0076644F">
        <w:rPr>
          <w:rFonts w:ascii="Times New Roman" w:hAnsi="Times New Roman" w:cs="Times New Roman"/>
          <w:color w:val="000000" w:themeColor="text1"/>
          <w:sz w:val="24"/>
          <w:szCs w:val="24"/>
        </w:rPr>
        <w:t>u</w:t>
      </w:r>
      <w:r w:rsidR="006F5ED5">
        <w:rPr>
          <w:rFonts w:ascii="Times New Roman" w:hAnsi="Times New Roman" w:cs="Times New Roman"/>
          <w:color w:val="000000" w:themeColor="text1"/>
          <w:sz w:val="24"/>
          <w:szCs w:val="24"/>
        </w:rPr>
        <w:t>tion</w:t>
      </w:r>
      <w:ins w:id="53" w:author="Tan zhen" w:date="2021-07-06T01:01:00Z">
        <w:r w:rsidR="00433161">
          <w:rPr>
            <w:rFonts w:ascii="Times New Roman" w:hAnsi="Times New Roman" w:cs="Times New Roman"/>
            <w:color w:val="000000" w:themeColor="text1"/>
            <w:sz w:val="24"/>
            <w:szCs w:val="24"/>
          </w:rPr>
          <w:t xml:space="preserve">. </w:t>
        </w:r>
      </w:ins>
      <w:ins w:id="54" w:author="Tan zhen" w:date="2021-07-06T00:31:00Z">
        <w:r>
          <w:rPr>
            <w:rFonts w:ascii="Times New Roman" w:hAnsi="Times New Roman" w:cs="Times New Roman"/>
            <w:color w:val="000000" w:themeColor="text1"/>
            <w:sz w:val="24"/>
            <w:szCs w:val="24"/>
          </w:rPr>
          <w:t>Frazier (2009</w:t>
        </w:r>
      </w:ins>
      <w:ins w:id="55" w:author="Tan zhen" w:date="2021-07-20T00:19:00Z">
        <w:r w:rsidR="00255B2B">
          <w:rPr>
            <w:rFonts w:ascii="Times New Roman" w:hAnsi="Times New Roman" w:cs="Times New Roman"/>
            <w:color w:val="000000" w:themeColor="text1"/>
            <w:sz w:val="24"/>
            <w:szCs w:val="24"/>
          </w:rPr>
          <w:t>a</w:t>
        </w:r>
      </w:ins>
      <w:ins w:id="56" w:author="Tan zhen" w:date="2021-07-20T00:20:00Z">
        <w:r w:rsidR="00255B2B">
          <w:rPr>
            <w:rFonts w:ascii="Times New Roman" w:hAnsi="Times New Roman" w:cs="Times New Roman"/>
            <w:color w:val="000000" w:themeColor="text1"/>
            <w:sz w:val="24"/>
            <w:szCs w:val="24"/>
          </w:rPr>
          <w:t xml:space="preserve">) proved serval key properties </w:t>
        </w:r>
      </w:ins>
      <w:ins w:id="57" w:author="Tan zhen" w:date="2021-07-20T00:22:00Z">
        <w:r w:rsidR="009A435E">
          <w:rPr>
            <w:rFonts w:ascii="Times New Roman" w:hAnsi="Times New Roman" w:cs="Times New Roman"/>
            <w:color w:val="000000" w:themeColor="text1"/>
            <w:sz w:val="24"/>
            <w:szCs w:val="24"/>
          </w:rPr>
          <w:t xml:space="preserve">of the KG policy </w:t>
        </w:r>
      </w:ins>
      <w:ins w:id="58" w:author="Tan zhen" w:date="2021-07-20T00:20:00Z">
        <w:r w:rsidR="00255B2B">
          <w:rPr>
            <w:rFonts w:ascii="Times New Roman" w:hAnsi="Times New Roman" w:cs="Times New Roman"/>
            <w:color w:val="000000" w:themeColor="text1"/>
            <w:sz w:val="24"/>
            <w:szCs w:val="24"/>
          </w:rPr>
          <w:t>such as asymptotic optimality and derived</w:t>
        </w:r>
      </w:ins>
      <w:ins w:id="59" w:author="Tan zhen" w:date="2021-07-06T00:31:00Z">
        <w:r>
          <w:rPr>
            <w:rFonts w:ascii="Times New Roman" w:hAnsi="Times New Roman" w:cs="Times New Roman"/>
            <w:color w:val="000000" w:themeColor="text1"/>
            <w:sz w:val="24"/>
            <w:szCs w:val="24"/>
          </w:rPr>
          <w:t xml:space="preserve"> </w:t>
        </w:r>
      </w:ins>
      <w:ins w:id="60" w:author="Tan zhen" w:date="2021-07-20T00:18:00Z">
        <w:r w:rsidR="00255B2B">
          <w:rPr>
            <w:rFonts w:ascii="Times New Roman" w:hAnsi="Times New Roman" w:cs="Times New Roman"/>
            <w:color w:val="000000" w:themeColor="text1"/>
            <w:sz w:val="24"/>
            <w:szCs w:val="24"/>
          </w:rPr>
          <w:t>a more general</w:t>
        </w:r>
      </w:ins>
      <w:ins w:id="61" w:author="Tan zhen" w:date="2021-07-06T00:31:00Z">
        <w:r>
          <w:rPr>
            <w:rFonts w:ascii="Times New Roman" w:hAnsi="Times New Roman" w:cs="Times New Roman"/>
            <w:color w:val="000000" w:themeColor="text1"/>
            <w:sz w:val="24"/>
            <w:szCs w:val="24"/>
          </w:rPr>
          <w:t xml:space="preserve"> KG </w:t>
        </w:r>
      </w:ins>
      <w:ins w:id="62" w:author="Tan zhen" w:date="2021-07-06T00:32:00Z">
        <w:r>
          <w:rPr>
            <w:rFonts w:ascii="Times New Roman" w:hAnsi="Times New Roman" w:cs="Times New Roman"/>
            <w:color w:val="000000" w:themeColor="text1"/>
            <w:sz w:val="24"/>
            <w:szCs w:val="24"/>
          </w:rPr>
          <w:t xml:space="preserve">policy </w:t>
        </w:r>
      </w:ins>
      <w:ins w:id="63" w:author="Tan zhen" w:date="2021-07-20T00:34:00Z">
        <w:r w:rsidR="002659CE">
          <w:rPr>
            <w:rFonts w:ascii="Times New Roman" w:hAnsi="Times New Roman" w:cs="Times New Roman"/>
            <w:color w:val="000000" w:themeColor="text1"/>
            <w:sz w:val="24"/>
            <w:szCs w:val="24"/>
          </w:rPr>
          <w:t xml:space="preserve">for </w:t>
        </w:r>
      </w:ins>
      <w:ins w:id="64" w:author="Tan zhen" w:date="2021-07-06T00:14:00Z">
        <w:r w:rsidR="00A46F49">
          <w:rPr>
            <w:rFonts w:ascii="Times New Roman" w:hAnsi="Times New Roman" w:cs="Times New Roman"/>
            <w:color w:val="000000" w:themeColor="text1"/>
            <w:sz w:val="24"/>
            <w:szCs w:val="24"/>
          </w:rPr>
          <w:t>correlated</w:t>
        </w:r>
      </w:ins>
      <w:ins w:id="65" w:author="Tan zhen" w:date="2021-07-20T00:21:00Z">
        <w:r w:rsidR="009A435E">
          <w:rPr>
            <w:rFonts w:ascii="Times New Roman" w:hAnsi="Times New Roman" w:cs="Times New Roman"/>
            <w:color w:val="000000" w:themeColor="text1"/>
            <w:sz w:val="24"/>
            <w:szCs w:val="24"/>
          </w:rPr>
          <w:t xml:space="preserve"> </w:t>
        </w:r>
      </w:ins>
      <w:ins w:id="66" w:author="Tan zhen" w:date="2021-07-06T00:15:00Z">
        <w:r w:rsidR="00A46F49">
          <w:rPr>
            <w:rFonts w:ascii="Times New Roman" w:hAnsi="Times New Roman" w:cs="Times New Roman"/>
            <w:color w:val="000000" w:themeColor="text1"/>
            <w:sz w:val="24"/>
            <w:szCs w:val="24"/>
          </w:rPr>
          <w:t>belief</w:t>
        </w:r>
      </w:ins>
      <w:ins w:id="67" w:author="Tan zhen" w:date="2021-07-20T00:21:00Z">
        <w:r w:rsidR="009A435E">
          <w:rPr>
            <w:rFonts w:ascii="Times New Roman" w:hAnsi="Times New Roman" w:cs="Times New Roman"/>
            <w:color w:val="000000" w:themeColor="text1"/>
            <w:sz w:val="24"/>
            <w:szCs w:val="24"/>
          </w:rPr>
          <w:t>s</w:t>
        </w:r>
      </w:ins>
      <w:ins w:id="68" w:author="Tan zhen" w:date="2021-07-20T00:34:00Z">
        <w:r w:rsidR="002659CE">
          <w:rPr>
            <w:rFonts w:ascii="Times New Roman" w:hAnsi="Times New Roman" w:cs="Times New Roman"/>
            <w:color w:val="000000" w:themeColor="text1"/>
            <w:sz w:val="24"/>
            <w:szCs w:val="24"/>
          </w:rPr>
          <w:t xml:space="preserve">, where the prior mean vector follows a </w:t>
        </w:r>
      </w:ins>
      <w:ins w:id="69" w:author="Tan zhen" w:date="2021-07-06T00:15:00Z">
        <w:r w:rsidR="00A46F49">
          <w:rPr>
            <w:rFonts w:ascii="Times New Roman" w:hAnsi="Times New Roman" w:cs="Times New Roman"/>
            <w:color w:val="000000" w:themeColor="text1"/>
            <w:sz w:val="24"/>
            <w:szCs w:val="24"/>
          </w:rPr>
          <w:t xml:space="preserve">multi-variate </w:t>
        </w:r>
      </w:ins>
      <w:ins w:id="70" w:author="Tan zhen" w:date="2021-07-06T00:48:00Z">
        <w:r w:rsidR="003B1623">
          <w:rPr>
            <w:rFonts w:ascii="Times New Roman" w:hAnsi="Times New Roman" w:cs="Times New Roman"/>
            <w:color w:val="000000" w:themeColor="text1"/>
            <w:sz w:val="24"/>
            <w:szCs w:val="24"/>
          </w:rPr>
          <w:t>G</w:t>
        </w:r>
      </w:ins>
      <w:ins w:id="71" w:author="Tan zhen" w:date="2021-07-06T00:15:00Z">
        <w:r w:rsidR="00A46F49">
          <w:rPr>
            <w:rFonts w:ascii="Times New Roman" w:hAnsi="Times New Roman" w:cs="Times New Roman"/>
            <w:color w:val="000000" w:themeColor="text1"/>
            <w:sz w:val="24"/>
            <w:szCs w:val="24"/>
          </w:rPr>
          <w:t>aussian</w:t>
        </w:r>
      </w:ins>
      <w:del w:id="72" w:author="Tan zhen" w:date="2021-07-20T00:34:00Z">
        <w:r w:rsidR="0076644F" w:rsidDel="002659CE">
          <w:rPr>
            <w:rFonts w:ascii="Times New Roman" w:hAnsi="Times New Roman" w:cs="Times New Roman"/>
            <w:color w:val="000000" w:themeColor="text1"/>
            <w:sz w:val="24"/>
            <w:szCs w:val="24"/>
          </w:rPr>
          <w:delText>prior</w:delText>
        </w:r>
      </w:del>
      <w:r w:rsidR="0076644F">
        <w:rPr>
          <w:rFonts w:ascii="Times New Roman" w:hAnsi="Times New Roman" w:cs="Times New Roman"/>
          <w:color w:val="000000" w:themeColor="text1"/>
          <w:sz w:val="24"/>
          <w:szCs w:val="24"/>
        </w:rPr>
        <w:t xml:space="preserve"> distributions</w:t>
      </w:r>
      <w:ins w:id="73" w:author="Tan zhen" w:date="2021-07-20T00:21:00Z">
        <w:r w:rsidR="009A435E">
          <w:rPr>
            <w:rFonts w:ascii="Times New Roman" w:hAnsi="Times New Roman" w:cs="Times New Roman"/>
            <w:color w:val="000000" w:themeColor="text1"/>
            <w:sz w:val="24"/>
            <w:szCs w:val="24"/>
          </w:rPr>
          <w:t xml:space="preserve"> (Frazier 2009b)</w:t>
        </w:r>
      </w:ins>
      <w:ins w:id="74" w:author="Tan zhen" w:date="2021-07-06T00:32:00Z">
        <w:r>
          <w:rPr>
            <w:rFonts w:ascii="Times New Roman" w:hAnsi="Times New Roman" w:cs="Times New Roman"/>
            <w:color w:val="000000" w:themeColor="text1"/>
            <w:sz w:val="24"/>
            <w:szCs w:val="24"/>
          </w:rPr>
          <w:t xml:space="preserve">. </w:t>
        </w:r>
      </w:ins>
      <w:ins w:id="75" w:author="Tan zhen" w:date="2021-07-20T15:49:00Z">
        <w:r w:rsidR="005D6466">
          <w:rPr>
            <w:rFonts w:ascii="Times New Roman" w:hAnsi="Times New Roman" w:cs="Times New Roman"/>
            <w:color w:val="000000" w:themeColor="text1"/>
            <w:sz w:val="24"/>
            <w:szCs w:val="24"/>
          </w:rPr>
          <w:t>P</w:t>
        </w:r>
      </w:ins>
      <w:ins w:id="76" w:author="Tan zhen" w:date="2021-07-20T15:44:00Z">
        <w:r w:rsidR="00770BDC">
          <w:rPr>
            <w:rFonts w:ascii="Times New Roman" w:hAnsi="Times New Roman" w:cs="Times New Roman"/>
            <w:color w:val="000000" w:themeColor="text1"/>
            <w:sz w:val="24"/>
            <w:szCs w:val="24"/>
          </w:rPr>
          <w:t xml:space="preserve">arallel-KG policy that samples alternatives in batches was </w:t>
        </w:r>
      </w:ins>
      <w:ins w:id="77" w:author="Tan zhen" w:date="2021-07-20T15:49:00Z">
        <w:r w:rsidR="005D6466">
          <w:rPr>
            <w:rFonts w:ascii="Times New Roman" w:hAnsi="Times New Roman" w:cs="Times New Roman"/>
            <w:color w:val="000000" w:themeColor="text1"/>
            <w:sz w:val="24"/>
            <w:szCs w:val="24"/>
          </w:rPr>
          <w:t xml:space="preserve">also </w:t>
        </w:r>
      </w:ins>
      <w:ins w:id="78" w:author="Tan zhen" w:date="2021-07-20T15:44:00Z">
        <w:r w:rsidR="00770BDC">
          <w:rPr>
            <w:rFonts w:ascii="Times New Roman" w:hAnsi="Times New Roman" w:cs="Times New Roman"/>
            <w:color w:val="000000" w:themeColor="text1"/>
            <w:sz w:val="24"/>
            <w:szCs w:val="24"/>
          </w:rPr>
          <w:t>developed for the independent prior case</w:t>
        </w:r>
      </w:ins>
      <w:ins w:id="79" w:author="Tan zhen" w:date="2021-07-20T15:50:00Z">
        <w:r w:rsidR="005D6466">
          <w:rPr>
            <w:rFonts w:ascii="Times New Roman" w:hAnsi="Times New Roman" w:cs="Times New Roman"/>
            <w:color w:val="000000" w:themeColor="text1"/>
            <w:sz w:val="24"/>
            <w:szCs w:val="24"/>
          </w:rPr>
          <w:t xml:space="preserve"> </w:t>
        </w:r>
      </w:ins>
      <w:ins w:id="80" w:author="Tan zhen" w:date="2021-07-20T15:44:00Z">
        <w:r w:rsidR="00770BDC">
          <w:rPr>
            <w:rFonts w:ascii="Times New Roman" w:hAnsi="Times New Roman" w:cs="Times New Roman"/>
            <w:color w:val="000000" w:themeColor="text1"/>
            <w:sz w:val="24"/>
            <w:szCs w:val="24"/>
          </w:rPr>
          <w:t>(Wu and Frazier 2016)</w:t>
        </w:r>
      </w:ins>
      <w:ins w:id="81" w:author="Tan zhen" w:date="2021-07-20T15:48:00Z">
        <w:r w:rsidR="005D6466">
          <w:rPr>
            <w:rFonts w:ascii="Times New Roman" w:hAnsi="Times New Roman" w:cs="Times New Roman" w:hint="eastAsia"/>
            <w:color w:val="000000" w:themeColor="text1"/>
            <w:sz w:val="24"/>
            <w:szCs w:val="24"/>
          </w:rPr>
          <w:t>,</w:t>
        </w:r>
        <w:r w:rsidR="005D6466">
          <w:rPr>
            <w:rFonts w:ascii="Times New Roman" w:hAnsi="Times New Roman" w:cs="Times New Roman"/>
            <w:color w:val="000000" w:themeColor="text1"/>
            <w:sz w:val="24"/>
            <w:szCs w:val="24"/>
          </w:rPr>
          <w:t xml:space="preserve"> which was shown to outperfor</w:t>
        </w:r>
      </w:ins>
      <w:ins w:id="82" w:author="Tan zhen" w:date="2021-07-20T15:49:00Z">
        <w:r w:rsidR="005D6466">
          <w:rPr>
            <w:rFonts w:ascii="Times New Roman" w:hAnsi="Times New Roman" w:cs="Times New Roman"/>
            <w:color w:val="000000" w:themeColor="text1"/>
            <w:sz w:val="24"/>
            <w:szCs w:val="24"/>
          </w:rPr>
          <w:t>m</w:t>
        </w:r>
      </w:ins>
      <w:ins w:id="83" w:author="Tan zhen" w:date="2021-07-20T15:48:00Z">
        <w:r w:rsidR="005D6466">
          <w:rPr>
            <w:rFonts w:ascii="Times New Roman" w:hAnsi="Times New Roman" w:cs="Times New Roman"/>
            <w:color w:val="000000" w:themeColor="text1"/>
            <w:sz w:val="24"/>
            <w:szCs w:val="24"/>
          </w:rPr>
          <w:t xml:space="preserve"> other batch BO algorithms.  </w:t>
        </w:r>
      </w:ins>
    </w:p>
    <w:p w14:paraId="40175D24" w14:textId="77777777" w:rsidR="007D350D" w:rsidRDefault="007D350D" w:rsidP="003C1D74">
      <w:pPr>
        <w:rPr>
          <w:ins w:id="84" w:author="Tan zhen" w:date="2021-07-20T15:40:00Z"/>
          <w:rFonts w:ascii="Times New Roman" w:hAnsi="Times New Roman" w:cs="Times New Roman"/>
          <w:color w:val="000000" w:themeColor="text1"/>
          <w:sz w:val="24"/>
          <w:szCs w:val="24"/>
        </w:rPr>
      </w:pPr>
    </w:p>
    <w:p w14:paraId="70F7DC64" w14:textId="50DD87E5" w:rsidR="00A46F49" w:rsidRDefault="00BF2B32" w:rsidP="003C1D74">
      <w:pPr>
        <w:rPr>
          <w:ins w:id="85" w:author="Tan zhen" w:date="2021-07-06T00:18:00Z"/>
          <w:rFonts w:ascii="Times New Roman" w:hAnsi="Times New Roman" w:cs="Times New Roman"/>
          <w:color w:val="000000" w:themeColor="text1"/>
          <w:sz w:val="24"/>
          <w:szCs w:val="24"/>
        </w:rPr>
      </w:pPr>
      <w:ins w:id="86" w:author="Tan zhen" w:date="2021-07-06T00:32:00Z">
        <w:r>
          <w:rPr>
            <w:rFonts w:ascii="Times New Roman" w:hAnsi="Times New Roman" w:cs="Times New Roman"/>
            <w:color w:val="000000" w:themeColor="text1"/>
            <w:sz w:val="24"/>
            <w:szCs w:val="24"/>
          </w:rPr>
          <w:t xml:space="preserve">KG policies that </w:t>
        </w:r>
      </w:ins>
      <w:ins w:id="87" w:author="Tan zhen" w:date="2021-07-19T23:12:00Z">
        <w:r w:rsidR="00A5606A">
          <w:rPr>
            <w:rFonts w:ascii="Times New Roman" w:hAnsi="Times New Roman" w:cs="Times New Roman"/>
            <w:color w:val="000000" w:themeColor="text1"/>
            <w:sz w:val="24"/>
            <w:szCs w:val="24"/>
          </w:rPr>
          <w:t>incorporate different</w:t>
        </w:r>
      </w:ins>
      <w:ins w:id="88" w:author="Tan zhen" w:date="2021-07-06T00:32:00Z">
        <w:r>
          <w:rPr>
            <w:rFonts w:ascii="Times New Roman" w:hAnsi="Times New Roman" w:cs="Times New Roman"/>
            <w:color w:val="000000" w:themeColor="text1"/>
            <w:sz w:val="24"/>
            <w:szCs w:val="24"/>
          </w:rPr>
          <w:t xml:space="preserve"> </w:t>
        </w:r>
      </w:ins>
      <w:ins w:id="89" w:author="Tan zhen" w:date="2021-07-06T00:15:00Z">
        <w:r w:rsidR="00A46F49">
          <w:rPr>
            <w:rFonts w:ascii="Times New Roman" w:hAnsi="Times New Roman" w:cs="Times New Roman"/>
            <w:color w:val="000000" w:themeColor="text1"/>
            <w:sz w:val="24"/>
            <w:szCs w:val="24"/>
          </w:rPr>
          <w:t xml:space="preserve">belief </w:t>
        </w:r>
      </w:ins>
      <w:ins w:id="90" w:author="Tan zhen" w:date="2021-07-19T23:12:00Z">
        <w:r w:rsidR="00A5606A">
          <w:rPr>
            <w:rFonts w:ascii="Times New Roman" w:hAnsi="Times New Roman" w:cs="Times New Roman"/>
            <w:color w:val="000000" w:themeColor="text1"/>
            <w:sz w:val="24"/>
            <w:szCs w:val="24"/>
          </w:rPr>
          <w:t>models</w:t>
        </w:r>
      </w:ins>
      <w:ins w:id="91" w:author="Tan zhen" w:date="2021-07-06T00:15:00Z">
        <w:r w:rsidR="00A46F49">
          <w:rPr>
            <w:rFonts w:ascii="Times New Roman" w:hAnsi="Times New Roman" w:cs="Times New Roman"/>
            <w:color w:val="000000" w:themeColor="text1"/>
            <w:sz w:val="24"/>
            <w:szCs w:val="24"/>
          </w:rPr>
          <w:t xml:space="preserve"> </w:t>
        </w:r>
      </w:ins>
      <w:ins w:id="92" w:author="Tan zhen" w:date="2021-07-06T00:32:00Z">
        <w:r>
          <w:rPr>
            <w:rFonts w:ascii="Times New Roman" w:hAnsi="Times New Roman" w:cs="Times New Roman"/>
            <w:color w:val="000000" w:themeColor="text1"/>
            <w:sz w:val="24"/>
            <w:szCs w:val="24"/>
          </w:rPr>
          <w:t>were further develope</w:t>
        </w:r>
      </w:ins>
      <w:ins w:id="93" w:author="Tan zhen" w:date="2021-07-06T00:33:00Z">
        <w:r>
          <w:rPr>
            <w:rFonts w:ascii="Times New Roman" w:hAnsi="Times New Roman" w:cs="Times New Roman"/>
            <w:color w:val="000000" w:themeColor="text1"/>
            <w:sz w:val="24"/>
            <w:szCs w:val="24"/>
          </w:rPr>
          <w:t>d</w:t>
        </w:r>
      </w:ins>
      <w:ins w:id="94" w:author="Tan zhen" w:date="2021-07-20T15:39:00Z">
        <w:r w:rsidR="007D350D">
          <w:rPr>
            <w:rFonts w:ascii="Times New Roman" w:hAnsi="Times New Roman" w:cs="Times New Roman"/>
            <w:color w:val="000000" w:themeColor="text1"/>
            <w:sz w:val="24"/>
            <w:szCs w:val="24"/>
          </w:rPr>
          <w:t>, which</w:t>
        </w:r>
      </w:ins>
      <w:ins w:id="95" w:author="Tan zhen" w:date="2021-07-19T23:12:00Z">
        <w:r w:rsidR="00A5606A">
          <w:rPr>
            <w:rFonts w:ascii="Times New Roman" w:hAnsi="Times New Roman" w:cs="Times New Roman"/>
            <w:color w:val="000000" w:themeColor="text1"/>
            <w:sz w:val="24"/>
            <w:szCs w:val="24"/>
          </w:rPr>
          <w:t xml:space="preserve"> either</w:t>
        </w:r>
      </w:ins>
      <w:ins w:id="96" w:author="Tan zhen" w:date="2021-07-19T23:08:00Z">
        <w:r w:rsidR="002016C8">
          <w:rPr>
            <w:rFonts w:ascii="Times New Roman" w:hAnsi="Times New Roman" w:cs="Times New Roman"/>
            <w:color w:val="000000" w:themeColor="text1"/>
            <w:sz w:val="24"/>
            <w:szCs w:val="24"/>
          </w:rPr>
          <w:t xml:space="preserve"> </w:t>
        </w:r>
      </w:ins>
      <w:ins w:id="97" w:author="Tan zhen" w:date="2021-07-19T23:09:00Z">
        <w:r w:rsidR="002016C8">
          <w:rPr>
            <w:rFonts w:ascii="Times New Roman" w:hAnsi="Times New Roman" w:cs="Times New Roman"/>
            <w:color w:val="000000" w:themeColor="text1"/>
            <w:sz w:val="24"/>
            <w:szCs w:val="24"/>
          </w:rPr>
          <w:t>learn</w:t>
        </w:r>
      </w:ins>
      <w:ins w:id="98" w:author="Tan zhen" w:date="2021-07-19T23:13:00Z">
        <w:r w:rsidR="00A5606A">
          <w:rPr>
            <w:rFonts w:ascii="Times New Roman" w:hAnsi="Times New Roman" w:cs="Times New Roman"/>
            <w:color w:val="000000" w:themeColor="text1"/>
            <w:sz w:val="24"/>
            <w:szCs w:val="24"/>
          </w:rPr>
          <w:t xml:space="preserve"> </w:t>
        </w:r>
      </w:ins>
      <w:ins w:id="99" w:author="Tan zhen" w:date="2021-07-19T23:09:00Z">
        <w:r w:rsidR="002016C8">
          <w:rPr>
            <w:rFonts w:ascii="Times New Roman" w:hAnsi="Times New Roman" w:cs="Times New Roman"/>
            <w:color w:val="000000" w:themeColor="text1"/>
            <w:sz w:val="24"/>
            <w:szCs w:val="24"/>
          </w:rPr>
          <w:t>the parameters of</w:t>
        </w:r>
      </w:ins>
      <w:ins w:id="100" w:author="Tan zhen" w:date="2021-07-19T23:08:00Z">
        <w:r w:rsidR="002016C8">
          <w:rPr>
            <w:rFonts w:ascii="Times New Roman" w:hAnsi="Times New Roman" w:cs="Times New Roman"/>
            <w:color w:val="000000" w:themeColor="text1"/>
            <w:sz w:val="24"/>
            <w:szCs w:val="24"/>
          </w:rPr>
          <w:t xml:space="preserve"> a structured functional form </w:t>
        </w:r>
      </w:ins>
      <w:ins w:id="101" w:author="Tan zhen" w:date="2021-07-19T23:10:00Z">
        <w:r w:rsidR="002016C8">
          <w:rPr>
            <w:rFonts w:ascii="Times New Roman" w:hAnsi="Times New Roman" w:cs="Times New Roman"/>
            <w:color w:val="000000" w:themeColor="text1"/>
            <w:sz w:val="24"/>
            <w:szCs w:val="24"/>
          </w:rPr>
          <w:t>assumed for</w:t>
        </w:r>
      </w:ins>
      <w:ins w:id="102" w:author="Tan zhen" w:date="2021-07-19T23:08:00Z">
        <w:r w:rsidR="002016C8">
          <w:rPr>
            <w:rFonts w:ascii="Times New Roman" w:hAnsi="Times New Roman" w:cs="Times New Roman"/>
            <w:color w:val="000000" w:themeColor="text1"/>
            <w:sz w:val="24"/>
            <w:szCs w:val="24"/>
          </w:rPr>
          <w:t xml:space="preserve"> the underlying</w:t>
        </w:r>
      </w:ins>
      <w:ins w:id="103" w:author="Tan zhen" w:date="2021-07-19T23:10:00Z">
        <w:r w:rsidR="002016C8">
          <w:rPr>
            <w:rFonts w:ascii="Times New Roman" w:hAnsi="Times New Roman" w:cs="Times New Roman"/>
            <w:color w:val="000000" w:themeColor="text1"/>
            <w:sz w:val="24"/>
            <w:szCs w:val="24"/>
          </w:rPr>
          <w:t xml:space="preserve"> </w:t>
        </w:r>
      </w:ins>
      <w:ins w:id="104" w:author="Tan zhen" w:date="2021-07-19T23:50:00Z">
        <w:r w:rsidR="00574E08">
          <w:rPr>
            <w:rFonts w:ascii="Times New Roman" w:hAnsi="Times New Roman" w:cs="Times New Roman"/>
            <w:color w:val="000000" w:themeColor="text1"/>
            <w:sz w:val="24"/>
            <w:szCs w:val="24"/>
          </w:rPr>
          <w:t>mean</w:t>
        </w:r>
      </w:ins>
      <w:ins w:id="105" w:author="Tan zhen" w:date="2021-07-19T23:10:00Z">
        <w:r w:rsidR="002016C8">
          <w:rPr>
            <w:rFonts w:ascii="Times New Roman" w:hAnsi="Times New Roman" w:cs="Times New Roman"/>
            <w:color w:val="000000" w:themeColor="text1"/>
            <w:sz w:val="24"/>
            <w:szCs w:val="24"/>
          </w:rPr>
          <w:t xml:space="preserve"> </w:t>
        </w:r>
      </w:ins>
      <w:ins w:id="106" w:author="Tan zhen" w:date="2021-07-06T00:33:00Z">
        <w:r>
          <w:rPr>
            <w:rFonts w:ascii="Times New Roman" w:hAnsi="Times New Roman" w:cs="Times New Roman"/>
            <w:color w:val="000000" w:themeColor="text1"/>
            <w:sz w:val="24"/>
            <w:szCs w:val="24"/>
          </w:rPr>
          <w:t>(</w:t>
        </w:r>
      </w:ins>
      <w:r w:rsidR="00700D57">
        <w:rPr>
          <w:rFonts w:ascii="Times New Roman" w:hAnsi="Times New Roman" w:cs="Times New Roman"/>
          <w:color w:val="000000" w:themeColor="text1"/>
          <w:sz w:val="24"/>
          <w:szCs w:val="24"/>
        </w:rPr>
        <w:t xml:space="preserve">e.g., </w:t>
      </w:r>
      <w:proofErr w:type="spellStart"/>
      <w:r w:rsidR="0076644F" w:rsidRPr="0076644F">
        <w:rPr>
          <w:rFonts w:ascii="Times New Roman" w:hAnsi="Times New Roman" w:cs="Times New Roman"/>
          <w:color w:val="000000" w:themeColor="text1"/>
          <w:sz w:val="24"/>
          <w:szCs w:val="24"/>
        </w:rPr>
        <w:t>Negoescu</w:t>
      </w:r>
      <w:proofErr w:type="spellEnd"/>
      <w:r w:rsidR="0076644F">
        <w:rPr>
          <w:rFonts w:ascii="Times New Roman" w:hAnsi="Times New Roman" w:cs="Times New Roman"/>
          <w:color w:val="000000" w:themeColor="text1"/>
          <w:sz w:val="24"/>
          <w:szCs w:val="24"/>
        </w:rPr>
        <w:t xml:space="preserve"> </w:t>
      </w:r>
      <w:r w:rsidR="00F67289">
        <w:rPr>
          <w:rFonts w:ascii="Times New Roman" w:hAnsi="Times New Roman" w:cs="Times New Roman"/>
          <w:color w:val="000000" w:themeColor="text1"/>
          <w:sz w:val="24"/>
          <w:szCs w:val="24"/>
        </w:rPr>
        <w:t xml:space="preserve">et al. </w:t>
      </w:r>
      <w:r w:rsidR="0076644F">
        <w:rPr>
          <w:rFonts w:ascii="Times New Roman" w:hAnsi="Times New Roman" w:cs="Times New Roman"/>
          <w:color w:val="000000" w:themeColor="text1"/>
          <w:sz w:val="24"/>
          <w:szCs w:val="24"/>
        </w:rPr>
        <w:t>2011</w:t>
      </w:r>
      <w:ins w:id="107" w:author="Tan zhen" w:date="2021-07-19T23:09:00Z">
        <w:r w:rsidR="002016C8">
          <w:rPr>
            <w:rFonts w:ascii="Times New Roman" w:hAnsi="Times New Roman" w:cs="Times New Roman"/>
            <w:color w:val="000000" w:themeColor="text1"/>
            <w:sz w:val="24"/>
            <w:szCs w:val="24"/>
          </w:rPr>
          <w:t>)</w:t>
        </w:r>
      </w:ins>
      <w:ins w:id="108" w:author="Tan zhen" w:date="2021-07-19T23:13:00Z">
        <w:r w:rsidR="00A5606A">
          <w:rPr>
            <w:rFonts w:ascii="Times New Roman" w:hAnsi="Times New Roman" w:cs="Times New Roman"/>
            <w:color w:val="000000" w:themeColor="text1"/>
            <w:sz w:val="24"/>
            <w:szCs w:val="24"/>
          </w:rPr>
          <w:t xml:space="preserve">, </w:t>
        </w:r>
      </w:ins>
      <w:ins w:id="109" w:author="Tan zhen" w:date="2021-07-19T23:09:00Z">
        <w:r w:rsidR="002016C8">
          <w:rPr>
            <w:rFonts w:ascii="Times New Roman" w:hAnsi="Times New Roman" w:cs="Times New Roman"/>
            <w:color w:val="000000" w:themeColor="text1"/>
            <w:sz w:val="24"/>
            <w:szCs w:val="24"/>
          </w:rPr>
          <w:t>or</w:t>
        </w:r>
      </w:ins>
      <w:del w:id="110" w:author="Tan zhen" w:date="2021-07-19T23:10:00Z">
        <w:r w:rsidR="0076644F" w:rsidDel="002016C8">
          <w:rPr>
            <w:rFonts w:ascii="Times New Roman" w:hAnsi="Times New Roman" w:cs="Times New Roman"/>
            <w:color w:val="000000" w:themeColor="text1"/>
            <w:sz w:val="24"/>
            <w:szCs w:val="24"/>
          </w:rPr>
          <w:delText>,</w:delText>
        </w:r>
        <w:r w:rsidR="00F67289" w:rsidDel="002016C8">
          <w:rPr>
            <w:rFonts w:ascii="Times New Roman" w:hAnsi="Times New Roman" w:cs="Times New Roman"/>
            <w:color w:val="000000" w:themeColor="text1"/>
            <w:sz w:val="24"/>
            <w:szCs w:val="24"/>
          </w:rPr>
          <w:delText xml:space="preserve"> </w:delText>
        </w:r>
      </w:del>
      <w:ins w:id="111" w:author="Tan zhen" w:date="2021-07-19T23:10:00Z">
        <w:r w:rsidR="002016C8">
          <w:rPr>
            <w:rFonts w:ascii="Times New Roman" w:hAnsi="Times New Roman" w:cs="Times New Roman"/>
            <w:color w:val="000000" w:themeColor="text1"/>
            <w:sz w:val="24"/>
            <w:szCs w:val="24"/>
          </w:rPr>
          <w:t xml:space="preserve"> learn the probabilities </w:t>
        </w:r>
      </w:ins>
      <w:ins w:id="112" w:author="Tan zhen" w:date="2021-07-20T00:36:00Z">
        <w:r w:rsidR="002659CE">
          <w:rPr>
            <w:rFonts w:ascii="Times New Roman" w:hAnsi="Times New Roman" w:cs="Times New Roman"/>
            <w:color w:val="000000" w:themeColor="text1"/>
            <w:sz w:val="24"/>
            <w:szCs w:val="24"/>
          </w:rPr>
          <w:t xml:space="preserve">that </w:t>
        </w:r>
      </w:ins>
      <w:ins w:id="113" w:author="Tan zhen" w:date="2021-07-19T23:11:00Z">
        <w:r w:rsidR="00A5606A">
          <w:rPr>
            <w:rFonts w:ascii="Times New Roman" w:hAnsi="Times New Roman" w:cs="Times New Roman"/>
            <w:color w:val="000000" w:themeColor="text1"/>
            <w:sz w:val="24"/>
            <w:szCs w:val="24"/>
          </w:rPr>
          <w:t xml:space="preserve">each </w:t>
        </w:r>
      </w:ins>
      <w:ins w:id="114" w:author="Tan zhen" w:date="2021-07-19T23:13:00Z">
        <w:r w:rsidR="00A5606A">
          <w:rPr>
            <w:rFonts w:ascii="Times New Roman" w:hAnsi="Times New Roman" w:cs="Times New Roman"/>
            <w:color w:val="000000" w:themeColor="text1"/>
            <w:sz w:val="24"/>
            <w:szCs w:val="24"/>
          </w:rPr>
          <w:t xml:space="preserve">of </w:t>
        </w:r>
      </w:ins>
      <w:ins w:id="115" w:author="Tan zhen" w:date="2021-07-19T23:21:00Z">
        <w:r w:rsidR="00535AD1">
          <w:rPr>
            <w:rFonts w:ascii="Times New Roman" w:hAnsi="Times New Roman" w:cs="Times New Roman"/>
            <w:color w:val="000000" w:themeColor="text1"/>
            <w:sz w:val="24"/>
            <w:szCs w:val="24"/>
          </w:rPr>
          <w:t>the</w:t>
        </w:r>
      </w:ins>
      <w:ins w:id="116" w:author="Tan zhen" w:date="2021-07-19T23:11:00Z">
        <w:r w:rsidR="00A5606A">
          <w:rPr>
            <w:rFonts w:ascii="Times New Roman" w:hAnsi="Times New Roman" w:cs="Times New Roman"/>
            <w:color w:val="000000" w:themeColor="text1"/>
            <w:sz w:val="24"/>
            <w:szCs w:val="24"/>
          </w:rPr>
          <w:t xml:space="preserve"> functionals </w:t>
        </w:r>
      </w:ins>
      <w:ins w:id="117" w:author="Tan zhen" w:date="2021-07-19T23:21:00Z">
        <w:r w:rsidR="00535AD1">
          <w:rPr>
            <w:rFonts w:ascii="Times New Roman" w:hAnsi="Times New Roman" w:cs="Times New Roman"/>
            <w:color w:val="000000" w:themeColor="text1"/>
            <w:sz w:val="24"/>
            <w:szCs w:val="24"/>
          </w:rPr>
          <w:t>(</w:t>
        </w:r>
      </w:ins>
      <w:ins w:id="118" w:author="Tan zhen" w:date="2021-07-19T23:11:00Z">
        <w:r w:rsidR="00A5606A">
          <w:rPr>
            <w:rFonts w:ascii="Times New Roman" w:hAnsi="Times New Roman" w:cs="Times New Roman"/>
            <w:color w:val="000000" w:themeColor="text1"/>
            <w:sz w:val="24"/>
            <w:szCs w:val="24"/>
          </w:rPr>
          <w:t>with known parameters</w:t>
        </w:r>
      </w:ins>
      <w:ins w:id="119" w:author="Tan zhen" w:date="2021-07-19T23:21:00Z">
        <w:r w:rsidR="00535AD1">
          <w:rPr>
            <w:rFonts w:ascii="Times New Roman" w:hAnsi="Times New Roman" w:cs="Times New Roman"/>
            <w:color w:val="000000" w:themeColor="text1"/>
            <w:sz w:val="24"/>
            <w:szCs w:val="24"/>
          </w:rPr>
          <w:t>)</w:t>
        </w:r>
      </w:ins>
      <w:ins w:id="120" w:author="Tan zhen" w:date="2021-07-19T23:11:00Z">
        <w:r w:rsidR="00A5606A">
          <w:rPr>
            <w:rFonts w:ascii="Times New Roman" w:hAnsi="Times New Roman" w:cs="Times New Roman"/>
            <w:color w:val="000000" w:themeColor="text1"/>
            <w:sz w:val="24"/>
            <w:szCs w:val="24"/>
          </w:rPr>
          <w:t xml:space="preserve"> </w:t>
        </w:r>
      </w:ins>
      <w:ins w:id="121" w:author="Tan zhen" w:date="2021-07-20T00:36:00Z">
        <w:r w:rsidR="002659CE">
          <w:rPr>
            <w:rFonts w:ascii="Times New Roman" w:hAnsi="Times New Roman" w:cs="Times New Roman"/>
            <w:color w:val="000000" w:themeColor="text1"/>
            <w:sz w:val="24"/>
            <w:szCs w:val="24"/>
          </w:rPr>
          <w:t>is</w:t>
        </w:r>
      </w:ins>
      <w:ins w:id="122" w:author="Tan zhen" w:date="2021-07-19T23:13:00Z">
        <w:r w:rsidR="00A5606A">
          <w:rPr>
            <w:rFonts w:ascii="Times New Roman" w:hAnsi="Times New Roman" w:cs="Times New Roman"/>
            <w:color w:val="000000" w:themeColor="text1"/>
            <w:sz w:val="24"/>
            <w:szCs w:val="24"/>
          </w:rPr>
          <w:t xml:space="preserve"> the true </w:t>
        </w:r>
      </w:ins>
      <w:ins w:id="123" w:author="Tan zhen" w:date="2021-07-19T23:21:00Z">
        <w:r w:rsidR="00535AD1">
          <w:rPr>
            <w:rFonts w:ascii="Times New Roman" w:hAnsi="Times New Roman" w:cs="Times New Roman"/>
            <w:color w:val="000000" w:themeColor="text1"/>
            <w:sz w:val="24"/>
            <w:szCs w:val="24"/>
          </w:rPr>
          <w:t>one</w:t>
        </w:r>
      </w:ins>
      <w:ins w:id="124" w:author="Tan zhen" w:date="2021-07-19T23:10:00Z">
        <w:r w:rsidR="002016C8">
          <w:rPr>
            <w:rFonts w:ascii="Times New Roman" w:hAnsi="Times New Roman" w:cs="Times New Roman"/>
            <w:color w:val="000000" w:themeColor="text1"/>
            <w:sz w:val="24"/>
            <w:szCs w:val="24"/>
          </w:rPr>
          <w:t xml:space="preserve"> </w:t>
        </w:r>
      </w:ins>
      <w:ins w:id="125" w:author="Tan zhen" w:date="2021-07-19T23:11:00Z">
        <w:r w:rsidR="00A5606A">
          <w:rPr>
            <w:rFonts w:ascii="Times New Roman" w:hAnsi="Times New Roman" w:cs="Times New Roman"/>
            <w:color w:val="000000" w:themeColor="text1"/>
            <w:sz w:val="24"/>
            <w:szCs w:val="24"/>
          </w:rPr>
          <w:t>(</w:t>
        </w:r>
      </w:ins>
      <w:r w:rsidR="00F67289">
        <w:rPr>
          <w:rFonts w:ascii="Times New Roman" w:hAnsi="Times New Roman" w:cs="Times New Roman"/>
          <w:color w:val="000000" w:themeColor="text1"/>
          <w:sz w:val="24"/>
          <w:szCs w:val="24"/>
        </w:rPr>
        <w:t>Chen et al. 2015</w:t>
      </w:r>
      <w:ins w:id="126" w:author="Tan zhen" w:date="2021-07-06T00:33:00Z">
        <w:r>
          <w:rPr>
            <w:rFonts w:ascii="Times New Roman" w:hAnsi="Times New Roman" w:cs="Times New Roman"/>
            <w:color w:val="000000" w:themeColor="text1"/>
            <w:sz w:val="24"/>
            <w:szCs w:val="24"/>
          </w:rPr>
          <w:t>)</w:t>
        </w:r>
      </w:ins>
      <w:ins w:id="127" w:author="Tan zhen" w:date="2021-07-06T00:15:00Z">
        <w:r w:rsidR="00A46F49">
          <w:rPr>
            <w:rFonts w:ascii="Times New Roman" w:hAnsi="Times New Roman" w:cs="Times New Roman"/>
            <w:color w:val="000000" w:themeColor="text1"/>
            <w:sz w:val="24"/>
            <w:szCs w:val="24"/>
          </w:rPr>
          <w:t>.</w:t>
        </w:r>
      </w:ins>
      <w:ins w:id="128" w:author="Tan zhen" w:date="2021-07-06T00:33:00Z">
        <w:r>
          <w:rPr>
            <w:rFonts w:ascii="Times New Roman" w:hAnsi="Times New Roman" w:cs="Times New Roman"/>
            <w:color w:val="000000" w:themeColor="text1"/>
            <w:sz w:val="24"/>
            <w:szCs w:val="24"/>
          </w:rPr>
          <w:t xml:space="preserve"> </w:t>
        </w:r>
      </w:ins>
      <w:ins w:id="129" w:author="Tan zhen" w:date="2021-07-20T00:29:00Z">
        <w:r w:rsidR="009A435E">
          <w:rPr>
            <w:rFonts w:ascii="Times New Roman" w:hAnsi="Times New Roman" w:cs="Times New Roman"/>
            <w:color w:val="000000" w:themeColor="text1"/>
            <w:sz w:val="24"/>
            <w:szCs w:val="24"/>
          </w:rPr>
          <w:t>For problems with large number of alternatives</w:t>
        </w:r>
      </w:ins>
      <w:ins w:id="130" w:author="Tan zhen" w:date="2021-07-06T00:22:00Z">
        <w:r w:rsidR="00A46F49">
          <w:rPr>
            <w:rFonts w:ascii="Times New Roman" w:hAnsi="Times New Roman" w:cs="Times New Roman"/>
            <w:color w:val="000000" w:themeColor="text1"/>
            <w:sz w:val="24"/>
            <w:szCs w:val="24"/>
          </w:rPr>
          <w:t>, KG polic</w:t>
        </w:r>
      </w:ins>
      <w:ins w:id="131" w:author="Tan zhen" w:date="2021-07-20T00:29:00Z">
        <w:r w:rsidR="009A435E">
          <w:rPr>
            <w:rFonts w:ascii="Times New Roman" w:hAnsi="Times New Roman" w:cs="Times New Roman"/>
            <w:color w:val="000000" w:themeColor="text1"/>
            <w:sz w:val="24"/>
            <w:szCs w:val="24"/>
          </w:rPr>
          <w:t>ies</w:t>
        </w:r>
      </w:ins>
      <w:ins w:id="132" w:author="Tan zhen" w:date="2021-07-06T00:22:00Z">
        <w:r w:rsidR="00A46F49">
          <w:rPr>
            <w:rFonts w:ascii="Times New Roman" w:hAnsi="Times New Roman" w:cs="Times New Roman"/>
            <w:color w:val="000000" w:themeColor="text1"/>
            <w:sz w:val="24"/>
            <w:szCs w:val="24"/>
          </w:rPr>
          <w:t xml:space="preserve"> with </w:t>
        </w:r>
      </w:ins>
      <w:ins w:id="133" w:author="Tan zhen" w:date="2021-07-06T00:19:00Z">
        <w:r w:rsidR="00A46F49">
          <w:rPr>
            <w:rFonts w:ascii="Times New Roman" w:hAnsi="Times New Roman" w:cs="Times New Roman"/>
            <w:color w:val="000000" w:themeColor="text1"/>
            <w:sz w:val="24"/>
            <w:szCs w:val="24"/>
          </w:rPr>
          <w:t>parameterized belief</w:t>
        </w:r>
      </w:ins>
      <w:ins w:id="134" w:author="Tan zhen" w:date="2021-07-20T00:29:00Z">
        <w:r w:rsidR="009A435E">
          <w:rPr>
            <w:rFonts w:ascii="Times New Roman" w:hAnsi="Times New Roman" w:cs="Times New Roman"/>
            <w:color w:val="000000" w:themeColor="text1"/>
            <w:sz w:val="24"/>
            <w:szCs w:val="24"/>
          </w:rPr>
          <w:t xml:space="preserve">s </w:t>
        </w:r>
      </w:ins>
      <w:ins w:id="135" w:author="Tan zhen" w:date="2021-07-20T00:28:00Z">
        <w:r w:rsidR="009A435E">
          <w:rPr>
            <w:rFonts w:ascii="Times New Roman" w:hAnsi="Times New Roman" w:cs="Times New Roman"/>
            <w:color w:val="000000" w:themeColor="text1"/>
            <w:sz w:val="24"/>
            <w:szCs w:val="24"/>
          </w:rPr>
          <w:t>enab</w:t>
        </w:r>
      </w:ins>
      <w:ins w:id="136" w:author="Tan zhen" w:date="2021-07-20T00:29:00Z">
        <w:r w:rsidR="009A435E">
          <w:rPr>
            <w:rFonts w:ascii="Times New Roman" w:hAnsi="Times New Roman" w:cs="Times New Roman"/>
            <w:color w:val="000000" w:themeColor="text1"/>
            <w:sz w:val="24"/>
            <w:szCs w:val="24"/>
          </w:rPr>
          <w:t>le affordable computation</w:t>
        </w:r>
      </w:ins>
      <w:ins w:id="137" w:author="Tan zhen" w:date="2021-07-06T00:19:00Z">
        <w:r w:rsidR="00A46F49">
          <w:rPr>
            <w:rFonts w:ascii="Times New Roman" w:hAnsi="Times New Roman" w:cs="Times New Roman"/>
            <w:color w:val="000000" w:themeColor="text1"/>
            <w:sz w:val="24"/>
            <w:szCs w:val="24"/>
          </w:rPr>
          <w:t xml:space="preserve"> by </w:t>
        </w:r>
      </w:ins>
      <w:ins w:id="138" w:author="Tan zhen" w:date="2021-07-06T00:21:00Z">
        <w:r w:rsidR="00A46F49">
          <w:rPr>
            <w:rFonts w:ascii="Times New Roman" w:hAnsi="Times New Roman" w:cs="Times New Roman"/>
            <w:color w:val="000000" w:themeColor="text1"/>
            <w:sz w:val="24"/>
            <w:szCs w:val="24"/>
          </w:rPr>
          <w:t xml:space="preserve">maintaining beliefs only on those </w:t>
        </w:r>
      </w:ins>
      <w:ins w:id="139" w:author="Tan zhen" w:date="2021-07-19T23:14:00Z">
        <w:r w:rsidR="00A5606A">
          <w:rPr>
            <w:rFonts w:ascii="Times New Roman" w:hAnsi="Times New Roman" w:cs="Times New Roman"/>
            <w:color w:val="000000" w:themeColor="text1"/>
            <w:sz w:val="24"/>
            <w:szCs w:val="24"/>
          </w:rPr>
          <w:t>hyper-parameters</w:t>
        </w:r>
      </w:ins>
      <w:ins w:id="140" w:author="Tan zhen" w:date="2021-07-06T00:20:00Z">
        <w:r w:rsidR="00A46F49">
          <w:rPr>
            <w:rFonts w:ascii="Times New Roman" w:hAnsi="Times New Roman" w:cs="Times New Roman"/>
            <w:color w:val="000000" w:themeColor="text1"/>
            <w:sz w:val="24"/>
            <w:szCs w:val="24"/>
          </w:rPr>
          <w:t xml:space="preserve"> or features of the decision vector</w:t>
        </w:r>
      </w:ins>
      <w:ins w:id="141" w:author="Tan zhen" w:date="2021-07-06T00:21:00Z">
        <w:r w:rsidR="00A46F49">
          <w:rPr>
            <w:rFonts w:ascii="Times New Roman" w:hAnsi="Times New Roman" w:cs="Times New Roman"/>
            <w:color w:val="000000" w:themeColor="text1"/>
            <w:sz w:val="24"/>
            <w:szCs w:val="24"/>
          </w:rPr>
          <w:t xml:space="preserve"> rather than on each alternative. </w:t>
        </w:r>
      </w:ins>
      <w:del w:id="142" w:author="Tan zhen" w:date="2021-07-19T23:14:00Z">
        <w:r w:rsidR="00026A0A" w:rsidDel="00A5606A">
          <w:rPr>
            <w:rFonts w:ascii="Times New Roman" w:hAnsi="Times New Roman" w:cs="Times New Roman"/>
            <w:color w:val="000000" w:themeColor="text1"/>
            <w:sz w:val="24"/>
            <w:szCs w:val="24"/>
          </w:rPr>
          <w:delText xml:space="preserve">or alternatives </w:delText>
        </w:r>
      </w:del>
      <w:ins w:id="143" w:author="Tan zhen" w:date="2021-07-06T01:02:00Z">
        <w:r w:rsidR="00433161">
          <w:rPr>
            <w:rFonts w:ascii="Times New Roman" w:hAnsi="Times New Roman" w:cs="Times New Roman"/>
            <w:color w:val="000000" w:themeColor="text1"/>
            <w:sz w:val="24"/>
            <w:szCs w:val="24"/>
          </w:rPr>
          <w:t>F</w:t>
        </w:r>
      </w:ins>
      <w:ins w:id="144" w:author="Tan zhen" w:date="2021-07-06T00:22:00Z">
        <w:r w:rsidR="00A46F49">
          <w:rPr>
            <w:rFonts w:ascii="Times New Roman" w:hAnsi="Times New Roman" w:cs="Times New Roman"/>
            <w:color w:val="000000" w:themeColor="text1"/>
            <w:sz w:val="24"/>
            <w:szCs w:val="24"/>
          </w:rPr>
          <w:t>or example,</w:t>
        </w:r>
      </w:ins>
      <w:ins w:id="145" w:author="Tan zhen" w:date="2021-07-06T00:23:00Z">
        <w:r w:rsidR="00A46F49">
          <w:rPr>
            <w:rFonts w:ascii="Times New Roman" w:hAnsi="Times New Roman" w:cs="Times New Roman"/>
            <w:color w:val="000000" w:themeColor="text1"/>
            <w:sz w:val="24"/>
            <w:szCs w:val="24"/>
          </w:rPr>
          <w:t xml:space="preserve"> linear-belief based KG policies were effectively applied to </w:t>
        </w:r>
      </w:ins>
      <w:ins w:id="146" w:author="Tan zhen" w:date="2021-07-06T00:24:00Z">
        <w:r w:rsidR="0073562D">
          <w:rPr>
            <w:rFonts w:ascii="Times New Roman" w:hAnsi="Times New Roman" w:cs="Times New Roman"/>
            <w:color w:val="000000" w:themeColor="text1"/>
            <w:sz w:val="24"/>
            <w:szCs w:val="24"/>
          </w:rPr>
          <w:t>the drug discovery problem (</w:t>
        </w:r>
      </w:ins>
      <w:proofErr w:type="spellStart"/>
      <w:r w:rsidR="00026A0A" w:rsidRPr="0076644F">
        <w:rPr>
          <w:rFonts w:ascii="Times New Roman" w:hAnsi="Times New Roman" w:cs="Times New Roman"/>
          <w:color w:val="000000" w:themeColor="text1"/>
          <w:sz w:val="24"/>
          <w:szCs w:val="24"/>
        </w:rPr>
        <w:t>Negoescu</w:t>
      </w:r>
      <w:proofErr w:type="spellEnd"/>
      <w:r w:rsidR="00026A0A">
        <w:rPr>
          <w:rFonts w:ascii="Times New Roman" w:hAnsi="Times New Roman" w:cs="Times New Roman"/>
          <w:color w:val="000000" w:themeColor="text1"/>
          <w:sz w:val="24"/>
          <w:szCs w:val="24"/>
        </w:rPr>
        <w:t xml:space="preserve"> </w:t>
      </w:r>
      <w:ins w:id="147" w:author="Tan zhen" w:date="2021-07-06T00:36:00Z">
        <w:r w:rsidR="000458C8">
          <w:rPr>
            <w:rFonts w:ascii="Times New Roman" w:hAnsi="Times New Roman" w:cs="Times New Roman"/>
            <w:color w:val="000000" w:themeColor="text1"/>
            <w:sz w:val="24"/>
            <w:szCs w:val="24"/>
          </w:rPr>
          <w:t>2011</w:t>
        </w:r>
      </w:ins>
      <w:ins w:id="148" w:author="Tan zhen" w:date="2021-07-06T00:24:00Z">
        <w:r w:rsidR="0073562D">
          <w:rPr>
            <w:rFonts w:ascii="Times New Roman" w:hAnsi="Times New Roman" w:cs="Times New Roman"/>
            <w:color w:val="000000" w:themeColor="text1"/>
            <w:sz w:val="24"/>
            <w:szCs w:val="24"/>
          </w:rPr>
          <w:t>) and</w:t>
        </w:r>
      </w:ins>
      <w:ins w:id="149" w:author="Tan zhen" w:date="2021-07-06T01:02:00Z">
        <w:r w:rsidR="00433161">
          <w:rPr>
            <w:rFonts w:ascii="Times New Roman" w:hAnsi="Times New Roman" w:cs="Times New Roman"/>
            <w:color w:val="000000" w:themeColor="text1"/>
            <w:sz w:val="24"/>
            <w:szCs w:val="24"/>
          </w:rPr>
          <w:t xml:space="preserve"> the </w:t>
        </w:r>
      </w:ins>
      <w:ins w:id="150" w:author="Tan zhen" w:date="2021-07-06T00:24:00Z">
        <w:r w:rsidR="0073562D">
          <w:rPr>
            <w:rFonts w:ascii="Times New Roman" w:hAnsi="Times New Roman" w:cs="Times New Roman"/>
            <w:color w:val="000000" w:themeColor="text1"/>
            <w:sz w:val="24"/>
            <w:szCs w:val="24"/>
          </w:rPr>
          <w:t>traffic network tolling problem (Tan and Gao, 2016).</w:t>
        </w:r>
      </w:ins>
      <w:ins w:id="151" w:author="Tan zhen" w:date="2021-07-20T00:29:00Z">
        <w:r w:rsidR="009A435E">
          <w:rPr>
            <w:rFonts w:ascii="Times New Roman" w:hAnsi="Times New Roman" w:cs="Times New Roman"/>
            <w:color w:val="000000" w:themeColor="text1"/>
            <w:sz w:val="24"/>
            <w:szCs w:val="24"/>
          </w:rPr>
          <w:t xml:space="preserve"> A</w:t>
        </w:r>
      </w:ins>
      <w:ins w:id="152" w:author="Tan zhen" w:date="2021-07-06T00:34:00Z">
        <w:r w:rsidR="00352573">
          <w:rPr>
            <w:rFonts w:ascii="Times New Roman" w:hAnsi="Times New Roman" w:cs="Times New Roman"/>
            <w:color w:val="000000" w:themeColor="text1"/>
            <w:sz w:val="24"/>
            <w:szCs w:val="24"/>
          </w:rPr>
          <w:t>pproximation schemes</w:t>
        </w:r>
      </w:ins>
      <w:ins w:id="153" w:author="Tan zhen" w:date="2021-07-06T00:33:00Z">
        <w:r>
          <w:rPr>
            <w:rFonts w:ascii="Times New Roman" w:hAnsi="Times New Roman" w:cs="Times New Roman"/>
            <w:color w:val="000000" w:themeColor="text1"/>
            <w:sz w:val="24"/>
            <w:szCs w:val="24"/>
          </w:rPr>
          <w:t xml:space="preserve"> </w:t>
        </w:r>
      </w:ins>
      <w:ins w:id="154" w:author="Tan zhen" w:date="2021-07-19T22:36:00Z">
        <w:r w:rsidR="006527A9">
          <w:rPr>
            <w:rFonts w:ascii="Times New Roman" w:hAnsi="Times New Roman" w:cs="Times New Roman"/>
            <w:color w:val="000000" w:themeColor="text1"/>
            <w:sz w:val="24"/>
            <w:szCs w:val="24"/>
          </w:rPr>
          <w:t xml:space="preserve">of the KG policy </w:t>
        </w:r>
      </w:ins>
      <w:ins w:id="155" w:author="Tan zhen" w:date="2021-07-20T00:29:00Z">
        <w:r w:rsidR="009A435E">
          <w:rPr>
            <w:rFonts w:ascii="Times New Roman" w:hAnsi="Times New Roman" w:cs="Times New Roman"/>
            <w:color w:val="000000" w:themeColor="text1"/>
            <w:sz w:val="24"/>
            <w:szCs w:val="24"/>
          </w:rPr>
          <w:t>have</w:t>
        </w:r>
      </w:ins>
      <w:ins w:id="156" w:author="Tan zhen" w:date="2021-07-06T00:33:00Z">
        <w:r>
          <w:rPr>
            <w:rFonts w:ascii="Times New Roman" w:hAnsi="Times New Roman" w:cs="Times New Roman"/>
            <w:color w:val="000000" w:themeColor="text1"/>
            <w:sz w:val="24"/>
            <w:szCs w:val="24"/>
          </w:rPr>
          <w:t xml:space="preserve"> </w:t>
        </w:r>
      </w:ins>
      <w:ins w:id="157" w:author="Tan zhen" w:date="2021-07-19T23:14:00Z">
        <w:r w:rsidR="00A5606A">
          <w:rPr>
            <w:rFonts w:ascii="Times New Roman" w:hAnsi="Times New Roman" w:cs="Times New Roman"/>
            <w:color w:val="000000" w:themeColor="text1"/>
            <w:sz w:val="24"/>
            <w:szCs w:val="24"/>
          </w:rPr>
          <w:t>also</w:t>
        </w:r>
      </w:ins>
      <w:ins w:id="158" w:author="Tan zhen" w:date="2021-07-20T00:29:00Z">
        <w:r w:rsidR="009A435E">
          <w:rPr>
            <w:rFonts w:ascii="Times New Roman" w:hAnsi="Times New Roman" w:cs="Times New Roman"/>
            <w:color w:val="000000" w:themeColor="text1"/>
            <w:sz w:val="24"/>
            <w:szCs w:val="24"/>
          </w:rPr>
          <w:t xml:space="preserve"> been</w:t>
        </w:r>
      </w:ins>
      <w:ins w:id="159" w:author="Tan zhen" w:date="2021-07-19T23:14:00Z">
        <w:r w:rsidR="00A5606A">
          <w:rPr>
            <w:rFonts w:ascii="Times New Roman" w:hAnsi="Times New Roman" w:cs="Times New Roman"/>
            <w:color w:val="000000" w:themeColor="text1"/>
            <w:sz w:val="24"/>
            <w:szCs w:val="24"/>
          </w:rPr>
          <w:t xml:space="preserve"> </w:t>
        </w:r>
      </w:ins>
      <w:ins w:id="160" w:author="Tan zhen" w:date="2021-07-06T00:33:00Z">
        <w:r>
          <w:rPr>
            <w:rFonts w:ascii="Times New Roman" w:hAnsi="Times New Roman" w:cs="Times New Roman"/>
            <w:color w:val="000000" w:themeColor="text1"/>
            <w:sz w:val="24"/>
            <w:szCs w:val="24"/>
          </w:rPr>
          <w:t>proposed</w:t>
        </w:r>
      </w:ins>
      <w:ins w:id="161" w:author="Tan zhen" w:date="2021-07-20T00:30:00Z">
        <w:r w:rsidR="009A435E">
          <w:rPr>
            <w:rFonts w:ascii="Times New Roman" w:hAnsi="Times New Roman" w:cs="Times New Roman"/>
            <w:color w:val="000000" w:themeColor="text1"/>
            <w:sz w:val="24"/>
            <w:szCs w:val="24"/>
          </w:rPr>
          <w:t xml:space="preserve"> to accelerate the algorithm</w:t>
        </w:r>
      </w:ins>
      <w:ins w:id="162" w:author="Tan zhen" w:date="2021-07-19T22:42:00Z">
        <w:r w:rsidR="00897782">
          <w:rPr>
            <w:rFonts w:ascii="Times New Roman" w:hAnsi="Times New Roman" w:cs="Times New Roman"/>
            <w:color w:val="000000" w:themeColor="text1"/>
            <w:sz w:val="24"/>
            <w:szCs w:val="24"/>
          </w:rPr>
          <w:t xml:space="preserve"> </w:t>
        </w:r>
      </w:ins>
      <w:ins w:id="163" w:author="Tan zhen" w:date="2021-07-20T00:36:00Z">
        <w:r w:rsidR="002659CE">
          <w:rPr>
            <w:rFonts w:ascii="Times New Roman" w:hAnsi="Times New Roman" w:cs="Times New Roman"/>
            <w:color w:val="000000" w:themeColor="text1"/>
            <w:sz w:val="24"/>
            <w:szCs w:val="24"/>
          </w:rPr>
          <w:t>by computing</w:t>
        </w:r>
      </w:ins>
      <w:ins w:id="164" w:author="Tan zhen" w:date="2021-07-19T22:43:00Z">
        <w:r w:rsidR="00897782">
          <w:rPr>
            <w:rFonts w:ascii="Times New Roman" w:hAnsi="Times New Roman" w:cs="Times New Roman"/>
            <w:color w:val="000000" w:themeColor="text1"/>
            <w:sz w:val="24"/>
            <w:szCs w:val="24"/>
          </w:rPr>
          <w:t xml:space="preserve"> the </w:t>
        </w:r>
      </w:ins>
      <w:ins w:id="165" w:author="Tan zhen" w:date="2021-07-19T23:16:00Z">
        <w:r w:rsidR="00A5606A">
          <w:rPr>
            <w:rFonts w:ascii="Times New Roman" w:hAnsi="Times New Roman" w:cs="Times New Roman"/>
            <w:color w:val="000000" w:themeColor="text1"/>
            <w:sz w:val="24"/>
            <w:szCs w:val="24"/>
          </w:rPr>
          <w:t>KG-factor</w:t>
        </w:r>
      </w:ins>
      <w:ins w:id="166" w:author="Tan zhen" w:date="2021-07-19T22:42:00Z">
        <w:r w:rsidR="00897782">
          <w:rPr>
            <w:rFonts w:ascii="Times New Roman" w:hAnsi="Times New Roman" w:cs="Times New Roman"/>
            <w:color w:val="000000" w:themeColor="text1"/>
            <w:sz w:val="24"/>
            <w:szCs w:val="24"/>
          </w:rPr>
          <w:t xml:space="preserve"> only for a subset of alternatives</w:t>
        </w:r>
      </w:ins>
      <w:ins w:id="167" w:author="Tan zhen" w:date="2021-07-19T22:44:00Z">
        <w:r w:rsidR="00897782">
          <w:rPr>
            <w:rFonts w:ascii="Times New Roman" w:hAnsi="Times New Roman" w:cs="Times New Roman"/>
            <w:color w:val="000000" w:themeColor="text1"/>
            <w:sz w:val="24"/>
            <w:szCs w:val="24"/>
          </w:rPr>
          <w:t xml:space="preserve"> at each iteration</w:t>
        </w:r>
      </w:ins>
      <w:ins w:id="168" w:author="Tan zhen" w:date="2021-07-19T22:42:00Z">
        <w:r w:rsidR="00897782">
          <w:rPr>
            <w:rFonts w:ascii="Times New Roman" w:hAnsi="Times New Roman" w:cs="Times New Roman"/>
            <w:color w:val="000000" w:themeColor="text1"/>
            <w:sz w:val="24"/>
            <w:szCs w:val="24"/>
          </w:rPr>
          <w:t>.</w:t>
        </w:r>
      </w:ins>
      <w:ins w:id="169" w:author="Tan zhen" w:date="2021-07-19T22:38:00Z">
        <w:r w:rsidR="006527A9">
          <w:rPr>
            <w:rFonts w:ascii="Times New Roman" w:hAnsi="Times New Roman" w:cs="Times New Roman"/>
            <w:color w:val="000000" w:themeColor="text1"/>
            <w:sz w:val="24"/>
            <w:szCs w:val="24"/>
          </w:rPr>
          <w:t xml:space="preserve"> </w:t>
        </w:r>
      </w:ins>
      <w:ins w:id="170" w:author="Tan zhen" w:date="2021-07-19T23:28:00Z">
        <w:r w:rsidR="00DF0DEE">
          <w:rPr>
            <w:rFonts w:ascii="Times New Roman" w:hAnsi="Times New Roman" w:cs="Times New Roman"/>
            <w:color w:val="FF0000"/>
            <w:sz w:val="24"/>
            <w:szCs w:val="24"/>
          </w:rPr>
          <w:t xml:space="preserve">One </w:t>
        </w:r>
      </w:ins>
      <w:ins w:id="171" w:author="Tan zhen" w:date="2021-07-19T23:39:00Z">
        <w:r w:rsidR="009C49EE">
          <w:rPr>
            <w:rFonts w:ascii="Times New Roman" w:hAnsi="Times New Roman" w:cs="Times New Roman"/>
            <w:color w:val="FF0000"/>
            <w:sz w:val="24"/>
            <w:szCs w:val="24"/>
          </w:rPr>
          <w:t>intuitive and effective</w:t>
        </w:r>
      </w:ins>
      <w:ins w:id="172" w:author="Tan zhen" w:date="2021-07-19T23:28:00Z">
        <w:r w:rsidR="00DF0DEE">
          <w:rPr>
            <w:rFonts w:ascii="Times New Roman" w:hAnsi="Times New Roman" w:cs="Times New Roman"/>
            <w:color w:val="FF0000"/>
            <w:sz w:val="24"/>
            <w:szCs w:val="24"/>
          </w:rPr>
          <w:t xml:space="preserve"> approach in choosing th</w:t>
        </w:r>
      </w:ins>
      <w:ins w:id="173" w:author="Tan zhen" w:date="2021-07-20T00:30:00Z">
        <w:r w:rsidR="002659CE">
          <w:rPr>
            <w:rFonts w:ascii="Times New Roman" w:hAnsi="Times New Roman" w:cs="Times New Roman"/>
            <w:color w:val="FF0000"/>
            <w:sz w:val="24"/>
            <w:szCs w:val="24"/>
          </w:rPr>
          <w:t>e</w:t>
        </w:r>
      </w:ins>
      <w:ins w:id="174" w:author="Tan zhen" w:date="2021-07-19T23:28:00Z">
        <w:r w:rsidR="00DF0DEE">
          <w:rPr>
            <w:rFonts w:ascii="Times New Roman" w:hAnsi="Times New Roman" w:cs="Times New Roman"/>
            <w:color w:val="FF0000"/>
            <w:sz w:val="24"/>
            <w:szCs w:val="24"/>
          </w:rPr>
          <w:t xml:space="preserve"> subset is by</w:t>
        </w:r>
      </w:ins>
      <w:ins w:id="175" w:author="Tan zhen" w:date="2021-07-06T00:33:00Z">
        <w:r w:rsidRPr="00535AD1">
          <w:rPr>
            <w:rFonts w:ascii="Times New Roman" w:hAnsi="Times New Roman" w:cs="Times New Roman"/>
            <w:color w:val="FF0000"/>
            <w:sz w:val="24"/>
            <w:szCs w:val="24"/>
            <w:rPrChange w:id="176" w:author="Tan zhen" w:date="2021-07-19T23:25:00Z">
              <w:rPr>
                <w:rFonts w:ascii="Times New Roman" w:hAnsi="Times New Roman" w:cs="Times New Roman"/>
                <w:color w:val="000000" w:themeColor="text1"/>
                <w:sz w:val="24"/>
                <w:szCs w:val="24"/>
              </w:rPr>
            </w:rPrChange>
          </w:rPr>
          <w:t xml:space="preserve"> </w:t>
        </w:r>
      </w:ins>
      <w:ins w:id="177" w:author="Tan zhen" w:date="2021-07-06T00:34:00Z">
        <w:r w:rsidR="00352573">
          <w:rPr>
            <w:rFonts w:ascii="Times New Roman" w:hAnsi="Times New Roman" w:cs="Times New Roman"/>
            <w:color w:val="000000" w:themeColor="text1"/>
            <w:sz w:val="24"/>
            <w:szCs w:val="24"/>
          </w:rPr>
          <w:t xml:space="preserve">Monte-Carlo </w:t>
        </w:r>
      </w:ins>
      <w:ins w:id="178" w:author="Tan zhen" w:date="2021-07-06T00:37:00Z">
        <w:r w:rsidR="000458C8">
          <w:rPr>
            <w:rFonts w:ascii="Times New Roman" w:hAnsi="Times New Roman" w:cs="Times New Roman"/>
            <w:color w:val="000000" w:themeColor="text1"/>
            <w:sz w:val="24"/>
            <w:szCs w:val="24"/>
          </w:rPr>
          <w:t xml:space="preserve">(MC) </w:t>
        </w:r>
      </w:ins>
      <w:ins w:id="179" w:author="Tan zhen" w:date="2021-07-06T00:34:00Z">
        <w:r w:rsidR="00352573">
          <w:rPr>
            <w:rFonts w:ascii="Times New Roman" w:hAnsi="Times New Roman" w:cs="Times New Roman"/>
            <w:color w:val="000000" w:themeColor="text1"/>
            <w:sz w:val="24"/>
            <w:szCs w:val="24"/>
          </w:rPr>
          <w:t xml:space="preserve">sampling </w:t>
        </w:r>
      </w:ins>
      <w:ins w:id="180" w:author="Tan zhen" w:date="2021-07-19T23:19:00Z">
        <w:r w:rsidR="00A5606A">
          <w:rPr>
            <w:rFonts w:ascii="Times New Roman" w:hAnsi="Times New Roman" w:cs="Times New Roman"/>
            <w:color w:val="000000" w:themeColor="text1"/>
            <w:sz w:val="24"/>
            <w:szCs w:val="24"/>
          </w:rPr>
          <w:t xml:space="preserve">based on the posterior distributions </w:t>
        </w:r>
      </w:ins>
      <w:ins w:id="181" w:author="Tan zhen" w:date="2021-07-19T23:20:00Z">
        <w:r w:rsidR="00A5606A">
          <w:rPr>
            <w:rFonts w:ascii="Times New Roman" w:hAnsi="Times New Roman" w:cs="Times New Roman"/>
            <w:color w:val="000000" w:themeColor="text1"/>
            <w:sz w:val="24"/>
            <w:szCs w:val="24"/>
          </w:rPr>
          <w:t xml:space="preserve">of </w:t>
        </w:r>
      </w:ins>
      <w:ins w:id="182" w:author="Tan zhen" w:date="2021-07-06T00:37:00Z">
        <w:r w:rsidR="000458C8">
          <w:rPr>
            <w:rFonts w:ascii="Times New Roman" w:hAnsi="Times New Roman" w:cs="Times New Roman"/>
            <w:color w:val="000000" w:themeColor="text1"/>
            <w:sz w:val="24"/>
            <w:szCs w:val="24"/>
          </w:rPr>
          <w:t xml:space="preserve">the </w:t>
        </w:r>
      </w:ins>
      <w:ins w:id="183" w:author="Tan zhen" w:date="2021-07-19T23:20:00Z">
        <w:r w:rsidR="00A5606A">
          <w:rPr>
            <w:rFonts w:ascii="Times New Roman" w:hAnsi="Times New Roman" w:cs="Times New Roman"/>
            <w:color w:val="000000" w:themeColor="text1"/>
            <w:sz w:val="24"/>
            <w:szCs w:val="24"/>
          </w:rPr>
          <w:t>mean performance</w:t>
        </w:r>
      </w:ins>
      <w:ins w:id="184" w:author="Tan zhen" w:date="2021-07-06T00:37:00Z">
        <w:r w:rsidR="000458C8">
          <w:rPr>
            <w:rFonts w:ascii="Times New Roman" w:hAnsi="Times New Roman" w:cs="Times New Roman"/>
            <w:color w:val="000000" w:themeColor="text1"/>
            <w:sz w:val="24"/>
            <w:szCs w:val="24"/>
          </w:rPr>
          <w:t xml:space="preserve"> </w:t>
        </w:r>
      </w:ins>
      <w:ins w:id="185" w:author="Tan zhen" w:date="2021-07-19T23:17:00Z">
        <w:r w:rsidR="00A5606A">
          <w:rPr>
            <w:rFonts w:ascii="Times New Roman" w:hAnsi="Times New Roman" w:cs="Times New Roman"/>
            <w:color w:val="000000" w:themeColor="text1"/>
            <w:sz w:val="24"/>
            <w:szCs w:val="24"/>
          </w:rPr>
          <w:t>(</w:t>
        </w:r>
      </w:ins>
      <w:proofErr w:type="spellStart"/>
      <w:ins w:id="186" w:author="Tan zhen" w:date="2021-07-19T23:18:00Z">
        <w:r w:rsidR="00A5606A" w:rsidRPr="00A5606A">
          <w:rPr>
            <w:rFonts w:ascii="Times New Roman" w:hAnsi="Times New Roman" w:cs="Times New Roman"/>
            <w:color w:val="000000" w:themeColor="text1"/>
            <w:sz w:val="24"/>
            <w:szCs w:val="24"/>
          </w:rPr>
          <w:t>Ryzhov</w:t>
        </w:r>
        <w:proofErr w:type="spellEnd"/>
        <w:r w:rsidR="00A5606A" w:rsidRPr="00A5606A">
          <w:rPr>
            <w:rFonts w:ascii="Times New Roman" w:hAnsi="Times New Roman" w:cs="Times New Roman"/>
            <w:color w:val="000000" w:themeColor="text1"/>
            <w:sz w:val="24"/>
            <w:szCs w:val="24"/>
          </w:rPr>
          <w:t xml:space="preserve"> and Powell</w:t>
        </w:r>
        <w:r w:rsidR="00A5606A">
          <w:rPr>
            <w:rFonts w:ascii="Times New Roman" w:hAnsi="Times New Roman" w:cs="Times New Roman"/>
            <w:color w:val="000000" w:themeColor="text1"/>
            <w:sz w:val="24"/>
            <w:szCs w:val="24"/>
          </w:rPr>
          <w:t xml:space="preserve"> 2009</w:t>
        </w:r>
      </w:ins>
      <w:ins w:id="187" w:author="Tan zhen" w:date="2021-07-19T23:17:00Z">
        <w:r w:rsidR="00A5606A">
          <w:rPr>
            <w:rFonts w:ascii="Times New Roman" w:hAnsi="Times New Roman" w:cs="Times New Roman"/>
            <w:color w:val="000000" w:themeColor="text1"/>
            <w:sz w:val="24"/>
            <w:szCs w:val="24"/>
          </w:rPr>
          <w:t xml:space="preserve">) </w:t>
        </w:r>
      </w:ins>
      <w:del w:id="188" w:author="Tan zhen" w:date="2021-07-19T22:37:00Z">
        <w:r w:rsidR="00352AF2" w:rsidDel="006527A9">
          <w:rPr>
            <w:rFonts w:ascii="Times New Roman" w:hAnsi="Times New Roman" w:cs="Times New Roman"/>
            <w:color w:val="000000" w:themeColor="text1"/>
            <w:sz w:val="24"/>
            <w:szCs w:val="24"/>
          </w:rPr>
          <w:delText>()</w:delText>
        </w:r>
      </w:del>
      <w:ins w:id="189" w:author="Tan zhen" w:date="2021-07-06T00:37:00Z">
        <w:r w:rsidR="000458C8">
          <w:rPr>
            <w:rFonts w:ascii="Times New Roman" w:hAnsi="Times New Roman" w:cs="Times New Roman"/>
            <w:color w:val="000000" w:themeColor="text1"/>
            <w:sz w:val="24"/>
            <w:szCs w:val="24"/>
          </w:rPr>
          <w:t xml:space="preserve">or </w:t>
        </w:r>
      </w:ins>
      <w:ins w:id="190" w:author="Tan zhen" w:date="2021-07-19T22:37:00Z">
        <w:r w:rsidR="006527A9">
          <w:rPr>
            <w:rFonts w:ascii="Times New Roman" w:hAnsi="Times New Roman" w:cs="Times New Roman"/>
            <w:color w:val="000000" w:themeColor="text1"/>
            <w:sz w:val="24"/>
            <w:szCs w:val="24"/>
          </w:rPr>
          <w:t>of the hyper-parameters</w:t>
        </w:r>
      </w:ins>
      <w:ins w:id="191" w:author="Tan zhen" w:date="2021-07-19T23:20:00Z">
        <w:r w:rsidR="00A5606A">
          <w:rPr>
            <w:rFonts w:ascii="Times New Roman" w:hAnsi="Times New Roman" w:cs="Times New Roman"/>
            <w:color w:val="000000" w:themeColor="text1"/>
            <w:sz w:val="24"/>
            <w:szCs w:val="24"/>
          </w:rPr>
          <w:t xml:space="preserve"> in the belief model</w:t>
        </w:r>
      </w:ins>
      <w:ins w:id="192" w:author="Tan zhen" w:date="2021-07-19T22:37:00Z">
        <w:r w:rsidR="006527A9">
          <w:rPr>
            <w:rFonts w:ascii="Times New Roman" w:hAnsi="Times New Roman" w:cs="Times New Roman"/>
            <w:color w:val="000000" w:themeColor="text1"/>
            <w:sz w:val="24"/>
            <w:szCs w:val="24"/>
          </w:rPr>
          <w:t xml:space="preserve"> </w:t>
        </w:r>
      </w:ins>
      <w:ins w:id="193" w:author="Tan zhen" w:date="2021-07-06T00:37:00Z">
        <w:r w:rsidR="000458C8">
          <w:rPr>
            <w:rFonts w:ascii="Times New Roman" w:hAnsi="Times New Roman" w:cs="Times New Roman"/>
            <w:color w:val="000000" w:themeColor="text1"/>
            <w:sz w:val="24"/>
            <w:szCs w:val="24"/>
          </w:rPr>
          <w:t>(Tan and Gao, 2016).</w:t>
        </w:r>
      </w:ins>
      <w:ins w:id="194" w:author="Tan zhen" w:date="2021-07-20T15:39:00Z">
        <w:r w:rsidR="007D350D" w:rsidRPr="007D350D">
          <w:rPr>
            <w:rFonts w:ascii="Times New Roman" w:hAnsi="Times New Roman" w:cs="Times New Roman"/>
            <w:color w:val="000000" w:themeColor="text1"/>
            <w:sz w:val="24"/>
            <w:szCs w:val="24"/>
          </w:rPr>
          <w:t xml:space="preserve"> </w:t>
        </w:r>
      </w:ins>
      <w:del w:id="195" w:author="Tan zhen" w:date="2021-07-20T00:37:00Z">
        <w:r w:rsidR="00DA770C" w:rsidRPr="00F37C8E" w:rsidDel="002659CE">
          <w:rPr>
            <w:rFonts w:ascii="Times New Roman" w:hAnsi="Times New Roman" w:cs="Times New Roman"/>
            <w:color w:val="000000" w:themeColor="text1"/>
            <w:sz w:val="24"/>
            <w:szCs w:val="24"/>
            <w:highlight w:val="cyan"/>
          </w:rPr>
          <w:delText>Furthermore</w:delText>
        </w:r>
      </w:del>
      <w:ins w:id="196" w:author="Tan zhen" w:date="2021-07-20T11:44:00Z">
        <w:r w:rsidR="0059772B">
          <w:rPr>
            <w:rFonts w:ascii="Times New Roman" w:hAnsi="Times New Roman" w:cs="Times New Roman"/>
            <w:color w:val="000000" w:themeColor="text1"/>
            <w:sz w:val="24"/>
            <w:szCs w:val="24"/>
            <w:highlight w:val="cyan"/>
          </w:rPr>
          <w:t>A</w:t>
        </w:r>
      </w:ins>
      <w:ins w:id="197" w:author="Tan zhen" w:date="2021-07-20T00:41:00Z">
        <w:r w:rsidR="003677E0">
          <w:rPr>
            <w:rFonts w:ascii="Times New Roman" w:hAnsi="Times New Roman" w:cs="Times New Roman"/>
            <w:color w:val="000000" w:themeColor="text1"/>
            <w:sz w:val="24"/>
            <w:szCs w:val="24"/>
            <w:highlight w:val="cyan"/>
          </w:rPr>
          <w:t>s</w:t>
        </w:r>
      </w:ins>
      <w:ins w:id="198" w:author="Tan zhen" w:date="2021-07-20T00:37:00Z">
        <w:r w:rsidR="002659CE">
          <w:rPr>
            <w:rFonts w:ascii="Times New Roman" w:hAnsi="Times New Roman" w:cs="Times New Roman"/>
            <w:color w:val="000000" w:themeColor="text1"/>
            <w:sz w:val="24"/>
            <w:szCs w:val="24"/>
            <w:highlight w:val="cyan"/>
          </w:rPr>
          <w:t xml:space="preserve"> </w:t>
        </w:r>
      </w:ins>
      <w:ins w:id="199" w:author="Tan zhen" w:date="2021-07-20T00:38:00Z">
        <w:r w:rsidR="002659CE">
          <w:rPr>
            <w:rFonts w:ascii="Times New Roman" w:hAnsi="Times New Roman" w:cs="Times New Roman"/>
            <w:color w:val="000000" w:themeColor="text1"/>
            <w:sz w:val="24"/>
            <w:szCs w:val="24"/>
            <w:highlight w:val="cyan"/>
          </w:rPr>
          <w:t xml:space="preserve">most KG </w:t>
        </w:r>
      </w:ins>
      <w:ins w:id="200" w:author="Tan zhen" w:date="2021-07-20T11:52:00Z">
        <w:r w:rsidR="0059772B">
          <w:rPr>
            <w:rFonts w:ascii="Times New Roman" w:hAnsi="Times New Roman" w:cs="Times New Roman"/>
            <w:color w:val="000000" w:themeColor="text1"/>
            <w:sz w:val="24"/>
            <w:szCs w:val="24"/>
            <w:highlight w:val="cyan"/>
          </w:rPr>
          <w:t xml:space="preserve">policies </w:t>
        </w:r>
      </w:ins>
      <w:ins w:id="201" w:author="Tan zhen" w:date="2021-07-20T11:46:00Z">
        <w:r w:rsidR="0059772B">
          <w:rPr>
            <w:rFonts w:ascii="Times New Roman" w:hAnsi="Times New Roman" w:cs="Times New Roman"/>
            <w:color w:val="000000" w:themeColor="text1"/>
            <w:sz w:val="24"/>
            <w:szCs w:val="24"/>
            <w:highlight w:val="cyan"/>
          </w:rPr>
          <w:t>are desi</w:t>
        </w:r>
      </w:ins>
      <w:ins w:id="202" w:author="Tan zhen" w:date="2021-07-20T11:52:00Z">
        <w:r w:rsidR="0059772B">
          <w:rPr>
            <w:rFonts w:ascii="Times New Roman" w:hAnsi="Times New Roman" w:cs="Times New Roman"/>
            <w:color w:val="000000" w:themeColor="text1"/>
            <w:sz w:val="24"/>
            <w:szCs w:val="24"/>
            <w:highlight w:val="cyan"/>
          </w:rPr>
          <w:t>g</w:t>
        </w:r>
      </w:ins>
      <w:ins w:id="203" w:author="Tan zhen" w:date="2021-07-20T11:46:00Z">
        <w:r w:rsidR="0059772B">
          <w:rPr>
            <w:rFonts w:ascii="Times New Roman" w:hAnsi="Times New Roman" w:cs="Times New Roman"/>
            <w:color w:val="000000" w:themeColor="text1"/>
            <w:sz w:val="24"/>
            <w:szCs w:val="24"/>
            <w:highlight w:val="cyan"/>
          </w:rPr>
          <w:t xml:space="preserve">ned </w:t>
        </w:r>
      </w:ins>
      <w:ins w:id="204" w:author="Tan zhen" w:date="2021-07-20T11:52:00Z">
        <w:r w:rsidR="0059772B">
          <w:rPr>
            <w:rFonts w:ascii="Times New Roman" w:hAnsi="Times New Roman" w:cs="Times New Roman"/>
            <w:color w:val="000000" w:themeColor="text1"/>
            <w:sz w:val="24"/>
            <w:szCs w:val="24"/>
            <w:highlight w:val="cyan"/>
          </w:rPr>
          <w:t xml:space="preserve">for </w:t>
        </w:r>
      </w:ins>
      <w:ins w:id="205" w:author="Tan zhen" w:date="2021-07-20T00:39:00Z">
        <w:r w:rsidR="002659CE">
          <w:rPr>
            <w:rFonts w:ascii="Times New Roman" w:hAnsi="Times New Roman" w:cs="Times New Roman"/>
            <w:color w:val="000000" w:themeColor="text1"/>
            <w:sz w:val="24"/>
            <w:szCs w:val="24"/>
            <w:highlight w:val="cyan"/>
          </w:rPr>
          <w:t>discrete alternatives</w:t>
        </w:r>
      </w:ins>
      <w:r w:rsidR="00DA770C" w:rsidRPr="00F37C8E">
        <w:rPr>
          <w:rFonts w:ascii="Times New Roman" w:hAnsi="Times New Roman" w:cs="Times New Roman"/>
          <w:color w:val="000000" w:themeColor="text1"/>
          <w:sz w:val="24"/>
          <w:szCs w:val="24"/>
          <w:highlight w:val="cyan"/>
        </w:rPr>
        <w:t xml:space="preserve">, </w:t>
      </w:r>
      <w:del w:id="206" w:author="Tan zhen" w:date="2021-07-20T11:52:00Z">
        <w:r w:rsidR="00DA770C" w:rsidRPr="00F37C8E" w:rsidDel="0059772B">
          <w:rPr>
            <w:rFonts w:ascii="Times New Roman" w:hAnsi="Times New Roman" w:cs="Times New Roman"/>
            <w:color w:val="000000" w:themeColor="text1"/>
            <w:sz w:val="24"/>
            <w:szCs w:val="24"/>
            <w:highlight w:val="cyan"/>
          </w:rPr>
          <w:delText>t</w:delText>
        </w:r>
        <w:r w:rsidR="000D372E" w:rsidRPr="00F37C8E" w:rsidDel="0059772B">
          <w:rPr>
            <w:rFonts w:ascii="Times New Roman" w:hAnsi="Times New Roman" w:cs="Times New Roman"/>
            <w:color w:val="000000" w:themeColor="text1"/>
            <w:sz w:val="24"/>
            <w:szCs w:val="24"/>
            <w:highlight w:val="cyan"/>
          </w:rPr>
          <w:delText xml:space="preserve">he KG </w:delText>
        </w:r>
      </w:del>
      <w:del w:id="207" w:author="Tan zhen" w:date="2021-07-20T01:01:00Z">
        <w:r w:rsidR="000D372E" w:rsidRPr="00F37C8E" w:rsidDel="00527C85">
          <w:rPr>
            <w:rFonts w:ascii="Times New Roman" w:hAnsi="Times New Roman" w:cs="Times New Roman"/>
            <w:color w:val="000000" w:themeColor="text1"/>
            <w:sz w:val="24"/>
            <w:szCs w:val="24"/>
            <w:highlight w:val="cyan"/>
          </w:rPr>
          <w:delText xml:space="preserve">approach </w:delText>
        </w:r>
      </w:del>
      <w:ins w:id="208" w:author="Tan zhen" w:date="2021-07-20T11:52:00Z">
        <w:r w:rsidR="0059772B">
          <w:rPr>
            <w:rFonts w:ascii="Times New Roman" w:hAnsi="Times New Roman" w:cs="Times New Roman"/>
            <w:color w:val="000000" w:themeColor="text1"/>
            <w:sz w:val="24"/>
            <w:szCs w:val="24"/>
            <w:highlight w:val="cyan"/>
          </w:rPr>
          <w:t xml:space="preserve">they have </w:t>
        </w:r>
      </w:ins>
      <w:del w:id="209" w:author="Tan zhen" w:date="2021-07-20T00:40:00Z">
        <w:r w:rsidR="000D372E" w:rsidRPr="00F37C8E" w:rsidDel="002659CE">
          <w:rPr>
            <w:rFonts w:ascii="Times New Roman" w:hAnsi="Times New Roman" w:cs="Times New Roman"/>
            <w:color w:val="000000" w:themeColor="text1"/>
            <w:sz w:val="24"/>
            <w:szCs w:val="24"/>
            <w:highlight w:val="cyan"/>
          </w:rPr>
          <w:delText xml:space="preserve">were </w:delText>
        </w:r>
      </w:del>
      <w:ins w:id="210" w:author="Tan zhen" w:date="2021-07-20T00:40:00Z">
        <w:r w:rsidR="002659CE">
          <w:rPr>
            <w:rFonts w:ascii="Times New Roman" w:hAnsi="Times New Roman" w:cs="Times New Roman"/>
            <w:color w:val="000000" w:themeColor="text1"/>
            <w:sz w:val="24"/>
            <w:szCs w:val="24"/>
            <w:highlight w:val="cyan"/>
          </w:rPr>
          <w:t xml:space="preserve">also </w:t>
        </w:r>
      </w:ins>
      <w:del w:id="211" w:author="Tan zhen" w:date="2021-07-20T00:41:00Z">
        <w:r w:rsidR="000D372E" w:rsidRPr="00F37C8E" w:rsidDel="003677E0">
          <w:rPr>
            <w:rFonts w:ascii="Times New Roman" w:hAnsi="Times New Roman" w:cs="Times New Roman"/>
            <w:color w:val="000000" w:themeColor="text1"/>
            <w:sz w:val="24"/>
            <w:szCs w:val="24"/>
            <w:highlight w:val="cyan"/>
          </w:rPr>
          <w:delText xml:space="preserve">also </w:delText>
        </w:r>
      </w:del>
      <w:ins w:id="212" w:author="Tan zhen" w:date="2021-07-20T00:41:00Z">
        <w:r w:rsidR="003677E0">
          <w:rPr>
            <w:rFonts w:ascii="Times New Roman" w:hAnsi="Times New Roman" w:cs="Times New Roman"/>
            <w:color w:val="000000" w:themeColor="text1"/>
            <w:sz w:val="24"/>
            <w:szCs w:val="24"/>
            <w:highlight w:val="cyan"/>
          </w:rPr>
          <w:t>been</w:t>
        </w:r>
        <w:r w:rsidR="003677E0" w:rsidRPr="00F37C8E">
          <w:rPr>
            <w:rFonts w:ascii="Times New Roman" w:hAnsi="Times New Roman" w:cs="Times New Roman"/>
            <w:color w:val="000000" w:themeColor="text1"/>
            <w:sz w:val="24"/>
            <w:szCs w:val="24"/>
            <w:highlight w:val="cyan"/>
          </w:rPr>
          <w:t xml:space="preserve"> </w:t>
        </w:r>
      </w:ins>
      <w:r w:rsidR="000D372E" w:rsidRPr="00F37C8E">
        <w:rPr>
          <w:rFonts w:ascii="Times New Roman" w:hAnsi="Times New Roman" w:cs="Times New Roman"/>
          <w:color w:val="000000" w:themeColor="text1"/>
          <w:sz w:val="24"/>
          <w:szCs w:val="24"/>
          <w:highlight w:val="cyan"/>
        </w:rPr>
        <w:t xml:space="preserve">extended to continuous </w:t>
      </w:r>
      <w:del w:id="213" w:author="Tan zhen" w:date="2021-07-20T12:01:00Z">
        <w:r w:rsidR="000D372E" w:rsidRPr="00F37C8E" w:rsidDel="00AD26EF">
          <w:rPr>
            <w:rFonts w:ascii="Times New Roman" w:hAnsi="Times New Roman" w:cs="Times New Roman"/>
            <w:color w:val="000000" w:themeColor="text1"/>
            <w:sz w:val="24"/>
            <w:szCs w:val="24"/>
            <w:highlight w:val="cyan"/>
          </w:rPr>
          <w:delText>decision space</w:delText>
        </w:r>
      </w:del>
      <w:ins w:id="214" w:author="Tan zhen" w:date="2021-07-20T12:01:00Z">
        <w:r w:rsidR="00AD26EF">
          <w:rPr>
            <w:rFonts w:ascii="Times New Roman" w:hAnsi="Times New Roman" w:cs="Times New Roman"/>
            <w:color w:val="000000" w:themeColor="text1"/>
            <w:sz w:val="24"/>
            <w:szCs w:val="24"/>
            <w:highlight w:val="cyan"/>
          </w:rPr>
          <w:t>alternatives</w:t>
        </w:r>
      </w:ins>
      <w:r w:rsidR="000D372E" w:rsidRPr="00F37C8E">
        <w:rPr>
          <w:rFonts w:ascii="Times New Roman" w:hAnsi="Times New Roman" w:cs="Times New Roman"/>
          <w:color w:val="000000" w:themeColor="text1"/>
          <w:sz w:val="24"/>
          <w:szCs w:val="24"/>
          <w:highlight w:val="cyan"/>
        </w:rPr>
        <w:t xml:space="preserve"> by designing </w:t>
      </w:r>
      <w:proofErr w:type="spellStart"/>
      <w:r w:rsidR="000D372E" w:rsidRPr="00F37C8E">
        <w:rPr>
          <w:rFonts w:ascii="Times New Roman" w:hAnsi="Times New Roman" w:cs="Times New Roman"/>
          <w:color w:val="000000" w:themeColor="text1"/>
          <w:sz w:val="24"/>
          <w:szCs w:val="24"/>
          <w:highlight w:val="cyan"/>
        </w:rPr>
        <w:t>Guassian</w:t>
      </w:r>
      <w:proofErr w:type="spellEnd"/>
      <w:r w:rsidR="000D372E" w:rsidRPr="00F37C8E">
        <w:rPr>
          <w:rFonts w:ascii="Times New Roman" w:hAnsi="Times New Roman" w:cs="Times New Roman"/>
          <w:color w:val="000000" w:themeColor="text1"/>
          <w:sz w:val="24"/>
          <w:szCs w:val="24"/>
          <w:highlight w:val="cyan"/>
        </w:rPr>
        <w:t xml:space="preserve"> </w:t>
      </w:r>
      <w:del w:id="215" w:author="Tan zhen" w:date="2021-07-20T15:45:00Z">
        <w:r w:rsidR="000D372E" w:rsidRPr="00F37C8E" w:rsidDel="00770BDC">
          <w:rPr>
            <w:rFonts w:ascii="Times New Roman" w:hAnsi="Times New Roman" w:cs="Times New Roman"/>
            <w:color w:val="000000" w:themeColor="text1"/>
            <w:sz w:val="24"/>
            <w:szCs w:val="24"/>
            <w:highlight w:val="cyan"/>
          </w:rPr>
          <w:delText xml:space="preserve">approximations </w:delText>
        </w:r>
      </w:del>
      <w:ins w:id="216" w:author="Tan zhen" w:date="2021-07-20T15:45:00Z">
        <w:r w:rsidR="00770BDC">
          <w:rPr>
            <w:rFonts w:ascii="Times New Roman" w:hAnsi="Times New Roman" w:cs="Times New Roman"/>
            <w:color w:val="000000" w:themeColor="text1"/>
            <w:sz w:val="24"/>
            <w:szCs w:val="24"/>
            <w:highlight w:val="cyan"/>
          </w:rPr>
          <w:t>process representation</w:t>
        </w:r>
        <w:r w:rsidR="00770BDC" w:rsidRPr="00F37C8E">
          <w:rPr>
            <w:rFonts w:ascii="Times New Roman" w:hAnsi="Times New Roman" w:cs="Times New Roman"/>
            <w:color w:val="000000" w:themeColor="text1"/>
            <w:sz w:val="24"/>
            <w:szCs w:val="24"/>
            <w:highlight w:val="cyan"/>
          </w:rPr>
          <w:t xml:space="preserve">s </w:t>
        </w:r>
      </w:ins>
      <w:r w:rsidR="000D372E" w:rsidRPr="00F37C8E">
        <w:rPr>
          <w:rFonts w:ascii="Times New Roman" w:hAnsi="Times New Roman" w:cs="Times New Roman"/>
          <w:color w:val="000000" w:themeColor="text1"/>
          <w:sz w:val="24"/>
          <w:szCs w:val="24"/>
          <w:highlight w:val="cyan"/>
        </w:rPr>
        <w:t>and maintaining posterior beliefs</w:t>
      </w:r>
      <w:del w:id="217" w:author="Tan zhen" w:date="2021-07-20T11:44:00Z">
        <w:r w:rsidR="000D372E" w:rsidRPr="00F37C8E" w:rsidDel="0059772B">
          <w:rPr>
            <w:rFonts w:ascii="Times New Roman" w:hAnsi="Times New Roman" w:cs="Times New Roman"/>
            <w:color w:val="000000" w:themeColor="text1"/>
            <w:sz w:val="24"/>
            <w:szCs w:val="24"/>
            <w:highlight w:val="cyan"/>
          </w:rPr>
          <w:delText xml:space="preserve"> only</w:delText>
        </w:r>
      </w:del>
      <w:r w:rsidR="000D372E" w:rsidRPr="00F37C8E">
        <w:rPr>
          <w:rFonts w:ascii="Times New Roman" w:hAnsi="Times New Roman" w:cs="Times New Roman"/>
          <w:color w:val="000000" w:themeColor="text1"/>
          <w:sz w:val="24"/>
          <w:szCs w:val="24"/>
          <w:highlight w:val="cyan"/>
        </w:rPr>
        <w:t xml:space="preserve"> at sampled solutions and those promising ones based on local derivate estimates (</w:t>
      </w:r>
      <w:r w:rsidR="00A6348D" w:rsidRPr="00F37C8E">
        <w:rPr>
          <w:rFonts w:ascii="Times New Roman" w:hAnsi="Times New Roman" w:cs="Times New Roman"/>
          <w:color w:val="000000" w:themeColor="text1"/>
          <w:sz w:val="24"/>
          <w:szCs w:val="24"/>
          <w:highlight w:val="cyan"/>
        </w:rPr>
        <w:t xml:space="preserve">Scott et al. </w:t>
      </w:r>
      <w:r w:rsidR="000D372E" w:rsidRPr="00F37C8E">
        <w:rPr>
          <w:rFonts w:ascii="Times New Roman" w:hAnsi="Times New Roman" w:cs="Times New Roman"/>
          <w:color w:val="000000" w:themeColor="text1"/>
          <w:sz w:val="24"/>
          <w:szCs w:val="24"/>
          <w:highlight w:val="cyan"/>
        </w:rPr>
        <w:t>2011).</w:t>
      </w:r>
      <w:r w:rsidR="000D372E">
        <w:rPr>
          <w:rFonts w:ascii="Times New Roman" w:hAnsi="Times New Roman" w:cs="Times New Roman"/>
          <w:color w:val="000000" w:themeColor="text1"/>
          <w:sz w:val="24"/>
          <w:szCs w:val="24"/>
        </w:rPr>
        <w:t xml:space="preserve"> </w:t>
      </w:r>
      <w:ins w:id="218" w:author="Tan zhen" w:date="2021-07-20T15:36:00Z">
        <w:r w:rsidR="007D350D">
          <w:rPr>
            <w:rFonts w:ascii="Times New Roman" w:hAnsi="Times New Roman" w:cs="Times New Roman"/>
            <w:color w:val="000000" w:themeColor="text1"/>
            <w:sz w:val="24"/>
            <w:szCs w:val="24"/>
          </w:rPr>
          <w:t xml:space="preserve"> </w:t>
        </w:r>
      </w:ins>
    </w:p>
    <w:p w14:paraId="267463D7" w14:textId="77777777" w:rsidR="00BF2B32" w:rsidRDefault="00BF2B32" w:rsidP="003C1D74">
      <w:pPr>
        <w:rPr>
          <w:ins w:id="219" w:author="Tan zhen" w:date="2021-07-06T00:29:00Z"/>
          <w:rFonts w:ascii="Times New Roman" w:hAnsi="Times New Roman" w:cs="Times New Roman"/>
          <w:color w:val="000000" w:themeColor="text1"/>
          <w:sz w:val="24"/>
          <w:szCs w:val="24"/>
        </w:rPr>
      </w:pPr>
    </w:p>
    <w:p w14:paraId="1FE8B9C1" w14:textId="7EDC9A61" w:rsidR="00DF3789" w:rsidRDefault="00A46F49" w:rsidP="00DF3789">
      <w:pPr>
        <w:rPr>
          <w:ins w:id="220" w:author="Tan zhen" w:date="2021-07-06T01:12:00Z"/>
          <w:rFonts w:ascii="Times New Roman" w:hAnsi="Times New Roman" w:cs="Times New Roman"/>
          <w:color w:val="000000" w:themeColor="text1"/>
          <w:sz w:val="24"/>
          <w:szCs w:val="24"/>
        </w:rPr>
      </w:pPr>
      <w:ins w:id="221" w:author="Tan zhen" w:date="2021-07-06T00:16:00Z">
        <w:r>
          <w:rPr>
            <w:rFonts w:ascii="Times New Roman" w:hAnsi="Times New Roman" w:cs="Times New Roman"/>
            <w:color w:val="000000" w:themeColor="text1"/>
            <w:sz w:val="24"/>
            <w:szCs w:val="24"/>
          </w:rPr>
          <w:t>However</w:t>
        </w:r>
        <w:r w:rsidRPr="000101CC">
          <w:rPr>
            <w:rFonts w:ascii="Times New Roman" w:hAnsi="Times New Roman" w:cs="Times New Roman"/>
            <w:color w:val="000000" w:themeColor="text1"/>
            <w:sz w:val="24"/>
            <w:szCs w:val="24"/>
          </w:rPr>
          <w:t xml:space="preserve">, </w:t>
        </w:r>
      </w:ins>
      <w:ins w:id="222" w:author="Tan zhen" w:date="2021-07-06T00:45:00Z">
        <w:r w:rsidR="003B1623" w:rsidRPr="00847BE9">
          <w:rPr>
            <w:rFonts w:ascii="Times New Roman" w:hAnsi="Times New Roman" w:cs="Times New Roman"/>
            <w:color w:val="000000" w:themeColor="text1"/>
            <w:sz w:val="24"/>
            <w:szCs w:val="24"/>
            <w:rPrChange w:id="223" w:author="Tan zhen" w:date="2021-07-19T22:47:00Z">
              <w:rPr>
                <w:rFonts w:ascii="Times New Roman" w:hAnsi="Times New Roman" w:cs="Times New Roman"/>
                <w:color w:val="000000" w:themeColor="text1"/>
                <w:sz w:val="24"/>
                <w:szCs w:val="24"/>
                <w:highlight w:val="cyan"/>
              </w:rPr>
            </w:rPrChange>
          </w:rPr>
          <w:t xml:space="preserve">those methods </w:t>
        </w:r>
      </w:ins>
      <w:ins w:id="224" w:author="Tan zhen" w:date="2021-07-19T22:47:00Z">
        <w:r w:rsidR="00847BE9" w:rsidRPr="00847BE9">
          <w:rPr>
            <w:rFonts w:ascii="Times New Roman" w:hAnsi="Times New Roman" w:cs="Times New Roman"/>
            <w:color w:val="000000" w:themeColor="text1"/>
            <w:sz w:val="24"/>
            <w:szCs w:val="24"/>
            <w:rPrChange w:id="225" w:author="Tan zhen" w:date="2021-07-19T22:47:00Z">
              <w:rPr>
                <w:rFonts w:ascii="Times New Roman" w:hAnsi="Times New Roman" w:cs="Times New Roman"/>
                <w:color w:val="000000" w:themeColor="text1"/>
                <w:sz w:val="24"/>
                <w:szCs w:val="24"/>
                <w:highlight w:val="cyan"/>
              </w:rPr>
            </w:rPrChange>
          </w:rPr>
          <w:t>found in most</w:t>
        </w:r>
      </w:ins>
      <w:ins w:id="226" w:author="Tan zhen" w:date="2021-07-06T00:44:00Z">
        <w:r w:rsidR="003B1623" w:rsidRPr="00847BE9">
          <w:rPr>
            <w:rFonts w:ascii="Times New Roman" w:hAnsi="Times New Roman" w:cs="Times New Roman"/>
            <w:color w:val="000000" w:themeColor="text1"/>
            <w:sz w:val="24"/>
            <w:szCs w:val="24"/>
            <w:rPrChange w:id="227" w:author="Tan zhen" w:date="2021-07-19T22:47:00Z">
              <w:rPr>
                <w:rFonts w:ascii="Times New Roman" w:hAnsi="Times New Roman" w:cs="Times New Roman"/>
                <w:color w:val="000000" w:themeColor="text1"/>
                <w:sz w:val="24"/>
                <w:szCs w:val="24"/>
                <w:highlight w:val="cyan"/>
              </w:rPr>
            </w:rPrChange>
          </w:rPr>
          <w:t xml:space="preserve"> </w:t>
        </w:r>
      </w:ins>
      <w:ins w:id="228" w:author="Tan zhen" w:date="2021-07-06T00:45:00Z">
        <w:r w:rsidR="003B1623" w:rsidRPr="00847BE9">
          <w:rPr>
            <w:rFonts w:ascii="Times New Roman" w:hAnsi="Times New Roman" w:cs="Times New Roman"/>
            <w:color w:val="000000" w:themeColor="text1"/>
            <w:sz w:val="24"/>
            <w:szCs w:val="24"/>
            <w:rPrChange w:id="229" w:author="Tan zhen" w:date="2021-07-19T22:47:00Z">
              <w:rPr>
                <w:rFonts w:ascii="Times New Roman" w:hAnsi="Times New Roman" w:cs="Times New Roman"/>
                <w:color w:val="000000" w:themeColor="text1"/>
                <w:sz w:val="24"/>
                <w:szCs w:val="24"/>
                <w:highlight w:val="cyan"/>
              </w:rPr>
            </w:rPrChange>
          </w:rPr>
          <w:t>KG literature</w:t>
        </w:r>
      </w:ins>
      <w:ins w:id="230" w:author="Tan zhen" w:date="2021-07-19T22:47:00Z">
        <w:r w:rsidR="00847BE9" w:rsidRPr="000101CC">
          <w:rPr>
            <w:rFonts w:ascii="Times New Roman" w:hAnsi="Times New Roman" w:cs="Times New Roman"/>
            <w:color w:val="000000" w:themeColor="text1"/>
            <w:sz w:val="24"/>
            <w:szCs w:val="24"/>
          </w:rPr>
          <w:t xml:space="preserve"> are not readily applicable to the </w:t>
        </w:r>
        <w:r w:rsidR="00847BE9" w:rsidRPr="00847BE9">
          <w:rPr>
            <w:rFonts w:ascii="Times New Roman" w:hAnsi="Times New Roman" w:cs="Times New Roman"/>
            <w:color w:val="000000" w:themeColor="text1"/>
            <w:sz w:val="24"/>
            <w:szCs w:val="24"/>
          </w:rPr>
          <w:t xml:space="preserve">type of problems </w:t>
        </w:r>
      </w:ins>
      <w:ins w:id="231" w:author="Tan zhen" w:date="2021-07-19T22:48:00Z">
        <w:r w:rsidR="00847BE9">
          <w:rPr>
            <w:rFonts w:ascii="Times New Roman" w:hAnsi="Times New Roman" w:cs="Times New Roman"/>
            <w:color w:val="000000" w:themeColor="text1"/>
            <w:sz w:val="24"/>
            <w:szCs w:val="24"/>
          </w:rPr>
          <w:t>this study focuses on</w:t>
        </w:r>
      </w:ins>
      <w:ins w:id="232" w:author="Tan zhen" w:date="2021-07-19T22:47:00Z">
        <w:r w:rsidR="00847BE9" w:rsidRPr="000101CC">
          <w:rPr>
            <w:rFonts w:ascii="Times New Roman" w:hAnsi="Times New Roman" w:cs="Times New Roman"/>
            <w:color w:val="000000" w:themeColor="text1"/>
            <w:sz w:val="24"/>
            <w:szCs w:val="24"/>
          </w:rPr>
          <w:t>.</w:t>
        </w:r>
      </w:ins>
      <w:ins w:id="233" w:author="Tan zhen" w:date="2021-07-06T00:44:00Z">
        <w:r w:rsidR="004401CA" w:rsidRPr="00847BE9">
          <w:rPr>
            <w:rFonts w:ascii="Times New Roman" w:hAnsi="Times New Roman" w:cs="Times New Roman"/>
            <w:color w:val="000000" w:themeColor="text1"/>
            <w:sz w:val="24"/>
            <w:szCs w:val="24"/>
          </w:rPr>
          <w:t xml:space="preserve"> </w:t>
        </w:r>
      </w:ins>
      <w:r w:rsidR="00F37C8E" w:rsidRPr="00847BE9">
        <w:rPr>
          <w:rFonts w:ascii="Times New Roman" w:hAnsi="Times New Roman" w:cs="Times New Roman"/>
          <w:color w:val="000000" w:themeColor="text1"/>
          <w:sz w:val="24"/>
          <w:szCs w:val="24"/>
        </w:rPr>
        <w:t>Firstly,</w:t>
      </w:r>
      <w:r w:rsidR="00DA770C" w:rsidRPr="00847BE9">
        <w:rPr>
          <w:rFonts w:ascii="Times New Roman" w:hAnsi="Times New Roman" w:cs="Times New Roman"/>
          <w:color w:val="000000" w:themeColor="text1"/>
          <w:sz w:val="24"/>
          <w:szCs w:val="24"/>
        </w:rPr>
        <w:t xml:space="preserve"> </w:t>
      </w:r>
      <w:del w:id="234" w:author="Tan zhen" w:date="2021-07-19T22:48:00Z">
        <w:r w:rsidR="00DA770C" w:rsidRPr="00847BE9" w:rsidDel="00847BE9">
          <w:rPr>
            <w:rFonts w:ascii="Times New Roman" w:hAnsi="Times New Roman" w:cs="Times New Roman"/>
            <w:color w:val="000000" w:themeColor="text1"/>
            <w:sz w:val="24"/>
            <w:szCs w:val="24"/>
          </w:rPr>
          <w:delText>problem</w:delText>
        </w:r>
        <w:r w:rsidR="00F37C8E" w:rsidRPr="00847BE9" w:rsidDel="00847BE9">
          <w:rPr>
            <w:rFonts w:ascii="Times New Roman" w:hAnsi="Times New Roman" w:cs="Times New Roman"/>
            <w:color w:val="000000" w:themeColor="text1"/>
            <w:sz w:val="24"/>
            <w:szCs w:val="24"/>
          </w:rPr>
          <w:delText>s</w:delText>
        </w:r>
        <w:r w:rsidR="00DA770C" w:rsidRPr="00847BE9" w:rsidDel="00847BE9">
          <w:rPr>
            <w:rFonts w:ascii="Times New Roman" w:hAnsi="Times New Roman" w:cs="Times New Roman"/>
            <w:color w:val="000000" w:themeColor="text1"/>
            <w:sz w:val="24"/>
            <w:szCs w:val="24"/>
          </w:rPr>
          <w:delText xml:space="preserve"> with </w:delText>
        </w:r>
      </w:del>
      <w:del w:id="235" w:author="Tan zhen" w:date="2021-07-19T22:49:00Z">
        <w:r w:rsidR="00DA770C" w:rsidRPr="00847BE9" w:rsidDel="00847BE9">
          <w:rPr>
            <w:rFonts w:ascii="Times New Roman" w:hAnsi="Times New Roman" w:cs="Times New Roman"/>
            <w:color w:val="000000" w:themeColor="text1"/>
            <w:sz w:val="24"/>
            <w:szCs w:val="24"/>
          </w:rPr>
          <w:delText>chance</w:delText>
        </w:r>
      </w:del>
      <w:ins w:id="236" w:author="Tan zhen" w:date="2021-07-19T22:49:00Z">
        <w:r w:rsidR="00847BE9">
          <w:rPr>
            <w:rFonts w:ascii="Times New Roman" w:hAnsi="Times New Roman" w:cs="Times New Roman"/>
            <w:color w:val="000000" w:themeColor="text1"/>
            <w:sz w:val="24"/>
            <w:szCs w:val="24"/>
          </w:rPr>
          <w:t xml:space="preserve">probabilistic </w:t>
        </w:r>
      </w:ins>
      <w:del w:id="237" w:author="Tan zhen" w:date="2021-07-19T22:49:00Z">
        <w:r w:rsidR="00DA770C" w:rsidRPr="00847BE9" w:rsidDel="00847BE9">
          <w:rPr>
            <w:rFonts w:ascii="Times New Roman" w:hAnsi="Times New Roman" w:cs="Times New Roman"/>
            <w:color w:val="000000" w:themeColor="text1"/>
            <w:sz w:val="24"/>
            <w:szCs w:val="24"/>
          </w:rPr>
          <w:delText xml:space="preserve"> </w:delText>
        </w:r>
      </w:del>
      <w:r w:rsidR="00DA770C" w:rsidRPr="00847BE9">
        <w:rPr>
          <w:rFonts w:ascii="Times New Roman" w:hAnsi="Times New Roman" w:cs="Times New Roman"/>
          <w:color w:val="000000" w:themeColor="text1"/>
          <w:sz w:val="24"/>
          <w:szCs w:val="24"/>
        </w:rPr>
        <w:t>constraints</w:t>
      </w:r>
      <w:r w:rsidR="00DA770C">
        <w:rPr>
          <w:rFonts w:ascii="Times New Roman" w:hAnsi="Times New Roman" w:cs="Times New Roman"/>
          <w:color w:val="000000" w:themeColor="text1"/>
          <w:sz w:val="24"/>
          <w:szCs w:val="24"/>
        </w:rPr>
        <w:t xml:space="preserve"> for simulation-based</w:t>
      </w:r>
      <w:ins w:id="238" w:author="Tan zhen" w:date="2021-07-06T00:17:00Z">
        <w:r>
          <w:rPr>
            <w:rFonts w:ascii="Times New Roman" w:hAnsi="Times New Roman" w:cs="Times New Roman"/>
            <w:color w:val="000000" w:themeColor="text1"/>
            <w:sz w:val="24"/>
            <w:szCs w:val="24"/>
          </w:rPr>
          <w:t xml:space="preserve"> quantit</w:t>
        </w:r>
      </w:ins>
      <w:r w:rsidR="00DA770C">
        <w:rPr>
          <w:rFonts w:ascii="Times New Roman" w:hAnsi="Times New Roman" w:cs="Times New Roman"/>
          <w:color w:val="000000" w:themeColor="text1"/>
          <w:sz w:val="24"/>
          <w:szCs w:val="24"/>
        </w:rPr>
        <w:t xml:space="preserve">ies </w:t>
      </w:r>
      <w:del w:id="239" w:author="Tan zhen" w:date="2021-07-19T23:25:00Z">
        <w:r w:rsidR="00DA770C" w:rsidDel="00B814A7">
          <w:rPr>
            <w:rFonts w:ascii="Times New Roman" w:hAnsi="Times New Roman" w:cs="Times New Roman"/>
            <w:color w:val="000000" w:themeColor="text1"/>
            <w:sz w:val="24"/>
            <w:szCs w:val="24"/>
          </w:rPr>
          <w:delText xml:space="preserve">has </w:delText>
        </w:r>
      </w:del>
      <w:ins w:id="240" w:author="Tan zhen" w:date="2021-07-19T23:25:00Z">
        <w:r w:rsidR="00B814A7">
          <w:rPr>
            <w:rFonts w:ascii="Times New Roman" w:hAnsi="Times New Roman" w:cs="Times New Roman"/>
            <w:color w:val="000000" w:themeColor="text1"/>
            <w:sz w:val="24"/>
            <w:szCs w:val="24"/>
          </w:rPr>
          <w:t xml:space="preserve">have </w:t>
        </w:r>
      </w:ins>
      <w:r w:rsidR="00DA770C">
        <w:rPr>
          <w:rFonts w:ascii="Times New Roman" w:hAnsi="Times New Roman" w:cs="Times New Roman"/>
          <w:color w:val="000000" w:themeColor="text1"/>
          <w:sz w:val="24"/>
          <w:szCs w:val="24"/>
        </w:rPr>
        <w:t>not been addressed</w:t>
      </w:r>
      <w:ins w:id="241" w:author="Tan zhen" w:date="2021-07-19T22:48:00Z">
        <w:r w:rsidR="00847BE9">
          <w:rPr>
            <w:rFonts w:ascii="Times New Roman" w:hAnsi="Times New Roman" w:cs="Times New Roman"/>
            <w:color w:val="000000" w:themeColor="text1"/>
            <w:sz w:val="24"/>
            <w:szCs w:val="24"/>
          </w:rPr>
          <w:t xml:space="preserve"> in previous studies on KG</w:t>
        </w:r>
      </w:ins>
      <w:ins w:id="242" w:author="Tan zhen" w:date="2021-07-19T23:25:00Z">
        <w:r w:rsidR="00B814A7">
          <w:rPr>
            <w:rFonts w:ascii="Times New Roman" w:hAnsi="Times New Roman" w:cs="Times New Roman"/>
            <w:color w:val="000000" w:themeColor="text1"/>
            <w:sz w:val="24"/>
            <w:szCs w:val="24"/>
          </w:rPr>
          <w:t xml:space="preserve"> policy</w:t>
        </w:r>
      </w:ins>
      <w:ins w:id="243" w:author="Tan zhen" w:date="2021-07-06T00:44:00Z">
        <w:r w:rsidR="003B1623">
          <w:rPr>
            <w:rFonts w:ascii="Times New Roman" w:hAnsi="Times New Roman" w:cs="Times New Roman"/>
            <w:color w:val="000000" w:themeColor="text1"/>
            <w:sz w:val="24"/>
            <w:szCs w:val="24"/>
          </w:rPr>
          <w:t xml:space="preserve">, although some studies </w:t>
        </w:r>
      </w:ins>
      <w:ins w:id="244" w:author="Tan zhen" w:date="2021-07-06T00:45:00Z">
        <w:r w:rsidR="003B1623">
          <w:rPr>
            <w:rFonts w:ascii="Times New Roman" w:hAnsi="Times New Roman" w:cs="Times New Roman"/>
            <w:color w:val="000000" w:themeColor="text1"/>
            <w:sz w:val="24"/>
            <w:szCs w:val="24"/>
          </w:rPr>
          <w:t>consider</w:t>
        </w:r>
      </w:ins>
      <w:ins w:id="245" w:author="Tan zhen" w:date="2021-07-19T22:49:00Z">
        <w:r w:rsidR="00847BE9">
          <w:rPr>
            <w:rFonts w:ascii="Times New Roman" w:hAnsi="Times New Roman" w:cs="Times New Roman"/>
            <w:color w:val="000000" w:themeColor="text1"/>
            <w:sz w:val="24"/>
            <w:szCs w:val="24"/>
          </w:rPr>
          <w:t>ed</w:t>
        </w:r>
      </w:ins>
      <w:ins w:id="246" w:author="Tan zhen" w:date="2021-07-06T00:45:00Z">
        <w:r w:rsidR="003B1623">
          <w:rPr>
            <w:rFonts w:ascii="Times New Roman" w:hAnsi="Times New Roman" w:cs="Times New Roman"/>
            <w:color w:val="000000" w:themeColor="text1"/>
            <w:sz w:val="24"/>
            <w:szCs w:val="24"/>
          </w:rPr>
          <w:t xml:space="preserve"> </w:t>
        </w:r>
      </w:ins>
      <w:ins w:id="247" w:author="Tan zhen" w:date="2021-07-06T00:46:00Z">
        <w:r w:rsidR="003B1623">
          <w:rPr>
            <w:rFonts w:ascii="Times New Roman" w:hAnsi="Times New Roman" w:cs="Times New Roman"/>
            <w:color w:val="000000" w:themeColor="text1"/>
            <w:sz w:val="24"/>
            <w:szCs w:val="24"/>
          </w:rPr>
          <w:t xml:space="preserve">explicit </w:t>
        </w:r>
      </w:ins>
      <w:ins w:id="248" w:author="Tan zhen" w:date="2021-07-06T00:45:00Z">
        <w:r w:rsidR="003B1623">
          <w:rPr>
            <w:rFonts w:ascii="Times New Roman" w:hAnsi="Times New Roman" w:cs="Times New Roman"/>
            <w:color w:val="000000" w:themeColor="text1"/>
            <w:sz w:val="24"/>
            <w:szCs w:val="24"/>
          </w:rPr>
          <w:t>simple</w:t>
        </w:r>
      </w:ins>
      <w:ins w:id="249" w:author="Tan zhen" w:date="2021-07-06T00:46:00Z">
        <w:r w:rsidR="003B1623">
          <w:rPr>
            <w:rFonts w:ascii="Times New Roman" w:hAnsi="Times New Roman" w:cs="Times New Roman"/>
            <w:color w:val="000000" w:themeColor="text1"/>
            <w:sz w:val="24"/>
            <w:szCs w:val="24"/>
          </w:rPr>
          <w:t xml:space="preserve"> </w:t>
        </w:r>
      </w:ins>
      <w:ins w:id="250" w:author="Tan zhen" w:date="2021-07-19T23:25:00Z">
        <w:r w:rsidR="00B814A7">
          <w:rPr>
            <w:rFonts w:ascii="Times New Roman" w:hAnsi="Times New Roman" w:cs="Times New Roman"/>
            <w:color w:val="000000" w:themeColor="text1"/>
            <w:sz w:val="24"/>
            <w:szCs w:val="24"/>
          </w:rPr>
          <w:t xml:space="preserve">deterministic </w:t>
        </w:r>
      </w:ins>
      <w:ins w:id="251" w:author="Tan zhen" w:date="2021-07-06T00:46:00Z">
        <w:r w:rsidR="003B1623">
          <w:rPr>
            <w:rFonts w:ascii="Times New Roman" w:hAnsi="Times New Roman" w:cs="Times New Roman"/>
            <w:color w:val="000000" w:themeColor="text1"/>
            <w:sz w:val="24"/>
            <w:szCs w:val="24"/>
          </w:rPr>
          <w:t>(e.g., linear)</w:t>
        </w:r>
      </w:ins>
      <w:ins w:id="252" w:author="Tan zhen" w:date="2021-07-06T00:45:00Z">
        <w:r w:rsidR="003B1623">
          <w:rPr>
            <w:rFonts w:ascii="Times New Roman" w:hAnsi="Times New Roman" w:cs="Times New Roman"/>
            <w:color w:val="000000" w:themeColor="text1"/>
            <w:sz w:val="24"/>
            <w:szCs w:val="24"/>
          </w:rPr>
          <w:t xml:space="preserve"> constraints </w:t>
        </w:r>
      </w:ins>
      <w:ins w:id="253" w:author="Tan zhen" w:date="2021-07-06T00:46:00Z">
        <w:r w:rsidR="003B1623">
          <w:rPr>
            <w:rFonts w:ascii="Times New Roman" w:hAnsi="Times New Roman" w:cs="Times New Roman"/>
            <w:color w:val="000000" w:themeColor="text1"/>
            <w:sz w:val="24"/>
            <w:szCs w:val="24"/>
          </w:rPr>
          <w:t xml:space="preserve">that defines the feasible set of the </w:t>
        </w:r>
      </w:ins>
      <w:ins w:id="254" w:author="Tan zhen" w:date="2021-07-06T00:45:00Z">
        <w:r w:rsidR="003B1623">
          <w:rPr>
            <w:rFonts w:ascii="Times New Roman" w:hAnsi="Times New Roman" w:cs="Times New Roman"/>
            <w:color w:val="000000" w:themeColor="text1"/>
            <w:sz w:val="24"/>
            <w:szCs w:val="24"/>
          </w:rPr>
          <w:t>solutions space</w:t>
        </w:r>
      </w:ins>
      <w:ins w:id="255" w:author="Tan zhen" w:date="2021-07-06T00:46:00Z">
        <w:r w:rsidR="003B1623">
          <w:rPr>
            <w:rFonts w:ascii="Times New Roman" w:hAnsi="Times New Roman" w:cs="Times New Roman"/>
            <w:color w:val="000000" w:themeColor="text1"/>
            <w:sz w:val="24"/>
            <w:szCs w:val="24"/>
          </w:rPr>
          <w:t xml:space="preserve"> (Wang, 2021).</w:t>
        </w:r>
      </w:ins>
      <w:ins w:id="256" w:author="Tan zhen" w:date="2021-07-06T00:44:00Z">
        <w:r w:rsidR="003B1623">
          <w:rPr>
            <w:rFonts w:ascii="Times New Roman" w:hAnsi="Times New Roman" w:cs="Times New Roman"/>
            <w:color w:val="000000" w:themeColor="text1"/>
            <w:sz w:val="24"/>
            <w:szCs w:val="24"/>
          </w:rPr>
          <w:t xml:space="preserve"> </w:t>
        </w:r>
      </w:ins>
      <w:r w:rsidR="00F37C8E">
        <w:rPr>
          <w:rFonts w:ascii="Times New Roman" w:hAnsi="Times New Roman" w:cs="Times New Roman"/>
          <w:color w:val="000000" w:themeColor="text1"/>
          <w:sz w:val="24"/>
          <w:szCs w:val="24"/>
        </w:rPr>
        <w:t>Secondly, m</w:t>
      </w:r>
      <w:ins w:id="257" w:author="Tan zhen" w:date="2021-07-06T00:16:00Z">
        <w:r>
          <w:rPr>
            <w:rFonts w:ascii="Times New Roman" w:hAnsi="Times New Roman" w:cs="Times New Roman"/>
            <w:color w:val="000000" w:themeColor="text1"/>
            <w:sz w:val="24"/>
            <w:szCs w:val="24"/>
          </w:rPr>
          <w:t>ost of these studies only focuse</w:t>
        </w:r>
      </w:ins>
      <w:ins w:id="258" w:author="Tan zhen" w:date="2021-07-06T00:18:00Z">
        <w:r>
          <w:rPr>
            <w:rFonts w:ascii="Times New Roman" w:hAnsi="Times New Roman" w:cs="Times New Roman"/>
            <w:color w:val="000000" w:themeColor="text1"/>
            <w:sz w:val="24"/>
            <w:szCs w:val="24"/>
          </w:rPr>
          <w:t>d on single performance measure.</w:t>
        </w:r>
      </w:ins>
      <w:ins w:id="259" w:author="Tan zhen" w:date="2021-07-06T00:46:00Z">
        <w:r w:rsidR="003B1623">
          <w:rPr>
            <w:rFonts w:ascii="Times New Roman" w:hAnsi="Times New Roman" w:cs="Times New Roman"/>
            <w:color w:val="000000" w:themeColor="text1"/>
            <w:sz w:val="24"/>
            <w:szCs w:val="24"/>
          </w:rPr>
          <w:t xml:space="preserve"> </w:t>
        </w:r>
      </w:ins>
      <w:ins w:id="260" w:author="Tan zhen" w:date="2021-07-19T23:26:00Z">
        <w:r w:rsidR="00B814A7">
          <w:rPr>
            <w:rFonts w:ascii="Times New Roman" w:hAnsi="Times New Roman" w:cs="Times New Roman"/>
            <w:color w:val="000000" w:themeColor="text1"/>
            <w:sz w:val="24"/>
            <w:szCs w:val="24"/>
          </w:rPr>
          <w:t>Although s</w:t>
        </w:r>
      </w:ins>
      <w:ins w:id="261" w:author="Tan zhen" w:date="2021-07-06T00:46:00Z">
        <w:r w:rsidR="003B1623">
          <w:rPr>
            <w:rFonts w:ascii="Times New Roman" w:hAnsi="Times New Roman" w:cs="Times New Roman"/>
            <w:color w:val="000000" w:themeColor="text1"/>
            <w:sz w:val="24"/>
            <w:szCs w:val="24"/>
          </w:rPr>
          <w:t xml:space="preserve">ome literature </w:t>
        </w:r>
      </w:ins>
      <w:ins w:id="262" w:author="Tan zhen" w:date="2021-07-06T00:47:00Z">
        <w:r w:rsidR="003B1623">
          <w:rPr>
            <w:rFonts w:ascii="Times New Roman" w:hAnsi="Times New Roman" w:cs="Times New Roman"/>
            <w:color w:val="000000" w:themeColor="text1"/>
            <w:sz w:val="24"/>
            <w:szCs w:val="24"/>
          </w:rPr>
          <w:t>considered multi-objective KG problem</w:t>
        </w:r>
      </w:ins>
      <w:del w:id="263" w:author="Tan zhen" w:date="2021-07-20T12:34:00Z">
        <w:r w:rsidR="00DA770C" w:rsidDel="00A51428">
          <w:rPr>
            <w:rFonts w:ascii="Times New Roman" w:hAnsi="Times New Roman" w:cs="Times New Roman"/>
            <w:color w:val="000000" w:themeColor="text1"/>
            <w:sz w:val="24"/>
            <w:szCs w:val="24"/>
          </w:rPr>
          <w:delText xml:space="preserve"> </w:delText>
        </w:r>
        <w:r w:rsidR="008514F8" w:rsidRPr="008514F8" w:rsidDel="00A51428">
          <w:rPr>
            <w:rFonts w:ascii="Times New Roman" w:hAnsi="Times New Roman" w:cs="Times New Roman"/>
            <w:color w:val="000000" w:themeColor="text1"/>
            <w:sz w:val="24"/>
            <w:szCs w:val="24"/>
          </w:rPr>
          <w:delText>Yahyaa</w:delText>
        </w:r>
        <w:r w:rsidR="008514F8" w:rsidDel="00A51428">
          <w:rPr>
            <w:rFonts w:ascii="Times New Roman" w:hAnsi="Times New Roman" w:cs="Times New Roman"/>
            <w:color w:val="000000" w:themeColor="text1"/>
            <w:sz w:val="24"/>
            <w:szCs w:val="24"/>
          </w:rPr>
          <w:delText xml:space="preserve"> 4</w:delText>
        </w:r>
      </w:del>
      <w:ins w:id="264" w:author="Tan zhen" w:date="2021-07-06T00:47:00Z">
        <w:r w:rsidR="003B1623">
          <w:rPr>
            <w:rFonts w:ascii="Times New Roman" w:hAnsi="Times New Roman" w:cs="Times New Roman"/>
            <w:color w:val="000000" w:themeColor="text1"/>
            <w:sz w:val="24"/>
            <w:szCs w:val="24"/>
          </w:rPr>
          <w:t xml:space="preserve">, </w:t>
        </w:r>
      </w:ins>
      <w:ins w:id="265" w:author="Tan zhen" w:date="2021-07-06T01:07:00Z">
        <w:r w:rsidR="00F946E2">
          <w:rPr>
            <w:rFonts w:ascii="Times New Roman" w:hAnsi="Times New Roman" w:cs="Times New Roman"/>
            <w:color w:val="000000" w:themeColor="text1"/>
            <w:sz w:val="24"/>
            <w:szCs w:val="24"/>
          </w:rPr>
          <w:t>each performance measure</w:t>
        </w:r>
      </w:ins>
      <w:ins w:id="266" w:author="Tan zhen" w:date="2021-07-19T22:46:00Z">
        <w:r w:rsidR="00847BE9">
          <w:rPr>
            <w:rFonts w:ascii="Times New Roman" w:hAnsi="Times New Roman" w:cs="Times New Roman"/>
            <w:color w:val="000000" w:themeColor="text1"/>
            <w:sz w:val="24"/>
            <w:szCs w:val="24"/>
          </w:rPr>
          <w:t xml:space="preserve"> was assumed</w:t>
        </w:r>
      </w:ins>
      <w:ins w:id="267" w:author="Tan zhen" w:date="2021-07-06T01:07:00Z">
        <w:r w:rsidR="00F946E2">
          <w:rPr>
            <w:rFonts w:ascii="Times New Roman" w:hAnsi="Times New Roman" w:cs="Times New Roman"/>
            <w:color w:val="000000" w:themeColor="text1"/>
            <w:sz w:val="24"/>
            <w:szCs w:val="24"/>
          </w:rPr>
          <w:t xml:space="preserve"> independent across different alternatives</w:t>
        </w:r>
      </w:ins>
      <w:ins w:id="268" w:author="Tan zhen" w:date="2021-07-20T12:34:00Z">
        <w:r w:rsidR="00A51428">
          <w:rPr>
            <w:rFonts w:ascii="Times New Roman" w:hAnsi="Times New Roman" w:cs="Times New Roman"/>
            <w:color w:val="000000" w:themeColor="text1"/>
            <w:sz w:val="24"/>
            <w:szCs w:val="24"/>
          </w:rPr>
          <w:t xml:space="preserve"> (</w:t>
        </w:r>
        <w:proofErr w:type="spellStart"/>
        <w:r w:rsidR="00A51428" w:rsidRPr="008514F8">
          <w:rPr>
            <w:rFonts w:ascii="Times New Roman" w:hAnsi="Times New Roman" w:cs="Times New Roman"/>
            <w:color w:val="000000" w:themeColor="text1"/>
            <w:sz w:val="24"/>
            <w:szCs w:val="24"/>
          </w:rPr>
          <w:t>Yahyaa</w:t>
        </w:r>
        <w:proofErr w:type="spellEnd"/>
        <w:r w:rsidR="00A51428">
          <w:rPr>
            <w:rFonts w:ascii="Times New Roman" w:hAnsi="Times New Roman" w:cs="Times New Roman"/>
            <w:color w:val="000000" w:themeColor="text1"/>
            <w:sz w:val="24"/>
            <w:szCs w:val="24"/>
          </w:rPr>
          <w:t xml:space="preserve"> 2014)</w:t>
        </w:r>
      </w:ins>
      <w:ins w:id="269" w:author="Tan zhen" w:date="2021-07-06T01:07:00Z">
        <w:r w:rsidR="00F946E2">
          <w:rPr>
            <w:rFonts w:ascii="Times New Roman" w:hAnsi="Times New Roman" w:cs="Times New Roman"/>
            <w:color w:val="000000" w:themeColor="text1"/>
            <w:sz w:val="24"/>
            <w:szCs w:val="24"/>
          </w:rPr>
          <w:t>.</w:t>
        </w:r>
      </w:ins>
      <w:ins w:id="270" w:author="Tan zhen" w:date="2021-07-06T00:44:00Z">
        <w:r w:rsidR="003B1623">
          <w:rPr>
            <w:rFonts w:ascii="Times New Roman" w:hAnsi="Times New Roman" w:cs="Times New Roman"/>
            <w:color w:val="000000" w:themeColor="text1"/>
            <w:sz w:val="24"/>
            <w:szCs w:val="24"/>
          </w:rPr>
          <w:t xml:space="preserve"> </w:t>
        </w:r>
      </w:ins>
      <w:r w:rsidR="00F37C8E">
        <w:rPr>
          <w:rFonts w:ascii="Times New Roman" w:hAnsi="Times New Roman" w:cs="Times New Roman"/>
          <w:color w:val="000000" w:themeColor="text1"/>
          <w:sz w:val="24"/>
          <w:szCs w:val="24"/>
        </w:rPr>
        <w:t>Thirdly, pr</w:t>
      </w:r>
      <w:ins w:id="271" w:author="Tan zhen" w:date="2021-07-06T00:47:00Z">
        <w:r w:rsidR="003B1623">
          <w:rPr>
            <w:rFonts w:ascii="Times New Roman" w:hAnsi="Times New Roman" w:cs="Times New Roman"/>
            <w:color w:val="000000" w:themeColor="text1"/>
            <w:sz w:val="24"/>
            <w:szCs w:val="24"/>
          </w:rPr>
          <w:t xml:space="preserve">evious studies </w:t>
        </w:r>
      </w:ins>
      <w:ins w:id="272" w:author="Tan zhen" w:date="2021-07-06T00:40:00Z">
        <w:r w:rsidR="004401CA">
          <w:rPr>
            <w:rFonts w:ascii="Times New Roman" w:hAnsi="Times New Roman" w:cs="Times New Roman"/>
            <w:color w:val="000000" w:themeColor="text1"/>
            <w:sz w:val="24"/>
            <w:szCs w:val="24"/>
          </w:rPr>
          <w:t xml:space="preserve">on </w:t>
        </w:r>
      </w:ins>
      <w:ins w:id="273" w:author="Tan zhen" w:date="2021-07-06T01:08:00Z">
        <w:r w:rsidR="00DF3789">
          <w:rPr>
            <w:rFonts w:ascii="Times New Roman" w:hAnsi="Times New Roman" w:cs="Times New Roman"/>
            <w:color w:val="000000" w:themeColor="text1"/>
            <w:sz w:val="24"/>
            <w:szCs w:val="24"/>
          </w:rPr>
          <w:t xml:space="preserve">the </w:t>
        </w:r>
      </w:ins>
      <w:ins w:id="274" w:author="Tan zhen" w:date="2021-07-06T00:40:00Z">
        <w:r w:rsidR="004401CA">
          <w:rPr>
            <w:rFonts w:ascii="Times New Roman" w:hAnsi="Times New Roman" w:cs="Times New Roman"/>
            <w:color w:val="000000" w:themeColor="text1"/>
            <w:sz w:val="24"/>
            <w:szCs w:val="24"/>
          </w:rPr>
          <w:t xml:space="preserve">KG </w:t>
        </w:r>
      </w:ins>
      <w:ins w:id="275" w:author="Tan zhen" w:date="2021-07-06T00:47:00Z">
        <w:r w:rsidR="003B1623">
          <w:rPr>
            <w:rFonts w:ascii="Times New Roman" w:hAnsi="Times New Roman" w:cs="Times New Roman"/>
            <w:color w:val="000000" w:themeColor="text1"/>
            <w:sz w:val="24"/>
            <w:szCs w:val="24"/>
          </w:rPr>
          <w:t xml:space="preserve">policy </w:t>
        </w:r>
      </w:ins>
      <w:ins w:id="276" w:author="Tan zhen" w:date="2021-07-06T00:40:00Z">
        <w:r w:rsidR="004401CA">
          <w:rPr>
            <w:rFonts w:ascii="Times New Roman" w:hAnsi="Times New Roman" w:cs="Times New Roman"/>
            <w:color w:val="000000" w:themeColor="text1"/>
            <w:sz w:val="24"/>
            <w:szCs w:val="24"/>
          </w:rPr>
          <w:t>either assumed a known variance of the performance measure (e.g.,</w:t>
        </w:r>
      </w:ins>
      <w:r w:rsidR="008514F8">
        <w:rPr>
          <w:rFonts w:ascii="Times New Roman" w:hAnsi="Times New Roman" w:cs="Times New Roman"/>
          <w:color w:val="000000" w:themeColor="text1"/>
          <w:sz w:val="24"/>
          <w:szCs w:val="24"/>
        </w:rPr>
        <w:t xml:space="preserve"> </w:t>
      </w:r>
      <w:ins w:id="277" w:author="Tan zhen" w:date="2021-07-20T12:31:00Z">
        <w:r w:rsidR="00A51428">
          <w:rPr>
            <w:rFonts w:ascii="Times New Roman" w:hAnsi="Times New Roman" w:cs="Times New Roman"/>
            <w:color w:val="000000" w:themeColor="text1"/>
            <w:sz w:val="24"/>
            <w:szCs w:val="24"/>
          </w:rPr>
          <w:t xml:space="preserve">Gupta and </w:t>
        </w:r>
        <w:proofErr w:type="spellStart"/>
        <w:r w:rsidR="00A51428">
          <w:rPr>
            <w:rFonts w:ascii="Times New Roman" w:hAnsi="Times New Roman" w:cs="Times New Roman"/>
            <w:color w:val="000000" w:themeColor="text1"/>
            <w:sz w:val="24"/>
            <w:szCs w:val="24"/>
          </w:rPr>
          <w:t>Miescke</w:t>
        </w:r>
      </w:ins>
      <w:proofErr w:type="spellEnd"/>
      <w:ins w:id="278" w:author="Tan zhen" w:date="2021-07-20T12:32:00Z">
        <w:r w:rsidR="00A51428">
          <w:rPr>
            <w:rFonts w:ascii="Times New Roman" w:hAnsi="Times New Roman" w:cs="Times New Roman"/>
            <w:color w:val="000000" w:themeColor="text1"/>
            <w:sz w:val="24"/>
            <w:szCs w:val="24"/>
          </w:rPr>
          <w:t xml:space="preserve"> 1996, </w:t>
        </w:r>
      </w:ins>
      <w:r w:rsidR="008514F8">
        <w:rPr>
          <w:rFonts w:ascii="Times New Roman" w:hAnsi="Times New Roman" w:cs="Times New Roman"/>
          <w:color w:val="000000" w:themeColor="text1"/>
          <w:sz w:val="24"/>
          <w:szCs w:val="24"/>
        </w:rPr>
        <w:t>Frazier 2009</w:t>
      </w:r>
      <w:ins w:id="279" w:author="Tan zhen" w:date="2021-07-20T12:32:00Z">
        <w:r w:rsidR="00A51428">
          <w:rPr>
            <w:rFonts w:ascii="Times New Roman" w:hAnsi="Times New Roman" w:cs="Times New Roman"/>
            <w:color w:val="000000" w:themeColor="text1"/>
            <w:sz w:val="24"/>
            <w:szCs w:val="24"/>
          </w:rPr>
          <w:t>a, Frazier2009b</w:t>
        </w:r>
      </w:ins>
      <w:del w:id="280" w:author="Tan zhen" w:date="2021-07-19T23:26:00Z">
        <w:r w:rsidR="008514F8" w:rsidDel="00B814A7">
          <w:rPr>
            <w:rFonts w:ascii="Times New Roman" w:hAnsi="Times New Roman" w:cs="Times New Roman"/>
            <w:color w:val="000000" w:themeColor="text1"/>
            <w:sz w:val="24"/>
            <w:szCs w:val="24"/>
          </w:rPr>
          <w:delText xml:space="preserve">, … </w:delText>
        </w:r>
      </w:del>
      <w:ins w:id="281" w:author="Tan zhen" w:date="2021-07-06T00:40:00Z">
        <w:r w:rsidR="004401CA">
          <w:rPr>
            <w:rFonts w:ascii="Times New Roman" w:hAnsi="Times New Roman" w:cs="Times New Roman"/>
            <w:color w:val="000000" w:themeColor="text1"/>
            <w:sz w:val="24"/>
            <w:szCs w:val="24"/>
          </w:rPr>
          <w:t>)</w:t>
        </w:r>
      </w:ins>
      <w:ins w:id="282" w:author="Tan zhen" w:date="2021-07-06T00:55:00Z">
        <w:r w:rsidR="00C94A76">
          <w:rPr>
            <w:rFonts w:ascii="Times New Roman" w:hAnsi="Times New Roman" w:cs="Times New Roman"/>
            <w:color w:val="000000" w:themeColor="text1"/>
            <w:sz w:val="24"/>
            <w:szCs w:val="24"/>
          </w:rPr>
          <w:t xml:space="preserve">, </w:t>
        </w:r>
      </w:ins>
      <w:ins w:id="283" w:author="Tan zhen" w:date="2021-07-06T00:40:00Z">
        <w:r w:rsidR="004401CA">
          <w:rPr>
            <w:rFonts w:ascii="Times New Roman" w:hAnsi="Times New Roman" w:cs="Times New Roman"/>
            <w:color w:val="000000" w:themeColor="text1"/>
            <w:sz w:val="24"/>
            <w:szCs w:val="24"/>
          </w:rPr>
          <w:t xml:space="preserve">or proposed local updating equation for </w:t>
        </w:r>
      </w:ins>
      <w:ins w:id="284" w:author="Tan zhen" w:date="2021-07-06T00:41:00Z">
        <w:r w:rsidR="004401CA">
          <w:rPr>
            <w:rFonts w:ascii="Times New Roman" w:hAnsi="Times New Roman" w:cs="Times New Roman"/>
            <w:color w:val="000000" w:themeColor="text1"/>
            <w:sz w:val="24"/>
            <w:szCs w:val="24"/>
          </w:rPr>
          <w:t xml:space="preserve">the </w:t>
        </w:r>
      </w:ins>
      <w:ins w:id="285" w:author="Tan zhen" w:date="2021-07-06T00:40:00Z">
        <w:r w:rsidR="004401CA">
          <w:rPr>
            <w:rFonts w:ascii="Times New Roman" w:hAnsi="Times New Roman" w:cs="Times New Roman"/>
            <w:color w:val="000000" w:themeColor="text1"/>
            <w:sz w:val="24"/>
            <w:szCs w:val="24"/>
          </w:rPr>
          <w:t>variance estimate for each sampled alternative (e.g.,</w:t>
        </w:r>
      </w:ins>
      <w:r w:rsidR="008514F8">
        <w:rPr>
          <w:rFonts w:ascii="Times New Roman" w:hAnsi="Times New Roman" w:cs="Times New Roman"/>
          <w:color w:val="000000" w:themeColor="text1"/>
          <w:sz w:val="24"/>
          <w:szCs w:val="24"/>
        </w:rPr>
        <w:t xml:space="preserve"> </w:t>
      </w:r>
      <w:ins w:id="286" w:author="Tan zhen" w:date="2021-07-06T01:08:00Z">
        <w:r w:rsidR="00DF3789">
          <w:rPr>
            <w:rFonts w:ascii="Times New Roman" w:hAnsi="Times New Roman" w:cs="Times New Roman"/>
            <w:color w:val="000000" w:themeColor="text1"/>
            <w:sz w:val="24"/>
            <w:szCs w:val="24"/>
          </w:rPr>
          <w:t>Tan and Gao 2016, Wang et al.,</w:t>
        </w:r>
      </w:ins>
      <w:r w:rsidR="008514F8">
        <w:rPr>
          <w:rFonts w:ascii="Times New Roman" w:hAnsi="Times New Roman" w:cs="Times New Roman"/>
          <w:color w:val="000000" w:themeColor="text1"/>
          <w:sz w:val="24"/>
          <w:szCs w:val="24"/>
        </w:rPr>
        <w:t xml:space="preserve"> </w:t>
      </w:r>
      <w:ins w:id="287" w:author="Tan zhen" w:date="2021-07-06T01:08:00Z">
        <w:r w:rsidR="00DF3789">
          <w:rPr>
            <w:rFonts w:ascii="Times New Roman" w:hAnsi="Times New Roman" w:cs="Times New Roman"/>
            <w:color w:val="000000" w:themeColor="text1"/>
            <w:sz w:val="24"/>
            <w:szCs w:val="24"/>
          </w:rPr>
          <w:t>2021</w:t>
        </w:r>
      </w:ins>
      <w:ins w:id="288" w:author="Tan zhen" w:date="2021-07-06T00:40:00Z">
        <w:r w:rsidR="004401CA">
          <w:rPr>
            <w:rFonts w:ascii="Times New Roman" w:hAnsi="Times New Roman" w:cs="Times New Roman"/>
            <w:color w:val="000000" w:themeColor="text1"/>
            <w:sz w:val="24"/>
            <w:szCs w:val="24"/>
          </w:rPr>
          <w:t>)</w:t>
        </w:r>
      </w:ins>
      <w:ins w:id="289" w:author="Tan zhen" w:date="2021-07-06T00:42:00Z">
        <w:r w:rsidR="004401CA">
          <w:rPr>
            <w:rFonts w:ascii="Times New Roman" w:hAnsi="Times New Roman" w:cs="Times New Roman"/>
            <w:color w:val="000000" w:themeColor="text1"/>
            <w:sz w:val="24"/>
            <w:szCs w:val="24"/>
          </w:rPr>
          <w:t xml:space="preserve">, or designed approximate </w:t>
        </w:r>
      </w:ins>
      <w:r w:rsidR="008514F8">
        <w:rPr>
          <w:rFonts w:ascii="Times New Roman" w:hAnsi="Times New Roman" w:cs="Times New Roman"/>
          <w:color w:val="000000" w:themeColor="text1"/>
          <w:sz w:val="24"/>
          <w:szCs w:val="24"/>
        </w:rPr>
        <w:t xml:space="preserve">formulae for </w:t>
      </w:r>
      <w:ins w:id="290" w:author="Tan zhen" w:date="2021-07-06T00:42:00Z">
        <w:r w:rsidR="004401CA">
          <w:rPr>
            <w:rFonts w:ascii="Times New Roman" w:hAnsi="Times New Roman" w:cs="Times New Roman"/>
            <w:color w:val="000000" w:themeColor="text1"/>
            <w:sz w:val="24"/>
            <w:szCs w:val="24"/>
          </w:rPr>
          <w:t>updating the posterior v</w:t>
        </w:r>
      </w:ins>
      <w:ins w:id="291" w:author="Tan zhen" w:date="2021-07-06T00:43:00Z">
        <w:r w:rsidR="004401CA">
          <w:rPr>
            <w:rFonts w:ascii="Times New Roman" w:hAnsi="Times New Roman" w:cs="Times New Roman"/>
            <w:color w:val="000000" w:themeColor="text1"/>
            <w:sz w:val="24"/>
            <w:szCs w:val="24"/>
          </w:rPr>
          <w:t xml:space="preserve">ariance </w:t>
        </w:r>
      </w:ins>
      <w:ins w:id="292" w:author="Tan zhen" w:date="2021-07-06T00:47:00Z">
        <w:r w:rsidR="003B1623">
          <w:rPr>
            <w:rFonts w:ascii="Times New Roman" w:hAnsi="Times New Roman" w:cs="Times New Roman"/>
            <w:color w:val="000000" w:themeColor="text1"/>
            <w:sz w:val="24"/>
            <w:szCs w:val="24"/>
          </w:rPr>
          <w:t xml:space="preserve">vector </w:t>
        </w:r>
      </w:ins>
      <w:ins w:id="293" w:author="Tan zhen" w:date="2021-07-06T00:43:00Z">
        <w:r w:rsidR="004401CA">
          <w:rPr>
            <w:rFonts w:ascii="Times New Roman" w:hAnsi="Times New Roman" w:cs="Times New Roman"/>
            <w:color w:val="000000" w:themeColor="text1"/>
            <w:sz w:val="24"/>
            <w:szCs w:val="24"/>
          </w:rPr>
          <w:t xml:space="preserve">of all the alternatives </w:t>
        </w:r>
      </w:ins>
      <w:ins w:id="294" w:author="Tan zhen" w:date="2021-07-06T00:47:00Z">
        <w:r w:rsidR="003B1623">
          <w:rPr>
            <w:rFonts w:ascii="Times New Roman" w:hAnsi="Times New Roman" w:cs="Times New Roman"/>
            <w:color w:val="000000" w:themeColor="text1"/>
            <w:sz w:val="24"/>
            <w:szCs w:val="24"/>
          </w:rPr>
          <w:t xml:space="preserve">under the </w:t>
        </w:r>
      </w:ins>
      <w:ins w:id="295" w:author="Tan zhen" w:date="2021-07-06T00:48:00Z">
        <w:r w:rsidR="003B1623">
          <w:rPr>
            <w:rFonts w:ascii="Times New Roman" w:hAnsi="Times New Roman" w:cs="Times New Roman"/>
            <w:color w:val="000000" w:themeColor="text1"/>
            <w:sz w:val="24"/>
            <w:szCs w:val="24"/>
          </w:rPr>
          <w:t xml:space="preserve">multi-variate Gaussian framework </w:t>
        </w:r>
      </w:ins>
      <w:ins w:id="296" w:author="Tan zhen" w:date="2021-07-06T00:43:00Z">
        <w:r w:rsidR="004401CA">
          <w:rPr>
            <w:rFonts w:ascii="Times New Roman" w:hAnsi="Times New Roman" w:cs="Times New Roman"/>
            <w:color w:val="000000" w:themeColor="text1"/>
            <w:sz w:val="24"/>
            <w:szCs w:val="24"/>
          </w:rPr>
          <w:t>(e.g.</w:t>
        </w:r>
      </w:ins>
      <w:r w:rsidR="008514F8">
        <w:rPr>
          <w:rFonts w:ascii="Times New Roman" w:hAnsi="Times New Roman" w:cs="Times New Roman"/>
          <w:color w:val="000000" w:themeColor="text1"/>
          <w:sz w:val="24"/>
          <w:szCs w:val="24"/>
        </w:rPr>
        <w:t>, Qu 2015, Zhang 2016</w:t>
      </w:r>
      <w:ins w:id="297" w:author="Tan zhen" w:date="2021-07-06T00:43:00Z">
        <w:r w:rsidR="004401CA">
          <w:rPr>
            <w:rFonts w:ascii="Times New Roman" w:hAnsi="Times New Roman" w:cs="Times New Roman"/>
            <w:color w:val="000000" w:themeColor="text1"/>
            <w:sz w:val="24"/>
            <w:szCs w:val="24"/>
          </w:rPr>
          <w:t>)</w:t>
        </w:r>
      </w:ins>
      <w:ins w:id="298" w:author="Tan zhen" w:date="2021-07-06T00:40:00Z">
        <w:r w:rsidR="004401CA">
          <w:rPr>
            <w:rFonts w:ascii="Times New Roman" w:hAnsi="Times New Roman" w:cs="Times New Roman"/>
            <w:color w:val="000000" w:themeColor="text1"/>
            <w:sz w:val="24"/>
            <w:szCs w:val="24"/>
          </w:rPr>
          <w:t xml:space="preserve">. </w:t>
        </w:r>
      </w:ins>
      <w:ins w:id="299" w:author="Tan zhen" w:date="2021-07-06T00:52:00Z">
        <w:r w:rsidR="007B3D78">
          <w:rPr>
            <w:rFonts w:ascii="Times New Roman" w:hAnsi="Times New Roman" w:cs="Times New Roman"/>
            <w:color w:val="000000" w:themeColor="text1"/>
            <w:sz w:val="24"/>
            <w:szCs w:val="24"/>
          </w:rPr>
          <w:t xml:space="preserve">While the local </w:t>
        </w:r>
      </w:ins>
      <w:ins w:id="300" w:author="Tan zhen" w:date="2021-07-06T00:53:00Z">
        <w:r w:rsidR="007B3D78">
          <w:rPr>
            <w:rFonts w:ascii="Times New Roman" w:hAnsi="Times New Roman" w:cs="Times New Roman"/>
            <w:color w:val="000000" w:themeColor="text1"/>
            <w:sz w:val="24"/>
            <w:szCs w:val="24"/>
          </w:rPr>
          <w:t xml:space="preserve">updating </w:t>
        </w:r>
      </w:ins>
      <w:ins w:id="301" w:author="Tan zhen" w:date="2021-07-06T00:56:00Z">
        <w:r w:rsidR="00C94A76">
          <w:rPr>
            <w:rFonts w:ascii="Times New Roman" w:hAnsi="Times New Roman" w:cs="Times New Roman"/>
            <w:color w:val="000000" w:themeColor="text1"/>
            <w:sz w:val="24"/>
            <w:szCs w:val="24"/>
          </w:rPr>
          <w:t xml:space="preserve">approach </w:t>
        </w:r>
      </w:ins>
      <w:ins w:id="302" w:author="Tan zhen" w:date="2021-07-06T00:53:00Z">
        <w:r w:rsidR="007B3D78">
          <w:rPr>
            <w:rFonts w:ascii="Times New Roman" w:hAnsi="Times New Roman" w:cs="Times New Roman"/>
            <w:color w:val="000000" w:themeColor="text1"/>
            <w:sz w:val="24"/>
            <w:szCs w:val="24"/>
          </w:rPr>
          <w:t>neglect</w:t>
        </w:r>
      </w:ins>
      <w:ins w:id="303" w:author="Tan zhen" w:date="2021-07-06T00:55:00Z">
        <w:r w:rsidR="00C94A76">
          <w:rPr>
            <w:rFonts w:ascii="Times New Roman" w:hAnsi="Times New Roman" w:cs="Times New Roman"/>
            <w:color w:val="000000" w:themeColor="text1"/>
            <w:sz w:val="24"/>
            <w:szCs w:val="24"/>
          </w:rPr>
          <w:t>s</w:t>
        </w:r>
      </w:ins>
      <w:ins w:id="304" w:author="Tan zhen" w:date="2021-07-06T00:53:00Z">
        <w:r w:rsidR="007B3D78">
          <w:rPr>
            <w:rFonts w:ascii="Times New Roman" w:hAnsi="Times New Roman" w:cs="Times New Roman"/>
            <w:color w:val="000000" w:themeColor="text1"/>
            <w:sz w:val="24"/>
            <w:szCs w:val="24"/>
          </w:rPr>
          <w:t xml:space="preserve"> the possible similarities in variances of two close solutions, the </w:t>
        </w:r>
      </w:ins>
      <w:ins w:id="305" w:author="Tan zhen" w:date="2021-07-06T00:56:00Z">
        <w:r w:rsidR="00C94A76">
          <w:rPr>
            <w:rFonts w:ascii="Times New Roman" w:hAnsi="Times New Roman" w:cs="Times New Roman"/>
            <w:color w:val="000000" w:themeColor="text1"/>
            <w:sz w:val="24"/>
            <w:szCs w:val="24"/>
          </w:rPr>
          <w:t xml:space="preserve">approximate </w:t>
        </w:r>
      </w:ins>
      <w:ins w:id="306" w:author="Tan zhen" w:date="2021-07-06T00:53:00Z">
        <w:r w:rsidR="007B3D78">
          <w:rPr>
            <w:rFonts w:ascii="Times New Roman" w:hAnsi="Times New Roman" w:cs="Times New Roman"/>
            <w:color w:val="000000" w:themeColor="text1"/>
            <w:sz w:val="24"/>
            <w:szCs w:val="24"/>
          </w:rPr>
          <w:t xml:space="preserve">global </w:t>
        </w:r>
      </w:ins>
      <w:ins w:id="307" w:author="Tan zhen" w:date="2021-07-06T00:54:00Z">
        <w:r w:rsidR="00C94A76">
          <w:rPr>
            <w:rFonts w:ascii="Times New Roman" w:hAnsi="Times New Roman" w:cs="Times New Roman"/>
            <w:color w:val="000000" w:themeColor="text1"/>
            <w:sz w:val="24"/>
            <w:szCs w:val="24"/>
          </w:rPr>
          <w:t>posterior</w:t>
        </w:r>
        <w:r w:rsidR="007B3D78">
          <w:rPr>
            <w:rFonts w:ascii="Times New Roman" w:hAnsi="Times New Roman" w:cs="Times New Roman"/>
            <w:color w:val="000000" w:themeColor="text1"/>
            <w:sz w:val="24"/>
            <w:szCs w:val="24"/>
          </w:rPr>
          <w:t xml:space="preserve"> updating formula</w:t>
        </w:r>
        <w:r w:rsidR="00C94A76">
          <w:rPr>
            <w:rFonts w:ascii="Times New Roman" w:hAnsi="Times New Roman" w:cs="Times New Roman"/>
            <w:color w:val="000000" w:themeColor="text1"/>
            <w:sz w:val="24"/>
            <w:szCs w:val="24"/>
          </w:rPr>
          <w:t xml:space="preserve"> cannot be easily adapted to the setting with parameterized beliefs</w:t>
        </w:r>
      </w:ins>
      <w:ins w:id="308" w:author="Tan zhen" w:date="2021-07-06T00:55:00Z">
        <w:r w:rsidR="00C94A76">
          <w:rPr>
            <w:rFonts w:ascii="Times New Roman" w:hAnsi="Times New Roman" w:cs="Times New Roman"/>
            <w:color w:val="000000" w:themeColor="text1"/>
            <w:sz w:val="24"/>
            <w:szCs w:val="24"/>
          </w:rPr>
          <w:t xml:space="preserve"> (thus is not applicable to problems with large solution space). </w:t>
        </w:r>
      </w:ins>
      <w:r w:rsidR="008514F8">
        <w:rPr>
          <w:rFonts w:ascii="Times New Roman" w:hAnsi="Times New Roman" w:cs="Times New Roman" w:hint="eastAsia"/>
          <w:color w:val="000000" w:themeColor="text1"/>
          <w:sz w:val="24"/>
          <w:szCs w:val="24"/>
        </w:rPr>
        <w:t>Note</w:t>
      </w:r>
      <w:r w:rsidR="008514F8">
        <w:rPr>
          <w:rFonts w:ascii="Times New Roman" w:hAnsi="Times New Roman" w:cs="Times New Roman"/>
          <w:color w:val="000000" w:themeColor="text1"/>
          <w:sz w:val="24"/>
          <w:szCs w:val="24"/>
        </w:rPr>
        <w:t xml:space="preserve"> that t</w:t>
      </w:r>
      <w:ins w:id="309" w:author="Tan zhen" w:date="2021-07-06T01:12:00Z">
        <w:r w:rsidR="00DF3789">
          <w:rPr>
            <w:rFonts w:ascii="Times New Roman" w:hAnsi="Times New Roman" w:cs="Times New Roman"/>
            <w:color w:val="000000" w:themeColor="text1"/>
            <w:sz w:val="24"/>
            <w:szCs w:val="24"/>
          </w:rPr>
          <w:t>his unknown variance would make it more difficult to deal with the chance constraint</w:t>
        </w:r>
      </w:ins>
      <w:r w:rsidR="008514F8">
        <w:rPr>
          <w:rFonts w:ascii="Times New Roman" w:hAnsi="Times New Roman" w:cs="Times New Roman"/>
          <w:color w:val="000000" w:themeColor="text1"/>
          <w:sz w:val="24"/>
          <w:szCs w:val="24"/>
        </w:rPr>
        <w:t xml:space="preserve"> as mentioned </w:t>
      </w:r>
      <w:ins w:id="310" w:author="Tan zhen" w:date="2021-07-19T23:27:00Z">
        <w:r w:rsidR="00B814A7">
          <w:rPr>
            <w:rFonts w:ascii="Times New Roman" w:hAnsi="Times New Roman" w:cs="Times New Roman"/>
            <w:color w:val="000000" w:themeColor="text1"/>
            <w:sz w:val="24"/>
            <w:szCs w:val="24"/>
          </w:rPr>
          <w:t xml:space="preserve">in </w:t>
        </w:r>
      </w:ins>
      <w:del w:id="311" w:author="Tan zhen" w:date="2021-07-19T23:27:00Z">
        <w:r w:rsidR="008514F8" w:rsidDel="00B814A7">
          <w:rPr>
            <w:rFonts w:ascii="Times New Roman" w:hAnsi="Times New Roman" w:cs="Times New Roman"/>
            <w:color w:val="000000" w:themeColor="text1"/>
            <w:sz w:val="24"/>
            <w:szCs w:val="24"/>
          </w:rPr>
          <w:delText xml:space="preserve">for </w:delText>
        </w:r>
      </w:del>
      <w:r w:rsidR="008514F8">
        <w:rPr>
          <w:rFonts w:ascii="Times New Roman" w:hAnsi="Times New Roman" w:cs="Times New Roman"/>
          <w:color w:val="000000" w:themeColor="text1"/>
          <w:sz w:val="24"/>
          <w:szCs w:val="24"/>
        </w:rPr>
        <w:t>the first point</w:t>
      </w:r>
      <w:ins w:id="312" w:author="Tan zhen" w:date="2021-07-06T01:12:00Z">
        <w:r w:rsidR="00DF3789">
          <w:rPr>
            <w:rFonts w:ascii="Times New Roman" w:hAnsi="Times New Roman" w:cs="Times New Roman"/>
            <w:color w:val="000000" w:themeColor="text1"/>
            <w:sz w:val="24"/>
            <w:szCs w:val="24"/>
          </w:rPr>
          <w:t xml:space="preserve">. </w:t>
        </w:r>
      </w:ins>
    </w:p>
    <w:p w14:paraId="0E13208C" w14:textId="77777777" w:rsidR="00DF3789" w:rsidRDefault="00DF3789" w:rsidP="003C1D74">
      <w:pPr>
        <w:rPr>
          <w:ins w:id="313" w:author="Tan zhen" w:date="2021-07-06T00:43:00Z"/>
          <w:rFonts w:ascii="Times New Roman" w:hAnsi="Times New Roman" w:cs="Times New Roman"/>
          <w:color w:val="000000" w:themeColor="text1"/>
          <w:sz w:val="24"/>
          <w:szCs w:val="24"/>
        </w:rPr>
      </w:pPr>
    </w:p>
    <w:p w14:paraId="0E4CCD3C" w14:textId="6CB02D45" w:rsidR="003B1623" w:rsidRDefault="007436D4" w:rsidP="003C1D74">
      <w:pPr>
        <w:rPr>
          <w:ins w:id="314" w:author="Tan zhen" w:date="2021-07-06T00:51:00Z"/>
          <w:rFonts w:ascii="Times New Roman" w:hAnsi="Times New Roman" w:cs="Times New Roman"/>
          <w:color w:val="000000" w:themeColor="text1"/>
          <w:sz w:val="24"/>
          <w:szCs w:val="24"/>
        </w:rPr>
      </w:pPr>
      <w:ins w:id="315" w:author="Tan zhen" w:date="2021-07-06T00:25:00Z">
        <w:r>
          <w:rPr>
            <w:rFonts w:ascii="Times New Roman" w:hAnsi="Times New Roman" w:cs="Times New Roman"/>
            <w:color w:val="000000" w:themeColor="text1"/>
            <w:sz w:val="24"/>
            <w:szCs w:val="24"/>
          </w:rPr>
          <w:t xml:space="preserve">In this study, we will </w:t>
        </w:r>
      </w:ins>
      <w:ins w:id="316" w:author="Tan zhen" w:date="2021-07-06T01:10:00Z">
        <w:r w:rsidR="00DF3789">
          <w:rPr>
            <w:rFonts w:ascii="Times New Roman" w:hAnsi="Times New Roman" w:cs="Times New Roman"/>
            <w:color w:val="000000" w:themeColor="text1"/>
            <w:sz w:val="24"/>
            <w:szCs w:val="24"/>
          </w:rPr>
          <w:t>design</w:t>
        </w:r>
      </w:ins>
      <w:ins w:id="317" w:author="Tan zhen" w:date="2021-07-06T01:09:00Z">
        <w:r w:rsidR="00DF3789">
          <w:rPr>
            <w:rFonts w:ascii="Times New Roman" w:hAnsi="Times New Roman" w:cs="Times New Roman"/>
            <w:color w:val="000000" w:themeColor="text1"/>
            <w:sz w:val="24"/>
            <w:szCs w:val="24"/>
          </w:rPr>
          <w:t xml:space="preserve"> a </w:t>
        </w:r>
      </w:ins>
      <w:ins w:id="318" w:author="Tan zhen" w:date="2021-07-06T00:25:00Z">
        <w:r>
          <w:rPr>
            <w:rFonts w:ascii="Times New Roman" w:hAnsi="Times New Roman" w:cs="Times New Roman"/>
            <w:color w:val="000000" w:themeColor="text1"/>
            <w:sz w:val="24"/>
            <w:szCs w:val="24"/>
          </w:rPr>
          <w:t>KG</w:t>
        </w:r>
      </w:ins>
      <w:ins w:id="319" w:author="Tan zhen" w:date="2021-07-06T01:10:00Z">
        <w:r w:rsidR="00DF3789">
          <w:rPr>
            <w:rFonts w:ascii="Times New Roman" w:hAnsi="Times New Roman" w:cs="Times New Roman"/>
            <w:color w:val="000000" w:themeColor="text1"/>
            <w:sz w:val="24"/>
            <w:szCs w:val="24"/>
          </w:rPr>
          <w:t xml:space="preserve">-based SO approach </w:t>
        </w:r>
      </w:ins>
      <w:ins w:id="320" w:author="Tan zhen" w:date="2021-07-06T00:25:00Z">
        <w:r>
          <w:rPr>
            <w:rFonts w:ascii="Times New Roman" w:hAnsi="Times New Roman" w:cs="Times New Roman"/>
            <w:color w:val="000000" w:themeColor="text1"/>
            <w:sz w:val="24"/>
            <w:szCs w:val="24"/>
          </w:rPr>
          <w:t>with parameterize</w:t>
        </w:r>
      </w:ins>
      <w:ins w:id="321" w:author="Tan zhen" w:date="2021-07-06T01:10:00Z">
        <w:r w:rsidR="00DF3789">
          <w:rPr>
            <w:rFonts w:ascii="Times New Roman" w:hAnsi="Times New Roman" w:cs="Times New Roman"/>
            <w:color w:val="000000" w:themeColor="text1"/>
            <w:sz w:val="24"/>
            <w:szCs w:val="24"/>
          </w:rPr>
          <w:t>d</w:t>
        </w:r>
      </w:ins>
      <w:ins w:id="322" w:author="Tan zhen" w:date="2021-07-06T00:25:00Z">
        <w:r>
          <w:rPr>
            <w:rFonts w:ascii="Times New Roman" w:hAnsi="Times New Roman" w:cs="Times New Roman"/>
            <w:color w:val="000000" w:themeColor="text1"/>
            <w:sz w:val="24"/>
            <w:szCs w:val="24"/>
          </w:rPr>
          <w:t xml:space="preserve"> belief</w:t>
        </w:r>
      </w:ins>
      <w:ins w:id="323" w:author="Tan zhen" w:date="2021-07-06T01:10:00Z">
        <w:r w:rsidR="00DF3789">
          <w:rPr>
            <w:rFonts w:ascii="Times New Roman" w:hAnsi="Times New Roman" w:cs="Times New Roman"/>
            <w:color w:val="000000" w:themeColor="text1"/>
            <w:sz w:val="24"/>
            <w:szCs w:val="24"/>
          </w:rPr>
          <w:t xml:space="preserve"> and un</w:t>
        </w:r>
      </w:ins>
      <w:ins w:id="324" w:author="Tan zhen" w:date="2021-07-06T01:11:00Z">
        <w:r w:rsidR="00DF3789">
          <w:rPr>
            <w:rFonts w:ascii="Times New Roman" w:hAnsi="Times New Roman" w:cs="Times New Roman"/>
            <w:color w:val="000000" w:themeColor="text1"/>
            <w:sz w:val="24"/>
            <w:szCs w:val="24"/>
          </w:rPr>
          <w:t>known variances</w:t>
        </w:r>
      </w:ins>
      <w:ins w:id="325" w:author="Tan zhen" w:date="2021-07-06T00:25:00Z">
        <w:r>
          <w:rPr>
            <w:rFonts w:ascii="Times New Roman" w:hAnsi="Times New Roman" w:cs="Times New Roman"/>
            <w:color w:val="000000" w:themeColor="text1"/>
            <w:sz w:val="24"/>
            <w:szCs w:val="24"/>
          </w:rPr>
          <w:t xml:space="preserve"> </w:t>
        </w:r>
      </w:ins>
      <w:ins w:id="326" w:author="Tan zhen" w:date="2021-07-06T01:09:00Z">
        <w:r w:rsidR="00DF3789">
          <w:rPr>
            <w:rFonts w:ascii="Times New Roman" w:hAnsi="Times New Roman" w:cs="Times New Roman"/>
            <w:color w:val="000000" w:themeColor="text1"/>
            <w:sz w:val="24"/>
            <w:szCs w:val="24"/>
          </w:rPr>
          <w:t>that is applic</w:t>
        </w:r>
      </w:ins>
      <w:ins w:id="327" w:author="Tan zhen" w:date="2021-07-06T01:10:00Z">
        <w:r w:rsidR="00DF3789">
          <w:rPr>
            <w:rFonts w:ascii="Times New Roman" w:hAnsi="Times New Roman" w:cs="Times New Roman"/>
            <w:color w:val="000000" w:themeColor="text1"/>
            <w:sz w:val="24"/>
            <w:szCs w:val="24"/>
          </w:rPr>
          <w:t xml:space="preserve">able to </w:t>
        </w:r>
      </w:ins>
      <w:ins w:id="328" w:author="Tan zhen" w:date="2021-07-06T00:25:00Z">
        <w:r>
          <w:rPr>
            <w:rFonts w:ascii="Times New Roman" w:hAnsi="Times New Roman" w:cs="Times New Roman"/>
            <w:color w:val="000000" w:themeColor="text1"/>
            <w:sz w:val="24"/>
            <w:szCs w:val="24"/>
          </w:rPr>
          <w:t>problems wit</w:t>
        </w:r>
        <w:r w:rsidRPr="008514F8">
          <w:rPr>
            <w:rFonts w:ascii="Times New Roman" w:hAnsi="Times New Roman" w:cs="Times New Roman"/>
            <w:color w:val="000000" w:themeColor="text1"/>
            <w:sz w:val="24"/>
            <w:szCs w:val="24"/>
          </w:rPr>
          <w:t>h more than one performance</w:t>
        </w:r>
        <w:r>
          <w:rPr>
            <w:rFonts w:ascii="Times New Roman" w:hAnsi="Times New Roman" w:cs="Times New Roman"/>
            <w:color w:val="000000" w:themeColor="text1"/>
            <w:sz w:val="24"/>
            <w:szCs w:val="24"/>
          </w:rPr>
          <w:t xml:space="preserve"> measures</w:t>
        </w:r>
      </w:ins>
      <w:ins w:id="329" w:author="Tan zhen" w:date="2021-07-06T00:26:00Z">
        <w:r>
          <w:rPr>
            <w:rFonts w:ascii="Times New Roman" w:hAnsi="Times New Roman" w:cs="Times New Roman"/>
            <w:color w:val="000000" w:themeColor="text1"/>
            <w:sz w:val="24"/>
            <w:szCs w:val="24"/>
          </w:rPr>
          <w:t xml:space="preserve"> as well as a chance constraint on another stochastic performance measure</w:t>
        </w:r>
      </w:ins>
      <w:ins w:id="330" w:author="Tan zhen" w:date="2021-07-06T00:25:00Z">
        <w:r>
          <w:rPr>
            <w:rFonts w:ascii="Times New Roman" w:hAnsi="Times New Roman" w:cs="Times New Roman"/>
            <w:color w:val="000000" w:themeColor="text1"/>
            <w:sz w:val="24"/>
            <w:szCs w:val="24"/>
          </w:rPr>
          <w:t>.</w:t>
        </w:r>
      </w:ins>
      <w:ins w:id="331" w:author="Tan zhen" w:date="2021-07-06T00:26:00Z">
        <w:r>
          <w:rPr>
            <w:rFonts w:ascii="Times New Roman" w:hAnsi="Times New Roman" w:cs="Times New Roman"/>
            <w:color w:val="000000" w:themeColor="text1"/>
            <w:sz w:val="24"/>
            <w:szCs w:val="24"/>
          </w:rPr>
          <w:t xml:space="preserve"> </w:t>
        </w:r>
      </w:ins>
      <w:ins w:id="332" w:author="Tan zhen" w:date="2021-07-06T01:14:00Z">
        <w:r w:rsidR="00DF3789">
          <w:rPr>
            <w:rFonts w:ascii="Times New Roman" w:hAnsi="Times New Roman" w:cs="Times New Roman"/>
            <w:color w:val="000000" w:themeColor="text1"/>
            <w:sz w:val="24"/>
            <w:szCs w:val="24"/>
          </w:rPr>
          <w:t xml:space="preserve">As explained earlier, such a problem setting is commonly seen in urban transportation optimization problems and makes those problems challenging </w:t>
        </w:r>
        <w:r w:rsidR="00DF3789">
          <w:rPr>
            <w:rFonts w:ascii="Times New Roman" w:hAnsi="Times New Roman" w:cs="Times New Roman"/>
            <w:color w:val="000000" w:themeColor="text1"/>
            <w:sz w:val="24"/>
            <w:szCs w:val="24"/>
          </w:rPr>
          <w:lastRenderedPageBreak/>
          <w:t xml:space="preserve">to solve, thus a reliable and efficient SO-based solution approach is highly needed. </w:t>
        </w:r>
        <w:r w:rsidR="00432304">
          <w:rPr>
            <w:rFonts w:ascii="Times New Roman" w:hAnsi="Times New Roman" w:cs="Times New Roman" w:hint="eastAsia"/>
            <w:color w:val="000000" w:themeColor="text1"/>
            <w:sz w:val="24"/>
            <w:szCs w:val="24"/>
          </w:rPr>
          <w:t>One</w:t>
        </w:r>
        <w:r w:rsidR="00432304">
          <w:rPr>
            <w:rFonts w:ascii="Times New Roman" w:hAnsi="Times New Roman" w:cs="Times New Roman"/>
            <w:color w:val="000000" w:themeColor="text1"/>
            <w:sz w:val="24"/>
            <w:szCs w:val="24"/>
          </w:rPr>
          <w:t xml:space="preserve"> contribution that may be of separate in</w:t>
        </w:r>
      </w:ins>
      <w:ins w:id="333" w:author="Tan zhen" w:date="2021-07-06T01:15:00Z">
        <w:r w:rsidR="00432304">
          <w:rPr>
            <w:rFonts w:ascii="Times New Roman" w:hAnsi="Times New Roman" w:cs="Times New Roman"/>
            <w:color w:val="000000" w:themeColor="text1"/>
            <w:sz w:val="24"/>
            <w:szCs w:val="24"/>
          </w:rPr>
          <w:t>terest</w:t>
        </w:r>
      </w:ins>
      <w:ins w:id="334" w:author="Tan zhen" w:date="2021-07-06T01:14:00Z">
        <w:r w:rsidR="00432304">
          <w:rPr>
            <w:rFonts w:ascii="Times New Roman" w:hAnsi="Times New Roman" w:cs="Times New Roman"/>
            <w:color w:val="000000" w:themeColor="text1"/>
            <w:sz w:val="24"/>
            <w:szCs w:val="24"/>
          </w:rPr>
          <w:t xml:space="preserve"> is that </w:t>
        </w:r>
      </w:ins>
      <w:ins w:id="335" w:author="Tan zhen" w:date="2021-07-06T00:57:00Z">
        <w:r w:rsidR="00C94A76">
          <w:rPr>
            <w:rFonts w:ascii="Times New Roman" w:hAnsi="Times New Roman" w:cs="Times New Roman"/>
            <w:color w:val="000000" w:themeColor="text1"/>
            <w:sz w:val="24"/>
            <w:szCs w:val="24"/>
          </w:rPr>
          <w:t>we proposed a</w:t>
        </w:r>
      </w:ins>
      <w:ins w:id="336" w:author="Tan zhen" w:date="2021-07-06T00:59:00Z">
        <w:r w:rsidR="00C94A76">
          <w:rPr>
            <w:rFonts w:ascii="Times New Roman" w:hAnsi="Times New Roman" w:cs="Times New Roman"/>
            <w:color w:val="000000" w:themeColor="text1"/>
            <w:sz w:val="24"/>
            <w:szCs w:val="24"/>
          </w:rPr>
          <w:t xml:space="preserve">n </w:t>
        </w:r>
      </w:ins>
      <w:ins w:id="337" w:author="Tan zhen" w:date="2021-07-06T00:57:00Z">
        <w:r w:rsidR="00C94A76">
          <w:rPr>
            <w:rFonts w:ascii="Times New Roman" w:hAnsi="Times New Roman" w:cs="Times New Roman"/>
            <w:color w:val="000000" w:themeColor="text1"/>
            <w:sz w:val="24"/>
            <w:szCs w:val="24"/>
          </w:rPr>
          <w:t>updating</w:t>
        </w:r>
      </w:ins>
      <w:ins w:id="338" w:author="Tan zhen" w:date="2021-07-06T00:58:00Z">
        <w:r w:rsidR="00C94A76">
          <w:rPr>
            <w:rFonts w:ascii="Times New Roman" w:hAnsi="Times New Roman" w:cs="Times New Roman"/>
            <w:color w:val="000000" w:themeColor="text1"/>
            <w:sz w:val="24"/>
            <w:szCs w:val="24"/>
          </w:rPr>
          <w:t xml:space="preserve"> scheme of variance estimates wh</w:t>
        </w:r>
      </w:ins>
      <w:ins w:id="339" w:author="Tan zhen" w:date="2021-07-06T00:57:00Z">
        <w:r w:rsidR="00C94A76">
          <w:rPr>
            <w:rFonts w:ascii="Times New Roman" w:hAnsi="Times New Roman" w:cs="Times New Roman"/>
            <w:color w:val="000000" w:themeColor="text1"/>
            <w:sz w:val="24"/>
            <w:szCs w:val="24"/>
          </w:rPr>
          <w:t>ich</w:t>
        </w:r>
      </w:ins>
      <w:ins w:id="340" w:author="Tan zhen" w:date="2021-07-06T00:58:00Z">
        <w:r w:rsidR="00C94A76">
          <w:rPr>
            <w:rFonts w:ascii="Times New Roman" w:hAnsi="Times New Roman" w:cs="Times New Roman"/>
            <w:color w:val="000000" w:themeColor="text1"/>
            <w:sz w:val="24"/>
            <w:szCs w:val="24"/>
          </w:rPr>
          <w:t xml:space="preserve"> not </w:t>
        </w:r>
      </w:ins>
      <w:ins w:id="341" w:author="Tan zhen" w:date="2021-07-06T00:59:00Z">
        <w:r w:rsidR="00C94A76">
          <w:rPr>
            <w:rFonts w:ascii="Times New Roman" w:hAnsi="Times New Roman" w:cs="Times New Roman"/>
            <w:color w:val="000000" w:themeColor="text1"/>
            <w:sz w:val="24"/>
            <w:szCs w:val="24"/>
          </w:rPr>
          <w:t xml:space="preserve">only accounts for possible similarities </w:t>
        </w:r>
      </w:ins>
      <w:ins w:id="342" w:author="Tan zhen" w:date="2021-07-06T01:11:00Z">
        <w:r w:rsidR="00DF3789">
          <w:rPr>
            <w:rFonts w:ascii="Times New Roman" w:hAnsi="Times New Roman" w:cs="Times New Roman"/>
            <w:color w:val="000000" w:themeColor="text1"/>
            <w:sz w:val="24"/>
            <w:szCs w:val="24"/>
          </w:rPr>
          <w:t xml:space="preserve">between the </w:t>
        </w:r>
      </w:ins>
      <w:ins w:id="343" w:author="Tan zhen" w:date="2021-07-19T23:37:00Z">
        <w:r w:rsidR="00A375B5">
          <w:rPr>
            <w:rFonts w:ascii="Times New Roman" w:hAnsi="Times New Roman" w:cs="Times New Roman"/>
            <w:color w:val="000000" w:themeColor="text1"/>
            <w:sz w:val="24"/>
            <w:szCs w:val="24"/>
          </w:rPr>
          <w:t>different</w:t>
        </w:r>
      </w:ins>
      <w:ins w:id="344" w:author="Tan zhen" w:date="2021-07-06T00:59:00Z">
        <w:r w:rsidR="00C94A76">
          <w:rPr>
            <w:rFonts w:ascii="Times New Roman" w:hAnsi="Times New Roman" w:cs="Times New Roman"/>
            <w:color w:val="000000" w:themeColor="text1"/>
            <w:sz w:val="24"/>
            <w:szCs w:val="24"/>
          </w:rPr>
          <w:t xml:space="preserve"> solutions and</w:t>
        </w:r>
      </w:ins>
      <w:ins w:id="345" w:author="Tan zhen" w:date="2021-07-06T00:58:00Z">
        <w:r w:rsidR="00C94A76">
          <w:rPr>
            <w:rFonts w:ascii="Times New Roman" w:hAnsi="Times New Roman" w:cs="Times New Roman"/>
            <w:color w:val="000000" w:themeColor="text1"/>
            <w:sz w:val="24"/>
            <w:szCs w:val="24"/>
          </w:rPr>
          <w:t xml:space="preserve"> </w:t>
        </w:r>
      </w:ins>
      <w:ins w:id="346" w:author="Tan zhen" w:date="2021-07-06T00:57:00Z">
        <w:r w:rsidR="00C94A76">
          <w:rPr>
            <w:rFonts w:ascii="Times New Roman" w:hAnsi="Times New Roman" w:cs="Times New Roman"/>
            <w:color w:val="000000" w:themeColor="text1"/>
            <w:sz w:val="24"/>
            <w:szCs w:val="24"/>
          </w:rPr>
          <w:t>can be easily implemented</w:t>
        </w:r>
      </w:ins>
      <w:ins w:id="347" w:author="Tan zhen" w:date="2021-07-06T00:58:00Z">
        <w:r w:rsidR="00C94A76">
          <w:rPr>
            <w:rFonts w:ascii="Times New Roman" w:hAnsi="Times New Roman" w:cs="Times New Roman"/>
            <w:color w:val="000000" w:themeColor="text1"/>
            <w:sz w:val="24"/>
            <w:szCs w:val="24"/>
          </w:rPr>
          <w:t xml:space="preserve"> for</w:t>
        </w:r>
      </w:ins>
      <w:ins w:id="348" w:author="Tan zhen" w:date="2021-07-06T01:24:00Z">
        <w:r w:rsidR="004F7388">
          <w:rPr>
            <w:rFonts w:ascii="Times New Roman" w:hAnsi="Times New Roman" w:cs="Times New Roman"/>
            <w:color w:val="000000" w:themeColor="text1"/>
            <w:sz w:val="24"/>
            <w:szCs w:val="24"/>
          </w:rPr>
          <w:t xml:space="preserve"> </w:t>
        </w:r>
      </w:ins>
      <w:ins w:id="349" w:author="Tan zhen" w:date="2021-07-06T01:25:00Z">
        <w:r w:rsidR="004F7388">
          <w:rPr>
            <w:rFonts w:ascii="Times New Roman" w:hAnsi="Times New Roman" w:cs="Times New Roman"/>
            <w:color w:val="000000" w:themeColor="text1"/>
            <w:sz w:val="24"/>
            <w:szCs w:val="24"/>
          </w:rPr>
          <w:t>the cases with</w:t>
        </w:r>
      </w:ins>
      <w:ins w:id="350" w:author="Tan zhen" w:date="2021-07-06T00:58:00Z">
        <w:r w:rsidR="00C94A76">
          <w:rPr>
            <w:rFonts w:ascii="Times New Roman" w:hAnsi="Times New Roman" w:cs="Times New Roman"/>
            <w:color w:val="000000" w:themeColor="text1"/>
            <w:sz w:val="24"/>
            <w:szCs w:val="24"/>
          </w:rPr>
          <w:t xml:space="preserve"> parameterized beliefs</w:t>
        </w:r>
      </w:ins>
      <w:ins w:id="351" w:author="Tan zhen" w:date="2021-07-06T00:59:00Z">
        <w:r w:rsidR="00C94A76">
          <w:rPr>
            <w:rFonts w:ascii="Times New Roman" w:hAnsi="Times New Roman" w:cs="Times New Roman"/>
            <w:color w:val="000000" w:themeColor="text1"/>
            <w:sz w:val="24"/>
            <w:szCs w:val="24"/>
          </w:rPr>
          <w:t xml:space="preserve"> as well</w:t>
        </w:r>
      </w:ins>
      <w:ins w:id="352" w:author="Tan zhen" w:date="2021-07-06T00:57:00Z">
        <w:r w:rsidR="00C94A76">
          <w:rPr>
            <w:rFonts w:ascii="Times New Roman" w:hAnsi="Times New Roman" w:cs="Times New Roman"/>
            <w:color w:val="000000" w:themeColor="text1"/>
            <w:sz w:val="24"/>
            <w:szCs w:val="24"/>
          </w:rPr>
          <w:t xml:space="preserve">. </w:t>
        </w:r>
      </w:ins>
      <w:ins w:id="353" w:author="Tan zhen" w:date="2021-07-06T01:12:00Z">
        <w:r w:rsidR="00DF3789">
          <w:rPr>
            <w:rFonts w:ascii="Times New Roman" w:hAnsi="Times New Roman" w:cs="Times New Roman"/>
            <w:color w:val="000000" w:themeColor="text1"/>
            <w:sz w:val="24"/>
            <w:szCs w:val="24"/>
          </w:rPr>
          <w:t>Such a</w:t>
        </w:r>
      </w:ins>
      <w:ins w:id="354" w:author="Tan zhen" w:date="2021-07-06T01:13:00Z">
        <w:r w:rsidR="00DF3789">
          <w:rPr>
            <w:rFonts w:ascii="Times New Roman" w:hAnsi="Times New Roman" w:cs="Times New Roman"/>
            <w:color w:val="000000" w:themeColor="text1"/>
            <w:sz w:val="24"/>
            <w:szCs w:val="24"/>
          </w:rPr>
          <w:t>n</w:t>
        </w:r>
      </w:ins>
      <w:ins w:id="355" w:author="Tan zhen" w:date="2021-07-06T01:12:00Z">
        <w:r w:rsidR="00DF3789">
          <w:rPr>
            <w:rFonts w:ascii="Times New Roman" w:hAnsi="Times New Roman" w:cs="Times New Roman"/>
            <w:color w:val="000000" w:themeColor="text1"/>
            <w:sz w:val="24"/>
            <w:szCs w:val="24"/>
          </w:rPr>
          <w:t xml:space="preserve"> updating scheme </w:t>
        </w:r>
      </w:ins>
      <w:ins w:id="356" w:author="Tan zhen" w:date="2021-07-06T01:15:00Z">
        <w:r w:rsidR="00432304">
          <w:rPr>
            <w:rFonts w:ascii="Times New Roman" w:hAnsi="Times New Roman" w:cs="Times New Roman"/>
            <w:color w:val="000000" w:themeColor="text1"/>
            <w:sz w:val="24"/>
            <w:szCs w:val="24"/>
          </w:rPr>
          <w:t>is</w:t>
        </w:r>
      </w:ins>
      <w:ins w:id="357" w:author="Tan zhen" w:date="2021-07-06T01:12:00Z">
        <w:r w:rsidR="00DF3789">
          <w:rPr>
            <w:rFonts w:ascii="Times New Roman" w:hAnsi="Times New Roman" w:cs="Times New Roman"/>
            <w:color w:val="000000" w:themeColor="text1"/>
            <w:sz w:val="24"/>
            <w:szCs w:val="24"/>
          </w:rPr>
          <w:t xml:space="preserve"> shown effective especially when</w:t>
        </w:r>
      </w:ins>
      <w:ins w:id="358" w:author="Tan zhen" w:date="2021-07-06T01:13:00Z">
        <w:r w:rsidR="00DF3789">
          <w:rPr>
            <w:rFonts w:ascii="Times New Roman" w:hAnsi="Times New Roman" w:cs="Times New Roman"/>
            <w:color w:val="000000" w:themeColor="text1"/>
            <w:sz w:val="24"/>
            <w:szCs w:val="24"/>
          </w:rPr>
          <w:t xml:space="preserve"> a chance constraint is considered</w:t>
        </w:r>
      </w:ins>
      <w:ins w:id="359" w:author="Tan zhen" w:date="2021-07-06T01:25:00Z">
        <w:r w:rsidR="004F7388">
          <w:rPr>
            <w:rFonts w:ascii="Times New Roman" w:hAnsi="Times New Roman" w:cs="Times New Roman"/>
            <w:color w:val="000000" w:themeColor="text1"/>
            <w:sz w:val="24"/>
            <w:szCs w:val="24"/>
          </w:rPr>
          <w:t xml:space="preserve">, </w:t>
        </w:r>
      </w:ins>
      <w:ins w:id="360" w:author="Tan zhen" w:date="2021-07-06T01:13:00Z">
        <w:r w:rsidR="00DF3789">
          <w:rPr>
            <w:rFonts w:ascii="Times New Roman" w:hAnsi="Times New Roman" w:cs="Times New Roman"/>
            <w:color w:val="000000" w:themeColor="text1"/>
            <w:sz w:val="24"/>
            <w:szCs w:val="24"/>
          </w:rPr>
          <w:t xml:space="preserve">in which case one wants to estimate the distribution of the </w:t>
        </w:r>
      </w:ins>
      <w:ins w:id="361" w:author="Tan zhen" w:date="2021-07-19T23:38:00Z">
        <w:r w:rsidR="00A375B5">
          <w:rPr>
            <w:rFonts w:ascii="Times New Roman" w:hAnsi="Times New Roman" w:cs="Times New Roman"/>
            <w:color w:val="000000" w:themeColor="text1"/>
            <w:sz w:val="24"/>
            <w:szCs w:val="24"/>
          </w:rPr>
          <w:t xml:space="preserve">constrained </w:t>
        </w:r>
      </w:ins>
      <w:ins w:id="362" w:author="Tan zhen" w:date="2021-07-06T01:13:00Z">
        <w:r w:rsidR="00DF3789">
          <w:rPr>
            <w:rFonts w:ascii="Times New Roman" w:hAnsi="Times New Roman" w:cs="Times New Roman"/>
            <w:color w:val="000000" w:themeColor="text1"/>
            <w:sz w:val="24"/>
            <w:szCs w:val="24"/>
          </w:rPr>
          <w:t xml:space="preserve">quantity as accurate as possible under limited simulation budget. </w:t>
        </w:r>
      </w:ins>
    </w:p>
    <w:p w14:paraId="2788FDCE" w14:textId="78D21131" w:rsidR="00C37FC1" w:rsidRDefault="00432304" w:rsidP="003C1D74">
      <w:pPr>
        <w:rPr>
          <w:ins w:id="363" w:author="Microsoft 帐户" w:date="2021-08-16T23:03:00Z"/>
          <w:rFonts w:ascii="Times New Roman" w:hAnsi="Times New Roman" w:cs="Times New Roman"/>
          <w:color w:val="000000" w:themeColor="text1"/>
          <w:sz w:val="24"/>
          <w:szCs w:val="24"/>
        </w:rPr>
      </w:pPr>
      <w:ins w:id="364" w:author="Tan zhen" w:date="2021-07-06T01:15:00Z">
        <w:r>
          <w:rPr>
            <w:rFonts w:ascii="Times New Roman" w:hAnsi="Times New Roman" w:cs="Times New Roman"/>
            <w:color w:val="000000" w:themeColor="text1"/>
            <w:sz w:val="24"/>
            <w:szCs w:val="24"/>
          </w:rPr>
          <w:t xml:space="preserve"> </w:t>
        </w:r>
      </w:ins>
    </w:p>
    <w:p w14:paraId="724F047C" w14:textId="77777777" w:rsidR="00286F0F" w:rsidRPr="003C1D74" w:rsidRDefault="00286F0F" w:rsidP="003C1D74"/>
    <w:p w14:paraId="63E237A1" w14:textId="1C616CD7" w:rsidR="00E67543" w:rsidRPr="007A4EB5" w:rsidRDefault="00F22D01" w:rsidP="000E065A">
      <w:pPr>
        <w:pStyle w:val="1"/>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3</w:t>
      </w:r>
      <w:r w:rsidR="00E67543" w:rsidRPr="007A4EB5">
        <w:rPr>
          <w:rFonts w:ascii="Times New Roman" w:eastAsiaTheme="minorEastAsia" w:hAnsi="Times New Roman" w:cs="Times New Roman"/>
          <w:b/>
          <w:bCs/>
          <w:color w:val="auto"/>
          <w:kern w:val="2"/>
          <w:sz w:val="24"/>
          <w:szCs w:val="24"/>
        </w:rPr>
        <w:t xml:space="preserve"> Network-wide Signal Timing Problem under Uncertainties (NSTPU)</w:t>
      </w:r>
    </w:p>
    <w:p w14:paraId="5D5EBD6B" w14:textId="37043D7A" w:rsidR="00EF5FB7" w:rsidRPr="00A70674" w:rsidRDefault="00EF5FB7" w:rsidP="00EF5FB7">
      <w:pPr>
        <w:rPr>
          <w:rFonts w:ascii="Times New Roman" w:hAnsi="Times New Roman" w:cs="Times New Roman"/>
          <w:sz w:val="24"/>
          <w:szCs w:val="24"/>
        </w:rPr>
      </w:pPr>
      <w:r>
        <w:rPr>
          <w:rFonts w:ascii="Times New Roman" w:hAnsi="Times New Roman" w:cs="Times New Roman"/>
          <w:sz w:val="24"/>
          <w:szCs w:val="24"/>
        </w:rPr>
        <w:t>Urban signalized intersections are not only the bottleneck of traffic efficiency and dense area of vehicular emissions, but also influence the equity of right-of-way in the urban road network. In this condition, traffic efficiency is set as an evaluation indicator rather than the only indicator, when designing the traffic control system. Specifically, the traffic equity has been considered in various traffic control problems, such as temporal and spatial inequities of ramp metering control (</w:t>
      </w:r>
      <w:r w:rsidRPr="00BB4349">
        <w:rPr>
          <w:rFonts w:ascii="Times New Roman" w:hAnsi="Times New Roman" w:cs="Times New Roman"/>
          <w:sz w:val="24"/>
          <w:szCs w:val="24"/>
          <w:highlight w:val="yellow"/>
        </w:rPr>
        <w:t>Levinson and Zhang, 2006</w:t>
      </w:r>
      <w:r>
        <w:rPr>
          <w:rFonts w:ascii="Times New Roman" w:hAnsi="Times New Roman" w:cs="Times New Roman"/>
          <w:sz w:val="24"/>
          <w:szCs w:val="24"/>
        </w:rPr>
        <w:t>), aggregated and non-aggregated equity indices of corridor control (</w:t>
      </w:r>
      <w:r w:rsidRPr="00BD6CFF">
        <w:rPr>
          <w:rFonts w:ascii="Times New Roman" w:hAnsi="Times New Roman" w:cs="Times New Roman"/>
          <w:sz w:val="24"/>
          <w:szCs w:val="24"/>
          <w:highlight w:val="yellow"/>
        </w:rPr>
        <w:t>Ma and Zhang, 2008</w:t>
      </w:r>
      <w:r>
        <w:rPr>
          <w:rFonts w:ascii="Times New Roman" w:hAnsi="Times New Roman" w:cs="Times New Roman"/>
          <w:sz w:val="24"/>
          <w:szCs w:val="24"/>
        </w:rPr>
        <w:t>), spatial equity index of dynamic ramp control (</w:t>
      </w:r>
      <w:r w:rsidRPr="00BD6CFF">
        <w:rPr>
          <w:rFonts w:ascii="Times New Roman" w:hAnsi="Times New Roman" w:cs="Times New Roman"/>
          <w:sz w:val="24"/>
          <w:szCs w:val="24"/>
          <w:highlight w:val="yellow"/>
        </w:rPr>
        <w:t>Meng and Khoo, 2010</w:t>
      </w:r>
      <w:r>
        <w:rPr>
          <w:rFonts w:ascii="Times New Roman" w:hAnsi="Times New Roman" w:cs="Times New Roman"/>
          <w:sz w:val="24"/>
          <w:szCs w:val="24"/>
        </w:rPr>
        <w:t>), travel time-based Atkinson index of network-wide traffic signal timing plan (</w:t>
      </w:r>
      <w:r w:rsidRPr="00973094">
        <w:rPr>
          <w:rFonts w:ascii="Times New Roman" w:hAnsi="Times New Roman" w:cs="Times New Roman"/>
          <w:sz w:val="24"/>
          <w:szCs w:val="24"/>
          <w:highlight w:val="yellow"/>
        </w:rPr>
        <w:t>Zheng et al., 2019</w:t>
      </w:r>
      <w:r w:rsidRPr="00577CFA">
        <w:rPr>
          <w:rFonts w:ascii="Times New Roman" w:hAnsi="Times New Roman" w:cs="Times New Roman"/>
          <w:sz w:val="24"/>
          <w:szCs w:val="24"/>
          <w:highlight w:val="red"/>
        </w:rPr>
        <w:t>a</w:t>
      </w:r>
      <w:r>
        <w:rPr>
          <w:rFonts w:ascii="Times New Roman" w:hAnsi="Times New Roman" w:cs="Times New Roman"/>
          <w:sz w:val="24"/>
          <w:szCs w:val="24"/>
        </w:rPr>
        <w:t>). Meanwhile, driving modes of vehicles are substantially influenced by traffic signal control plan and various driving modes would result in various vehicular emissions. In details, vehicular emissions tend to decrease (in descending order) for acceleration, cruise, deceleration and idle (</w:t>
      </w:r>
      <w:proofErr w:type="spellStart"/>
      <w:r>
        <w:rPr>
          <w:rFonts w:ascii="Times New Roman" w:hAnsi="Times New Roman" w:cs="Times New Roman"/>
          <w:sz w:val="24"/>
          <w:szCs w:val="24"/>
          <w:highlight w:val="yellow"/>
        </w:rPr>
        <w:t>Unal</w:t>
      </w:r>
      <w:proofErr w:type="spellEnd"/>
      <w:r>
        <w:rPr>
          <w:rFonts w:ascii="Times New Roman" w:hAnsi="Times New Roman" w:cs="Times New Roman"/>
          <w:sz w:val="24"/>
          <w:szCs w:val="24"/>
          <w:highlight w:val="yellow"/>
        </w:rPr>
        <w:t xml:space="preserve"> et al</w:t>
      </w:r>
      <w:r>
        <w:rPr>
          <w:rFonts w:ascii="Times New Roman" w:hAnsi="Times New Roman" w:cs="Times New Roman"/>
          <w:sz w:val="24"/>
          <w:szCs w:val="24"/>
        </w:rPr>
        <w:t>., 2003), and increase considerably if vehicle stops are introduced (</w:t>
      </w:r>
      <w:proofErr w:type="spellStart"/>
      <w:r>
        <w:rPr>
          <w:rFonts w:ascii="Times New Roman" w:hAnsi="Times New Roman" w:cs="Times New Roman"/>
          <w:sz w:val="24"/>
          <w:szCs w:val="24"/>
          <w:highlight w:val="yellow"/>
        </w:rPr>
        <w:t>Rakha</w:t>
      </w:r>
      <w:proofErr w:type="spellEnd"/>
      <w:r>
        <w:rPr>
          <w:rFonts w:ascii="Times New Roman" w:hAnsi="Times New Roman" w:cs="Times New Roman"/>
          <w:sz w:val="24"/>
          <w:szCs w:val="24"/>
          <w:highlight w:val="yellow"/>
        </w:rPr>
        <w:t xml:space="preserve"> and Ding</w:t>
      </w:r>
      <w:r>
        <w:rPr>
          <w:rFonts w:ascii="Times New Roman" w:hAnsi="Times New Roman" w:cs="Times New Roman"/>
          <w:sz w:val="24"/>
          <w:szCs w:val="24"/>
        </w:rPr>
        <w:t>, 2003). Thus, apart from traffic efficiency, the fuel consumption and vehicular emissions on roads with signalized intersections are greatly influenced by the traffic signal control plan, due to its significant impact on various driving modes and their durations. In this condition, traffic signal control optimization provides an alternative way to mitigate urban vehicular emissions. For example, network-wide traffic signal control SO is applied to reduce total delay, fuel consumption and CO</w:t>
      </w:r>
      <w:r w:rsidRPr="005E7720">
        <w:rPr>
          <w:rFonts w:ascii="Times New Roman" w:hAnsi="Times New Roman" w:cs="Times New Roman"/>
          <w:sz w:val="24"/>
          <w:szCs w:val="24"/>
          <w:vertAlign w:val="subscript"/>
        </w:rPr>
        <w:t>2</w:t>
      </w:r>
      <w:r>
        <w:rPr>
          <w:rFonts w:ascii="Times New Roman" w:hAnsi="Times New Roman" w:cs="Times New Roman"/>
          <w:sz w:val="24"/>
          <w:szCs w:val="24"/>
        </w:rPr>
        <w:t xml:space="preserve"> emissions </w:t>
      </w:r>
      <w:r>
        <w:rPr>
          <w:rFonts w:ascii="Times New Roman" w:hAnsi="Times New Roman" w:cs="Times New Roman" w:hint="eastAsia"/>
          <w:sz w:val="24"/>
          <w:szCs w:val="24"/>
        </w:rPr>
        <w:t>(</w:t>
      </w:r>
      <w:proofErr w:type="spellStart"/>
      <w:r>
        <w:rPr>
          <w:rFonts w:ascii="Times New Roman" w:hAnsi="Times New Roman" w:cs="Times New Roman"/>
          <w:sz w:val="24"/>
          <w:szCs w:val="24"/>
          <w:highlight w:val="yellow"/>
        </w:rPr>
        <w:t>Stevanovic</w:t>
      </w:r>
      <w:proofErr w:type="spellEnd"/>
      <w:r>
        <w:rPr>
          <w:rFonts w:ascii="Times New Roman" w:hAnsi="Times New Roman" w:cs="Times New Roman"/>
          <w:sz w:val="24"/>
          <w:szCs w:val="24"/>
          <w:highlight w:val="yellow"/>
        </w:rPr>
        <w:t xml:space="preserve"> et al.,</w:t>
      </w:r>
      <w:r>
        <w:rPr>
          <w:rFonts w:ascii="Times New Roman" w:hAnsi="Times New Roman" w:cs="Times New Roman"/>
          <w:sz w:val="24"/>
          <w:szCs w:val="24"/>
        </w:rPr>
        <w:t xml:space="preserve"> 2009). A weighted index of average travel time and high-resolution vehicular emissions is reduced by the regional traffic signal timing SO, which applies a combined surrogate model of </w:t>
      </w:r>
      <w:r>
        <w:rPr>
          <w:rFonts w:ascii="Times New Roman" w:hAnsi="Times New Roman" w:cs="Times New Roman" w:hint="eastAsia"/>
          <w:sz w:val="24"/>
          <w:szCs w:val="24"/>
        </w:rPr>
        <w:t>functio</w:t>
      </w:r>
      <w:r>
        <w:rPr>
          <w:rFonts w:ascii="Times New Roman" w:hAnsi="Times New Roman" w:cs="Times New Roman"/>
          <w:sz w:val="24"/>
          <w:szCs w:val="24"/>
        </w:rPr>
        <w:t xml:space="preserve">nal </w:t>
      </w:r>
      <w:r w:rsidRPr="009C28DC">
        <w:rPr>
          <w:rFonts w:ascii="Times New Roman" w:hAnsi="Times New Roman" w:cs="Times New Roman" w:hint="eastAsia"/>
          <w:sz w:val="24"/>
          <w:szCs w:val="24"/>
        </w:rPr>
        <w:t>compon</w:t>
      </w:r>
      <w:r>
        <w:rPr>
          <w:rFonts w:ascii="Times New Roman" w:hAnsi="Times New Roman" w:cs="Times New Roman"/>
          <w:sz w:val="24"/>
          <w:szCs w:val="24"/>
        </w:rPr>
        <w:t xml:space="preserve">ent and </w:t>
      </w:r>
      <w:r w:rsidRPr="009C28DC">
        <w:rPr>
          <w:rFonts w:ascii="Times New Roman" w:hAnsi="Times New Roman" w:cs="Times New Roman" w:hint="eastAsia"/>
          <w:sz w:val="24"/>
          <w:szCs w:val="24"/>
        </w:rPr>
        <w:t>physical component</w:t>
      </w:r>
      <w:r>
        <w:rPr>
          <w:rFonts w:ascii="Times New Roman" w:hAnsi="Times New Roman" w:cs="Times New Roman"/>
          <w:sz w:val="24"/>
          <w:szCs w:val="24"/>
        </w:rPr>
        <w:t xml:space="preserve"> (</w:t>
      </w:r>
      <w:r w:rsidRPr="002F1948">
        <w:rPr>
          <w:rFonts w:ascii="Times New Roman" w:hAnsi="Times New Roman" w:cs="Times New Roman"/>
          <w:sz w:val="24"/>
          <w:szCs w:val="24"/>
          <w:highlight w:val="yellow"/>
        </w:rPr>
        <w:t xml:space="preserve">Osorio and </w:t>
      </w:r>
      <w:proofErr w:type="spellStart"/>
      <w:r w:rsidRPr="002F1948">
        <w:rPr>
          <w:rFonts w:ascii="Times New Roman" w:hAnsi="Times New Roman" w:cs="Times New Roman"/>
          <w:sz w:val="24"/>
          <w:szCs w:val="24"/>
          <w:highlight w:val="yellow"/>
        </w:rPr>
        <w:t>Nanduri</w:t>
      </w:r>
      <w:proofErr w:type="spellEnd"/>
      <w:r w:rsidRPr="002F1948">
        <w:rPr>
          <w:rFonts w:ascii="Times New Roman" w:hAnsi="Times New Roman" w:cs="Times New Roman"/>
          <w:sz w:val="24"/>
          <w:szCs w:val="24"/>
          <w:highlight w:val="yellow"/>
        </w:rPr>
        <w:t>, 2015a, 2015b</w:t>
      </w:r>
      <w:r>
        <w:rPr>
          <w:rFonts w:ascii="Times New Roman" w:hAnsi="Times New Roman" w:cs="Times New Roman"/>
          <w:sz w:val="24"/>
          <w:szCs w:val="24"/>
        </w:rPr>
        <w:t xml:space="preserve">). Total delay and mean excess exposure are simultaneously minimized by using a simulation-based </w:t>
      </w:r>
      <w:proofErr w:type="spellStart"/>
      <w:r>
        <w:rPr>
          <w:rFonts w:ascii="Times New Roman" w:hAnsi="Times New Roman" w:cs="Times New Roman"/>
          <w:sz w:val="24"/>
          <w:szCs w:val="24"/>
        </w:rPr>
        <w:t>biobjective</w:t>
      </w:r>
      <w:proofErr w:type="spellEnd"/>
      <w:r>
        <w:rPr>
          <w:rFonts w:ascii="Times New Roman" w:hAnsi="Times New Roman" w:cs="Times New Roman"/>
          <w:sz w:val="24"/>
          <w:szCs w:val="24"/>
        </w:rPr>
        <w:t xml:space="preserve"> GA to solve a signal timing optimization model (</w:t>
      </w:r>
      <w:r>
        <w:rPr>
          <w:rFonts w:ascii="Times New Roman" w:hAnsi="Times New Roman" w:cs="Times New Roman"/>
          <w:sz w:val="24"/>
          <w:szCs w:val="24"/>
          <w:highlight w:val="yellow"/>
        </w:rPr>
        <w:t>Zhang et al</w:t>
      </w:r>
      <w:r>
        <w:rPr>
          <w:rFonts w:ascii="Times New Roman" w:hAnsi="Times New Roman" w:cs="Times New Roman"/>
          <w:sz w:val="24"/>
          <w:szCs w:val="24"/>
        </w:rPr>
        <w:t>., 2013). A bi-objective stochastic simulation-based optimization (BOSSO) method is used to address a network-wide signal timing optimization problem with balance consideration of a linear combination of four pollutants’ emissions and total delay (</w:t>
      </w:r>
      <w:r w:rsidRPr="007F51E1">
        <w:rPr>
          <w:rFonts w:ascii="Times New Roman" w:hAnsi="Times New Roman" w:cs="Times New Roman"/>
          <w:sz w:val="24"/>
          <w:szCs w:val="24"/>
          <w:highlight w:val="yellow"/>
        </w:rPr>
        <w:t>Zheng et al., 2019</w:t>
      </w:r>
      <w:r w:rsidRPr="00577CFA">
        <w:rPr>
          <w:rFonts w:ascii="Times New Roman" w:hAnsi="Times New Roman" w:cs="Times New Roman"/>
          <w:sz w:val="24"/>
          <w:szCs w:val="24"/>
          <w:highlight w:val="red"/>
        </w:rPr>
        <w:t>b</w:t>
      </w:r>
      <w:r>
        <w:rPr>
          <w:rFonts w:ascii="Times New Roman" w:hAnsi="Times New Roman" w:cs="Times New Roman"/>
          <w:sz w:val="24"/>
          <w:szCs w:val="24"/>
        </w:rPr>
        <w:t>).</w:t>
      </w:r>
    </w:p>
    <w:p w14:paraId="16959634" w14:textId="77777777" w:rsidR="00EF5FB7" w:rsidRDefault="00EF5FB7" w:rsidP="00EF5FB7">
      <w:pPr>
        <w:rPr>
          <w:rFonts w:ascii="Times New Roman" w:hAnsi="Times New Roman" w:cs="Times New Roman"/>
          <w:sz w:val="24"/>
          <w:szCs w:val="24"/>
        </w:rPr>
      </w:pPr>
    </w:p>
    <w:p w14:paraId="03B004B0" w14:textId="38B72FF6" w:rsidR="00EF5FB7" w:rsidRDefault="00EF5FB7" w:rsidP="00EF5FB7">
      <w:pPr>
        <w:rPr>
          <w:rFonts w:ascii="Times New Roman" w:hAnsi="Times New Roman" w:cs="Times New Roman"/>
          <w:sz w:val="24"/>
          <w:szCs w:val="24"/>
        </w:rPr>
      </w:pPr>
      <w:r>
        <w:rPr>
          <w:rFonts w:ascii="Times New Roman" w:hAnsi="Times New Roman" w:cs="Times New Roman"/>
          <w:sz w:val="24"/>
          <w:szCs w:val="24"/>
        </w:rPr>
        <w:t xml:space="preserve">Due to the </w:t>
      </w:r>
      <w:r w:rsidR="008D10E5" w:rsidRPr="009E13B4">
        <w:rPr>
          <w:rFonts w:ascii="Times New Roman" w:hAnsi="Times New Roman" w:cs="Times New Roman"/>
          <w:sz w:val="24"/>
          <w:szCs w:val="24"/>
        </w:rPr>
        <w:t>conflicting nature</w:t>
      </w:r>
      <w:r>
        <w:rPr>
          <w:rFonts w:ascii="Times New Roman" w:hAnsi="Times New Roman" w:cs="Times New Roman"/>
          <w:sz w:val="24"/>
          <w:szCs w:val="24"/>
        </w:rPr>
        <w:t xml:space="preserve"> between traffic efficiency and equity (</w:t>
      </w:r>
      <w:proofErr w:type="spellStart"/>
      <w:r w:rsidRPr="00DB358B">
        <w:rPr>
          <w:rFonts w:ascii="Times New Roman" w:hAnsi="Times New Roman" w:cs="Times New Roman"/>
          <w:sz w:val="24"/>
          <w:szCs w:val="24"/>
          <w:highlight w:val="yellow"/>
        </w:rPr>
        <w:t>Kotsialos</w:t>
      </w:r>
      <w:proofErr w:type="spellEnd"/>
      <w:r w:rsidRPr="00DB358B">
        <w:rPr>
          <w:rFonts w:ascii="Times New Roman" w:hAnsi="Times New Roman" w:cs="Times New Roman"/>
          <w:sz w:val="24"/>
          <w:szCs w:val="24"/>
          <w:highlight w:val="yellow"/>
        </w:rPr>
        <w:t xml:space="preserve"> and </w:t>
      </w:r>
      <w:proofErr w:type="spellStart"/>
      <w:r w:rsidRPr="00DB358B">
        <w:rPr>
          <w:rFonts w:ascii="Times New Roman" w:hAnsi="Times New Roman" w:cs="Times New Roman"/>
          <w:sz w:val="24"/>
          <w:szCs w:val="24"/>
          <w:highlight w:val="yellow"/>
        </w:rPr>
        <w:t>Papageorgiou</w:t>
      </w:r>
      <w:proofErr w:type="spellEnd"/>
      <w:r w:rsidRPr="00DB358B">
        <w:rPr>
          <w:rFonts w:ascii="Times New Roman" w:hAnsi="Times New Roman" w:cs="Times New Roman"/>
          <w:sz w:val="24"/>
          <w:szCs w:val="24"/>
          <w:highlight w:val="yellow"/>
        </w:rPr>
        <w:t xml:space="preserve">, 2004; Zhang and Levinson, 2004; </w:t>
      </w:r>
      <w:proofErr w:type="spellStart"/>
      <w:r w:rsidRPr="00DB358B">
        <w:rPr>
          <w:rFonts w:ascii="Times New Roman" w:hAnsi="Times New Roman" w:cs="Times New Roman"/>
          <w:sz w:val="24"/>
          <w:szCs w:val="24"/>
          <w:highlight w:val="yellow"/>
        </w:rPr>
        <w:t>Kesten</w:t>
      </w:r>
      <w:proofErr w:type="spellEnd"/>
      <w:r w:rsidRPr="00DB358B">
        <w:rPr>
          <w:rFonts w:ascii="Times New Roman" w:hAnsi="Times New Roman" w:cs="Times New Roman"/>
          <w:sz w:val="24"/>
          <w:szCs w:val="24"/>
          <w:highlight w:val="yellow"/>
        </w:rPr>
        <w:t xml:space="preserve"> et al., 2013; Zheng et al., 2019</w:t>
      </w:r>
      <w:r w:rsidRPr="00D941F7">
        <w:rPr>
          <w:rFonts w:ascii="Times New Roman" w:hAnsi="Times New Roman" w:cs="Times New Roman"/>
          <w:sz w:val="24"/>
          <w:szCs w:val="24"/>
          <w:highlight w:val="red"/>
        </w:rPr>
        <w:t>a</w:t>
      </w:r>
      <w:r>
        <w:rPr>
          <w:rFonts w:ascii="Times New Roman" w:hAnsi="Times New Roman" w:cs="Times New Roman"/>
          <w:sz w:val="24"/>
          <w:szCs w:val="24"/>
        </w:rPr>
        <w:t xml:space="preserve">), we take traffic efficiency and equity as </w:t>
      </w:r>
      <w:proofErr w:type="spellStart"/>
      <w:r>
        <w:rPr>
          <w:rFonts w:ascii="Times New Roman" w:hAnsi="Times New Roman" w:cs="Times New Roman"/>
          <w:sz w:val="24"/>
          <w:szCs w:val="24"/>
        </w:rPr>
        <w:t>biobjectives</w:t>
      </w:r>
      <w:proofErr w:type="spellEnd"/>
      <w:r>
        <w:rPr>
          <w:rFonts w:ascii="Times New Roman" w:hAnsi="Times New Roman" w:cs="Times New Roman"/>
          <w:sz w:val="24"/>
          <w:szCs w:val="24"/>
        </w:rPr>
        <w:t xml:space="preserve"> in this study. Meanwhile, the issue of urban vehicular emissions attract more and more attentions worldwide and particularly </w:t>
      </w:r>
      <w:commentRangeStart w:id="365"/>
      <w:r>
        <w:rPr>
          <w:rFonts w:ascii="Times New Roman" w:hAnsi="Times New Roman" w:cs="Times New Roman"/>
          <w:sz w:val="24"/>
          <w:szCs w:val="24"/>
        </w:rPr>
        <w:t>the international policies</w:t>
      </w:r>
      <w:commentRangeEnd w:id="365"/>
      <w:r>
        <w:rPr>
          <w:rStyle w:val="afd"/>
        </w:rPr>
        <w:commentReference w:id="365"/>
      </w:r>
      <w:r>
        <w:rPr>
          <w:rFonts w:ascii="Times New Roman" w:hAnsi="Times New Roman" w:cs="Times New Roman"/>
          <w:sz w:val="24"/>
          <w:szCs w:val="24"/>
        </w:rPr>
        <w:t xml:space="preserve"> about “</w:t>
      </w:r>
      <w:r w:rsidRPr="00D97013">
        <w:rPr>
          <w:rFonts w:ascii="Times New Roman" w:hAnsi="Times New Roman" w:cs="Times New Roman"/>
          <w:sz w:val="24"/>
          <w:szCs w:val="24"/>
        </w:rPr>
        <w:t>peak carbon dioxide emissions</w:t>
      </w:r>
      <w:r>
        <w:rPr>
          <w:rFonts w:ascii="Times New Roman" w:hAnsi="Times New Roman" w:cs="Times New Roman"/>
          <w:sz w:val="24"/>
          <w:szCs w:val="24"/>
        </w:rPr>
        <w:t>” and “</w:t>
      </w:r>
      <w:r w:rsidRPr="00D97013">
        <w:rPr>
          <w:rFonts w:ascii="Times New Roman" w:hAnsi="Times New Roman" w:cs="Times New Roman"/>
          <w:sz w:val="24"/>
          <w:szCs w:val="24"/>
        </w:rPr>
        <w:t>carbon neutral</w:t>
      </w:r>
      <w:r>
        <w:rPr>
          <w:rFonts w:ascii="Times New Roman" w:hAnsi="Times New Roman" w:cs="Times New Roman"/>
          <w:sz w:val="24"/>
          <w:szCs w:val="24"/>
        </w:rPr>
        <w:t xml:space="preserve">” push us to adopt scientific and stringent regulations to reduce the urban vehicular emissions. So, vehicular emissions is set as another evaluation measure </w:t>
      </w:r>
      <w:r w:rsidR="008D10E5">
        <w:rPr>
          <w:rFonts w:ascii="Times New Roman" w:hAnsi="Times New Roman" w:cs="Times New Roman"/>
          <w:sz w:val="24"/>
          <w:szCs w:val="24"/>
        </w:rPr>
        <w:t xml:space="preserve">for the probabilistic constraint, that is, vehicular emissions has to </w:t>
      </w:r>
      <w:r w:rsidR="008D10E5" w:rsidRPr="009E13B4">
        <w:rPr>
          <w:rFonts w:ascii="Times New Roman" w:hAnsi="Times New Roman" w:cs="Times New Roman"/>
          <w:sz w:val="24"/>
          <w:szCs w:val="24"/>
        </w:rPr>
        <w:t>satisfy</w:t>
      </w:r>
      <w:r w:rsidR="008D10E5">
        <w:rPr>
          <w:rFonts w:ascii="Times New Roman" w:hAnsi="Times New Roman" w:cs="Times New Roman"/>
          <w:sz w:val="24"/>
          <w:szCs w:val="24"/>
        </w:rPr>
        <w:t xml:space="preserve"> </w:t>
      </w:r>
      <w:r w:rsidR="008D10E5" w:rsidRPr="009E13B4">
        <w:rPr>
          <w:rFonts w:ascii="Times New Roman" w:hAnsi="Times New Roman" w:cs="Times New Roman"/>
          <w:sz w:val="24"/>
          <w:szCs w:val="24"/>
        </w:rPr>
        <w:t>a certain predefined improvement degree</w:t>
      </w:r>
      <w:r w:rsidR="008D10E5">
        <w:rPr>
          <w:rFonts w:ascii="Times New Roman" w:hAnsi="Times New Roman" w:cs="Times New Roman"/>
          <w:sz w:val="24"/>
          <w:szCs w:val="24"/>
        </w:rPr>
        <w:t xml:space="preserve"> u</w:t>
      </w:r>
      <w:r w:rsidR="003454BB">
        <w:rPr>
          <w:rFonts w:ascii="Times New Roman" w:hAnsi="Times New Roman" w:cs="Times New Roman"/>
          <w:sz w:val="24"/>
          <w:szCs w:val="24"/>
        </w:rPr>
        <w:t>nder uncertainties. Notably</w:t>
      </w:r>
      <w:r w:rsidR="0012558E">
        <w:rPr>
          <w:rFonts w:ascii="Times New Roman" w:hAnsi="Times New Roman" w:cs="Times New Roman"/>
          <w:sz w:val="24"/>
          <w:szCs w:val="24"/>
        </w:rPr>
        <w:t xml:space="preserve">, </w:t>
      </w:r>
      <w:r w:rsidR="0012558E" w:rsidRPr="00D44779">
        <w:rPr>
          <w:rFonts w:ascii="Times New Roman" w:hAnsi="Times New Roman" w:cs="Times New Roman"/>
          <w:sz w:val="24"/>
          <w:szCs w:val="24"/>
        </w:rPr>
        <w:t xml:space="preserve">the uncertainties </w:t>
      </w:r>
      <w:r w:rsidR="003454BB">
        <w:rPr>
          <w:rFonts w:ascii="Times New Roman" w:hAnsi="Times New Roman" w:cs="Times New Roman"/>
          <w:sz w:val="24"/>
          <w:szCs w:val="24"/>
        </w:rPr>
        <w:t>w</w:t>
      </w:r>
      <w:r w:rsidR="003454BB" w:rsidRPr="009E13B4">
        <w:rPr>
          <w:rFonts w:ascii="Times New Roman" w:hAnsi="Times New Roman" w:cs="Times New Roman"/>
          <w:sz w:val="24"/>
          <w:szCs w:val="24"/>
        </w:rPr>
        <w:t xml:space="preserve">e </w:t>
      </w:r>
      <w:r w:rsidR="003454BB">
        <w:rPr>
          <w:rFonts w:ascii="Times New Roman" w:hAnsi="Times New Roman" w:cs="Times New Roman"/>
          <w:sz w:val="24"/>
          <w:szCs w:val="24"/>
        </w:rPr>
        <w:t xml:space="preserve">consider here are the perturbations </w:t>
      </w:r>
      <w:r w:rsidR="0012558E" w:rsidRPr="00D44779">
        <w:rPr>
          <w:rFonts w:ascii="Times New Roman" w:hAnsi="Times New Roman" w:cs="Times New Roman"/>
          <w:sz w:val="24"/>
          <w:szCs w:val="24"/>
        </w:rPr>
        <w:t>on the</w:t>
      </w:r>
      <w:r w:rsidR="0012558E" w:rsidRPr="009E13B4">
        <w:rPr>
          <w:rFonts w:ascii="Times New Roman" w:hAnsi="Times New Roman" w:cs="Times New Roman"/>
          <w:sz w:val="24"/>
          <w:szCs w:val="24"/>
        </w:rPr>
        <w:t xml:space="preserve"> calibrated traffic volume inputs </w:t>
      </w:r>
      <w:r w:rsidR="0012558E">
        <w:rPr>
          <w:rFonts w:ascii="Times New Roman" w:hAnsi="Times New Roman" w:cs="Times New Roman"/>
          <w:sz w:val="24"/>
          <w:szCs w:val="24"/>
        </w:rPr>
        <w:t xml:space="preserve">on the network, </w:t>
      </w:r>
      <w:r w:rsidR="003454BB">
        <w:rPr>
          <w:rFonts w:ascii="Times New Roman" w:hAnsi="Times New Roman" w:cs="Times New Roman"/>
          <w:sz w:val="24"/>
          <w:szCs w:val="24"/>
          <w:highlight w:val="yellow"/>
        </w:rPr>
        <w:t>an</w:t>
      </w:r>
      <w:r w:rsidR="003454BB">
        <w:rPr>
          <w:rFonts w:ascii="Times New Roman" w:hAnsi="Times New Roman" w:cs="Times New Roman"/>
          <w:sz w:val="24"/>
          <w:szCs w:val="24"/>
        </w:rPr>
        <w:t xml:space="preserve">d they are </w:t>
      </w:r>
      <w:r w:rsidR="0012558E">
        <w:rPr>
          <w:rFonts w:ascii="Times New Roman" w:hAnsi="Times New Roman" w:cs="Times New Roman"/>
          <w:sz w:val="24"/>
          <w:szCs w:val="24"/>
        </w:rPr>
        <w:t xml:space="preserve">modeled by a random relative perturbation </w:t>
      </w:r>
      <m:oMath>
        <m:r>
          <w:rPr>
            <w:rFonts w:ascii="Cambria Math" w:hAnsi="Times New Roman" w:cs="Times New Roman"/>
            <w:sz w:val="24"/>
            <w:szCs w:val="24"/>
          </w:rPr>
          <m:t>ξ</m:t>
        </m:r>
        <m:r>
          <w:rPr>
            <w:rFonts w:ascii="Cambria Math" w:eastAsia="宋体" w:hAnsi="Cambria Math" w:cs="宋体"/>
            <w:sz w:val="24"/>
            <w:szCs w:val="24"/>
          </w:rPr>
          <m:t>&gt;0</m:t>
        </m:r>
      </m:oMath>
      <w:r w:rsidR="0012558E">
        <w:rPr>
          <w:rFonts w:ascii="Times New Roman" w:hAnsi="Times New Roman" w:cs="Times New Roman"/>
          <w:sz w:val="24"/>
          <w:szCs w:val="24"/>
        </w:rPr>
        <w:t xml:space="preserve">, which represents the ratio of the traffic volume to its nominal value. </w:t>
      </w:r>
      <m:oMath>
        <m:r>
          <w:rPr>
            <w:rFonts w:ascii="Cambria Math" w:hAnsi="Times New Roman" w:cs="Times New Roman"/>
            <w:sz w:val="24"/>
            <w:szCs w:val="24"/>
            <w:highlight w:val="yellow"/>
          </w:rPr>
          <m:t>ξ</m:t>
        </m:r>
      </m:oMath>
      <w:r w:rsidR="0012558E" w:rsidRPr="00C34888">
        <w:rPr>
          <w:rFonts w:ascii="Times New Roman" w:hAnsi="Times New Roman" w:cs="Times New Roman"/>
          <w:sz w:val="24"/>
          <w:szCs w:val="24"/>
          <w:highlight w:val="yellow"/>
        </w:rPr>
        <w:t xml:space="preserve"> follows a distribution </w:t>
      </w:r>
      <w:r w:rsidR="0012558E" w:rsidRPr="00C34888">
        <w:rPr>
          <w:rFonts w:ascii="Times New Roman" w:hAnsi="Times New Roman" w:cs="Times New Roman"/>
          <w:sz w:val="24"/>
          <w:szCs w:val="24"/>
          <w:highlight w:val="yellow"/>
        </w:rPr>
        <w:lastRenderedPageBreak/>
        <w:t xml:space="preserve">with bounded support </w:t>
      </w:r>
      <m:oMath>
        <m:r>
          <m:rPr>
            <m:sty m:val="p"/>
          </m:rPr>
          <w:rPr>
            <w:rFonts w:ascii="Cambria Math" w:hAnsi="Cambria Math" w:cs="Times New Roman"/>
            <w:sz w:val="24"/>
            <w:szCs w:val="24"/>
            <w:highlight w:val="yellow"/>
          </w:rPr>
          <m:t>Ξ</m:t>
        </m:r>
      </m:oMath>
      <w:r w:rsidR="0012558E">
        <w:rPr>
          <w:rFonts w:ascii="Times New Roman" w:hAnsi="Times New Roman" w:cs="Times New Roman"/>
          <w:sz w:val="24"/>
          <w:szCs w:val="24"/>
        </w:rPr>
        <w:t xml:space="preserve">, e.g., </w:t>
      </w:r>
      <m:oMath>
        <m:r>
          <m:rPr>
            <m:sty m:val="p"/>
          </m:rPr>
          <w:rPr>
            <w:rFonts w:ascii="Cambria Math" w:hAnsi="Cambria Math" w:cs="Times New Roman"/>
            <w:sz w:val="24"/>
            <w:szCs w:val="24"/>
          </w:rPr>
          <m:t>Ξ</m:t>
        </m:r>
      </m:oMath>
      <w:r w:rsidR="0012558E">
        <w:rPr>
          <w:rFonts w:ascii="Times New Roman" w:hAnsi="Times New Roman" w:cs="Times New Roman"/>
          <w:iCs/>
          <w:sz w:val="24"/>
          <w:szCs w:val="24"/>
        </w:rPr>
        <w:t xml:space="preserve"> = [0.8, 1.2], representing a maximum of </w:t>
      </w:r>
      <w:r w:rsidR="0012558E">
        <w:rPr>
          <w:rFonts w:ascii="Times New Roman" w:hAnsi="Times New Roman" w:cs="Times New Roman" w:hint="eastAsia"/>
          <w:iCs/>
          <w:sz w:val="24"/>
          <w:szCs w:val="24"/>
        </w:rPr>
        <w:t>±</w:t>
      </w:r>
      <w:r w:rsidR="0012558E">
        <w:rPr>
          <w:rFonts w:ascii="Times New Roman" w:hAnsi="Times New Roman" w:cs="Times New Roman"/>
          <w:iCs/>
          <w:sz w:val="24"/>
          <w:szCs w:val="24"/>
        </w:rPr>
        <w:t>20</w:t>
      </w:r>
      <w:r w:rsidR="0012558E">
        <w:rPr>
          <w:rFonts w:ascii="Times New Roman" w:hAnsi="Times New Roman" w:cs="Times New Roman" w:hint="eastAsia"/>
          <w:iCs/>
          <w:sz w:val="24"/>
          <w:szCs w:val="24"/>
        </w:rPr>
        <w:t>%</w:t>
      </w:r>
      <w:r w:rsidR="0012558E">
        <w:rPr>
          <w:rFonts w:ascii="Times New Roman" w:hAnsi="Times New Roman" w:cs="Times New Roman"/>
          <w:iCs/>
          <w:sz w:val="24"/>
          <w:szCs w:val="24"/>
        </w:rPr>
        <w:t xml:space="preserve"> perturbation</w:t>
      </w:r>
      <w:r w:rsidR="003454BB">
        <w:rPr>
          <w:rFonts w:ascii="Times New Roman" w:hAnsi="Times New Roman" w:cs="Times New Roman"/>
          <w:iCs/>
          <w:sz w:val="24"/>
          <w:szCs w:val="24"/>
        </w:rPr>
        <w:t xml:space="preserve"> of the nominal traffic volume.</w:t>
      </w:r>
      <w:r w:rsidR="008F2446">
        <w:rPr>
          <w:rFonts w:ascii="Times New Roman" w:hAnsi="Times New Roman" w:cs="Times New Roman"/>
          <w:iCs/>
          <w:sz w:val="24"/>
          <w:szCs w:val="24"/>
        </w:rPr>
        <w:t xml:space="preserve"> Then, b</w:t>
      </w:r>
      <w:r w:rsidR="004F4DB3" w:rsidRPr="009E13B4">
        <w:rPr>
          <w:rFonts w:ascii="Times New Roman" w:hAnsi="Times New Roman" w:cs="Times New Roman"/>
          <w:sz w:val="24"/>
          <w:szCs w:val="24"/>
        </w:rPr>
        <w:t>a</w:t>
      </w:r>
      <w:r w:rsidR="004F4DB3">
        <w:rPr>
          <w:rFonts w:ascii="Times New Roman" w:hAnsi="Times New Roman" w:cs="Times New Roman"/>
          <w:sz w:val="24"/>
          <w:szCs w:val="24"/>
        </w:rPr>
        <w:t xml:space="preserve">sed on </w:t>
      </w:r>
      <w:r w:rsidR="00AF3820">
        <w:rPr>
          <w:rFonts w:ascii="Times New Roman" w:hAnsi="Times New Roman" w:cs="Times New Roman"/>
          <w:sz w:val="24"/>
          <w:szCs w:val="24"/>
        </w:rPr>
        <w:t xml:space="preserve">the </w:t>
      </w:r>
      <w:r w:rsidR="004F4DB3">
        <w:rPr>
          <w:rFonts w:ascii="Times New Roman" w:hAnsi="Times New Roman" w:cs="Times New Roman"/>
          <w:sz w:val="24"/>
          <w:szCs w:val="24"/>
        </w:rPr>
        <w:t xml:space="preserve">three evaluation indices formulated </w:t>
      </w:r>
      <w:r w:rsidR="004F4DB3" w:rsidRPr="009E13B4">
        <w:rPr>
          <w:rFonts w:ascii="Times New Roman" w:hAnsi="Times New Roman" w:cs="Times New Roman"/>
          <w:sz w:val="24"/>
          <w:szCs w:val="24"/>
        </w:rPr>
        <w:t xml:space="preserve">as </w:t>
      </w:r>
      <w:proofErr w:type="spellStart"/>
      <w:r w:rsidR="004F4DB3" w:rsidRPr="009E13B4">
        <w:rPr>
          <w:rFonts w:ascii="Times New Roman" w:hAnsi="Times New Roman" w:cs="Times New Roman"/>
          <w:sz w:val="24"/>
          <w:szCs w:val="24"/>
        </w:rPr>
        <w:t>Eqs</w:t>
      </w:r>
      <w:proofErr w:type="spellEnd"/>
      <w:r w:rsidR="004F4DB3" w:rsidRPr="009E13B4">
        <w:rPr>
          <w:rFonts w:ascii="Times New Roman" w:hAnsi="Times New Roman" w:cs="Times New Roman"/>
          <w:sz w:val="24"/>
          <w:szCs w:val="24"/>
        </w:rPr>
        <w:t>.</w:t>
      </w:r>
      <w:r w:rsidR="004F4DB3">
        <w:rPr>
          <w:rFonts w:ascii="Times New Roman" w:hAnsi="Times New Roman" w:cs="Times New Roman"/>
          <w:sz w:val="24"/>
          <w:szCs w:val="24"/>
        </w:rPr>
        <w:t xml:space="preserve"> </w:t>
      </w:r>
      <w:r w:rsidR="004F4DB3" w:rsidRPr="009E13B4">
        <w:rPr>
          <w:rFonts w:ascii="Times New Roman" w:hAnsi="Times New Roman" w:cs="Times New Roman"/>
          <w:sz w:val="24"/>
          <w:szCs w:val="24"/>
        </w:rPr>
        <w:t>(</w:t>
      </w:r>
      <w:r w:rsidR="004F4DB3">
        <w:rPr>
          <w:rFonts w:ascii="Times New Roman" w:hAnsi="Times New Roman" w:cs="Times New Roman"/>
          <w:sz w:val="24"/>
          <w:szCs w:val="24"/>
        </w:rPr>
        <w:t>a</w:t>
      </w:r>
      <w:r w:rsidR="004F4DB3" w:rsidRPr="009E13B4">
        <w:rPr>
          <w:rFonts w:ascii="Times New Roman" w:hAnsi="Times New Roman" w:cs="Times New Roman"/>
          <w:sz w:val="24"/>
          <w:szCs w:val="24"/>
        </w:rPr>
        <w:t>1,</w:t>
      </w:r>
      <w:r w:rsidR="004F4DB3">
        <w:rPr>
          <w:rFonts w:ascii="Times New Roman" w:hAnsi="Times New Roman" w:cs="Times New Roman"/>
          <w:sz w:val="24"/>
          <w:szCs w:val="24"/>
        </w:rPr>
        <w:t xml:space="preserve"> a3</w:t>
      </w:r>
      <w:r w:rsidR="004F4DB3" w:rsidRPr="009E13B4">
        <w:rPr>
          <w:rFonts w:ascii="Times New Roman" w:hAnsi="Times New Roman" w:cs="Times New Roman"/>
          <w:sz w:val="24"/>
          <w:szCs w:val="24"/>
        </w:rPr>
        <w:t>,</w:t>
      </w:r>
      <w:r w:rsidR="004F4DB3">
        <w:rPr>
          <w:rFonts w:ascii="Times New Roman" w:hAnsi="Times New Roman" w:cs="Times New Roman"/>
          <w:sz w:val="24"/>
          <w:szCs w:val="24"/>
        </w:rPr>
        <w:t xml:space="preserve"> a6) in </w:t>
      </w:r>
      <w:r w:rsidR="004F4DB3" w:rsidRPr="00AF3820">
        <w:rPr>
          <w:rFonts w:ascii="Times New Roman" w:hAnsi="Times New Roman" w:cs="Times New Roman"/>
          <w:b/>
          <w:i/>
          <w:sz w:val="24"/>
          <w:szCs w:val="24"/>
        </w:rPr>
        <w:t>Appendix A</w:t>
      </w:r>
      <w:r w:rsidR="00AF3820">
        <w:rPr>
          <w:rFonts w:ascii="Times New Roman" w:hAnsi="Times New Roman" w:cs="Times New Roman"/>
          <w:sz w:val="24"/>
          <w:szCs w:val="24"/>
        </w:rPr>
        <w:t xml:space="preserve">, we use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AF3820">
        <w:rPr>
          <w:rFonts w:ascii="Times New Roman" w:hAnsi="Times New Roman" w:cs="Times New Roman" w:hint="eastAsia"/>
          <w:sz w:val="24"/>
          <w:szCs w:val="24"/>
        </w:rPr>
        <w:t>,</w:t>
      </w:r>
      <w:r w:rsidR="00AF3820">
        <w:rPr>
          <w:rFonts w:ascii="Times New Roman" w:hAnsi="Times New Roman" w:cs="Times New Roman"/>
          <w:sz w:val="24"/>
          <w:szCs w:val="24"/>
        </w:rPr>
        <w:t xml:space="preserve"> </w:t>
      </w:r>
      <m:oMath>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AF3820">
        <w:rPr>
          <w:rFonts w:ascii="Times New Roman" w:hAnsi="Times New Roman" w:cs="Times New Roman" w:hint="eastAsia"/>
          <w:sz w:val="24"/>
          <w:szCs w:val="24"/>
        </w:rPr>
        <w:t xml:space="preserve"> </w:t>
      </w:r>
      <w:r w:rsidR="00AF3820">
        <w:rPr>
          <w:rFonts w:ascii="Times New Roman" w:hAnsi="Times New Roman" w:cs="Times New Roman"/>
          <w:sz w:val="24"/>
          <w:szCs w:val="24"/>
        </w:rPr>
        <w:t xml:space="preserve">and </w:t>
      </w:r>
      <m:oMath>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AF3820">
        <w:rPr>
          <w:rFonts w:ascii="Times New Roman" w:hAnsi="Times New Roman" w:cs="Times New Roman"/>
          <w:sz w:val="24"/>
          <w:szCs w:val="24"/>
        </w:rPr>
        <w:t xml:space="preserve"> to represent stochastic measures of traffic efficiency, equity and vehicular emissions, respectively, which are all output from the microscopic traffic simulator with inputs of a specific network-wide signal timing plan </w:t>
      </w:r>
      <m:oMath>
        <m:r>
          <m:rPr>
            <m:sty m:val="b"/>
          </m:rPr>
          <w:rPr>
            <w:rFonts w:ascii="Cambria Math" w:hAnsi="Times New Roman" w:cs="Times New Roman"/>
            <w:sz w:val="24"/>
            <w:szCs w:val="24"/>
          </w:rPr>
          <m:t>x</m:t>
        </m:r>
      </m:oMath>
      <w:r w:rsidR="00AF3820">
        <w:rPr>
          <w:rFonts w:ascii="Times New Roman" w:hAnsi="Times New Roman" w:cs="Times New Roman"/>
          <w:sz w:val="24"/>
          <w:szCs w:val="24"/>
        </w:rPr>
        <w:t xml:space="preserve"> and stochastic parameters (i.e., </w:t>
      </w:r>
      <w:r w:rsidR="00AF3820" w:rsidRPr="008F2446">
        <w:rPr>
          <w:rFonts w:ascii="Times New Roman" w:hAnsi="Times New Roman" w:cs="Times New Roman"/>
          <w:sz w:val="24"/>
          <w:szCs w:val="24"/>
          <w:highlight w:val="cyan"/>
        </w:rPr>
        <w:t>traffic demands here</w:t>
      </w:r>
      <w:r w:rsidR="00AF3820">
        <w:rPr>
          <w:rFonts w:ascii="Times New Roman" w:hAnsi="Times New Roman" w:cs="Times New Roman"/>
          <w:sz w:val="24"/>
          <w:szCs w:val="24"/>
        </w:rPr>
        <w:t xml:space="preserve">) in </w:t>
      </w:r>
      <w:commentRangeStart w:id="366"/>
      <m:oMath>
        <m:r>
          <w:rPr>
            <w:rFonts w:ascii="Cambria Math" w:hAnsi="Times New Roman" w:cs="Times New Roman"/>
            <w:sz w:val="24"/>
            <w:szCs w:val="24"/>
          </w:rPr>
          <m:t>ξ</m:t>
        </m:r>
      </m:oMath>
      <w:commentRangeEnd w:id="366"/>
      <w:r w:rsidR="00AF3820">
        <w:rPr>
          <w:rStyle w:val="afd"/>
        </w:rPr>
        <w:commentReference w:id="366"/>
      </w:r>
      <w:r w:rsidR="00AF3820">
        <w:rPr>
          <w:rFonts w:ascii="Times New Roman" w:hAnsi="Times New Roman" w:cs="Times New Roman"/>
          <w:sz w:val="24"/>
          <w:szCs w:val="24"/>
        </w:rPr>
        <w:t xml:space="preserve">. </w:t>
      </w:r>
      <w:r w:rsidR="008F2446">
        <w:rPr>
          <w:rFonts w:ascii="Times New Roman" w:hAnsi="Times New Roman" w:cs="Times New Roman"/>
          <w:sz w:val="24"/>
          <w:szCs w:val="24"/>
        </w:rPr>
        <w:t xml:space="preserve">In this condition, </w:t>
      </w:r>
      <w:r w:rsidR="007A4CED">
        <w:rPr>
          <w:rFonts w:ascii="Times New Roman" w:hAnsi="Times New Roman" w:cs="Times New Roman"/>
          <w:sz w:val="24"/>
          <w:szCs w:val="24"/>
        </w:rPr>
        <w:t xml:space="preserve">the </w:t>
      </w:r>
      <w:r w:rsidR="007A4CED" w:rsidRPr="009E13B4">
        <w:rPr>
          <w:rFonts w:ascii="Times New Roman" w:hAnsi="Times New Roman" w:cs="Times New Roman"/>
          <w:sz w:val="24"/>
          <w:szCs w:val="24"/>
        </w:rPr>
        <w:t>network-wide signal timing</w:t>
      </w:r>
      <w:r w:rsidR="007A4CED">
        <w:rPr>
          <w:rFonts w:ascii="Times New Roman" w:hAnsi="Times New Roman" w:cs="Times New Roman"/>
          <w:sz w:val="24"/>
          <w:szCs w:val="24"/>
        </w:rPr>
        <w:t xml:space="preserve"> prob</w:t>
      </w:r>
      <w:r w:rsidR="008F2446">
        <w:rPr>
          <w:rFonts w:ascii="Times New Roman" w:hAnsi="Times New Roman" w:cs="Times New Roman"/>
          <w:sz w:val="24"/>
          <w:szCs w:val="24"/>
        </w:rPr>
        <w:t xml:space="preserve">lem under uncertainties (NSTPU) is modelled </w:t>
      </w:r>
      <w:r w:rsidR="007A4CED" w:rsidRPr="009E13B4">
        <w:rPr>
          <w:rFonts w:ascii="Times New Roman" w:hAnsi="Times New Roman" w:cs="Times New Roman"/>
          <w:sz w:val="24"/>
          <w:szCs w:val="24"/>
        </w:rPr>
        <w:t>as</w:t>
      </w:r>
    </w:p>
    <w:p w14:paraId="12B08578" w14:textId="27E6B8DD" w:rsidR="00EF5FB7" w:rsidRDefault="009363F8" w:rsidP="00EF5FB7">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 xml:space="preserve">[ </m:t>
            </m:r>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w:rPr>
                      <w:rFonts w:ascii="Cambria Math" w:eastAsia="宋体" w:hAnsi="Cambria Math" w:cs="Times New Roman"/>
                      <w:sz w:val="24"/>
                      <w:szCs w:val="24"/>
                    </w:rPr>
                    <m:t>≤</m:t>
                  </m:r>
                  <m:r>
                    <w:rPr>
                      <w:rFonts w:ascii="Cambria Math" w:eastAsia="宋体" w:hAnsi="Times New Roman" w:cs="Times New Roman"/>
                      <w:sz w:val="24"/>
                      <w:szCs w:val="24"/>
                    </w:rPr>
                    <m:t>0</m:t>
                  </m:r>
                </m:e>
              </m:mr>
            </m:m>
            <m:r>
              <w:rPr>
                <w:rFonts w:ascii="Cambria Math" w:eastAsia="宋体" w:hAnsi="Cambria Math" w:cs="Times New Roman"/>
                <w:sz w:val="24"/>
                <w:szCs w:val="24"/>
              </w:rPr>
              <m:t>]</m:t>
            </m:r>
            <m:r>
              <w:rPr>
                <w:rFonts w:ascii="Cambria Math" w:eastAsia="宋体" w:hAnsi="Cambria Math" w:cs="Times New Roman" w:hint="eastAsia"/>
                <w:sz w:val="24"/>
                <w:szCs w:val="24"/>
              </w:rPr>
              <m:t>≥</m:t>
            </m:r>
            <m:r>
              <w:rPr>
                <w:rFonts w:ascii="Cambria Math" w:eastAsia="宋体" w:hAnsi="Cambria Math" w:cs="Times New Roman"/>
                <w:sz w:val="24"/>
                <w:szCs w:val="24"/>
              </w:rPr>
              <m:t>1-</m:t>
            </m:r>
            <m:r>
              <m:rPr>
                <m:scr m:val="script"/>
                <m:sty m:val="p"/>
              </m:rPr>
              <w:rPr>
                <w:rFonts w:ascii="Cambria Math" w:hAnsi="Cambria Math" w:cs="Times New Roman"/>
                <w:sz w:val="24"/>
                <w:szCs w:val="24"/>
              </w:rPr>
              <m:t xml:space="preserve">E           </m:t>
            </m:r>
          </m:e>
        </m:eqArr>
      </m:oMath>
      <w:r w:rsidR="00EF5FB7">
        <w:rPr>
          <w:rFonts w:ascii="Times New Roman" w:hAnsi="Times New Roman" w:cs="Times New Roman" w:hint="eastAsia"/>
          <w:sz w:val="24"/>
          <w:szCs w:val="24"/>
        </w:rPr>
        <w:t xml:space="preserve"> </w:t>
      </w:r>
      <w:r w:rsidR="00EF5FB7">
        <w:rPr>
          <w:rFonts w:ascii="Times New Roman" w:hAnsi="Times New Roman" w:cs="Times New Roman"/>
          <w:sz w:val="24"/>
          <w:szCs w:val="24"/>
        </w:rPr>
        <w:t xml:space="preserve">                  (2)</w:t>
      </w:r>
    </w:p>
    <w:p w14:paraId="7FBC1FC6" w14:textId="1E3863C7" w:rsidR="00EF5FB7" w:rsidRDefault="00AF3820" w:rsidP="00EF5FB7">
      <w:r>
        <w:rPr>
          <w:rFonts w:ascii="Times New Roman" w:hAnsi="Times New Roman" w:cs="Times New Roman"/>
          <w:sz w:val="24"/>
          <w:szCs w:val="24"/>
        </w:rPr>
        <w:t xml:space="preserve">where the signal timing plan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d>
          <m:dPr>
            <m:begChr m:val="["/>
            <m:endChr m:val="]"/>
            <m:ctrlPr>
              <w:rPr>
                <w:rFonts w:ascii="Cambria Math" w:eastAsia="宋体" w:hAnsi="Times New Roman" w:cs="Times New Roman"/>
                <w:b/>
                <w:sz w:val="24"/>
                <w:szCs w:val="24"/>
              </w:rPr>
            </m:ctrlPr>
          </m:dPr>
          <m:e>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m:rPr>
                <m:sty m:val="b"/>
              </m:rP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e>
        </m:d>
      </m:oMath>
      <w:r>
        <w:rPr>
          <w:rFonts w:ascii="Times New Roman" w:hAnsi="Times New Roman" w:cs="Times New Roman" w:hint="eastAsia"/>
          <w:b/>
          <w:sz w:val="24"/>
          <w:szCs w:val="24"/>
        </w:rPr>
        <w:t xml:space="preserve"> </w:t>
      </w:r>
      <w:r>
        <w:rPr>
          <w:rFonts w:ascii="Times New Roman" w:hAnsi="Times New Roman" w:cs="Times New Roman"/>
          <w:sz w:val="24"/>
          <w:szCs w:val="24"/>
        </w:rPr>
        <w:t>is an integer valued column vector</w:t>
      </w:r>
      <w:r w:rsidR="007A4CED">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9E13B4">
        <w:rPr>
          <w:rFonts w:ascii="Times New Roman" w:hAnsi="Times New Roman" w:cs="Times New Roman" w:hint="eastAsia"/>
          <w:sz w:val="24"/>
          <w:szCs w:val="24"/>
        </w:rPr>
        <w:t xml:space="preserve"> </w:t>
      </w:r>
      <w:r w:rsidRPr="009E13B4">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9E13B4">
        <w:rPr>
          <w:rFonts w:ascii="Times New Roman" w:hAnsi="Times New Roman" w:cs="Times New Roman" w:hint="eastAsia"/>
          <w:sz w:val="24"/>
          <w:szCs w:val="24"/>
        </w:rPr>
        <w:t xml:space="preserve"> </w:t>
      </w:r>
      <w:r w:rsidRPr="009E13B4">
        <w:rPr>
          <w:rFonts w:ascii="Times New Roman" w:hAnsi="Times New Roman" w:cs="Times New Roman"/>
          <w:sz w:val="24"/>
          <w:szCs w:val="24"/>
        </w:rPr>
        <w:t>are its lower and upper bounds, respectively</w:t>
      </w:r>
      <w:r>
        <w:rPr>
          <w:rFonts w:ascii="Times New Roman" w:hAnsi="Times New Roman" w:cs="Times New Roman"/>
          <w:sz w:val="24"/>
          <w:szCs w:val="24"/>
        </w:rPr>
        <w:t xml:space="preserve">, </w:t>
      </w:r>
      <w:r w:rsidRPr="00D820DE">
        <w:rPr>
          <w:rFonts w:ascii="Times New Roman" w:hAnsi="Times New Roman" w:cs="Times New Roman"/>
          <w:sz w:val="24"/>
          <w:szCs w:val="24"/>
          <w:highlight w:val="yellow"/>
        </w:rPr>
        <w:t>and</w:t>
      </w:r>
      <w:r>
        <w:rPr>
          <w:rFonts w:ascii="Times New Roman" w:hAnsi="Times New Roman" w:cs="Times New Roman"/>
          <w:sz w:val="24"/>
          <w:szCs w:val="24"/>
        </w:rPr>
        <w:t xml:space="preserve"> </w:t>
      </w:r>
      <w:r>
        <w:rPr>
          <w:rFonts w:ascii="Times New Roman" w:hAnsi="Times New Roman" w:cs="Times New Roman"/>
          <w:i/>
          <w:iCs/>
          <w:sz w:val="24"/>
          <w:szCs w:val="24"/>
        </w:rPr>
        <w:t xml:space="preserve">n </w:t>
      </w:r>
      <w:r w:rsidR="007A4CED">
        <w:rPr>
          <w:rFonts w:ascii="Times New Roman" w:hAnsi="Times New Roman" w:cs="Times New Roman"/>
          <w:sz w:val="24"/>
          <w:szCs w:val="24"/>
        </w:rPr>
        <w:t xml:space="preserve">is the dimension of </w:t>
      </w:r>
      <w:r>
        <w:rPr>
          <w:rFonts w:ascii="Times New Roman" w:hAnsi="Times New Roman" w:cs="Times New Roman"/>
          <w:b/>
          <w:bCs/>
          <w:sz w:val="24"/>
          <w:szCs w:val="24"/>
        </w:rPr>
        <w:t>x</w:t>
      </w:r>
      <w:r w:rsidR="007A4CED">
        <w:rPr>
          <w:rFonts w:ascii="Times New Roman" w:hAnsi="Times New Roman" w:cs="Times New Roman"/>
          <w:b/>
          <w:bCs/>
          <w:sz w:val="24"/>
          <w:szCs w:val="24"/>
        </w:rPr>
        <w:t xml:space="preserve"> </w:t>
      </w:r>
      <w:r w:rsidR="007A4CED">
        <w:rPr>
          <w:rFonts w:ascii="Times New Roman" w:hAnsi="Times New Roman" w:cs="Times New Roman"/>
          <w:bCs/>
          <w:sz w:val="24"/>
          <w:szCs w:val="24"/>
        </w:rPr>
        <w:t xml:space="preserve">that depends on the scale of the urban road network. </w:t>
      </w:r>
      <m:oMath>
        <m:r>
          <m:rPr>
            <m:scr m:val="script"/>
          </m:rPr>
          <w:rPr>
            <w:rFonts w:ascii="Cambria Math" w:hAnsi="Cambria Math" w:cs="Times New Roman"/>
            <w:sz w:val="24"/>
            <w:szCs w:val="24"/>
          </w:rPr>
          <m:t xml:space="preserve">X= </m:t>
        </m:r>
        <m:d>
          <m:dPr>
            <m:begChr m:val="{"/>
            <m:endChr m:val="}"/>
            <m:ctrlPr>
              <w:rPr>
                <w:rFonts w:ascii="Cambria Math" w:hAnsi="Cambria Math" w:cs="Times New Roman"/>
                <w:i/>
                <w:sz w:val="24"/>
                <w:szCs w:val="24"/>
              </w:rPr>
            </m:ctrlPr>
          </m:dPr>
          <m:e>
            <m:r>
              <m:rPr>
                <m:sty m:val="b"/>
              </m:rPr>
              <w:rPr>
                <w:rFonts w:ascii="Cambria Math" w:eastAsia="宋体" w:hAnsi="Times New Roman" w:cs="Times New Roman"/>
                <w:sz w:val="24"/>
                <w:szCs w:val="24"/>
              </w:rPr>
              <m:t>x</m:t>
            </m:r>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d>
              <m:dPr>
                <m:begChr m:val="["/>
                <m:endChr m:val="]"/>
                <m:ctrlPr>
                  <w:rPr>
                    <w:rFonts w:ascii="Cambria Math" w:eastAsia="宋体" w:hAnsi="Times New Roman" w:cs="Times New Roman"/>
                    <w:b/>
                    <w:sz w:val="24"/>
                    <w:szCs w:val="24"/>
                  </w:rPr>
                </m:ctrlPr>
              </m:dPr>
              <m:e>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sSub>
                  <m:sSubPr>
                    <m:ctrlPr>
                      <w:rPr>
                        <w:rFonts w:ascii="Cambria Math" w:hAnsi="Times New Roman" w:cs="Times New Roman"/>
                        <w:i/>
                        <w:sz w:val="24"/>
                        <w:szCs w:val="24"/>
                      </w:rPr>
                    </m:ctrlPr>
                  </m:sSubPr>
                  <m:e>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e>
            </m:d>
            <m:r>
              <m:rPr>
                <m:sty m:val="p"/>
              </m:rPr>
              <w:rPr>
                <w:rFonts w:ascii="Cambria Math" w:eastAsia="宋体" w:hAnsi="Times New Roman" w:cs="Times New Roman"/>
                <w:sz w:val="24"/>
                <w:szCs w:val="24"/>
              </w:rPr>
              <m:t xml:space="preserve">, </m:t>
            </m:r>
            <m:r>
              <m:rPr>
                <m:sty m:val="b"/>
              </m:rPr>
              <w:rPr>
                <w:rFonts w:ascii="Cambria Math" w:eastAsia="宋体" w:hAnsi="Times New Roman" w:cs="Times New Roman"/>
                <w:sz w:val="24"/>
                <w:szCs w:val="24"/>
              </w:rPr>
              <m:t>x</m:t>
            </m:r>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r>
              <m:rPr>
                <m:sty m:val="p"/>
              </m:rPr>
              <w:rPr>
                <w:rFonts w:ascii="Cambria Math" w:hAnsi="Cambria Math" w:cs="Times New Roman" w:hint="eastAsia"/>
                <w:sz w:val="24"/>
                <w:szCs w:val="24"/>
              </w:rPr>
              <m:t xml:space="preserve"> </m:t>
            </m:r>
          </m:e>
        </m:d>
      </m:oMath>
      <w:r w:rsidR="007A4CED">
        <w:rPr>
          <w:rFonts w:ascii="Times New Roman" w:hAnsi="Times New Roman" w:cs="Times New Roman"/>
          <w:sz w:val="24"/>
          <w:szCs w:val="24"/>
        </w:rPr>
        <w:t xml:space="preserve"> is the solution space.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00EF5FB7">
        <w:rPr>
          <w:rFonts w:ascii="Times New Roman" w:hAnsi="Times New Roman" w:cs="Times New Roman" w:hint="eastAsia"/>
          <w:sz w:val="24"/>
          <w:szCs w:val="24"/>
        </w:rPr>
        <w:t xml:space="preserve"> </w:t>
      </w:r>
      <w:r w:rsidR="00EF5FB7">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00650890">
        <w:rPr>
          <w:rFonts w:ascii="Times New Roman" w:hAnsi="Times New Roman" w:cs="Times New Roman"/>
          <w:sz w:val="24"/>
          <w:szCs w:val="24"/>
        </w:rPr>
        <w:t xml:space="preserve"> denote </w:t>
      </w:r>
      <w:r w:rsidR="00EF5FB7">
        <w:rPr>
          <w:rFonts w:ascii="Times New Roman" w:hAnsi="Times New Roman" w:cs="Times New Roman"/>
          <w:sz w:val="24"/>
          <w:szCs w:val="24"/>
        </w:rPr>
        <w:t>the expected values of stochastic measures of traffic efficiency and equity, respectively, with respective to the random perturbation</w:t>
      </w:r>
      <w:r w:rsidR="00650890">
        <w:rPr>
          <w:rFonts w:ascii="Times New Roman" w:hAnsi="Times New Roman" w:cs="Times New Roman"/>
          <w:sz w:val="24"/>
          <w:szCs w:val="24"/>
        </w:rPr>
        <w:t xml:space="preserve">s on </w:t>
      </w:r>
      <w:r w:rsidR="00EF5FB7">
        <w:rPr>
          <w:rFonts w:ascii="Times New Roman" w:hAnsi="Times New Roman" w:cs="Times New Roman"/>
          <w:sz w:val="24"/>
          <w:szCs w:val="24"/>
        </w:rPr>
        <w:t xml:space="preserve">traffic demands in </w:t>
      </w:r>
      <m:oMath>
        <m:r>
          <w:rPr>
            <w:rFonts w:ascii="Cambria Math" w:hAnsi="Times New Roman" w:cs="Times New Roman"/>
            <w:sz w:val="24"/>
            <w:szCs w:val="24"/>
          </w:rPr>
          <m:t>ξ</m:t>
        </m:r>
      </m:oMath>
      <w:r w:rsidR="00EF5FB7">
        <w:rPr>
          <w:rFonts w:ascii="Times New Roman" w:hAnsi="Times New Roman" w:cs="Times New Roman" w:hint="eastAsia"/>
          <w:sz w:val="24"/>
          <w:szCs w:val="24"/>
        </w:rPr>
        <w:t>.</w:t>
      </w:r>
      <w:r w:rsidR="00EF5FB7">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oMath>
      <w:r w:rsidR="00EF5FB7">
        <w:rPr>
          <w:rFonts w:ascii="Times New Roman" w:hAnsi="Times New Roman" w:cs="Times New Roman"/>
          <w:sz w:val="24"/>
          <w:szCs w:val="24"/>
        </w:rPr>
        <w:t xml:space="preserve"> </w:t>
      </w:r>
      <w:r w:rsidR="00EF5FB7">
        <w:rPr>
          <w:rFonts w:ascii="Times New Roman" w:hAnsi="Times New Roman" w:cs="Times New Roman" w:hint="eastAsia"/>
          <w:sz w:val="24"/>
          <w:szCs w:val="24"/>
        </w:rPr>
        <w:t>is</w:t>
      </w:r>
      <w:r w:rsidR="00EF5FB7">
        <w:rPr>
          <w:rFonts w:ascii="Times New Roman" w:hAnsi="Times New Roman" w:cs="Times New Roman"/>
          <w:sz w:val="24"/>
          <w:szCs w:val="24"/>
        </w:rPr>
        <w:t xml:space="preserve"> the maximum acceptable </w:t>
      </w:r>
      <w:r w:rsidRPr="00AF3820">
        <w:rPr>
          <w:rFonts w:ascii="Times New Roman" w:hAnsi="Times New Roman" w:cs="Times New Roman"/>
          <w:sz w:val="24"/>
          <w:szCs w:val="24"/>
        </w:rPr>
        <w:t>vehicular</w:t>
      </w:r>
      <w:r w:rsidR="00EF5FB7">
        <w:rPr>
          <w:rFonts w:ascii="Times New Roman" w:hAnsi="Times New Roman" w:cs="Times New Roman"/>
          <w:sz w:val="24"/>
          <w:szCs w:val="24"/>
        </w:rPr>
        <w:t xml:space="preserve"> </w:t>
      </w:r>
      <w:r w:rsidR="00EF5FB7" w:rsidRPr="00D473CB">
        <w:rPr>
          <w:rFonts w:ascii="Times New Roman" w:hAnsi="Times New Roman" w:cs="Times New Roman"/>
          <w:sz w:val="24"/>
          <w:szCs w:val="24"/>
          <w:highlight w:val="yellow"/>
        </w:rPr>
        <w:t>emissions</w:t>
      </w:r>
      <w:r w:rsidR="00EF5FB7">
        <w:rPr>
          <w:rFonts w:ascii="Times New Roman" w:hAnsi="Times New Roman" w:cs="Times New Roman"/>
          <w:sz w:val="24"/>
          <w:szCs w:val="24"/>
        </w:rPr>
        <w:t xml:space="preserve"> intensity</w:t>
      </w:r>
      <w:r w:rsidR="00A75175" w:rsidRPr="00A75175">
        <w:rPr>
          <w:rFonts w:ascii="Times New Roman" w:hAnsi="Times New Roman" w:cs="Times New Roman"/>
          <w:sz w:val="24"/>
          <w:szCs w:val="24"/>
        </w:rPr>
        <w:t xml:space="preserve"> </w:t>
      </w:r>
      <w:commentRangeStart w:id="367"/>
      <w:r w:rsidR="00A75175">
        <w:rPr>
          <w:rFonts w:ascii="Times New Roman" w:hAnsi="Times New Roman" w:cs="Times New Roman"/>
          <w:sz w:val="24"/>
          <w:szCs w:val="24"/>
        </w:rPr>
        <w:t>relative to the nominal value</w:t>
      </w:r>
      <w:commentRangeEnd w:id="367"/>
      <w:r w:rsidR="00A75175">
        <w:rPr>
          <w:rStyle w:val="afd"/>
        </w:rPr>
        <w:commentReference w:id="367"/>
      </w:r>
      <w:r w:rsidR="00EF5FB7">
        <w:rPr>
          <w:rFonts w:ascii="Times New Roman" w:hAnsi="Times New Roman" w:cs="Times New Roman"/>
          <w:sz w:val="24"/>
          <w:szCs w:val="24"/>
        </w:rPr>
        <w:t xml:space="preserve">. </w:t>
      </w:r>
      <w:commentRangeStart w:id="368"/>
      <m:oMath>
        <m:r>
          <m:rPr>
            <m:scr m:val="script"/>
            <m:sty m:val="p"/>
          </m:rPr>
          <w:rPr>
            <w:rFonts w:ascii="Cambria Math" w:hAnsi="Cambria Math" w:cs="Times New Roman"/>
            <w:sz w:val="24"/>
            <w:szCs w:val="24"/>
          </w:rPr>
          <m:t>E</m:t>
        </m:r>
      </m:oMath>
      <w:r w:rsidR="00650890">
        <w:rPr>
          <w:rFonts w:ascii="Times New Roman" w:hAnsi="Times New Roman" w:cs="Times New Roman"/>
          <w:iCs/>
          <w:sz w:val="24"/>
          <w:szCs w:val="24"/>
        </w:rPr>
        <w:t xml:space="preserve"> is a small scalar predetermined by the decision maker (e.g., </w:t>
      </w:r>
      <m:oMath>
        <m:r>
          <m:rPr>
            <m:scr m:val="script"/>
            <m:sty m:val="p"/>
          </m:rPr>
          <w:rPr>
            <w:rFonts w:ascii="Cambria Math" w:hAnsi="Cambria Math" w:cs="Times New Roman"/>
            <w:sz w:val="24"/>
            <w:szCs w:val="24"/>
          </w:rPr>
          <m:t>E</m:t>
        </m:r>
        <m:r>
          <m:rPr>
            <m:sty m:val="p"/>
          </m:rPr>
          <w:rPr>
            <w:rFonts w:ascii="Cambria Math" w:hAnsi="Cambria Math" w:cs="Times New Roman"/>
            <w:sz w:val="24"/>
            <w:szCs w:val="24"/>
          </w:rPr>
          <m:t>=0.05)</m:t>
        </m:r>
      </m:oMath>
      <w:r w:rsidR="00650890">
        <w:rPr>
          <w:rFonts w:ascii="Times New Roman" w:hAnsi="Times New Roman" w:cs="Times New Roman"/>
          <w:iCs/>
          <w:sz w:val="24"/>
          <w:szCs w:val="24"/>
        </w:rPr>
        <w:t>.</w:t>
      </w:r>
      <w:commentRangeEnd w:id="368"/>
      <w:r w:rsidR="00650890">
        <w:rPr>
          <w:rStyle w:val="afd"/>
        </w:rPr>
        <w:commentReference w:id="368"/>
      </w:r>
      <w:r w:rsidR="00650890">
        <w:rPr>
          <w:rFonts w:ascii="Times New Roman" w:hAnsi="Times New Roman" w:cs="Times New Roman"/>
          <w:iCs/>
          <w:sz w:val="24"/>
          <w:szCs w:val="24"/>
        </w:rPr>
        <w:t xml:space="preserve"> </w:t>
      </w:r>
      <w:r w:rsidR="00F15677">
        <w:rPr>
          <w:rFonts w:ascii="Times New Roman" w:hAnsi="Times New Roman" w:cs="Times New Roman"/>
          <w:iCs/>
          <w:sz w:val="24"/>
          <w:szCs w:val="24"/>
        </w:rPr>
        <w:t>Therefore</w:t>
      </w:r>
      <w:r w:rsidR="00EF5FB7">
        <w:rPr>
          <w:rFonts w:ascii="Times New Roman" w:hAnsi="Times New Roman" w:cs="Times New Roman"/>
          <w:sz w:val="24"/>
          <w:szCs w:val="24"/>
        </w:rPr>
        <w:t xml:space="preserve">, the model (2) is a stochastic constrained signal timing </w:t>
      </w:r>
      <w:proofErr w:type="spellStart"/>
      <w:r w:rsidR="00EF5FB7">
        <w:rPr>
          <w:rFonts w:ascii="Times New Roman" w:hAnsi="Times New Roman" w:cs="Times New Roman"/>
          <w:sz w:val="24"/>
          <w:szCs w:val="24"/>
        </w:rPr>
        <w:t>biobjective</w:t>
      </w:r>
      <w:proofErr w:type="spellEnd"/>
      <w:r w:rsidR="00EF5FB7">
        <w:rPr>
          <w:rFonts w:ascii="Times New Roman" w:hAnsi="Times New Roman" w:cs="Times New Roman"/>
          <w:sz w:val="24"/>
          <w:szCs w:val="24"/>
        </w:rPr>
        <w:t xml:space="preserve"> SO problem, which aims </w:t>
      </w:r>
      <w:r w:rsidR="00F15677">
        <w:rPr>
          <w:rFonts w:ascii="Times New Roman" w:hAnsi="Times New Roman" w:cs="Times New Roman"/>
          <w:sz w:val="24"/>
          <w:szCs w:val="24"/>
        </w:rPr>
        <w:t xml:space="preserve">to minimize the expected values of the normalized </w:t>
      </w:r>
      <w:r w:rsidR="00EF5FB7">
        <w:rPr>
          <w:rFonts w:ascii="Times New Roman" w:hAnsi="Times New Roman" w:cs="Times New Roman"/>
          <w:sz w:val="24"/>
          <w:szCs w:val="24"/>
        </w:rPr>
        <w:t xml:space="preserve">traffic efficiency and equity </w:t>
      </w:r>
      <w:r w:rsidR="00F15677">
        <w:rPr>
          <w:rFonts w:ascii="Times New Roman" w:hAnsi="Times New Roman" w:cs="Times New Roman"/>
          <w:sz w:val="24"/>
          <w:szCs w:val="24"/>
        </w:rPr>
        <w:t xml:space="preserve">indices </w:t>
      </w:r>
      <w:r w:rsidR="00EF5FB7">
        <w:rPr>
          <w:rFonts w:ascii="Times New Roman" w:hAnsi="Times New Roman" w:cs="Times New Roman"/>
          <w:sz w:val="24"/>
          <w:szCs w:val="24"/>
        </w:rPr>
        <w:t xml:space="preserve">subject to a probabilistic constraint for the </w:t>
      </w:r>
      <w:r w:rsidR="00F15677">
        <w:rPr>
          <w:rFonts w:ascii="Times New Roman" w:hAnsi="Times New Roman" w:cs="Times New Roman"/>
          <w:sz w:val="24"/>
          <w:szCs w:val="24"/>
        </w:rPr>
        <w:t xml:space="preserve">normalized </w:t>
      </w:r>
      <w:r w:rsidR="00EF5FB7">
        <w:rPr>
          <w:rFonts w:ascii="Times New Roman" w:hAnsi="Times New Roman" w:cs="Times New Roman"/>
          <w:sz w:val="24"/>
          <w:szCs w:val="24"/>
        </w:rPr>
        <w:t>vehicular emissions, under some bounded perturbation</w:t>
      </w:r>
      <w:r w:rsidR="00F15677">
        <w:rPr>
          <w:rFonts w:ascii="Times New Roman" w:hAnsi="Times New Roman" w:cs="Times New Roman"/>
          <w:sz w:val="24"/>
          <w:szCs w:val="24"/>
        </w:rPr>
        <w:t>s</w:t>
      </w:r>
      <w:r w:rsidR="00EF5FB7">
        <w:rPr>
          <w:rFonts w:ascii="Times New Roman" w:hAnsi="Times New Roman" w:cs="Times New Roman"/>
          <w:sz w:val="24"/>
          <w:szCs w:val="24"/>
        </w:rPr>
        <w:t xml:space="preserve"> </w:t>
      </w:r>
      <w:r w:rsidR="00F15677">
        <w:rPr>
          <w:rFonts w:ascii="Times New Roman" w:hAnsi="Times New Roman" w:cs="Times New Roman"/>
          <w:sz w:val="24"/>
          <w:szCs w:val="24"/>
        </w:rPr>
        <w:t xml:space="preserve">on </w:t>
      </w:r>
      <w:commentRangeStart w:id="369"/>
      <w:r w:rsidR="00EF5FB7" w:rsidRPr="00B7702C">
        <w:rPr>
          <w:rFonts w:ascii="Times New Roman" w:hAnsi="Times New Roman" w:cs="Times New Roman"/>
          <w:sz w:val="24"/>
          <w:szCs w:val="24"/>
          <w:highlight w:val="cyan"/>
        </w:rPr>
        <w:t xml:space="preserve">traffic </w:t>
      </w:r>
      <w:r w:rsidR="00F15677" w:rsidRPr="00B7702C">
        <w:rPr>
          <w:rFonts w:ascii="Times New Roman" w:hAnsi="Times New Roman" w:cs="Times New Roman"/>
          <w:sz w:val="24"/>
          <w:szCs w:val="24"/>
          <w:highlight w:val="cyan"/>
        </w:rPr>
        <w:t>volume inputs</w:t>
      </w:r>
      <w:commentRangeEnd w:id="369"/>
      <w:r w:rsidR="00B7702C">
        <w:rPr>
          <w:rStyle w:val="afd"/>
        </w:rPr>
        <w:commentReference w:id="369"/>
      </w:r>
      <w:r w:rsidR="00F15677">
        <w:rPr>
          <w:rFonts w:ascii="Times New Roman" w:hAnsi="Times New Roman" w:cs="Times New Roman"/>
          <w:sz w:val="24"/>
          <w:szCs w:val="24"/>
        </w:rPr>
        <w:t xml:space="preserve"> for the </w:t>
      </w:r>
      <w:r w:rsidR="00EF5FB7">
        <w:rPr>
          <w:rFonts w:ascii="Times New Roman" w:hAnsi="Times New Roman" w:cs="Times New Roman"/>
          <w:sz w:val="24"/>
          <w:szCs w:val="24"/>
        </w:rPr>
        <w:t xml:space="preserve">road network. Notably, </w:t>
      </w:r>
      <m:oMath>
        <m:r>
          <m:rPr>
            <m:sty m:val="b"/>
          </m:rPr>
          <w:rPr>
            <w:rFonts w:ascii="Cambria Math" w:hAnsi="Times New Roman" w:cs="Times New Roman"/>
            <w:sz w:val="24"/>
            <w:szCs w:val="24"/>
          </w:rPr>
          <m:t>x</m:t>
        </m:r>
      </m:oMath>
      <w:r w:rsidR="00EF5FB7">
        <w:rPr>
          <w:rFonts w:ascii="Times New Roman" w:hAnsi="Times New Roman" w:cs="Times New Roman"/>
          <w:b/>
          <w:sz w:val="24"/>
          <w:szCs w:val="24"/>
        </w:rPr>
        <w:t xml:space="preserve"> </w:t>
      </w:r>
      <w:r w:rsidR="00EF5FB7" w:rsidRPr="008E629F">
        <w:rPr>
          <w:rFonts w:ascii="Times New Roman" w:hAnsi="Times New Roman" w:cs="Times New Roman"/>
          <w:sz w:val="24"/>
          <w:szCs w:val="24"/>
        </w:rPr>
        <w:t>is</w:t>
      </w:r>
      <w:r w:rsidR="00EF5FB7">
        <w:rPr>
          <w:rFonts w:ascii="Times New Roman" w:hAnsi="Times New Roman" w:cs="Times New Roman"/>
          <w:sz w:val="24"/>
          <w:szCs w:val="24"/>
        </w:rPr>
        <w:t xml:space="preserve"> the set of green signal t</w:t>
      </w:r>
      <w:r w:rsidR="00F15677">
        <w:rPr>
          <w:rFonts w:ascii="Times New Roman" w:hAnsi="Times New Roman" w:cs="Times New Roman"/>
          <w:sz w:val="24"/>
          <w:szCs w:val="24"/>
        </w:rPr>
        <w:t>imings of all signal phases in the urban</w:t>
      </w:r>
      <w:r w:rsidR="00EF5FB7">
        <w:rPr>
          <w:rFonts w:ascii="Times New Roman" w:hAnsi="Times New Roman" w:cs="Times New Roman"/>
          <w:sz w:val="24"/>
          <w:szCs w:val="24"/>
        </w:rPr>
        <w:t xml:space="preserve"> road network, and thus the model (2) is with </w:t>
      </w:r>
      <w:r w:rsidR="008C31A4">
        <w:rPr>
          <w:rFonts w:ascii="Times New Roman" w:hAnsi="Times New Roman" w:cs="Times New Roman"/>
          <w:sz w:val="24"/>
          <w:szCs w:val="24"/>
        </w:rPr>
        <w:t xml:space="preserve">the </w:t>
      </w:r>
      <w:r w:rsidR="00EF5FB7">
        <w:rPr>
          <w:rFonts w:ascii="Times New Roman" w:hAnsi="Times New Roman" w:cs="Times New Roman"/>
          <w:sz w:val="24"/>
          <w:szCs w:val="24"/>
        </w:rPr>
        <w:t xml:space="preserve">high-dimensional and discrete </w:t>
      </w:r>
      <w:r w:rsidR="008C31A4">
        <w:rPr>
          <w:rFonts w:ascii="Times New Roman" w:hAnsi="Times New Roman" w:cs="Times New Roman"/>
          <w:sz w:val="24"/>
          <w:szCs w:val="24"/>
        </w:rPr>
        <w:t>solution</w:t>
      </w:r>
      <w:r w:rsidR="00EF5FB7">
        <w:rPr>
          <w:rFonts w:ascii="Times New Roman" w:hAnsi="Times New Roman" w:cs="Times New Roman"/>
          <w:sz w:val="24"/>
          <w:szCs w:val="24"/>
        </w:rPr>
        <w:t xml:space="preserve"> and a huge discrete </w:t>
      </w:r>
      <w:r w:rsidR="008C31A4">
        <w:rPr>
          <w:rFonts w:ascii="Times New Roman" w:hAnsi="Times New Roman" w:cs="Times New Roman"/>
          <w:sz w:val="24"/>
          <w:szCs w:val="24"/>
        </w:rPr>
        <w:t xml:space="preserve">solution </w:t>
      </w:r>
      <w:r w:rsidR="00EF5FB7">
        <w:rPr>
          <w:rFonts w:ascii="Times New Roman" w:hAnsi="Times New Roman" w:cs="Times New Roman"/>
          <w:sz w:val="24"/>
          <w:szCs w:val="24"/>
        </w:rPr>
        <w:t>space</w:t>
      </w:r>
      <w:r w:rsidR="00F15677">
        <w:rPr>
          <w:rFonts w:ascii="Times New Roman" w:hAnsi="Times New Roman" w:cs="Times New Roman"/>
          <w:sz w:val="24"/>
          <w:szCs w:val="24"/>
        </w:rPr>
        <w:t>, if the network is large-scale</w:t>
      </w:r>
      <w:r w:rsidR="00EF5FB7">
        <w:rPr>
          <w:rFonts w:ascii="Times New Roman" w:hAnsi="Times New Roman" w:cs="Times New Roman"/>
          <w:sz w:val="24"/>
          <w:szCs w:val="24"/>
        </w:rPr>
        <w:t>.</w:t>
      </w:r>
      <w:r w:rsidR="007A4CED">
        <w:rPr>
          <w:rFonts w:ascii="Times New Roman" w:hAnsi="Times New Roman" w:cs="Times New Roman"/>
          <w:sz w:val="24"/>
          <w:szCs w:val="24"/>
        </w:rPr>
        <w:t xml:space="preserve"> Here, we s</w:t>
      </w:r>
      <w:r w:rsidR="007A4CED" w:rsidRPr="00B37A89">
        <w:rPr>
          <w:rFonts w:ascii="Times New Roman" w:hAnsi="Times New Roman" w:cs="Times New Roman"/>
          <w:sz w:val="24"/>
          <w:szCs w:val="24"/>
          <w:highlight w:val="cyan"/>
        </w:rPr>
        <w:t xml:space="preserve">uppose </w:t>
      </w:r>
      <w:r w:rsidR="007A4CED" w:rsidRPr="00B37A89">
        <w:rPr>
          <w:rFonts w:ascii="Times New Roman" w:hAnsi="Times New Roman" w:cs="Times New Roman"/>
          <w:i/>
          <w:iCs/>
          <w:sz w:val="24"/>
          <w:szCs w:val="24"/>
          <w:highlight w:val="cyan"/>
        </w:rPr>
        <w:t xml:space="preserve">K </w:t>
      </w:r>
      <w:r w:rsidR="007A4CED" w:rsidRPr="00B37A89">
        <w:rPr>
          <w:rFonts w:ascii="Times New Roman" w:hAnsi="Times New Roman" w:cs="Times New Roman"/>
          <w:sz w:val="24"/>
          <w:szCs w:val="24"/>
          <w:highlight w:val="cyan"/>
        </w:rPr>
        <w:t>is the total number</w:t>
      </w:r>
      <w:r w:rsidR="008C31A4">
        <w:rPr>
          <w:rFonts w:ascii="Times New Roman" w:hAnsi="Times New Roman" w:cs="Times New Roman"/>
          <w:sz w:val="24"/>
          <w:szCs w:val="24"/>
        </w:rPr>
        <w:t xml:space="preserve"> of such signal time plans in</w:t>
      </w:r>
      <m:oMath>
        <m:r>
          <m:rPr>
            <m:scr m:val="script"/>
          </m:rPr>
          <w:rPr>
            <w:rFonts w:ascii="Cambria Math" w:hAnsi="Cambria Math" w:cs="Times New Roman"/>
            <w:sz w:val="24"/>
            <w:szCs w:val="24"/>
          </w:rPr>
          <m:t xml:space="preserve"> X</m:t>
        </m:r>
      </m:oMath>
      <w:r w:rsidR="008C31A4">
        <w:rPr>
          <w:rFonts w:ascii="Times New Roman" w:hAnsi="Times New Roman" w:cs="Times New Roman"/>
          <w:sz w:val="24"/>
          <w:szCs w:val="24"/>
        </w:rPr>
        <w:t>.</w:t>
      </w:r>
    </w:p>
    <w:p w14:paraId="4E6CD5EF" w14:textId="77777777" w:rsidR="0012558E" w:rsidRPr="0012558E" w:rsidRDefault="0012558E" w:rsidP="000E065A">
      <w:pPr>
        <w:rPr>
          <w:rFonts w:ascii="Times New Roman" w:hAnsi="Times New Roman" w:cs="Times New Roman"/>
          <w:sz w:val="24"/>
          <w:szCs w:val="24"/>
        </w:rPr>
      </w:pPr>
    </w:p>
    <w:p w14:paraId="0BF665EB" w14:textId="04F05E20" w:rsidR="00E67543" w:rsidRPr="00200C99" w:rsidRDefault="00E67543" w:rsidP="000E065A">
      <w:r>
        <w:rPr>
          <w:rFonts w:ascii="Times New Roman" w:hAnsi="Times New Roman" w:cs="Times New Roman"/>
          <w:sz w:val="24"/>
          <w:szCs w:val="24"/>
        </w:rPr>
        <w:t>The dif</w:t>
      </w:r>
      <w:r w:rsidR="005F4E00">
        <w:rPr>
          <w:rFonts w:ascii="Times New Roman" w:hAnsi="Times New Roman" w:cs="Times New Roman"/>
          <w:sz w:val="24"/>
          <w:szCs w:val="24"/>
        </w:rPr>
        <w:t>ficulties in solving problem (2</w:t>
      </w:r>
      <w:r>
        <w:rPr>
          <w:rFonts w:ascii="Times New Roman" w:hAnsi="Times New Roman" w:cs="Times New Roman"/>
          <w:sz w:val="24"/>
          <w:szCs w:val="24"/>
        </w:rPr>
        <w:t xml:space="preserve">) lie in the fact that functions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w:t>
      </w:r>
      <m:oMath>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and </w:t>
      </w:r>
      <m:oMath>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are unknown and in general so complicated that can only be estimated through network traffic simulations. Thus the traditional solution approaches based on mathematical programming techniques are not capable of solving problem (</w:t>
      </w:r>
      <w:r w:rsidR="005F4E00">
        <w:rPr>
          <w:rFonts w:ascii="Times New Roman" w:hAnsi="Times New Roman" w:cs="Times New Roman"/>
          <w:sz w:val="24"/>
          <w:szCs w:val="24"/>
        </w:rPr>
        <w:t>2</w:t>
      </w:r>
      <w:r>
        <w:rPr>
          <w:rFonts w:ascii="Times New Roman" w:hAnsi="Times New Roman" w:cs="Times New Roman"/>
          <w:sz w:val="24"/>
          <w:szCs w:val="24"/>
        </w:rPr>
        <w:t>). In the next section we propose a simulation-based optimization approach for solving problem (</w:t>
      </w:r>
      <w:r w:rsidR="005F4E00">
        <w:rPr>
          <w:rFonts w:ascii="Times New Roman" w:hAnsi="Times New Roman" w:cs="Times New Roman"/>
          <w:sz w:val="24"/>
          <w:szCs w:val="24"/>
        </w:rPr>
        <w:t>2</w:t>
      </w:r>
      <w:r>
        <w:rPr>
          <w:rFonts w:ascii="Times New Roman" w:hAnsi="Times New Roman" w:cs="Times New Roman"/>
          <w:sz w:val="24"/>
          <w:szCs w:val="24"/>
        </w:rPr>
        <w:t xml:space="preserve">) using </w:t>
      </w:r>
      <w:r w:rsidRPr="00E7134E">
        <w:rPr>
          <w:rFonts w:ascii="Times New Roman" w:hAnsi="Times New Roman" w:cs="Times New Roman" w:hint="eastAsia"/>
          <w:sz w:val="24"/>
          <w:szCs w:val="24"/>
        </w:rPr>
        <w:t>Gaussian</w:t>
      </w:r>
      <w:r w:rsidRPr="00E7134E">
        <w:rPr>
          <w:rFonts w:ascii="Times New Roman" w:hAnsi="Times New Roman" w:cs="Times New Roman"/>
          <w:sz w:val="24"/>
          <w:szCs w:val="24"/>
        </w:rPr>
        <w:t xml:space="preserve"> </w:t>
      </w:r>
      <w:r>
        <w:rPr>
          <w:rFonts w:ascii="Times New Roman" w:hAnsi="Times New Roman" w:cs="Times New Roman"/>
          <w:sz w:val="24"/>
          <w:szCs w:val="24"/>
        </w:rPr>
        <w:t>p</w:t>
      </w:r>
      <w:r w:rsidRPr="00E7134E">
        <w:rPr>
          <w:rFonts w:ascii="Times New Roman" w:hAnsi="Times New Roman" w:cs="Times New Roman" w:hint="eastAsia"/>
          <w:sz w:val="24"/>
          <w:szCs w:val="24"/>
        </w:rPr>
        <w:t>rocess</w:t>
      </w:r>
      <w:r w:rsidRPr="00E7134E">
        <w:rPr>
          <w:rFonts w:ascii="Times New Roman" w:hAnsi="Times New Roman" w:cs="Times New Roman"/>
          <w:sz w:val="24"/>
          <w:szCs w:val="24"/>
        </w:rPr>
        <w:t xml:space="preserve"> </w:t>
      </w:r>
      <w:r>
        <w:rPr>
          <w:rFonts w:ascii="Times New Roman" w:hAnsi="Times New Roman" w:cs="Times New Roman"/>
          <w:sz w:val="24"/>
          <w:szCs w:val="24"/>
        </w:rPr>
        <w:t>r</w:t>
      </w:r>
      <w:r w:rsidRPr="00E7134E">
        <w:rPr>
          <w:rFonts w:ascii="Times New Roman" w:hAnsi="Times New Roman" w:cs="Times New Roman"/>
          <w:sz w:val="24"/>
          <w:szCs w:val="24"/>
        </w:rPr>
        <w:t>egression</w:t>
      </w:r>
      <w:r>
        <w:rPr>
          <w:rFonts w:ascii="Times New Roman" w:hAnsi="Times New Roman" w:cs="Times New Roman"/>
          <w:sz w:val="24"/>
          <w:szCs w:val="24"/>
        </w:rPr>
        <w:t xml:space="preserve"> with knowledge gradient sampling policy. </w:t>
      </w:r>
    </w:p>
    <w:p w14:paraId="06B08F1D" w14:textId="77777777" w:rsidR="00E67543" w:rsidRDefault="00E67543" w:rsidP="000E065A">
      <w:pPr>
        <w:rPr>
          <w:rFonts w:ascii="Times New Roman" w:hAnsi="Times New Roman" w:cs="Times New Roman"/>
          <w:b/>
          <w:bCs/>
          <w:sz w:val="24"/>
          <w:szCs w:val="24"/>
        </w:rPr>
      </w:pPr>
    </w:p>
    <w:p w14:paraId="3E6EFB7D" w14:textId="066A1217" w:rsidR="00E67543" w:rsidRPr="00200C99" w:rsidRDefault="00F22D01" w:rsidP="000E065A">
      <w:pPr>
        <w:pStyle w:val="1"/>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4</w:t>
      </w:r>
      <w:r w:rsidR="00E67543" w:rsidRPr="00200C99">
        <w:rPr>
          <w:rFonts w:ascii="Times New Roman" w:eastAsiaTheme="minorEastAsia" w:hAnsi="Times New Roman" w:cs="Times New Roman"/>
          <w:b/>
          <w:bCs/>
          <w:color w:val="auto"/>
          <w:kern w:val="2"/>
          <w:sz w:val="24"/>
          <w:szCs w:val="24"/>
        </w:rPr>
        <w:t xml:space="preserve"> </w:t>
      </w:r>
      <w:r w:rsidR="00E67543" w:rsidRPr="00200C99">
        <w:rPr>
          <w:rFonts w:ascii="Times New Roman" w:eastAsiaTheme="minorEastAsia" w:hAnsi="Times New Roman" w:cs="Times New Roman" w:hint="eastAsia"/>
          <w:b/>
          <w:bCs/>
          <w:color w:val="auto"/>
          <w:kern w:val="2"/>
          <w:sz w:val="24"/>
          <w:szCs w:val="24"/>
        </w:rPr>
        <w:t>Gaussian</w:t>
      </w:r>
      <w:r w:rsidR="00E67543" w:rsidRPr="00200C99">
        <w:rPr>
          <w:rFonts w:ascii="Times New Roman" w:eastAsiaTheme="minorEastAsia" w:hAnsi="Times New Roman" w:cs="Times New Roman"/>
          <w:b/>
          <w:bCs/>
          <w:color w:val="auto"/>
          <w:kern w:val="2"/>
          <w:sz w:val="24"/>
          <w:szCs w:val="24"/>
        </w:rPr>
        <w:t xml:space="preserve"> </w:t>
      </w:r>
      <w:r w:rsidR="00E67543">
        <w:rPr>
          <w:rFonts w:ascii="Times New Roman" w:eastAsiaTheme="minorEastAsia" w:hAnsi="Times New Roman" w:cs="Times New Roman"/>
          <w:b/>
          <w:bCs/>
          <w:color w:val="auto"/>
          <w:kern w:val="2"/>
          <w:sz w:val="24"/>
          <w:szCs w:val="24"/>
        </w:rPr>
        <w:t xml:space="preserve">process regression </w:t>
      </w:r>
      <w:r w:rsidR="00E67543" w:rsidRPr="00200C99">
        <w:rPr>
          <w:rFonts w:ascii="Times New Roman" w:eastAsiaTheme="minorEastAsia" w:hAnsi="Times New Roman" w:cs="Times New Roman" w:hint="eastAsia"/>
          <w:b/>
          <w:bCs/>
          <w:color w:val="auto"/>
          <w:kern w:val="2"/>
          <w:sz w:val="24"/>
          <w:szCs w:val="24"/>
        </w:rPr>
        <w:t>based</w:t>
      </w:r>
      <w:r w:rsidR="00E67543" w:rsidRPr="00200C99">
        <w:rPr>
          <w:rFonts w:ascii="Times New Roman" w:eastAsiaTheme="minorEastAsia" w:hAnsi="Times New Roman" w:cs="Times New Roman"/>
          <w:b/>
          <w:bCs/>
          <w:color w:val="auto"/>
          <w:kern w:val="2"/>
          <w:sz w:val="24"/>
          <w:szCs w:val="24"/>
        </w:rPr>
        <w:t xml:space="preserve"> </w:t>
      </w:r>
      <w:r w:rsidR="00E67543" w:rsidRPr="00200C99">
        <w:rPr>
          <w:rFonts w:ascii="Times New Roman" w:eastAsiaTheme="minorEastAsia" w:hAnsi="Times New Roman" w:cs="Times New Roman" w:hint="eastAsia"/>
          <w:b/>
          <w:bCs/>
          <w:color w:val="auto"/>
          <w:kern w:val="2"/>
          <w:sz w:val="24"/>
          <w:szCs w:val="24"/>
        </w:rPr>
        <w:t>solution</w:t>
      </w:r>
      <w:r w:rsidR="00E67543" w:rsidRPr="00200C99">
        <w:rPr>
          <w:rFonts w:ascii="Times New Roman" w:eastAsiaTheme="minorEastAsia" w:hAnsi="Times New Roman" w:cs="Times New Roman"/>
          <w:b/>
          <w:bCs/>
          <w:color w:val="auto"/>
          <w:kern w:val="2"/>
          <w:sz w:val="24"/>
          <w:szCs w:val="24"/>
        </w:rPr>
        <w:t xml:space="preserve"> approach </w:t>
      </w:r>
      <w:r w:rsidR="00E67543" w:rsidRPr="00200C99">
        <w:rPr>
          <w:rFonts w:ascii="Times New Roman" w:eastAsiaTheme="minorEastAsia" w:hAnsi="Times New Roman" w:cs="Times New Roman" w:hint="eastAsia"/>
          <w:b/>
          <w:bCs/>
          <w:color w:val="auto"/>
          <w:kern w:val="2"/>
          <w:sz w:val="24"/>
          <w:szCs w:val="24"/>
        </w:rPr>
        <w:t>for</w:t>
      </w:r>
      <w:r w:rsidR="00E67543" w:rsidRPr="00200C99">
        <w:rPr>
          <w:rFonts w:ascii="Times New Roman" w:eastAsiaTheme="minorEastAsia" w:hAnsi="Times New Roman" w:cs="Times New Roman"/>
          <w:b/>
          <w:bCs/>
          <w:color w:val="auto"/>
          <w:kern w:val="2"/>
          <w:sz w:val="24"/>
          <w:szCs w:val="24"/>
        </w:rPr>
        <w:t xml:space="preserve"> NSTPU</w:t>
      </w:r>
    </w:p>
    <w:p w14:paraId="42B2CDD7" w14:textId="2E44A62B" w:rsidR="00E67543" w:rsidRPr="007A4EB5" w:rsidRDefault="00F22D01" w:rsidP="000E065A">
      <w:pPr>
        <w:pStyle w:val="2"/>
        <w:spacing w:before="0"/>
        <w:rPr>
          <w:rFonts w:ascii="Times New Roman" w:hAnsi="Times New Roman" w:cs="Times New Roman"/>
          <w:i/>
          <w:iCs/>
          <w:color w:val="auto"/>
          <w:sz w:val="24"/>
          <w:szCs w:val="24"/>
        </w:rPr>
      </w:pPr>
      <w:r>
        <w:rPr>
          <w:rFonts w:ascii="Times New Roman" w:eastAsiaTheme="minorEastAsia" w:hAnsi="Times New Roman" w:cs="Times New Roman"/>
          <w:i/>
          <w:iCs/>
          <w:color w:val="auto"/>
          <w:sz w:val="24"/>
          <w:szCs w:val="24"/>
        </w:rPr>
        <w:t>4</w:t>
      </w:r>
      <w:r w:rsidR="00E67543" w:rsidRPr="007A4EB5">
        <w:rPr>
          <w:rFonts w:ascii="Times New Roman" w:eastAsiaTheme="minorEastAsia" w:hAnsi="Times New Roman" w:cs="Times New Roman"/>
          <w:i/>
          <w:iCs/>
          <w:color w:val="auto"/>
          <w:sz w:val="24"/>
          <w:szCs w:val="24"/>
        </w:rPr>
        <w:t>.</w:t>
      </w:r>
      <w:r w:rsidR="00E67543">
        <w:rPr>
          <w:rFonts w:ascii="Times New Roman" w:eastAsiaTheme="minorEastAsia" w:hAnsi="Times New Roman" w:cs="Times New Roman"/>
          <w:i/>
          <w:iCs/>
          <w:color w:val="auto"/>
          <w:sz w:val="24"/>
          <w:szCs w:val="24"/>
        </w:rPr>
        <w:t>1</w:t>
      </w:r>
      <w:r w:rsidR="00E67543" w:rsidRPr="007A4EB5">
        <w:rPr>
          <w:color w:val="auto"/>
        </w:rPr>
        <w:t xml:space="preserve"> </w:t>
      </w:r>
      <w:r w:rsidR="00E67543" w:rsidRPr="00200C99">
        <w:rPr>
          <w:rFonts w:ascii="Times New Roman" w:hAnsi="Times New Roman" w:cs="Times New Roman" w:hint="eastAsia"/>
          <w:i/>
          <w:iCs/>
          <w:color w:val="auto"/>
          <w:sz w:val="24"/>
          <w:szCs w:val="24"/>
        </w:rPr>
        <w:t>Gaussian</w:t>
      </w:r>
      <w:r w:rsidR="00E67543">
        <w:rPr>
          <w:rFonts w:ascii="Times New Roman" w:hAnsi="Times New Roman" w:cs="Times New Roman"/>
          <w:i/>
          <w:iCs/>
          <w:color w:val="auto"/>
          <w:sz w:val="24"/>
          <w:szCs w:val="24"/>
        </w:rPr>
        <w:t xml:space="preserve"> process</w:t>
      </w:r>
      <w:r w:rsidR="00E67543" w:rsidRPr="007A4EB5">
        <w:rPr>
          <w:rFonts w:ascii="Times New Roman" w:hAnsi="Times New Roman" w:cs="Times New Roman"/>
          <w:i/>
          <w:iCs/>
          <w:color w:val="auto"/>
          <w:sz w:val="24"/>
          <w:szCs w:val="24"/>
        </w:rPr>
        <w:t xml:space="preserve"> </w:t>
      </w:r>
      <w:r w:rsidR="00E67543">
        <w:rPr>
          <w:rFonts w:ascii="Times New Roman" w:hAnsi="Times New Roman" w:cs="Times New Roman"/>
          <w:i/>
          <w:iCs/>
          <w:color w:val="auto"/>
          <w:sz w:val="24"/>
          <w:szCs w:val="24"/>
        </w:rPr>
        <w:t xml:space="preserve">approximation for </w:t>
      </w:r>
      <w:r w:rsidR="00E67543" w:rsidRPr="007A4EB5">
        <w:rPr>
          <w:rFonts w:ascii="Times New Roman" w:hAnsi="Times New Roman" w:cs="Times New Roman"/>
          <w:i/>
          <w:iCs/>
          <w:color w:val="auto"/>
          <w:sz w:val="24"/>
          <w:szCs w:val="24"/>
        </w:rPr>
        <w:t>NSTPU</w:t>
      </w:r>
    </w:p>
    <w:p w14:paraId="608F8C5E" w14:textId="77777777" w:rsidR="00E67543" w:rsidRPr="00A2113E" w:rsidRDefault="00E67543" w:rsidP="000E065A">
      <w:pPr>
        <w:rPr>
          <w:rFonts w:ascii="Times New Roman" w:hAnsi="Times New Roman" w:cs="Times New Roman"/>
          <w:b/>
          <w:sz w:val="24"/>
          <w:szCs w:val="24"/>
        </w:rPr>
      </w:pPr>
      <w:r>
        <w:rPr>
          <w:rFonts w:ascii="Times New Roman" w:hAnsi="Times New Roman" w:cs="Times New Roman"/>
          <w:sz w:val="24"/>
          <w:szCs w:val="24"/>
        </w:rPr>
        <w:t xml:space="preserve">Under random traffic volume perturbation, the evaluation indices are also random, whose exact distributions are in general unknown a priori due to the complicated underlying traffic network system and limited historical data. We denote the random variable </w:t>
      </w:r>
      <m:oMath>
        <m:sSub>
          <m:sSubPr>
            <m:ctrlPr>
              <w:rPr>
                <w:rFonts w:ascii="Cambria Math" w:hAnsi="Times New Roman" w:cs="Times New Roman"/>
                <w:i/>
                <w:sz w:val="24"/>
                <w:szCs w:val="24"/>
              </w:rPr>
            </m:ctrlPr>
          </m:sSubPr>
          <m:e>
            <m:r>
              <w:rPr>
                <w:rFonts w:ascii="Cambria Math" w:hAnsi="Times New Roman"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as the normalized total delay output for decision vector </w:t>
      </w:r>
      <w:r>
        <w:rPr>
          <w:rFonts w:ascii="Times New Roman" w:hAnsi="Times New Roman" w:cs="Times New Roman"/>
          <w:b/>
          <w:bCs/>
          <w:sz w:val="24"/>
          <w:szCs w:val="24"/>
        </w:rPr>
        <w:t>x</w:t>
      </w:r>
      <w:r>
        <w:rPr>
          <w:rFonts w:ascii="Times New Roman" w:hAnsi="Times New Roman" w:cs="Times New Roman"/>
          <w:b/>
          <w:sz w:val="24"/>
          <w:szCs w:val="24"/>
        </w:rPr>
        <w:t xml:space="preserve"> </w:t>
      </w:r>
      <w:r>
        <w:rPr>
          <w:rFonts w:ascii="Times New Roman" w:hAnsi="Times New Roman" w:cs="Times New Roman"/>
          <w:bCs/>
          <w:sz w:val="24"/>
          <w:szCs w:val="24"/>
        </w:rPr>
        <w:t>under uncertain traffic volume perturbation, i.e.,</w:t>
      </w:r>
      <m:oMath>
        <m:r>
          <w:rPr>
            <w:rFonts w:ascii="Cambria Math" w:hAnsi="Times New Roman" w:cs="Times New Roman"/>
            <w:sz w:val="24"/>
            <w:szCs w:val="24"/>
          </w:rPr>
          <m:t xml:space="preserve"> </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bCs/>
          <w:sz w:val="24"/>
          <w:szCs w:val="24"/>
        </w:rPr>
        <w:t xml:space="preserve"> is variable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Pr>
          <w:rFonts w:ascii="Times New Roman" w:hAnsi="Times New Roman" w:cs="Times New Roman"/>
          <w:sz w:val="24"/>
          <w:szCs w:val="24"/>
        </w:rPr>
        <w:t xml:space="preserve"> with </w:t>
      </w:r>
      <m:oMath>
        <m:r>
          <w:rPr>
            <w:rFonts w:ascii="Cambria Math" w:hAnsi="Times New Roman" w:cs="Times New Roman"/>
            <w:sz w:val="24"/>
            <w:szCs w:val="24"/>
          </w:rPr>
          <m:t>ξ</m:t>
        </m:r>
      </m:oMath>
      <w:r>
        <w:rPr>
          <w:rFonts w:ascii="Times New Roman" w:hAnsi="Times New Roman" w:cs="Times New Roman"/>
          <w:sz w:val="24"/>
          <w:szCs w:val="24"/>
        </w:rPr>
        <w:t xml:space="preserve"> </w:t>
      </w:r>
      <w:commentRangeStart w:id="370"/>
      <w:commentRangeStart w:id="371"/>
      <w:r>
        <w:rPr>
          <w:rFonts w:ascii="Times New Roman" w:hAnsi="Times New Roman" w:cs="Times New Roman"/>
          <w:sz w:val="24"/>
          <w:szCs w:val="24"/>
        </w:rPr>
        <w:t xml:space="preserve">follows a probability density function </w:t>
      </w:r>
      <m:oMath>
        <m:r>
          <w:rPr>
            <w:rFonts w:ascii="Cambria Math" w:hAnsi="Cambria Math" w:cs="Times New Roman"/>
            <w:sz w:val="24"/>
            <w:szCs w:val="24"/>
          </w:rPr>
          <m:t>p</m:t>
        </m:r>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w:commentRangeEnd w:id="370"/>
        <m:r>
          <m:rPr>
            <m:sty m:val="p"/>
          </m:rPr>
          <w:rPr>
            <w:rStyle w:val="afd"/>
          </w:rPr>
          <w:commentReference w:id="370"/>
        </m:r>
        <w:commentRangeEnd w:id="371"/>
        <m:r>
          <m:rPr>
            <m:sty m:val="p"/>
          </m:rPr>
          <w:rPr>
            <w:rStyle w:val="afd"/>
          </w:rPr>
          <w:commentReference w:id="371"/>
        </m:r>
      </m:oMath>
      <w:r>
        <w:rPr>
          <w:rFonts w:ascii="Times New Roman" w:hAnsi="Times New Roman" w:cs="Times New Roman"/>
          <w:sz w:val="24"/>
          <w:szCs w:val="24"/>
        </w:rPr>
        <w:t xml:space="preserve">. </w:t>
      </w:r>
      <w:bookmarkStart w:id="372" w:name="_Hlk45584572"/>
      <w:r>
        <w:rPr>
          <w:rFonts w:ascii="Times New Roman" w:hAnsi="Times New Roman" w:cs="Times New Roman"/>
          <w:sz w:val="24"/>
          <w:szCs w:val="24"/>
        </w:rPr>
        <w:t xml:space="preserve">In the same way, we define </w:t>
      </w:r>
      <m:oMath>
        <m:sSub>
          <m:sSubPr>
            <m:ctrlPr>
              <w:rPr>
                <w:rFonts w:ascii="Cambria Math" w:hAnsi="Times New Roman" w:cs="Times New Roman"/>
                <w:i/>
                <w:sz w:val="24"/>
                <w:szCs w:val="24"/>
              </w:rPr>
            </m:ctrlPr>
          </m:sSubPr>
          <m:e>
            <m:r>
              <w:rPr>
                <w:rFonts w:ascii="Cambria Math" w:hAnsi="Times New Roman" w:cs="Times New Roman"/>
                <w:sz w:val="24"/>
                <w:szCs w:val="24"/>
              </w:rPr>
              <m:t>A</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and</w:t>
      </w:r>
      <m:oMath>
        <m: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E</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w:t>
      </w:r>
      <w:r>
        <w:rPr>
          <w:rFonts w:ascii="Times New Roman" w:hAnsi="Times New Roman" w:cs="Times New Roman"/>
          <w:bCs/>
          <w:sz w:val="24"/>
          <w:szCs w:val="24"/>
        </w:rPr>
        <w:t>for</w:t>
      </w:r>
      <w:r>
        <w:rPr>
          <w:rFonts w:ascii="Times New Roman" w:hAnsi="Times New Roman" w:cs="Times New Roman"/>
          <w:sz w:val="24"/>
          <w:szCs w:val="24"/>
        </w:rPr>
        <w:t xml:space="preserve"> normalized system output of traffic equity and vehicular emissions. </w:t>
      </w:r>
    </w:p>
    <w:bookmarkEnd w:id="372"/>
    <w:p w14:paraId="7E08D520" w14:textId="77777777" w:rsidR="00E67543" w:rsidRDefault="00E67543" w:rsidP="000E065A">
      <w:pPr>
        <w:rPr>
          <w:rFonts w:ascii="Times New Roman" w:hAnsi="Times New Roman" w:cs="Times New Roman"/>
          <w:sz w:val="24"/>
          <w:szCs w:val="24"/>
        </w:rPr>
      </w:pPr>
    </w:p>
    <w:p w14:paraId="33E52ACE"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For each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ascii="Times New Roman" w:hAnsi="Times New Roman" w:cs="Times New Roman"/>
          <w:bCs/>
          <w:sz w:val="24"/>
          <w:szCs w:val="24"/>
        </w:rPr>
        <w:t>,</w:t>
      </w:r>
      <w:r>
        <w:rPr>
          <w:rFonts w:ascii="Times New Roman" w:hAnsi="Times New Roman" w:cs="Times New Roman"/>
          <w:sz w:val="24"/>
          <w:szCs w:val="24"/>
        </w:rPr>
        <w:t xml:space="preserve"> we </w:t>
      </w:r>
      <w:r w:rsidRPr="00F75FBA">
        <w:rPr>
          <w:rFonts w:ascii="Times New Roman" w:hAnsi="Times New Roman" w:cs="Times New Roman"/>
          <w:sz w:val="24"/>
          <w:szCs w:val="24"/>
          <w:highlight w:val="yellow"/>
        </w:rPr>
        <w:t>assume that</w:t>
      </w:r>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iCs/>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A</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w:t>
      </w:r>
      <w:r>
        <w:rPr>
          <w:rFonts w:ascii="Times New Roman" w:hAnsi="Times New Roman" w:cs="Times New Roman" w:hint="eastAsia"/>
          <w:sz w:val="24"/>
          <w:szCs w:val="24"/>
        </w:rPr>
        <w:t>and</w:t>
      </w:r>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E</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follow Guassian distributions:</w:t>
      </w:r>
    </w:p>
    <w:p w14:paraId="79A7F62D" w14:textId="77777777" w:rsidR="00E67543" w:rsidRDefault="009363F8" w:rsidP="000E065A">
      <w:pPr>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ctrlPr>
              <w:rPr>
                <w:rFonts w:ascii="Cambria Math" w:hAnsi="Times New Roman" w:cs="Times New Roman"/>
                <w:i/>
                <w:sz w:val="24"/>
                <w:szCs w:val="24"/>
              </w:rPr>
            </m:ctrlPr>
          </m:e>
        </m:d>
        <m:r>
          <m:rPr>
            <m:sty m:val="p"/>
          </m:rPr>
          <w:rPr>
            <w:rFonts w:ascii="Cambria Math" w:hAnsi="Times New Roman" w:cs="Times New Roman"/>
            <w:sz w:val="24"/>
            <w:szCs w:val="24"/>
          </w:rPr>
          <m:t xml:space="preserve">,                                                                      </m:t>
        </m:r>
      </m:oMath>
      <w:r w:rsidR="00E67543">
        <w:rPr>
          <w:rFonts w:ascii="Times New Roman" w:hAnsi="Times New Roman" w:cs="Times New Roman"/>
          <w:sz w:val="24"/>
          <w:szCs w:val="24"/>
        </w:rPr>
        <w:t>(8a)</w:t>
      </w:r>
    </w:p>
    <w:p w14:paraId="3B9C1848" w14:textId="77777777" w:rsidR="00E67543" w:rsidRDefault="009363F8" w:rsidP="000E065A">
      <w:pPr>
        <w:jc w:val="right"/>
        <w:rPr>
          <w:rFonts w:ascii="Times New Roman" w:hAnsi="Times New Roman" w:cs="Times New Roman"/>
          <w:iCs/>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ctrlPr>
              <w:rPr>
                <w:rFonts w:ascii="Cambria Math" w:hAnsi="Times New Roman" w:cs="Times New Roman"/>
                <w:i/>
                <w:sz w:val="24"/>
                <w:szCs w:val="24"/>
              </w:rPr>
            </m:ctrlPr>
          </m:e>
        </m:d>
        <m:r>
          <m:rPr>
            <m:sty m:val="p"/>
          </m:rPr>
          <w:rPr>
            <w:rFonts w:ascii="Cambria Math" w:hAnsi="Times New Roman" w:cs="Times New Roman"/>
            <w:sz w:val="24"/>
            <w:szCs w:val="24"/>
          </w:rPr>
          <m:t xml:space="preserve">,  </m:t>
        </m:r>
      </m:oMath>
      <w:r w:rsidR="00E67543">
        <w:rPr>
          <w:rFonts w:ascii="Times New Roman" w:hAnsi="Times New Roman" w:cs="Times New Roman"/>
          <w:iCs/>
          <w:sz w:val="24"/>
          <w:szCs w:val="24"/>
        </w:rPr>
        <w:t xml:space="preserve">                              (8b)</w:t>
      </w:r>
    </w:p>
    <w:p w14:paraId="6E5C466A" w14:textId="77777777" w:rsidR="00E67543" w:rsidRDefault="009363F8" w:rsidP="000E065A">
      <w:pPr>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ctrlPr>
              <w:rPr>
                <w:rFonts w:ascii="Cambria Math" w:hAnsi="Times New Roman" w:cs="Times New Roman"/>
                <w:i/>
                <w:sz w:val="24"/>
                <w:szCs w:val="24"/>
              </w:rPr>
            </m:ctrlPr>
          </m:e>
        </m:d>
        <m:r>
          <w:rPr>
            <w:rFonts w:ascii="Cambria Math" w:hAnsi="Times New Roman" w:cs="Times New Roman"/>
            <w:sz w:val="24"/>
            <w:szCs w:val="24"/>
          </w:rPr>
          <m:t xml:space="preserve"> </m:t>
        </m:r>
      </m:oMath>
      <w:r w:rsidR="00E67543">
        <w:rPr>
          <w:rFonts w:ascii="Times New Roman" w:hAnsi="Times New Roman" w:cs="Times New Roman"/>
          <w:sz w:val="24"/>
          <w:szCs w:val="24"/>
        </w:rPr>
        <w:t xml:space="preserve">                               (8c)          </w:t>
      </w:r>
    </w:p>
    <w:p w14:paraId="65063C8D"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w:t>
      </w: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sz w:val="24"/>
          <w:szCs w:val="24"/>
        </w:rPr>
        <w:t xml:space="preserve"> and </w:t>
      </w:r>
      <m:oMath>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t>
      </w:r>
      <w:r>
        <w:rPr>
          <w:rFonts w:ascii="Times New Roman" w:hAnsi="Times New Roman" w:cs="Times New Roman"/>
          <w:sz w:val="24"/>
          <w:szCs w:val="24"/>
        </w:rPr>
        <w:t xml:space="preserve">are the unknown mean and variance of the corresponding evaluation index </w:t>
      </w:r>
      <w:proofErr w:type="spellStart"/>
      <w:r>
        <w:rPr>
          <w:rFonts w:ascii="Times New Roman" w:hAnsi="Times New Roman" w:cs="Times New Roman"/>
          <w:i/>
          <w:iCs/>
          <w:sz w:val="24"/>
          <w:szCs w:val="24"/>
        </w:rPr>
        <w:t>i</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for solution </w:t>
      </w:r>
      <w:r>
        <w:rPr>
          <w:rFonts w:ascii="Times New Roman" w:hAnsi="Times New Roman" w:cs="Times New Roman"/>
          <w:b/>
          <w:bCs/>
          <w:sz w:val="24"/>
          <w:szCs w:val="24"/>
        </w:rPr>
        <w:t>x</w:t>
      </w:r>
      <w:r>
        <w:rPr>
          <w:rFonts w:ascii="Times New Roman" w:hAnsi="Times New Roman" w:cs="Times New Roman"/>
          <w:sz w:val="24"/>
          <w:szCs w:val="24"/>
        </w:rPr>
        <w:t xml:space="preserve">. The key purpose of the simulation is to learn these quantities with the goal of solving optimization problem (7). </w:t>
      </w:r>
    </w:p>
    <w:p w14:paraId="3B4DEABA" w14:textId="77777777" w:rsidR="00E67543" w:rsidRDefault="00E67543" w:rsidP="000E065A">
      <w:pPr>
        <w:rPr>
          <w:rFonts w:ascii="Times New Roman" w:hAnsi="Times New Roman" w:cs="Times New Roman"/>
          <w:sz w:val="24"/>
          <w:szCs w:val="24"/>
        </w:rPr>
      </w:pPr>
    </w:p>
    <w:p w14:paraId="3732C4ED" w14:textId="0F2FDC05" w:rsidR="00E67543" w:rsidRDefault="00E67543" w:rsidP="000E065A">
      <w:pPr>
        <w:rPr>
          <w:rFonts w:ascii="Times New Roman" w:hAnsi="Times New Roman" w:cs="Times New Roman"/>
          <w:bCs/>
          <w:sz w:val="24"/>
          <w:szCs w:val="24"/>
        </w:rPr>
      </w:pPr>
      <w:r>
        <w:rPr>
          <w:rFonts w:ascii="Times New Roman" w:hAnsi="Times New Roman" w:cs="Times New Roman"/>
          <w:sz w:val="24"/>
          <w:szCs w:val="24"/>
        </w:rPr>
        <w:t xml:space="preserve">Suppose we are allowed to conduct a total of </w:t>
      </w:r>
      <w:r>
        <w:rPr>
          <w:rFonts w:ascii="Times New Roman" w:hAnsi="Times New Roman" w:cs="Times New Roman"/>
          <w:i/>
          <w:iCs/>
          <w:sz w:val="24"/>
          <w:szCs w:val="24"/>
        </w:rPr>
        <w:t xml:space="preserve">N </w:t>
      </w:r>
      <w:r>
        <w:rPr>
          <w:rFonts w:ascii="Times New Roman" w:hAnsi="Times New Roman" w:cs="Times New Roman"/>
          <w:sz w:val="24"/>
          <w:szCs w:val="24"/>
        </w:rPr>
        <w:t xml:space="preserve">simulations, each simulation </w:t>
      </w:r>
      <w:commentRangeStart w:id="373"/>
      <w:commentRangeStart w:id="374"/>
      <w:ins w:id="375" w:author="Tan zhen" w:date="2021-07-17T15:51:00Z">
        <w:r w:rsidR="00A830BC">
          <w:rPr>
            <w:rFonts w:ascii="Times New Roman" w:hAnsi="Times New Roman" w:cs="Times New Roman"/>
            <w:sz w:val="24"/>
            <w:szCs w:val="24"/>
          </w:rPr>
          <w:t xml:space="preserve">chooses a solution </w:t>
        </w:r>
      </w:ins>
      <m:oMath>
        <m:r>
          <w:ins w:id="376" w:author="Tan zhen" w:date="2021-07-17T15:51:00Z">
            <m:rPr>
              <m:sty m:val="b"/>
            </m:rPr>
            <w:rPr>
              <w:rFonts w:ascii="Cambria Math" w:eastAsia="宋体" w:hAnsi="Times New Roman" w:cs="Times New Roman"/>
              <w:sz w:val="24"/>
              <w:szCs w:val="24"/>
            </w:rPr>
            <m:t>x</m:t>
          </w:ins>
        </m:r>
        <w:commentRangeEnd w:id="373"/>
        <m:r>
          <w:ins w:id="377" w:author="Tan zhen" w:date="2021-07-17T15:51:00Z">
            <m:rPr>
              <m:sty m:val="p"/>
            </m:rPr>
            <w:rPr>
              <w:rStyle w:val="afd"/>
            </w:rPr>
            <w:commentReference w:id="373"/>
          </w:ins>
        </m:r>
        <w:commentRangeEnd w:id="374"/>
        <m:r>
          <w:ins w:id="378" w:author="Tan zhen" w:date="2021-07-17T15:53:00Z">
            <m:rPr>
              <m:sty m:val="p"/>
            </m:rPr>
            <w:rPr>
              <w:rStyle w:val="afd"/>
            </w:rPr>
            <w:commentReference w:id="374"/>
          </w:ins>
        </m:r>
        <m:r>
          <w:ins w:id="379" w:author="Tan zhen" w:date="2021-07-17T15:51:00Z">
            <m:rPr>
              <m:sty m:val="b"/>
            </m:rPr>
            <w:rPr>
              <w:rFonts w:ascii="Cambria Math" w:eastAsia="宋体" w:hAnsi="Cambria Math" w:cs="Times New Roman"/>
              <w:sz w:val="24"/>
              <w:szCs w:val="24"/>
            </w:rPr>
            <m:t>∈</m:t>
          </w:ins>
        </m:r>
        <m:r>
          <w:ins w:id="380" w:author="Tan zhen" w:date="2021-07-17T15:51:00Z">
            <m:rPr>
              <m:scr m:val="script"/>
            </m:rPr>
            <w:rPr>
              <w:rFonts w:ascii="Cambria Math" w:hAnsi="Cambria Math" w:cs="Times New Roman"/>
              <w:sz w:val="24"/>
              <w:szCs w:val="24"/>
            </w:rPr>
            <m:t>X</m:t>
          </w:ins>
        </m:r>
      </m:oMath>
      <w:ins w:id="381" w:author="Tan zhen" w:date="2021-07-17T15:51:00Z">
        <w:r w:rsidR="00A830BC">
          <w:rPr>
            <w:rFonts w:ascii="Times New Roman" w:hAnsi="Times New Roman" w:cs="Times New Roman"/>
            <w:sz w:val="24"/>
            <w:szCs w:val="24"/>
          </w:rPr>
          <w:t xml:space="preserve"> for evaluation, the evaluation i</w:t>
        </w:r>
      </w:ins>
      <w:ins w:id="382" w:author="Tan zhen" w:date="2021-07-17T15:52:00Z">
        <w:r w:rsidR="00A830BC">
          <w:rPr>
            <w:rFonts w:ascii="Times New Roman" w:hAnsi="Times New Roman" w:cs="Times New Roman"/>
            <w:sz w:val="24"/>
            <w:szCs w:val="24"/>
          </w:rPr>
          <w:t>s noisy with</w:t>
        </w:r>
      </w:ins>
      <w:ins w:id="383" w:author="Tan zhen" w:date="2021-07-17T15:51:00Z">
        <w:r w:rsidR="00A830BC">
          <w:rPr>
            <w:rFonts w:ascii="Times New Roman" w:hAnsi="Times New Roman" w:cs="Times New Roman"/>
            <w:sz w:val="24"/>
            <w:szCs w:val="24"/>
          </w:rPr>
          <w:t xml:space="preserve"> </w:t>
        </w:r>
      </w:ins>
      <w:del w:id="384" w:author="Tan zhen" w:date="2021-07-17T15:52:00Z">
        <w:r w:rsidDel="00A830BC">
          <w:rPr>
            <w:rFonts w:ascii="Times New Roman" w:hAnsi="Times New Roman" w:cs="Times New Roman"/>
            <w:sz w:val="24"/>
            <w:szCs w:val="24"/>
          </w:rPr>
          <w:delText xml:space="preserve">draws </w:delText>
        </w:r>
      </w:del>
      <w:r>
        <w:rPr>
          <w:rFonts w:ascii="Times New Roman" w:hAnsi="Times New Roman" w:cs="Times New Roman"/>
          <w:sz w:val="24"/>
          <w:szCs w:val="24"/>
        </w:rPr>
        <w:t>an independent random realization of the uncertain parameter</w:t>
      </w:r>
      <m:oMath>
        <m:r>
          <w:rPr>
            <w:rFonts w:ascii="Cambria Math" w:hAnsi="Times New Roman" w:cs="Times New Roman"/>
            <w:sz w:val="24"/>
            <w:szCs w:val="24"/>
          </w:rPr>
          <m:t xml:space="preserve"> ξ</m:t>
        </m:r>
      </m:oMath>
      <w:r>
        <w:rPr>
          <w:rFonts w:ascii="Times New Roman" w:hAnsi="Times New Roman" w:cs="Times New Roman"/>
          <w:sz w:val="24"/>
          <w:szCs w:val="24"/>
        </w:rPr>
        <w:t xml:space="preserve"> </w:t>
      </w:r>
      <w:ins w:id="385" w:author="Tan zhen" w:date="2021-07-17T15:52:00Z">
        <w:r w:rsidR="00A830BC">
          <w:rPr>
            <w:rFonts w:ascii="Times New Roman" w:hAnsi="Times New Roman" w:cs="Times New Roman"/>
            <w:sz w:val="24"/>
            <w:szCs w:val="24"/>
          </w:rPr>
          <w:t xml:space="preserve">drawn from </w:t>
        </w:r>
      </w:ins>
      <m:oMath>
        <m:r>
          <w:ins w:id="386" w:author="Tan zhen" w:date="2021-07-17T15:52:00Z">
            <w:rPr>
              <w:rFonts w:ascii="Cambria Math" w:hAnsi="Cambria Math" w:cs="Times New Roman"/>
              <w:sz w:val="24"/>
              <w:szCs w:val="24"/>
            </w:rPr>
            <m:t>p</m:t>
          </w:ins>
        </m:r>
        <m:d>
          <m:dPr>
            <m:ctrlPr>
              <w:ins w:id="387" w:author="Tan zhen" w:date="2021-07-17T15:52:00Z">
                <w:rPr>
                  <w:rFonts w:ascii="Cambria Math" w:hAnsi="Cambria Math" w:cs="Times New Roman"/>
                  <w:iCs/>
                  <w:sz w:val="24"/>
                  <w:szCs w:val="24"/>
                </w:rPr>
              </w:ins>
            </m:ctrlPr>
          </m:dPr>
          <m:e>
            <m:r>
              <w:ins w:id="388" w:author="Tan zhen" w:date="2021-07-17T15:52:00Z">
                <w:rPr>
                  <w:rFonts w:ascii="Cambria Math" w:hAnsi="Times New Roman" w:cs="Times New Roman"/>
                  <w:sz w:val="24"/>
                  <w:szCs w:val="24"/>
                </w:rPr>
                <m:t>ξ</m:t>
              </w:ins>
            </m:r>
            <m:ctrlPr>
              <w:ins w:id="389" w:author="Tan zhen" w:date="2021-07-17T15:52:00Z">
                <w:rPr>
                  <w:rFonts w:ascii="Cambria Math" w:hAnsi="Times New Roman" w:cs="Times New Roman"/>
                  <w:i/>
                  <w:sz w:val="24"/>
                  <w:szCs w:val="24"/>
                </w:rPr>
              </w:ins>
            </m:ctrlPr>
          </m:e>
        </m:d>
      </m:oMath>
      <w:del w:id="390" w:author="Tan zhen" w:date="2021-07-17T15:52:00Z">
        <w:r w:rsidDel="00A830BC">
          <w:rPr>
            <w:rFonts w:ascii="Times New Roman" w:hAnsi="Times New Roman" w:cs="Times New Roman"/>
            <w:sz w:val="24"/>
            <w:szCs w:val="24"/>
          </w:rPr>
          <w:delText>and</w:delText>
        </w:r>
      </w:del>
      <w:del w:id="391" w:author="Tan zhen" w:date="2021-07-17T15:51:00Z">
        <w:r w:rsidDel="00A830BC">
          <w:rPr>
            <w:rFonts w:ascii="Times New Roman" w:hAnsi="Times New Roman" w:cs="Times New Roman"/>
            <w:sz w:val="24"/>
            <w:szCs w:val="24"/>
          </w:rPr>
          <w:delText xml:space="preserve"> </w:delText>
        </w:r>
        <w:commentRangeStart w:id="392"/>
        <w:r w:rsidDel="00A830BC">
          <w:rPr>
            <w:rFonts w:ascii="Times New Roman" w:hAnsi="Times New Roman" w:cs="Times New Roman"/>
            <w:sz w:val="24"/>
            <w:szCs w:val="24"/>
          </w:rPr>
          <w:delText xml:space="preserve">chooses a solution </w:delText>
        </w:r>
      </w:del>
      <m:oMath>
        <m:r>
          <w:del w:id="393" w:author="Tan zhen" w:date="2021-07-17T15:51:00Z">
            <m:rPr>
              <m:sty m:val="b"/>
            </m:rPr>
            <w:rPr>
              <w:rFonts w:ascii="Cambria Math" w:eastAsia="宋体" w:hAnsi="Times New Roman" w:cs="Times New Roman"/>
              <w:sz w:val="24"/>
              <w:szCs w:val="24"/>
            </w:rPr>
            <m:t>x</m:t>
          </w:del>
        </m:r>
        <w:commentRangeEnd w:id="392"/>
        <m:r>
          <w:del w:id="394" w:author="Tan zhen" w:date="2021-07-17T15:51:00Z">
            <m:rPr>
              <m:sty m:val="p"/>
            </m:rPr>
            <w:rPr>
              <w:rStyle w:val="afd"/>
            </w:rPr>
            <w:commentReference w:id="392"/>
          </w:del>
        </m:r>
        <m:r>
          <w:del w:id="395" w:author="Tan zhen" w:date="2021-07-17T15:51:00Z">
            <m:rPr>
              <m:sty m:val="b"/>
            </m:rPr>
            <w:rPr>
              <w:rFonts w:ascii="Cambria Math" w:eastAsia="宋体" w:hAnsi="Cambria Math" w:cs="Times New Roman"/>
              <w:sz w:val="24"/>
              <w:szCs w:val="24"/>
            </w:rPr>
            <m:t>∈</m:t>
          </w:del>
        </m:r>
        <m:r>
          <w:del w:id="396" w:author="Tan zhen" w:date="2021-07-17T15:51:00Z">
            <m:rPr>
              <m:scr m:val="script"/>
            </m:rPr>
            <w:rPr>
              <w:rFonts w:ascii="Cambria Math" w:hAnsi="Cambria Math" w:cs="Times New Roman"/>
              <w:sz w:val="24"/>
              <w:szCs w:val="24"/>
            </w:rPr>
            <m:t>X</m:t>
          </w:del>
        </m:r>
      </m:oMath>
      <w:del w:id="397" w:author="Tan zhen" w:date="2021-07-17T15:51:00Z">
        <w:r w:rsidDel="00A830BC">
          <w:rPr>
            <w:rFonts w:ascii="Times New Roman" w:hAnsi="Times New Roman" w:cs="Times New Roman"/>
            <w:sz w:val="24"/>
            <w:szCs w:val="24"/>
          </w:rPr>
          <w:delText xml:space="preserve"> for evaluation</w:delText>
        </w:r>
      </w:del>
      <w:r>
        <w:rPr>
          <w:rFonts w:ascii="Times New Roman" w:hAnsi="Times New Roman" w:cs="Times New Roman"/>
          <w:sz w:val="24"/>
          <w:szCs w:val="24"/>
        </w:rPr>
        <w:t xml:space="preserve">. </w:t>
      </w:r>
      <w:r w:rsidRPr="00F21694">
        <w:rPr>
          <w:rFonts w:ascii="Times New Roman" w:hAnsi="Times New Roman" w:cs="Times New Roman"/>
          <w:sz w:val="24"/>
          <w:szCs w:val="24"/>
          <w:highlight w:val="yellow"/>
        </w:rPr>
        <w:t xml:space="preserve">We denote the chosen solution for the </w:t>
      </w:r>
      <w:r w:rsidRPr="00F21694">
        <w:rPr>
          <w:rFonts w:ascii="Times New Roman" w:hAnsi="Times New Roman" w:cs="Times New Roman"/>
          <w:i/>
          <w:iCs/>
          <w:sz w:val="24"/>
          <w:szCs w:val="24"/>
          <w:highlight w:val="yellow"/>
        </w:rPr>
        <w:t>n</w:t>
      </w:r>
      <w:r w:rsidRPr="00F21694">
        <w:rPr>
          <w:rFonts w:ascii="Times New Roman" w:hAnsi="Times New Roman" w:cs="Times New Roman"/>
          <w:sz w:val="24"/>
          <w:szCs w:val="24"/>
          <w:highlight w:val="yellow"/>
        </w:rPr>
        <w:t>-</w:t>
      </w:r>
      <w:proofErr w:type="spellStart"/>
      <w:r w:rsidRPr="00F21694">
        <w:rPr>
          <w:rFonts w:ascii="Times New Roman" w:hAnsi="Times New Roman" w:cs="Times New Roman"/>
          <w:sz w:val="24"/>
          <w:szCs w:val="24"/>
          <w:highlight w:val="yellow"/>
        </w:rPr>
        <w:t>th</w:t>
      </w:r>
      <w:proofErr w:type="spellEnd"/>
      <w:r w:rsidRPr="00F21694">
        <w:rPr>
          <w:rFonts w:ascii="Times New Roman" w:hAnsi="Times New Roman" w:cs="Times New Roman"/>
          <w:sz w:val="24"/>
          <w:szCs w:val="24"/>
          <w:highlight w:val="yellow"/>
        </w:rPr>
        <w:t xml:space="preserve"> simulation by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oMath>
      <w:r>
        <w:rPr>
          <w:rFonts w:ascii="Times New Roman" w:hAnsi="Times New Roman" w:cs="Times New Roman"/>
          <w:bCs/>
          <w:sz w:val="24"/>
          <w:szCs w:val="24"/>
        </w:rPr>
        <w:t xml:space="preserve"> and</w:t>
      </w:r>
      <w:r>
        <w:rPr>
          <w:rFonts w:ascii="Times New Roman" w:hAnsi="Times New Roman" w:cs="Times New Roman"/>
          <w:sz w:val="24"/>
          <w:szCs w:val="24"/>
        </w:rPr>
        <w:t xml:space="preserve"> the corresponding evaluation indices computed based on the traffic flow output from the simulation </w:t>
      </w:r>
      <w:r w:rsidRPr="0098645C">
        <w:rPr>
          <w:rFonts w:ascii="Times New Roman" w:hAnsi="Times New Roman" w:cs="Times New Roman"/>
          <w:sz w:val="24"/>
          <w:szCs w:val="24"/>
        </w:rPr>
        <w:t xml:space="preserve">by </w:t>
      </w:r>
      <w:bookmarkStart w:id="398" w:name="_Hlk46424874"/>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bookmarkEnd w:id="398"/>
      <w:r w:rsidRPr="0098645C">
        <w:rPr>
          <w:rFonts w:ascii="Times New Roman" w:hAnsi="Times New Roman" w:cs="Times New Roman"/>
          <w:sz w:val="24"/>
          <w:szCs w:val="24"/>
        </w:rPr>
        <w:t>. In</w:t>
      </w:r>
      <w:r>
        <w:rPr>
          <w:rFonts w:ascii="Times New Roman" w:hAnsi="Times New Roman" w:cs="Times New Roman"/>
          <w:sz w:val="24"/>
          <w:szCs w:val="24"/>
        </w:rPr>
        <w:t xml:space="preserve"> other words, each simulation gives us a noisy sample of each of the three evaluation indices corresponding to the chosen solution, </w:t>
      </w:r>
      <w:r w:rsidRPr="003D483A">
        <w:rPr>
          <w:rFonts w:ascii="Times New Roman" w:hAnsi="Times New Roman" w:cs="Times New Roman"/>
          <w:color w:val="FF0000"/>
          <w:sz w:val="24"/>
          <w:szCs w:val="24"/>
        </w:rPr>
        <w:t>based on which we update our estimates for the underlying mean and variances of each evaluation index</w:t>
      </w:r>
      <w:r>
        <w:rPr>
          <w:rFonts w:ascii="Times New Roman" w:hAnsi="Times New Roman" w:cs="Times New Roman"/>
          <w:iCs/>
          <w:sz w:val="24"/>
          <w:szCs w:val="24"/>
        </w:rPr>
        <w:t xml:space="preserve">. </w:t>
      </w:r>
      <w:r>
        <w:rPr>
          <w:rFonts w:ascii="Times New Roman" w:hAnsi="Times New Roman" w:cs="Times New Roman"/>
          <w:sz w:val="24"/>
          <w:szCs w:val="24"/>
        </w:rPr>
        <w:t xml:space="preserve">In sequel we will use the notation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Cs/>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CA2A4F">
        <w:rPr>
          <w:rFonts w:ascii="Times New Roman" w:hAnsi="Times New Roman" w:cs="Times New Roman"/>
          <w:iCs/>
          <w:sz w:val="24"/>
          <w:szCs w:val="24"/>
        </w:rPr>
        <w:t>,</w:t>
      </w:r>
      <w:r>
        <w:rPr>
          <w:rFonts w:ascii="Times New Roman" w:hAnsi="Times New Roman" w:cs="Times New Roman"/>
          <w:iCs/>
          <w:sz w:val="24"/>
          <w:szCs w:val="24"/>
        </w:rPr>
        <w:t xml:space="preserve"> respectively, to represent</w:t>
      </w:r>
      <w:r>
        <w:rPr>
          <w:rFonts w:ascii="Times New Roman" w:hAnsi="Times New Roman" w:cs="Times New Roman"/>
          <w:iCs/>
          <w:color w:val="FF0000"/>
          <w:sz w:val="24"/>
          <w:szCs w:val="24"/>
        </w:rPr>
        <w:t xml:space="preserve"> </w:t>
      </w:r>
      <w:r w:rsidRPr="00622513">
        <w:rPr>
          <w:rFonts w:ascii="Times New Roman" w:hAnsi="Times New Roman" w:cs="Times New Roman"/>
          <w:iCs/>
          <w:color w:val="FF0000"/>
          <w:sz w:val="24"/>
          <w:szCs w:val="24"/>
        </w:rPr>
        <w:t>posterior</w:t>
      </w:r>
      <w:r w:rsidRPr="00535AAC">
        <w:rPr>
          <w:rFonts w:ascii="Times New Roman" w:hAnsi="Times New Roman" w:cs="Times New Roman"/>
          <w:iCs/>
          <w:sz w:val="24"/>
          <w:szCs w:val="24"/>
        </w:rPr>
        <w:t xml:space="preserve"> probability </w:t>
      </w:r>
      <w:r>
        <w:rPr>
          <w:rFonts w:ascii="Times New Roman" w:hAnsi="Times New Roman" w:cs="Times New Roman"/>
          <w:iCs/>
          <w:sz w:val="24"/>
          <w:szCs w:val="24"/>
        </w:rPr>
        <w:t xml:space="preserve">distribution </w:t>
      </w:r>
      <w:r w:rsidRPr="00535AAC">
        <w:rPr>
          <w:rFonts w:ascii="Times New Roman" w:hAnsi="Times New Roman" w:cs="Times New Roman"/>
          <w:iCs/>
          <w:sz w:val="24"/>
          <w:szCs w:val="24"/>
        </w:rPr>
        <w:t>function</w:t>
      </w:r>
      <w:r>
        <w:rPr>
          <w:rFonts w:ascii="Times New Roman" w:hAnsi="Times New Roman" w:cs="Times New Roman"/>
          <w:iCs/>
          <w:sz w:val="24"/>
          <w:szCs w:val="24"/>
        </w:rPr>
        <w:t xml:space="preserve">, probabilities, expectations, and covariances conditional on all the sampled solutions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r>
          <m:rPr>
            <m:sty m:val="p"/>
          </m:rPr>
          <w:rPr>
            <w:rFonts w:ascii="Cambria Math" w:eastAsia="宋体" w:hAnsi="Times New Roman" w:cs="Times New Roman"/>
            <w:sz w:val="24"/>
            <w:szCs w:val="24"/>
            <w:highlight w:val="yellow"/>
          </w:rPr>
          <m:t>={</m:t>
        </m:r>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1</m:t>
            </m:r>
          </m:sup>
        </m:sSup>
        <m:r>
          <m:rPr>
            <m:sty m:val="bi"/>
          </m:rPr>
          <w:rPr>
            <w:rFonts w:ascii="Cambria Math" w:eastAsia="宋体" w:hAnsi="Times New Roman" w:cs="Times New Roman"/>
            <w:sz w:val="24"/>
            <w:szCs w:val="24"/>
            <w:highlight w:val="yellow"/>
          </w:rPr>
          <m:t>,</m:t>
        </m:r>
        <m:r>
          <m:rPr>
            <m:sty m:val="bi"/>
          </m:rPr>
          <w:rPr>
            <w:rFonts w:ascii="Cambria Math" w:eastAsia="宋体" w:hAnsi="Times New Roman" w:cs="Times New Roman"/>
            <w:sz w:val="24"/>
            <w:szCs w:val="24"/>
            <w:highlight w:val="yellow"/>
          </w:rPr>
          <m:t>…</m:t>
        </m:r>
        <m:r>
          <m:rPr>
            <m:sty m:val="bi"/>
          </m:rPr>
          <w:rPr>
            <w:rFonts w:ascii="Cambria Math" w:eastAsia="宋体" w:hAnsi="Times New Roman" w:cs="Times New Roman"/>
            <w:sz w:val="24"/>
            <w:szCs w:val="24"/>
            <w:highlight w:val="yellow"/>
          </w:rPr>
          <m:t xml:space="preserve">, </m:t>
        </m:r>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r>
          <m:rPr>
            <m:sty m:val="p"/>
          </m:rPr>
          <w:rPr>
            <w:rFonts w:ascii="Cambria Math" w:eastAsia="宋体" w:hAnsi="Times New Roman" w:cs="Times New Roman"/>
            <w:sz w:val="24"/>
            <w:szCs w:val="24"/>
            <w:highlight w:val="yellow"/>
          </w:rPr>
          <m:t>}</m:t>
        </m:r>
      </m:oMath>
      <w:r>
        <w:rPr>
          <w:rFonts w:ascii="Times New Roman" w:hAnsi="Times New Roman" w:cs="Times New Roman"/>
          <w:iCs/>
          <w:sz w:val="24"/>
          <w:szCs w:val="24"/>
        </w:rPr>
        <w:t xml:space="preserve"> and observations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oMath>
      <w:r>
        <w:rPr>
          <w:rFonts w:ascii="Times New Roman" w:hAnsi="Times New Roman" w:cs="Times New Roman"/>
          <w:bCs/>
          <w:sz w:val="24"/>
          <w:szCs w:val="24"/>
        </w:rPr>
        <w:t xml:space="preserve"> up to stage </w:t>
      </w:r>
      <w:r>
        <w:rPr>
          <w:rFonts w:ascii="Times New Roman" w:hAnsi="Times New Roman" w:cs="Times New Roman"/>
          <w:bCs/>
          <w:i/>
          <w:iCs/>
          <w:sz w:val="24"/>
          <w:szCs w:val="24"/>
        </w:rPr>
        <w:t>n</w:t>
      </w:r>
      <w:r>
        <w:rPr>
          <w:rFonts w:ascii="Times New Roman" w:hAnsi="Times New Roman" w:cs="Times New Roman"/>
          <w:bCs/>
          <w:sz w:val="24"/>
          <w:szCs w:val="24"/>
        </w:rPr>
        <w:t xml:space="preserve">. </w:t>
      </w:r>
    </w:p>
    <w:p w14:paraId="31B98C65" w14:textId="77777777" w:rsidR="00E67543" w:rsidRDefault="00E67543" w:rsidP="000E065A">
      <w:pPr>
        <w:rPr>
          <w:rFonts w:ascii="Times New Roman" w:hAnsi="Times New Roman" w:cs="Times New Roman"/>
          <w:bCs/>
          <w:sz w:val="24"/>
          <w:szCs w:val="24"/>
        </w:rPr>
      </w:pPr>
    </w:p>
    <w:p w14:paraId="364BBF6E" w14:textId="3D0AB5EC" w:rsidR="00E67543" w:rsidRPr="003C27B3" w:rsidRDefault="00E67543" w:rsidP="000E065A">
      <w:pPr>
        <w:rPr>
          <w:rFonts w:ascii="Times New Roman" w:hAnsi="Times New Roman" w:cs="Times New Roman"/>
          <w:bCs/>
          <w:iCs/>
          <w:sz w:val="24"/>
          <w:szCs w:val="24"/>
        </w:rPr>
      </w:pPr>
      <w:r>
        <w:rPr>
          <w:rFonts w:ascii="Times New Roman" w:hAnsi="Times New Roman" w:cs="Times New Roman"/>
          <w:sz w:val="24"/>
          <w:szCs w:val="24"/>
        </w:rPr>
        <w:t>For convenience, we define the mean vector</w:t>
      </w:r>
      <w:commentRangeStart w:id="399"/>
      <w:commentRangeStart w:id="400"/>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p"/>
          </m:rPr>
          <w:rPr>
            <w:rFonts w:ascii="Cambria Math" w:eastAsia="宋体" w:hAnsi="Cambria Math" w:cs="Times New Roman"/>
            <w:sz w:val="24"/>
            <w:szCs w:val="24"/>
          </w:rPr>
          <m:t>=</m:t>
        </m:r>
        <m:r>
          <w:ins w:id="401" w:author="Zhen Tan" w:date="2020-08-27T17:14:00Z">
            <w:rPr>
              <w:rFonts w:ascii="Cambria Math" w:hAnsi="Cambria Math" w:cs="Times New Roman"/>
              <w:sz w:val="24"/>
              <w:szCs w:val="24"/>
              <w:highlight w:val="yellow"/>
            </w:rPr>
            <m:t>(</m:t>
          </w:ins>
        </m:r>
        <m:r>
          <w:del w:id="402" w:author="Zhen Tan" w:date="2020-08-27T17:14:00Z">
            <w:rPr>
              <w:rFonts w:ascii="Cambria Math" w:hAnsi="Cambria Math" w:cs="Times New Roman"/>
              <w:sz w:val="24"/>
              <w:szCs w:val="24"/>
              <w:highlight w:val="yellow"/>
            </w:rPr>
            <m:t>{</m:t>
          </w:del>
        </m:r>
        <m:sSubSup>
          <m:sSubSupPr>
            <m:ctrlPr>
              <w:rPr>
                <w:rFonts w:ascii="Cambria Math" w:eastAsia="宋体" w:hAnsi="Times New Roman" w:cs="Times New Roman"/>
                <w:b/>
                <w:i/>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i</m:t>
            </m:r>
          </m:sup>
        </m:sSubSup>
        <m:r>
          <w:rPr>
            <w:rFonts w:ascii="Cambria Math" w:hAnsi="Times New Roman" w:cs="Times New Roman"/>
            <w:sz w:val="24"/>
            <w:szCs w:val="24"/>
            <w:highlight w:val="yellow"/>
          </w:rPr>
          <m:t xml:space="preserve">, </m:t>
        </m:r>
        <m:r>
          <m:rPr>
            <m:sty m:val="p"/>
          </m:rPr>
          <w:rPr>
            <w:rFonts w:ascii="Cambria Math" w:hAnsi="Cambria Math" w:cs="Cambria Math"/>
            <w:color w:val="333333"/>
            <w:sz w:val="24"/>
            <w:szCs w:val="24"/>
            <w:highlight w:val="yellow"/>
            <w:shd w:val="clear" w:color="auto" w:fill="FFFFFF"/>
          </w:rPr>
          <m:t xml:space="preserve">∀ </m:t>
        </m:r>
        <m:r>
          <m:rPr>
            <m:sty m:val="b"/>
          </m:rPr>
          <w:rPr>
            <w:rFonts w:ascii="Cambria Math" w:eastAsia="宋体" w:hAnsi="Times New Roman" w:cs="Times New Roman"/>
            <w:sz w:val="24"/>
            <w:szCs w:val="24"/>
            <w:highlight w:val="yellow"/>
          </w:rPr>
          <m:t>x</m:t>
        </m:r>
        <m:r>
          <m:rPr>
            <m:sty m:val="b"/>
          </m:rPr>
          <w:rPr>
            <w:rFonts w:ascii="Cambria Math" w:eastAsia="宋体" w:hAnsi="Cambria Math" w:cs="Times New Roman"/>
            <w:sz w:val="24"/>
            <w:szCs w:val="24"/>
            <w:highlight w:val="yellow"/>
          </w:rPr>
          <m:t>∈</m:t>
        </m:r>
        <m:r>
          <m:rPr>
            <m:scr m:val="script"/>
          </m:rPr>
          <w:rPr>
            <w:rFonts w:ascii="Cambria Math" w:hAnsi="Cambria Math" w:cs="Times New Roman"/>
            <w:sz w:val="24"/>
            <w:szCs w:val="24"/>
            <w:highlight w:val="yellow"/>
          </w:rPr>
          <m:t>X</m:t>
        </m:r>
        <m:r>
          <w:ins w:id="403" w:author="Zhen Tan" w:date="2020-08-27T17:14:00Z">
            <w:rPr>
              <w:rFonts w:ascii="Cambria Math" w:hAnsi="Cambria Math" w:cs="Times New Roman"/>
              <w:sz w:val="24"/>
              <w:szCs w:val="24"/>
              <w:highlight w:val="yellow"/>
            </w:rPr>
            <m:t>)</m:t>
          </w:ins>
        </m:r>
        <m:r>
          <w:del w:id="404" w:author="Zhen Tan" w:date="2020-08-27T17:14:00Z">
            <w:rPr>
              <w:rFonts w:ascii="Cambria Math" w:hAnsi="Cambria Math" w:cs="Times New Roman"/>
              <w:sz w:val="24"/>
              <w:szCs w:val="24"/>
              <w:highlight w:val="yellow"/>
            </w:rPr>
            <m:t>}</m:t>
          </w:del>
        </m:r>
        <w:commentRangeEnd w:id="399"/>
        <m:r>
          <m:rPr>
            <m:sty m:val="p"/>
          </m:rPr>
          <w:rPr>
            <w:rStyle w:val="afd"/>
          </w:rPr>
          <w:commentReference w:id="399"/>
        </m:r>
        <w:commentRangeEnd w:id="400"/>
        <m:r>
          <m:rPr>
            <m:sty m:val="p"/>
          </m:rPr>
          <w:rPr>
            <w:rStyle w:val="afd"/>
          </w:rPr>
          <w:commentReference w:id="400"/>
        </m:r>
      </m:oMath>
      <w:r>
        <w:rPr>
          <w:rFonts w:ascii="Times New Roman" w:hAnsi="Times New Roman" w:cs="Times New Roman"/>
          <w:iCs/>
          <w:sz w:val="24"/>
          <w:szCs w:val="24"/>
        </w:rPr>
        <w:t xml:space="preserve"> for each evaluation index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t>
      </w:r>
      <w:r>
        <w:rPr>
          <w:rFonts w:ascii="Times New Roman" w:hAnsi="Times New Roman" w:cs="Times New Roman"/>
          <w:sz w:val="24"/>
          <w:szCs w:val="24"/>
        </w:rPr>
        <w:t xml:space="preserve">We take a Bayesian viewpoint for the estimation process of the mean vector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oMath>
      <w:r w:rsidRPr="00683550">
        <w:rPr>
          <w:rFonts w:ascii="Times New Roman" w:hAnsi="Times New Roman" w:cs="Times New Roman"/>
          <w:iCs/>
          <w:sz w:val="24"/>
          <w:szCs w:val="24"/>
        </w:rPr>
        <w:t xml:space="preserve"> </w:t>
      </w:r>
      <w:r>
        <w:rPr>
          <w:rFonts w:ascii="Times New Roman" w:hAnsi="Times New Roman" w:cs="Times New Roman"/>
          <w:iCs/>
          <w:sz w:val="24"/>
          <w:szCs w:val="24"/>
        </w:rPr>
        <w:t xml:space="preserve">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We start with some </w:t>
      </w:r>
      <w:r w:rsidRPr="007E4885">
        <w:rPr>
          <w:rFonts w:ascii="Times New Roman" w:hAnsi="Times New Roman" w:cs="Times New Roman"/>
          <w:iCs/>
          <w:color w:val="FF0000"/>
          <w:sz w:val="24"/>
          <w:szCs w:val="24"/>
        </w:rPr>
        <w:t xml:space="preserve">prior distribution </w:t>
      </w:r>
      <m:oMath>
        <m:sSup>
          <m:sSupPr>
            <m:ctrlPr>
              <w:rPr>
                <w:rFonts w:ascii="Cambria Math" w:eastAsia="宋体" w:hAnsi="Times New Roman" w:cs="Times New Roman"/>
                <w:b/>
                <w:color w:val="FF0000"/>
                <w:sz w:val="24"/>
                <w:szCs w:val="24"/>
              </w:rPr>
            </m:ctrlPr>
          </m:sSupPr>
          <m:e>
            <m:r>
              <w:rPr>
                <w:rFonts w:ascii="Cambria Math" w:eastAsia="宋体" w:hAnsi="Times New Roman" w:cs="Times New Roman"/>
                <w:color w:val="FF0000"/>
                <w:sz w:val="24"/>
                <w:szCs w:val="24"/>
              </w:rPr>
              <m:t>p</m:t>
            </m:r>
          </m:e>
          <m:sup>
            <m:r>
              <w:rPr>
                <w:rFonts w:ascii="Cambria Math" w:eastAsia="宋体" w:hAnsi="Times New Roman" w:cs="Times New Roman"/>
                <w:color w:val="FF0000"/>
                <w:sz w:val="24"/>
                <w:szCs w:val="24"/>
              </w:rPr>
              <m:t>0</m:t>
            </m:r>
          </m:sup>
        </m:sSup>
        <m:r>
          <m:rPr>
            <m:sty m:val="bi"/>
          </m:rPr>
          <w:rPr>
            <w:rFonts w:ascii="Cambria Math" w:eastAsia="宋体" w:hAnsi="Times New Roman" w:cs="Times New Roman"/>
            <w:color w:val="FF0000"/>
            <w:sz w:val="24"/>
            <w:szCs w:val="24"/>
          </w:rPr>
          <m:t>(</m:t>
        </m:r>
        <m:sSup>
          <m:sSupPr>
            <m:ctrlPr>
              <w:rPr>
                <w:rFonts w:ascii="Cambria Math" w:hAnsi="Cambria Math" w:cs="Cambria Math"/>
                <w:color w:val="FF0000"/>
                <w:sz w:val="24"/>
                <w:szCs w:val="24"/>
                <w:shd w:val="clear" w:color="auto" w:fill="FFFFFF"/>
              </w:rPr>
            </m:ctrlPr>
          </m:sSupPr>
          <m:e>
            <m:r>
              <m:rPr>
                <m:sty m:val="b"/>
              </m:rPr>
              <w:rPr>
                <w:rFonts w:ascii="Cambria Math" w:eastAsia="宋体" w:hAnsi="Cambria Math" w:cs="Times New Roman" w:hint="eastAsia"/>
                <w:color w:val="FF0000"/>
                <w:sz w:val="24"/>
                <w:szCs w:val="24"/>
              </w:rPr>
              <m:t>μ</m:t>
            </m:r>
          </m:e>
          <m:sup>
            <m:r>
              <w:rPr>
                <w:rFonts w:ascii="Cambria Math" w:hAnsi="Cambria Math" w:cs="Cambria Math"/>
                <w:color w:val="FF0000"/>
                <w:sz w:val="24"/>
                <w:szCs w:val="24"/>
                <w:shd w:val="clear" w:color="auto" w:fill="FFFFFF"/>
              </w:rPr>
              <m:t>i</m:t>
            </m:r>
          </m:sup>
        </m:sSup>
        <m:r>
          <m:rPr>
            <m:sty m:val="b"/>
          </m:rPr>
          <w:rPr>
            <w:rFonts w:ascii="Cambria Math" w:eastAsia="宋体" w:hAnsi="Cambria Math" w:cs="Times New Roman"/>
            <w:color w:val="FF0000"/>
            <w:sz w:val="24"/>
            <w:szCs w:val="24"/>
          </w:rPr>
          <m:t>)</m:t>
        </m:r>
      </m:oMath>
      <w:r>
        <w:rPr>
          <w:rFonts w:ascii="Times New Roman" w:hAnsi="Times New Roman" w:cs="Times New Roman"/>
          <w:bCs/>
          <w:iCs/>
          <w:sz w:val="24"/>
          <w:szCs w:val="24"/>
        </w:rPr>
        <w:t xml:space="preserve">, then we update </w:t>
      </w:r>
      <w:commentRangeStart w:id="405"/>
      <w:commentRangeStart w:id="406"/>
      <w:r>
        <w:rPr>
          <w:rFonts w:ascii="Times New Roman" w:hAnsi="Times New Roman" w:cs="Times New Roman"/>
          <w:bCs/>
          <w:iCs/>
          <w:sz w:val="24"/>
          <w:szCs w:val="24"/>
        </w:rPr>
        <w:t>the posterior distribution</w:t>
      </w:r>
      <w:commentRangeEnd w:id="405"/>
      <w:r>
        <w:rPr>
          <w:rStyle w:val="afd"/>
        </w:rPr>
        <w:commentReference w:id="405"/>
      </w:r>
      <w:commentRangeEnd w:id="406"/>
      <w:r>
        <w:rPr>
          <w:rStyle w:val="afd"/>
        </w:rPr>
        <w:commentReference w:id="406"/>
      </w:r>
      <w:r>
        <w:rPr>
          <w:rFonts w:ascii="Times New Roman" w:hAnsi="Times New Roman" w:cs="Times New Roman"/>
          <w:bCs/>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b"/>
          </m:rPr>
          <w:rPr>
            <w:rFonts w:ascii="Cambria Math" w:eastAsia="宋体" w:hAnsi="Cambria Math" w:cs="Times New Roman"/>
            <w:sz w:val="24"/>
            <w:szCs w:val="24"/>
          </w:rPr>
          <m:t>)</m:t>
        </m:r>
      </m:oMath>
      <w:r>
        <w:rPr>
          <w:rFonts w:ascii="Times New Roman" w:hAnsi="Times New Roman" w:cs="Times New Roman"/>
          <w:bCs/>
          <w:iCs/>
          <w:sz w:val="24"/>
          <w:szCs w:val="24"/>
        </w:rPr>
        <w:t xml:space="preserve"> based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iCs/>
          <w:sz w:val="24"/>
          <w:szCs w:val="24"/>
        </w:rPr>
        <w:t xml:space="preserve"> one after another. For tractability in computation,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we choose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b"/>
          </m:rPr>
          <w:rPr>
            <w:rFonts w:ascii="Cambria Math" w:eastAsia="宋体" w:hAnsi="Cambria Math" w:cs="Times New Roman"/>
            <w:sz w:val="24"/>
            <w:szCs w:val="24"/>
          </w:rPr>
          <m:t>)</m:t>
        </m:r>
      </m:oMath>
      <w:r>
        <w:rPr>
          <w:rFonts w:ascii="Times New Roman" w:hAnsi="Times New Roman" w:cs="Times New Roman"/>
          <w:iCs/>
          <w:sz w:val="24"/>
          <w:szCs w:val="24"/>
        </w:rPr>
        <w:t xml:space="preserve"> to be a </w:t>
      </w:r>
      <w:commentRangeStart w:id="407"/>
      <w:commentRangeStart w:id="408"/>
      <w:r>
        <w:rPr>
          <w:rFonts w:ascii="Times New Roman" w:hAnsi="Times New Roman" w:cs="Times New Roman"/>
          <w:i/>
          <w:sz w:val="24"/>
          <w:szCs w:val="24"/>
        </w:rPr>
        <w:t>K</w:t>
      </w:r>
      <w:r>
        <w:rPr>
          <w:rFonts w:ascii="Times New Roman" w:hAnsi="Times New Roman" w:cs="Times New Roman"/>
          <w:iCs/>
          <w:sz w:val="24"/>
          <w:szCs w:val="24"/>
        </w:rPr>
        <w:t>-dimensional</w:t>
      </w:r>
      <w:commentRangeEnd w:id="407"/>
      <w:r w:rsidR="00EA44E2">
        <w:rPr>
          <w:rStyle w:val="afd"/>
        </w:rPr>
        <w:commentReference w:id="407"/>
      </w:r>
      <w:commentRangeEnd w:id="408"/>
      <w:r w:rsidR="00A00335">
        <w:rPr>
          <w:rStyle w:val="afd"/>
        </w:rPr>
        <w:commentReference w:id="408"/>
      </w:r>
      <w:r>
        <w:rPr>
          <w:rFonts w:ascii="Times New Roman" w:hAnsi="Times New Roman" w:cs="Times New Roman"/>
          <w:iCs/>
          <w:sz w:val="24"/>
          <w:szCs w:val="24"/>
        </w:rPr>
        <w:t xml:space="preserve"> normal distribut</w:t>
      </w:r>
      <w:r w:rsidRPr="00500BC9">
        <w:rPr>
          <w:rFonts w:ascii="Times New Roman" w:hAnsi="Times New Roman" w:cs="Times New Roman"/>
          <w:iCs/>
          <w:sz w:val="24"/>
          <w:szCs w:val="24"/>
        </w:rPr>
        <w:t xml:space="preserve">ion </w:t>
      </w:r>
      <w:r>
        <w:rPr>
          <w:rFonts w:ascii="Times New Roman" w:hAnsi="Times New Roman" w:cs="Times New Roman"/>
          <w:iCs/>
          <w:sz w:val="24"/>
          <w:szCs w:val="24"/>
        </w:rPr>
        <w:t xml:space="preserve">with mean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 xml:space="preserve"> and covariance matrix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iCs/>
          <w:sz w:val="24"/>
          <w:szCs w:val="24"/>
        </w:rPr>
        <w:t>.</w:t>
      </w:r>
      <w:r>
        <w:rPr>
          <w:rFonts w:ascii="Times New Roman" w:hAnsi="Times New Roman" w:cs="Times New Roman"/>
          <w:color w:val="333333"/>
          <w:sz w:val="24"/>
          <w:szCs w:val="24"/>
          <w:shd w:val="clear" w:color="auto" w:fill="FFFFFF"/>
        </w:rPr>
        <w:t xml:space="preserve"> Then based on the property of </w:t>
      </w:r>
      <w:r>
        <w:rPr>
          <w:rFonts w:ascii="Times New Roman" w:hAnsi="Times New Roman" w:cs="Times New Roman"/>
          <w:iCs/>
          <w:sz w:val="24"/>
          <w:szCs w:val="24"/>
        </w:rPr>
        <w:t xml:space="preserve">normal distribution, we know that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b"/>
          </m:rPr>
          <w:rPr>
            <w:rFonts w:ascii="Cambria Math" w:eastAsia="宋体" w:hAnsi="Cambria Math" w:cs="Times New Roman"/>
            <w:sz w:val="24"/>
            <w:szCs w:val="24"/>
          </w:rPr>
          <m:t>)</m:t>
        </m:r>
      </m:oMath>
      <w:r>
        <w:rPr>
          <w:rFonts w:ascii="Times New Roman" w:hAnsi="Times New Roman" w:cs="Times New Roman"/>
          <w:b/>
          <w:iCs/>
          <w:sz w:val="24"/>
          <w:szCs w:val="24"/>
        </w:rPr>
        <w:t xml:space="preserve"> </w:t>
      </w:r>
      <w:r>
        <w:rPr>
          <w:rFonts w:ascii="Times New Roman" w:hAnsi="Times New Roman" w:cs="Times New Roman"/>
          <w:bCs/>
          <w:iCs/>
          <w:sz w:val="24"/>
          <w:szCs w:val="24"/>
        </w:rPr>
        <w:t xml:space="preserve">is also a multivariate normal distribution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bCs/>
          <w:iCs/>
          <w:sz w:val="24"/>
          <w:szCs w:val="24"/>
        </w:rPr>
        <w:t xml:space="preserve">. Specifically, given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m:rPr>
            <m:sty m:val="p"/>
          </m:rPr>
          <w:rPr>
            <w:rFonts w:ascii="Cambria Math"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bCs/>
          <w:iCs/>
          <w:sz w:val="24"/>
          <w:szCs w:val="24"/>
        </w:rPr>
        <w:t xml:space="preserve"> and </w:t>
      </w:r>
      <w:r w:rsidRPr="00F21694">
        <w:rPr>
          <w:rFonts w:ascii="Times New Roman" w:hAnsi="Times New Roman" w:cs="Times New Roman"/>
          <w:bCs/>
          <w:iCs/>
          <w:sz w:val="24"/>
          <w:szCs w:val="24"/>
          <w:highlight w:val="yellow"/>
        </w:rPr>
        <w:t xml:space="preserve">the chosen sample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x</m:t>
            </m:r>
          </m:e>
          <m:sup>
            <m:r>
              <w:rPr>
                <w:rFonts w:ascii="Cambria Math" w:eastAsia="宋体" w:hAnsi="Times New Roman" w:cs="Times New Roman"/>
                <w:sz w:val="24"/>
                <w:szCs w:val="24"/>
                <w:highlight w:val="yellow"/>
              </w:rPr>
              <m:t>n</m:t>
            </m:r>
          </m:sup>
        </m:sSup>
      </m:oMath>
      <w:r w:rsidRPr="00F21694">
        <w:rPr>
          <w:rFonts w:ascii="Times New Roman" w:hAnsi="Times New Roman" w:cs="Times New Roman"/>
          <w:b/>
          <w:sz w:val="24"/>
          <w:szCs w:val="24"/>
          <w:highlight w:val="yellow"/>
        </w:rPr>
        <w:t xml:space="preserve"> </w:t>
      </w:r>
      <w:r w:rsidRPr="00F21694">
        <w:rPr>
          <w:rFonts w:ascii="Times New Roman" w:hAnsi="Times New Roman" w:cs="Times New Roman"/>
          <w:bCs/>
          <w:sz w:val="24"/>
          <w:szCs w:val="24"/>
          <w:highlight w:val="yellow"/>
        </w:rPr>
        <w:t xml:space="preserve">as well as observation </w:t>
      </w:r>
      <m:oMath>
        <m:sSup>
          <m:sSupPr>
            <m:ctrlPr>
              <w:rPr>
                <w:rFonts w:ascii="Cambria Math" w:eastAsia="宋体" w:hAnsi="Times New Roman" w:cs="Times New Roman"/>
                <w:b/>
                <w:sz w:val="24"/>
                <w:szCs w:val="24"/>
                <w:highlight w:val="yellow"/>
              </w:rPr>
            </m:ctrlPr>
          </m:sSupPr>
          <m:e>
            <m:r>
              <m:rPr>
                <m:sty m:val="b"/>
              </m:rPr>
              <w:rPr>
                <w:rFonts w:ascii="Cambria Math" w:eastAsia="宋体" w:hAnsi="Times New Roman" w:cs="Times New Roman"/>
                <w:sz w:val="24"/>
                <w:szCs w:val="24"/>
                <w:highlight w:val="yellow"/>
              </w:rPr>
              <m:t>y</m:t>
            </m:r>
          </m:e>
          <m:sup>
            <m:r>
              <w:rPr>
                <w:rFonts w:ascii="Cambria Math" w:eastAsia="宋体" w:hAnsi="Times New Roman" w:cs="Times New Roman"/>
                <w:sz w:val="24"/>
                <w:szCs w:val="24"/>
                <w:highlight w:val="yellow"/>
              </w:rPr>
              <m:t>n</m:t>
            </m:r>
          </m:sup>
        </m:sSup>
      </m:oMath>
      <w:r w:rsidRPr="00F21694">
        <w:rPr>
          <w:rFonts w:ascii="Times New Roman" w:hAnsi="Times New Roman" w:cs="Times New Roman"/>
          <w:b/>
          <w:sz w:val="24"/>
          <w:szCs w:val="24"/>
          <w:highlight w:val="yellow"/>
        </w:rPr>
        <w:t xml:space="preserve"> </w:t>
      </w:r>
      <w:r w:rsidRPr="00F21694">
        <w:rPr>
          <w:rFonts w:ascii="Times New Roman" w:hAnsi="Times New Roman" w:cs="Times New Roman"/>
          <w:bCs/>
          <w:sz w:val="24"/>
          <w:szCs w:val="24"/>
          <w:highlight w:val="yellow"/>
        </w:rPr>
        <w:t xml:space="preserve">at stage </w:t>
      </w:r>
      <w:r w:rsidRPr="00F21694">
        <w:rPr>
          <w:rFonts w:ascii="Times New Roman" w:hAnsi="Times New Roman" w:cs="Times New Roman"/>
          <w:bCs/>
          <w:i/>
          <w:iCs/>
          <w:sz w:val="24"/>
          <w:szCs w:val="24"/>
          <w:highlight w:val="yellow"/>
        </w:rPr>
        <w:t>n</w:t>
      </w:r>
      <w:r>
        <w:rPr>
          <w:rFonts w:ascii="Times New Roman" w:hAnsi="Times New Roman" w:cs="Times New Roman"/>
          <w:bCs/>
          <w:sz w:val="24"/>
          <w:szCs w:val="24"/>
        </w:rPr>
        <w:t xml:space="preserv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iCs/>
          <w:sz w:val="24"/>
          <w:szCs w:val="24"/>
        </w:rPr>
        <w:t xml:space="preserve">), </w:t>
      </w:r>
      <w:r>
        <w:rPr>
          <w:rFonts w:ascii="Times New Roman" w:hAnsi="Times New Roman" w:cs="Times New Roman"/>
          <w:bCs/>
          <w:sz w:val="24"/>
          <w:szCs w:val="24"/>
        </w:rPr>
        <w:t xml:space="preserve">the posterior distribution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color w:val="333333"/>
                <w:sz w:val="24"/>
                <w:szCs w:val="24"/>
                <w:shd w:val="clear" w:color="auto" w:fill="FFFFFF"/>
              </w:rPr>
              <m:t>i</m:t>
            </m:r>
          </m:sup>
        </m:sSup>
        <m:r>
          <m:rPr>
            <m:sty m:val="b"/>
          </m:rPr>
          <w:rPr>
            <w:rFonts w:ascii="Cambria Math" w:eastAsia="宋体" w:hAnsi="Cambria Math" w:cs="Times New Roman"/>
            <w:sz w:val="24"/>
            <w:szCs w:val="24"/>
          </w:rPr>
          <m:t>)</m:t>
        </m:r>
      </m:oMath>
      <w:r>
        <w:rPr>
          <w:rFonts w:ascii="Times New Roman" w:hAnsi="Times New Roman" w:cs="Times New Roman"/>
          <w:iCs/>
          <w:sz w:val="24"/>
          <w:szCs w:val="24"/>
        </w:rPr>
        <w:t xml:space="preserve"> is also a </w:t>
      </w:r>
      <w:r>
        <w:rPr>
          <w:rFonts w:ascii="Times New Roman" w:hAnsi="Times New Roman" w:cs="Times New Roman"/>
          <w:i/>
          <w:sz w:val="24"/>
          <w:szCs w:val="24"/>
        </w:rPr>
        <w:t>K</w:t>
      </w:r>
      <w:r>
        <w:rPr>
          <w:rFonts w:ascii="Times New Roman" w:hAnsi="Times New Roman" w:cs="Times New Roman"/>
          <w:iCs/>
          <w:sz w:val="24"/>
          <w:szCs w:val="24"/>
        </w:rPr>
        <w:t>-dimensional normal distribut</w:t>
      </w:r>
      <w:r w:rsidRPr="00500BC9">
        <w:rPr>
          <w:rFonts w:ascii="Times New Roman" w:hAnsi="Times New Roman" w:cs="Times New Roman"/>
          <w:iCs/>
          <w:sz w:val="24"/>
          <w:szCs w:val="24"/>
        </w:rPr>
        <w:t xml:space="preserve">ion </w:t>
      </w:r>
      <w:r>
        <w:rPr>
          <w:rFonts w:ascii="Times New Roman" w:hAnsi="Times New Roman" w:cs="Times New Roman"/>
          <w:iCs/>
          <w:sz w:val="24"/>
          <w:szCs w:val="24"/>
        </w:rPr>
        <w:t xml:space="preserve">with mean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and covariance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sidR="00A41D13">
        <w:rPr>
          <w:rFonts w:ascii="Times New Roman" w:hAnsi="Times New Roman" w:cs="Times New Roman"/>
          <w:iCs/>
          <w:sz w:val="24"/>
          <w:szCs w:val="24"/>
        </w:rPr>
        <w:t xml:space="preserve"> as</w:t>
      </w:r>
    </w:p>
    <w:p w14:paraId="12FBB668" w14:textId="77777777" w:rsidR="00E67543" w:rsidRDefault="009363F8" w:rsidP="000E065A">
      <w:pPr>
        <w:jc w:val="right"/>
        <w:rPr>
          <w:rFonts w:ascii="Times New Roman" w:hAnsi="Times New Roman" w:cs="Times New Roman"/>
          <w:color w:val="333333"/>
          <w:sz w:val="24"/>
          <w:szCs w:val="24"/>
          <w:shd w:val="clear" w:color="auto" w:fill="FFFFFF"/>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highlight w:val="yellow"/>
                    <w:shd w:val="clear" w:color="auto" w:fill="FFFFFF"/>
                  </w:rPr>
                </m:ctrlPr>
              </m:sSubSupPr>
              <m:e>
                <m:r>
                  <w:rPr>
                    <w:rFonts w:ascii="Cambria Math" w:eastAsia="宋体" w:hAnsi="Cambria Math" w:cs="Times New Roman"/>
                    <w:sz w:val="24"/>
                    <w:szCs w:val="24"/>
                    <w:highlight w:val="yellow"/>
                  </w:rPr>
                  <m:t>θ</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w:rPr>
                    <w:rFonts w:ascii="Cambria Math" w:hAnsi="Cambria Math" w:cs="Cambria Math"/>
                    <w:color w:val="333333"/>
                    <w:sz w:val="24"/>
                    <w:szCs w:val="24"/>
                    <w:highlight w:val="yellow"/>
                    <w:shd w:val="clear" w:color="auto" w:fill="FFFFFF"/>
                  </w:rPr>
                  <m:t>i,n-1</m:t>
                </m:r>
              </m:sup>
            </m:sSubSup>
          </m:num>
          <m:den>
            <m:sSubSup>
              <m:sSubSupPr>
                <m:ctrlPr>
                  <w:rPr>
                    <w:rFonts w:ascii="Cambria Math" w:hAnsi="Cambria Math" w:cs="Cambria Math"/>
                    <w:color w:val="333333"/>
                    <w:sz w:val="24"/>
                    <w:szCs w:val="24"/>
                    <w:shd w:val="clear" w:color="auto" w:fill="FFFFFF"/>
                  </w:rPr>
                </m:ctrlPr>
              </m:sSubSupPr>
              <m:e>
                <m:r>
                  <m:rPr>
                    <m:sty m:val="p"/>
                  </m:rPr>
                  <w:rPr>
                    <w:rFonts w:ascii="Cambria Math" w:hAnsi="Cambria Math" w:cs="Cambria Math"/>
                    <w:color w:val="333333"/>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den>
        </m:f>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r>
          <m:rPr>
            <m:sty m:val="p"/>
          </m:rPr>
          <w:rPr>
            <w:rFonts w:ascii="Cambria Math" w:hAnsi="Cambria Math" w:cs="Times New Roman"/>
            <w:sz w:val="24"/>
            <w:szCs w:val="24"/>
          </w:rPr>
          <m:t xml:space="preserve">, </m:t>
        </m:r>
      </m:oMath>
      <w:r w:rsidR="00E67543">
        <w:rPr>
          <w:rFonts w:ascii="Times New Roman" w:hAnsi="Times New Roman" w:cs="Times New Roman"/>
          <w:color w:val="333333"/>
          <w:sz w:val="24"/>
          <w:szCs w:val="24"/>
          <w:shd w:val="clear" w:color="auto" w:fill="FFFFFF"/>
        </w:rPr>
        <w:t xml:space="preserve">                       (9a) </w:t>
      </w:r>
    </w:p>
    <w:p w14:paraId="5D916648" w14:textId="77777777" w:rsidR="00E67543" w:rsidRDefault="009363F8" w:rsidP="000E065A">
      <w:pPr>
        <w:jc w:val="right"/>
        <w:rPr>
          <w:rFonts w:ascii="Times New Roman" w:hAnsi="Times New Roman" w:cs="Times New Roman"/>
          <w:i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sSubSup>
              <m:sSubSupPr>
                <m:ctrlPr>
                  <w:rPr>
                    <w:rFonts w:ascii="Cambria Math" w:hAnsi="Cambria Math" w:cs="Cambria Math"/>
                    <w:color w:val="FF0000"/>
                    <w:sz w:val="24"/>
                    <w:szCs w:val="24"/>
                    <w:shd w:val="clear" w:color="auto" w:fill="FFFFFF"/>
                  </w:rPr>
                </m:ctrlPr>
              </m:sSubSupPr>
              <m:e>
                <m:r>
                  <m:rPr>
                    <m:sty m:val="b"/>
                  </m:rPr>
                  <w:rPr>
                    <w:rFonts w:ascii="Cambria Math" w:hAnsi="Cambria Math" w:cs="Times New Roman"/>
                    <w:color w:val="FF0000"/>
                    <w:sz w:val="24"/>
                    <w:szCs w:val="24"/>
                  </w:rPr>
                  <m:t>e</m:t>
                </m:r>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sSubSup>
            <m:sSubSup>
              <m:sSubSupPr>
                <m:ctrlPr>
                  <w:rPr>
                    <w:rFonts w:ascii="Cambria Math" w:hAnsi="Cambria Math" w:cs="Cambria Math"/>
                    <w:color w:val="333333"/>
                    <w:sz w:val="24"/>
                    <w:szCs w:val="24"/>
                    <w:shd w:val="clear" w:color="auto" w:fill="FFFFFF"/>
                  </w:rPr>
                </m:ctrlPr>
              </m:sSubSup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m:rPr>
                    <m:sty m:val="p"/>
                  </m:rPr>
                  <w:rPr>
                    <w:rFonts w:ascii="Cambria Math" w:hAnsi="Cambria Math" w:cs="Cambria Math"/>
                    <w:color w:val="333333"/>
                    <w:sz w:val="24"/>
                    <w:szCs w:val="24"/>
                    <w:shd w:val="clear" w:color="auto" w:fill="FFFFFF"/>
                  </w:rPr>
                  <m:t>T</m:t>
                </m:r>
              </m:sup>
            </m:sSubSup>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num>
          <m:den>
            <m:sSubSup>
              <m:sSubSupPr>
                <m:ctrlPr>
                  <w:rPr>
                    <w:rFonts w:ascii="Cambria Math" w:hAnsi="Cambria Math" w:cs="Cambria Math"/>
                    <w:color w:val="333333"/>
                    <w:sz w:val="24"/>
                    <w:szCs w:val="24"/>
                    <w:shd w:val="clear" w:color="auto" w:fill="FFFFFF"/>
                  </w:rPr>
                </m:ctrlPr>
              </m:sSubSupPr>
              <m:e>
                <m:r>
                  <m:rPr>
                    <m:sty m:val="p"/>
                  </m:rPr>
                  <w:rPr>
                    <w:rFonts w:ascii="Cambria Math" w:hAnsi="Cambria Math" w:cs="Cambria Math"/>
                    <w:color w:val="333333"/>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den>
        </m:f>
        <m:r>
          <m:rPr>
            <m:sty m:val="p"/>
          </m:rPr>
          <w:rPr>
            <w:rFonts w:ascii="Cambria Math" w:hAnsi="Cambria Math" w:cs="Cambria Math"/>
            <w:color w:val="333333"/>
            <w:sz w:val="24"/>
            <w:szCs w:val="24"/>
            <w:shd w:val="clear" w:color="auto" w:fill="FFFFFF"/>
          </w:rPr>
          <m:t>,</m:t>
        </m:r>
      </m:oMath>
      <w:r w:rsidR="00E67543">
        <w:rPr>
          <w:rFonts w:ascii="Times New Roman" w:hAnsi="Times New Roman" w:cs="Times New Roman"/>
          <w:iCs/>
          <w:sz w:val="24"/>
          <w:szCs w:val="24"/>
        </w:rPr>
        <w:t xml:space="preserve">                          (9b)</w:t>
      </w:r>
    </w:p>
    <w:p w14:paraId="2E0DC255" w14:textId="6E2F4689" w:rsidR="00E67543" w:rsidRDefault="00E67543" w:rsidP="000E065A">
      <w:pPr>
        <w:rPr>
          <w:rFonts w:ascii="Times New Roman" w:hAnsi="Times New Roman" w:cs="Times New Roman"/>
          <w:sz w:val="24"/>
          <w:szCs w:val="24"/>
        </w:rPr>
      </w:pPr>
      <w:r>
        <w:rPr>
          <w:rFonts w:ascii="Times New Roman" w:hAnsi="Times New Roman" w:cs="Times New Roman"/>
          <w:iCs/>
          <w:sz w:val="24"/>
          <w:szCs w:val="24"/>
        </w:rPr>
        <w:t xml:space="preserve">where </w:t>
      </w:r>
      <m:oMath>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oMath>
      <w:r>
        <w:rPr>
          <w:rFonts w:ascii="Times New Roman" w:hAnsi="Times New Roman" w:cs="Times New Roman"/>
          <w:sz w:val="24"/>
          <w:szCs w:val="24"/>
        </w:rPr>
        <w:t xml:space="preserve"> is a unit </w:t>
      </w:r>
      <w:r>
        <w:rPr>
          <w:rFonts w:ascii="Times New Roman" w:hAnsi="Times New Roman" w:cs="Times New Roman"/>
          <w:i/>
          <w:iCs/>
          <w:sz w:val="24"/>
          <w:szCs w:val="24"/>
        </w:rPr>
        <w:t>K</w:t>
      </w:r>
      <w:r>
        <w:rPr>
          <w:rFonts w:ascii="Times New Roman" w:hAnsi="Times New Roman" w:cs="Times New Roman"/>
          <w:sz w:val="24"/>
          <w:szCs w:val="24"/>
        </w:rPr>
        <w:t xml:space="preserve">-dimensional column vector with the entry 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being one;</w:t>
      </w:r>
      <m:oMath>
        <m:r>
          <m:rPr>
            <m:sty m:val="p"/>
          </m:rPr>
          <w:rPr>
            <w:rFonts w:ascii="Cambria Math" w:hAnsi="Cambria Math" w:cs="Cambria Math"/>
            <w:color w:val="333333"/>
            <w:sz w:val="24"/>
            <w:szCs w:val="24"/>
            <w:highlight w:val="yellow"/>
            <w:shd w:val="clear" w:color="auto" w:fill="FFFFFF"/>
          </w:rPr>
          <m:t xml:space="preserve"> </m:t>
        </m:r>
        <m:sSubSup>
          <m:sSubSupPr>
            <m:ctrlPr>
              <w:rPr>
                <w:rFonts w:ascii="Cambria Math" w:hAnsi="Cambria Math" w:cs="Cambria Math"/>
                <w:color w:val="333333"/>
                <w:sz w:val="24"/>
                <w:szCs w:val="24"/>
                <w:highlight w:val="yellow"/>
                <w:shd w:val="clear" w:color="auto" w:fill="FFFFFF"/>
              </w:rPr>
            </m:ctrlPr>
          </m:sSubSupPr>
          <m:e>
            <m:r>
              <w:rPr>
                <w:rFonts w:ascii="Cambria Math" w:eastAsia="宋体" w:hAnsi="Cambria Math" w:cs="Times New Roman"/>
                <w:sz w:val="24"/>
                <w:szCs w:val="24"/>
                <w:highlight w:val="yellow"/>
              </w:rPr>
              <m:t>θ</m:t>
            </m:r>
          </m:e>
          <m:sub>
            <m:sSup>
              <m:sSupPr>
                <m:ctrlPr>
                  <w:rPr>
                    <w:rFonts w:ascii="Cambria Math" w:hAnsi="Cambria Math" w:cs="Times New Roman"/>
                    <w:i/>
                    <w:sz w:val="24"/>
                    <w:szCs w:val="24"/>
                    <w:highlight w:val="yellow"/>
                  </w:rPr>
                </m:ctrlPr>
              </m:sSupPr>
              <m:e>
                <m:r>
                  <m:rPr>
                    <m:sty m:val="b"/>
                  </m:rPr>
                  <w:rPr>
                    <w:rFonts w:ascii="Cambria Math" w:hAnsi="Cambria Math" w:cs="Times New Roman"/>
                    <w:sz w:val="24"/>
                    <w:szCs w:val="24"/>
                    <w:highlight w:val="yellow"/>
                  </w:rPr>
                  <m:t>x</m:t>
                </m:r>
              </m:e>
              <m:sup>
                <m:r>
                  <w:rPr>
                    <w:rFonts w:ascii="Cambria Math" w:hAnsi="Cambria Math" w:cs="Times New Roman"/>
                    <w:sz w:val="24"/>
                    <w:szCs w:val="24"/>
                    <w:highlight w:val="yellow"/>
                  </w:rPr>
                  <m:t>n</m:t>
                </m:r>
              </m:sup>
            </m:sSup>
          </m:sub>
          <m:sup>
            <m:r>
              <w:rPr>
                <w:rFonts w:ascii="Cambria Math" w:hAnsi="Cambria Math" w:cs="Cambria Math"/>
                <w:color w:val="333333"/>
                <w:sz w:val="24"/>
                <w:szCs w:val="24"/>
                <w:highlight w:val="yellow"/>
                <w:shd w:val="clear" w:color="auto" w:fill="FFFFFF"/>
              </w:rPr>
              <m:t>i,n-1</m:t>
            </m:r>
          </m:sup>
        </m:sSubSup>
      </m:oMath>
      <w:r>
        <w:rPr>
          <w:rFonts w:ascii="Times New Roman" w:hAnsi="Times New Roman" w:cs="Times New Roman" w:hint="eastAsia"/>
          <w:color w:val="333333"/>
          <w:sz w:val="24"/>
          <w:szCs w:val="24"/>
          <w:shd w:val="clear" w:color="auto" w:fill="FFFFFF"/>
        </w:rPr>
        <w:t>is</w:t>
      </w:r>
      <w:r>
        <w:rPr>
          <w:rFonts w:ascii="Times New Roman" w:hAnsi="Times New Roman" w:cs="Times New Roman"/>
          <w:color w:val="333333"/>
          <w:sz w:val="24"/>
          <w:szCs w:val="24"/>
          <w:shd w:val="clear" w:color="auto" w:fill="FFFFFF"/>
        </w:rPr>
        <w:t xml:space="preserve"> the </w:t>
      </w:r>
      <w:r w:rsidRPr="007144F7">
        <w:rPr>
          <w:rFonts w:ascii="Times New Roman" w:hAnsi="Times New Roman" w:cs="Times New Roman"/>
          <w:color w:val="FF0000"/>
          <w:sz w:val="24"/>
          <w:szCs w:val="24"/>
          <w:shd w:val="clear" w:color="auto" w:fill="FFFFFF"/>
        </w:rPr>
        <w:t>entry</w:t>
      </w:r>
      <w:r>
        <w:rPr>
          <w:rFonts w:ascii="Times New Roman" w:hAnsi="Times New Roman" w:cs="Times New Roman"/>
          <w:color w:val="333333"/>
          <w:sz w:val="24"/>
          <w:szCs w:val="24"/>
          <w:shd w:val="clear" w:color="auto" w:fill="FFFFFF"/>
        </w:rPr>
        <w:t xml:space="preserve"> of vector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ins w:id="409" w:author="Microsoft 帐户" w:date="2021-06-08T09:43:00Z">
        <w:r w:rsidR="00F07CB3">
          <w:rPr>
            <w:rFonts w:ascii="Times New Roman" w:hAnsi="Times New Roman" w:cs="Times New Roman"/>
            <w:color w:val="333333"/>
            <w:sz w:val="24"/>
            <w:szCs w:val="24"/>
            <w:shd w:val="clear" w:color="auto" w:fill="FFFFFF"/>
          </w:rPr>
          <w:t xml:space="preserve">that </w:t>
        </w:r>
      </w:ins>
      <w:r>
        <w:rPr>
          <w:rFonts w:ascii="Times New Roman" w:hAnsi="Times New Roman" w:cs="Times New Roman"/>
          <w:color w:val="333333"/>
          <w:sz w:val="24"/>
          <w:szCs w:val="24"/>
          <w:shd w:val="clear" w:color="auto" w:fill="FFFFFF"/>
        </w:rPr>
        <w:t xml:space="preserve">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622513">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w:t>
      </w:r>
      <m:oMath>
        <m:sSubSup>
          <m:sSubSupPr>
            <m:ctrlPr>
              <w:rPr>
                <w:rFonts w:ascii="Cambria Math" w:hAnsi="Cambria Math" w:cs="Cambria Math"/>
                <w:color w:val="333333"/>
                <w:sz w:val="24"/>
                <w:szCs w:val="24"/>
                <w:shd w:val="clear" w:color="auto" w:fill="FFFFFF"/>
              </w:rPr>
            </m:ctrlPr>
          </m:sSubSupPr>
          <m:e>
            <m:r>
              <m:rPr>
                <m:sty m:val="p"/>
              </m:rPr>
              <w:rPr>
                <w:rFonts w:ascii="Cambria Math" w:hAnsi="Cambria Math" w:cs="Cambria Math"/>
                <w:color w:val="333333"/>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sz w:val="24"/>
          <w:szCs w:val="24"/>
        </w:rPr>
        <w:t xml:space="preserve">denotes </w:t>
      </w:r>
      <w:r w:rsidRPr="006E2399">
        <w:rPr>
          <w:rFonts w:ascii="Times New Roman" w:hAnsi="Times New Roman" w:cs="Times New Roman"/>
          <w:sz w:val="24"/>
          <w:szCs w:val="24"/>
        </w:rPr>
        <w:t xml:space="preserve">the </w:t>
      </w:r>
      <w:r w:rsidRPr="00DF15DB">
        <w:rPr>
          <w:rFonts w:ascii="Times New Roman" w:hAnsi="Times New Roman" w:cs="Times New Roman"/>
          <w:sz w:val="24"/>
          <w:szCs w:val="24"/>
          <w:highlight w:val="yellow"/>
        </w:rPr>
        <w:t>diagonal entry</w:t>
      </w:r>
      <w:r w:rsidRPr="006E2399">
        <w:rPr>
          <w:rFonts w:ascii="Times New Roman" w:hAnsi="Times New Roman" w:cs="Times New Roman"/>
          <w:sz w:val="24"/>
          <w:szCs w:val="24"/>
        </w:rPr>
        <w:t xml:space="preserve"> of matrix</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Σ</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that correspond</w:t>
      </w:r>
      <w:commentRangeStart w:id="410"/>
      <w:commentRangeStart w:id="411"/>
      <w:r>
        <w:rPr>
          <w:rFonts w:ascii="Times New Roman" w:hAnsi="Times New Roman" w:cs="Times New Roman"/>
          <w:color w:val="333333"/>
          <w:sz w:val="24"/>
          <w:szCs w:val="24"/>
          <w:shd w:val="clear" w:color="auto" w:fill="FFFFFF"/>
        </w:rPr>
        <w:t xml:space="preserve">s to </w:t>
      </w:r>
      <w:r>
        <w:rPr>
          <w:rFonts w:ascii="Times New Roman" w:hAnsi="Times New Roman" w:cs="Times New Roman"/>
          <w:sz w:val="24"/>
          <w:szCs w:val="24"/>
        </w:rPr>
        <w:t>solutio</w:t>
      </w:r>
      <w:commentRangeEnd w:id="410"/>
      <w:r>
        <w:rPr>
          <w:rStyle w:val="afd"/>
        </w:rPr>
        <w:commentReference w:id="410"/>
      </w:r>
      <w:commentRangeEnd w:id="411"/>
      <w:r>
        <w:rPr>
          <w:rStyle w:val="afd"/>
        </w:rPr>
        <w:commentReference w:id="411"/>
      </w:r>
      <w:r>
        <w:rPr>
          <w:rFonts w:ascii="Times New Roman" w:hAnsi="Times New Roman" w:cs="Times New Roman"/>
          <w:sz w:val="24"/>
          <w:szCs w:val="24"/>
        </w:rPr>
        <w:t xml:space="preserve">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sup>
        </m:sSubSup>
      </m:oMath>
      <w:r>
        <w:rPr>
          <w:rFonts w:ascii="Times New Roman" w:hAnsi="Times New Roman" w:cs="Times New Roman"/>
          <w:bCs/>
          <w:iCs/>
          <w:sz w:val="24"/>
          <w:szCs w:val="24"/>
        </w:rPr>
        <w:t xml:space="preserve"> is our best estimate of the sample variance of evaluation index </w:t>
      </w:r>
      <w:proofErr w:type="spellStart"/>
      <w:r>
        <w:rPr>
          <w:rFonts w:ascii="Times New Roman" w:hAnsi="Times New Roman" w:cs="Times New Roman"/>
          <w:bCs/>
          <w:i/>
          <w:sz w:val="24"/>
          <w:szCs w:val="24"/>
        </w:rPr>
        <w:t>i</w:t>
      </w:r>
      <w:proofErr w:type="spellEnd"/>
      <w:r>
        <w:rPr>
          <w:rFonts w:ascii="Times New Roman" w:hAnsi="Times New Roman" w:cs="Times New Roman"/>
          <w:bCs/>
          <w:i/>
          <w:sz w:val="24"/>
          <w:szCs w:val="24"/>
        </w:rPr>
        <w:t xml:space="preserve"> </w:t>
      </w:r>
      <w:r>
        <w:rPr>
          <w:rFonts w:ascii="Times New Roman" w:hAnsi="Times New Roman" w:cs="Times New Roman"/>
          <w:bCs/>
          <w:iCs/>
          <w:sz w:val="24"/>
          <w:szCs w:val="24"/>
        </w:rPr>
        <w:t xml:space="preserve">of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at stage </w:t>
      </w:r>
      <w:r>
        <w:rPr>
          <w:rFonts w:ascii="Times New Roman" w:hAnsi="Times New Roman" w:cs="Times New Roman"/>
          <w:i/>
          <w:iCs/>
          <w:sz w:val="24"/>
          <w:szCs w:val="24"/>
        </w:rPr>
        <w:t>n</w:t>
      </w:r>
      <w:r>
        <w:rPr>
          <w:rFonts w:ascii="Times New Roman" w:hAnsi="Times New Roman" w:cs="Times New Roman"/>
          <w:sz w:val="24"/>
          <w:szCs w:val="24"/>
        </w:rPr>
        <w:t xml:space="preserve">, as the true underlying </w:t>
      </w:r>
      <m:oMath>
        <m:r>
          <w:rPr>
            <w:rFonts w:ascii="Cambria Math" w:hAnsi="Cambria Math" w:cs="Times New Roman"/>
            <w:sz w:val="24"/>
            <w:szCs w:val="24"/>
          </w:rPr>
          <m:t xml:space="preserve"> </m:t>
        </m:r>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m:t>
            </m:r>
          </m:sup>
        </m:sSubSup>
      </m:oMath>
      <w:r>
        <w:rPr>
          <w:rFonts w:ascii="Times New Roman" w:hAnsi="Times New Roman" w:cs="Times New Roman"/>
          <w:sz w:val="24"/>
          <w:szCs w:val="24"/>
        </w:rPr>
        <w:t xml:space="preserve"> is </w:t>
      </w:r>
      <w:r w:rsidRPr="006C11B1">
        <w:rPr>
          <w:rFonts w:ascii="Times New Roman" w:hAnsi="Times New Roman" w:cs="Times New Roman"/>
          <w:bCs/>
          <w:iCs/>
          <w:sz w:val="24"/>
          <w:szCs w:val="24"/>
        </w:rPr>
        <w:t>assumed unknown a priori in our problem.</w:t>
      </w:r>
      <w:r>
        <w:rPr>
          <w:rFonts w:ascii="Times New Roman" w:hAnsi="Times New Roman" w:cs="Times New Roman"/>
          <w:bCs/>
          <w:iCs/>
          <w:sz w:val="24"/>
          <w:szCs w:val="24"/>
        </w:rPr>
        <w:t xml:space="preserve"> In section 3.2, we will propose a </w:t>
      </w:r>
      <w:r w:rsidRPr="006C11B1">
        <w:rPr>
          <w:rFonts w:ascii="Times New Roman" w:hAnsi="Times New Roman" w:cs="Times New Roman"/>
          <w:bCs/>
          <w:iCs/>
          <w:sz w:val="24"/>
          <w:szCs w:val="24"/>
        </w:rPr>
        <w:t>parametric sequential estimation procedure</w:t>
      </w:r>
      <w:r>
        <w:rPr>
          <w:rFonts w:ascii="Times New Roman" w:hAnsi="Times New Roman" w:cs="Times New Roman"/>
          <w:bCs/>
          <w:iCs/>
          <w:sz w:val="24"/>
          <w:szCs w:val="24"/>
        </w:rPr>
        <w:t xml:space="preserve"> for these sample variances. </w:t>
      </w:r>
    </w:p>
    <w:p w14:paraId="60E4F91D" w14:textId="77777777" w:rsidR="00E67543" w:rsidRPr="00753C70" w:rsidRDefault="00E67543" w:rsidP="000E065A">
      <w:pPr>
        <w:rPr>
          <w:rFonts w:ascii="Times New Roman" w:hAnsi="Times New Roman" w:cs="Times New Roman"/>
          <w:bCs/>
          <w:iCs/>
          <w:sz w:val="24"/>
          <w:szCs w:val="24"/>
        </w:rPr>
      </w:pPr>
    </w:p>
    <w:p w14:paraId="4B35BD41" w14:textId="77777777" w:rsidR="00E67543" w:rsidRDefault="00E67543" w:rsidP="000E065A">
      <w:pPr>
        <w:rPr>
          <w:rFonts w:ascii="Times New Roman" w:hAnsi="Times New Roman" w:cs="Times New Roman"/>
          <w:sz w:val="24"/>
          <w:szCs w:val="24"/>
        </w:rPr>
      </w:pPr>
      <w:r>
        <w:rPr>
          <w:rFonts w:ascii="Times New Roman" w:hAnsi="Times New Roman" w:cs="Times New Roman"/>
          <w:bCs/>
          <w:sz w:val="24"/>
          <w:szCs w:val="24"/>
        </w:rPr>
        <w:t xml:space="preserve">Since </w:t>
      </w:r>
      <w:r>
        <w:rPr>
          <w:rFonts w:ascii="Times New Roman" w:hAnsi="Times New Roman" w:cs="Times New Roman"/>
          <w:sz w:val="24"/>
          <w:szCs w:val="24"/>
        </w:rPr>
        <w:t xml:space="preserve">the true underlying distributions of the evaluation indices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oMath>
      <w:r>
        <w:rPr>
          <w:rFonts w:ascii="Times New Roman" w:hAnsi="Times New Roman" w:cs="Times New Roman"/>
          <w:b/>
          <w:bCs/>
          <w:sz w:val="24"/>
          <w:szCs w:val="24"/>
        </w:rPr>
        <w:t xml:space="preserve"> </w:t>
      </w:r>
      <w:r>
        <w:rPr>
          <w:rFonts w:ascii="Times New Roman" w:hAnsi="Times New Roman" w:cs="Times New Roman" w:hint="eastAsia"/>
          <w:sz w:val="24"/>
          <w:szCs w:val="24"/>
        </w:rPr>
        <w:t>and</w:t>
      </w:r>
      <w:r>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oMath>
      <w:r>
        <w:rPr>
          <w:rFonts w:ascii="Times New Roman" w:hAnsi="Times New Roman" w:cs="Times New Roman"/>
          <w:sz w:val="24"/>
          <w:szCs w:val="24"/>
        </w:rPr>
        <w:t xml:space="preserve"> are </w:t>
      </w:r>
      <w:r>
        <w:rPr>
          <w:rFonts w:ascii="Times New Roman" w:hAnsi="Times New Roman" w:cs="Times New Roman" w:hint="eastAsia"/>
          <w:sz w:val="24"/>
          <w:szCs w:val="24"/>
        </w:rPr>
        <w:t>no</w:t>
      </w:r>
      <w:r>
        <w:rPr>
          <w:rFonts w:ascii="Times New Roman" w:hAnsi="Times New Roman" w:cs="Times New Roman"/>
          <w:sz w:val="24"/>
          <w:szCs w:val="24"/>
        </w:rPr>
        <w:t xml:space="preserve">t known a priori, problem (7) is itself unknown exactly. Thus we replace the true expectations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Pr>
          <w:rFonts w:ascii="Times New Roman" w:hAnsi="Times New Roman" w:cs="Times New Roman"/>
          <w:bCs/>
          <w:sz w:val="24"/>
          <w:szCs w:val="24"/>
        </w:rPr>
        <w:t xml:space="preserve"> </w:t>
      </w:r>
      <w:r>
        <w:rPr>
          <w:rFonts w:ascii="Times New Roman" w:hAnsi="Times New Roman" w:cs="Times New Roman"/>
          <w:sz w:val="24"/>
          <w:szCs w:val="24"/>
        </w:rPr>
        <w:t xml:space="preserve">and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Pr>
          <w:rFonts w:ascii="Times New Roman" w:hAnsi="Times New Roman" w:cs="Times New Roman"/>
          <w:b/>
          <w:bCs/>
          <w:iCs/>
          <w:sz w:val="24"/>
          <w:szCs w:val="24"/>
        </w:rPr>
        <w:t xml:space="preserve"> </w:t>
      </w:r>
      <w:r w:rsidRPr="00225297">
        <w:rPr>
          <w:rFonts w:ascii="Times New Roman" w:hAnsi="Times New Roman" w:cs="Times New Roman"/>
          <w:iCs/>
          <w:sz w:val="24"/>
          <w:szCs w:val="24"/>
        </w:rPr>
        <w:t>in (7) by their</w:t>
      </w:r>
      <w:r>
        <w:rPr>
          <w:rFonts w:ascii="Times New Roman" w:hAnsi="Times New Roman" w:cs="Times New Roman"/>
          <w:iCs/>
          <w:sz w:val="24"/>
          <w:szCs w:val="24"/>
        </w:rPr>
        <w:t xml:space="preserve"> stage-</w:t>
      </w:r>
      <w:r>
        <w:rPr>
          <w:rFonts w:ascii="Times New Roman" w:hAnsi="Times New Roman" w:cs="Times New Roman"/>
          <w:i/>
          <w:sz w:val="24"/>
          <w:szCs w:val="24"/>
        </w:rPr>
        <w:t xml:space="preserve">N </w:t>
      </w:r>
      <w:r>
        <w:rPr>
          <w:rFonts w:ascii="Times New Roman" w:hAnsi="Times New Roman" w:cs="Times New Roman"/>
          <w:bCs/>
          <w:sz w:val="24"/>
          <w:szCs w:val="24"/>
        </w:rPr>
        <w:t xml:space="preserve">posterior means </w:t>
      </w:r>
      <w:commentRangeStart w:id="412"/>
      <w:commentRangeStart w:id="413"/>
      <w:commentRangeStart w:id="414"/>
      <w:commentRangeStart w:id="415"/>
      <m:oMath>
        <m:sSup>
          <m:sSupPr>
            <m:ctrlPr>
              <w:rPr>
                <w:rFonts w:ascii="Cambria Math" w:eastAsia="宋体" w:hAnsi="Times New Roman" w:cs="Times New Roman"/>
                <w:b/>
                <w:sz w:val="24"/>
                <w:szCs w:val="24"/>
                <w:highlight w:val="yellow"/>
              </w:rPr>
            </m:ctrlPr>
          </m:sSupPr>
          <m:e>
            <m:r>
              <m:rPr>
                <m:scr m:val="double-struck"/>
              </m:rPr>
              <w:rPr>
                <w:rFonts w:ascii="Cambria Math" w:hAnsi="Cambria Math" w:cs="Times New Roman"/>
                <w:sz w:val="24"/>
                <w:szCs w:val="24"/>
                <w:highlight w:val="yellow"/>
              </w:rPr>
              <m:t>E</m:t>
            </m:r>
          </m:e>
          <m:sup>
            <m:r>
              <w:rPr>
                <w:rFonts w:ascii="Cambria Math" w:eastAsia="宋体" w:hAnsi="Times New Roman" w:cs="Times New Roman"/>
                <w:sz w:val="24"/>
                <w:szCs w:val="24"/>
                <w:highlight w:val="yellow"/>
              </w:rPr>
              <m:t>N</m:t>
            </m:r>
          </m:sup>
        </m:sSup>
        <w:commentRangeEnd w:id="412"/>
        <m:r>
          <m:rPr>
            <m:sty m:val="p"/>
          </m:rPr>
          <w:rPr>
            <w:rStyle w:val="afd"/>
          </w:rPr>
          <w:commentReference w:id="412"/>
        </m:r>
        <w:commentRangeEnd w:id="413"/>
        <m:r>
          <m:rPr>
            <m:sty m:val="p"/>
          </m:rPr>
          <w:rPr>
            <w:rStyle w:val="afd"/>
          </w:rPr>
          <w:commentReference w:id="413"/>
        </m:r>
        <m:d>
          <m:dPr>
            <m:begChr m:val="["/>
            <m:endChr m:val="]"/>
            <m:ctrlPr>
              <w:rPr>
                <w:rFonts w:ascii="Cambria Math" w:eastAsia="宋体" w:hAnsi="Times New Roman" w:cs="Times New Roman"/>
                <w:b/>
                <w:i/>
                <w:sz w:val="24"/>
                <w:szCs w:val="24"/>
                <w:highlight w:val="yellow"/>
              </w:rPr>
            </m:ctrlPr>
          </m:dPr>
          <m:e>
            <m:sSubSup>
              <m:sSubSupPr>
                <m:ctrlPr>
                  <w:rPr>
                    <w:rFonts w:ascii="Cambria Math" w:eastAsia="宋体" w:hAnsi="Times New Roman" w:cs="Times New Roman"/>
                    <w:b/>
                    <w:i/>
                    <w:iCs/>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sup>
            </m:sSubSup>
          </m:e>
        </m:d>
        <w:commentRangeEnd w:id="414"/>
        <m:r>
          <m:rPr>
            <m:sty m:val="p"/>
          </m:rPr>
          <w:rPr>
            <w:rStyle w:val="afd"/>
          </w:rPr>
          <w:commentReference w:id="414"/>
        </m:r>
        <w:commentRangeEnd w:id="415"/>
        <m:r>
          <m:rPr>
            <m:sty m:val="p"/>
          </m:rPr>
          <w:rPr>
            <w:rStyle w:val="afd"/>
          </w:rPr>
          <w:commentReference w:id="415"/>
        </m:r>
        <m:sSubSup>
          <m:sSubSupPr>
            <m:ctrlPr>
              <w:rPr>
                <w:rFonts w:ascii="Cambria Math" w:eastAsia="宋体" w:hAnsi="Times New Roman" w:cs="Times New Roman"/>
                <w:b/>
                <w:i/>
                <w:sz w:val="24"/>
                <w:szCs w:val="24"/>
                <w:highlight w:val="yellow"/>
              </w:rPr>
            </m:ctrlPr>
          </m:sSubSupPr>
          <m:e>
            <m:r>
              <m:rPr>
                <m:sty m:val="b"/>
              </m:rPr>
              <w:rPr>
                <w:rFonts w:ascii="Cambria Math" w:eastAsia="宋体" w:hAnsi="Cambria Math" w:cs="Times New Roman"/>
                <w:sz w:val="24"/>
                <w:szCs w:val="24"/>
                <w:highlight w:val="yellow"/>
              </w:rPr>
              <m:t>=</m:t>
            </m:r>
            <m:r>
              <w:rPr>
                <w:rFonts w:ascii="Cambria Math" w:eastAsia="宋体" w:hAnsi="Cambria Math" w:cs="Times New Roman"/>
                <w:sz w:val="24"/>
                <w:szCs w:val="24"/>
              </w:rPr>
              <m:t>θ</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r>
              <m:rPr>
                <m:sty m:val="p"/>
              </m:rPr>
              <w:rPr>
                <w:rFonts w:ascii="Cambria Math" w:eastAsia="宋体" w:hAnsi="Times New Roman" w:cs="Times New Roman"/>
                <w:sz w:val="24"/>
                <w:szCs w:val="24"/>
                <w:highlight w:val="yellow"/>
              </w:rPr>
              <m:t>,</m:t>
            </m:r>
            <m:r>
              <w:rPr>
                <w:rFonts w:ascii="Cambria Math" w:eastAsia="宋体" w:hAnsi="Times New Roman" w:cs="Times New Roman"/>
                <w:sz w:val="24"/>
                <w:szCs w:val="24"/>
                <w:highlight w:val="yellow"/>
              </w:rPr>
              <m:t>N</m:t>
            </m:r>
          </m:sup>
        </m:sSubSup>
      </m:oMath>
      <w:r>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u w:val="single"/>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bi"/>
          </m:rPr>
          <w:rPr>
            <w:rFonts w:ascii="Cambria Math" w:eastAsia="宋体" w:hAnsi="Times New Roman" w:cs="Times New Roman"/>
            <w:sz w:val="24"/>
            <w:szCs w:val="24"/>
          </w:rPr>
          <m:t>]</m:t>
        </m:r>
        <m:r>
          <m:rPr>
            <m:sty m:val="b"/>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u w:val="single"/>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respectively, when the </w:t>
      </w:r>
      <w:r>
        <w:rPr>
          <w:rFonts w:ascii="Times New Roman" w:hAnsi="Times New Roman" w:cs="Times New Roman"/>
          <w:bCs/>
          <w:sz w:val="24"/>
          <w:szCs w:val="24"/>
        </w:rPr>
        <w:lastRenderedPageBreak/>
        <w:t xml:space="preserve">simulation budget is exhausted. We also replace the true probability </w:t>
      </w:r>
      <m:oMath>
        <m:r>
          <m:rPr>
            <m:sty m:val="p"/>
          </m:rPr>
          <w:rPr>
            <w:rFonts w:ascii="Cambria Math" w:eastAsia="宋体" w:hAnsi="Times New Roman" w:cs="Times New Roman"/>
            <w:sz w:val="24"/>
            <w:szCs w:val="24"/>
          </w:rPr>
          <m:t>P(</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w:rPr>
            <w:rFonts w:ascii="Cambria Math" w:eastAsia="宋体" w:hAnsi="Times New Roman" w:cs="Times New Roman"/>
            <w:sz w:val="24"/>
            <w:szCs w:val="24"/>
          </w:rPr>
          <m:t>)</m:t>
        </m:r>
      </m:oMath>
      <w:r>
        <w:rPr>
          <w:rFonts w:ascii="Times New Roman" w:hAnsi="Times New Roman" w:cs="Times New Roman"/>
          <w:sz w:val="24"/>
          <w:szCs w:val="24"/>
        </w:rPr>
        <w:t xml:space="preserve"> by the posterior probability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w:rPr>
            <w:rFonts w:ascii="Cambria Math" w:eastAsia="宋体" w:hAnsi="Times New Roman" w:cs="Times New Roman"/>
            <w:sz w:val="24"/>
            <w:szCs w:val="24"/>
          </w:rPr>
          <m:t>)</m:t>
        </m:r>
      </m:oMath>
      <w:r>
        <w:rPr>
          <w:rFonts w:ascii="Times New Roman" w:hAnsi="Times New Roman" w:cs="Times New Roman"/>
          <w:sz w:val="24"/>
          <w:szCs w:val="24"/>
        </w:rPr>
        <w:t xml:space="preserve">. Note that under the Guanssian assumption, we have </w:t>
      </w:r>
    </w:p>
    <w:p w14:paraId="67AA39C8" w14:textId="632056DD" w:rsidR="00E67543" w:rsidRPr="00535AAC" w:rsidRDefault="009363F8" w:rsidP="000E065A">
      <w:pPr>
        <w:jc w:val="center"/>
        <w:rPr>
          <w:rFonts w:ascii="Times New Roman" w:hAnsi="Times New Roman" w:cs="Times New Roman"/>
          <w:sz w:val="24"/>
          <w:szCs w:val="24"/>
        </w:rPr>
      </w:pP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ctrlPr>
              <w:rPr>
                <w:rFonts w:ascii="Cambria Math" w:eastAsia="宋体" w:hAnsi="Times New Roman" w:cs="Times New Roman"/>
                <w:i/>
                <w:sz w:val="24"/>
                <w:szCs w:val="24"/>
              </w:rPr>
            </m:ctrlPr>
          </m:e>
        </m:d>
        <m:r>
          <w:rPr>
            <w:rFonts w:ascii="Cambria Math" w:eastAsia="宋体" w:hAnsi="Times New Roman" w:cs="Times New Roman"/>
            <w:sz w:val="24"/>
            <w:szCs w:val="24"/>
          </w:rPr>
          <m:t>=</m:t>
        </m:r>
        <m:r>
          <m:rPr>
            <m:sty m:val="p"/>
          </m:rPr>
          <w:rPr>
            <w:rFonts w:ascii="Cambria Math" w:eastAsia="宋体" w:hAnsi="Times New Roman" w:cs="Times New Roman"/>
            <w:sz w:val="24"/>
            <w:szCs w:val="24"/>
          </w:rPr>
          <m:t>P</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den>
            </m:f>
            <m:r>
              <w:rPr>
                <w:rFonts w:ascii="Cambria Math" w:eastAsia="宋体" w:hAnsi="Cambria Math" w:cs="Times New Roman"/>
                <w:sz w:val="24"/>
                <w:szCs w:val="24"/>
              </w:rPr>
              <m:t>≤</m:t>
            </m:r>
            <m:f>
              <m:fPr>
                <m:ctrlPr>
                  <w:rPr>
                    <w:rFonts w:ascii="Cambria Math" w:hAnsi="Times New Roman" w:cs="Times New Roman"/>
                    <w:b/>
                    <w:bCs/>
                    <w:i/>
                    <w:iCs/>
                    <w:sz w:val="24"/>
                    <w:szCs w:val="24"/>
                  </w:rPr>
                </m:ctrlPr>
              </m:fPr>
              <m:num>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den>
            </m:f>
            <m:ctrlPr>
              <w:rPr>
                <w:rFonts w:ascii="Cambria Math" w:eastAsia="宋体" w:hAnsi="Times New Roman" w:cs="Times New Roman"/>
                <w:i/>
                <w:sz w:val="24"/>
                <w:szCs w:val="24"/>
              </w:rPr>
            </m:ctrlPr>
          </m:e>
        </m:d>
        <m:r>
          <w:rPr>
            <w:rFonts w:ascii="Cambria Math" w:hAnsi="Cambria Math" w:cs="Times New Roman"/>
            <w:sz w:val="24"/>
            <w:szCs w:val="24"/>
          </w:rPr>
          <m:t>=</m:t>
        </m:r>
        <m:r>
          <m:rPr>
            <m:sty m:val="p"/>
          </m:rPr>
          <w:rPr>
            <w:rFonts w:ascii="Cambria Math" w:eastAsia="宋体" w:hAnsi="Cambria Math" w:cs="Times New Roman"/>
            <w:sz w:val="24"/>
            <w:szCs w:val="24"/>
          </w:rPr>
          <m:t>Φ</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den>
            </m:f>
            <m:ctrlPr>
              <w:rPr>
                <w:rFonts w:ascii="Cambria Math" w:eastAsia="宋体" w:hAnsi="Times New Roman" w:cs="Times New Roman"/>
                <w:i/>
                <w:sz w:val="24"/>
                <w:szCs w:val="24"/>
              </w:rPr>
            </m:ctrlPr>
          </m:e>
        </m:d>
      </m:oMath>
      <w:r w:rsidR="00063777">
        <w:rPr>
          <w:rFonts w:ascii="Times New Roman" w:hAnsi="Times New Roman" w:cs="Times New Roman"/>
          <w:sz w:val="24"/>
          <w:szCs w:val="24"/>
        </w:rPr>
        <w:t>,</w:t>
      </w:r>
    </w:p>
    <w:p w14:paraId="08779F54" w14:textId="77777777" w:rsidR="00E67543" w:rsidRPr="0062251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thus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ctrlPr>
              <w:rPr>
                <w:rFonts w:ascii="Cambria Math" w:eastAsia="宋体" w:hAnsi="Times New Roman" w:cs="Times New Roman"/>
                <w:i/>
                <w:sz w:val="24"/>
                <w:szCs w:val="24"/>
              </w:rPr>
            </m:ctrlPr>
          </m:e>
        </m:d>
        <m:r>
          <w:rPr>
            <w:rFonts w:ascii="Cambria Math" w:hAnsi="Cambria Math" w:cs="Times New Roman" w:hint="eastAsia"/>
            <w:sz w:val="24"/>
            <w:szCs w:val="24"/>
          </w:rPr>
          <m:t>≥</m:t>
        </m:r>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oMath>
      <w:r>
        <w:rPr>
          <w:rFonts w:ascii="Times New Roman" w:hAnsi="Times New Roman" w:cs="Times New Roman"/>
          <w:sz w:val="24"/>
          <w:szCs w:val="24"/>
        </w:rPr>
        <w:t xml:space="preserve"> is satisfied by r</w:t>
      </w:r>
      <w:commentRangeStart w:id="416"/>
      <w:commentRangeStart w:id="417"/>
      <w:r>
        <w:rPr>
          <w:rFonts w:ascii="Times New Roman" w:hAnsi="Times New Roman" w:cs="Times New Roman"/>
          <w:sz w:val="24"/>
          <w:szCs w:val="24"/>
        </w:rPr>
        <w:t>estricting</w:t>
      </w:r>
      <w:commentRangeEnd w:id="416"/>
      <w:r>
        <w:rPr>
          <w:rStyle w:val="afd"/>
        </w:rPr>
        <w:commentReference w:id="416"/>
      </w:r>
      <w:commentRangeEnd w:id="417"/>
      <w:r>
        <w:rPr>
          <w:rStyle w:val="afd"/>
        </w:rPr>
        <w:commentReference w:id="417"/>
      </w:r>
    </w:p>
    <w:p w14:paraId="7027FBAE" w14:textId="77777777" w:rsidR="00E67543" w:rsidRPr="006C11B1" w:rsidRDefault="00E67543" w:rsidP="000E065A">
      <w:pPr>
        <w:jc w:val="right"/>
        <w:rPr>
          <w:rFonts w:ascii="Times New Roman" w:hAnsi="Times New Roman" w:cs="Times New Roman"/>
          <w:iCs/>
          <w:sz w:val="24"/>
          <w:szCs w:val="24"/>
        </w:rPr>
      </w:pPr>
      <w:r>
        <w:rPr>
          <w:rFonts w:ascii="Times New Roman" w:hAnsi="Times New Roman" w:cs="Times New Roman"/>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m:rPr>
                <m:scr m:val="script"/>
                <m:sty m:val="p"/>
              </m:rPr>
              <w:rPr>
                <w:rFonts w:ascii="Cambria Math" w:hAnsi="Cambria Math" w:cs="Times New Roman"/>
                <w:sz w:val="24"/>
                <w:szCs w:val="24"/>
              </w:rPr>
              <m:t>E</m:t>
            </m:r>
            <m:ctrlPr>
              <w:rPr>
                <w:rFonts w:ascii="Cambria Math" w:hAnsi="Cambria Math" w:cs="Times New Roman"/>
                <w:iCs/>
                <w:sz w:val="24"/>
                <w:szCs w:val="24"/>
              </w:rPr>
            </m:ctrlPr>
          </m:e>
        </m:d>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r>
        <w:rPr>
          <w:rFonts w:ascii="Times New Roman" w:hAnsi="Times New Roman" w:cs="Times New Roman"/>
          <w:iCs/>
          <w:sz w:val="24"/>
          <w:szCs w:val="24"/>
        </w:rPr>
        <w:t xml:space="preserve">                      </w:t>
      </w:r>
      <w:r>
        <w:rPr>
          <w:rFonts w:ascii="Times New Roman" w:hAnsi="Times New Roman" w:cs="Times New Roman"/>
          <w:bCs/>
          <w:iCs/>
          <w:sz w:val="24"/>
          <w:szCs w:val="24"/>
        </w:rPr>
        <w:t>(10)</w:t>
      </w:r>
    </w:p>
    <w:p w14:paraId="48EF3BD2" w14:textId="77777777" w:rsidR="00E67543" w:rsidRPr="00B26DE7" w:rsidRDefault="00E67543" w:rsidP="000E065A">
      <w:pPr>
        <w:rPr>
          <w:rFonts w:ascii="Times New Roman" w:hAnsi="Times New Roman" w:cs="Times New Roman"/>
          <w:iCs/>
          <w:sz w:val="24"/>
          <w:szCs w:val="24"/>
        </w:rPr>
      </w:pPr>
      <w:r>
        <w:rPr>
          <w:rFonts w:ascii="Times New Roman" w:hAnsi="Times New Roman" w:cs="Times New Roman"/>
          <w:sz w:val="24"/>
          <w:szCs w:val="24"/>
        </w:rPr>
        <w:t xml:space="preserve">where </w:t>
      </w:r>
      <m:oMath>
        <m:r>
          <m:rPr>
            <m:sty m:val="p"/>
          </m:rPr>
          <w:rPr>
            <w:rFonts w:ascii="Cambria Math" w:eastAsia="宋体" w:hAnsi="Cambria Math" w:cs="Times New Roman"/>
            <w:sz w:val="24"/>
            <w:szCs w:val="24"/>
          </w:rPr>
          <m:t>Φ</m:t>
        </m:r>
      </m:oMath>
      <w:r>
        <w:rPr>
          <w:rFonts w:ascii="Times New Roman" w:hAnsi="Times New Roman" w:cs="Times New Roman"/>
          <w:sz w:val="24"/>
          <w:szCs w:val="24"/>
        </w:rPr>
        <w:t xml:space="preserve"> is the cumulative density function of the standard normal distribution, so </w:t>
      </w:r>
      <m:oMath>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oMath>
      <w:r>
        <w:rPr>
          <w:rFonts w:ascii="Times New Roman" w:hAnsi="Times New Roman" w:cs="Times New Roman"/>
          <w:iCs/>
          <w:sz w:val="24"/>
          <w:szCs w:val="24"/>
        </w:rPr>
        <w:t xml:space="preserve"> is the corresponding quantile function. Note that </w:t>
      </w:r>
      <w:r w:rsidRPr="00E0426D">
        <w:rPr>
          <w:rFonts w:ascii="Times New Roman" w:hAnsi="Times New Roman" w:cs="Times New Roman"/>
          <w:iCs/>
          <w:sz w:val="24"/>
          <w:szCs w:val="24"/>
          <w:highlight w:val="green"/>
        </w:rPr>
        <w:t>similar as in (9)</w:t>
      </w:r>
      <w:r>
        <w:rPr>
          <w:rFonts w:ascii="Times New Roman" w:hAnsi="Times New Roman" w:cs="Times New Roman"/>
          <w:iCs/>
          <w:sz w:val="24"/>
          <w:szCs w:val="24"/>
        </w:rPr>
        <w:t>, we use the stage-</w:t>
      </w:r>
      <w:r>
        <w:rPr>
          <w:rFonts w:ascii="Times New Roman" w:hAnsi="Times New Roman" w:cs="Times New Roman"/>
          <w:i/>
          <w:sz w:val="24"/>
          <w:szCs w:val="24"/>
        </w:rPr>
        <w:t xml:space="preserve">N </w:t>
      </w:r>
      <w:r>
        <w:rPr>
          <w:rFonts w:ascii="Times New Roman" w:hAnsi="Times New Roman" w:cs="Times New Roman"/>
          <w:iCs/>
          <w:sz w:val="24"/>
          <w:szCs w:val="24"/>
        </w:rPr>
        <w:t xml:space="preserve">estimate of the sample variance,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Pr>
          <w:rFonts w:ascii="Times New Roman" w:hAnsi="Times New Roman" w:cs="Times New Roman"/>
          <w:iCs/>
          <w:sz w:val="24"/>
          <w:szCs w:val="24"/>
        </w:rPr>
        <w:t xml:space="preserve">, in </w:t>
      </w:r>
      <w:r>
        <w:rPr>
          <w:rFonts w:ascii="Times New Roman" w:hAnsi="Times New Roman" w:cs="Times New Roman" w:hint="eastAsia"/>
          <w:iCs/>
          <w:sz w:val="24"/>
          <w:szCs w:val="24"/>
        </w:rPr>
        <w:t>in</w:t>
      </w:r>
      <w:r>
        <w:rPr>
          <w:rFonts w:ascii="Times New Roman" w:hAnsi="Times New Roman" w:cs="Times New Roman"/>
          <w:iCs/>
          <w:sz w:val="24"/>
          <w:szCs w:val="24"/>
        </w:rPr>
        <w:t>equality (10).</w:t>
      </w:r>
    </w:p>
    <w:p w14:paraId="1CD6B9A3" w14:textId="77777777" w:rsidR="00E67543" w:rsidRDefault="00E67543" w:rsidP="000E065A">
      <w:pPr>
        <w:rPr>
          <w:rFonts w:ascii="Times New Roman" w:hAnsi="Times New Roman" w:cs="Times New Roman"/>
          <w:iCs/>
          <w:sz w:val="24"/>
          <w:szCs w:val="24"/>
        </w:rPr>
      </w:pPr>
    </w:p>
    <w:p w14:paraId="749C6D97" w14:textId="31F0F41E" w:rsidR="00E67543" w:rsidRPr="00454446" w:rsidRDefault="00E67543" w:rsidP="000E065A">
      <w:pPr>
        <w:rPr>
          <w:rFonts w:ascii="Times New Roman" w:hAnsi="Times New Roman" w:cs="Times New Roman"/>
          <w:sz w:val="24"/>
          <w:szCs w:val="24"/>
        </w:rPr>
      </w:pPr>
      <w:r>
        <w:rPr>
          <w:rFonts w:ascii="Times New Roman" w:hAnsi="Times New Roman" w:cs="Times New Roman"/>
          <w:bCs/>
          <w:sz w:val="24"/>
          <w:szCs w:val="24"/>
        </w:rPr>
        <w:t>Therefore</w:t>
      </w:r>
      <w:r>
        <w:rPr>
          <w:rFonts w:ascii="Times New Roman" w:hAnsi="Times New Roman" w:cs="Times New Roman"/>
          <w:sz w:val="24"/>
          <w:szCs w:val="24"/>
        </w:rPr>
        <w:t>, we can rewrite problem (7) based on</w:t>
      </w:r>
      <w:r w:rsidR="00AA3A6E">
        <w:rPr>
          <w:rFonts w:ascii="Times New Roman" w:hAnsi="Times New Roman" w:cs="Times New Roman"/>
          <w:sz w:val="24"/>
          <w:szCs w:val="24"/>
        </w:rPr>
        <w:t xml:space="preserve"> </w:t>
      </w:r>
      <w:proofErr w:type="spellStart"/>
      <w:r w:rsidR="00AA3A6E">
        <w:rPr>
          <w:rFonts w:ascii="Times New Roman" w:hAnsi="Times New Roman" w:cs="Times New Roman"/>
          <w:sz w:val="24"/>
          <w:szCs w:val="24"/>
        </w:rPr>
        <w:t>Guassian</w:t>
      </w:r>
      <w:proofErr w:type="spellEnd"/>
      <w:r w:rsidR="00AA3A6E">
        <w:rPr>
          <w:rFonts w:ascii="Times New Roman" w:hAnsi="Times New Roman" w:cs="Times New Roman"/>
          <w:sz w:val="24"/>
          <w:szCs w:val="24"/>
        </w:rPr>
        <w:t xml:space="preserve"> process approximation as</w:t>
      </w:r>
    </w:p>
    <w:p w14:paraId="30252FB8" w14:textId="1C3B0EF5" w:rsidR="00E67543" w:rsidRDefault="009363F8" w:rsidP="000E065A">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del w:id="418" w:author="Microsoft 帐户" w:date="2020-08-30T08:01:00Z">
                        <w:rPr>
                          <w:rFonts w:ascii="Cambria Math" w:eastAsia="宋体" w:hAnsi="Times New Roman" w:cs="Times New Roman"/>
                          <w:b/>
                          <w:i/>
                          <w:sz w:val="24"/>
                          <w:szCs w:val="24"/>
                        </w:rPr>
                      </w:del>
                    </m:ctrlPr>
                  </m:sSubSupPr>
                  <m:e>
                    <m:r>
                      <w:del w:id="419" w:author="Microsoft 帐户" w:date="2020-08-30T08:01:00Z">
                        <m:rPr>
                          <m:sty m:val="p"/>
                        </m:rPr>
                        <w:rPr>
                          <w:rFonts w:ascii="Cambria Math" w:eastAsia="宋体" w:hAnsi="Cambria Math" w:cs="Times New Roman" w:hint="eastAsia"/>
                          <w:color w:val="FF0000"/>
                          <w:sz w:val="24"/>
                          <w:szCs w:val="24"/>
                        </w:rPr>
                        <m:t>θ</m:t>
                      </w:del>
                    </m:r>
                    <w:commentRangeStart w:id="420"/>
                    <w:commentRangeStart w:id="421"/>
                    <w:commentRangeEnd w:id="420"/>
                    <m:r>
                      <w:del w:id="422" w:author="Microsoft 帐户" w:date="2020-08-30T08:01:00Z">
                        <m:rPr>
                          <m:sty m:val="p"/>
                        </m:rPr>
                        <w:rPr>
                          <w:rStyle w:val="afd"/>
                          <w:rFonts w:ascii="Cambria Math" w:hAnsi="Cambria Math"/>
                          <w:color w:val="FF0000"/>
                          <w:rPrChange w:id="423" w:author="Zhen Tan" w:date="2020-08-27T17:14:00Z">
                            <w:rPr>
                              <w:rStyle w:val="afd"/>
                              <w:color w:val="FF0000"/>
                            </w:rPr>
                          </w:rPrChange>
                        </w:rPr>
                        <w:commentReference w:id="420"/>
                      </w:del>
                    </m:r>
                    <w:commentRangeEnd w:id="421"/>
                    <m:r>
                      <w:del w:id="424" w:author="Microsoft 帐户" w:date="2020-08-30T08:01:00Z">
                        <m:rPr>
                          <m:sty m:val="p"/>
                        </m:rPr>
                        <w:rPr>
                          <w:rStyle w:val="afd"/>
                          <w:rFonts w:ascii="Cambria Math" w:hAnsi="Cambria Math"/>
                          <w:rPrChange w:id="425" w:author="Zhen Tan" w:date="2020-08-27T17:14:00Z">
                            <w:rPr>
                              <w:rStyle w:val="afd"/>
                            </w:rPr>
                          </w:rPrChange>
                        </w:rPr>
                        <w:commentReference w:id="421"/>
                      </w:del>
                    </m:r>
                  </m:e>
                  <m:sub>
                    <m:r>
                      <w:del w:id="426" w:author="Microsoft 帐户" w:date="2020-08-30T08:01:00Z">
                        <m:rPr>
                          <m:sty m:val="b"/>
                        </m:rPr>
                        <w:rPr>
                          <w:rFonts w:ascii="Cambria Math" w:eastAsia="宋体" w:hAnsi="Times New Roman" w:cs="Times New Roman"/>
                          <w:sz w:val="24"/>
                          <w:szCs w:val="24"/>
                        </w:rPr>
                        <m:t>x</m:t>
                      </w:del>
                    </m:r>
                  </m:sub>
                  <m:sup>
                    <m:r>
                      <w:del w:id="427" w:author="Microsoft 帐户" w:date="2020-08-30T08:01:00Z">
                        <w:rPr>
                          <w:rFonts w:ascii="Cambria Math" w:eastAsia="宋体" w:hAnsi="Times New Roman" w:cs="Times New Roman"/>
                          <w:sz w:val="24"/>
                          <w:szCs w:val="24"/>
                        </w:rPr>
                        <m:t>D,N</m:t>
                      </w:del>
                    </m:r>
                  </m:sup>
                </m:sSubSup>
                <m:sSubSup>
                  <m:sSubSupPr>
                    <m:ctrlPr>
                      <w:ins w:id="428" w:author="Microsoft 帐户" w:date="2020-08-30T08:01:00Z">
                        <w:rPr>
                          <w:rFonts w:ascii="Cambria Math" w:eastAsia="宋体" w:hAnsi="Times New Roman" w:cs="Times New Roman"/>
                          <w:b/>
                          <w:i/>
                          <w:sz w:val="24"/>
                          <w:szCs w:val="24"/>
                          <w:highlight w:val="yellow"/>
                        </w:rPr>
                      </w:ins>
                    </m:ctrlPr>
                  </m:sSubSupPr>
                  <m:e>
                    <m:r>
                      <w:ins w:id="429" w:author="Microsoft 帐户" w:date="2020-08-30T08:01:00Z">
                        <w:rPr>
                          <w:rFonts w:ascii="Cambria Math" w:eastAsia="宋体" w:hAnsi="Cambria Math" w:cs="Times New Roman"/>
                          <w:sz w:val="24"/>
                          <w:szCs w:val="24"/>
                        </w:rPr>
                        <m:t>θ</m:t>
                      </w:ins>
                    </m:r>
                  </m:e>
                  <m:sub>
                    <m:r>
                      <w:ins w:id="430" w:author="Microsoft 帐户" w:date="2020-08-30T08:01:00Z">
                        <m:rPr>
                          <m:sty m:val="b"/>
                        </m:rPr>
                        <w:rPr>
                          <w:rFonts w:ascii="Cambria Math" w:eastAsia="宋体" w:hAnsi="Times New Roman" w:cs="Times New Roman"/>
                          <w:sz w:val="24"/>
                          <w:szCs w:val="24"/>
                          <w:highlight w:val="yellow"/>
                        </w:rPr>
                        <m:t>x</m:t>
                      </w:ins>
                    </m:r>
                  </m:sub>
                  <m:sup>
                    <m:r>
                      <w:ins w:id="431" w:author="Microsoft 帐户" w:date="2020-08-30T08:01:00Z">
                        <w:rPr>
                          <w:rFonts w:ascii="Cambria Math" w:eastAsia="宋体" w:hAnsi="Times New Roman" w:cs="Times New Roman"/>
                          <w:sz w:val="24"/>
                          <w:szCs w:val="24"/>
                          <w:highlight w:val="yellow"/>
                        </w:rPr>
                        <m:t>D</m:t>
                      </w:ins>
                    </m:r>
                    <m:r>
                      <w:ins w:id="432" w:author="Microsoft 帐户" w:date="2020-08-30T08:01:00Z">
                        <m:rPr>
                          <m:sty m:val="p"/>
                        </m:rPr>
                        <w:rPr>
                          <w:rFonts w:ascii="Cambria Math" w:eastAsia="宋体" w:hAnsi="Times New Roman" w:cs="Times New Roman"/>
                          <w:sz w:val="24"/>
                          <w:szCs w:val="24"/>
                          <w:highlight w:val="yellow"/>
                        </w:rPr>
                        <m:t>,</m:t>
                      </w:ins>
                    </m:r>
                    <m:r>
                      <w:ins w:id="433" w:author="Microsoft 帐户" w:date="2020-08-30T08:01:00Z">
                        <w:rPr>
                          <w:rFonts w:ascii="Cambria Math" w:eastAsia="宋体" w:hAnsi="Times New Roman" w:cs="Times New Roman"/>
                          <w:sz w:val="24"/>
                          <w:szCs w:val="24"/>
                          <w:highlight w:val="yellow"/>
                        </w:rPr>
                        <m:t>N</m:t>
                      </w:ins>
                    </m:r>
                  </m:sup>
                </m:sSubSup>
                <m:r>
                  <w:rPr>
                    <w:rFonts w:ascii="Cambria Math" w:eastAsia="宋体" w:hAnsi="Times New Roman" w:cs="Times New Roman"/>
                    <w:sz w:val="24"/>
                    <w:szCs w:val="24"/>
                  </w:rPr>
                  <m:t>,</m:t>
                </m:r>
                <m:sSubSup>
                  <m:sSubSupPr>
                    <m:ctrlPr>
                      <w:ins w:id="434" w:author="Microsoft 帐户" w:date="2020-08-30T08:01:00Z">
                        <w:rPr>
                          <w:rFonts w:ascii="Cambria Math" w:eastAsia="宋体" w:hAnsi="Times New Roman" w:cs="Times New Roman"/>
                          <w:b/>
                          <w:i/>
                          <w:sz w:val="24"/>
                          <w:szCs w:val="24"/>
                        </w:rPr>
                      </w:ins>
                    </m:ctrlPr>
                  </m:sSubSupPr>
                  <m:e>
                    <m:r>
                      <w:ins w:id="435" w:author="Microsoft 帐户" w:date="2020-08-30T08:01:00Z">
                        <w:rPr>
                          <w:rFonts w:ascii="Cambria Math" w:eastAsia="宋体" w:hAnsi="Cambria Math" w:cs="Times New Roman"/>
                          <w:sz w:val="24"/>
                          <w:szCs w:val="24"/>
                          <w:u w:val="single"/>
                        </w:rPr>
                        <m:t>θ</m:t>
                      </w:ins>
                    </m:r>
                  </m:e>
                  <m:sub>
                    <m:r>
                      <w:ins w:id="436" w:author="Microsoft 帐户" w:date="2020-08-30T08:01:00Z">
                        <m:rPr>
                          <m:sty m:val="b"/>
                        </m:rPr>
                        <w:rPr>
                          <w:rFonts w:ascii="Cambria Math" w:eastAsia="宋体" w:hAnsi="Times New Roman" w:cs="Times New Roman"/>
                          <w:sz w:val="24"/>
                          <w:szCs w:val="24"/>
                        </w:rPr>
                        <m:t>x</m:t>
                      </w:ins>
                    </m:r>
                  </m:sub>
                  <m:sup>
                    <m:r>
                      <w:ins w:id="437" w:author="Microsoft 帐户" w:date="2020-08-30T08:01:00Z">
                        <w:rPr>
                          <w:rFonts w:ascii="Cambria Math" w:eastAsia="宋体" w:hAnsi="Times New Roman" w:cs="Times New Roman"/>
                          <w:sz w:val="24"/>
                          <w:szCs w:val="24"/>
                        </w:rPr>
                        <m:t>A</m:t>
                      </w:ins>
                    </m:r>
                    <m:r>
                      <w:ins w:id="438" w:author="Microsoft 帐户" w:date="2020-08-30T08:01:00Z">
                        <m:rPr>
                          <m:sty m:val="p"/>
                        </m:rPr>
                        <w:rPr>
                          <w:rFonts w:ascii="Cambria Math" w:eastAsia="宋体" w:hAnsi="Times New Roman" w:cs="Times New Roman"/>
                          <w:sz w:val="24"/>
                          <w:szCs w:val="24"/>
                        </w:rPr>
                        <m:t>,</m:t>
                      </w:ins>
                    </m:r>
                    <m:r>
                      <w:ins w:id="439" w:author="Microsoft 帐户" w:date="2020-08-30T08:01:00Z">
                        <w:rPr>
                          <w:rFonts w:ascii="Cambria Math" w:eastAsia="宋体" w:hAnsi="Times New Roman" w:cs="Times New Roman"/>
                          <w:sz w:val="24"/>
                          <w:szCs w:val="24"/>
                        </w:rPr>
                        <m:t>N</m:t>
                      </w:ins>
                    </m:r>
                  </m:sup>
                </m:sSubSup>
                <m:sSubSup>
                  <m:sSubSupPr>
                    <m:ctrlPr>
                      <w:del w:id="440" w:author="Microsoft 帐户" w:date="2020-08-30T08:01:00Z">
                        <w:rPr>
                          <w:rFonts w:ascii="Cambria Math" w:eastAsia="宋体" w:hAnsi="Times New Roman" w:cs="Times New Roman"/>
                          <w:b/>
                          <w:i/>
                          <w:sz w:val="24"/>
                          <w:szCs w:val="24"/>
                        </w:rPr>
                      </w:del>
                    </m:ctrlPr>
                  </m:sSubSupPr>
                  <m:e>
                    <m:r>
                      <w:del w:id="441" w:author="Microsoft 帐户" w:date="2020-08-30T08:01:00Z">
                        <m:rPr>
                          <m:sty m:val="p"/>
                        </m:rPr>
                        <w:rPr>
                          <w:rFonts w:ascii="Cambria Math" w:eastAsia="宋体" w:hAnsi="Cambria Math" w:cs="Times New Roman" w:hint="eastAsia"/>
                          <w:color w:val="FF0000"/>
                          <w:sz w:val="24"/>
                          <w:szCs w:val="24"/>
                        </w:rPr>
                        <m:t>θ</m:t>
                      </w:del>
                    </m:r>
                  </m:e>
                  <m:sub>
                    <m:r>
                      <w:del w:id="442" w:author="Microsoft 帐户" w:date="2020-08-30T08:01:00Z">
                        <m:rPr>
                          <m:sty m:val="b"/>
                        </m:rPr>
                        <w:rPr>
                          <w:rFonts w:ascii="Cambria Math" w:eastAsia="宋体" w:hAnsi="Times New Roman" w:cs="Times New Roman"/>
                          <w:sz w:val="24"/>
                          <w:szCs w:val="24"/>
                        </w:rPr>
                        <m:t>x</m:t>
                      </w:del>
                    </m:r>
                  </m:sub>
                  <m:sup>
                    <m:r>
                      <w:del w:id="443" w:author="Microsoft 帐户" w:date="2020-08-30T08:01:00Z">
                        <w:rPr>
                          <w:rFonts w:ascii="Cambria Math" w:eastAsia="宋体" w:hAnsi="Times New Roman" w:cs="Times New Roman"/>
                          <w:sz w:val="24"/>
                          <w:szCs w:val="24"/>
                        </w:rPr>
                        <m:t>A,N</m:t>
                      </w:del>
                    </m:r>
                  </m:sup>
                </m:sSubSup>
              </m:e>
            </m:d>
            <m:r>
              <w:del w:id="444" w:author="Zhen Tan" w:date="2020-08-27T17:14:00Z">
                <w:rPr>
                  <w:rFonts w:ascii="Cambria Math" w:eastAsia="宋体" w:hAnsi="Times New Roman" w:cs="Times New Roman"/>
                  <w:sz w:val="24"/>
                  <w:szCs w:val="24"/>
                </w:rPr>
                <m:t xml:space="preserve">                         </m:t>
              </w:del>
            </m:r>
            <m:r>
              <w:ins w:id="445" w:author="Zhen Tan" w:date="2020-08-27T17:14:00Z">
                <w:rPr>
                  <w:rFonts w:ascii="Cambria Math" w:eastAsia="宋体" w:hAnsi="Times New Roman" w:cs="Times New Roman"/>
                  <w:sz w:val="24"/>
                  <w:szCs w:val="24"/>
                </w:rPr>
                <m:t xml:space="preserve"> </m:t>
              </w:ins>
            </m:r>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del w:id="446" w:author="Microsoft 帐户" w:date="2020-08-30T08:00:00Z">
                    <w:rPr>
                      <w:rFonts w:ascii="Cambria Math" w:eastAsia="宋体" w:hAnsi="Times New Roman" w:cs="Times New Roman"/>
                      <w:b/>
                      <w:i/>
                      <w:sz w:val="24"/>
                      <w:szCs w:val="24"/>
                    </w:rPr>
                  </w:del>
                </m:ctrlPr>
              </m:sSubSupPr>
              <m:e>
                <m:r>
                  <w:del w:id="447" w:author="Microsoft 帐户" w:date="2020-08-30T08:00:00Z">
                    <m:rPr>
                      <m:sty m:val="p"/>
                    </m:rPr>
                    <w:rPr>
                      <w:rFonts w:ascii="Cambria Math" w:eastAsia="宋体" w:hAnsi="Cambria Math" w:cs="Times New Roman" w:hint="eastAsia"/>
                      <w:color w:val="FF0000"/>
                      <w:sz w:val="24"/>
                      <w:szCs w:val="24"/>
                    </w:rPr>
                    <m:t>θ</m:t>
                  </w:del>
                </m:r>
              </m:e>
              <m:sub>
                <m:r>
                  <w:del w:id="448" w:author="Microsoft 帐户" w:date="2020-08-30T08:00:00Z">
                    <m:rPr>
                      <m:sty m:val="b"/>
                    </m:rPr>
                    <w:rPr>
                      <w:rFonts w:ascii="Cambria Math" w:eastAsia="宋体" w:hAnsi="Times New Roman" w:cs="Times New Roman"/>
                      <w:sz w:val="24"/>
                      <w:szCs w:val="24"/>
                    </w:rPr>
                    <m:t>x</m:t>
                  </w:del>
                </m:r>
              </m:sub>
              <m:sup>
                <m:r>
                  <w:del w:id="449" w:author="Microsoft 帐户" w:date="2020-08-30T08:00:00Z">
                    <w:rPr>
                      <w:rFonts w:ascii="Cambria Math" w:eastAsia="宋体" w:hAnsi="Times New Roman" w:cs="Times New Roman"/>
                      <w:sz w:val="24"/>
                      <w:szCs w:val="24"/>
                    </w:rPr>
                    <m:t>E,N</m:t>
                  </w:del>
                </m:r>
              </m:sup>
            </m:sSubSup>
            <m:sSubSup>
              <m:sSubSupPr>
                <m:ctrlPr>
                  <w:ins w:id="450" w:author="Microsoft 帐户" w:date="2020-08-30T08:00:00Z">
                    <w:rPr>
                      <w:rFonts w:ascii="Cambria Math" w:eastAsia="宋体" w:hAnsi="Times New Roman" w:cs="Times New Roman"/>
                      <w:b/>
                      <w:i/>
                      <w:sz w:val="24"/>
                      <w:szCs w:val="24"/>
                    </w:rPr>
                  </w:ins>
                </m:ctrlPr>
              </m:sSubSupPr>
              <m:e>
                <m:r>
                  <w:ins w:id="451" w:author="Microsoft 帐户" w:date="2020-08-30T08:00:00Z">
                    <w:rPr>
                      <w:rFonts w:ascii="Cambria Math" w:eastAsia="宋体" w:hAnsi="Cambria Math" w:cs="Times New Roman"/>
                      <w:sz w:val="24"/>
                      <w:szCs w:val="24"/>
                    </w:rPr>
                    <m:t>θ</m:t>
                  </w:ins>
                </m:r>
              </m:e>
              <m:sub>
                <m:r>
                  <w:ins w:id="452" w:author="Microsoft 帐户" w:date="2020-08-30T08:00:00Z">
                    <m:rPr>
                      <m:sty m:val="b"/>
                    </m:rPr>
                    <w:rPr>
                      <w:rFonts w:ascii="Cambria Math" w:eastAsia="宋体" w:hAnsi="Times New Roman" w:cs="Times New Roman"/>
                      <w:sz w:val="24"/>
                      <w:szCs w:val="24"/>
                    </w:rPr>
                    <m:t>x</m:t>
                  </w:ins>
                </m:r>
              </m:sub>
              <m:sup>
                <m:r>
                  <w:ins w:id="453" w:author="Microsoft 帐户" w:date="2020-08-30T08:00:00Z">
                    <w:rPr>
                      <w:rFonts w:ascii="Cambria Math" w:eastAsia="宋体" w:hAnsi="Times New Roman" w:cs="Times New Roman"/>
                      <w:sz w:val="24"/>
                      <w:szCs w:val="24"/>
                    </w:rPr>
                    <m:t>E,N</m:t>
                  </w:ins>
                </m:r>
              </m:sup>
            </m:sSub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m:rPr>
                    <m:scr m:val="script"/>
                    <m:sty m:val="p"/>
                  </m:rPr>
                  <w:rPr>
                    <w:rFonts w:ascii="Cambria Math" w:hAnsi="Cambria Math" w:cs="Times New Roman"/>
                    <w:sz w:val="24"/>
                    <w:szCs w:val="24"/>
                  </w:rPr>
                  <m:t>E</m:t>
                </m:r>
                <m:ctrlPr>
                  <w:rPr>
                    <w:rFonts w:ascii="Cambria Math" w:hAnsi="Cambria Math" w:cs="Times New Roman"/>
                    <w:iCs/>
                    <w:sz w:val="24"/>
                    <w:szCs w:val="24"/>
                  </w:rPr>
                </m:ctrlPr>
              </m:e>
            </m:d>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r>
              <w:rPr>
                <w:rFonts w:ascii="Cambria Math" w:eastAsia="宋体" w:hAnsi="Cambria Math" w:cs="Times New Roman"/>
                <w:sz w:val="24"/>
                <w:szCs w:val="24"/>
              </w:rPr>
              <m:t xml:space="preserve">        </m:t>
            </m:r>
          </m:e>
        </m:eqArr>
      </m:oMath>
      <w:r w:rsidR="00E67543">
        <w:rPr>
          <w:rFonts w:ascii="Times New Roman" w:hAnsi="Times New Roman" w:cs="Times New Roman"/>
          <w:sz w:val="24"/>
          <w:szCs w:val="24"/>
        </w:rPr>
        <w:t xml:space="preserve">               (11)</w:t>
      </w:r>
    </w:p>
    <w:p w14:paraId="1DA4750C" w14:textId="77777777" w:rsidR="00E67543" w:rsidRPr="00B6213E" w:rsidRDefault="00E67543" w:rsidP="000E065A">
      <w:pPr>
        <w:jc w:val="right"/>
        <w:rPr>
          <w:rFonts w:ascii="Times New Roman" w:hAnsi="Times New Roman" w:cs="Times New Roman"/>
          <w:sz w:val="24"/>
          <w:szCs w:val="24"/>
        </w:rPr>
      </w:pPr>
    </w:p>
    <w:p w14:paraId="492B009C" w14:textId="498E4D91" w:rsidR="00E67543" w:rsidRDefault="00F22D01" w:rsidP="000E065A">
      <w:pPr>
        <w:pStyle w:val="2"/>
        <w:spacing w:before="0"/>
        <w:rPr>
          <w:rFonts w:ascii="Times New Roman" w:hAnsi="Times New Roman" w:cs="Times New Roman"/>
          <w:i/>
          <w:iCs/>
          <w:color w:val="auto"/>
          <w:sz w:val="24"/>
          <w:szCs w:val="24"/>
        </w:rPr>
      </w:pPr>
      <w:r>
        <w:rPr>
          <w:rFonts w:ascii="Times New Roman" w:eastAsiaTheme="minorEastAsia" w:hAnsi="Times New Roman" w:cs="Times New Roman"/>
          <w:i/>
          <w:iCs/>
          <w:color w:val="auto"/>
          <w:sz w:val="24"/>
          <w:szCs w:val="24"/>
        </w:rPr>
        <w:t>4</w:t>
      </w:r>
      <w:r w:rsidR="00E67543" w:rsidRPr="007A4EB5">
        <w:rPr>
          <w:rFonts w:ascii="Times New Roman" w:eastAsiaTheme="minorEastAsia" w:hAnsi="Times New Roman" w:cs="Times New Roman"/>
          <w:i/>
          <w:iCs/>
          <w:color w:val="auto"/>
          <w:sz w:val="24"/>
          <w:szCs w:val="24"/>
        </w:rPr>
        <w:t>.</w:t>
      </w:r>
      <w:r w:rsidR="00E67543">
        <w:rPr>
          <w:rFonts w:ascii="Times New Roman" w:eastAsiaTheme="minorEastAsia" w:hAnsi="Times New Roman" w:cs="Times New Roman"/>
          <w:i/>
          <w:iCs/>
          <w:color w:val="auto"/>
          <w:sz w:val="24"/>
          <w:szCs w:val="24"/>
        </w:rPr>
        <w:t>2</w:t>
      </w:r>
      <w:r w:rsidR="00E67543" w:rsidRPr="007A4EB5">
        <w:rPr>
          <w:color w:val="auto"/>
        </w:rPr>
        <w:t xml:space="preserve"> </w:t>
      </w:r>
      <w:r w:rsidR="00E67543">
        <w:rPr>
          <w:rFonts w:ascii="Times New Roman" w:hAnsi="Times New Roman" w:cs="Times New Roman" w:hint="eastAsia"/>
          <w:i/>
          <w:iCs/>
          <w:color w:val="auto"/>
          <w:sz w:val="24"/>
          <w:szCs w:val="24"/>
        </w:rPr>
        <w:t>Parametric</w:t>
      </w:r>
      <w:r w:rsidR="00E67543">
        <w:rPr>
          <w:rFonts w:ascii="Times New Roman" w:hAnsi="Times New Roman" w:cs="Times New Roman"/>
          <w:i/>
          <w:iCs/>
          <w:color w:val="auto"/>
          <w:sz w:val="24"/>
          <w:szCs w:val="24"/>
        </w:rPr>
        <w:t xml:space="preserve"> belief on model parameters</w:t>
      </w:r>
    </w:p>
    <w:p w14:paraId="11C343CE" w14:textId="7342930F" w:rsidR="00E67543" w:rsidRPr="004D4DA5" w:rsidRDefault="00F22D01" w:rsidP="000E065A">
      <w:pPr>
        <w:pStyle w:val="3"/>
        <w:rPr>
          <w:rFonts w:ascii="Times New Roman" w:eastAsiaTheme="minorEastAsia" w:hAnsi="Times New Roman" w:cs="Times New Roman"/>
          <w:color w:val="auto"/>
          <w:kern w:val="2"/>
        </w:rPr>
      </w:pPr>
      <w:r>
        <w:rPr>
          <w:rFonts w:ascii="Times New Roman" w:eastAsiaTheme="minorEastAsia" w:hAnsi="Times New Roman" w:cs="Times New Roman"/>
          <w:color w:val="auto"/>
          <w:kern w:val="2"/>
        </w:rPr>
        <w:t>4</w:t>
      </w:r>
      <w:r w:rsidR="00E67543" w:rsidRPr="004D4DA5">
        <w:rPr>
          <w:rFonts w:ascii="Times New Roman" w:eastAsiaTheme="minorEastAsia" w:hAnsi="Times New Roman" w:cs="Times New Roman"/>
          <w:color w:val="auto"/>
          <w:kern w:val="2"/>
        </w:rPr>
        <w:t>.2.1</w:t>
      </w:r>
      <w:r w:rsidR="00E67543">
        <w:rPr>
          <w:rFonts w:ascii="Times New Roman" w:eastAsiaTheme="minorEastAsia" w:hAnsi="Times New Roman" w:cs="Times New Roman"/>
          <w:color w:val="auto"/>
          <w:kern w:val="2"/>
        </w:rPr>
        <w:t xml:space="preserve"> </w:t>
      </w:r>
      <w:r w:rsidR="00E67543">
        <w:rPr>
          <w:rFonts w:ascii="Times New Roman" w:eastAsiaTheme="minorEastAsia" w:hAnsi="Times New Roman" w:cs="Times New Roman" w:hint="eastAsia"/>
          <w:color w:val="auto"/>
          <w:kern w:val="2"/>
        </w:rPr>
        <w:t>Parametric</w:t>
      </w:r>
      <w:r w:rsidR="00E67543">
        <w:rPr>
          <w:rFonts w:ascii="Times New Roman" w:eastAsiaTheme="minorEastAsia" w:hAnsi="Times New Roman" w:cs="Times New Roman"/>
          <w:color w:val="auto"/>
          <w:kern w:val="2"/>
        </w:rPr>
        <w:t xml:space="preserve"> belief on the mean vector</w:t>
      </w:r>
    </w:p>
    <w:p w14:paraId="0B0CF53B" w14:textId="25C75388" w:rsidR="00E67543" w:rsidRDefault="00E67543" w:rsidP="000E065A">
      <w:pPr>
        <w:rPr>
          <w:rFonts w:ascii="Times New Roman" w:hAnsi="Times New Roman" w:cs="Times New Roman"/>
          <w:bCs/>
          <w:sz w:val="24"/>
          <w:szCs w:val="24"/>
        </w:rPr>
      </w:pPr>
      <w:r>
        <w:rPr>
          <w:rFonts w:ascii="Times New Roman" w:hAnsi="Times New Roman" w:cs="Times New Roman"/>
          <w:sz w:val="24"/>
          <w:szCs w:val="24"/>
        </w:rPr>
        <w:t xml:space="preserve">It is generally not convenient to work with a high dimensional </w:t>
      </w:r>
      <w:proofErr w:type="spellStart"/>
      <w:r>
        <w:rPr>
          <w:rFonts w:ascii="Times New Roman" w:hAnsi="Times New Roman" w:cs="Times New Roman"/>
          <w:sz w:val="24"/>
          <w:szCs w:val="24"/>
        </w:rPr>
        <w:t>Guanssian</w:t>
      </w:r>
      <w:proofErr w:type="spellEnd"/>
      <w:r>
        <w:rPr>
          <w:rFonts w:ascii="Times New Roman" w:hAnsi="Times New Roman" w:cs="Times New Roman"/>
          <w:sz w:val="24"/>
          <w:szCs w:val="24"/>
        </w:rPr>
        <w:t xml:space="preserve"> distribution, when such distribution information are used in the learning algorithm for sampling decisions (e.g., the sampling policy that we will discuss in </w:t>
      </w:r>
      <w:r>
        <w:rPr>
          <w:rFonts w:ascii="Times New Roman" w:hAnsi="Times New Roman" w:cs="Times New Roman"/>
          <w:color w:val="333333"/>
          <w:sz w:val="24"/>
          <w:szCs w:val="24"/>
          <w:shd w:val="clear" w:color="auto" w:fill="FFFFFF"/>
        </w:rPr>
        <w:t xml:space="preserve">Section 3.3). </w:t>
      </w:r>
      <w:r>
        <w:rPr>
          <w:rFonts w:ascii="Times New Roman" w:hAnsi="Times New Roman" w:cs="Times New Roman" w:hint="eastAsia"/>
          <w:sz w:val="24"/>
          <w:szCs w:val="24"/>
        </w:rPr>
        <w:t>For</w:t>
      </w:r>
      <w:r>
        <w:rPr>
          <w:rFonts w:ascii="Times New Roman" w:hAnsi="Times New Roman" w:cs="Times New Roman"/>
          <w:sz w:val="24"/>
          <w:szCs w:val="24"/>
        </w:rPr>
        <w:t xml:space="preserve"> NSTPU, </w:t>
      </w:r>
      <w:commentRangeStart w:id="454"/>
      <w:r>
        <w:rPr>
          <w:rFonts w:ascii="Times New Roman" w:hAnsi="Times New Roman" w:cs="Times New Roman"/>
          <w:sz w:val="24"/>
          <w:szCs w:val="24"/>
        </w:rPr>
        <w:t xml:space="preserve">we note that the number of signal timing plan (i.e., </w:t>
      </w:r>
      <w:r>
        <w:rPr>
          <w:rFonts w:ascii="Times New Roman" w:hAnsi="Times New Roman" w:cs="Times New Roman"/>
          <w:i/>
          <w:iCs/>
          <w:sz w:val="24"/>
          <w:szCs w:val="24"/>
        </w:rPr>
        <w:t>K</w:t>
      </w:r>
      <w:r>
        <w:rPr>
          <w:rFonts w:ascii="Times New Roman" w:hAnsi="Times New Roman" w:cs="Times New Roman"/>
          <w:sz w:val="24"/>
          <w:szCs w:val="24"/>
        </w:rPr>
        <w:t>)</w:t>
      </w:r>
      <w:commentRangeEnd w:id="454"/>
      <w:r w:rsidR="00E62FA1">
        <w:rPr>
          <w:rStyle w:val="afd"/>
        </w:rPr>
        <w:commentReference w:id="454"/>
      </w:r>
      <w:r>
        <w:rPr>
          <w:rFonts w:ascii="Times New Roman" w:hAnsi="Times New Roman" w:cs="Times New Roman"/>
          <w:sz w:val="24"/>
          <w:szCs w:val="24"/>
        </w:rPr>
        <w:t xml:space="preserve"> can be very large. For example, consider a traffic network with only three intersections, each has only two phases whose green time ra</w:t>
      </w:r>
      <w:r w:rsidR="000E695D">
        <w:rPr>
          <w:rFonts w:ascii="Times New Roman" w:hAnsi="Times New Roman" w:cs="Times New Roman"/>
          <w:sz w:val="24"/>
          <w:szCs w:val="24"/>
        </w:rPr>
        <w:t>nges from 21 to 40 seconds, then</w:t>
      </w:r>
      <w:r>
        <w:rPr>
          <w:rFonts w:ascii="Times New Roman" w:hAnsi="Times New Roman" w:cs="Times New Roman"/>
          <w:sz w:val="24"/>
          <w:szCs w:val="24"/>
        </w:rPr>
        <w:t xml:space="preserve"> we have </w:t>
      </w:r>
      <m:oMath>
        <m:r>
          <w:rPr>
            <w:rFonts w:ascii="Cambria Math" w:eastAsia="宋体" w:hAnsi="Cambria Math" w:cs="Times New Roman"/>
            <w:sz w:val="24"/>
            <w:szCs w:val="24"/>
          </w:rPr>
          <m:t>K</m:t>
        </m:r>
        <m:sSup>
          <m:sSupPr>
            <m:ctrlPr>
              <w:rPr>
                <w:rFonts w:ascii="Cambria Math" w:eastAsia="宋体" w:hAnsi="Cambria Math" w:cs="Times New Roman"/>
                <w:iCs/>
                <w:sz w:val="24"/>
                <w:szCs w:val="24"/>
              </w:rPr>
            </m:ctrlPr>
          </m:sSupPr>
          <m:e>
            <m:sSup>
              <m:sSupPr>
                <m:ctrlPr>
                  <w:rPr>
                    <w:rFonts w:ascii="Cambria Math" w:eastAsia="宋体" w:hAnsi="Cambria Math" w:cs="Times New Roman"/>
                    <w:b/>
                    <w:bCs/>
                    <w:iCs/>
                    <w:sz w:val="24"/>
                    <w:szCs w:val="24"/>
                  </w:rPr>
                </m:ctrlPr>
              </m:sSupPr>
              <m:e>
                <m:r>
                  <w:rPr>
                    <w:rFonts w:ascii="Cambria Math" w:eastAsia="宋体" w:hAnsi="Cambria Math" w:cs="Times New Roman"/>
                    <w:sz w:val="24"/>
                    <w:szCs w:val="24"/>
                  </w:rPr>
                  <m:t>=(20</m:t>
                </m:r>
              </m:e>
              <m:sup>
                <m:r>
                  <m:rPr>
                    <m:sty m:val="bi"/>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e>
          <m:sup>
            <m:r>
              <w:rPr>
                <w:rFonts w:ascii="Cambria Math" w:eastAsia="宋体" w:hAnsi="Cambria Math" w:cs="Times New Roman"/>
                <w:sz w:val="24"/>
                <w:szCs w:val="24"/>
              </w:rPr>
              <m:t>3</m:t>
            </m:r>
          </m:sup>
        </m:sSup>
        <m:r>
          <w:rPr>
            <w:rFonts w:ascii="Cambria Math" w:eastAsia="宋体" w:hAnsi="Cambria Math" w:cs="Times New Roman"/>
            <w:sz w:val="24"/>
            <w:szCs w:val="24"/>
          </w:rPr>
          <m:t>=</m:t>
        </m:r>
        <m:sSup>
          <m:sSupPr>
            <m:ctrlPr>
              <w:rPr>
                <w:rFonts w:ascii="Cambria Math" w:eastAsia="宋体" w:hAnsi="Cambria Math" w:cs="Times New Roman"/>
                <w:b/>
                <w:bCs/>
                <w:iCs/>
                <w:sz w:val="24"/>
                <w:szCs w:val="24"/>
              </w:rPr>
            </m:ctrlPr>
          </m:sSupPr>
          <m:e>
            <m:r>
              <w:rPr>
                <w:rFonts w:ascii="Cambria Math" w:eastAsia="宋体" w:hAnsi="Cambria Math" w:cs="Times New Roman"/>
                <w:sz w:val="24"/>
                <w:szCs w:val="24"/>
              </w:rPr>
              <m:t>20</m:t>
            </m:r>
          </m:e>
          <m:sup>
            <m:r>
              <m:rPr>
                <m:sty m:val="bi"/>
              </m:rPr>
              <w:rPr>
                <w:rFonts w:ascii="Cambria Math" w:eastAsia="宋体" w:hAnsi="Cambria Math" w:cs="Times New Roman"/>
                <w:sz w:val="24"/>
                <w:szCs w:val="24"/>
              </w:rPr>
              <m:t>6</m:t>
            </m:r>
          </m:sup>
        </m:sSup>
      </m:oMath>
      <w:r>
        <w:rPr>
          <w:rFonts w:ascii="Times New Roman" w:hAnsi="Times New Roman" w:cs="Times New Roman"/>
          <w:bCs/>
          <w:sz w:val="24"/>
          <w:szCs w:val="24"/>
        </w:rPr>
        <w:t xml:space="preserve">, which is 64 million, a number that is already prohibitive for normal computation. </w:t>
      </w:r>
    </w:p>
    <w:p w14:paraId="0B287F2D" w14:textId="77777777" w:rsidR="00E67543" w:rsidRDefault="00E67543" w:rsidP="000E065A">
      <w:pPr>
        <w:rPr>
          <w:rFonts w:ascii="Times New Roman" w:hAnsi="Times New Roman" w:cs="Times New Roman"/>
          <w:bCs/>
          <w:sz w:val="24"/>
          <w:szCs w:val="24"/>
        </w:rPr>
      </w:pPr>
    </w:p>
    <w:p w14:paraId="2BA3914E" w14:textId="77777777" w:rsidR="00E67543" w:rsidRPr="001902D8" w:rsidRDefault="00E67543" w:rsidP="000E065A">
      <w:pPr>
        <w:rPr>
          <w:rFonts w:ascii="Times New Roman" w:hAnsi="Times New Roman" w:cs="Times New Roman"/>
          <w:bCs/>
          <w:sz w:val="24"/>
          <w:szCs w:val="24"/>
        </w:rPr>
      </w:pPr>
      <w:r>
        <w:rPr>
          <w:rFonts w:ascii="Times New Roman" w:hAnsi="Times New Roman" w:cs="Times New Roman"/>
          <w:bCs/>
          <w:sz w:val="24"/>
          <w:szCs w:val="24"/>
        </w:rPr>
        <w:t xml:space="preserve">To this end, we seek proper parametric belief model to </w:t>
      </w:r>
      <w:r w:rsidRPr="00BA026D">
        <w:rPr>
          <w:rFonts w:ascii="Times New Roman" w:hAnsi="Times New Roman" w:cs="Times New Roman"/>
          <w:bCs/>
          <w:color w:val="FF0000"/>
          <w:sz w:val="24"/>
          <w:szCs w:val="24"/>
        </w:rPr>
        <w:t>r</w:t>
      </w:r>
      <w:commentRangeStart w:id="455"/>
      <w:r w:rsidRPr="00BA026D">
        <w:rPr>
          <w:rFonts w:ascii="Times New Roman" w:hAnsi="Times New Roman" w:cs="Times New Roman"/>
          <w:bCs/>
          <w:color w:val="FF0000"/>
          <w:sz w:val="24"/>
          <w:szCs w:val="24"/>
        </w:rPr>
        <w:t>educe the number of covariates</w:t>
      </w:r>
      <w:commentRangeEnd w:id="455"/>
      <w:r>
        <w:rPr>
          <w:rStyle w:val="afd"/>
        </w:rPr>
        <w:commentReference w:id="455"/>
      </w:r>
      <w:r>
        <w:rPr>
          <w:rFonts w:ascii="Times New Roman" w:hAnsi="Times New Roman" w:cs="Times New Roman"/>
          <w:bCs/>
          <w:sz w:val="24"/>
          <w:szCs w:val="24"/>
        </w:rPr>
        <w:t xml:space="preserve"> in the learning problem. Specifically, we assume that </w:t>
      </w:r>
      <w:r>
        <w:rPr>
          <w:rFonts w:ascii="Times New Roman" w:hAnsi="Times New Roman" w:cs="Times New Roman" w:hint="eastAsia"/>
          <w:bCs/>
          <w:sz w:val="24"/>
          <w:szCs w:val="24"/>
        </w:rPr>
        <w:t>the</w:t>
      </w:r>
      <w:r>
        <w:rPr>
          <w:rFonts w:ascii="Times New Roman" w:hAnsi="Times New Roman" w:cs="Times New Roman"/>
          <w:bCs/>
          <w:sz w:val="24"/>
          <w:szCs w:val="24"/>
        </w:rPr>
        <w:t xml:space="preserve"> underlying mean of any solution </w:t>
      </w:r>
      <w:r>
        <w:rPr>
          <w:rFonts w:ascii="Times New Roman" w:hAnsi="Times New Roman" w:cs="Times New Roman"/>
          <w:b/>
          <w:sz w:val="24"/>
          <w:szCs w:val="24"/>
        </w:rPr>
        <w:t xml:space="preserve">x </w:t>
      </w:r>
      <w:r>
        <w:rPr>
          <w:rFonts w:ascii="Times New Roman" w:hAnsi="Times New Roman" w:cs="Times New Roman"/>
          <w:bCs/>
          <w:sz w:val="24"/>
          <w:szCs w:val="24"/>
        </w:rPr>
        <w:t xml:space="preserve">is a linear combination of a set of </w:t>
      </w:r>
      <w:proofErr w:type="spellStart"/>
      <w:r>
        <w:rPr>
          <w:rFonts w:ascii="Times New Roman" w:hAnsi="Times New Roman" w:cs="Times New Roman"/>
          <w:bCs/>
          <w:sz w:val="24"/>
          <w:szCs w:val="24"/>
        </w:rPr>
        <w:t>basis</w:t>
      </w:r>
      <w:proofErr w:type="spellEnd"/>
      <w:r>
        <w:rPr>
          <w:rFonts w:ascii="Times New Roman" w:hAnsi="Times New Roman" w:cs="Times New Roman"/>
          <w:bCs/>
          <w:sz w:val="24"/>
          <w:szCs w:val="24"/>
        </w:rPr>
        <w:t xml:space="preserve"> functions (or feature functions) of </w:t>
      </w:r>
      <w:r>
        <w:rPr>
          <w:rFonts w:ascii="Times New Roman" w:hAnsi="Times New Roman" w:cs="Times New Roman"/>
          <w:b/>
          <w:sz w:val="24"/>
          <w:szCs w:val="24"/>
        </w:rPr>
        <w:t xml:space="preserve">x </w:t>
      </w:r>
      <w:r>
        <w:rPr>
          <w:rFonts w:ascii="Times New Roman" w:hAnsi="Times New Roman" w:cs="Times New Roman"/>
          <w:bCs/>
          <w:sz w:val="24"/>
          <w:szCs w:val="24"/>
        </w:rPr>
        <w:t xml:space="preserve">plus a deviation term, i.e., we have </w:t>
      </w:r>
    </w:p>
    <w:p w14:paraId="3D0A1A67" w14:textId="7457E540" w:rsidR="00E67543" w:rsidRPr="00D1717D" w:rsidRDefault="009363F8" w:rsidP="000E065A">
      <w:pPr>
        <w:jc w:val="right"/>
        <w:rPr>
          <w:rFonts w:ascii="Times New Roman" w:hAnsi="Times New Roman" w:cs="Times New Roman"/>
          <w:bCs/>
          <w:sz w:val="24"/>
          <w:szCs w:val="24"/>
        </w:rPr>
      </w:pP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m:rPr>
            <m:sty m:val="p"/>
          </m:rPr>
          <w:rPr>
            <w:rFonts w:ascii="Cambria Math" w:hAnsi="Times New Roman" w:cs="Times New Roman"/>
            <w:sz w:val="24"/>
            <w:szCs w:val="24"/>
          </w:rPr>
          <m:t>,</m:t>
        </m:r>
        <w:commentRangeStart w:id="456"/>
        <w:commentRangeStart w:id="457"/>
        <m:r>
          <m:rPr>
            <m:sty m:val="p"/>
          </m:rPr>
          <w:rPr>
            <w:rFonts w:ascii="Cambria Math" w:hAnsi="Times New Roman" w:cs="Times New Roman"/>
            <w:sz w:val="24"/>
            <w:szCs w:val="24"/>
          </w:rPr>
          <m:t xml:space="preserve">  </m:t>
        </m:r>
        <m:r>
          <w:rPr>
            <w:rFonts w:ascii="Cambria Math" w:eastAsia="宋体" w:hAnsi="Cambria Math" w:cs="Times New Roman"/>
            <w:sz w:val="24"/>
            <w:szCs w:val="24"/>
          </w:rPr>
          <m:t>i</m:t>
        </m:r>
        <m:r>
          <w:del w:id="458" w:author="Zhen Tan" w:date="2020-08-27T17:17:00Z">
            <w:rPr>
              <w:rFonts w:ascii="Cambria Math" w:eastAsia="宋体" w:hAnsi="Cambria Math" w:cs="Times New Roman"/>
              <w:sz w:val="24"/>
              <w:szCs w:val="24"/>
            </w:rPr>
            <m:t>∈{</m:t>
          </w:del>
        </m:r>
        <m:r>
          <w:ins w:id="459" w:author="Zhen Tan" w:date="2020-08-27T17:17:00Z">
            <w:rPr>
              <w:rFonts w:ascii="Cambria Math" w:eastAsia="宋体" w:hAnsi="Cambria Math" w:cs="Times New Roman"/>
              <w:sz w:val="24"/>
              <w:szCs w:val="24"/>
            </w:rPr>
            <m:t>=</m:t>
          </w:ins>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del w:id="460" w:author="Zhen Tan" w:date="2020-08-27T17:17:00Z">
            <w:rPr>
              <w:rFonts w:ascii="Cambria Math" w:eastAsia="宋体" w:hAnsi="Cambria Math" w:cs="Times New Roman"/>
              <w:sz w:val="24"/>
              <w:szCs w:val="24"/>
            </w:rPr>
            <m:t>}</m:t>
          </w:del>
        </m:r>
        <w:commentRangeEnd w:id="456"/>
        <m:r>
          <w:del w:id="461" w:author="Zhen Tan" w:date="2020-08-27T17:17:00Z">
            <m:rPr>
              <m:sty m:val="p"/>
            </m:rPr>
            <w:rPr>
              <w:rStyle w:val="afd"/>
            </w:rPr>
            <w:commentReference w:id="456"/>
          </w:del>
        </m:r>
        <w:commentRangeEnd w:id="457"/>
        <m:r>
          <w:del w:id="462" w:author="Zhen Tan" w:date="2020-08-27T17:17:00Z">
            <m:rPr>
              <m:sty m:val="p"/>
            </m:rPr>
            <w:rPr>
              <w:rStyle w:val="afd"/>
            </w:rPr>
            <w:commentReference w:id="457"/>
          </w:del>
        </m:r>
        <m:r>
          <w:rPr>
            <w:rFonts w:ascii="Cambria Math" w:eastAsia="宋体" w:hAnsi="Cambria Math" w:cs="Times New Roman"/>
            <w:sz w:val="24"/>
            <w:szCs w:val="24"/>
          </w:rPr>
          <m:t>,</m:t>
        </m:r>
      </m:oMath>
      <w:r w:rsidR="00E67543">
        <w:rPr>
          <w:rFonts w:ascii="Times New Roman" w:hAnsi="Times New Roman" w:cs="Times New Roman"/>
          <w:iCs/>
          <w:sz w:val="24"/>
          <w:szCs w:val="24"/>
        </w:rPr>
        <w:t xml:space="preserve">         </w:t>
      </w:r>
      <w:r w:rsidR="00E67543">
        <w:rPr>
          <w:rFonts w:ascii="Times New Roman" w:hAnsi="Times New Roman" w:cs="Times New Roman"/>
          <w:b/>
          <w:sz w:val="24"/>
          <w:szCs w:val="24"/>
        </w:rPr>
        <w:t xml:space="preserve">              </w:t>
      </w:r>
      <w:r w:rsidR="00E67543">
        <w:rPr>
          <w:rFonts w:ascii="Times New Roman" w:hAnsi="Times New Roman" w:cs="Times New Roman"/>
          <w:bCs/>
          <w:sz w:val="24"/>
          <w:szCs w:val="24"/>
        </w:rPr>
        <w:t>(12a)</w:t>
      </w:r>
    </w:p>
    <w:p w14:paraId="47A3BCAE" w14:textId="6B02BF29" w:rsidR="00E67543" w:rsidRPr="00E70D20" w:rsidRDefault="00E67543" w:rsidP="000E065A">
      <w:pPr>
        <w:rPr>
          <w:rFonts w:ascii="Times New Roman" w:hAnsi="Times New Roman" w:cs="Times New Roman"/>
          <w:bCs/>
          <w:sz w:val="24"/>
          <w:szCs w:val="24"/>
        </w:rPr>
      </w:pPr>
      <w:r>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is the </w:t>
      </w:r>
      <w:r>
        <w:rPr>
          <w:rFonts w:ascii="Times New Roman" w:hAnsi="Times New Roman" w:cs="Times New Roman"/>
          <w:bCs/>
          <w:i/>
          <w:iCs/>
          <w:sz w:val="24"/>
          <w:szCs w:val="24"/>
        </w:rPr>
        <w:t>j</w:t>
      </w:r>
      <w:r>
        <w:rPr>
          <w:rFonts w:ascii="Times New Roman" w:hAnsi="Times New Roman" w:cs="Times New Roman"/>
          <w:bCs/>
          <w:sz w:val="24"/>
          <w:szCs w:val="24"/>
        </w:rPr>
        <w:t>-</w:t>
      </w:r>
      <w:proofErr w:type="spellStart"/>
      <w:r>
        <w:rPr>
          <w:rFonts w:ascii="Times New Roman" w:hAnsi="Times New Roman" w:cs="Times New Roman"/>
          <w:bCs/>
          <w:sz w:val="24"/>
          <w:szCs w:val="24"/>
        </w:rPr>
        <w:t>th</w:t>
      </w:r>
      <w:proofErr w:type="spellEnd"/>
      <w:r>
        <w:rPr>
          <w:rFonts w:ascii="Times New Roman" w:hAnsi="Times New Roman" w:cs="Times New Roman"/>
          <w:bCs/>
          <w:sz w:val="24"/>
          <w:szCs w:val="24"/>
        </w:rPr>
        <w:t xml:space="preserve"> deterministic basis function for evaluation index </w:t>
      </w:r>
      <w:proofErr w:type="spellStart"/>
      <w:r>
        <w:rPr>
          <w:rFonts w:ascii="Times New Roman" w:hAnsi="Times New Roman" w:cs="Times New Roman"/>
          <w:bCs/>
          <w:i/>
          <w:iCs/>
          <w:sz w:val="24"/>
          <w:szCs w:val="24"/>
        </w:rPr>
        <w:t>i</w:t>
      </w:r>
      <w:proofErr w:type="spellEnd"/>
      <w:r>
        <w:rPr>
          <w:rFonts w:ascii="Times New Roman" w:hAnsi="Times New Roman" w:cs="Times New Roman"/>
          <w:bCs/>
          <w:sz w:val="24"/>
          <w:szCs w:val="24"/>
        </w:rPr>
        <w:t xml:space="preserve">, and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is the number of basis function</w:t>
      </w:r>
      <w:r>
        <w:rPr>
          <w:rFonts w:ascii="Times New Roman" w:hAnsi="Times New Roman" w:cs="Times New Roman" w:hint="eastAsia"/>
          <w:bCs/>
          <w:sz w:val="24"/>
          <w:szCs w:val="24"/>
        </w:rPr>
        <w:t>s</w:t>
      </w:r>
      <w:r>
        <w:rPr>
          <w:rFonts w:ascii="Times New Roman" w:hAnsi="Times New Roman" w:cs="Times New Roman"/>
          <w:bCs/>
          <w:sz w:val="24"/>
          <w:szCs w:val="24"/>
        </w:rPr>
        <w:t xml:space="preserve"> used for evaluation index </w:t>
      </w:r>
      <w:proofErr w:type="spellStart"/>
      <w:r>
        <w:rPr>
          <w:rFonts w:ascii="Times New Roman" w:hAnsi="Times New Roman" w:cs="Times New Roman"/>
          <w:bCs/>
          <w:i/>
          <w:iCs/>
          <w:sz w:val="24"/>
          <w:szCs w:val="24"/>
        </w:rPr>
        <w:t>i</w:t>
      </w:r>
      <w:proofErr w:type="spellEnd"/>
      <w:r>
        <w:rPr>
          <w:rFonts w:ascii="Times New Roman" w:hAnsi="Times New Roman" w:cs="Times New Roman"/>
          <w:bCs/>
          <w:sz w:val="24"/>
          <w:szCs w:val="24"/>
        </w:rPr>
        <w:t xml:space="preserve">. The scalar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represents the marginal contribution of the basis function value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Pr>
          <w:rFonts w:ascii="Times New Roman" w:hAnsi="Times New Roman" w:cs="Times New Roman"/>
          <w:bCs/>
          <w:sz w:val="24"/>
          <w:szCs w:val="24"/>
        </w:rPr>
        <w:t xml:space="preserve"> to the </w:t>
      </w:r>
      <w:r w:rsidRPr="0095730C">
        <w:rPr>
          <w:rFonts w:ascii="Times New Roman" w:hAnsi="Times New Roman" w:cs="Times New Roman"/>
          <w:bCs/>
          <w:sz w:val="24"/>
          <w:szCs w:val="24"/>
          <w:highlight w:val="yellow"/>
        </w:rPr>
        <w:t>mean</w:t>
      </w:r>
      <w:r w:rsidR="0095730C" w:rsidRPr="0095730C">
        <w:rPr>
          <w:rFonts w:ascii="Times New Roman" w:hAnsi="Times New Roman" w:cs="Times New Roman"/>
          <w:bCs/>
          <w:sz w:val="24"/>
          <w:szCs w:val="24"/>
          <w:highlight w:val="yellow"/>
        </w:rPr>
        <w:t>s</w:t>
      </w:r>
      <w:r w:rsidRPr="0095730C">
        <w:rPr>
          <w:rFonts w:ascii="Times New Roman" w:hAnsi="Times New Roman" w:cs="Times New Roman"/>
          <w:bCs/>
          <w:sz w:val="24"/>
          <w:szCs w:val="24"/>
          <w:highlight w:val="yellow"/>
        </w:rPr>
        <w:t xml:space="preserve"> of the evaluation indices</w:t>
      </w:r>
      <w:r>
        <w:rPr>
          <w:rFonts w:ascii="Times New Roman" w:hAnsi="Times New Roman" w:cs="Times New Roman"/>
          <w:bCs/>
          <w:sz w:val="24"/>
          <w:szCs w:val="24"/>
        </w:rPr>
        <w:t xml:space="preserve"> for the same solution, </w:t>
      </w:r>
      <m:oMath>
        <m:sSubSup>
          <m:sSubSupPr>
            <m:ctrlPr>
              <w:rPr>
                <w:rFonts w:ascii="Cambria Math" w:eastAsia="宋体" w:hAnsi="Times New Roman" w:cs="Times New Roman"/>
                <w:b/>
                <w:i/>
                <w:sz w:val="24"/>
                <w:szCs w:val="24"/>
              </w:rPr>
            </m:ctrlPr>
          </m:sSubSupPr>
          <m:e>
            <m:r>
              <w:ins w:id="463" w:author="Zhen Tan" w:date="2020-08-27T17:16:00Z">
                <w:rPr>
                  <w:rFonts w:ascii="Cambria Math" w:eastAsia="宋体" w:hAnsi="Cambria Math" w:cs="Times New Roman" w:hint="eastAsia"/>
                  <w:sz w:val="24"/>
                  <w:szCs w:val="24"/>
                </w:rPr>
                <m:t>μ</m:t>
              </w:ins>
            </m:r>
            <m:r>
              <w:del w:id="464" w:author="Zhen Tan" w:date="2020-08-27T17:16:00Z">
                <w:rPr>
                  <w:rFonts w:ascii="Cambria Math" w:eastAsia="Cambria Math" w:hAnsi="Cambria Math" w:cs="Cambria Math"/>
                  <w:sz w:val="24"/>
                  <w:szCs w:val="24"/>
                  <w:rPrChange w:id="465" w:author="Zhen Tan" w:date="2020-08-27T17:16:00Z">
                    <w:rPr>
                      <w:rFonts w:ascii="Cambria Math" w:hAnsi="Cambria Math" w:cs="Times New Roman"/>
                      <w:sz w:val="24"/>
                      <w:szCs w:val="24"/>
                    </w:rPr>
                  </w:rPrChange>
                </w:rPr>
                <m:t>μ</m:t>
              </w:del>
            </m:r>
            <w:commentRangeStart w:id="466"/>
            <w:commentRangeStart w:id="467"/>
            <w:commentRangeEnd w:id="466"/>
            <m:r>
              <w:del w:id="468" w:author="Zhen Tan" w:date="2020-08-27T17:16:00Z">
                <w:rPr>
                  <w:rFonts w:ascii="Cambria Math" w:eastAsia="Cambria Math" w:hAnsi="Cambria Math" w:cs="Cambria Math"/>
                  <w:i/>
                  <w:sz w:val="24"/>
                  <w:szCs w:val="24"/>
                  <w:rPrChange w:id="469" w:author="Zhen Tan" w:date="2020-08-27T17:16:00Z">
                    <w:rPr>
                      <w:rStyle w:val="afd"/>
                    </w:rPr>
                  </w:rPrChange>
                </w:rPr>
                <w:commentReference w:id="466"/>
              </w:del>
            </m:r>
            <w:commentRangeEnd w:id="467"/>
            <m:r>
              <w:del w:id="470" w:author="Zhen Tan" w:date="2020-08-27T17:16:00Z">
                <w:rPr>
                  <w:rFonts w:ascii="Cambria Math" w:eastAsia="Cambria Math" w:hAnsi="Cambria Math" w:cs="Cambria Math"/>
                  <w:i/>
                  <w:sz w:val="24"/>
                  <w:szCs w:val="24"/>
                  <w:rPrChange w:id="471" w:author="Zhen Tan" w:date="2020-08-27T17:16:00Z">
                    <w:rPr>
                      <w:rStyle w:val="afd"/>
                    </w:rPr>
                  </w:rPrChange>
                </w:rPr>
                <w:commentReference w:id="467"/>
              </w:del>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is the deviation term. Thus </w:t>
      </w:r>
      <w:commentRangeStart w:id="472"/>
      <w:r w:rsidRPr="00BA026D">
        <w:rPr>
          <w:rFonts w:ascii="Times New Roman" w:hAnsi="Times New Roman" w:cs="Times New Roman"/>
          <w:bCs/>
          <w:color w:val="FF0000"/>
          <w:sz w:val="24"/>
          <w:szCs w:val="24"/>
        </w:rPr>
        <w:t>(1</w:t>
      </w:r>
      <w:r>
        <w:rPr>
          <w:rFonts w:ascii="Times New Roman" w:hAnsi="Times New Roman" w:cs="Times New Roman"/>
          <w:bCs/>
          <w:color w:val="FF0000"/>
          <w:sz w:val="24"/>
          <w:szCs w:val="24"/>
        </w:rPr>
        <w:t>2a</w:t>
      </w:r>
      <w:r w:rsidRPr="00BA026D">
        <w:rPr>
          <w:rFonts w:ascii="Times New Roman" w:hAnsi="Times New Roman" w:cs="Times New Roman"/>
          <w:bCs/>
          <w:color w:val="FF0000"/>
          <w:sz w:val="24"/>
          <w:szCs w:val="24"/>
        </w:rPr>
        <w:t xml:space="preserve">) </w:t>
      </w:r>
      <w:commentRangeEnd w:id="472"/>
      <w:r>
        <w:rPr>
          <w:rStyle w:val="afd"/>
        </w:rPr>
        <w:commentReference w:id="472"/>
      </w:r>
      <w:r w:rsidRPr="00BA026D">
        <w:rPr>
          <w:rFonts w:ascii="Times New Roman" w:hAnsi="Times New Roman" w:cs="Times New Roman"/>
          <w:bCs/>
          <w:color w:val="FF0000"/>
          <w:sz w:val="24"/>
          <w:szCs w:val="24"/>
        </w:rPr>
        <w:t>assumes</w:t>
      </w:r>
      <w:r>
        <w:rPr>
          <w:rFonts w:ascii="Times New Roman" w:hAnsi="Times New Roman" w:cs="Times New Roman"/>
          <w:bCs/>
          <w:sz w:val="24"/>
          <w:szCs w:val="24"/>
        </w:rPr>
        <w:t xml:space="preserve"> that the underlying mean of each evaluation index for a certain signal plan can be written as a linear combination of a series of </w:t>
      </w:r>
      <w:proofErr w:type="spellStart"/>
      <w:r>
        <w:rPr>
          <w:rFonts w:ascii="Times New Roman" w:hAnsi="Times New Roman" w:cs="Times New Roman"/>
          <w:bCs/>
          <w:sz w:val="24"/>
          <w:szCs w:val="24"/>
        </w:rPr>
        <w:t>basis</w:t>
      </w:r>
      <w:proofErr w:type="spellEnd"/>
      <w:r>
        <w:rPr>
          <w:rFonts w:ascii="Times New Roman" w:hAnsi="Times New Roman" w:cs="Times New Roman"/>
          <w:bCs/>
          <w:sz w:val="24"/>
          <w:szCs w:val="24"/>
        </w:rPr>
        <w:t xml:space="preserve"> functions with respect to the very signal plan plus a specific deviation term. Let column vectors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m:sSup>
          <m:sSupPr>
            <m:ctrlPr>
              <w:rPr>
                <w:rFonts w:ascii="Cambria Math" w:eastAsia="宋体" w:hAnsi="Times New Roman" w:cs="Times New Roman"/>
                <w:i/>
                <w:sz w:val="24"/>
                <w:szCs w:val="24"/>
              </w:rPr>
            </m:ctrlPr>
          </m:sSupPr>
          <m:e>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e>
          <m:sup>
            <w:commentRangeStart w:id="473"/>
            <w:commentRangeStart w:id="474"/>
            <m:r>
              <m:rPr>
                <m:sty m:val="p"/>
              </m:rPr>
              <w:rPr>
                <w:rFonts w:ascii="Cambria Math" w:eastAsia="宋体" w:hAnsi="Cambria Math" w:cs="Times New Roman"/>
                <w:sz w:val="24"/>
                <w:szCs w:val="24"/>
              </w:rPr>
              <m:t>T</m:t>
            </m:r>
            <w:commentRangeEnd w:id="473"/>
            <m:r>
              <m:rPr>
                <m:sty m:val="p"/>
              </m:rPr>
              <w:rPr>
                <w:rStyle w:val="afd"/>
              </w:rPr>
              <w:commentReference w:id="473"/>
            </m:r>
            <w:commentRangeEnd w:id="474"/>
            <m:r>
              <m:rPr>
                <m:sty m:val="p"/>
              </m:rPr>
              <w:rPr>
                <w:rStyle w:val="afd"/>
              </w:rPr>
              <w:commentReference w:id="474"/>
            </m:r>
          </m:sup>
        </m:sSup>
      </m:oMath>
      <w:r>
        <w:rPr>
          <w:rFonts w:ascii="Times New Roman" w:hAnsi="Times New Roman" w:cs="Times New Roman"/>
          <w:bCs/>
          <w:sz w:val="24"/>
          <w:szCs w:val="24"/>
        </w:rPr>
        <w:t xml:space="preserve"> and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w:commentRangeStart w:id="475"/>
        <w:commentRangeStart w:id="476"/>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w:rPr>
            <w:rFonts w:ascii="Cambria Math" w:eastAsia="宋体" w:hAnsi="Times New Roman" w:cs="Times New Roman"/>
            <w:sz w:val="24"/>
            <w:szCs w:val="24"/>
          </w:rPr>
          <m:t>)</m:t>
        </m:r>
        <w:commentRangeEnd w:id="475"/>
        <m:r>
          <m:rPr>
            <m:sty m:val="p"/>
          </m:rPr>
          <w:rPr>
            <w:rStyle w:val="afd"/>
          </w:rPr>
          <w:commentReference w:id="475"/>
        </m:r>
        <w:commentRangeEnd w:id="476"/>
        <m:r>
          <m:rPr>
            <m:sty m:val="p"/>
          </m:rPr>
          <w:rPr>
            <w:rStyle w:val="afd"/>
          </w:rPr>
          <w:commentReference w:id="476"/>
        </m:r>
      </m:oMath>
      <w:r>
        <w:rPr>
          <w:rFonts w:ascii="Times New Roman" w:hAnsi="Times New Roman" w:cs="Times New Roman"/>
          <w:bCs/>
          <w:sz w:val="24"/>
          <w:szCs w:val="24"/>
        </w:rPr>
        <w:t xml:space="preserve">, and let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color w:val="333333"/>
          <w:sz w:val="24"/>
          <w:szCs w:val="24"/>
          <w:shd w:val="clear" w:color="auto" w:fill="FFFFFF"/>
        </w:rPr>
        <w:t xml:space="preserve"> </w:t>
      </w:r>
      <w:r>
        <w:rPr>
          <w:rFonts w:ascii="Times New Roman" w:hAnsi="Times New Roman" w:cs="Times New Roman"/>
          <w:bCs/>
          <w:sz w:val="24"/>
          <w:szCs w:val="24"/>
        </w:rPr>
        <w:t>be a</w:t>
      </w:r>
      <w:r w:rsidRPr="00E70D20">
        <w:rPr>
          <w:rFonts w:ascii="Times New Roman" w:hAnsi="Times New Roman" w:cs="Times New Roman"/>
          <w:bCs/>
          <w:sz w:val="24"/>
          <w:szCs w:val="24"/>
        </w:rPr>
        <w:t xml:space="preserve"> </w:t>
      </w:r>
      <w:r>
        <w:rPr>
          <w:rFonts w:ascii="Times New Roman" w:hAnsi="Times New Roman" w:cs="Times New Roman" w:hint="eastAsia"/>
          <w:bCs/>
          <w:i/>
          <w:iCs/>
          <w:sz w:val="24"/>
          <w:szCs w:val="24"/>
        </w:rPr>
        <w:t>K</w:t>
      </w:r>
      <w:r>
        <w:rPr>
          <w:rFonts w:ascii="Times New Roman" w:hAnsi="Times New Roman" w:cs="Times New Roman"/>
          <w:bCs/>
          <w:i/>
          <w:iCs/>
          <w:sz w:val="24"/>
          <w:szCs w:val="24"/>
        </w:rPr>
        <w:t xml:space="preserve"> </w:t>
      </w:r>
      <w:r w:rsidRPr="00E70D20">
        <w:rPr>
          <w:rFonts w:ascii="Times New Roman" w:hAnsi="Times New Roman" w:cs="Times New Roman"/>
          <w:bCs/>
          <w:sz w:val="24"/>
          <w:szCs w:val="24"/>
        </w:rPr>
        <w:t>by</w:t>
      </w:r>
      <w:r>
        <w:rPr>
          <w:rFonts w:ascii="Times New Roman" w:hAnsi="Times New Roman" w:cs="Times New Roman"/>
          <w:bCs/>
          <w:sz w:val="24"/>
          <w:szCs w:val="24"/>
        </w:rPr>
        <w:t xml:space="preserve">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E70D20">
        <w:rPr>
          <w:rFonts w:ascii="Times New Roman" w:hAnsi="Times New Roman" w:cs="Times New Roman"/>
          <w:bCs/>
          <w:sz w:val="24"/>
          <w:szCs w:val="24"/>
        </w:rPr>
        <w:t xml:space="preserve"> matrix with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Pr>
          <w:rFonts w:ascii="Times New Roman" w:hAnsi="Times New Roman" w:cs="Times New Roman"/>
          <w:bCs/>
          <w:sz w:val="24"/>
          <w:szCs w:val="24"/>
        </w:rPr>
        <w:t xml:space="preserve"> being the </w:t>
      </w:r>
      <w:r>
        <w:rPr>
          <w:rFonts w:ascii="Times New Roman" w:hAnsi="Times New Roman" w:cs="Times New Roman"/>
          <w:bCs/>
          <w:i/>
          <w:iCs/>
          <w:sz w:val="24"/>
          <w:szCs w:val="24"/>
        </w:rPr>
        <w:t>j</w:t>
      </w:r>
      <w:r>
        <w:rPr>
          <w:rFonts w:ascii="Times New Roman" w:hAnsi="Times New Roman" w:cs="Times New Roman"/>
          <w:bCs/>
          <w:sz w:val="24"/>
          <w:szCs w:val="24"/>
        </w:rPr>
        <w:t>-</w:t>
      </w:r>
      <w:proofErr w:type="spellStart"/>
      <w:r>
        <w:rPr>
          <w:rFonts w:ascii="Times New Roman" w:hAnsi="Times New Roman" w:cs="Times New Roman"/>
          <w:bCs/>
          <w:sz w:val="24"/>
          <w:szCs w:val="24"/>
        </w:rPr>
        <w:t>th</w:t>
      </w:r>
      <w:proofErr w:type="spellEnd"/>
      <w:r>
        <w:rPr>
          <w:rFonts w:ascii="Times New Roman" w:hAnsi="Times New Roman" w:cs="Times New Roman"/>
          <w:bCs/>
          <w:sz w:val="24"/>
          <w:szCs w:val="24"/>
        </w:rPr>
        <w:t xml:space="preserve"> entry of the row corresponds to </w:t>
      </w:r>
      <w:r>
        <w:rPr>
          <w:rFonts w:ascii="Times New Roman" w:hAnsi="Times New Roman" w:cs="Times New Roman"/>
          <w:bCs/>
          <w:sz w:val="24"/>
          <w:szCs w:val="24"/>
        </w:rPr>
        <w:lastRenderedPageBreak/>
        <w:t xml:space="preserve">solution </w:t>
      </w:r>
      <w:r>
        <w:rPr>
          <w:rFonts w:ascii="Times New Roman" w:hAnsi="Times New Roman" w:cs="Times New Roman"/>
          <w:b/>
          <w:sz w:val="24"/>
          <w:szCs w:val="24"/>
        </w:rPr>
        <w:t>x</w:t>
      </w:r>
      <w:r w:rsidRPr="00E70D20">
        <w:rPr>
          <w:rFonts w:ascii="Times New Roman" w:hAnsi="Times New Roman" w:cs="Times New Roman"/>
          <w:bCs/>
          <w:sz w:val="24"/>
          <w:szCs w:val="24"/>
        </w:rPr>
        <w:t>.</w:t>
      </w:r>
      <w:r>
        <w:rPr>
          <w:rFonts w:ascii="Times New Roman" w:hAnsi="Times New Roman" w:cs="Times New Roman"/>
          <w:bCs/>
          <w:sz w:val="24"/>
          <w:szCs w:val="24"/>
        </w:rPr>
        <w:t xml:space="preserve"> W</w:t>
      </w:r>
      <w:r>
        <w:rPr>
          <w:rFonts w:ascii="Times New Roman" w:hAnsi="Times New Roman" w:cs="Times New Roman"/>
          <w:sz w:val="24"/>
          <w:szCs w:val="24"/>
        </w:rPr>
        <w:t xml:space="preserve">e also denote </w:t>
      </w:r>
      <m:oMath>
        <m:sSubSup>
          <m:sSubSupPr>
            <m:ctrlPr>
              <w:rPr>
                <w:rFonts w:ascii="Cambria Math" w:hAnsi="Cambria Math" w:cs="Cambria Math"/>
                <w:color w:val="333333"/>
                <w:sz w:val="24"/>
                <w:szCs w:val="24"/>
                <w:shd w:val="clear" w:color="auto" w:fill="FFFFFF"/>
              </w:rPr>
            </m:ctrlPr>
          </m:sSubSupPr>
          <m:e>
            <m:r>
              <m:rPr>
                <m:sty m:val="b"/>
              </m:rPr>
              <w:rPr>
                <w:rFonts w:ascii="Cambria Math" w:hAnsi="Cambria Math" w:cs="Cambria Math"/>
                <w:color w:val="333333"/>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sup>
        </m:sSubSup>
      </m:oMath>
      <w:r>
        <w:rPr>
          <w:rFonts w:ascii="Times New Roman" w:hAnsi="Times New Roman" w:cs="Times New Roman"/>
          <w:color w:val="333333"/>
          <w:sz w:val="24"/>
          <w:szCs w:val="24"/>
          <w:shd w:val="clear" w:color="auto" w:fill="FFFFFF"/>
        </w:rPr>
        <w:t xml:space="preserve"> as the row of matrix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 xml:space="preserve"> </m:t>
        </m:r>
      </m:oMath>
      <w:r>
        <w:rPr>
          <w:rFonts w:ascii="Times New Roman" w:hAnsi="Times New Roman" w:cs="Times New Roman"/>
          <w:color w:val="333333"/>
          <w:sz w:val="24"/>
          <w:szCs w:val="24"/>
          <w:shd w:val="clear" w:color="auto" w:fill="FFFFFF"/>
        </w:rPr>
        <w:t xml:space="preserve">that corresponds to solution </w:t>
      </w:r>
      <w:r w:rsidRPr="00E0165C">
        <w:rPr>
          <w:rFonts w:ascii="Times New Roman" w:hAnsi="Times New Roman" w:cs="Times New Roman"/>
          <w:b/>
          <w:bCs/>
          <w:color w:val="333333"/>
          <w:sz w:val="24"/>
          <w:szCs w:val="24"/>
          <w:shd w:val="clear" w:color="auto" w:fill="FFFFFF"/>
        </w:rPr>
        <w:t>x</w:t>
      </w:r>
      <w:r w:rsidRPr="00F2112C">
        <w:rPr>
          <w:rFonts w:ascii="Times New Roman" w:hAnsi="Times New Roman" w:cs="Times New Roman"/>
          <w:bCs/>
          <w:sz w:val="24"/>
          <w:szCs w:val="24"/>
        </w:rPr>
        <w:t>.</w:t>
      </w:r>
      <w:r>
        <w:rPr>
          <w:rFonts w:ascii="Times New Roman" w:hAnsi="Times New Roman" w:cs="Times New Roman"/>
          <w:bCs/>
          <w:sz w:val="24"/>
          <w:szCs w:val="24"/>
        </w:rPr>
        <w:t xml:space="preserve"> </w:t>
      </w:r>
      <w:r w:rsidRPr="00E70D20">
        <w:rPr>
          <w:rFonts w:ascii="Times New Roman" w:hAnsi="Times New Roman" w:cs="Times New Roman"/>
          <w:bCs/>
          <w:sz w:val="24"/>
          <w:szCs w:val="24"/>
        </w:rPr>
        <w:t>Then we c</w:t>
      </w:r>
      <w:r w:rsidR="0081491B">
        <w:rPr>
          <w:rFonts w:ascii="Times New Roman" w:hAnsi="Times New Roman" w:cs="Times New Roman"/>
          <w:bCs/>
          <w:sz w:val="24"/>
          <w:szCs w:val="24"/>
        </w:rPr>
        <w:t>an express (12a) in matrix form as</w:t>
      </w:r>
    </w:p>
    <w:p w14:paraId="6F8A4230" w14:textId="77777777" w:rsidR="00E67543" w:rsidRPr="00D1717D" w:rsidRDefault="009363F8" w:rsidP="000E065A">
      <w:pPr>
        <w:jc w:val="right"/>
        <w:rPr>
          <w:rFonts w:ascii="Times New Roman" w:hAnsi="Times New Roman" w:cs="Times New Roman"/>
          <w:b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color w:val="333333"/>
                <w:sz w:val="24"/>
                <w:szCs w:val="24"/>
                <w:shd w:val="clear" w:color="auto" w:fill="FFFFFF"/>
              </w:rPr>
              <m:t>i</m:t>
            </m:r>
          </m:sup>
        </m:sSup>
        <m:r>
          <m:rPr>
            <m:sty m:val="p"/>
          </m:rPr>
          <w:rPr>
            <w:rFonts w:ascii="Cambria Math" w:hAnsi="Cambria Math"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color w:val="333333"/>
                <w:sz w:val="24"/>
                <w:szCs w:val="24"/>
                <w:shd w:val="clear" w:color="auto" w:fill="FFFFFF"/>
              </w:rPr>
              <m:t>i</m:t>
            </m:r>
          </m:sup>
        </m:sSup>
        <m:r>
          <m:rPr>
            <m:sty m:val="p"/>
          </m:rPr>
          <w:rPr>
            <w:rFonts w:ascii="Cambria Math" w:hAnsi="Times New Roman" w:cs="Times New Roman"/>
            <w:sz w:val="24"/>
            <w:szCs w:val="24"/>
          </w:rPr>
          <m:t>,</m:t>
        </m:r>
        <m:r>
          <m:rPr>
            <m:sty m:val="p"/>
          </m:rPr>
          <w:rPr>
            <w:rFonts w:ascii="Cambria Math" w:hAnsi="Times New Roman" w:cs="Times New Roman"/>
            <w:color w:val="FF0000"/>
            <w:sz w:val="24"/>
            <w:szCs w:val="24"/>
          </w:rPr>
          <m:t xml:space="preserve">  </m:t>
        </m:r>
        <m:r>
          <w:rPr>
            <w:rFonts w:ascii="Cambria Math" w:eastAsia="宋体" w:hAnsi="Cambria Math" w:cs="Times New Roman"/>
            <w:color w:val="FF0000"/>
            <w:sz w:val="24"/>
            <w:szCs w:val="24"/>
          </w:rPr>
          <m:t>i=D</m:t>
        </m:r>
        <m:r>
          <m:rPr>
            <m:sty m:val="p"/>
          </m:rPr>
          <w:rPr>
            <w:rFonts w:ascii="Cambria Math" w:eastAsia="宋体" w:hAnsi="Cambria Math" w:cs="Times New Roman"/>
            <w:color w:val="FF0000"/>
            <w:sz w:val="24"/>
            <w:szCs w:val="24"/>
          </w:rPr>
          <m:t xml:space="preserve">, </m:t>
        </m:r>
        <m:r>
          <w:rPr>
            <w:rFonts w:ascii="Cambria Math" w:eastAsia="宋体" w:hAnsi="Cambria Math" w:cs="Times New Roman"/>
            <w:color w:val="FF0000"/>
            <w:sz w:val="24"/>
            <w:szCs w:val="24"/>
          </w:rPr>
          <m:t>A</m:t>
        </m:r>
        <m:r>
          <m:rPr>
            <m:sty m:val="p"/>
          </m:rPr>
          <w:rPr>
            <w:rFonts w:ascii="Cambria Math" w:eastAsia="宋体" w:hAnsi="Cambria Math" w:cs="Times New Roman"/>
            <w:color w:val="FF0000"/>
            <w:sz w:val="24"/>
            <w:szCs w:val="24"/>
          </w:rPr>
          <m:t xml:space="preserve">, </m:t>
        </m:r>
        <m:r>
          <w:rPr>
            <w:rFonts w:ascii="Cambria Math" w:eastAsia="宋体" w:hAnsi="Cambria Math" w:cs="Times New Roman"/>
            <w:color w:val="FF0000"/>
            <w:sz w:val="24"/>
            <w:szCs w:val="24"/>
          </w:rPr>
          <m:t>E</m:t>
        </m:r>
        <m:r>
          <w:rPr>
            <w:rFonts w:ascii="Cambria Math" w:eastAsia="宋体" w:hAnsi="Cambria Math" w:cs="Times New Roman"/>
            <w:sz w:val="24"/>
            <w:szCs w:val="24"/>
          </w:rPr>
          <m:t>.</m:t>
        </m:r>
      </m:oMath>
      <w:r w:rsidR="00E67543" w:rsidRPr="00E70D20">
        <w:rPr>
          <w:rFonts w:ascii="Times New Roman" w:hAnsi="Times New Roman" w:cs="Times New Roman"/>
          <w:iCs/>
          <w:sz w:val="24"/>
          <w:szCs w:val="24"/>
        </w:rPr>
        <w:t xml:space="preserve">     </w:t>
      </w:r>
      <w:r w:rsidR="00E67543">
        <w:rPr>
          <w:rFonts w:ascii="Times New Roman" w:hAnsi="Times New Roman" w:cs="Times New Roman"/>
          <w:iCs/>
          <w:sz w:val="24"/>
          <w:szCs w:val="24"/>
        </w:rPr>
        <w:t xml:space="preserve">                   </w:t>
      </w:r>
      <w:r w:rsidR="00E67543" w:rsidRPr="00E70D20">
        <w:rPr>
          <w:rFonts w:ascii="Times New Roman" w:hAnsi="Times New Roman" w:cs="Times New Roman"/>
          <w:bCs/>
          <w:sz w:val="24"/>
          <w:szCs w:val="24"/>
        </w:rPr>
        <w:t>(12b)</w:t>
      </w:r>
    </w:p>
    <w:p w14:paraId="261A299E" w14:textId="4FC89E97" w:rsidR="00E67543" w:rsidRDefault="00E67543" w:rsidP="000E065A">
      <w:pPr>
        <w:rPr>
          <w:rFonts w:ascii="Times New Roman" w:hAnsi="Times New Roman" w:cs="Times New Roman"/>
          <w:bCs/>
          <w:sz w:val="24"/>
          <w:szCs w:val="24"/>
        </w:rPr>
      </w:pPr>
      <w:r>
        <w:rPr>
          <w:rFonts w:ascii="Times New Roman" w:hAnsi="Times New Roman" w:cs="Times New Roman"/>
          <w:bCs/>
          <w:sz w:val="24"/>
          <w:szCs w:val="24"/>
        </w:rPr>
        <w:t xml:space="preserve">Now </w:t>
      </w:r>
      <w:r>
        <w:rPr>
          <w:rFonts w:ascii="Times New Roman" w:hAnsi="Times New Roman" w:cs="Times New Roman"/>
          <w:color w:val="333333"/>
          <w:sz w:val="24"/>
          <w:szCs w:val="24"/>
          <w:shd w:val="clear" w:color="auto" w:fill="FFFFFF"/>
        </w:rPr>
        <w:t xml:space="preserve">for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bCs/>
          <w:sz w:val="24"/>
          <w:szCs w:val="24"/>
        </w:rPr>
        <w:t xml:space="preserve">, </w:t>
      </w:r>
      <w:r w:rsidRPr="005F262B">
        <w:rPr>
          <w:rFonts w:ascii="Times New Roman" w:hAnsi="Times New Roman" w:cs="Times New Roman"/>
          <w:bCs/>
          <w:color w:val="FF0000"/>
          <w:sz w:val="24"/>
          <w:szCs w:val="24"/>
        </w:rPr>
        <w:t xml:space="preserve">we </w:t>
      </w:r>
      <w:r>
        <w:rPr>
          <w:rFonts w:ascii="Times New Roman" w:hAnsi="Times New Roman" w:cs="Times New Roman" w:hint="eastAsia"/>
          <w:bCs/>
          <w:color w:val="FF0000"/>
          <w:sz w:val="24"/>
          <w:szCs w:val="24"/>
        </w:rPr>
        <w:t>use</w:t>
      </w:r>
      <w:r>
        <w:rPr>
          <w:rFonts w:ascii="Times New Roman" w:hAnsi="Times New Roman" w:cs="Times New Roman"/>
          <w:bCs/>
          <w:sz w:val="24"/>
          <w:szCs w:val="24"/>
        </w:rPr>
        <w:t xml:space="preserve"> a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iCs/>
          <w:sz w:val="24"/>
          <w:szCs w:val="24"/>
        </w:rPr>
        <w:t>-dimensional normal distribut</w:t>
      </w:r>
      <w:r w:rsidRPr="00500BC9">
        <w:rPr>
          <w:rFonts w:ascii="Times New Roman" w:hAnsi="Times New Roman" w:cs="Times New Roman"/>
          <w:iCs/>
          <w:sz w:val="24"/>
          <w:szCs w:val="24"/>
        </w:rPr>
        <w:t xml:space="preserve">ion </w:t>
      </w:r>
      <w:r>
        <w:rPr>
          <w:rFonts w:ascii="Times New Roman" w:hAnsi="Times New Roman" w:cs="Times New Roman"/>
          <w:bCs/>
          <w:sz w:val="24"/>
          <w:szCs w:val="24"/>
        </w:rPr>
        <w:t xml:space="preserve">for the prior of the coefficient vector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color w:val="333333"/>
          <w:sz w:val="24"/>
          <w:szCs w:val="24"/>
          <w:shd w:val="clear" w:color="auto" w:fill="FFFFFF"/>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ctrlPr>
              <w:rPr>
                <w:rFonts w:ascii="Cambria Math" w:eastAsia="宋体" w:hAnsi="Cambria Math" w:cs="Times New Roman"/>
                <w:iCs/>
                <w:sz w:val="24"/>
                <w:szCs w:val="24"/>
              </w:rPr>
            </m:ctrlPr>
          </m:e>
        </m:d>
      </m:oMath>
      <w:r w:rsidRPr="002873D7">
        <w:rPr>
          <w:rFonts w:ascii="Times New Roman" w:hAnsi="Times New Roman" w:cs="Times New Roman"/>
          <w:iCs/>
          <w:sz w:val="24"/>
          <w:szCs w:val="24"/>
        </w:rPr>
        <w:t xml:space="preserve">, </w:t>
      </w:r>
      <w:r w:rsidRPr="002873D7">
        <w:rPr>
          <w:rFonts w:ascii="Times New Roman" w:hAnsi="Times New Roman" w:cs="Times New Roman"/>
          <w:color w:val="333333"/>
          <w:sz w:val="24"/>
          <w:szCs w:val="24"/>
          <w:shd w:val="clear" w:color="auto" w:fill="FFFFFF"/>
        </w:rPr>
        <w:t xml:space="preserve">with mean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2873D7">
        <w:rPr>
          <w:rFonts w:ascii="Times New Roman" w:hAnsi="Times New Roman" w:cs="Times New Roman"/>
          <w:color w:val="333333"/>
          <w:sz w:val="24"/>
          <w:szCs w:val="24"/>
          <w:shd w:val="clear" w:color="auto" w:fill="FFFFFF"/>
        </w:rPr>
        <w:t xml:space="preserve"> and covariance matrix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sidRPr="002873D7">
        <w:rPr>
          <w:rFonts w:ascii="Times New Roman" w:hAnsi="Times New Roman" w:cs="Times New Roman"/>
          <w:color w:val="333333"/>
          <w:sz w:val="24"/>
          <w:szCs w:val="24"/>
          <w:shd w:val="clear" w:color="auto" w:fill="FFFFFF"/>
        </w:rPr>
        <w:t xml:space="preserve">, and an independent </w:t>
      </w:r>
      <w:r w:rsidRPr="002873D7">
        <w:rPr>
          <w:rFonts w:ascii="Times New Roman" w:hAnsi="Times New Roman" w:cs="Times New Roman"/>
          <w:i/>
          <w:iCs/>
          <w:color w:val="333333"/>
          <w:sz w:val="24"/>
          <w:szCs w:val="24"/>
          <w:shd w:val="clear" w:color="auto" w:fill="FFFFFF"/>
        </w:rPr>
        <w:t>K</w:t>
      </w:r>
      <w:r w:rsidRPr="002873D7">
        <w:rPr>
          <w:rFonts w:ascii="Times New Roman" w:hAnsi="Times New Roman" w:cs="Times New Roman"/>
          <w:color w:val="333333"/>
          <w:sz w:val="24"/>
          <w:szCs w:val="24"/>
          <w:shd w:val="clear" w:color="auto" w:fill="FFFFFF"/>
        </w:rPr>
        <w:t>-</w:t>
      </w:r>
      <w:r w:rsidRPr="002873D7">
        <w:rPr>
          <w:rFonts w:ascii="Times New Roman" w:hAnsi="Times New Roman" w:cs="Times New Roman"/>
          <w:iCs/>
          <w:sz w:val="24"/>
          <w:szCs w:val="24"/>
        </w:rPr>
        <w:t>dimensional normal distribution for the</w:t>
      </w:r>
      <w:r>
        <w:rPr>
          <w:rFonts w:ascii="Times New Roman" w:hAnsi="Times New Roman" w:cs="Times New Roman"/>
          <w:iCs/>
          <w:sz w:val="24"/>
          <w:szCs w:val="24"/>
        </w:rPr>
        <w:t xml:space="preserve"> prior of </w:t>
      </w:r>
      <w:r>
        <w:rPr>
          <w:rFonts w:ascii="Times New Roman" w:hAnsi="Times New Roman" w:cs="Times New Roman"/>
          <w:bCs/>
          <w:sz w:val="24"/>
          <w:szCs w:val="24"/>
        </w:rPr>
        <w:t xml:space="preserve">vector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color w:val="333333"/>
          <w:sz w:val="24"/>
          <w:szCs w:val="24"/>
          <w:shd w:val="clear" w:color="auto" w:fill="FFFFFF"/>
        </w:rPr>
        <w:t>,</w:t>
      </w:r>
      <w:r>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color w:val="333333"/>
                    <w:sz w:val="24"/>
                    <w:szCs w:val="24"/>
                    <w:shd w:val="clear" w:color="auto" w:fill="FFFFFF"/>
                  </w:rPr>
                  <m:t>i</m:t>
                </m:r>
              </m:sup>
            </m:sSup>
            <m:ctrlPr>
              <w:rPr>
                <w:rFonts w:ascii="Cambria Math" w:eastAsia="宋体" w:hAnsi="Cambria Math" w:cs="Times New Roman"/>
                <w:iCs/>
                <w:sz w:val="24"/>
                <w:szCs w:val="24"/>
              </w:rPr>
            </m:ctrlPr>
          </m:e>
        </m:d>
      </m:oMath>
      <w:r w:rsidRPr="007A27BE">
        <w:rPr>
          <w:rFonts w:ascii="Times New Roman" w:hAnsi="Times New Roman" w:cs="Times New Roman"/>
          <w:iCs/>
          <w:sz w:val="24"/>
          <w:szCs w:val="24"/>
        </w:rPr>
        <w:t xml:space="preserve">, </w:t>
      </w:r>
      <w:r w:rsidRPr="007A27BE">
        <w:rPr>
          <w:rFonts w:ascii="Times New Roman" w:hAnsi="Times New Roman" w:cs="Times New Roman"/>
          <w:color w:val="333333"/>
          <w:sz w:val="24"/>
          <w:szCs w:val="24"/>
          <w:shd w:val="clear" w:color="auto" w:fill="FFFFFF"/>
        </w:rPr>
        <w:t>with</w:t>
      </w:r>
      <w:r>
        <w:rPr>
          <w:rFonts w:ascii="Times New Roman" w:hAnsi="Times New Roman" w:cs="Times New Roman"/>
          <w:color w:val="333333"/>
          <w:sz w:val="24"/>
          <w:szCs w:val="24"/>
          <w:shd w:val="clear" w:color="auto" w:fill="FFFFFF"/>
        </w:rPr>
        <w:t xml:space="preserve"> zero mean and covariance matrix </w:t>
      </w:r>
      <w:commentRangeStart w:id="477"/>
      <w:commentRangeStart w:id="478"/>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w:commentRangeEnd w:id="477"/>
        <m:r>
          <m:rPr>
            <m:sty m:val="p"/>
          </m:rPr>
          <w:rPr>
            <w:rStyle w:val="afd"/>
          </w:rPr>
          <w:commentReference w:id="477"/>
        </m:r>
        <w:commentRangeEnd w:id="478"/>
        <m:r>
          <m:rPr>
            <m:sty m:val="p"/>
          </m:rPr>
          <w:rPr>
            <w:rStyle w:val="afd"/>
          </w:rPr>
          <w:commentReference w:id="478"/>
        </m:r>
        <m:r>
          <m:rPr>
            <m:sty m:val="b"/>
          </m:rPr>
          <w:rPr>
            <w:rFonts w:ascii="Cambria Math" w:eastAsia="Cambria Math" w:hAnsi="Cambria Math" w:cs="Cambria Math"/>
            <w:sz w:val="24"/>
            <w:szCs w:val="24"/>
          </w:rPr>
          <m:t>I</m:t>
        </m:r>
      </m:oMath>
      <w:r>
        <w:rPr>
          <w:rFonts w:ascii="Times New Roman" w:hAnsi="Times New Roman" w:cs="Times New Roman"/>
          <w:iCs/>
          <w:sz w:val="24"/>
          <w:szCs w:val="24"/>
        </w:rPr>
        <w:t xml:space="preserve">, where </w:t>
      </w:r>
      <w:r>
        <w:rPr>
          <w:rFonts w:ascii="Times New Roman" w:hAnsi="Times New Roman" w:cs="Times New Roman"/>
          <w:b/>
          <w:bCs/>
          <w:iCs/>
          <w:sz w:val="24"/>
          <w:szCs w:val="24"/>
        </w:rPr>
        <w:t xml:space="preserve">I </w:t>
      </w:r>
      <w:r>
        <w:rPr>
          <w:rFonts w:ascii="Times New Roman" w:hAnsi="Times New Roman" w:cs="Times New Roman"/>
          <w:iCs/>
          <w:sz w:val="24"/>
          <w:szCs w:val="24"/>
        </w:rPr>
        <w:t xml:space="preserve">is a </w:t>
      </w:r>
      <w:r w:rsidRPr="00EF2064">
        <w:rPr>
          <w:rFonts w:ascii="Times New Roman" w:hAnsi="Times New Roman" w:cs="Times New Roman"/>
          <w:i/>
          <w:sz w:val="24"/>
          <w:szCs w:val="24"/>
        </w:rPr>
        <w:t>K</w:t>
      </w:r>
      <w:r>
        <w:rPr>
          <w:rFonts w:ascii="Times New Roman" w:hAnsi="Times New Roman" w:cs="Times New Roman"/>
          <w:iCs/>
          <w:sz w:val="24"/>
          <w:szCs w:val="24"/>
        </w:rPr>
        <w:t>-by-</w:t>
      </w:r>
      <w:r w:rsidRPr="00EF2064">
        <w:rPr>
          <w:rFonts w:ascii="Times New Roman" w:hAnsi="Times New Roman" w:cs="Times New Roman"/>
          <w:i/>
          <w:sz w:val="24"/>
          <w:szCs w:val="24"/>
        </w:rPr>
        <w:t>K</w:t>
      </w:r>
      <w:r>
        <w:rPr>
          <w:rFonts w:ascii="Times New Roman" w:hAnsi="Times New Roman" w:cs="Times New Roman"/>
          <w:iCs/>
          <w:sz w:val="24"/>
          <w:szCs w:val="24"/>
        </w:rPr>
        <w:t xml:space="preserve"> identity matrix. Then the mean and the covariance matrix of the prior distribution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iCs/>
          <w:sz w:val="24"/>
          <w:szCs w:val="24"/>
        </w:rPr>
        <w:t xml:space="preserve"> can be written as</w:t>
      </w:r>
      <w:r w:rsidR="0081491B">
        <w:rPr>
          <w:rFonts w:ascii="Times New Roman" w:hAnsi="Times New Roman" w:cs="Times New Roman"/>
          <w:iCs/>
          <w:sz w:val="24"/>
          <w:szCs w:val="24"/>
        </w:rPr>
        <w:t xml:space="preserve"> </w:t>
      </w:r>
    </w:p>
    <w:p w14:paraId="54BB67BE" w14:textId="45964C26" w:rsidR="00E67543" w:rsidRDefault="009363F8" w:rsidP="000E065A">
      <w:pPr>
        <w:jc w:val="right"/>
        <w:rPr>
          <w:rFonts w:ascii="Times New Roman" w:hAnsi="Times New Roman" w:cs="Times New Roman"/>
          <w:color w:val="333333"/>
          <w:sz w:val="24"/>
          <w:szCs w:val="24"/>
          <w:shd w:val="clear" w:color="auto" w:fill="FFFFFF"/>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color w:val="333333"/>
                <w:sz w:val="24"/>
                <w:szCs w:val="24"/>
                <w:shd w:val="clear" w:color="auto" w:fill="FFFFFF"/>
              </w:rPr>
              <m:t>i,0</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r>
          <m:rPr>
            <m:sty m:val="p"/>
          </m:rPr>
          <w:rPr>
            <w:rFonts w:ascii="Cambria Math" w:hAnsi="Cambria Math" w:cs="Times New Roman"/>
            <w:sz w:val="24"/>
            <w:szCs w:val="24"/>
          </w:rPr>
          <m:t xml:space="preserve">,         </m:t>
        </m:r>
      </m:oMath>
      <w:r w:rsidR="00E67543">
        <w:rPr>
          <w:rFonts w:ascii="Times New Roman" w:hAnsi="Times New Roman" w:cs="Times New Roman"/>
          <w:color w:val="333333"/>
          <w:sz w:val="24"/>
          <w:szCs w:val="24"/>
          <w:shd w:val="clear" w:color="auto" w:fill="FFFFFF"/>
        </w:rPr>
        <w:t xml:space="preserve"> </w:t>
      </w:r>
      <w:ins w:id="479" w:author="Zhen Tan" w:date="2020-08-27T17:19:00Z">
        <w:r w:rsidR="006A7E8D">
          <w:rPr>
            <w:rFonts w:ascii="Times New Roman" w:hAnsi="Times New Roman" w:cs="Times New Roman"/>
            <w:color w:val="333333"/>
            <w:sz w:val="24"/>
            <w:szCs w:val="24"/>
            <w:shd w:val="clear" w:color="auto" w:fill="FFFFFF"/>
          </w:rPr>
          <w:t xml:space="preserve"> </w:t>
        </w:r>
      </w:ins>
      <w:del w:id="480" w:author="Zhen Tan" w:date="2020-08-27T17:19:00Z">
        <w:r w:rsidR="00E67543" w:rsidDel="006A7E8D">
          <w:rPr>
            <w:rFonts w:ascii="Times New Roman" w:hAnsi="Times New Roman" w:cs="Times New Roman"/>
            <w:color w:val="333333"/>
            <w:sz w:val="24"/>
            <w:szCs w:val="24"/>
            <w:shd w:val="clear" w:color="auto" w:fill="FFFFFF"/>
          </w:rPr>
          <w:delText xml:space="preserve">     </w:delText>
        </w:r>
      </w:del>
      <w:r w:rsidR="00E67543">
        <w:rPr>
          <w:rFonts w:ascii="Times New Roman" w:hAnsi="Times New Roman" w:cs="Times New Roman"/>
          <w:color w:val="333333"/>
          <w:sz w:val="24"/>
          <w:szCs w:val="24"/>
          <w:shd w:val="clear" w:color="auto" w:fill="FFFFFF"/>
        </w:rPr>
        <w:t xml:space="preserve">                          (13a) </w:t>
      </w:r>
    </w:p>
    <w:p w14:paraId="3487B998" w14:textId="77777777" w:rsidR="00E67543" w:rsidRDefault="009363F8" w:rsidP="000E065A">
      <w:pPr>
        <w:jc w:val="right"/>
        <w:rPr>
          <w:rFonts w:ascii="Times New Roman" w:hAnsi="Times New Roman" w:cs="Times New Roman"/>
          <w:i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color w:val="333333"/>
                <w:sz w:val="24"/>
                <w:szCs w:val="24"/>
                <w:shd w:val="clear" w:color="auto" w:fill="FFFFFF"/>
              </w:rPr>
              <m:t>i,0</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sSup>
          <m:sSupPr>
            <m:ctrlPr>
              <w:rPr>
                <w:rFonts w:ascii="Cambria Math" w:hAnsi="Cambria Math" w:cs="Cambria Math"/>
                <w:color w:val="333333"/>
                <w:sz w:val="24"/>
                <w:szCs w:val="24"/>
                <w:shd w:val="clear" w:color="auto" w:fill="FFFFFF"/>
              </w:rPr>
            </m:ctrlPr>
          </m:sSupPr>
          <m:e>
            <m:sSup>
              <m:sSupPr>
                <m:ctrlPr>
                  <w:rPr>
                    <w:rFonts w:ascii="Cambria Math" w:hAnsi="Cambria Math" w:cs="Cambria Math"/>
                    <w:color w:val="333333"/>
                    <w:sz w:val="24"/>
                    <w:szCs w:val="24"/>
                    <w:shd w:val="clear" w:color="auto" w:fill="FFFFFF"/>
                  </w:rPr>
                </m:ctrlPr>
              </m:sSupPr>
              <m:e>
                <m:r>
                  <m:rPr>
                    <m:sty m:val="p"/>
                  </m:rPr>
                  <w:rPr>
                    <w:rFonts w:ascii="Cambria Math" w:hAnsi="Cambria Math" w:cs="Cambria Math"/>
                    <w:sz w:val="24"/>
                    <w:szCs w:val="24"/>
                  </w:rPr>
                  <m:t>(</m:t>
                </m:r>
                <m:r>
                  <m:rPr>
                    <m:sty m:val="b"/>
                  </m:rPr>
                  <w:rPr>
                    <w:rFonts w:ascii="Cambria Math" w:hAnsi="Cambria Math" w:cs="Cambria Math" w:hint="eastAsia"/>
                    <w:sz w:val="24"/>
                    <w:szCs w:val="24"/>
                  </w:rPr>
                  <m:t>F</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m:t>
            </m:r>
          </m:e>
          <m:sup>
            <m:r>
              <m:rPr>
                <m:sty m:val="p"/>
              </m:rPr>
              <w:rPr>
                <w:rFonts w:ascii="Cambria Math" w:eastAsia="微软雅黑" w:hAnsi="Cambria Math" w:cs="微软雅黑"/>
                <w:color w:val="333333"/>
                <w:sz w:val="24"/>
                <w:szCs w:val="24"/>
                <w:shd w:val="clear" w:color="auto" w:fill="FFFFFF"/>
              </w:rPr>
              <m:t>T</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r>
          <m:rPr>
            <m:sty m:val="b"/>
          </m:rPr>
          <w:rPr>
            <w:rFonts w:ascii="Cambria Math" w:eastAsia="Cambria Math" w:hAnsi="Cambria Math" w:cs="Cambria Math"/>
            <w:sz w:val="24"/>
            <w:szCs w:val="24"/>
          </w:rPr>
          <m:t>I</m:t>
        </m:r>
        <m:r>
          <m:rPr>
            <m:sty m:val="p"/>
          </m:rPr>
          <w:rPr>
            <w:rFonts w:ascii="Cambria Math" w:hAnsi="Cambria Math" w:cs="Cambria Math"/>
            <w:color w:val="333333"/>
            <w:sz w:val="24"/>
            <w:szCs w:val="24"/>
            <w:shd w:val="clear" w:color="auto" w:fill="FFFFFF"/>
          </w:rPr>
          <m:t xml:space="preserve">, </m:t>
        </m:r>
      </m:oMath>
      <w:r w:rsidR="00E67543">
        <w:rPr>
          <w:rFonts w:ascii="Times New Roman" w:hAnsi="Times New Roman" w:cs="Times New Roman"/>
          <w:iCs/>
          <w:sz w:val="24"/>
          <w:szCs w:val="24"/>
        </w:rPr>
        <w:t xml:space="preserve">                         (13b)</w:t>
      </w:r>
    </w:p>
    <w:p w14:paraId="36CA34A0" w14:textId="44842E7E" w:rsidR="00E67543" w:rsidRPr="003C27B3" w:rsidRDefault="00E67543" w:rsidP="000E065A">
      <w:pPr>
        <w:rPr>
          <w:rFonts w:ascii="Times New Roman" w:hAnsi="Times New Roman" w:cs="Times New Roman"/>
          <w:bCs/>
          <w:iCs/>
          <w:sz w:val="24"/>
          <w:szCs w:val="24"/>
        </w:rPr>
      </w:pPr>
      <w:r>
        <w:rPr>
          <w:rFonts w:ascii="Times New Roman" w:hAnsi="Times New Roman" w:cs="Times New Roman"/>
          <w:sz w:val="24"/>
          <w:szCs w:val="24"/>
        </w:rPr>
        <w:t>Now we define for each</w:t>
      </w:r>
      <m:oMath>
        <m:r>
          <w:rPr>
            <w:rFonts w:ascii="Cambria Math" w:eastAsia="宋体" w:hAnsi="Cambria Math" w:cs="Times New Roman"/>
            <w:sz w:val="24"/>
            <w:szCs w:val="24"/>
          </w:rPr>
          <m:t xml:space="preserve"> 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sz w:val="24"/>
          <w:szCs w:val="24"/>
        </w:rPr>
        <w:t xml:space="preserve"> </w:t>
      </w:r>
      <w:r w:rsidRPr="0057612F">
        <w:rPr>
          <w:rFonts w:ascii="Times New Roman" w:hAnsi="Times New Roman" w:cs="Times New Roman"/>
          <w:color w:val="FF0000"/>
          <w:sz w:val="24"/>
          <w:szCs w:val="24"/>
        </w:rPr>
        <w:t>a stage-</w:t>
      </w:r>
      <w:r w:rsidRPr="0057612F">
        <w:rPr>
          <w:rFonts w:ascii="Times New Roman" w:hAnsi="Times New Roman" w:cs="Times New Roman"/>
          <w:i/>
          <w:iCs/>
          <w:color w:val="FF0000"/>
          <w:sz w:val="24"/>
          <w:szCs w:val="24"/>
        </w:rPr>
        <w:t xml:space="preserve">n </w:t>
      </w:r>
      <w:r w:rsidRPr="0057612F">
        <w:rPr>
          <w:rFonts w:ascii="Times New Roman" w:hAnsi="Times New Roman" w:cs="Times New Roman"/>
          <w:color w:val="FF0000"/>
          <w:sz w:val="24"/>
          <w:szCs w:val="24"/>
        </w:rPr>
        <w:t xml:space="preserve">coefficient vector </w:t>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r>
              <m:rPr>
                <m:sty m:val="p"/>
              </m:rPr>
              <w:rPr>
                <w:rFonts w:ascii="Cambria Math" w:eastAsia="微软雅黑" w:hAnsi="Cambria Math" w:cs="微软雅黑"/>
                <w:color w:val="FF0000"/>
                <w:sz w:val="24"/>
                <w:szCs w:val="24"/>
                <w:shd w:val="clear" w:color="auto" w:fill="FFFFFF"/>
              </w:rPr>
              <m:t>,</m:t>
            </m:r>
            <m:r>
              <w:rPr>
                <w:rFonts w:ascii="Cambria Math" w:eastAsia="微软雅黑" w:hAnsi="Cambria Math" w:cs="微软雅黑"/>
                <w:color w:val="FF0000"/>
                <w:sz w:val="24"/>
                <w:szCs w:val="24"/>
                <w:shd w:val="clear" w:color="auto" w:fill="FFFFFF"/>
              </w:rPr>
              <m:t>n</m:t>
            </m:r>
          </m:sup>
        </m:sSup>
      </m:oMath>
      <w:r w:rsidRPr="0057612F">
        <w:rPr>
          <w:rFonts w:ascii="Times New Roman" w:hAnsi="Times New Roman" w:cs="Times New Roman"/>
          <w:color w:val="FF0000"/>
          <w:sz w:val="24"/>
          <w:szCs w:val="24"/>
          <w:shd w:val="clear" w:color="auto" w:fill="FFFFFF"/>
        </w:rPr>
        <w:t xml:space="preserve">, </w:t>
      </w:r>
      <w:commentRangeStart w:id="481"/>
      <w:commentRangeStart w:id="482"/>
      <w:r w:rsidRPr="0057612F">
        <w:rPr>
          <w:rFonts w:ascii="Times New Roman" w:hAnsi="Times New Roman" w:cs="Times New Roman"/>
          <w:color w:val="FF0000"/>
          <w:sz w:val="24"/>
          <w:szCs w:val="24"/>
          <w:shd w:val="clear" w:color="auto" w:fill="FFFFFF"/>
        </w:rPr>
        <w:t xml:space="preserve">which contains vector </w:t>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sup>
        </m:sSup>
      </m:oMath>
      <w:r>
        <w:rPr>
          <w:rFonts w:ascii="Times New Roman" w:hAnsi="Times New Roman" w:cs="Times New Roman"/>
          <w:sz w:val="24"/>
          <w:szCs w:val="24"/>
        </w:rPr>
        <w:t xml:space="preserve"> as well as </w:t>
      </w:r>
      <w:r w:rsidRPr="00575BBB">
        <w:rPr>
          <w:rFonts w:ascii="Times New Roman" w:hAnsi="Times New Roman" w:cs="Times New Roman"/>
          <w:color w:val="FF0000"/>
          <w:sz w:val="24"/>
          <w:szCs w:val="24"/>
        </w:rPr>
        <w:t xml:space="preserve">the deviation terms </w:t>
      </w:r>
      <m:oMath>
        <m:sSubSup>
          <m:sSubSupPr>
            <m:ctrlPr>
              <w:rPr>
                <w:rFonts w:ascii="Cambria Math" w:eastAsia="宋体" w:hAnsi="Times New Roman" w:cs="Times New Roman"/>
                <w:b/>
                <w:i/>
                <w:color w:val="FF0000"/>
                <w:sz w:val="24"/>
                <w:szCs w:val="24"/>
              </w:rPr>
            </m:ctrlPr>
          </m:sSubSupPr>
          <m:e>
            <m:r>
              <w:rPr>
                <w:rFonts w:ascii="Cambria Math" w:eastAsia="Cambria Math" w:hAnsi="Cambria Math" w:cs="Cambria Math"/>
                <w:color w:val="FF0000"/>
                <w:sz w:val="24"/>
                <w:szCs w:val="24"/>
              </w:rPr>
              <m:t>ζ</m:t>
            </m:r>
          </m:e>
          <m:sub>
            <m:r>
              <m:rPr>
                <m:sty m:val="b"/>
              </m:rPr>
              <w:rPr>
                <w:rFonts w:ascii="Cambria Math" w:eastAsia="宋体" w:hAnsi="Times New Roman" w:cs="Times New Roman"/>
                <w:color w:val="FF0000"/>
                <w:sz w:val="24"/>
                <w:szCs w:val="24"/>
              </w:rPr>
              <m:t>x</m:t>
            </m:r>
          </m:sub>
          <m:sup>
            <m:r>
              <w:rPr>
                <w:rFonts w:ascii="Cambria Math" w:eastAsia="宋体" w:hAnsi="Times New Roman" w:cs="Times New Roman"/>
                <w:color w:val="FF0000"/>
                <w:sz w:val="24"/>
                <w:szCs w:val="24"/>
              </w:rPr>
              <m:t>i</m:t>
            </m:r>
          </m:sup>
        </m:sSubSup>
      </m:oMath>
      <w:r w:rsidRPr="00575BBB">
        <w:rPr>
          <w:rFonts w:ascii="Times New Roman" w:hAnsi="Times New Roman" w:cs="Times New Roman"/>
          <w:b/>
          <w:color w:val="FF0000"/>
          <w:sz w:val="24"/>
          <w:szCs w:val="24"/>
        </w:rPr>
        <w:t xml:space="preserve"> </w:t>
      </w:r>
      <w:commentRangeEnd w:id="481"/>
      <w:r w:rsidRPr="00575BBB">
        <w:rPr>
          <w:rStyle w:val="afd"/>
          <w:color w:val="FF0000"/>
        </w:rPr>
        <w:commentReference w:id="481"/>
      </w:r>
      <w:commentRangeEnd w:id="482"/>
      <w:r w:rsidRPr="00575BBB">
        <w:rPr>
          <w:rStyle w:val="afd"/>
          <w:color w:val="FF0000"/>
        </w:rPr>
        <w:commentReference w:id="482"/>
      </w:r>
      <w:r w:rsidRPr="00575BBB">
        <w:rPr>
          <w:rFonts w:ascii="Times New Roman" w:hAnsi="Times New Roman" w:cs="Times New Roman"/>
          <w:bCs/>
          <w:color w:val="FF0000"/>
          <w:sz w:val="24"/>
          <w:szCs w:val="24"/>
        </w:rPr>
        <w:t xml:space="preserve">for all the </w:t>
      </w:r>
      <w:r w:rsidRPr="00575BBB">
        <w:rPr>
          <w:rFonts w:ascii="Times New Roman" w:hAnsi="Times New Roman" w:cs="Times New Roman"/>
          <w:color w:val="FF0000"/>
          <w:sz w:val="24"/>
          <w:szCs w:val="24"/>
        </w:rPr>
        <w:t xml:space="preserve">distinct solutions </w:t>
      </w:r>
      <w:r w:rsidRPr="00575BBB">
        <w:rPr>
          <w:rFonts w:ascii="Times New Roman" w:hAnsi="Times New Roman" w:cs="Times New Roman"/>
          <w:b/>
          <w:bCs/>
          <w:color w:val="FF0000"/>
          <w:sz w:val="24"/>
          <w:szCs w:val="24"/>
        </w:rPr>
        <w:t xml:space="preserve">x </w:t>
      </w:r>
      <w:r w:rsidRPr="00575BBB">
        <w:rPr>
          <w:rFonts w:ascii="Times New Roman" w:hAnsi="Times New Roman" w:cs="Times New Roman"/>
          <w:color w:val="FF0000"/>
          <w:sz w:val="24"/>
          <w:szCs w:val="24"/>
        </w:rPr>
        <w:t xml:space="preserve">sampled up to stage </w:t>
      </w:r>
      <w:r w:rsidRPr="00575BBB">
        <w:rPr>
          <w:rFonts w:ascii="Times New Roman" w:hAnsi="Times New Roman" w:cs="Times New Roman"/>
          <w:i/>
          <w:iCs/>
          <w:color w:val="FF0000"/>
          <w:sz w:val="24"/>
          <w:szCs w:val="24"/>
        </w:rPr>
        <w:t>n</w:t>
      </w:r>
      <w:r>
        <w:rPr>
          <w:rFonts w:ascii="Times New Roman" w:hAnsi="Times New Roman" w:cs="Times New Roman"/>
          <w:sz w:val="24"/>
          <w:szCs w:val="24"/>
        </w:rPr>
        <w:t xml:space="preserve">. </w:t>
      </w:r>
      <w:r>
        <w:rPr>
          <w:rFonts w:ascii="Times New Roman" w:hAnsi="Times New Roman" w:cs="Times New Roman" w:hint="eastAsia"/>
          <w:sz w:val="24"/>
          <w:szCs w:val="24"/>
        </w:rPr>
        <w:t>Following</w:t>
      </w:r>
      <w:r>
        <w:rPr>
          <w:rFonts w:ascii="Times New Roman" w:hAnsi="Times New Roman" w:cs="Times New Roman"/>
          <w:sz w:val="24"/>
          <w:szCs w:val="24"/>
        </w:rPr>
        <w:t xml:space="preserve"> this definition, we have clearly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r>
          <w:rPr>
            <w:rFonts w:ascii="Cambria Math" w:hAnsi="Cambria Math" w:cs="Cambria Math"/>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sz w:val="24"/>
          <w:szCs w:val="24"/>
          <w:shd w:val="clear" w:color="auto" w:fill="FFFFFF"/>
        </w:rPr>
        <w:t xml:space="preserve"> as no sample has been taken at stage 0, so the prior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oMath>
      <w:r>
        <w:rPr>
          <w:rFonts w:ascii="Times New Roman" w:hAnsi="Times New Roman" w:cs="Times New Roman"/>
          <w:sz w:val="24"/>
          <w:szCs w:val="24"/>
          <w:shd w:val="clear" w:color="auto" w:fill="FFFFFF"/>
        </w:rPr>
        <w:t xml:space="preserve"> is also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r>
              <m:rPr>
                <m:sty m:val="p"/>
              </m:rPr>
              <w:rPr>
                <w:rFonts w:ascii="Cambria Math"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ctrlPr>
              <w:rPr>
                <w:rFonts w:ascii="Cambria Math" w:hAnsi="Times New Roman" w:cs="Times New Roman"/>
                <w:i/>
                <w:sz w:val="24"/>
                <w:szCs w:val="24"/>
              </w:rPr>
            </m:ctrlPr>
          </m:e>
        </m:d>
        <m:r>
          <m:rPr>
            <m:sty m:val="p"/>
          </m:rPr>
          <w:rPr>
            <w:rFonts w:ascii="Cambria Math" w:hAnsi="Times New Roman" w:cs="Times New Roman"/>
            <w:sz w:val="24"/>
            <w:szCs w:val="24"/>
          </w:rPr>
          <m:t>.</m:t>
        </m:r>
      </m:oMath>
      <w:r>
        <w:rPr>
          <w:rFonts w:ascii="Times New Roman" w:hAnsi="Times New Roman" w:cs="Times New Roman"/>
          <w:sz w:val="24"/>
          <w:szCs w:val="24"/>
        </w:rPr>
        <w:t xml:space="preserve"> Then due to the property of multivariate normal distribution, it can be verified that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iCs/>
          <w:sz w:val="24"/>
          <w:szCs w:val="24"/>
        </w:rPr>
        <w:t xml:space="preserve">, </w:t>
      </w:r>
      <w:r>
        <w:rPr>
          <w:rFonts w:ascii="Times New Roman" w:hAnsi="Times New Roman" w:cs="Times New Roman"/>
          <w:sz w:val="24"/>
          <w:szCs w:val="24"/>
        </w:rPr>
        <w:t xml:space="preserve">the posterior distribution (conditional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and </w:t>
      </w:r>
      <w:commentRangeStart w:id="483"/>
      <w:commentRangeStart w:id="484"/>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r>
              <w:ins w:id="485" w:author="Tan zhen" w:date="2021-07-20T18:43:00Z">
                <w:rPr>
                  <w:rFonts w:ascii="微软雅黑" w:eastAsia="微软雅黑" w:hAnsi="微软雅黑" w:cs="微软雅黑" w:hint="eastAsia"/>
                  <w:sz w:val="24"/>
                  <w:szCs w:val="24"/>
                </w:rPr>
                <m:t>-</m:t>
              </w:ins>
            </m:r>
            <m:r>
              <w:ins w:id="486" w:author="Tan zhen" w:date="2021-07-20T18:43:00Z">
                <w:rPr>
                  <w:rFonts w:ascii="Cambria Math" w:hAnsi="Cambria Math" w:cs="Cambria Math"/>
                  <w:sz w:val="24"/>
                  <w:szCs w:val="24"/>
                </w:rPr>
                <m:t>1</m:t>
              </w:ins>
            </m:r>
          </m:sup>
        </m:sSubSup>
        <w:commentRangeEnd w:id="483"/>
        <m:r>
          <m:rPr>
            <m:sty m:val="p"/>
          </m:rPr>
          <w:rPr>
            <w:rStyle w:val="afd"/>
          </w:rPr>
          <w:commentReference w:id="483"/>
        </m:r>
        <w:commentRangeEnd w:id="484"/>
        <m:r>
          <m:rPr>
            <m:sty m:val="p"/>
          </m:rPr>
          <w:rPr>
            <w:rStyle w:val="afd"/>
          </w:rPr>
          <w:commentReference w:id="484"/>
        </m:r>
      </m:oMath>
      <w:r>
        <w:rPr>
          <w:rFonts w:ascii="Times New Roman" w:hAnsi="Times New Roman" w:cs="Times New Roman"/>
          <w:bCs/>
          <w:iCs/>
          <w:sz w:val="24"/>
          <w:szCs w:val="24"/>
        </w:rPr>
        <w:t>),</w:t>
      </w:r>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oMath>
      <w:r>
        <w:rPr>
          <w:rFonts w:ascii="Times New Roman" w:hAnsi="Times New Roman" w:cs="Times New Roman"/>
          <w:iCs/>
          <w:sz w:val="24"/>
          <w:szCs w:val="24"/>
        </w:rPr>
        <w:t xml:space="preserve">, is also a multivariate normal distribution, whose </w:t>
      </w:r>
      <w:commentRangeStart w:id="487"/>
      <w:commentRangeStart w:id="488"/>
      <w:r>
        <w:rPr>
          <w:rFonts w:ascii="Times New Roman" w:hAnsi="Times New Roman" w:cs="Times New Roman"/>
          <w:iCs/>
          <w:sz w:val="24"/>
          <w:szCs w:val="24"/>
        </w:rPr>
        <w:t xml:space="preserve">mean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and covarian</w:t>
      </w:r>
      <w:commentRangeStart w:id="489"/>
      <w:commentRangeStart w:id="490"/>
      <w:r>
        <w:rPr>
          <w:rFonts w:ascii="Times New Roman" w:hAnsi="Times New Roman" w:cs="Times New Roman"/>
          <w:color w:val="333333"/>
          <w:sz w:val="24"/>
          <w:szCs w:val="24"/>
          <w:shd w:val="clear" w:color="auto" w:fill="FFFFFF"/>
        </w:rPr>
        <w:t xml:space="preserve">ce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w:commentRangeEnd w:id="487"/>
        <w:commentRangeEnd w:id="489"/>
        <m:r>
          <m:rPr>
            <m:sty m:val="p"/>
          </m:rPr>
          <w:rPr>
            <w:rStyle w:val="afd"/>
          </w:rPr>
          <w:commentReference w:id="489"/>
        </m:r>
        <w:commentRangeEnd w:id="490"/>
        <m:r>
          <m:rPr>
            <m:sty m:val="p"/>
          </m:rPr>
          <w:rPr>
            <w:rStyle w:val="afd"/>
          </w:rPr>
          <w:commentReference w:id="490"/>
        </m:r>
        <m:r>
          <m:rPr>
            <m:sty m:val="p"/>
          </m:rPr>
          <w:rPr>
            <w:rStyle w:val="afd"/>
          </w:rPr>
          <w:commentReference w:id="487"/>
        </m:r>
        <w:commentRangeEnd w:id="488"/>
        <m:r>
          <m:rPr>
            <m:sty m:val="p"/>
          </m:rPr>
          <w:rPr>
            <w:rStyle w:val="afd"/>
          </w:rPr>
          <w:commentReference w:id="488"/>
        </m:r>
      </m:oMath>
      <w:r>
        <w:rPr>
          <w:rFonts w:ascii="Times New Roman" w:hAnsi="Times New Roman" w:cs="Times New Roman"/>
          <w:iCs/>
          <w:sz w:val="24"/>
          <w:szCs w:val="24"/>
        </w:rPr>
        <w:t xml:space="preserve"> can be determined by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w:t>
      </w:r>
    </w:p>
    <w:bookmarkStart w:id="491" w:name="_Hlk46272072"/>
    <w:p w14:paraId="0651BD5D" w14:textId="583A5581" w:rsidR="00E67543" w:rsidRDefault="009363F8" w:rsidP="000E065A">
      <w:pPr>
        <w:jc w:val="right"/>
        <w:rPr>
          <w:rFonts w:ascii="Times New Roman" w:hAnsi="Times New Roman" w:cs="Times New Roman"/>
          <w:color w:val="333333"/>
          <w:sz w:val="24"/>
          <w:szCs w:val="24"/>
          <w:shd w:val="clear" w:color="auto" w:fill="FFFFFF"/>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w:bookmarkEnd w:id="491"/>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num>
          <m:den>
            <m:sSubSup>
              <m:sSubSupPr>
                <m:ctrlPr>
                  <w:rPr>
                    <w:rFonts w:ascii="Cambria Math" w:hAnsi="Cambria Math" w:cs="Cambria Math"/>
                    <w:color w:val="FF0000"/>
                    <w:sz w:val="24"/>
                    <w:szCs w:val="24"/>
                    <w:shd w:val="clear" w:color="auto" w:fill="FFFFFF"/>
                  </w:rPr>
                </m:ctrlPr>
              </m:sSub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
                      <m:t>f</m:t>
                    </m:r>
                  </m:e>
                </m:acc>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hAnsi="Cambria Math" w:cs="Cambria Math"/>
                    <w:color w:val="FF0000"/>
                    <w:sz w:val="24"/>
                    <w:szCs w:val="24"/>
                    <w:shd w:val="clear" w:color="auto" w:fill="FFFFFF"/>
                  </w:rPr>
                  <m:t>i</m:t>
                </m:r>
                <m:r>
                  <w:ins w:id="492" w:author="Zhen Tan" w:date="2020-08-27T17:50:00Z">
                    <w:rPr>
                      <w:rFonts w:ascii="Cambria Math" w:hAnsi="Cambria Math" w:cs="Cambria Math"/>
                      <w:color w:val="FF0000"/>
                      <w:sz w:val="24"/>
                      <w:szCs w:val="24"/>
                      <w:shd w:val="clear" w:color="auto" w:fill="FFFFFF"/>
                    </w:rPr>
                    <m:t>,n</m:t>
                  </w:ins>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i,n-1</m:t>
                </m:r>
              </m:sup>
            </m:sSubSup>
          </m:den>
        </m:f>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r>
          <m:rPr>
            <m:sty m:val="p"/>
          </m:rPr>
          <w:rPr>
            <w:rFonts w:ascii="Cambria Math" w:hAnsi="Cambria Math" w:cs="Times New Roman"/>
            <w:sz w:val="24"/>
            <w:szCs w:val="24"/>
          </w:rPr>
          <m:t xml:space="preserve">,  </m:t>
        </m:r>
      </m:oMath>
      <w:r w:rsidR="00E67543">
        <w:rPr>
          <w:rFonts w:ascii="Times New Roman" w:hAnsi="Times New Roman" w:cs="Times New Roman"/>
          <w:color w:val="333333"/>
          <w:sz w:val="24"/>
          <w:szCs w:val="24"/>
          <w:shd w:val="clear" w:color="auto" w:fill="FFFFFF"/>
        </w:rPr>
        <w:t xml:space="preserve">              (14a) </w:t>
      </w:r>
    </w:p>
    <w:p w14:paraId="08DA4718" w14:textId="2AE8C387" w:rsidR="00E67543" w:rsidRDefault="009363F8" w:rsidP="000E065A">
      <w:pPr>
        <w:jc w:val="right"/>
        <w:rPr>
          <w:rFonts w:ascii="Times New Roman" w:hAnsi="Times New Roman" w:cs="Times New Roman"/>
          <w:iCs/>
          <w:sz w:val="24"/>
          <w:szCs w:val="24"/>
        </w:rPr>
      </w:pP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sSubSup>
              <m:sSubSupPr>
                <m:ctrlPr>
                  <w:rPr>
                    <w:rFonts w:ascii="Cambria Math" w:hAnsi="Cambria Math" w:cs="Cambria Math"/>
                    <w:color w:val="FF0000"/>
                    <w:sz w:val="24"/>
                    <w:szCs w:val="24"/>
                    <w:shd w:val="clear" w:color="auto" w:fill="FFFFFF"/>
                  </w:rPr>
                </m:ctrlPr>
              </m:sSub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
                      <m:t>f</m:t>
                    </m:r>
                  </m:e>
                </m:acc>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hAnsi="Cambria Math" w:cs="Cambria Math"/>
                    <w:color w:val="FF0000"/>
                    <w:sz w:val="24"/>
                    <w:szCs w:val="24"/>
                    <w:shd w:val="clear" w:color="auto" w:fill="FFFFFF"/>
                  </w:rPr>
                  <m:t>i</m:t>
                </m:r>
                <m:r>
                  <w:ins w:id="493" w:author="Zhen Tan" w:date="2020-08-27T17:50:00Z">
                    <w:rPr>
                      <w:rFonts w:ascii="Cambria Math" w:hAnsi="Cambria Math" w:cs="Cambria Math"/>
                      <w:color w:val="FF0000"/>
                      <w:sz w:val="24"/>
                      <w:szCs w:val="24"/>
                      <w:shd w:val="clear" w:color="auto" w:fill="FFFFFF"/>
                    </w:rPr>
                    <m:t>,n</m:t>
                  </w:ins>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num>
          <m:den>
            <w:commentRangeStart w:id="494"/>
            <w:commentRangeStart w:id="495"/>
            <m:sSubSup>
              <m:sSubSupPr>
                <m:ctrlPr>
                  <w:rPr>
                    <w:rFonts w:ascii="Cambria Math" w:hAnsi="Cambria Math" w:cs="Cambria Math"/>
                    <w:color w:val="FF0000"/>
                    <w:sz w:val="24"/>
                    <w:szCs w:val="24"/>
                    <w:shd w:val="clear" w:color="auto" w:fill="FFFFFF"/>
                  </w:rPr>
                </m:ctrlPr>
              </m:sSub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
                      <m:t>f</m:t>
                    </m:r>
                  </m:e>
                </m:acc>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hAnsi="Cambria Math" w:cs="Cambria Math"/>
                    <w:color w:val="FF0000"/>
                    <w:sz w:val="24"/>
                    <w:szCs w:val="24"/>
                    <w:shd w:val="clear" w:color="auto" w:fill="FFFFFF"/>
                  </w:rPr>
                  <m:t>i</m:t>
                </m:r>
                <m:r>
                  <w:ins w:id="496" w:author="Zhen Tan" w:date="2020-08-27T17:49:00Z">
                    <w:rPr>
                      <w:rFonts w:ascii="Cambria Math" w:hAnsi="Cambria Math" w:cs="Cambria Math"/>
                      <w:color w:val="FF0000"/>
                      <w:sz w:val="24"/>
                      <w:szCs w:val="24"/>
                      <w:shd w:val="clear" w:color="auto" w:fill="FFFFFF"/>
                    </w:rPr>
                    <m:t>,n</m:t>
                  </w:ins>
                </m:r>
              </m:sup>
            </m:sSubSup>
            <w:commentRangeEnd w:id="494"/>
            <m:r>
              <m:rPr>
                <m:sty m:val="p"/>
              </m:rPr>
              <w:rPr>
                <w:rStyle w:val="afd"/>
              </w:rPr>
              <w:commentReference w:id="494"/>
            </m:r>
            <w:commentRangeEnd w:id="495"/>
            <m:r>
              <m:rPr>
                <m:sty m:val="p"/>
              </m:rPr>
              <w:rPr>
                <w:rStyle w:val="afd"/>
              </w:rPr>
              <w:commentReference w:id="495"/>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r>
              <m:rPr>
                <m:sty m:val="p"/>
              </m:rP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highlight w:val="green"/>
                    <w:shd w:val="clear" w:color="auto" w:fill="FFFFFF"/>
                  </w:rPr>
                </m:ctrlPr>
              </m:sSubSupPr>
              <m:e>
                <m:r>
                  <w:rPr>
                    <w:rFonts w:ascii="Cambria Math" w:hAnsi="Cambria Math" w:cs="Times New Roman"/>
                    <w:sz w:val="24"/>
                    <w:szCs w:val="24"/>
                    <w:highlight w:val="green"/>
                  </w:rPr>
                  <m:t>λ</m:t>
                </m:r>
              </m:e>
              <m:sub>
                <m:sSup>
                  <m:sSupPr>
                    <m:ctrlPr>
                      <w:rPr>
                        <w:rFonts w:ascii="Cambria Math" w:hAnsi="Cambria Math" w:cs="Times New Roman"/>
                        <w:i/>
                        <w:sz w:val="24"/>
                        <w:szCs w:val="24"/>
                        <w:highlight w:val="green"/>
                      </w:rPr>
                    </m:ctrlPr>
                  </m:sSupPr>
                  <m:e>
                    <m:r>
                      <m:rPr>
                        <m:sty m:val="b"/>
                      </m:rPr>
                      <w:rPr>
                        <w:rFonts w:ascii="Cambria Math" w:hAnsi="Cambria Math" w:cs="Times New Roman"/>
                        <w:sz w:val="24"/>
                        <w:szCs w:val="24"/>
                        <w:highlight w:val="green"/>
                      </w:rPr>
                      <m:t>x</m:t>
                    </m:r>
                  </m:e>
                  <m:sup>
                    <m:r>
                      <w:rPr>
                        <w:rFonts w:ascii="Cambria Math" w:hAnsi="Cambria Math" w:cs="Times New Roman"/>
                        <w:sz w:val="24"/>
                        <w:szCs w:val="24"/>
                        <w:highlight w:val="green"/>
                      </w:rPr>
                      <m:t>n</m:t>
                    </m:r>
                  </m:sup>
                </m:sSup>
              </m:sub>
              <m:sup>
                <m:r>
                  <w:rPr>
                    <w:rFonts w:ascii="Cambria Math" w:hAnsi="Cambria Math" w:cs="Cambria Math"/>
                    <w:color w:val="333333"/>
                    <w:sz w:val="24"/>
                    <w:szCs w:val="24"/>
                    <w:highlight w:val="green"/>
                    <w:shd w:val="clear" w:color="auto" w:fill="FFFFFF"/>
                  </w:rPr>
                  <m:t>i,n-1</m:t>
                </m:r>
              </m:sup>
            </m:sSubSup>
          </m:den>
        </m:f>
        <m:r>
          <m:rPr>
            <m:sty m:val="p"/>
          </m:rPr>
          <w:rPr>
            <w:rFonts w:ascii="Cambria Math" w:hAnsi="Cambria Math" w:cs="Cambria Math"/>
            <w:color w:val="333333"/>
            <w:sz w:val="24"/>
            <w:szCs w:val="24"/>
            <w:shd w:val="clear" w:color="auto" w:fill="FFFFFF"/>
          </w:rPr>
          <m:t xml:space="preserve">,   </m:t>
        </m:r>
      </m:oMath>
      <w:r w:rsidR="00E67543">
        <w:rPr>
          <w:rFonts w:ascii="Times New Roman" w:hAnsi="Times New Roman" w:cs="Times New Roman"/>
          <w:iCs/>
          <w:sz w:val="24"/>
          <w:szCs w:val="24"/>
        </w:rPr>
        <w:t xml:space="preserve">                        (14b)</w:t>
      </w:r>
    </w:p>
    <w:p w14:paraId="38E620F0"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the column vector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the matrix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are defined in the following way: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has been sampled before stage </w:t>
      </w:r>
      <w:r>
        <w:rPr>
          <w:rFonts w:ascii="Times New Roman" w:hAnsi="Times New Roman" w:cs="Times New Roman"/>
          <w:i/>
          <w:iCs/>
          <w:sz w:val="24"/>
          <w:szCs w:val="24"/>
        </w:rPr>
        <w:t>n</w:t>
      </w:r>
      <w:r>
        <w:rPr>
          <w:rFonts w:ascii="Times New Roman" w:hAnsi="Times New Roman" w:cs="Times New Roman" w:hint="eastAsia"/>
          <w:i/>
          <w:iCs/>
          <w:sz w:val="24"/>
          <w:szCs w:val="24"/>
        </w:rPr>
        <w:t xml:space="preserve"> </w:t>
      </w:r>
      <w:r>
        <w:rPr>
          <w:rFonts w:ascii="Times New Roman" w:hAnsi="Times New Roman" w:cs="Times New Roman"/>
          <w:sz w:val="24"/>
          <w:szCs w:val="24"/>
        </w:rPr>
        <w:t xml:space="preserve">(i.e., </w:t>
      </w:r>
      <w:commentRangeStart w:id="497"/>
      <w:commentRangeStart w:id="498"/>
      <w:r>
        <w:rPr>
          <w:rFonts w:ascii="Times New Roman" w:hAnsi="Times New Roman" w:cs="Times New Roman"/>
          <w:sz w:val="24"/>
          <w:szCs w:val="24"/>
        </w:rPr>
        <w:t xml:space="preserve">the deviation term </w:t>
      </w:r>
      <m:oMath>
        <m:sSubSup>
          <m:sSubSupPr>
            <m:ctrlPr>
              <w:rPr>
                <w:rFonts w:ascii="Cambria Math" w:hAnsi="Cambria Math" w:cs="Cambria Math"/>
                <w:bCs/>
                <w:iCs/>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m:t>
            </m:r>
          </m:sup>
        </m:sSubSup>
      </m:oMath>
      <w:r>
        <w:rPr>
          <w:rFonts w:ascii="Times New Roman" w:hAnsi="Times New Roman" w:cs="Times New Roman"/>
          <w:bCs/>
          <w:iCs/>
          <w:sz w:val="24"/>
          <w:szCs w:val="24"/>
        </w:rPr>
        <w:t xml:space="preserve"> has already been included in vector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w:commentRangeEnd w:id="497"/>
        <m:r>
          <m:rPr>
            <m:sty m:val="p"/>
          </m:rPr>
          <w:rPr>
            <w:rStyle w:val="afd"/>
          </w:rPr>
          <w:commentReference w:id="497"/>
        </m:r>
        <w:commentRangeEnd w:id="498"/>
        <m:r>
          <m:rPr>
            <m:sty m:val="p"/>
          </m:rPr>
          <w:rPr>
            <w:rStyle w:val="afd"/>
          </w:rPr>
          <w:commentReference w:id="498"/>
        </m:r>
      </m:oMath>
      <w:r>
        <w:rPr>
          <w:rFonts w:ascii="Times New Roman" w:hAnsi="Times New Roman" w:cs="Times New Roman"/>
          <w:color w:val="333333"/>
          <w:sz w:val="24"/>
          <w:szCs w:val="24"/>
          <w:shd w:val="clear" w:color="auto" w:fill="FFFFFF"/>
        </w:rPr>
        <w:t xml:space="preserve">), </w:t>
      </w:r>
      <w:r>
        <w:rPr>
          <w:rFonts w:ascii="Times New Roman" w:hAnsi="Times New Roman" w:cs="Times New Roman"/>
          <w:sz w:val="24"/>
          <w:szCs w:val="24"/>
        </w:rPr>
        <w:t xml:space="preserve">  then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otherwise,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is formed by </w:t>
      </w:r>
      <w:r w:rsidRPr="0057612F">
        <w:rPr>
          <w:rFonts w:ascii="Times New Roman" w:hAnsi="Times New Roman" w:cs="Times New Roman"/>
          <w:color w:val="FF0000"/>
          <w:sz w:val="24"/>
          <w:szCs w:val="24"/>
          <w:shd w:val="clear" w:color="auto" w:fill="FFFFFF"/>
        </w:rPr>
        <w:t>appending a zero to</w:t>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is formed by </w:t>
      </w:r>
      <w:r w:rsidRPr="0057612F">
        <w:rPr>
          <w:rFonts w:ascii="Times New Roman" w:hAnsi="Times New Roman" w:cs="Times New Roman"/>
          <w:color w:val="FF0000"/>
          <w:sz w:val="24"/>
          <w:szCs w:val="24"/>
          <w:shd w:val="clear" w:color="auto" w:fill="FFFFFF"/>
        </w:rPr>
        <w:t>appending a row and a column</w:t>
      </w:r>
      <w:r>
        <w:rPr>
          <w:rFonts w:ascii="Times New Roman" w:hAnsi="Times New Roman" w:cs="Times New Roman"/>
          <w:color w:val="333333"/>
          <w:sz w:val="24"/>
          <w:szCs w:val="24"/>
          <w:shd w:val="clear" w:color="auto" w:fill="FFFFFF"/>
        </w:rPr>
        <w:t xml:space="preserve"> to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among these new entries added, </w:t>
      </w:r>
      <w:r w:rsidRPr="0057612F">
        <w:rPr>
          <w:rFonts w:ascii="Times New Roman" w:hAnsi="Times New Roman" w:cs="Times New Roman"/>
          <w:color w:val="FF0000"/>
          <w:sz w:val="24"/>
          <w:szCs w:val="24"/>
          <w:shd w:val="clear" w:color="auto" w:fill="FFFFFF"/>
        </w:rPr>
        <w:t xml:space="preserve">the new diagonal entry is </w:t>
      </w:r>
      <m:oMath>
        <m:sSup>
          <m:sSupPr>
            <m:ctrlPr>
              <w:rPr>
                <w:rFonts w:ascii="Cambria Math" w:hAnsi="Cambria Math" w:cs="Cambria Math"/>
                <w:color w:val="FF0000"/>
                <w:sz w:val="24"/>
                <w:szCs w:val="24"/>
                <w:highlight w:val="yellow"/>
                <w:shd w:val="clear" w:color="auto" w:fill="FFFFFF"/>
              </w:rPr>
            </m:ctrlPr>
          </m:sSupPr>
          <m:e>
            <m:r>
              <w:rPr>
                <w:rFonts w:ascii="Cambria Math" w:eastAsia="Cambria Math" w:hAnsi="Cambria Math" w:cs="Cambria Math"/>
                <w:color w:val="FF0000"/>
                <w:sz w:val="24"/>
                <w:szCs w:val="24"/>
                <w:highlight w:val="yellow"/>
              </w:rPr>
              <m:t>z</m:t>
            </m:r>
          </m:e>
          <m:sup>
            <m:r>
              <w:rPr>
                <w:rFonts w:ascii="Cambria Math" w:eastAsia="微软雅黑" w:hAnsi="Cambria Math" w:cs="微软雅黑"/>
                <w:color w:val="FF0000"/>
                <w:sz w:val="24"/>
                <w:szCs w:val="24"/>
                <w:highlight w:val="yellow"/>
                <w:shd w:val="clear" w:color="auto" w:fill="FFFFFF"/>
              </w:rPr>
              <m:t>i,0</m:t>
            </m:r>
          </m:sup>
        </m:sSup>
      </m:oMath>
      <w:r w:rsidRPr="0057612F">
        <w:rPr>
          <w:rFonts w:ascii="Times New Roman" w:hAnsi="Times New Roman" w:cs="Times New Roman"/>
          <w:color w:val="FF0000"/>
          <w:sz w:val="24"/>
          <w:szCs w:val="24"/>
          <w:shd w:val="clear" w:color="auto" w:fill="FFFFFF"/>
        </w:rPr>
        <w:t xml:space="preserve"> and all the others are zero</w:t>
      </w:r>
      <w:r>
        <w:rPr>
          <w:rFonts w:ascii="Times New Roman" w:hAnsi="Times New Roman" w:cs="Times New Roman"/>
          <w:color w:val="333333"/>
          <w:sz w:val="24"/>
          <w:szCs w:val="24"/>
          <w:shd w:val="clear" w:color="auto" w:fill="FFFFFF"/>
        </w:rPr>
        <w:t xml:space="preserve">. Namely, the following revisions are made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is first sampled at stage </w:t>
      </w:r>
      <w:r>
        <w:rPr>
          <w:rFonts w:ascii="Times New Roman" w:hAnsi="Times New Roman" w:cs="Times New Roman"/>
          <w:i/>
          <w:iCs/>
          <w:sz w:val="24"/>
          <w:szCs w:val="24"/>
        </w:rPr>
        <w:t>n</w:t>
      </w:r>
      <w:r>
        <w:rPr>
          <w:rFonts w:ascii="Times New Roman" w:hAnsi="Times New Roman" w:cs="Times New Roman"/>
          <w:sz w:val="24"/>
          <w:szCs w:val="24"/>
        </w:rPr>
        <w:t xml:space="preserve">: </w:t>
      </w:r>
    </w:p>
    <w:p w14:paraId="6F8A5A05" w14:textId="77777777" w:rsidR="00E67543" w:rsidRDefault="009363F8" w:rsidP="000E065A">
      <w:pPr>
        <w:jc w:val="center"/>
        <w:rPr>
          <w:rFonts w:ascii="Times New Roman" w:hAnsi="Times New Roman" w:cs="Times New Roman"/>
          <w:sz w:val="24"/>
          <w:szCs w:val="24"/>
        </w:rPr>
      </w:pP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eastAsia="仿宋"/>
          </w:rPr>
          <m:t>=</m:t>
        </m:r>
        <m:d>
          <m:dPr>
            <m:begChr m:val="["/>
            <m:endChr m:val="]"/>
            <m:ctrlPr>
              <w:rPr>
                <w:rFonts w:ascii="Cambria Math" w:eastAsia="仿宋" w:hAnsi="Cambria Math"/>
                <w:bCs/>
                <w:i/>
              </w:rPr>
            </m:ctrlPr>
          </m:dPr>
          <m:e>
            <m:eqArr>
              <m:eqArrPr>
                <m:ctrlPr>
                  <w:rPr>
                    <w:rFonts w:ascii="Cambria Math" w:eastAsia="仿宋" w:hAnsi="Cambria Math"/>
                    <w:bCs/>
                    <w:i/>
                  </w:rPr>
                </m:ctrlPr>
              </m:eqArrP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ctrlPr>
                  <w:rPr>
                    <w:rFonts w:ascii="Cambria Math" w:hAnsi="Cambria Math" w:cs="Cambria Math"/>
                    <w:i/>
                    <w:color w:val="333333"/>
                    <w:sz w:val="24"/>
                    <w:szCs w:val="24"/>
                    <w:shd w:val="clear" w:color="auto" w:fill="FFFFFF"/>
                  </w:rPr>
                </m:ctrlPr>
              </m:e>
              <m:e>
                <m:r>
                  <w:rPr>
                    <w:rFonts w:ascii="Cambria Math" w:hAnsi="Cambria Math" w:cs="Cambria Math"/>
                    <w:color w:val="333333"/>
                    <w:sz w:val="24"/>
                    <w:szCs w:val="24"/>
                    <w:shd w:val="clear" w:color="auto" w:fill="FFFFFF"/>
                  </w:rPr>
                  <m:t>0</m:t>
                </m:r>
                <m:ctrlPr>
                  <w:rPr>
                    <w:rFonts w:ascii="Cambria Math" w:hAnsi="Cambria Math" w:cs="Cambria Math"/>
                    <w:i/>
                    <w:color w:val="333333"/>
                    <w:sz w:val="24"/>
                    <w:szCs w:val="24"/>
                    <w:shd w:val="clear" w:color="auto" w:fill="FFFFFF"/>
                  </w:rPr>
                </m:ctrlPr>
              </m:e>
            </m:eqArr>
          </m:e>
        </m:d>
        <m:r>
          <m:rPr>
            <m:sty m:val="p"/>
          </m:rPr>
          <w:rPr>
            <w:rFonts w:ascii="Cambria Math" w:eastAsia="仿宋" w:hAnsi="Cambria Math"/>
          </w:rPr>
          <m:t xml:space="preserve">,     </m:t>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r>
          <m:rPr>
            <m:sty m:val="p"/>
          </m:rPr>
          <w:rPr>
            <w:rFonts w:ascii="Cambria Math" w:eastAsia="仿宋" w:hAnsi="Cambria Math"/>
          </w:rPr>
          <m:t xml:space="preserve">   </m:t>
        </m:r>
        <m:d>
          <m:dPr>
            <m:begChr m:val="["/>
            <m:endChr m:val="]"/>
            <m:ctrlPr>
              <w:rPr>
                <w:rFonts w:ascii="Cambria Math" w:eastAsia="仿宋" w:hAnsi="Cambria Math"/>
                <w:bCs/>
                <w:i/>
              </w:rPr>
            </m:ctrlPr>
          </m:dPr>
          <m:e>
            <m:m>
              <m:mPr>
                <m:mcs>
                  <m:mc>
                    <m:mcPr>
                      <m:count m:val="2"/>
                      <m:mcJc m:val="center"/>
                    </m:mcPr>
                  </m:mc>
                </m:mcs>
                <m:ctrlPr>
                  <w:rPr>
                    <w:rFonts w:ascii="Cambria Math" w:eastAsia="仿宋" w:hAnsi="Cambria Math"/>
                    <w:bCs/>
                    <w:iCs/>
                  </w:rPr>
                </m:ctrlPr>
              </m:mPr>
              <m:m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e>
                <m:e>
                  <m:sSup>
                    <m:sSupPr>
                      <m:ctrlPr>
                        <w:rPr>
                          <w:rFonts w:ascii="Cambria Math" w:hAnsi="Cambria Math" w:cs="Cambria Math"/>
                          <w:color w:val="333333"/>
                          <w:sz w:val="24"/>
                          <w:szCs w:val="24"/>
                          <w:shd w:val="clear" w:color="auto" w:fill="FFFFFF"/>
                        </w:rPr>
                      </m:ctrlPr>
                    </m:sSupPr>
                    <m:e>
                      <m:r>
                        <m:rPr>
                          <m:sty m:val="bi"/>
                        </m:rPr>
                        <w:rPr>
                          <w:rFonts w:ascii="Cambria Math" w:eastAsia="仿宋" w:hAnsi="Cambria Math"/>
                        </w:rPr>
                        <m:t>0</m:t>
                      </m:r>
                    </m:e>
                    <m:sup>
                      <m:r>
                        <m:rPr>
                          <m:sty m:val="p"/>
                        </m:rPr>
                        <w:rPr>
                          <w:rFonts w:ascii="Cambria Math" w:hAnsi="Cambria Math" w:cs="Cambria Math"/>
                          <w:color w:val="333333"/>
                          <w:sz w:val="24"/>
                          <w:szCs w:val="24"/>
                          <w:shd w:val="clear" w:color="auto" w:fill="FFFFFF"/>
                        </w:rPr>
                        <m:t>T</m:t>
                      </m:r>
                    </m:sup>
                  </m:sSup>
                </m:e>
              </m:mr>
              <m:mr>
                <m:e>
                  <m:r>
                    <m:rPr>
                      <m:sty m:val="bi"/>
                    </m:rPr>
                    <w:rPr>
                      <w:rFonts w:ascii="Cambria Math" w:eastAsia="仿宋" w:hAnsi="Cambria Math"/>
                    </w:rPr>
                    <m:t>0</m:t>
                  </m:r>
                </m:e>
                <m:e>
                  <w:commentRangeStart w:id="499"/>
                  <w:commentRangeStart w:id="500"/>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w:commentRangeEnd w:id="499"/>
                  <m:r>
                    <m:rPr>
                      <m:sty m:val="p"/>
                    </m:rPr>
                    <w:rPr>
                      <w:rStyle w:val="afd"/>
                    </w:rPr>
                    <w:commentReference w:id="499"/>
                  </m:r>
                  <w:commentRangeEnd w:id="500"/>
                  <m:r>
                    <m:rPr>
                      <m:sty m:val="p"/>
                    </m:rPr>
                    <w:rPr>
                      <w:rStyle w:val="afd"/>
                    </w:rPr>
                    <w:commentReference w:id="500"/>
                  </m:r>
                </m:e>
              </m:mr>
            </m:m>
          </m:e>
        </m:d>
      </m:oMath>
      <w:r w:rsidR="00E67543">
        <w:rPr>
          <w:rFonts w:ascii="Times New Roman" w:hAnsi="Times New Roman" w:cs="Times New Roman"/>
          <w:bCs/>
        </w:rPr>
        <w:t>.</w:t>
      </w:r>
    </w:p>
    <w:bookmarkStart w:id="501" w:name="_Hlk46270096"/>
    <w:commentRangeStart w:id="502"/>
    <w:commentRangeStart w:id="503"/>
    <w:p w14:paraId="29AC72EB" w14:textId="77777777" w:rsidR="00E67543" w:rsidRPr="001F5720" w:rsidRDefault="009363F8" w:rsidP="000E065A">
      <w:pPr>
        <w:rPr>
          <w:rFonts w:ascii="Times New Roman" w:hAnsi="Times New Roman" w:cs="Times New Roman"/>
          <w:bCs/>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oMath>
      <w:bookmarkEnd w:id="501"/>
      <w:r w:rsidR="00E67543">
        <w:rPr>
          <w:rFonts w:ascii="Times New Roman" w:hAnsi="Times New Roman" w:cs="Times New Roman"/>
          <w:color w:val="333333"/>
          <w:sz w:val="24"/>
          <w:szCs w:val="24"/>
          <w:shd w:val="clear" w:color="auto" w:fill="FFFFFF"/>
        </w:rPr>
        <w:t xml:space="preserve"> is a row</w:t>
      </w:r>
      <w:r w:rsidR="00E67543" w:rsidRPr="00F44E41">
        <w:rPr>
          <w:rFonts w:ascii="Times New Roman" w:hAnsi="Times New Roman" w:cs="Times New Roman"/>
          <w:color w:val="333333"/>
          <w:sz w:val="24"/>
          <w:szCs w:val="24"/>
          <w:shd w:val="clear" w:color="auto" w:fill="FFFFFF"/>
        </w:rPr>
        <w:t xml:space="preserve"> vector</w:t>
      </w:r>
      <w:r w:rsidR="00E67543">
        <w:rPr>
          <w:rFonts w:ascii="Times New Roman" w:hAnsi="Times New Roman" w:cs="Times New Roman"/>
          <w:color w:val="333333"/>
          <w:sz w:val="24"/>
          <w:szCs w:val="24"/>
          <w:shd w:val="clear" w:color="auto" w:fill="FFFFFF"/>
        </w:rPr>
        <w:t xml:space="preserve"> that has a </w:t>
      </w:r>
      <w:r w:rsidR="00E67543" w:rsidRPr="001F41DA">
        <w:rPr>
          <w:rFonts w:ascii="Times New Roman" w:hAnsi="Times New Roman" w:cs="Times New Roman"/>
          <w:color w:val="333333"/>
          <w:sz w:val="24"/>
          <w:szCs w:val="24"/>
          <w:shd w:val="clear" w:color="auto" w:fill="FFFFFF"/>
        </w:rPr>
        <w:t>commensurate</w:t>
      </w:r>
      <w:r w:rsidR="00E67543">
        <w:rPr>
          <w:rFonts w:ascii="Times New Roman" w:hAnsi="Times New Roman" w:cs="Times New Roman"/>
          <w:color w:val="333333"/>
          <w:sz w:val="24"/>
          <w:szCs w:val="24"/>
          <w:shd w:val="clear" w:color="auto" w:fill="FFFFFF"/>
        </w:rPr>
        <w:t xml:space="preserve"> dimension with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E67543">
        <w:rPr>
          <w:rFonts w:ascii="Times New Roman" w:hAnsi="Times New Roman" w:cs="Times New Roman"/>
          <w:sz w:val="24"/>
          <w:szCs w:val="24"/>
          <w:shd w:val="clear" w:color="auto" w:fill="FFFFFF"/>
        </w:rPr>
        <w:t xml:space="preserve"> and </w:t>
      </w:r>
      <w:r w:rsidR="00E67543" w:rsidRPr="00F44E41">
        <w:rPr>
          <w:rFonts w:ascii="Times New Roman" w:hAnsi="Times New Roman" w:cs="Times New Roman"/>
          <w:color w:val="333333"/>
          <w:sz w:val="24"/>
          <w:szCs w:val="24"/>
          <w:shd w:val="clear" w:color="auto" w:fill="FFFFFF"/>
        </w:rPr>
        <w:t>consis</w:t>
      </w:r>
      <w:r w:rsidR="00E67543">
        <w:rPr>
          <w:rFonts w:ascii="Times New Roman" w:hAnsi="Times New Roman" w:cs="Times New Roman"/>
          <w:color w:val="333333"/>
          <w:sz w:val="24"/>
          <w:szCs w:val="24"/>
          <w:shd w:val="clear" w:color="auto" w:fill="FFFFFF"/>
        </w:rPr>
        <w:t>ts</w:t>
      </w:r>
      <w:r w:rsidR="00E67543" w:rsidRPr="00F44E41">
        <w:rPr>
          <w:rFonts w:ascii="Times New Roman" w:hAnsi="Times New Roman" w:cs="Times New Roman"/>
          <w:color w:val="333333"/>
          <w:sz w:val="24"/>
          <w:szCs w:val="24"/>
          <w:shd w:val="clear" w:color="auto" w:fill="FFFFFF"/>
        </w:rPr>
        <w:t xml:space="preserve">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oMath>
      <w:r w:rsidR="00E67543" w:rsidRPr="00F44E41">
        <w:rPr>
          <w:rFonts w:ascii="Times New Roman" w:hAnsi="Times New Roman" w:cs="Times New Roman"/>
          <w:color w:val="333333"/>
          <w:sz w:val="24"/>
          <w:szCs w:val="24"/>
          <w:shd w:val="clear" w:color="auto" w:fill="FFFFFF"/>
        </w:rPr>
        <w:t xml:space="preserve"> </w:t>
      </w:r>
      <w:r w:rsidR="00E67543" w:rsidRPr="00535AAC">
        <w:rPr>
          <w:rFonts w:ascii="Times New Roman" w:hAnsi="Times New Roman" w:cs="Times New Roman"/>
          <w:color w:val="333333"/>
          <w:sz w:val="24"/>
          <w:szCs w:val="24"/>
          <w:highlight w:val="yellow"/>
          <w:shd w:val="clear" w:color="auto" w:fill="FFFFFF"/>
        </w:rPr>
        <w:t xml:space="preserve">at the </w:t>
      </w:r>
      <w:r w:rsidR="00E67543" w:rsidRPr="00535AAC">
        <w:rPr>
          <w:rFonts w:ascii="Times New Roman" w:hAnsi="Times New Roman" w:cs="Times New Roman"/>
          <w:i/>
          <w:iCs/>
          <w:color w:val="333333"/>
          <w:sz w:val="24"/>
          <w:szCs w:val="24"/>
          <w:highlight w:val="yellow"/>
          <w:shd w:val="clear" w:color="auto" w:fill="FFFFFF"/>
        </w:rPr>
        <w:t>j</w:t>
      </w:r>
      <w:r w:rsidR="00E67543" w:rsidRPr="00535AAC">
        <w:rPr>
          <w:rFonts w:ascii="Times New Roman" w:hAnsi="Times New Roman" w:cs="Times New Roman"/>
          <w:color w:val="333333"/>
          <w:sz w:val="24"/>
          <w:szCs w:val="24"/>
          <w:highlight w:val="yellow"/>
          <w:shd w:val="clear" w:color="auto" w:fill="FFFFFF"/>
        </w:rPr>
        <w:t>-</w:t>
      </w:r>
      <w:proofErr w:type="spellStart"/>
      <w:r w:rsidR="00E67543" w:rsidRPr="00535AAC">
        <w:rPr>
          <w:rFonts w:ascii="Times New Roman" w:hAnsi="Times New Roman" w:cs="Times New Roman"/>
          <w:color w:val="333333"/>
          <w:sz w:val="24"/>
          <w:szCs w:val="24"/>
          <w:highlight w:val="yellow"/>
          <w:shd w:val="clear" w:color="auto" w:fill="FFFFFF"/>
        </w:rPr>
        <w:t>th</w:t>
      </w:r>
      <w:proofErr w:type="spellEnd"/>
      <w:r w:rsidR="00E67543" w:rsidRPr="00535AAC">
        <w:rPr>
          <w:rFonts w:ascii="Times New Roman" w:hAnsi="Times New Roman" w:cs="Times New Roman"/>
          <w:color w:val="333333"/>
          <w:sz w:val="24"/>
          <w:szCs w:val="24"/>
          <w:highlight w:val="yellow"/>
          <w:shd w:val="clear" w:color="auto" w:fill="FFFFFF"/>
        </w:rPr>
        <w:t xml:space="preserve"> entry</w:t>
      </w:r>
      <w:r w:rsidR="00E67543">
        <w:rPr>
          <w:rFonts w:ascii="Times New Roman" w:hAnsi="Times New Roman" w:cs="Times New Roman"/>
          <w:color w:val="333333"/>
          <w:sz w:val="24"/>
          <w:szCs w:val="24"/>
          <w:shd w:val="clear" w:color="auto" w:fill="FFFFFF"/>
        </w:rPr>
        <w:t xml:space="preserve"> for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00E67543">
        <w:rPr>
          <w:rFonts w:ascii="Times New Roman" w:hAnsi="Times New Roman" w:cs="Times New Roman"/>
          <w:bCs/>
          <w:sz w:val="24"/>
          <w:szCs w:val="24"/>
        </w:rPr>
        <w:t>,</w:t>
      </w:r>
      <w:r w:rsidR="00E67543">
        <w:rPr>
          <w:rFonts w:ascii="Times New Roman" w:hAnsi="Times New Roman" w:cs="Times New Roman"/>
          <w:color w:val="333333"/>
          <w:sz w:val="24"/>
          <w:szCs w:val="24"/>
          <w:shd w:val="clear" w:color="auto" w:fill="FFFFFF"/>
        </w:rPr>
        <w:t xml:space="preserve"> </w:t>
      </w:r>
      <w:r w:rsidR="00E67543" w:rsidRPr="00F44E41">
        <w:rPr>
          <w:rFonts w:ascii="Times New Roman" w:hAnsi="Times New Roman" w:cs="Times New Roman"/>
          <w:color w:val="333333"/>
          <w:sz w:val="24"/>
          <w:szCs w:val="24"/>
          <w:shd w:val="clear" w:color="auto" w:fill="FFFFFF"/>
        </w:rPr>
        <w:t xml:space="preserve">and </w:t>
      </w:r>
      <w:r w:rsidR="00E67543">
        <w:rPr>
          <w:rFonts w:ascii="Times New Roman" w:hAnsi="Times New Roman" w:cs="Times New Roman"/>
          <w:color w:val="333333"/>
          <w:sz w:val="24"/>
          <w:szCs w:val="24"/>
          <w:shd w:val="clear" w:color="auto" w:fill="FFFFFF"/>
        </w:rPr>
        <w:t xml:space="preserve">one at the entry </w:t>
      </w:r>
      <w:r w:rsidR="00E67543" w:rsidRPr="0057612F">
        <w:rPr>
          <w:rFonts w:ascii="Times New Roman" w:hAnsi="Times New Roman" w:cs="Times New Roman"/>
          <w:color w:val="FF0000"/>
          <w:sz w:val="24"/>
          <w:szCs w:val="24"/>
          <w:shd w:val="clear" w:color="auto" w:fill="FFFFFF"/>
        </w:rPr>
        <w:t xml:space="preserve">whose index </w:t>
      </w:r>
      <w:r w:rsidR="00E67543">
        <w:rPr>
          <w:rFonts w:ascii="Times New Roman" w:hAnsi="Times New Roman" w:cs="Times New Roman"/>
          <w:color w:val="FF0000"/>
          <w:sz w:val="24"/>
          <w:szCs w:val="24"/>
          <w:shd w:val="clear" w:color="auto" w:fill="FFFFFF"/>
        </w:rPr>
        <w:t xml:space="preserve">is the same with that of the entry in </w:t>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i,n</m:t>
            </m:r>
          </m:sup>
        </m:sSup>
      </m:oMath>
      <w:r w:rsidR="00E67543" w:rsidRPr="0057612F">
        <w:rPr>
          <w:rFonts w:ascii="Times New Roman" w:hAnsi="Times New Roman" w:cs="Times New Roman"/>
          <w:color w:val="FF0000"/>
          <w:sz w:val="24"/>
          <w:szCs w:val="24"/>
          <w:shd w:val="clear" w:color="auto" w:fill="FFFFFF"/>
        </w:rPr>
        <w:t xml:space="preserve"> correspond</w:t>
      </w:r>
      <w:r w:rsidR="00E67543">
        <w:rPr>
          <w:rFonts w:ascii="Times New Roman" w:hAnsi="Times New Roman" w:cs="Times New Roman"/>
          <w:color w:val="FF0000"/>
          <w:sz w:val="24"/>
          <w:szCs w:val="24"/>
          <w:shd w:val="clear" w:color="auto" w:fill="FFFFFF"/>
        </w:rPr>
        <w:t>ing</w:t>
      </w:r>
      <w:r w:rsidR="00E67543" w:rsidRPr="0057612F">
        <w:rPr>
          <w:rFonts w:ascii="Times New Roman" w:hAnsi="Times New Roman" w:cs="Times New Roman"/>
          <w:color w:val="FF0000"/>
          <w:sz w:val="24"/>
          <w:szCs w:val="24"/>
          <w:shd w:val="clear" w:color="auto" w:fill="FFFFFF"/>
        </w:rPr>
        <w:t xml:space="preserve"> to the </w:t>
      </w:r>
      <w:commentRangeStart w:id="504"/>
      <w:commentRangeStart w:id="505"/>
      <w:r w:rsidR="00E67543" w:rsidRPr="0057612F">
        <w:rPr>
          <w:rFonts w:ascii="Times New Roman" w:hAnsi="Times New Roman" w:cs="Times New Roman"/>
          <w:color w:val="FF0000"/>
          <w:sz w:val="24"/>
          <w:szCs w:val="24"/>
          <w:shd w:val="clear" w:color="auto" w:fill="FFFFFF"/>
        </w:rPr>
        <w:t xml:space="preserve">deviation term </w:t>
      </w:r>
      <m:oMath>
        <m:sSubSup>
          <m:sSubSupPr>
            <m:ctrlPr>
              <w:rPr>
                <w:rFonts w:ascii="Cambria Math" w:eastAsia="宋体" w:hAnsi="Times New Roman" w:cs="Times New Roman"/>
                <w:b/>
                <w:i/>
                <w:color w:val="FF0000"/>
                <w:sz w:val="24"/>
                <w:szCs w:val="24"/>
              </w:rPr>
            </m:ctrlPr>
          </m:sSubSupPr>
          <m:e>
            <m:r>
              <w:rPr>
                <w:rFonts w:ascii="Cambria Math" w:eastAsia="Cambria Math" w:hAnsi="Cambria Math" w:cs="Cambria Math"/>
                <w:color w:val="FF0000"/>
                <w:sz w:val="24"/>
                <w:szCs w:val="24"/>
              </w:rPr>
              <m:t>ζ</m:t>
            </m:r>
          </m:e>
          <m:sub>
            <m:sSup>
              <m:sSupPr>
                <m:ctrlPr>
                  <w:rPr>
                    <w:rFonts w:ascii="Cambria Math" w:hAnsi="Cambria Math" w:cs="Times New Roman"/>
                    <w:i/>
                    <w:color w:val="FF0000"/>
                    <w:sz w:val="24"/>
                    <w:szCs w:val="24"/>
                  </w:rPr>
                </m:ctrlPr>
              </m:sSupPr>
              <m:e>
                <m:r>
                  <m:rPr>
                    <m:sty m:val="b"/>
                  </m:rPr>
                  <w:rPr>
                    <w:rFonts w:ascii="Cambria Math" w:hAnsi="Cambria Math" w:cs="Times New Roman"/>
                    <w:color w:val="FF0000"/>
                    <w:sz w:val="24"/>
                    <w:szCs w:val="24"/>
                  </w:rPr>
                  <m:t>x</m:t>
                </m:r>
              </m:e>
              <m:sup>
                <m:r>
                  <w:rPr>
                    <w:rFonts w:ascii="Cambria Math" w:hAnsi="Cambria Math" w:cs="Times New Roman"/>
                    <w:color w:val="FF0000"/>
                    <w:sz w:val="24"/>
                    <w:szCs w:val="24"/>
                  </w:rPr>
                  <m:t>n</m:t>
                </m:r>
              </m:sup>
            </m:sSup>
          </m:sub>
          <m:sup>
            <m:r>
              <w:rPr>
                <w:rFonts w:ascii="Cambria Math" w:eastAsia="宋体" w:hAnsi="Times New Roman" w:cs="Times New Roman"/>
                <w:color w:val="FF0000"/>
                <w:sz w:val="24"/>
                <w:szCs w:val="24"/>
              </w:rPr>
              <m:t>i</m:t>
            </m:r>
          </m:sup>
        </m:sSubSup>
        <w:commentRangeEnd w:id="504"/>
        <m:r>
          <m:rPr>
            <m:sty m:val="p"/>
          </m:rPr>
          <w:rPr>
            <w:rStyle w:val="afd"/>
          </w:rPr>
          <w:commentReference w:id="504"/>
        </m:r>
        <w:commentRangeEnd w:id="505"/>
        <m:r>
          <m:rPr>
            <m:sty m:val="p"/>
          </m:rPr>
          <w:rPr>
            <w:rStyle w:val="afd"/>
          </w:rPr>
          <w:commentReference w:id="505"/>
        </m:r>
      </m:oMath>
      <w:r w:rsidR="00E67543" w:rsidRPr="0057612F">
        <w:rPr>
          <w:rFonts w:ascii="Times New Roman" w:hAnsi="Times New Roman" w:cs="Times New Roman"/>
          <w:color w:val="FF0000"/>
          <w:sz w:val="24"/>
          <w:szCs w:val="24"/>
          <w:shd w:val="clear" w:color="auto" w:fill="FFFFFF"/>
        </w:rPr>
        <w:t>, and zeros elsewhere</w:t>
      </w:r>
      <w:commentRangeEnd w:id="502"/>
      <w:r w:rsidR="00E67543">
        <w:rPr>
          <w:rStyle w:val="afd"/>
        </w:rPr>
        <w:commentReference w:id="502"/>
      </w:r>
      <w:commentRangeEnd w:id="503"/>
      <w:r w:rsidR="00E67543">
        <w:rPr>
          <w:rStyle w:val="afd"/>
        </w:rPr>
        <w:commentReference w:id="503"/>
      </w:r>
      <w:r w:rsidR="00E67543" w:rsidRPr="00F44E41">
        <w:rPr>
          <w:rFonts w:ascii="Times New Roman" w:hAnsi="Times New Roman" w:cs="Times New Roman"/>
          <w:color w:val="333333"/>
          <w:sz w:val="24"/>
          <w:szCs w:val="24"/>
          <w:shd w:val="clear" w:color="auto" w:fill="FFFFFF"/>
        </w:rPr>
        <w:t>.</w:t>
      </w:r>
      <w:r w:rsidR="00E67543">
        <w:rPr>
          <w:rFonts w:ascii="Times New Roman" w:hAnsi="Times New Roman" w:cs="Times New Roman"/>
          <w:color w:val="333333"/>
          <w:sz w:val="24"/>
          <w:szCs w:val="24"/>
          <w:shd w:val="clear" w:color="auto" w:fill="FFFFFF"/>
        </w:rPr>
        <w:t xml:space="preserve"> For instance, suppose the </w:t>
      </w:r>
      <w:r w:rsidR="00E67543">
        <w:rPr>
          <w:rFonts w:ascii="Times New Roman" w:hAnsi="Times New Roman" w:cs="Times New Roman" w:hint="eastAsia"/>
          <w:color w:val="333333"/>
          <w:sz w:val="24"/>
          <w:szCs w:val="24"/>
          <w:shd w:val="clear" w:color="auto" w:fill="FFFFFF"/>
        </w:rPr>
        <w:t>last</w:t>
      </w:r>
      <w:r w:rsidR="00E67543">
        <w:rPr>
          <w:rFonts w:ascii="Times New Roman" w:hAnsi="Times New Roman" w:cs="Times New Roman"/>
          <w:color w:val="333333"/>
          <w:sz w:val="24"/>
          <w:szCs w:val="24"/>
          <w:shd w:val="clear" w:color="auto" w:fill="FFFFFF"/>
        </w:rPr>
        <w:t xml:space="preserve"> entry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E67543">
        <w:rPr>
          <w:rFonts w:ascii="Times New Roman" w:hAnsi="Times New Roman" w:cs="Times New Roman"/>
          <w:sz w:val="24"/>
          <w:szCs w:val="24"/>
          <w:shd w:val="clear" w:color="auto" w:fill="FFFFFF"/>
        </w:rPr>
        <w:t xml:space="preserve"> corresponds to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eastAsia="宋体" w:hAnsi="Times New Roman" w:cs="Times New Roman"/>
                <w:sz w:val="24"/>
                <w:szCs w:val="24"/>
              </w:rPr>
              <m:t>i</m:t>
            </m:r>
          </m:sup>
        </m:sSubSup>
      </m:oMath>
      <w:r w:rsidR="00E67543">
        <w:rPr>
          <w:rFonts w:ascii="Times New Roman" w:hAnsi="Times New Roman" w:cs="Times New Roman"/>
          <w:bCs/>
          <w:sz w:val="24"/>
          <w:szCs w:val="24"/>
        </w:rPr>
        <w:t xml:space="preserve">, </w:t>
      </w:r>
      <w:r w:rsidR="00E67543">
        <w:rPr>
          <w:rFonts w:ascii="Times New Roman" w:hAnsi="Times New Roman" w:cs="Times New Roman" w:hint="eastAsia"/>
          <w:bCs/>
          <w:sz w:val="24"/>
          <w:szCs w:val="24"/>
        </w:rPr>
        <w:t>then</w:t>
      </w:r>
      <w:r w:rsidR="00E67543">
        <w:rPr>
          <w:rFonts w:ascii="Times New Roman" w:hAnsi="Times New Roman" w:cs="Times New Roman"/>
          <w:bCs/>
          <w:sz w:val="24"/>
          <w:szCs w:val="24"/>
        </w:rPr>
        <w:t xml:space="preserve"> we have </w:t>
      </w:r>
    </w:p>
    <w:p w14:paraId="57C17A03" w14:textId="77777777" w:rsidR="00E67543" w:rsidRDefault="009363F8" w:rsidP="000E065A">
      <w:pPr>
        <w:jc w:val="center"/>
        <w:rPr>
          <w:rFonts w:ascii="Times New Roman" w:hAnsi="Times New Roman" w:cs="Times New Roman"/>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color w:val="333333"/>
            <w:sz w:val="24"/>
            <w:szCs w:val="24"/>
            <w:shd w:val="clear" w:color="auto" w:fill="FFFFFF"/>
          </w:rPr>
          <m:t xml:space="preserve"> </m:t>
        </m:r>
        <m:r>
          <w:rPr>
            <w:rFonts w:ascii="Cambria Math" w:hAnsi="Cambria Math" w:cs="Cambria Math"/>
            <w:color w:val="333333"/>
            <w:sz w:val="24"/>
            <w:szCs w:val="24"/>
            <w:shd w:val="clear" w:color="auto" w:fill="FFFFFF"/>
          </w:rPr>
          <m:t>=</m:t>
        </m:r>
        <m:r>
          <m:rPr>
            <m:sty m:val="p"/>
          </m:rPr>
          <w:rPr>
            <w:rFonts w:ascii="Cambria Math" w:eastAsia="仿宋" w:hAnsi="Cambria Math"/>
          </w:rPr>
          <m:t xml:space="preserve"> </m:t>
        </m:r>
        <m:d>
          <m:dPr>
            <m:begChr m:val="["/>
            <m:endChr m:val="]"/>
            <m:ctrlPr>
              <w:rPr>
                <w:rFonts w:ascii="Cambria Math" w:eastAsia="仿宋" w:hAnsi="Cambria Math"/>
                <w:bCs/>
                <w:i/>
              </w:rPr>
            </m:ctrlPr>
          </m:dPr>
          <m:e>
            <m:m>
              <m:mPr>
                <m:mcs>
                  <m:mc>
                    <m:mcPr>
                      <m:count m:val="3"/>
                      <m:mcJc m:val="center"/>
                    </m:mcPr>
                  </m:mc>
                </m:mcs>
                <m:ctrlPr>
                  <w:rPr>
                    <w:rFonts w:ascii="Cambria Math" w:eastAsia="仿宋" w:hAnsi="Cambria Math"/>
                    <w:bCs/>
                    <w:iCs/>
                  </w:rPr>
                </m:ctrlPr>
              </m:mPr>
              <m:mr>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e>
                <m:e>
                  <m:r>
                    <w:rPr>
                      <w:rFonts w:ascii="MS Mincho" w:eastAsia="MS Mincho" w:hAnsi="MS Mincho" w:cs="MS Mincho" w:hint="eastAsia"/>
                    </w:rPr>
                    <m:t>⋯</m:t>
                  </m:r>
                </m:e>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m>
                    <m:mPr>
                      <m:mcs>
                        <m:mc>
                          <m:mcPr>
                            <m:count m:val="2"/>
                            <m:mcJc m:val="center"/>
                          </m:mcPr>
                        </m:mc>
                      </m:mcs>
                      <m:ctrlPr>
                        <w:rPr>
                          <w:rFonts w:ascii="Cambria Math" w:eastAsia="仿宋" w:hAnsi="Cambria Math"/>
                          <w:bCs/>
                          <w:i/>
                          <w:iCs/>
                        </w:rPr>
                      </m:ctrlPr>
                    </m:mPr>
                    <m:mr>
                      <m:e>
                        <m:r>
                          <w:rPr>
                            <w:rFonts w:ascii="Cambria Math" w:eastAsia="宋体" w:hAnsi="Times New Roman"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i"/>
                              </m:rPr>
                              <w:rPr>
                                <w:rFonts w:ascii="Cambria Math" w:eastAsia="仿宋" w:hAnsi="Cambria Math"/>
                              </w:rPr>
                              <m:t>0</m:t>
                            </m:r>
                          </m:e>
                          <m:sup>
                            <m:r>
                              <m:rPr>
                                <m:sty m:val="p"/>
                              </m:rPr>
                              <w:rPr>
                                <w:rFonts w:ascii="Cambria Math" w:hAnsi="Cambria Math" w:cs="Cambria Math"/>
                                <w:color w:val="333333"/>
                                <w:sz w:val="24"/>
                                <w:szCs w:val="24"/>
                                <w:shd w:val="clear" w:color="auto" w:fill="FFFFFF"/>
                              </w:rPr>
                              <m:t>T</m:t>
                            </m:r>
                          </m:sup>
                        </m:sSup>
                      </m:e>
                      <m:e>
                        <m:r>
                          <w:rPr>
                            <w:rFonts w:ascii="Cambria Math" w:eastAsia="仿宋" w:hAnsi="Cambria Math"/>
                          </w:rPr>
                          <m:t>1</m:t>
                        </m:r>
                      </m:e>
                    </m:mr>
                  </m:m>
                </m:e>
              </m:mr>
            </m:m>
          </m:e>
        </m:d>
      </m:oMath>
      <w:r w:rsidR="00E67543">
        <w:rPr>
          <w:rFonts w:ascii="Times New Roman" w:hAnsi="Times New Roman" w:cs="Times New Roman"/>
          <w:bCs/>
        </w:rPr>
        <w:t>.</w:t>
      </w:r>
    </w:p>
    <w:p w14:paraId="34729A5C" w14:textId="08302EEA"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The updating equation (14) is similar with (9), but now instead of maintaining beliefs on the original </w:t>
      </w:r>
      <w:r>
        <w:rPr>
          <w:rFonts w:ascii="Times New Roman" w:hAnsi="Times New Roman" w:cs="Times New Roman"/>
          <w:color w:val="333333"/>
          <w:sz w:val="24"/>
          <w:szCs w:val="24"/>
          <w:shd w:val="clear" w:color="auto" w:fill="FFFFFF"/>
        </w:rPr>
        <w:lastRenderedPageBreak/>
        <w:t xml:space="preserve">mean vector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color w:val="333333"/>
                <w:sz w:val="24"/>
                <w:szCs w:val="24"/>
                <w:shd w:val="clear" w:color="auto" w:fill="FFFFFF"/>
              </w:rPr>
              <m:t>i</m:t>
            </m:r>
          </m:sup>
        </m:sSup>
      </m:oMath>
      <w:r>
        <w:rPr>
          <w:rFonts w:ascii="Times New Roman" w:hAnsi="Times New Roman" w:cs="Times New Roman"/>
          <w:color w:val="333333"/>
          <w:sz w:val="24"/>
          <w:szCs w:val="24"/>
          <w:shd w:val="clear" w:color="auto" w:fill="FFFFFF"/>
        </w:rPr>
        <w:t xml:space="preserve">, we only have to </w:t>
      </w:r>
      <w:r>
        <w:rPr>
          <w:rFonts w:ascii="Times New Roman" w:hAnsi="Times New Roman" w:cs="Times New Roman"/>
          <w:sz w:val="24"/>
          <w:szCs w:val="24"/>
        </w:rPr>
        <w:t>update the posterior distribution for parameter</w:t>
      </w:r>
      <m:oMath>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sz w:val="24"/>
          <w:szCs w:val="24"/>
        </w:rPr>
        <w:t xml:space="preserve">, which is typically much shorter than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color w:val="333333"/>
                <w:sz w:val="24"/>
                <w:szCs w:val="24"/>
                <w:shd w:val="clear" w:color="auto" w:fill="FFFFFF"/>
              </w:rPr>
              <m:t>i</m:t>
            </m:r>
          </m:sup>
        </m:sSup>
        <m:r>
          <w:rPr>
            <w:rFonts w:ascii="Cambria Math" w:hAnsi="Cambria Math" w:cs="Cambria Math"/>
            <w:color w:val="333333"/>
            <w:sz w:val="24"/>
            <w:szCs w:val="24"/>
            <w:shd w:val="clear" w:color="auto" w:fill="FFFFFF"/>
          </w:rPr>
          <m:t xml:space="preserve"> </m:t>
        </m:r>
      </m:oMath>
      <w:r>
        <w:rPr>
          <w:rFonts w:ascii="Times New Roman" w:hAnsi="Times New Roman" w:cs="Times New Roman"/>
          <w:color w:val="333333"/>
          <w:sz w:val="24"/>
          <w:szCs w:val="24"/>
          <w:shd w:val="clear" w:color="auto" w:fill="FFFFFF"/>
        </w:rPr>
        <w:t>(</w:t>
      </w:r>
      <w:r w:rsidRPr="000318EF">
        <w:rPr>
          <w:rFonts w:ascii="Times New Roman" w:hAnsi="Times New Roman" w:cs="Times New Roman"/>
          <w:color w:val="333333"/>
          <w:sz w:val="24"/>
          <w:szCs w:val="24"/>
          <w:shd w:val="clear" w:color="auto" w:fill="FFFFFF"/>
        </w:rPr>
        <w:t>although</w:t>
      </w:r>
      <w:r>
        <w:rPr>
          <w:rFonts w:ascii="Times New Roman" w:hAnsi="Times New Roman" w:cs="Times New Roman"/>
          <w:color w:val="333333"/>
          <w:sz w:val="24"/>
          <w:szCs w:val="24"/>
          <w:shd w:val="clear" w:color="auto" w:fill="FFFFFF"/>
        </w:rPr>
        <w:t xml:space="preserve"> the </w:t>
      </w:r>
      <w:commentRangeStart w:id="506"/>
      <w:commentRangeStart w:id="507"/>
      <w:r>
        <w:rPr>
          <w:rFonts w:ascii="Times New Roman" w:hAnsi="Times New Roman" w:cs="Times New Roman"/>
          <w:color w:val="333333"/>
          <w:sz w:val="24"/>
          <w:szCs w:val="24"/>
          <w:shd w:val="clear" w:color="auto" w:fill="FFFFFF"/>
        </w:rPr>
        <w:t>size of</w:t>
      </w:r>
      <w:r w:rsidRPr="000318EF">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generally grows</w:t>
      </w:r>
      <w:commentRangeEnd w:id="506"/>
      <w:r>
        <w:rPr>
          <w:rStyle w:val="afd"/>
        </w:rPr>
        <w:commentReference w:id="506"/>
      </w:r>
      <w:commentRangeEnd w:id="507"/>
      <w:r>
        <w:rPr>
          <w:rStyle w:val="afd"/>
        </w:rPr>
        <w:commentReference w:id="507"/>
      </w:r>
      <w:r>
        <w:rPr>
          <w:rFonts w:ascii="Times New Roman" w:hAnsi="Times New Roman" w:cs="Times New Roman"/>
          <w:color w:val="333333"/>
          <w:sz w:val="24"/>
          <w:szCs w:val="24"/>
          <w:shd w:val="clear" w:color="auto" w:fill="FFFFFF"/>
        </w:rPr>
        <w:t xml:space="preserve"> </w:t>
      </w:r>
      <w:r w:rsidRPr="0057612F">
        <w:rPr>
          <w:rFonts w:ascii="Times New Roman" w:hAnsi="Times New Roman" w:cs="Times New Roman"/>
          <w:color w:val="FF0000"/>
          <w:sz w:val="24"/>
          <w:szCs w:val="24"/>
          <w:shd w:val="clear" w:color="auto" w:fill="FFFFFF"/>
        </w:rPr>
        <w:t xml:space="preserve">with sampling stage </w:t>
      </w:r>
      <w:r w:rsidRPr="0057612F">
        <w:rPr>
          <w:rFonts w:ascii="Times New Roman" w:hAnsi="Times New Roman" w:cs="Times New Roman"/>
          <w:i/>
          <w:iCs/>
          <w:color w:val="FF0000"/>
          <w:sz w:val="24"/>
          <w:szCs w:val="24"/>
          <w:shd w:val="clear" w:color="auto" w:fill="FFFFFF"/>
        </w:rPr>
        <w:t xml:space="preserve">n </w:t>
      </w:r>
      <w:r w:rsidRPr="0057612F">
        <w:rPr>
          <w:rFonts w:ascii="Times New Roman" w:hAnsi="Times New Roman" w:cs="Times New Roman"/>
          <w:color w:val="FF0000"/>
          <w:sz w:val="24"/>
          <w:szCs w:val="24"/>
          <w:highlight w:val="green"/>
          <w:shd w:val="clear" w:color="auto" w:fill="FFFFFF"/>
        </w:rPr>
        <w:t>as</w:t>
      </w:r>
      <w:r w:rsidRPr="0057612F">
        <w:rPr>
          <w:rFonts w:ascii="Times New Roman" w:hAnsi="Times New Roman" w:cs="Times New Roman"/>
          <w:color w:val="FF0000"/>
          <w:sz w:val="24"/>
          <w:szCs w:val="24"/>
          <w:shd w:val="clear" w:color="auto" w:fill="FFFFFF"/>
        </w:rPr>
        <w:t xml:space="preserve"> new solutions</w:t>
      </w:r>
      <w:r w:rsidRPr="000318EF">
        <w:rPr>
          <w:rFonts w:ascii="Times New Roman" w:hAnsi="Times New Roman" w:cs="Times New Roman"/>
          <w:color w:val="333333"/>
          <w:sz w:val="24"/>
          <w:szCs w:val="24"/>
          <w:shd w:val="clear" w:color="auto" w:fill="FFFFFF"/>
        </w:rPr>
        <w:t xml:space="preserve"> are being sampled).</w:t>
      </w:r>
    </w:p>
    <w:p w14:paraId="2B988A06" w14:textId="77777777" w:rsidR="00E67543" w:rsidRPr="00596D65" w:rsidRDefault="00E67543" w:rsidP="000E065A">
      <w:pPr>
        <w:rPr>
          <w:rFonts w:ascii="Times New Roman" w:hAnsi="Times New Roman" w:cs="Times New Roman"/>
          <w:sz w:val="24"/>
          <w:szCs w:val="24"/>
        </w:rPr>
      </w:pPr>
    </w:p>
    <w:p w14:paraId="15F3D06A" w14:textId="7E94A1AE" w:rsidR="00E67543" w:rsidRPr="004D4DA5" w:rsidRDefault="00F22D01" w:rsidP="000E065A">
      <w:pPr>
        <w:pStyle w:val="3"/>
        <w:rPr>
          <w:rFonts w:ascii="Times New Roman" w:eastAsiaTheme="minorEastAsia" w:hAnsi="Times New Roman" w:cs="Times New Roman"/>
          <w:color w:val="auto"/>
          <w:kern w:val="2"/>
        </w:rPr>
      </w:pPr>
      <w:r>
        <w:rPr>
          <w:rFonts w:ascii="Times New Roman" w:eastAsiaTheme="minorEastAsia" w:hAnsi="Times New Roman" w:cs="Times New Roman"/>
          <w:color w:val="auto"/>
          <w:kern w:val="2"/>
        </w:rPr>
        <w:t>4</w:t>
      </w:r>
      <w:r w:rsidR="00E67543" w:rsidRPr="004D4DA5">
        <w:rPr>
          <w:rFonts w:ascii="Times New Roman" w:eastAsiaTheme="minorEastAsia" w:hAnsi="Times New Roman" w:cs="Times New Roman"/>
          <w:color w:val="auto"/>
          <w:kern w:val="2"/>
        </w:rPr>
        <w:t>.2.</w:t>
      </w:r>
      <w:r w:rsidR="00E67543">
        <w:rPr>
          <w:rFonts w:ascii="Times New Roman" w:eastAsiaTheme="minorEastAsia" w:hAnsi="Times New Roman" w:cs="Times New Roman"/>
          <w:color w:val="auto"/>
          <w:kern w:val="2"/>
        </w:rPr>
        <w:t xml:space="preserve">2 </w:t>
      </w:r>
      <w:r w:rsidR="00E67543">
        <w:rPr>
          <w:rFonts w:ascii="Times New Roman" w:eastAsiaTheme="minorEastAsia" w:hAnsi="Times New Roman" w:cs="Times New Roman" w:hint="eastAsia"/>
          <w:color w:val="auto"/>
          <w:kern w:val="2"/>
        </w:rPr>
        <w:t>Parametric</w:t>
      </w:r>
      <w:r w:rsidR="00E67543">
        <w:rPr>
          <w:rFonts w:ascii="Times New Roman" w:eastAsiaTheme="minorEastAsia" w:hAnsi="Times New Roman" w:cs="Times New Roman"/>
          <w:color w:val="auto"/>
          <w:kern w:val="2"/>
        </w:rPr>
        <w:t xml:space="preserve"> update for the variance estimate</w:t>
      </w:r>
    </w:p>
    <w:p w14:paraId="458F29E1" w14:textId="3C8FA2C6" w:rsidR="00E67543" w:rsidRDefault="00E67543" w:rsidP="000E065A">
      <w:pPr>
        <w:rPr>
          <w:rFonts w:ascii="Times New Roman" w:hAnsi="Times New Roman" w:cs="Times New Roman"/>
          <w:iCs/>
          <w:sz w:val="24"/>
          <w:szCs w:val="24"/>
        </w:rPr>
      </w:pPr>
      <w:r>
        <w:rPr>
          <w:rFonts w:ascii="Times New Roman" w:hAnsi="Times New Roman" w:cs="Times New Roman"/>
          <w:color w:val="333333"/>
          <w:sz w:val="24"/>
          <w:szCs w:val="24"/>
          <w:shd w:val="clear" w:color="auto" w:fill="FFFFFF"/>
        </w:rPr>
        <w:t xml:space="preserve">Note that the estimate of the variance at stage </w:t>
      </w:r>
      <m:oMath>
        <m:r>
          <w:rPr>
            <w:rFonts w:ascii="Cambria Math" w:hAnsi="Cambria Math" w:cs="Cambria Math"/>
            <w:color w:val="333333"/>
            <w:sz w:val="24"/>
            <w:szCs w:val="24"/>
            <w:shd w:val="clear" w:color="auto" w:fill="FFFFFF"/>
          </w:rPr>
          <m:t>n-1</m:t>
        </m:r>
      </m:oMath>
      <w:r>
        <w:rPr>
          <w:rFonts w:ascii="Times New Roman" w:hAnsi="Times New Roman" w:cs="Times New Roman"/>
          <w:color w:val="333333"/>
          <w:sz w:val="24"/>
          <w:szCs w:val="24"/>
          <w:shd w:val="clear" w:color="auto" w:fill="FFFFFF"/>
        </w:rPr>
        <w:t xml:space="preserve">, </w:t>
      </w:r>
      <w:commentRangeStart w:id="508"/>
      <w:commentRangeStart w:id="509"/>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i,n-1</m:t>
            </m:r>
          </m:sup>
        </m:sSubSup>
        <w:commentRangeEnd w:id="508"/>
        <m:r>
          <m:rPr>
            <m:sty m:val="p"/>
          </m:rPr>
          <w:rPr>
            <w:rStyle w:val="afd"/>
          </w:rPr>
          <w:commentReference w:id="508"/>
        </m:r>
        <w:commentRangeEnd w:id="509"/>
        <m:r>
          <m:rPr>
            <m:sty m:val="p"/>
          </m:rPr>
          <w:rPr>
            <w:rStyle w:val="afd"/>
          </w:rPr>
          <w:commentReference w:id="509"/>
        </m:r>
      </m:oMath>
      <w:r>
        <w:rPr>
          <w:rFonts w:ascii="Times New Roman" w:hAnsi="Times New Roman" w:cs="Times New Roman"/>
          <w:color w:val="333333"/>
          <w:sz w:val="24"/>
          <w:szCs w:val="24"/>
          <w:shd w:val="clear" w:color="auto" w:fill="FFFFFF"/>
        </w:rPr>
        <w:t>,</w:t>
      </w:r>
      <w:r>
        <w:rPr>
          <w:rFonts w:ascii="Times New Roman" w:hAnsi="Times New Roman" w:cs="Times New Roman"/>
          <w:iCs/>
          <w:color w:val="333333"/>
          <w:sz w:val="24"/>
          <w:szCs w:val="24"/>
          <w:shd w:val="clear" w:color="auto" w:fill="FFFFFF"/>
        </w:rPr>
        <w:t xml:space="preserve"> </w:t>
      </w:r>
      <w:r w:rsidRPr="00763A9B">
        <w:rPr>
          <w:rFonts w:ascii="Times New Roman" w:hAnsi="Times New Roman" w:cs="Times New Roman"/>
          <w:color w:val="333333"/>
          <w:sz w:val="24"/>
          <w:szCs w:val="24"/>
          <w:shd w:val="clear" w:color="auto" w:fill="FFFFFF"/>
        </w:rPr>
        <w:t>is</w:t>
      </w:r>
      <w:r>
        <w:rPr>
          <w:rFonts w:ascii="Times New Roman" w:hAnsi="Times New Roman" w:cs="Times New Roman"/>
          <w:color w:val="333333"/>
          <w:sz w:val="24"/>
          <w:szCs w:val="24"/>
          <w:shd w:val="clear" w:color="auto" w:fill="FFFFFF"/>
        </w:rPr>
        <w:t xml:space="preserve"> needed in equation (14) for generating the posterior mean and variance for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r>
          <w:rPr>
            <w:rFonts w:ascii="Cambria Math" w:eastAsia="宋体" w:hAnsi="Cambria Math" w:cs="Times New Roman"/>
            <w:sz w:val="24"/>
            <w:szCs w:val="24"/>
          </w:rPr>
          <m:t>.</m:t>
        </m:r>
      </m:oMath>
      <w:r>
        <w:rPr>
          <w:rFonts w:ascii="Times New Roman" w:hAnsi="Times New Roman" w:cs="Times New Roman"/>
          <w:iCs/>
          <w:sz w:val="24"/>
          <w:szCs w:val="24"/>
        </w:rPr>
        <w:t xml:space="preserve"> However, it is very likely that the solution to be sampled at stage </w:t>
      </w:r>
      <w:r>
        <w:rPr>
          <w:rFonts w:ascii="Times New Roman" w:hAnsi="Times New Roman" w:cs="Times New Roman"/>
          <w:i/>
          <w:sz w:val="24"/>
          <w:szCs w:val="24"/>
        </w:rPr>
        <w:t>n</w:t>
      </w:r>
      <w:r>
        <w:rPr>
          <w:rFonts w:ascii="Times New Roman" w:hAnsi="Times New Roman" w:cs="Times New Roman"/>
          <w:iCs/>
          <w:sz w:val="24"/>
          <w:szCs w:val="24"/>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has not yet been sampled or has only been sampled a few times (e.g., less than three) before stage </w:t>
      </w:r>
      <w:r>
        <w:rPr>
          <w:rFonts w:ascii="Times New Roman" w:hAnsi="Times New Roman" w:cs="Times New Roman"/>
          <w:i/>
          <w:iCs/>
          <w:sz w:val="24"/>
          <w:szCs w:val="24"/>
        </w:rPr>
        <w:t>n</w:t>
      </w:r>
      <w:r>
        <w:rPr>
          <w:rFonts w:ascii="Times New Roman" w:hAnsi="Times New Roman" w:cs="Times New Roman"/>
          <w:sz w:val="24"/>
          <w:szCs w:val="24"/>
        </w:rPr>
        <w:t xml:space="preserve">, leading to a poor estimate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i,n-1</m:t>
            </m:r>
          </m:sup>
        </m:sSubSup>
      </m:oMath>
      <w:r>
        <w:rPr>
          <w:rFonts w:ascii="Times New Roman" w:hAnsi="Times New Roman" w:cs="Times New Roman"/>
          <w:iCs/>
          <w:sz w:val="24"/>
          <w:szCs w:val="24"/>
        </w:rPr>
        <w:t xml:space="preserve"> and thus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oMath>
      <w:r>
        <w:rPr>
          <w:rFonts w:ascii="Times New Roman" w:hAnsi="Times New Roman" w:cs="Times New Roman"/>
          <w:iCs/>
          <w:sz w:val="24"/>
          <w:szCs w:val="24"/>
        </w:rPr>
        <w:t>. In</w:t>
      </w:r>
      <w:r>
        <w:rPr>
          <w:rFonts w:ascii="Times New Roman" w:hAnsi="Times New Roman" w:cs="Times New Roman"/>
          <w:color w:val="333333"/>
          <w:sz w:val="24"/>
          <w:szCs w:val="24"/>
          <w:shd w:val="clear" w:color="auto" w:fill="FFFFFF"/>
        </w:rPr>
        <w:t xml:space="preserve"> problems such as NSTPU, the sampling budget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color w:val="333333"/>
          <w:sz w:val="24"/>
          <w:szCs w:val="24"/>
          <w:shd w:val="clear" w:color="auto" w:fill="FFFFFF"/>
        </w:rPr>
        <w:t xml:space="preserve">is typically much smaller than the total number of solutions </w:t>
      </w:r>
      <w:r>
        <w:rPr>
          <w:rFonts w:ascii="Times New Roman" w:hAnsi="Times New Roman" w:cs="Times New Roman"/>
          <w:i/>
          <w:iCs/>
          <w:color w:val="333333"/>
          <w:sz w:val="24"/>
          <w:szCs w:val="24"/>
          <w:shd w:val="clear" w:color="auto" w:fill="FFFFFF"/>
        </w:rPr>
        <w:t>K</w:t>
      </w:r>
      <w:r>
        <w:rPr>
          <w:rFonts w:ascii="Times New Roman" w:hAnsi="Times New Roman" w:cs="Times New Roman"/>
          <w:color w:val="333333"/>
          <w:sz w:val="24"/>
          <w:szCs w:val="24"/>
          <w:shd w:val="clear" w:color="auto" w:fill="FFFFFF"/>
        </w:rPr>
        <w:t xml:space="preserve">, which makes it challenging for estimating the variance of unsampled solutions. Therefore, a parametric model which captures </w:t>
      </w:r>
      <w:r w:rsidRPr="00EE328D">
        <w:rPr>
          <w:rFonts w:ascii="Times New Roman" w:hAnsi="Times New Roman" w:cs="Times New Roman"/>
          <w:color w:val="FF0000"/>
          <w:sz w:val="24"/>
          <w:szCs w:val="24"/>
          <w:shd w:val="clear" w:color="auto" w:fill="FFFFFF"/>
        </w:rPr>
        <w:t>possible similarities in the variability of two close solutions</w:t>
      </w:r>
      <w:r>
        <w:rPr>
          <w:rFonts w:ascii="Times New Roman" w:hAnsi="Times New Roman" w:cs="Times New Roman"/>
          <w:color w:val="333333"/>
          <w:sz w:val="24"/>
          <w:szCs w:val="24"/>
          <w:shd w:val="clear" w:color="auto" w:fill="FFFFFF"/>
        </w:rPr>
        <w:t xml:space="preserve"> can also be designed. In our application, we adopt a straightforward parametric model for estimating the variances based on set discretization. Specifically, we denote the domain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Pr>
          <w:rFonts w:ascii="Times New Roman" w:hAnsi="Times New Roman" w:cs="Times New Roman"/>
          <w:bCs/>
          <w:sz w:val="24"/>
          <w:szCs w:val="24"/>
        </w:rPr>
        <w:t xml:space="preserve"> 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ascii="Times New Roman" w:hAnsi="Times New Roman" w:cs="Times New Roman"/>
          <w:sz w:val="24"/>
          <w:szCs w:val="24"/>
        </w:rPr>
        <w:t xml:space="preserve"> </w:t>
      </w:r>
      <w:r>
        <w:rPr>
          <w:rFonts w:ascii="Times New Roman" w:hAnsi="Times New Roman" w:cs="Times New Roman"/>
          <w:bCs/>
          <w:sz w:val="24"/>
          <w:szCs w:val="24"/>
        </w:rPr>
        <w:t xml:space="preserve">by </w:t>
      </w:r>
      <w:bookmarkStart w:id="510" w:name="_Hlk46436872"/>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bookmarkEnd w:id="510"/>
      <w:r>
        <w:rPr>
          <w:rFonts w:ascii="Times New Roman" w:hAnsi="Times New Roman" w:cs="Times New Roman"/>
          <w:bCs/>
          <w:sz w:val="24"/>
          <w:szCs w:val="24"/>
        </w:rPr>
        <w:t xml:space="preserve">, for each </w:t>
      </w:r>
      <w:bookmarkStart w:id="511" w:name="_Hlk46438725"/>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bookmarkEnd w:id="511"/>
      <w:r w:rsidR="00A53824">
        <w:rPr>
          <w:rFonts w:ascii="Times New Roman" w:hAnsi="Times New Roman" w:cs="Times New Roman"/>
          <w:bCs/>
          <w:sz w:val="24"/>
          <w:szCs w:val="24"/>
        </w:rPr>
        <w:t>, and p</w:t>
      </w:r>
      <w:r>
        <w:rPr>
          <w:rFonts w:ascii="Times New Roman" w:hAnsi="Times New Roman" w:cs="Times New Roman"/>
          <w:color w:val="333333"/>
          <w:sz w:val="24"/>
          <w:szCs w:val="24"/>
          <w:shd w:val="clear" w:color="auto" w:fill="FFFFFF"/>
        </w:rPr>
        <w:t xml:space="preserve">artition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into a set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disjoint subsets,</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w:bookmarkStart w:id="512" w:name="_Hlk45497612"/>
      <w:r>
        <w:rPr>
          <w:rFonts w:ascii="Times New Roman" w:hAnsi="Times New Roman" w:cs="Times New Roman"/>
          <w:bCs/>
          <w:sz w:val="24"/>
          <w:szCs w:val="24"/>
        </w:rPr>
        <w:t>with</w:t>
      </w:r>
      <w:bookmarkEnd w:id="512"/>
      <w:r>
        <w:rPr>
          <w:rFonts w:ascii="Times New Roman" w:hAnsi="Times New Roman" w:cs="Times New Roman"/>
          <w:bCs/>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l=1</m:t>
            </m:r>
          </m:sub>
          <m: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p>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e>
        </m:nary>
        <m:r>
          <w:rPr>
            <w:rFonts w:ascii="Cambria Math"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Then there are a total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w:bookmarkStart w:id="513" w:name="_Hlk46438677"/>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w:bookmarkEnd w:id="513"/>
          </m:e>
        </m:nary>
      </m:oMath>
      <w:r>
        <w:rPr>
          <w:rFonts w:ascii="Times New Roman" w:hAnsi="Times New Roman" w:cs="Times New Roman"/>
          <w:bCs/>
          <w:sz w:val="24"/>
          <w:szCs w:val="24"/>
        </w:rPr>
        <w:t xml:space="preserve"> different combinations of such sets over all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and for a given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d>
          <m:dPr>
            <m:begChr m:val="["/>
            <m:endChr m:val="]"/>
            <m:ctrlPr>
              <w:rPr>
                <w:rFonts w:ascii="Cambria Math" w:eastAsia="宋体" w:hAnsi="Times New Roman" w:cs="Times New Roman"/>
                <w:b/>
                <w:sz w:val="24"/>
                <w:szCs w:val="24"/>
              </w:rPr>
            </m:ctrlPr>
          </m:dPr>
          <m:e>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m:rPr>
                <m:sty m:val="b"/>
              </m:rP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e>
        </m:d>
      </m:oMath>
      <w:r>
        <w:rPr>
          <w:rFonts w:ascii="Times New Roman" w:hAnsi="Times New Roman" w:cs="Times New Roman"/>
          <w:b/>
          <w:sz w:val="24"/>
          <w:szCs w:val="24"/>
        </w:rPr>
        <w:t xml:space="preserve"> </w:t>
      </w:r>
      <w:commentRangeStart w:id="514"/>
      <w:commentRangeStart w:id="515"/>
      <w:r w:rsidRPr="00BC7B31">
        <w:rPr>
          <w:rFonts w:ascii="Times New Roman" w:hAnsi="Times New Roman" w:cs="Times New Roman"/>
          <w:bCs/>
          <w:color w:val="FF0000"/>
          <w:sz w:val="24"/>
          <w:szCs w:val="24"/>
        </w:rPr>
        <w:t xml:space="preserve">we let </w:t>
      </w:r>
      <m:oMath>
        <m:r>
          <w:rPr>
            <w:rFonts w:ascii="Cambria Math" w:hAnsi="Cambria Math" w:cs="Times New Roman"/>
            <w:color w:val="FF0000"/>
            <w:sz w:val="24"/>
            <w:szCs w:val="24"/>
          </w:rPr>
          <m:t>q</m:t>
        </m:r>
        <m:r>
          <m:rPr>
            <m:sty m:val="p"/>
          </m:rPr>
          <w:rPr>
            <w:rFonts w:ascii="Cambria Math" w:hAnsi="Cambria Math" w:cs="Times New Roman"/>
            <w:color w:val="FF0000"/>
            <w:sz w:val="24"/>
            <w:szCs w:val="24"/>
          </w:rPr>
          <m:t>(</m:t>
        </m:r>
        <m:r>
          <m:rPr>
            <m:sty m:val="b"/>
          </m:rPr>
          <w:rPr>
            <w:rFonts w:ascii="Cambria Math" w:eastAsia="宋体" w:hAnsi="Times New Roman" w:cs="Times New Roman"/>
            <w:color w:val="FF0000"/>
            <w:sz w:val="24"/>
            <w:szCs w:val="24"/>
          </w:rPr>
          <m:t>x)</m:t>
        </m:r>
      </m:oMath>
      <w:r w:rsidRPr="00BC7B31">
        <w:rPr>
          <w:rFonts w:ascii="Times New Roman" w:hAnsi="Times New Roman" w:cs="Times New Roman"/>
          <w:bCs/>
          <w:color w:val="FF0000"/>
          <w:sz w:val="24"/>
          <w:szCs w:val="24"/>
        </w:rPr>
        <w:t xml:space="preserve"> be the combination index of one of these combinations such that </w:t>
      </w:r>
      <m:oMath>
        <m:sSubSup>
          <m:sSubSupPr>
            <m:ctrlPr>
              <w:rPr>
                <w:rFonts w:ascii="Cambria Math" w:eastAsia="宋体" w:hAnsi="Times New Roman" w:cs="Times New Roman"/>
                <w:bCs/>
                <w:i/>
                <w:color w:val="FF0000"/>
                <w:sz w:val="24"/>
                <w:szCs w:val="24"/>
              </w:rPr>
            </m:ctrlPr>
          </m:sSubSupPr>
          <m:e>
            <m:r>
              <w:rPr>
                <w:rFonts w:ascii="Cambria Math" w:eastAsia="宋体" w:hAnsi="Cambria Math" w:cs="Times New Roman"/>
                <w:color w:val="FF0000"/>
                <w:sz w:val="24"/>
                <w:szCs w:val="24"/>
              </w:rPr>
              <m:t>f</m:t>
            </m:r>
          </m:e>
          <m:sub>
            <m:r>
              <w:rPr>
                <w:rFonts w:ascii="Cambria Math" w:eastAsia="宋体" w:hAnsi="Times New Roman" w:cs="Times New Roman"/>
                <w:color w:val="FF0000"/>
                <w:sz w:val="24"/>
                <w:szCs w:val="24"/>
              </w:rPr>
              <m:t>j</m:t>
            </m:r>
          </m:sub>
          <m:sup>
            <m:r>
              <w:rPr>
                <w:rFonts w:ascii="Cambria Math" w:eastAsia="宋体" w:hAnsi="Times New Roman" w:cs="Times New Roman"/>
                <w:color w:val="FF0000"/>
                <w:sz w:val="24"/>
                <w:szCs w:val="24"/>
              </w:rPr>
              <m:t>i</m:t>
            </m:r>
          </m:sup>
        </m:sSubSup>
        <m:d>
          <m:dPr>
            <m:ctrlPr>
              <w:rPr>
                <w:rFonts w:ascii="Cambria Math" w:hAnsi="Cambria Math" w:cs="Times New Roman"/>
                <w:bCs/>
                <w:color w:val="FF0000"/>
                <w:sz w:val="24"/>
                <w:szCs w:val="24"/>
              </w:rPr>
            </m:ctrlPr>
          </m:dPr>
          <m:e>
            <m:r>
              <m:rPr>
                <m:sty m:val="b"/>
              </m:rPr>
              <w:rPr>
                <w:rFonts w:ascii="Cambria Math" w:hAnsi="Cambria Math" w:cs="Times New Roman"/>
                <w:color w:val="FF0000"/>
                <w:sz w:val="24"/>
                <w:szCs w:val="24"/>
              </w:rPr>
              <m:t>x</m:t>
            </m:r>
          </m:e>
        </m:d>
      </m:oMath>
      <w:r w:rsidRPr="00BC7B31">
        <w:rPr>
          <w:rFonts w:ascii="Times New Roman" w:hAnsi="Times New Roman" w:cs="Times New Roman"/>
          <w:b/>
          <w:color w:val="FF0000"/>
          <w:sz w:val="24"/>
          <w:szCs w:val="24"/>
        </w:rPr>
        <w:t xml:space="preserve"> </w:t>
      </w:r>
      <w:r w:rsidRPr="00BC7B31">
        <w:rPr>
          <w:rFonts w:ascii="Times New Roman" w:hAnsi="Times New Roman" w:cs="Times New Roman"/>
          <w:bCs/>
          <w:color w:val="FF0000"/>
          <w:sz w:val="24"/>
          <w:szCs w:val="24"/>
        </w:rPr>
        <w:t xml:space="preserve">is in the </w:t>
      </w:r>
      <w:r w:rsidRPr="00BC7B31">
        <w:rPr>
          <w:rFonts w:ascii="Times New Roman" w:hAnsi="Times New Roman" w:cs="Times New Roman"/>
          <w:bCs/>
          <w:i/>
          <w:iCs/>
          <w:color w:val="FF0000"/>
          <w:sz w:val="24"/>
          <w:szCs w:val="24"/>
        </w:rPr>
        <w:t>j</w:t>
      </w:r>
      <w:r w:rsidRPr="00BC7B31">
        <w:rPr>
          <w:rFonts w:ascii="Times New Roman" w:hAnsi="Times New Roman" w:cs="Times New Roman"/>
          <w:bCs/>
          <w:color w:val="FF0000"/>
          <w:sz w:val="24"/>
          <w:szCs w:val="24"/>
        </w:rPr>
        <w:t>-</w:t>
      </w:r>
      <w:proofErr w:type="spellStart"/>
      <w:r w:rsidRPr="00BC7B31">
        <w:rPr>
          <w:rFonts w:ascii="Times New Roman" w:hAnsi="Times New Roman" w:cs="Times New Roman"/>
          <w:bCs/>
          <w:color w:val="FF0000"/>
          <w:sz w:val="24"/>
          <w:szCs w:val="24"/>
        </w:rPr>
        <w:t>th</w:t>
      </w:r>
      <w:proofErr w:type="spellEnd"/>
      <w:r w:rsidRPr="00BC7B31">
        <w:rPr>
          <w:rFonts w:ascii="Times New Roman" w:hAnsi="Times New Roman" w:cs="Times New Roman"/>
          <w:bCs/>
          <w:color w:val="FF0000"/>
          <w:sz w:val="24"/>
          <w:szCs w:val="24"/>
        </w:rPr>
        <w:t xml:space="preserve"> set of this combination for all </w:t>
      </w:r>
      <m:oMath>
        <m:r>
          <w:rPr>
            <w:rFonts w:ascii="Cambria Math" w:eastAsia="宋体" w:hAnsi="Cambria Math" w:cs="Times New Roman"/>
            <w:color w:val="FF0000"/>
            <w:sz w:val="24"/>
            <w:szCs w:val="24"/>
          </w:rPr>
          <m:t>j=1</m:t>
        </m:r>
        <m:r>
          <m:rPr>
            <m:sty m:val="p"/>
          </m:rPr>
          <w:rPr>
            <w:rFonts w:ascii="Cambria Math" w:eastAsia="宋体" w:hAnsi="Cambria Math" w:cs="Times New Roman"/>
            <w:color w:val="FF0000"/>
            <w:sz w:val="24"/>
            <w:szCs w:val="24"/>
          </w:rPr>
          <m:t>,…,</m:t>
        </m:r>
        <m:sSub>
          <m:sSubPr>
            <m:ctrlPr>
              <w:rPr>
                <w:rFonts w:ascii="Cambria Math" w:hAnsi="Cambria Math" w:cs="Times New Roman"/>
                <w:bCs/>
                <w:i/>
                <w:color w:val="FF0000"/>
                <w:sz w:val="24"/>
                <w:szCs w:val="24"/>
              </w:rPr>
            </m:ctrlPr>
          </m:sSubPr>
          <m:e>
            <m:r>
              <w:rPr>
                <w:rFonts w:ascii="Cambria Math" w:hAnsi="Cambria Math" w:cs="Times New Roman"/>
                <w:color w:val="FF0000"/>
                <w:sz w:val="24"/>
                <w:szCs w:val="24"/>
              </w:rPr>
              <m:t>M</m:t>
            </m:r>
          </m:e>
          <m:sub>
            <m:r>
              <w:rPr>
                <w:rFonts w:ascii="Cambria Math" w:hAnsi="Cambria Math" w:cs="Times New Roman"/>
                <w:color w:val="FF0000"/>
                <w:sz w:val="24"/>
                <w:szCs w:val="24"/>
              </w:rPr>
              <m:t>i</m:t>
            </m:r>
          </m:sub>
        </m:sSub>
        <w:commentRangeEnd w:id="514"/>
        <m:r>
          <m:rPr>
            <m:sty m:val="p"/>
          </m:rPr>
          <w:rPr>
            <w:rStyle w:val="afd"/>
          </w:rPr>
          <w:commentReference w:id="514"/>
        </m:r>
        <w:commentRangeEnd w:id="515"/>
        <m:r>
          <m:rPr>
            <m:sty m:val="p"/>
          </m:rPr>
          <w:rPr>
            <w:rStyle w:val="afd"/>
          </w:rPr>
          <w:commentReference w:id="515"/>
        </m:r>
      </m:oMath>
      <w:r>
        <w:rPr>
          <w:rFonts w:ascii="Times New Roman" w:hAnsi="Times New Roman" w:cs="Times New Roman"/>
          <w:bCs/>
          <w:sz w:val="24"/>
          <w:szCs w:val="24"/>
        </w:rPr>
        <w:t xml:space="preserve">. </w:t>
      </w:r>
      <w:r>
        <w:rPr>
          <w:rFonts w:ascii="Times New Roman" w:hAnsi="Times New Roman" w:cs="Times New Roman" w:hint="eastAsia"/>
          <w:bCs/>
          <w:sz w:val="24"/>
          <w:szCs w:val="24"/>
        </w:rPr>
        <w:t>Starting</w:t>
      </w:r>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 xml:space="preserve">with some initial estimate of the variance of each evaluation index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iCs/>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oMath>
      <w:r>
        <w:rPr>
          <w:rFonts w:ascii="Times New Roman" w:hAnsi="Times New Roman" w:cs="Times New Roman"/>
          <w:bCs/>
          <w:sz w:val="24"/>
          <w:szCs w:val="24"/>
        </w:rPr>
        <w:t xml:space="preserve">, </w:t>
      </w:r>
      <w:r>
        <w:rPr>
          <w:rFonts w:ascii="Times New Roman" w:hAnsi="Times New Roman" w:cs="Times New Roman"/>
          <w:iCs/>
          <w:sz w:val="24"/>
          <w:szCs w:val="24"/>
        </w:rPr>
        <w:t xml:space="preserve">for each combination index </w:t>
      </w:r>
      <m:oMath>
        <m:r>
          <w:rPr>
            <w:rFonts w:ascii="Cambria Math" w:hAnsi="Cambria Math" w:cs="Times New Roman"/>
            <w:sz w:val="24"/>
            <w:szCs w:val="24"/>
          </w:rPr>
          <m:t>w</m:t>
        </m:r>
        <m:r>
          <m:rPr>
            <m:sty m:val="p"/>
          </m:rPr>
          <w:rPr>
            <w:rFonts w:ascii="Cambria Math"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Pr>
          <w:rFonts w:ascii="Times New Roman" w:hAnsi="Times New Roman" w:cs="Times New Roman"/>
          <w:iCs/>
          <w:sz w:val="24"/>
          <w:szCs w:val="24"/>
        </w:rPr>
        <w:t xml:space="preserve">, we consider the following three cases in updating </w:t>
      </w:r>
      <w:r>
        <w:rPr>
          <w:rFonts w:ascii="Times New Roman" w:hAnsi="Times New Roman" w:cs="Times New Roman" w:hint="eastAsia"/>
          <w:iCs/>
          <w:sz w:val="24"/>
          <w:szCs w:val="24"/>
        </w:rPr>
        <w:t>t</w:t>
      </w:r>
      <w:r>
        <w:rPr>
          <w:rFonts w:ascii="Times New Roman" w:hAnsi="Times New Roman" w:cs="Times New Roman"/>
          <w:iCs/>
          <w:sz w:val="24"/>
          <w:szCs w:val="24"/>
        </w:rPr>
        <w:t xml:space="preserve">he variance estimates iteratively for </w:t>
      </w:r>
      <w:r>
        <w:rPr>
          <w:rFonts w:ascii="Times New Roman" w:hAnsi="Times New Roman" w:cs="Times New Roman"/>
          <w:sz w:val="24"/>
          <w:szCs w:val="24"/>
        </w:rPr>
        <w:t xml:space="preserve">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sz w:val="24"/>
          <w:szCs w:val="24"/>
        </w:rPr>
        <w:t xml:space="preserve">. </w:t>
      </w:r>
    </w:p>
    <w:p w14:paraId="20467F7F" w14:textId="77777777" w:rsidR="00E67543" w:rsidRDefault="00E67543" w:rsidP="000E065A">
      <w:pPr>
        <w:ind w:firstLine="480"/>
        <w:rPr>
          <w:rFonts w:ascii="Times New Roman" w:hAnsi="Times New Roman" w:cs="Times New Roman"/>
          <w:iCs/>
          <w:sz w:val="24"/>
          <w:szCs w:val="24"/>
        </w:rPr>
      </w:pPr>
      <w:r w:rsidRPr="00535AAC">
        <w:rPr>
          <w:rFonts w:ascii="Times New Roman" w:hAnsi="Times New Roman" w:cs="Times New Roman"/>
          <w:b/>
          <w:bCs/>
          <w:color w:val="333333"/>
          <w:sz w:val="24"/>
          <w:szCs w:val="24"/>
          <w:shd w:val="clear" w:color="auto" w:fill="FFFFFF"/>
        </w:rPr>
        <w:t>Case 1</w:t>
      </w:r>
      <w:r>
        <w:rPr>
          <w:rFonts w:ascii="Times New Roman" w:hAnsi="Times New Roman" w:cs="Times New Roman"/>
          <w:color w:val="333333"/>
          <w:sz w:val="24"/>
          <w:szCs w:val="24"/>
          <w:shd w:val="clear" w:color="auto" w:fill="FFFFFF"/>
        </w:rPr>
        <w:t xml:space="preserve">: If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sampled at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i.e., </w:t>
      </w:r>
      <m:oMath>
        <m:r>
          <m:rPr>
            <m:sty m:val="b"/>
          </m:rPr>
          <w:rPr>
            <w:rFonts w:ascii="Cambria Math" w:hAnsi="Cambria Math" w:cs="Times New Roman"/>
            <w:sz w:val="24"/>
            <w:szCs w:val="24"/>
          </w:rPr>
          <m:t>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iCs/>
          <w:sz w:val="24"/>
          <w:szCs w:val="24"/>
        </w:rPr>
        <w:t xml:space="preserve">, then its variance is estimated by the weighted average of the initial estimate and the </w:t>
      </w:r>
      <w:r>
        <w:rPr>
          <w:rFonts w:ascii="Times New Roman" w:hAnsi="Times New Roman" w:cs="Times New Roman" w:hint="eastAsia"/>
          <w:iCs/>
          <w:sz w:val="24"/>
          <w:szCs w:val="24"/>
        </w:rPr>
        <w:t>squared</w:t>
      </w:r>
      <w:r>
        <w:rPr>
          <w:rFonts w:ascii="Times New Roman" w:hAnsi="Times New Roman" w:cs="Times New Roman"/>
          <w:iCs/>
          <w:sz w:val="24"/>
          <w:szCs w:val="24"/>
        </w:rPr>
        <w:t xml:space="preserve"> deviation of </w:t>
      </w:r>
      <w:r>
        <w:rPr>
          <w:rFonts w:ascii="Times New Roman" w:hAnsi="Times New Roman" w:cs="Times New Roman" w:hint="eastAsia"/>
          <w:iCs/>
          <w:sz w:val="24"/>
          <w:szCs w:val="24"/>
        </w:rPr>
        <w:t>eac</w:t>
      </w:r>
      <w:r>
        <w:rPr>
          <w:rFonts w:ascii="Times New Roman" w:hAnsi="Times New Roman" w:cs="Times New Roman"/>
          <w:iCs/>
          <w:sz w:val="24"/>
          <w:szCs w:val="24"/>
        </w:rPr>
        <w:t>h sample from the corresponding posterior means:</w:t>
      </w:r>
    </w:p>
    <w:p w14:paraId="4B95EE0C" w14:textId="77777777" w:rsidR="00E67543" w:rsidRPr="009D4C3E" w:rsidRDefault="009363F8" w:rsidP="000E065A">
      <w:pPr>
        <w:ind w:firstLine="480"/>
        <w:jc w:val="right"/>
        <w:rPr>
          <w:rFonts w:ascii="Times New Roman" w:hAnsi="Times New Roman" w:cs="Times New Roman"/>
          <w:iCs/>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r>
          <w:rPr>
            <w:rFonts w:ascii="Cambria Math" w:hAnsi="Cambria Math" w:cs="Cambria Math" w:hint="eastAsia"/>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i,0</m:t>
                </m:r>
              </m:sup>
            </m:sSubSup>
            <m:r>
              <m:rPr>
                <m:sty m:val="p"/>
              </m:rPr>
              <w:rPr>
                <w:rFonts w:ascii="Cambria Math" w:hAnsi="Cambria Math" w:cs="Cambria Math"/>
                <w:color w:val="333333"/>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den>
        </m:f>
        <m:r>
          <m:rPr>
            <m:sty m:val="p"/>
          </m:rP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d>
              <m:dPr>
                <m:ctrlPr>
                  <w:rPr>
                    <w:rFonts w:ascii="Cambria Math" w:hAnsi="Cambria Math" w:cs="Times New Roman"/>
                    <w:bCs/>
                    <w:sz w:val="24"/>
                    <w:szCs w:val="24"/>
                  </w:rPr>
                </m:ctrlPr>
              </m:dPr>
              <m:e>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den>
        </m:f>
        <m:r>
          <w:rPr>
            <w:rFonts w:ascii="Cambria Math" w:hAnsi="Cambria Math" w:cs="Times New Roman"/>
            <w:color w:val="333333"/>
            <w:sz w:val="24"/>
            <w:szCs w:val="24"/>
            <w:shd w:val="clear" w:color="auto" w:fill="FFFFFF"/>
          </w:rPr>
          <m:t>,</m:t>
        </m:r>
      </m:oMath>
      <w:r w:rsidR="00E67543">
        <w:rPr>
          <w:rFonts w:ascii="Times New Roman" w:hAnsi="Times New Roman" w:cs="Times New Roman"/>
          <w:color w:val="333333"/>
          <w:sz w:val="24"/>
          <w:szCs w:val="24"/>
          <w:shd w:val="clear" w:color="auto" w:fill="FFFFFF"/>
        </w:rPr>
        <w:t xml:space="preserve">         (15a)</w:t>
      </w:r>
    </w:p>
    <w:p w14:paraId="51DA2411" w14:textId="0E258E9B" w:rsidR="00E67543" w:rsidRPr="00191218" w:rsidRDefault="00E67543" w:rsidP="000E065A">
      <w:pPr>
        <w:rPr>
          <w:rFonts w:ascii="Times New Roman" w:hAnsi="Times New Roman" w:cs="Times New Roman"/>
          <w:b/>
          <w:sz w:val="24"/>
          <w:szCs w:val="24"/>
        </w:rPr>
      </w:pPr>
      <w:r>
        <w:rPr>
          <w:rFonts w:ascii="Times New Roman" w:hAnsi="Times New Roman" w:cs="Times New Roman"/>
          <w:color w:val="333333"/>
          <w:sz w:val="24"/>
          <w:szCs w:val="24"/>
          <w:shd w:val="clear" w:color="auto" w:fill="FFFFFF"/>
        </w:rPr>
        <w:t xml:space="preserve">where </w:t>
      </w:r>
      <m:oMath>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oMath>
      <w:r>
        <w:rPr>
          <w:rFonts w:ascii="Times New Roman" w:hAnsi="Times New Roman" w:cs="Times New Roman"/>
          <w:iCs/>
          <w:sz w:val="24"/>
          <w:szCs w:val="24"/>
        </w:rPr>
        <w:t xml:space="preserve"> is the weight for the initial variance estimate,</w:t>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w:commentRangeStart w:id="516"/>
        <w:commentRangeEnd w:id="516"/>
        <m:r>
          <m:rPr>
            <m:sty m:val="p"/>
          </m:rPr>
          <w:rPr>
            <w:rStyle w:val="afd"/>
          </w:rPr>
          <w:commentReference w:id="516"/>
        </m:r>
        <w:commentRangeStart w:id="517"/>
        <w:commentRangeEnd w:id="517"/>
        <m:r>
          <m:rPr>
            <m:sty m:val="p"/>
          </m:rPr>
          <w:rPr>
            <w:rStyle w:val="afd"/>
          </w:rPr>
          <w:commentReference w:id="517"/>
        </m:r>
      </m:oMath>
      <w:r w:rsidRPr="00FC0AC8">
        <w:rPr>
          <w:rFonts w:ascii="Times New Roman" w:hAnsi="Times New Roman" w:cs="Times New Roman"/>
          <w:color w:val="333333"/>
          <w:sz w:val="24"/>
          <w:szCs w:val="24"/>
          <w:shd w:val="clear" w:color="auto" w:fill="FFFFFF"/>
        </w:rPr>
        <w:t xml:space="preserve"> is the</w:t>
      </w:r>
      <w:r>
        <w:rPr>
          <w:rFonts w:ascii="Times New Roman" w:hAnsi="Times New Roman" w:cs="Times New Roman"/>
          <w:color w:val="333333"/>
          <w:sz w:val="24"/>
          <w:szCs w:val="24"/>
          <w:shd w:val="clear" w:color="auto" w:fill="FFFFFF"/>
        </w:rPr>
        <w:t xml:space="preserve"> </w:t>
      </w:r>
      <w:r w:rsidRPr="003255F6">
        <w:rPr>
          <w:rFonts w:ascii="Times New Roman" w:hAnsi="Times New Roman" w:cs="Times New Roman"/>
          <w:color w:val="333333"/>
          <w:sz w:val="24"/>
          <w:szCs w:val="24"/>
          <w:shd w:val="clear" w:color="auto" w:fill="FFFFFF"/>
        </w:rPr>
        <w:t xml:space="preserve">number of samples collected for </w:t>
      </w:r>
      <w:r>
        <w:rPr>
          <w:rFonts w:ascii="Times New Roman" w:hAnsi="Times New Roman" w:cs="Times New Roman"/>
          <w:color w:val="333333"/>
          <w:sz w:val="24"/>
          <w:szCs w:val="24"/>
          <w:shd w:val="clear" w:color="auto" w:fill="FFFFFF"/>
        </w:rPr>
        <w:t xml:space="preserve">solution </w:t>
      </w:r>
      <w:r>
        <w:rPr>
          <w:rFonts w:ascii="Times New Roman" w:hAnsi="Times New Roman" w:cs="Times New Roman"/>
          <w:b/>
          <w:bCs/>
          <w:color w:val="333333"/>
          <w:sz w:val="24"/>
          <w:szCs w:val="24"/>
          <w:shd w:val="clear" w:color="auto" w:fill="FFFFFF"/>
        </w:rPr>
        <w:t xml:space="preserve">x </w:t>
      </w:r>
      <w:r>
        <w:rPr>
          <w:rFonts w:ascii="Times New Roman" w:hAnsi="Times New Roman" w:cs="Times New Roman"/>
          <w:color w:val="333333"/>
          <w:sz w:val="24"/>
          <w:szCs w:val="24"/>
          <w:shd w:val="clear" w:color="auto" w:fill="FFFFFF"/>
        </w:rPr>
        <w:t xml:space="preserve">up to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and </w:t>
      </w:r>
      <m:oMath>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oMath>
      <w:r>
        <w:rPr>
          <w:rFonts w:ascii="Times New Roman" w:hAnsi="Times New Roman" w:cs="Times New Roman"/>
          <w:iCs/>
          <w:sz w:val="24"/>
          <w:szCs w:val="24"/>
        </w:rPr>
        <w:t xml:space="preserve"> is the stage at which the </w:t>
      </w:r>
      <w:r>
        <w:rPr>
          <w:rFonts w:ascii="Times New Roman" w:hAnsi="Times New Roman" w:cs="Times New Roman"/>
          <w:i/>
          <w:sz w:val="24"/>
          <w:szCs w:val="24"/>
        </w:rPr>
        <w:t>l</w:t>
      </w:r>
      <w:r>
        <w:rPr>
          <w:rFonts w:ascii="Times New Roman" w:hAnsi="Times New Roman" w:cs="Times New Roman"/>
          <w:iCs/>
          <w:sz w:val="24"/>
          <w:szCs w:val="24"/>
        </w:rPr>
        <w:t>-</w:t>
      </w:r>
      <w:proofErr w:type="spellStart"/>
      <w:r>
        <w:rPr>
          <w:rFonts w:ascii="Times New Roman" w:hAnsi="Times New Roman" w:cs="Times New Roman"/>
          <w:iCs/>
          <w:sz w:val="24"/>
          <w:szCs w:val="24"/>
        </w:rPr>
        <w:t>th</w:t>
      </w:r>
      <w:proofErr w:type="spellEnd"/>
      <w:r>
        <w:rPr>
          <w:rFonts w:ascii="Times New Roman" w:hAnsi="Times New Roman" w:cs="Times New Roman"/>
          <w:iCs/>
          <w:sz w:val="24"/>
          <w:szCs w:val="24"/>
        </w:rPr>
        <w:t xml:space="preserve"> sample of </w:t>
      </w:r>
      <w:r>
        <w:rPr>
          <w:rFonts w:ascii="Times New Roman" w:hAnsi="Times New Roman" w:cs="Times New Roman"/>
          <w:b/>
          <w:bCs/>
          <w:iCs/>
          <w:sz w:val="24"/>
          <w:szCs w:val="24"/>
        </w:rPr>
        <w:t xml:space="preserve">x </w:t>
      </w:r>
      <w:r>
        <w:rPr>
          <w:rFonts w:ascii="Times New Roman" w:hAnsi="Times New Roman" w:cs="Times New Roman"/>
          <w:iCs/>
          <w:sz w:val="24"/>
          <w:szCs w:val="24"/>
        </w:rPr>
        <w:t>is collected</w:t>
      </w:r>
      <w:r>
        <w:rPr>
          <w:rFonts w:ascii="Times New Roman" w:hAnsi="Times New Roman" w:cs="Times New Roman"/>
          <w:color w:val="333333"/>
          <w:sz w:val="24"/>
          <w:szCs w:val="24"/>
          <w:shd w:val="clear" w:color="auto" w:fill="FFFFFF"/>
        </w:rPr>
        <w:t>. The second equality is due to</w:t>
      </w:r>
      <w:r w:rsidRPr="00D67B83">
        <w:rPr>
          <w:rFonts w:ascii="Times New Roman" w:hAnsi="Times New Roman" w:cs="Times New Roman"/>
          <w:sz w:val="24"/>
          <w:szCs w:val="24"/>
        </w:rPr>
        <w:t xml:space="preserve"> </w:t>
      </w:r>
      <w:r>
        <w:rPr>
          <w:rFonts w:ascii="Times New Roman" w:hAnsi="Times New Roman" w:cs="Times New Roman"/>
          <w:sz w:val="24"/>
          <w:szCs w:val="24"/>
        </w:rPr>
        <w:t xml:space="preserve">the definition </w:t>
      </w:r>
      <w:r>
        <w:rPr>
          <w:rFonts w:ascii="Times New Roman" w:hAnsi="Times New Roman" w:cs="Times New Roman" w:hint="eastAsia"/>
          <w:sz w:val="24"/>
          <w:szCs w:val="24"/>
        </w:rPr>
        <w:t>of</w:t>
      </w:r>
      <w:r>
        <w:rPr>
          <w:rFonts w:ascii="Times New Roman" w:hAnsi="Times New Roman" w:cs="Times New Roman"/>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oMath>
      <w:r>
        <w:rPr>
          <w:rFonts w:ascii="Times New Roman" w:hAnsi="Times New Roman" w:cs="Times New Roman"/>
          <w:color w:val="333333"/>
          <w:sz w:val="24"/>
          <w:szCs w:val="24"/>
          <w:shd w:val="clear" w:color="auto" w:fill="FFFFFF"/>
        </w:rPr>
        <w:t xml:space="preserve"> by the first equality and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m:rPr>
            <m:sty m:val="p"/>
          </m:rPr>
          <w:rPr>
            <w:rFonts w:ascii="Cambria Math" w:hAnsi="Cambria Math" w:cs="Cambria Math"/>
            <w:color w:val="333333"/>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n-1</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r>
          <w:rPr>
            <w:rFonts w:ascii="Cambria Math" w:hAnsi="Cambria Math" w:cs="Times New Roman"/>
            <w:sz w:val="24"/>
            <w:szCs w:val="24"/>
          </w:rPr>
          <m:t>,</m:t>
        </m:r>
      </m:oMath>
      <w:r>
        <w:rPr>
          <w:rFonts w:ascii="Times New Roman" w:hAnsi="Times New Roman" w:cs="Times New Roman"/>
          <w:sz w:val="24"/>
          <w:szCs w:val="24"/>
        </w:rPr>
        <w:t xml:space="preserve"> </w:t>
      </w:r>
      <w:r>
        <w:rPr>
          <w:rFonts w:ascii="Times New Roman" w:hAnsi="Times New Roman" w:cs="Times New Roman"/>
          <w:color w:val="333333"/>
          <w:sz w:val="24"/>
          <w:szCs w:val="24"/>
          <w:shd w:val="clear" w:color="auto" w:fill="FFFFFF"/>
        </w:rPr>
        <w:t xml:space="preserve">this iterative expression is </w:t>
      </w:r>
      <w:r>
        <w:rPr>
          <w:rFonts w:ascii="Times New Roman" w:hAnsi="Times New Roman" w:cs="Times New Roman" w:hint="eastAsia"/>
          <w:color w:val="333333"/>
          <w:sz w:val="24"/>
          <w:szCs w:val="24"/>
          <w:shd w:val="clear" w:color="auto" w:fill="FFFFFF"/>
        </w:rPr>
        <w:t>computationally</w:t>
      </w:r>
      <w:r>
        <w:rPr>
          <w:rFonts w:ascii="Times New Roman" w:hAnsi="Times New Roman" w:cs="Times New Roman"/>
          <w:color w:val="333333"/>
          <w:sz w:val="24"/>
          <w:szCs w:val="24"/>
          <w:shd w:val="clear" w:color="auto" w:fill="FFFFFF"/>
        </w:rPr>
        <w:t xml:space="preserve"> more efficient than the original definition in the first equality.  </w:t>
      </w:r>
    </w:p>
    <w:p w14:paraId="38A6749F" w14:textId="77777777" w:rsidR="00E67543" w:rsidRDefault="00E67543" w:rsidP="000E065A">
      <w:pPr>
        <w:rPr>
          <w:rFonts w:ascii="Times New Roman" w:hAnsi="Times New Roman" w:cs="Times New Roman"/>
          <w:color w:val="333333"/>
          <w:sz w:val="24"/>
          <w:szCs w:val="24"/>
          <w:shd w:val="clear" w:color="auto" w:fill="FFFFFF"/>
        </w:rPr>
      </w:pPr>
      <w:bookmarkStart w:id="518" w:name="_Hlk46443040"/>
      <w:r>
        <w:rPr>
          <w:rFonts w:ascii="Times New Roman" w:hAnsi="Times New Roman" w:cs="Times New Roman"/>
          <w:color w:val="333333"/>
          <w:sz w:val="24"/>
          <w:szCs w:val="24"/>
          <w:shd w:val="clear" w:color="auto" w:fill="FFFFFF"/>
        </w:rPr>
        <w:t xml:space="preserve">    </w:t>
      </w:r>
      <w:bookmarkEnd w:id="518"/>
      <w:r w:rsidRPr="00535AAC">
        <w:rPr>
          <w:rFonts w:ascii="Times New Roman" w:hAnsi="Times New Roman" w:cs="Times New Roman"/>
          <w:b/>
          <w:bCs/>
          <w:iCs/>
          <w:color w:val="333333"/>
          <w:sz w:val="24"/>
          <w:szCs w:val="24"/>
          <w:shd w:val="clear" w:color="auto" w:fill="FFFFFF"/>
        </w:rPr>
        <w:t>Case 2</w:t>
      </w:r>
      <w:r>
        <w:rPr>
          <w:rFonts w:ascii="Times New Roman" w:hAnsi="Times New Roman" w:cs="Times New Roman"/>
          <w:color w:val="333333"/>
          <w:sz w:val="24"/>
          <w:szCs w:val="24"/>
          <w:shd w:val="clear" w:color="auto" w:fill="FFFFFF"/>
        </w:rPr>
        <w:t xml:space="preserve">: If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unsampled up to stage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color w:val="333333"/>
          <w:sz w:val="24"/>
          <w:szCs w:val="24"/>
          <w:shd w:val="clear" w:color="auto" w:fill="FFFFFF"/>
        </w:rPr>
        <w:t xml:space="preserve">but has the same combination index as the solution that is sampled at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i.e.,</w:t>
      </w:r>
      <m:oMath>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m:rPr>
            <m:sty m:val="bi"/>
          </m:rPr>
          <w:rPr>
            <w:rFonts w:ascii="Cambria Math" w:hAnsi="Times New Roman" w:cs="Times New Roman"/>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xml:space="preserve">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oMath>
      <w:r>
        <w:rPr>
          <w:rFonts w:ascii="Times New Roman" w:hAnsi="Times New Roman" w:cs="Times New Roman"/>
          <w:color w:val="333333"/>
          <w:sz w:val="24"/>
          <w:szCs w:val="24"/>
          <w:shd w:val="clear" w:color="auto" w:fill="FFFFFF"/>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oMath>
      <w:r>
        <w:rPr>
          <w:rFonts w:ascii="Times New Roman" w:hAnsi="Times New Roman" w:cs="Times New Roman"/>
          <w:iCs/>
          <w:sz w:val="24"/>
          <w:szCs w:val="24"/>
        </w:rPr>
        <w:t>, then</w:t>
      </w:r>
      <w:r>
        <w:rPr>
          <w:rFonts w:ascii="Times New Roman" w:hAnsi="Times New Roman" w:cs="Times New Roman"/>
          <w:b/>
          <w:bCs/>
          <w:iCs/>
          <w:sz w:val="24"/>
          <w:szCs w:val="24"/>
        </w:rPr>
        <w:t xml:space="preserve"> </w:t>
      </w:r>
      <w:r>
        <w:rPr>
          <w:rFonts w:ascii="Times New Roman" w:hAnsi="Times New Roman" w:cs="Times New Roman"/>
          <w:color w:val="333333"/>
          <w:sz w:val="24"/>
          <w:szCs w:val="24"/>
          <w:shd w:val="clear" w:color="auto" w:fill="FFFFFF"/>
        </w:rPr>
        <w:t xml:space="preserve">its variance estimate is set to be </w:t>
      </w:r>
      <w:commentRangeStart w:id="519"/>
      <w:commentRangeStart w:id="520"/>
      <w:r>
        <w:rPr>
          <w:rFonts w:ascii="Times New Roman" w:hAnsi="Times New Roman" w:cs="Times New Roman"/>
          <w:color w:val="333333"/>
          <w:sz w:val="24"/>
          <w:szCs w:val="24"/>
          <w:shd w:val="clear" w:color="auto" w:fill="FFFFFF"/>
        </w:rPr>
        <w:t xml:space="preserve">equal to the </w:t>
      </w:r>
      <w:r w:rsidRPr="00A14C99">
        <w:rPr>
          <w:rFonts w:ascii="Times New Roman" w:hAnsi="Times New Roman" w:cs="Times New Roman"/>
          <w:color w:val="333333"/>
          <w:sz w:val="24"/>
          <w:szCs w:val="24"/>
          <w:shd w:val="clear" w:color="auto" w:fill="FFFFFF"/>
        </w:rPr>
        <w:t>average of the variance estimate</w:t>
      </w:r>
      <w:commentRangeEnd w:id="519"/>
      <w:r w:rsidRPr="00A14C99">
        <w:rPr>
          <w:rStyle w:val="afd"/>
        </w:rPr>
        <w:commentReference w:id="519"/>
      </w:r>
      <w:commentRangeEnd w:id="520"/>
      <w:r>
        <w:rPr>
          <w:rStyle w:val="afd"/>
        </w:rPr>
        <w:commentReference w:id="520"/>
      </w:r>
      <w:r w:rsidRPr="00A14C99">
        <w:rPr>
          <w:rFonts w:ascii="Times New Roman" w:hAnsi="Times New Roman" w:cs="Times New Roman"/>
          <w:color w:val="333333"/>
          <w:sz w:val="24"/>
          <w:szCs w:val="24"/>
          <w:shd w:val="clear" w:color="auto" w:fill="FFFFFF"/>
        </w:rPr>
        <w:t xml:space="preserve"> of those sampled solutions that </w:t>
      </w:r>
      <w:r w:rsidRPr="00535AAC">
        <w:rPr>
          <w:rFonts w:ascii="Times New Roman" w:hAnsi="Times New Roman" w:cs="Times New Roman"/>
          <w:color w:val="333333"/>
          <w:sz w:val="24"/>
          <w:szCs w:val="24"/>
          <w:shd w:val="clear" w:color="auto" w:fill="FFFFFF"/>
        </w:rPr>
        <w:t xml:space="preserve">have the same combination index as </w:t>
      </w:r>
      <w:r w:rsidRPr="00535AAC">
        <w:rPr>
          <w:rFonts w:ascii="Times New Roman" w:hAnsi="Times New Roman" w:cs="Times New Roman"/>
          <w:b/>
          <w:bCs/>
          <w:color w:val="333333"/>
          <w:sz w:val="24"/>
          <w:szCs w:val="24"/>
          <w:shd w:val="clear" w:color="auto" w:fill="FFFFFF"/>
        </w:rPr>
        <w:t>x</w:t>
      </w:r>
      <w:r w:rsidRPr="00A14C99">
        <w:rPr>
          <w:rFonts w:ascii="Times New Roman" w:hAnsi="Times New Roman" w:cs="Times New Roman"/>
          <w:color w:val="333333"/>
          <w:sz w:val="24"/>
          <w:szCs w:val="24"/>
          <w:shd w:val="clear" w:color="auto" w:fill="FFFFFF"/>
        </w:rPr>
        <w:t xml:space="preserve">, including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hint="eastAsia"/>
          <w:color w:val="333333"/>
          <w:sz w:val="24"/>
          <w:szCs w:val="24"/>
          <w:shd w:val="clear" w:color="auto" w:fill="FFFFFF"/>
        </w:rPr>
        <w:t>:</w:t>
      </w:r>
      <w:r>
        <w:rPr>
          <w:rFonts w:ascii="Times New Roman" w:hAnsi="Times New Roman" w:cs="Times New Roman"/>
          <w:color w:val="333333"/>
          <w:sz w:val="24"/>
          <w:szCs w:val="24"/>
          <w:shd w:val="clear" w:color="auto" w:fill="FFFFFF"/>
        </w:rPr>
        <w:t xml:space="preserve">  </w:t>
      </w:r>
    </w:p>
    <w:p w14:paraId="64D4C66F" w14:textId="2C6C4237" w:rsidR="00E67543" w:rsidRPr="001F5720" w:rsidRDefault="009363F8" w:rsidP="000E065A">
      <w:pPr>
        <w:jc w:val="right"/>
        <w:rPr>
          <w:rFonts w:ascii="Times New Roman" w:hAnsi="Times New Roman" w:cs="Times New Roman"/>
          <w:iCs/>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r>
          <w:rPr>
            <w:rFonts w:ascii="Cambria Math" w:hAnsi="Cambria Math" w:cs="Cambria Math"/>
            <w:color w:val="FF0000"/>
            <w:sz w:val="24"/>
            <w:szCs w:val="24"/>
            <w:shd w:val="clear" w:color="auto" w:fill="FFFFFF"/>
          </w:rPr>
          <m:t>=</m:t>
        </m:r>
        <m:f>
          <m:fPr>
            <m:ctrlPr>
              <w:rPr>
                <w:rFonts w:ascii="Cambria Math" w:hAnsi="Cambria Math" w:cs="Cambria Math"/>
                <w:color w:val="333333"/>
                <w:sz w:val="24"/>
                <w:szCs w:val="24"/>
                <w:shd w:val="clear" w:color="auto" w:fill="FFFFFF"/>
              </w:rPr>
            </m:ctrlPr>
          </m:fPr>
          <m:num>
            <m:nary>
              <m:naryPr>
                <m:chr m:val="∑"/>
                <m:limLoc m:val="undOvr"/>
                <m:supHide m:val="1"/>
                <m:ctrlPr>
                  <w:rPr>
                    <w:rFonts w:ascii="Cambria Math" w:hAnsi="Cambria Math" w:cs="Cambria Math"/>
                    <w:i/>
                    <w:color w:val="333333"/>
                    <w:sz w:val="24"/>
                    <w:szCs w:val="24"/>
                    <w:shd w:val="clear" w:color="auto" w:fill="FFFFFF"/>
                  </w:rPr>
                </m:ctrlPr>
              </m:naryPr>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hAnsi="Cambria Math" w:cs="Times New Roman"/>
                    <w:sz w:val="24"/>
                    <w:szCs w:val="24"/>
                  </w:rPr>
                  <m:t>:</m:t>
                </m:r>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ctrlPr>
                      <w:rPr>
                        <w:rFonts w:ascii="Cambria Math" w:hAnsi="Cambria Math" w:cs="Times New Roman"/>
                        <w:b/>
                        <w:bCs/>
                        <w:iCs/>
                        <w:sz w:val="24"/>
                        <w:szCs w:val="24"/>
                      </w:rPr>
                    </m:ctrlPr>
                  </m:e>
                </m:d>
                <m:r>
                  <m:rPr>
                    <m:sty m:val="bi"/>
                  </m:rPr>
                  <w:rPr>
                    <w:rFonts w:ascii="Cambria Math" w:hAnsi="Cambria Math" w:cs="Times New Roman"/>
                    <w:sz w:val="24"/>
                    <w:szCs w:val="24"/>
                  </w:rPr>
                  <m:t>=</m:t>
                </m:r>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w:ins w:id="521" w:author="Zhen Tan" w:date="2020-08-27T18:01:00Z">
                    <m:rPr>
                      <m:sty m:val="bi"/>
                    </m:rPr>
                    <w:rPr>
                      <w:rFonts w:ascii="Cambria Math" w:hAnsi="Cambria Math" w:cs="Times New Roman"/>
                      <w:sz w:val="24"/>
                      <w:szCs w:val="24"/>
                    </w:rPr>
                    <m:t>,</m:t>
                  </w:ins>
                </m:r>
                <m:sSubSup>
                  <m:sSubSupPr>
                    <m:ctrlPr>
                      <w:ins w:id="522" w:author="Zhen Tan" w:date="2020-08-27T18:02:00Z">
                        <w:rPr>
                          <w:rFonts w:ascii="Cambria Math" w:hAnsi="Cambria Math" w:cs="Cambria Math"/>
                          <w:color w:val="333333"/>
                          <w:sz w:val="24"/>
                          <w:szCs w:val="24"/>
                          <w:shd w:val="clear" w:color="auto" w:fill="FFFFFF"/>
                        </w:rPr>
                      </w:ins>
                    </m:ctrlPr>
                  </m:sSubSupPr>
                  <m:e>
                    <m:r>
                      <w:ins w:id="523" w:author="Zhen Tan" w:date="2020-08-27T18:02:00Z">
                        <w:rPr>
                          <w:rFonts w:ascii="Cambria Math" w:hAnsi="Cambria Math" w:cs="Cambria Math"/>
                          <w:color w:val="333333"/>
                          <w:sz w:val="24"/>
                          <w:szCs w:val="24"/>
                          <w:shd w:val="clear" w:color="auto" w:fill="FFFFFF"/>
                        </w:rPr>
                        <m:t>s</m:t>
                      </w:ins>
                    </m:r>
                  </m:e>
                  <m:sub>
                    <m:acc>
                      <m:accPr>
                        <m:chr m:val="̅"/>
                        <m:ctrlPr>
                          <w:ins w:id="524" w:author="Zhen Tan" w:date="2020-08-27T18:02:00Z">
                            <w:rPr>
                              <w:rFonts w:ascii="Cambria Math" w:hAnsi="Cambria Math" w:cs="Times New Roman"/>
                              <w:b/>
                              <w:bCs/>
                              <w:sz w:val="24"/>
                              <w:szCs w:val="24"/>
                            </w:rPr>
                          </w:ins>
                        </m:ctrlPr>
                      </m:accPr>
                      <m:e>
                        <m:r>
                          <w:ins w:id="525" w:author="Zhen Tan" w:date="2020-08-27T18:02:00Z">
                            <m:rPr>
                              <m:sty m:val="b"/>
                            </m:rPr>
                            <w:rPr>
                              <w:rFonts w:ascii="Cambria Math" w:hAnsi="Cambria Math" w:cs="Times New Roman"/>
                              <w:sz w:val="24"/>
                              <w:szCs w:val="24"/>
                            </w:rPr>
                            <m:t>x</m:t>
                          </w:ins>
                        </m:r>
                      </m:e>
                    </m:acc>
                  </m:sub>
                  <m:sup>
                    <m:r>
                      <w:ins w:id="526" w:author="Zhen Tan" w:date="2020-08-27T18:02:00Z">
                        <w:rPr>
                          <w:rFonts w:ascii="Cambria Math" w:hAnsi="Cambria Math" w:cs="Cambria Math"/>
                          <w:color w:val="333333"/>
                          <w:sz w:val="24"/>
                          <w:szCs w:val="24"/>
                          <w:shd w:val="clear" w:color="auto" w:fill="FFFFFF"/>
                        </w:rPr>
                        <m:t>n</m:t>
                      </w:ins>
                    </m:r>
                  </m:sup>
                </m:sSubSup>
                <m:r>
                  <w:ins w:id="527" w:author="Zhen Tan" w:date="2020-08-27T18:02:00Z">
                    <m:rPr>
                      <m:sty m:val="p"/>
                    </m:rPr>
                    <w:rPr>
                      <w:rFonts w:ascii="Cambria Math" w:hAnsi="Cambria Math" w:cs="Cambria Math"/>
                      <w:color w:val="333333"/>
                      <w:sz w:val="24"/>
                      <w:szCs w:val="24"/>
                      <w:shd w:val="clear" w:color="auto" w:fill="FFFFFF"/>
                    </w:rPr>
                    <m:t>&gt;</m:t>
                  </w:ins>
                </m:r>
                <m:r>
                  <w:ins w:id="528" w:author="Zhen Tan" w:date="2020-08-27T18:02:00Z">
                    <w:rPr>
                      <w:rFonts w:ascii="Cambria Math" w:hAnsi="Cambria Math" w:cs="Cambria Math"/>
                      <w:color w:val="333333"/>
                      <w:sz w:val="24"/>
                      <w:szCs w:val="24"/>
                      <w:shd w:val="clear" w:color="auto" w:fill="FFFFFF"/>
                    </w:rPr>
                    <m:t>0</m:t>
                  </w:ins>
                </m:r>
              </m:sub>
              <m:sup/>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e>
            </m:nary>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w:commentRangeStart w:id="529"/>
        <w:commentRangeStart w:id="530"/>
        <w:commentRangeEnd w:id="529"/>
        <m:r>
          <m:rPr>
            <m:sty m:val="p"/>
          </m:rPr>
          <w:rPr>
            <w:rStyle w:val="afd"/>
          </w:rPr>
          <w:commentReference w:id="529"/>
        </m:r>
        <w:commentRangeEnd w:id="530"/>
        <m:r>
          <m:rPr>
            <m:sty m:val="p"/>
          </m:rPr>
          <w:rPr>
            <w:rStyle w:val="afd"/>
          </w:rPr>
          <w:commentReference w:id="530"/>
        </m:r>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p"/>
          </m:rPr>
          <w:rPr>
            <w:rFonts w:ascii="Cambria Math" w:hAnsi="Cambria Math" w:cs="Cambria Math"/>
            <w:color w:val="333333"/>
            <w:sz w:val="24"/>
            <w:szCs w:val="24"/>
            <w:shd w:val="clear" w:color="auto" w:fill="FFFFFF"/>
          </w:rPr>
          <m:t>,</m:t>
        </m:r>
      </m:oMath>
      <w:r w:rsidR="00E67543">
        <w:rPr>
          <w:rFonts w:ascii="Times New Roman" w:hAnsi="Times New Roman" w:cs="Times New Roman"/>
          <w:color w:val="333333"/>
          <w:sz w:val="24"/>
          <w:szCs w:val="24"/>
          <w:shd w:val="clear" w:color="auto" w:fill="FFFFFF"/>
        </w:rPr>
        <w:t xml:space="preserve">      (15b)</w:t>
      </w:r>
    </w:p>
    <w:p w14:paraId="51CD85E3" w14:textId="18467AB4" w:rsidR="00E67543" w:rsidRPr="007E3CA5"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where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oMath>
      <w:r>
        <w:rPr>
          <w:rFonts w:ascii="Times New Roman" w:hAnsi="Times New Roman" w:cs="Times New Roman"/>
          <w:color w:val="333333"/>
          <w:sz w:val="24"/>
          <w:szCs w:val="24"/>
          <w:shd w:val="clear" w:color="auto" w:fill="FFFFFF"/>
        </w:rPr>
        <w:t xml:space="preserve"> is the number of solutions that </w:t>
      </w:r>
      <w:r>
        <w:rPr>
          <w:rFonts w:ascii="Times New Roman" w:hAnsi="Times New Roman" w:cs="Times New Roman"/>
          <w:iCs/>
          <w:sz w:val="24"/>
          <w:szCs w:val="24"/>
        </w:rPr>
        <w:t xml:space="preserve">have been sampled by stage </w:t>
      </w:r>
      <w:r>
        <w:rPr>
          <w:rFonts w:ascii="Times New Roman" w:hAnsi="Times New Roman" w:cs="Times New Roman"/>
          <w:i/>
          <w:sz w:val="24"/>
          <w:szCs w:val="24"/>
        </w:rPr>
        <w:t>n</w:t>
      </w:r>
      <w:r>
        <w:rPr>
          <w:rFonts w:ascii="Times New Roman" w:hAnsi="Times New Roman" w:cs="Times New Roman" w:hint="eastAsia"/>
          <w:color w:val="333333"/>
          <w:sz w:val="24"/>
          <w:szCs w:val="24"/>
          <w:shd w:val="clear" w:color="auto" w:fill="FFFFFF"/>
        </w:rPr>
        <w:t xml:space="preserve"> </w:t>
      </w:r>
      <w:r>
        <w:rPr>
          <w:rFonts w:ascii="Times New Roman" w:hAnsi="Times New Roman" w:cs="Times New Roman"/>
          <w:color w:val="333333"/>
          <w:sz w:val="24"/>
          <w:szCs w:val="24"/>
          <w:shd w:val="clear" w:color="auto" w:fill="FFFFFF"/>
        </w:rPr>
        <w:t xml:space="preserve">and have combination index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oMath>
      <w:r w:rsidRPr="00535AAC">
        <w:rPr>
          <w:rFonts w:ascii="Times New Roman" w:hAnsi="Times New Roman" w:cs="Times New Roman"/>
          <w:iCs/>
          <w:sz w:val="24"/>
          <w:szCs w:val="24"/>
        </w:rPr>
        <w:t>,</w:t>
      </w:r>
      <w:r>
        <w:rPr>
          <w:rFonts w:ascii="Times New Roman" w:hAnsi="Times New Roman" w:cs="Times New Roman"/>
          <w:b/>
          <w:bCs/>
          <w:iCs/>
          <w:sz w:val="24"/>
          <w:szCs w:val="24"/>
        </w:rPr>
        <w:t xml:space="preserve"> </w:t>
      </w:r>
      <w:r>
        <w:rPr>
          <w:rFonts w:ascii="Times New Roman" w:hAnsi="Times New Roman" w:cs="Times New Roman"/>
          <w:iCs/>
          <w:sz w:val="24"/>
          <w:szCs w:val="24"/>
        </w:rPr>
        <w:t xml:space="preserve">and we denote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as the stage-</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variance estimate of the evaluation index</w:t>
      </w:r>
      <w:r>
        <w:rPr>
          <w:rFonts w:ascii="Times New Roman" w:hAnsi="Times New Roman" w:cs="Times New Roman"/>
          <w:i/>
          <w:iCs/>
          <w:color w:val="333333"/>
          <w:sz w:val="24"/>
          <w:szCs w:val="24"/>
          <w:shd w:val="clear" w:color="auto" w:fill="FFFFFF"/>
        </w:rPr>
        <w:t xml:space="preserve"> </w:t>
      </w:r>
      <w:proofErr w:type="spellStart"/>
      <w:r>
        <w:rPr>
          <w:rFonts w:ascii="Times New Roman" w:hAnsi="Times New Roman" w:cs="Times New Roman"/>
          <w:i/>
          <w:iCs/>
          <w:color w:val="333333"/>
          <w:sz w:val="24"/>
          <w:szCs w:val="24"/>
          <w:shd w:val="clear" w:color="auto" w:fill="FFFFFF"/>
        </w:rPr>
        <w:t>i</w:t>
      </w:r>
      <w:proofErr w:type="spellEnd"/>
      <w:r>
        <w:rPr>
          <w:rFonts w:ascii="Times New Roman" w:hAnsi="Times New Roman" w:cs="Times New Roman"/>
          <w:color w:val="333333"/>
          <w:sz w:val="24"/>
          <w:szCs w:val="24"/>
          <w:shd w:val="clear" w:color="auto" w:fill="FFFFFF"/>
        </w:rPr>
        <w:t xml:space="preserve"> for all the </w:t>
      </w:r>
      <w:r w:rsidRPr="007E3CA5">
        <w:rPr>
          <w:rFonts w:ascii="Times New Roman" w:hAnsi="Times New Roman" w:cs="Times New Roman"/>
          <w:color w:val="FF0000"/>
          <w:sz w:val="24"/>
          <w:szCs w:val="24"/>
          <w:shd w:val="clear" w:color="auto" w:fill="FFFFFF"/>
        </w:rPr>
        <w:t xml:space="preserve">unsampled </w:t>
      </w:r>
      <w:r w:rsidRPr="007E3CA5">
        <w:rPr>
          <w:rFonts w:ascii="Times New Roman" w:hAnsi="Times New Roman" w:cs="Times New Roman"/>
          <w:color w:val="333333"/>
          <w:sz w:val="24"/>
          <w:szCs w:val="24"/>
          <w:shd w:val="clear" w:color="auto" w:fill="FFFFFF"/>
        </w:rPr>
        <w:t>solutions</w:t>
      </w:r>
      <w:r>
        <w:rPr>
          <w:rFonts w:ascii="Times New Roman" w:hAnsi="Times New Roman" w:cs="Times New Roman"/>
          <w:color w:val="333333"/>
          <w:sz w:val="24"/>
          <w:szCs w:val="24"/>
          <w:shd w:val="clear" w:color="auto" w:fill="FFFFFF"/>
        </w:rPr>
        <w:t xml:space="preserve"> with the same combination index </w:t>
      </w:r>
      <w:r>
        <w:rPr>
          <w:rFonts w:ascii="Times New Roman" w:hAnsi="Times New Roman" w:cs="Times New Roman"/>
          <w:i/>
          <w:iCs/>
          <w:color w:val="333333"/>
          <w:sz w:val="24"/>
          <w:szCs w:val="24"/>
          <w:shd w:val="clear" w:color="auto" w:fill="FFFFFF"/>
        </w:rPr>
        <w:t>w</w:t>
      </w:r>
      <w:r>
        <w:rPr>
          <w:rFonts w:ascii="Times New Roman" w:hAnsi="Times New Roman" w:cs="Times New Roman"/>
          <w:color w:val="333333"/>
          <w:sz w:val="24"/>
          <w:szCs w:val="24"/>
          <w:shd w:val="clear" w:color="auto" w:fill="FFFFFF"/>
        </w:rPr>
        <w:t xml:space="preserve"> (</w:t>
      </w:r>
      <m:oMath>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Pr>
          <w:rFonts w:ascii="Times New Roman" w:hAnsi="Times New Roman" w:cs="Times New Roman"/>
          <w:color w:val="333333"/>
          <w:sz w:val="24"/>
          <w:szCs w:val="24"/>
          <w:shd w:val="clear" w:color="auto" w:fill="FFFFFF"/>
        </w:rPr>
        <w:t xml:space="preserve">). The </w:t>
      </w:r>
      <w:r w:rsidRPr="00162974">
        <w:rPr>
          <w:rFonts w:ascii="Times New Roman" w:hAnsi="Times New Roman" w:cs="Times New Roman"/>
          <w:color w:val="FF0000"/>
          <w:sz w:val="24"/>
          <w:szCs w:val="24"/>
          <w:shd w:val="clear" w:color="auto" w:fill="FFFFFF"/>
        </w:rPr>
        <w:t xml:space="preserve">first and the </w:t>
      </w:r>
      <w:del w:id="531" w:author="Zhen Tan" w:date="2020-08-27T18:05:00Z">
        <w:r w:rsidRPr="00162974" w:rsidDel="004A7BA5">
          <w:rPr>
            <w:rFonts w:ascii="Times New Roman" w:hAnsi="Times New Roman" w:cs="Times New Roman"/>
            <w:color w:val="FF0000"/>
            <w:sz w:val="24"/>
            <w:szCs w:val="24"/>
            <w:shd w:val="clear" w:color="auto" w:fill="FFFFFF"/>
          </w:rPr>
          <w:delText>third</w:delText>
        </w:r>
        <w:r w:rsidDel="004A7BA5">
          <w:rPr>
            <w:rFonts w:ascii="Times New Roman" w:hAnsi="Times New Roman" w:cs="Times New Roman"/>
            <w:color w:val="333333"/>
            <w:sz w:val="24"/>
            <w:szCs w:val="24"/>
            <w:shd w:val="clear" w:color="auto" w:fill="FFFFFF"/>
          </w:rPr>
          <w:delText xml:space="preserve"> </w:delText>
        </w:r>
      </w:del>
      <w:ins w:id="532" w:author="Zhen Tan" w:date="2020-08-27T18:05:00Z">
        <w:r w:rsidR="004A7BA5">
          <w:rPr>
            <w:rFonts w:ascii="Times New Roman" w:hAnsi="Times New Roman" w:cs="Times New Roman"/>
            <w:color w:val="FF0000"/>
            <w:sz w:val="24"/>
            <w:szCs w:val="24"/>
            <w:shd w:val="clear" w:color="auto" w:fill="FFFFFF"/>
          </w:rPr>
          <w:t xml:space="preserve">fourth </w:t>
        </w:r>
      </w:ins>
      <w:r>
        <w:rPr>
          <w:rFonts w:ascii="Times New Roman" w:hAnsi="Times New Roman" w:cs="Times New Roman"/>
          <w:color w:val="333333"/>
          <w:sz w:val="24"/>
          <w:szCs w:val="24"/>
          <w:shd w:val="clear" w:color="auto" w:fill="FFFFFF"/>
        </w:rPr>
        <w:t>equalit</w:t>
      </w:r>
      <w:ins w:id="533" w:author="Zhen Tan" w:date="2020-08-27T18:05:00Z">
        <w:r w:rsidR="004A7BA5">
          <w:rPr>
            <w:rFonts w:ascii="Times New Roman" w:hAnsi="Times New Roman" w:cs="Times New Roman"/>
            <w:color w:val="333333"/>
            <w:sz w:val="24"/>
            <w:szCs w:val="24"/>
            <w:shd w:val="clear" w:color="auto" w:fill="FFFFFF"/>
          </w:rPr>
          <w:t>ies</w:t>
        </w:r>
      </w:ins>
      <w:del w:id="534" w:author="Zhen Tan" w:date="2020-08-27T18:05:00Z">
        <w:r w:rsidDel="004A7BA5">
          <w:rPr>
            <w:rFonts w:ascii="Times New Roman" w:hAnsi="Times New Roman" w:cs="Times New Roman"/>
            <w:color w:val="333333"/>
            <w:sz w:val="24"/>
            <w:szCs w:val="24"/>
            <w:shd w:val="clear" w:color="auto" w:fill="FFFFFF"/>
          </w:rPr>
          <w:delText>y</w:delText>
        </w:r>
      </w:del>
      <w:r>
        <w:rPr>
          <w:rFonts w:ascii="Times New Roman" w:hAnsi="Times New Roman" w:cs="Times New Roman"/>
          <w:color w:val="333333"/>
          <w:sz w:val="24"/>
          <w:szCs w:val="24"/>
          <w:shd w:val="clear" w:color="auto" w:fill="FFFFFF"/>
        </w:rPr>
        <w:t xml:space="preserve"> hold by our definition of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oMath>
      <w:r>
        <w:rPr>
          <w:rFonts w:ascii="Times New Roman" w:hAnsi="Times New Roman" w:cs="Times New Roman"/>
          <w:color w:val="333333"/>
          <w:sz w:val="24"/>
          <w:szCs w:val="24"/>
          <w:shd w:val="clear" w:color="auto" w:fill="FFFFFF"/>
        </w:rPr>
        <w:t xml:space="preserve">, and the </w:t>
      </w:r>
      <w:del w:id="535" w:author="Zhen Tan" w:date="2020-08-27T18:05:00Z">
        <w:r w:rsidRPr="00162974" w:rsidDel="004A7BA5">
          <w:rPr>
            <w:rFonts w:ascii="Times New Roman" w:hAnsi="Times New Roman" w:cs="Times New Roman"/>
            <w:color w:val="FF0000"/>
            <w:sz w:val="24"/>
            <w:szCs w:val="24"/>
            <w:shd w:val="clear" w:color="auto" w:fill="FFFFFF"/>
          </w:rPr>
          <w:delText xml:space="preserve">second </w:delText>
        </w:r>
      </w:del>
      <w:ins w:id="536" w:author="Zhen Tan" w:date="2020-08-27T18:05:00Z">
        <w:r w:rsidR="004A7BA5">
          <w:rPr>
            <w:rFonts w:ascii="Times New Roman" w:hAnsi="Times New Roman" w:cs="Times New Roman"/>
            <w:color w:val="FF0000"/>
            <w:sz w:val="24"/>
            <w:szCs w:val="24"/>
            <w:shd w:val="clear" w:color="auto" w:fill="FFFFFF"/>
          </w:rPr>
          <w:t>third</w:t>
        </w:r>
        <w:r w:rsidR="004A7BA5" w:rsidRPr="00162974">
          <w:rPr>
            <w:rFonts w:ascii="Times New Roman" w:hAnsi="Times New Roman" w:cs="Times New Roman"/>
            <w:color w:val="FF0000"/>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equality is true by </w:t>
      </w:r>
      <w:ins w:id="537" w:author="Zhen Tan" w:date="2020-08-27T18:07:00Z">
        <w:r w:rsidR="004A7BA5">
          <w:rPr>
            <w:rFonts w:ascii="Times New Roman" w:hAnsi="Times New Roman" w:cs="Times New Roman"/>
            <w:color w:val="333333"/>
            <w:sz w:val="24"/>
            <w:szCs w:val="24"/>
            <w:shd w:val="clear" w:color="auto" w:fill="FFFFFF"/>
          </w:rPr>
          <w:t xml:space="preserve">considering the two possible cases: 1) </w:t>
        </w:r>
      </w:ins>
      <w:ins w:id="538" w:author="Zhen Tan" w:date="2020-08-27T18:11:00Z">
        <w:r w:rsidR="00910806">
          <w:rPr>
            <w:rFonts w:ascii="Times New Roman" w:hAnsi="Times New Roman" w:cs="Times New Roman" w:hint="eastAsia"/>
            <w:color w:val="333333"/>
            <w:sz w:val="24"/>
            <w:szCs w:val="24"/>
            <w:shd w:val="clear" w:color="auto" w:fill="FFFFFF"/>
          </w:rPr>
          <w:t>I</w:t>
        </w:r>
      </w:ins>
      <w:del w:id="539" w:author="Zhen Tan" w:date="2020-08-27T18:10:00Z">
        <w:r w:rsidR="00910806" w:rsidDel="00910806">
          <w:rPr>
            <w:rFonts w:ascii="Times New Roman" w:hAnsi="Times New Roman" w:cs="Times New Roman"/>
            <w:color w:val="333333"/>
            <w:sz w:val="24"/>
            <w:szCs w:val="24"/>
            <w:shd w:val="clear" w:color="auto" w:fill="FFFFFF"/>
          </w:rPr>
          <w:delText>i</w:delText>
        </w:r>
      </w:del>
      <w:r w:rsidR="00910806">
        <w:rPr>
          <w:rFonts w:ascii="Times New Roman" w:hAnsi="Times New Roman" w:cs="Times New Roman"/>
          <w:color w:val="333333"/>
          <w:sz w:val="24"/>
          <w:szCs w:val="24"/>
          <w:shd w:val="clear" w:color="auto" w:fill="FFFFFF"/>
        </w:rPr>
        <w:t xml:space="preserve">f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&gt;1</m:t>
        </m:r>
      </m:oMath>
      <w:r w:rsidR="00910806">
        <w:rPr>
          <w:rFonts w:ascii="Times New Roman" w:hAnsi="Times New Roman" w:cs="Times New Roman"/>
          <w:color w:val="333333"/>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00910806">
        <w:rPr>
          <w:rFonts w:ascii="Times New Roman" w:hAnsi="Times New Roman" w:cs="Times New Roman"/>
          <w:sz w:val="24"/>
          <w:szCs w:val="24"/>
        </w:rPr>
        <w:t xml:space="preserve"> has been sampled before stage </w:t>
      </w:r>
      <w:r w:rsidR="00910806">
        <w:rPr>
          <w:rFonts w:ascii="Times New Roman" w:hAnsi="Times New Roman" w:cs="Times New Roman"/>
          <w:i/>
          <w:iCs/>
          <w:sz w:val="24"/>
          <w:szCs w:val="24"/>
        </w:rPr>
        <w:t>n</w:t>
      </w:r>
      <w:r w:rsidR="00910806">
        <w:rPr>
          <w:rFonts w:ascii="Times New Roman" w:hAnsi="Times New Roman" w:cs="Times New Roman"/>
          <w:sz w:val="24"/>
          <w:szCs w:val="24"/>
        </w:rPr>
        <w:t xml:space="preserve">), then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ins w:id="540" w:author="Zhen Tan" w:date="2020-08-27T18:11:00Z">
            <w:rPr>
              <w:rFonts w:ascii="Cambria Math" w:hAnsi="Cambria Math" w:cs="Cambria Math"/>
              <w:color w:val="333333"/>
              <w:sz w:val="24"/>
              <w:szCs w:val="24"/>
              <w:shd w:val="clear" w:color="auto" w:fill="FFFFFF"/>
            </w:rPr>
            <m:t>,</m:t>
          </w:ins>
        </m:r>
        <m:r>
          <w:del w:id="541" w:author="Zhen Tan" w:date="2020-08-27T18:11:00Z">
            <m:rPr>
              <m:sty m:val="p"/>
            </m:rPr>
            <w:rPr>
              <w:rFonts w:ascii="Cambria Math" w:hAnsi="Cambria Math" w:cs="Times New Roman" w:hint="eastAsia"/>
              <w:color w:val="333333"/>
              <w:sz w:val="24"/>
              <w:szCs w:val="24"/>
              <w:shd w:val="clear" w:color="auto" w:fill="FFFFFF"/>
            </w:rPr>
            <m:t>noting that</m:t>
          </w:del>
        </m:r>
      </m:oMath>
      <w:r>
        <w:rPr>
          <w:rFonts w:ascii="Times New Roman" w:hAnsi="Times New Roman" w:cs="Times New Roman"/>
          <w:color w:val="333333"/>
          <w:sz w:val="24"/>
          <w:szCs w:val="24"/>
          <w:shd w:val="clear" w:color="auto" w:fill="FFFFFF"/>
        </w:rPr>
        <w:t xml:space="preserve"> </w:t>
      </w:r>
      <w:ins w:id="542" w:author="Zhen Tan" w:date="2020-08-27T18:11:00Z">
        <w:r w:rsidR="00910806">
          <w:rPr>
            <w:rFonts w:ascii="Times New Roman" w:hAnsi="Times New Roman" w:cs="Times New Roman"/>
            <w:color w:val="333333"/>
            <w:sz w:val="24"/>
            <w:szCs w:val="24"/>
            <w:shd w:val="clear" w:color="auto" w:fill="FFFFFF"/>
          </w:rPr>
          <w:t xml:space="preserve">so we have </w:t>
        </w:r>
      </w:ins>
      <m:oMath>
        <m:sSubSup>
          <m:sSubSupPr>
            <m:ctrlPr>
              <w:rPr>
                <w:rFonts w:ascii="Cambria Math" w:eastAsia="宋体" w:hAnsi="Times New Roman" w:cs="Times New Roman"/>
                <w:bCs/>
                <w:i/>
                <w:color w:val="FF0000"/>
                <w:sz w:val="24"/>
                <w:szCs w:val="24"/>
                <w:highlight w:val="yellow"/>
              </w:rPr>
            </m:ctrlPr>
          </m:sSubSupPr>
          <m:e>
            <m:r>
              <m:rPr>
                <m:sty m:val="p"/>
              </m:rPr>
              <w:rPr>
                <w:rFonts w:ascii="Cambria Math" w:hAnsi="Cambria Math" w:cs="Times New Roman"/>
                <w:color w:val="FF0000"/>
                <w:sz w:val="24"/>
                <w:szCs w:val="24"/>
                <w:highlight w:val="yellow"/>
              </w:rPr>
              <m:t>Λ</m:t>
            </m:r>
          </m:e>
          <m:sub>
            <m:r>
              <w:rPr>
                <w:rFonts w:ascii="Cambria Math" w:eastAsia="宋体" w:hAnsi="Times New Roman" w:cs="Times New Roman"/>
                <w:color w:val="FF0000"/>
                <w:sz w:val="24"/>
                <w:szCs w:val="24"/>
                <w:highlight w:val="yellow"/>
              </w:rPr>
              <m:t>q</m:t>
            </m:r>
            <m:d>
              <m:dPr>
                <m:ctrlPr>
                  <w:rPr>
                    <w:rFonts w:ascii="Cambria Math" w:hAnsi="Cambria Math" w:cs="Cambria Math"/>
                    <w:i/>
                    <w:iCs/>
                    <w:color w:val="FF0000"/>
                    <w:sz w:val="24"/>
                    <w:szCs w:val="24"/>
                    <w:highlight w:val="yellow"/>
                    <w:shd w:val="clear" w:color="auto" w:fill="FFFFFF"/>
                  </w:rPr>
                </m:ctrlPr>
              </m:dPr>
              <m:e>
                <m:r>
                  <m:rPr>
                    <m:sty m:val="b"/>
                  </m:rPr>
                  <w:rPr>
                    <w:rFonts w:ascii="Cambria Math" w:hAnsi="Cambria Math" w:cs="Times New Roman"/>
                    <w:color w:val="FF0000"/>
                    <w:sz w:val="24"/>
                    <w:szCs w:val="24"/>
                    <w:highlight w:val="yellow"/>
                  </w:rPr>
                  <m:t>x</m:t>
                </m:r>
                <m:ctrlPr>
                  <w:rPr>
                    <w:rFonts w:ascii="Cambria Math" w:hAnsi="Cambria Math" w:cs="Times New Roman"/>
                    <w:b/>
                    <w:bCs/>
                    <w:iCs/>
                    <w:color w:val="FF0000"/>
                    <w:sz w:val="24"/>
                    <w:szCs w:val="24"/>
                    <w:highlight w:val="yellow"/>
                  </w:rPr>
                </m:ctrlPr>
              </m:e>
            </m:d>
          </m:sub>
          <m:sup>
            <m:r>
              <w:rPr>
                <w:rFonts w:ascii="Cambria Math" w:eastAsia="宋体" w:hAnsi="Times New Roman" w:cs="Times New Roman"/>
                <w:color w:val="FF0000"/>
                <w:sz w:val="24"/>
                <w:szCs w:val="24"/>
                <w:highlight w:val="yellow"/>
              </w:rPr>
              <m:t>i,n</m:t>
            </m:r>
            <m:r>
              <w:del w:id="543" w:author="Zhen Tan" w:date="2020-08-27T17:31:00Z">
                <w:rPr>
                  <w:rFonts w:ascii="Cambria Math" w:eastAsia="宋体" w:hAnsi="Times New Roman" w:cs="Times New Roman"/>
                  <w:color w:val="FF0000"/>
                  <w:sz w:val="24"/>
                  <w:szCs w:val="24"/>
                  <w:highlight w:val="yellow"/>
                </w:rPr>
                <m:t>-</m:t>
              </w:del>
            </m:r>
            <m:r>
              <w:del w:id="544" w:author="Zhen Tan" w:date="2020-08-27T17:31:00Z">
                <w:rPr>
                  <w:rFonts w:ascii="Cambria Math" w:eastAsia="宋体" w:hAnsi="Times New Roman" w:cs="Times New Roman"/>
                  <w:color w:val="FF0000"/>
                  <w:sz w:val="24"/>
                  <w:szCs w:val="24"/>
                  <w:highlight w:val="yellow"/>
                </w:rPr>
                <m:t>1</m:t>
              </w:del>
            </m:r>
          </m:sup>
        </m:sSubSup>
        <m:r>
          <w:rPr>
            <w:rFonts w:ascii="Cambria Math" w:eastAsia="宋体" w:hAnsi="Times New Roman" w:cs="Times New Roman"/>
            <w:color w:val="FF0000"/>
            <w:sz w:val="24"/>
            <w:szCs w:val="24"/>
            <w:highlight w:val="yellow"/>
          </w:rPr>
          <m:t>-</m:t>
        </m:r>
        <w:commentRangeStart w:id="545"/>
        <w:commentRangeStart w:id="546"/>
        <w:commentRangeStart w:id="547"/>
        <m:sSubSup>
          <m:sSubSupPr>
            <m:ctrlPr>
              <w:rPr>
                <w:rFonts w:ascii="Cambria Math" w:eastAsia="宋体" w:hAnsi="Times New Roman" w:cs="Times New Roman"/>
                <w:bCs/>
                <w:i/>
                <w:color w:val="FF0000"/>
                <w:sz w:val="24"/>
                <w:szCs w:val="24"/>
                <w:highlight w:val="yellow"/>
              </w:rPr>
            </m:ctrlPr>
          </m:sSubSupPr>
          <m:e>
            <m:r>
              <m:rPr>
                <m:sty m:val="p"/>
              </m:rPr>
              <w:rPr>
                <w:rFonts w:ascii="Cambria Math" w:hAnsi="Cambria Math" w:cs="Times New Roman"/>
                <w:color w:val="FF0000"/>
                <w:sz w:val="24"/>
                <w:szCs w:val="24"/>
                <w:highlight w:val="yellow"/>
              </w:rPr>
              <m:t>Λ</m:t>
            </m:r>
          </m:e>
          <m:sub>
            <m:r>
              <w:rPr>
                <w:rFonts w:ascii="Cambria Math" w:eastAsia="宋体" w:hAnsi="Times New Roman" w:cs="Times New Roman"/>
                <w:color w:val="FF0000"/>
                <w:sz w:val="24"/>
                <w:szCs w:val="24"/>
                <w:highlight w:val="yellow"/>
              </w:rPr>
              <m:t>q</m:t>
            </m:r>
            <m:d>
              <m:dPr>
                <m:ctrlPr>
                  <w:rPr>
                    <w:rFonts w:ascii="Cambria Math" w:hAnsi="Cambria Math" w:cs="Cambria Math"/>
                    <w:i/>
                    <w:iCs/>
                    <w:color w:val="FF0000"/>
                    <w:sz w:val="24"/>
                    <w:szCs w:val="24"/>
                    <w:highlight w:val="yellow"/>
                    <w:shd w:val="clear" w:color="auto" w:fill="FFFFFF"/>
                  </w:rPr>
                </m:ctrlPr>
              </m:dPr>
              <m:e>
                <m:r>
                  <m:rPr>
                    <m:sty m:val="b"/>
                  </m:rPr>
                  <w:rPr>
                    <w:rFonts w:ascii="Cambria Math" w:hAnsi="Cambria Math" w:cs="Times New Roman"/>
                    <w:color w:val="FF0000"/>
                    <w:sz w:val="24"/>
                    <w:szCs w:val="24"/>
                    <w:highlight w:val="yellow"/>
                  </w:rPr>
                  <m:t>x</m:t>
                </m:r>
                <m:ctrlPr>
                  <w:rPr>
                    <w:rFonts w:ascii="Cambria Math" w:hAnsi="Cambria Math" w:cs="Times New Roman"/>
                    <w:b/>
                    <w:bCs/>
                    <w:iCs/>
                    <w:color w:val="FF0000"/>
                    <w:sz w:val="24"/>
                    <w:szCs w:val="24"/>
                    <w:highlight w:val="yellow"/>
                  </w:rPr>
                </m:ctrlPr>
              </m:e>
            </m:d>
          </m:sub>
          <m:sup>
            <m:r>
              <w:rPr>
                <w:rFonts w:ascii="Cambria Math" w:eastAsia="宋体" w:hAnsi="Times New Roman" w:cs="Times New Roman"/>
                <w:color w:val="FF0000"/>
                <w:sz w:val="24"/>
                <w:szCs w:val="24"/>
                <w:highlight w:val="yellow"/>
              </w:rPr>
              <m:t>i,n</m:t>
            </m:r>
            <m:r>
              <w:rPr>
                <w:rFonts w:ascii="Cambria Math" w:eastAsia="宋体" w:hAnsi="Times New Roman" w:cs="Times New Roman"/>
                <w:color w:val="FF0000"/>
                <w:sz w:val="24"/>
                <w:szCs w:val="24"/>
                <w:highlight w:val="yellow"/>
              </w:rPr>
              <m:t>-</m:t>
            </m:r>
            <m:r>
              <w:rPr>
                <w:rFonts w:ascii="Cambria Math" w:eastAsia="宋体" w:hAnsi="Times New Roman" w:cs="Times New Roman"/>
                <w:color w:val="FF0000"/>
                <w:sz w:val="24"/>
                <w:szCs w:val="24"/>
                <w:highlight w:val="yellow"/>
              </w:rPr>
              <m:t>1</m:t>
            </m:r>
          </m:sup>
        </m:sSubSup>
        <w:commentRangeEnd w:id="545"/>
        <m:r>
          <m:rPr>
            <m:sty m:val="p"/>
          </m:rPr>
          <w:rPr>
            <w:rStyle w:val="afd"/>
          </w:rPr>
          <w:commentReference w:id="545"/>
        </m:r>
        <w:commentRangeEnd w:id="546"/>
        <m:r>
          <m:rPr>
            <m:sty m:val="p"/>
          </m:rPr>
          <w:rPr>
            <w:rStyle w:val="afd"/>
          </w:rPr>
          <w:commentReference w:id="546"/>
        </m:r>
        <w:commentRangeEnd w:id="547"/>
        <m:r>
          <m:rPr>
            <m:sty m:val="p"/>
          </m:rPr>
          <w:rPr>
            <w:rStyle w:val="afd"/>
          </w:rPr>
          <w:commentReference w:id="547"/>
        </m:r>
        <m:r>
          <w:rPr>
            <w:rFonts w:ascii="Cambria Math" w:eastAsia="宋体" w:hAnsi="Times New Roman" w:cs="Times New Roman"/>
            <w:sz w:val="24"/>
            <w:szCs w:val="24"/>
          </w:rPr>
          <m:t>=</m:t>
        </m:r>
        <m:r>
          <w:ins w:id="548" w:author="Zhen Tan" w:date="2020-08-27T18:11:00Z">
            <w:rPr>
              <w:rFonts w:ascii="Cambria Math" w:eastAsia="宋体" w:hAnsi="Times New Roman" w:cs="Times New Roman"/>
              <w:sz w:val="24"/>
              <w:szCs w:val="24"/>
            </w:rPr>
            <m:t>(</m:t>
          </w:ins>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ins w:id="549" w:author="Zhen Tan" w:date="2020-08-27T18:11:00Z">
            <w:rPr>
              <w:rFonts w:ascii="Cambria Math" w:hAnsi="Cambria Math" w:cs="Cambria Math"/>
              <w:color w:val="333333"/>
              <w:sz w:val="24"/>
              <w:szCs w:val="24"/>
              <w:shd w:val="clear" w:color="auto" w:fill="FFFFFF"/>
            </w:rPr>
            <m:t>)/</m:t>
          </w:ins>
        </m:r>
        <m:sSubSup>
          <m:sSubSupPr>
            <m:ctrlPr>
              <w:ins w:id="550" w:author="Zhen Tan" w:date="2020-08-27T18:11:00Z">
                <w:rPr>
                  <w:rFonts w:ascii="Cambria Math" w:hAnsi="Cambria Math" w:cs="Cambria Math"/>
                  <w:color w:val="333333"/>
                  <w:sz w:val="24"/>
                  <w:szCs w:val="24"/>
                  <w:shd w:val="clear" w:color="auto" w:fill="FFFFFF"/>
                </w:rPr>
              </w:ins>
            </m:ctrlPr>
          </m:sSubSupPr>
          <m:e>
            <m:r>
              <w:ins w:id="551" w:author="Zhen Tan" w:date="2020-08-27T18:11:00Z">
                <w:rPr>
                  <w:rFonts w:ascii="Cambria Math" w:hAnsi="Cambria Math" w:cs="Cambria Math"/>
                  <w:color w:val="333333"/>
                  <w:sz w:val="24"/>
                  <w:szCs w:val="24"/>
                  <w:shd w:val="clear" w:color="auto" w:fill="FFFFFF"/>
                </w:rPr>
                <m:t>r</m:t>
              </w:ins>
            </m:r>
          </m:e>
          <m:sub>
            <m:r>
              <w:ins w:id="552" w:author="Zhen Tan" w:date="2020-08-27T18:11:00Z">
                <w:rPr>
                  <w:rFonts w:ascii="Cambria Math" w:hAnsi="Cambria Math" w:cs="Cambria Math"/>
                  <w:color w:val="333333"/>
                  <w:sz w:val="24"/>
                  <w:szCs w:val="24"/>
                  <w:shd w:val="clear" w:color="auto" w:fill="FFFFFF"/>
                </w:rPr>
                <m:t>q</m:t>
              </w:ins>
            </m:r>
            <m:d>
              <m:dPr>
                <m:ctrlPr>
                  <w:ins w:id="553" w:author="Zhen Tan" w:date="2020-08-27T18:11:00Z">
                    <w:rPr>
                      <w:rFonts w:ascii="Cambria Math" w:hAnsi="Cambria Math" w:cs="Cambria Math"/>
                      <w:i/>
                      <w:iCs/>
                      <w:color w:val="333333"/>
                      <w:sz w:val="24"/>
                      <w:szCs w:val="24"/>
                      <w:shd w:val="clear" w:color="auto" w:fill="FFFFFF"/>
                    </w:rPr>
                  </w:ins>
                </m:ctrlPr>
              </m:dPr>
              <m:e>
                <m:r>
                  <w:ins w:id="554" w:author="Zhen Tan" w:date="2020-08-27T18:11:00Z">
                    <m:rPr>
                      <m:sty m:val="b"/>
                    </m:rPr>
                    <w:rPr>
                      <w:rFonts w:ascii="Cambria Math" w:hAnsi="Cambria Math" w:cs="Times New Roman"/>
                      <w:sz w:val="24"/>
                      <w:szCs w:val="24"/>
                    </w:rPr>
                    <m:t>x</m:t>
                  </w:ins>
                </m:r>
                <m:ctrlPr>
                  <w:ins w:id="555" w:author="Zhen Tan" w:date="2020-08-27T18:11:00Z">
                    <w:rPr>
                      <w:rFonts w:ascii="Cambria Math" w:hAnsi="Cambria Math" w:cs="Times New Roman"/>
                      <w:b/>
                      <w:bCs/>
                      <w:iCs/>
                      <w:sz w:val="24"/>
                      <w:szCs w:val="24"/>
                    </w:rPr>
                  </w:ins>
                </m:ctrlPr>
              </m:e>
            </m:d>
          </m:sub>
          <m:sup>
            <m:r>
              <w:ins w:id="556" w:author="Zhen Tan" w:date="2020-08-27T18:11:00Z">
                <w:rPr>
                  <w:rFonts w:ascii="Cambria Math" w:hAnsi="Cambria Math" w:cs="Cambria Math"/>
                  <w:color w:val="333333"/>
                  <w:sz w:val="24"/>
                  <w:szCs w:val="24"/>
                  <w:shd w:val="clear" w:color="auto" w:fill="FFFFFF"/>
                </w:rPr>
                <m:t>n</m:t>
              </w:ins>
            </m:r>
          </m:sup>
        </m:sSubSup>
      </m:oMath>
      <w:del w:id="557" w:author="Zhen Tan" w:date="2020-08-27T18:12:00Z">
        <w:r w:rsidDel="00A82CD2">
          <w:rPr>
            <w:rFonts w:ascii="Times New Roman" w:hAnsi="Times New Roman" w:cs="Times New Roman"/>
            <w:color w:val="333333"/>
            <w:sz w:val="24"/>
            <w:szCs w:val="24"/>
            <w:shd w:val="clear" w:color="auto" w:fill="FFFFFF"/>
          </w:rPr>
          <w:delText>, an</w:delText>
        </w:r>
      </w:del>
      <w:del w:id="558" w:author="Zhen Tan" w:date="2020-08-27T18:11:00Z">
        <w:r w:rsidDel="00A82CD2">
          <w:rPr>
            <w:rFonts w:ascii="Times New Roman" w:hAnsi="Times New Roman" w:cs="Times New Roman"/>
            <w:color w:val="333333"/>
            <w:sz w:val="24"/>
            <w:szCs w:val="24"/>
            <w:shd w:val="clear" w:color="auto" w:fill="FFFFFF"/>
          </w:rPr>
          <w:delText>d</w:delText>
        </w:r>
      </w:del>
      <w:r>
        <w:rPr>
          <w:rFonts w:ascii="Times New Roman" w:hAnsi="Times New Roman" w:cs="Times New Roman"/>
          <w:color w:val="333333"/>
          <w:sz w:val="24"/>
          <w:szCs w:val="24"/>
          <w:shd w:val="clear" w:color="auto" w:fill="FFFFFF"/>
        </w:rPr>
        <w:t xml:space="preserve"> </w:t>
      </w:r>
      <w:commentRangeStart w:id="559"/>
      <w:commentRangeStart w:id="560"/>
      <w:commentRangeEnd w:id="559"/>
      <m:oMath>
        <m:r>
          <m:rPr>
            <m:sty m:val="p"/>
          </m:rPr>
          <w:rPr>
            <w:rStyle w:val="afd"/>
          </w:rPr>
          <w:commentReference w:id="559"/>
        </m:r>
        <w:commentRangeEnd w:id="560"/>
        <m:r>
          <m:rPr>
            <m:sty m:val="p"/>
          </m:rPr>
          <w:rPr>
            <w:rStyle w:val="afd"/>
          </w:rPr>
          <w:commentReference w:id="560"/>
        </m:r>
      </m:oMath>
      <w:r>
        <w:rPr>
          <w:rFonts w:ascii="Times New Roman" w:hAnsi="Times New Roman" w:cs="Times New Roman"/>
          <w:color w:val="333333"/>
          <w:sz w:val="24"/>
          <w:szCs w:val="24"/>
          <w:shd w:val="clear" w:color="auto" w:fill="FFFFFF"/>
        </w:rPr>
        <w:t xml:space="preserve">; and if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=1</m:t>
        </m:r>
      </m:oMath>
      <w:r>
        <w:rPr>
          <w:rFonts w:ascii="Times New Roman" w:hAnsi="Times New Roman" w:cs="Times New Roman"/>
          <w:color w:val="333333"/>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sz w:val="24"/>
          <w:szCs w:val="24"/>
        </w:rPr>
        <w:t xml:space="preserve"> is firstly sampled at stage </w:t>
      </w:r>
      <w:r>
        <w:rPr>
          <w:rFonts w:ascii="Times New Roman" w:hAnsi="Times New Roman" w:cs="Times New Roman"/>
          <w:i/>
          <w:iCs/>
          <w:sz w:val="24"/>
          <w:szCs w:val="24"/>
        </w:rPr>
        <w:t>n</w:t>
      </w:r>
      <w:r>
        <w:rPr>
          <w:rFonts w:ascii="Times New Roman" w:hAnsi="Times New Roman" w:cs="Times New Roman"/>
          <w:sz w:val="24"/>
          <w:szCs w:val="24"/>
        </w:rPr>
        <w:t xml:space="preserve">), we have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+1</m:t>
        </m:r>
      </m:oMath>
      <w:r>
        <w:rPr>
          <w:rFonts w:ascii="Times New Roman" w:hAnsi="Times New Roman" w:cs="Times New Roman"/>
          <w:color w:val="333333"/>
          <w:sz w:val="24"/>
          <w:szCs w:val="24"/>
          <w:shd w:val="clear" w:color="auto" w:fill="FFFFFF"/>
        </w:rPr>
        <w:t xml:space="preserve"> and thus</w:t>
      </w:r>
    </w:p>
    <w:p w14:paraId="54962F14" w14:textId="77777777" w:rsidR="00E67543" w:rsidRPr="0030146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w:commentRangeStart w:id="561"/>
            <w:commentRangeStart w:id="562"/>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w:commentRangeEnd w:id="561"/>
            <m:r>
              <m:rPr>
                <m:sty m:val="p"/>
              </m:rPr>
              <w:rPr>
                <w:rStyle w:val="afd"/>
              </w:rPr>
              <w:commentReference w:id="561"/>
            </m:r>
            <w:commentRangeEnd w:id="562"/>
            <m:r>
              <m:rPr>
                <m:sty m:val="p"/>
              </m:rPr>
              <w:rPr>
                <w:rStyle w:val="afd"/>
              </w:rPr>
              <w:commentReference w:id="562"/>
            </m:r>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color w:val="333333"/>
                <w:sz w:val="24"/>
                <w:szCs w:val="24"/>
                <w:shd w:val="clear" w:color="auto" w:fill="FFFFFF"/>
              </w:rPr>
              <m:t>+</m:t>
            </m:r>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 xml:space="preserve">         </m:t>
        </m:r>
      </m:oMath>
      <w:r>
        <w:rPr>
          <w:rFonts w:ascii="Times New Roman" w:hAnsi="Times New Roman" w:cs="Times New Roman"/>
          <w:color w:val="333333"/>
          <w:sz w:val="24"/>
          <w:szCs w:val="24"/>
          <w:shd w:val="clear" w:color="auto" w:fill="FFFFFF"/>
        </w:rPr>
        <w:t xml:space="preserve"> </w:t>
      </w:r>
    </w:p>
    <w:p w14:paraId="2098F566" w14:textId="5505D2CF" w:rsidR="00E67543" w:rsidRPr="00301463" w:rsidRDefault="00E67543" w:rsidP="000E065A">
      <w:pPr>
        <w:rPr>
          <w:rFonts w:ascii="Times New Roman" w:hAnsi="Times New Roman" w:cs="Times New Roman"/>
          <w:color w:val="333333"/>
          <w:sz w:val="24"/>
          <w:szCs w:val="24"/>
          <w:shd w:val="clear" w:color="auto" w:fill="FFFFFF"/>
        </w:rPr>
      </w:pPr>
      <m:oMath>
        <m:r>
          <w:rPr>
            <w:rFonts w:ascii="Cambria Math" w:hAnsi="Cambria Math" w:cs="Cambria Math"/>
            <w:color w:val="333333"/>
            <w:sz w:val="24"/>
            <w:szCs w:val="24"/>
            <w:shd w:val="clear" w:color="auto" w:fill="FFFFFF"/>
          </w:rPr>
          <m:t xml:space="preserve">                    </m:t>
        </m:r>
        <m:r>
          <w:del w:id="563" w:author="Zhen Tan" w:date="2020-08-27T18:12:00Z">
            <w:rPr>
              <w:rFonts w:ascii="Cambria Math" w:hAnsi="Cambria Math" w:cs="Cambria Math"/>
              <w:color w:val="333333"/>
              <w:sz w:val="24"/>
              <w:szCs w:val="24"/>
              <w:shd w:val="clear" w:color="auto" w:fill="FFFFFF"/>
            </w:rPr>
            <m:t xml:space="preserve">                          </m:t>
          </w:del>
        </m:r>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m:t>
                </m:r>
                <m:r>
                  <m:rPr>
                    <m:sty m:val="p"/>
                  </m:rPr>
                  <w:rPr>
                    <w:rFonts w:ascii="Cambria Math" w:hAnsi="Cambria Math" w:cs="Cambria Math"/>
                    <w:color w:val="333333"/>
                    <w:sz w:val="24"/>
                    <w:szCs w:val="24"/>
                    <w:shd w:val="clear" w:color="auto" w:fill="FFFFFF"/>
                  </w:rPr>
                  <m:t>1</m:t>
                </m:r>
                <m:ctrlPr>
                  <w:rPr>
                    <w:rFonts w:ascii="Cambria Math" w:eastAsia="宋体" w:hAnsi="Times New Roman" w:cs="Times New Roman"/>
                    <w:b/>
                    <w:i/>
                    <w:sz w:val="24"/>
                    <w:szCs w:val="24"/>
                  </w:rPr>
                </m:ctrlPr>
              </m:e>
            </m:d>
            <m:r>
              <w:rPr>
                <w:rFonts w:ascii="Cambria Math" w:hAnsi="Cambria Math" w:cs="Cambria Math"/>
                <w:color w:val="333333"/>
                <w:sz w:val="24"/>
                <w:szCs w:val="24"/>
                <w:shd w:val="clear" w:color="auto" w:fill="FFFFFF"/>
              </w:rPr>
              <m:t>+</m:t>
            </m:r>
            <m:d>
              <m:dPr>
                <m:ctrlPr>
                  <w:rPr>
                    <w:rFonts w:ascii="Cambria Math" w:hAnsi="Cambria Math" w:cs="Times New Roman"/>
                    <w:bCs/>
                    <w:sz w:val="24"/>
                    <w:szCs w:val="24"/>
                  </w:rPr>
                </m:ctrlPr>
              </m:dPr>
              <m:e>
                <w:bookmarkStart w:id="564" w:name="_Hlk46269286"/>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w:bookmarkEnd w:id="564"/>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n-1</m:t>
                </m:r>
              </m:sup>
            </m:sSubSup>
            <m:r>
              <w:rPr>
                <w:rFonts w:ascii="Cambria Math" w:hAnsi="Cambria Math" w:cs="Cambria Math"/>
                <w:color w:val="333333"/>
                <w:sz w:val="24"/>
                <w:szCs w:val="24"/>
                <w:shd w:val="clear" w:color="auto" w:fill="FFFFFF"/>
              </w:rPr>
              <m:t>+1</m:t>
            </m:r>
          </m:den>
        </m:f>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p"/>
          </m:rPr>
          <w:rPr>
            <w:rFonts w:ascii="Cambria Math" w:hAnsi="Cambria Math" w:cs="Cambria Math"/>
            <w:color w:val="333333"/>
            <w:sz w:val="24"/>
            <w:szCs w:val="24"/>
            <w:shd w:val="clear" w:color="auto" w:fill="FFFFFF"/>
          </w:rPr>
          <m:t>,</m:t>
        </m:r>
      </m:oMath>
      <w:r>
        <w:rPr>
          <w:rFonts w:ascii="Times New Roman" w:hAnsi="Times New Roman" w:cs="Times New Roman"/>
          <w:color w:val="333333"/>
          <w:sz w:val="24"/>
          <w:szCs w:val="24"/>
          <w:shd w:val="clear" w:color="auto" w:fill="FFFFFF"/>
        </w:rPr>
        <w:t xml:space="preserve"> </w:t>
      </w:r>
    </w:p>
    <w:p w14:paraId="270B0972" w14:textId="77777777"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where the second last equality is</w:t>
      </w:r>
      <w:commentRangeStart w:id="565"/>
      <w:commentRangeStart w:id="566"/>
      <w:r>
        <w:rPr>
          <w:rFonts w:ascii="Times New Roman" w:hAnsi="Times New Roman" w:cs="Times New Roman"/>
          <w:color w:val="333333"/>
          <w:sz w:val="24"/>
          <w:szCs w:val="24"/>
          <w:shd w:val="clear" w:color="auto" w:fill="FFFFFF"/>
        </w:rPr>
        <w:t xml:space="preserve"> due to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eastAsia="Cambria Math" w:hAnsi="Cambria Math" w:cs="Cambria Math"/>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ascii="Times New Roman" w:hAnsi="Times New Roman" w:cs="Times New Roman"/>
          <w:color w:val="333333"/>
          <w:sz w:val="24"/>
          <w:szCs w:val="24"/>
          <w:shd w:val="clear" w:color="auto" w:fill="FFFFFF"/>
        </w:rPr>
        <w:t xml:space="preserve"> by construction</w:t>
      </w:r>
      <w:commentRangeEnd w:id="565"/>
      <w:r>
        <w:rPr>
          <w:rStyle w:val="afd"/>
        </w:rPr>
        <w:commentReference w:id="565"/>
      </w:r>
      <w:commentRangeEnd w:id="566"/>
      <w:r>
        <w:rPr>
          <w:rStyle w:val="afd"/>
        </w:rPr>
        <w:commentReference w:id="566"/>
      </w:r>
      <w:r>
        <w:rPr>
          <w:rFonts w:ascii="Times New Roman" w:hAnsi="Times New Roman" w:cs="Times New Roman"/>
          <w:color w:val="333333"/>
          <w:sz w:val="24"/>
          <w:szCs w:val="24"/>
          <w:shd w:val="clear" w:color="auto" w:fill="FFFFFF"/>
        </w:rPr>
        <w:t>.</w:t>
      </w:r>
    </w:p>
    <w:p w14:paraId="6D762783" w14:textId="77777777"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w:t>
      </w:r>
      <w:r w:rsidRPr="00535AAC">
        <w:rPr>
          <w:rFonts w:ascii="Times New Roman" w:hAnsi="Times New Roman" w:cs="Times New Roman"/>
          <w:b/>
          <w:bCs/>
          <w:color w:val="333333"/>
          <w:sz w:val="24"/>
          <w:szCs w:val="24"/>
          <w:shd w:val="clear" w:color="auto" w:fill="FFFFFF"/>
        </w:rPr>
        <w:t>Case 3</w:t>
      </w:r>
      <w:r>
        <w:rPr>
          <w:rFonts w:ascii="Times New Roman" w:hAnsi="Times New Roman" w:cs="Times New Roman"/>
          <w:color w:val="333333"/>
          <w:sz w:val="24"/>
          <w:szCs w:val="24"/>
          <w:shd w:val="clear" w:color="auto" w:fill="FFFFFF"/>
        </w:rPr>
        <w:t xml:space="preserve">: If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sampled before stage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color w:val="333333"/>
          <w:sz w:val="24"/>
          <w:szCs w:val="24"/>
          <w:shd w:val="clear" w:color="auto" w:fill="FFFFFF"/>
        </w:rPr>
        <w:t xml:space="preserve">but not at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w:t>
      </w:r>
      <w:r w:rsidRPr="00D67B83">
        <w:rPr>
          <w:rFonts w:ascii="Times New Roman" w:hAnsi="Times New Roman" w:cs="Times New Roman"/>
          <w:color w:val="333333"/>
          <w:sz w:val="24"/>
          <w:szCs w:val="24"/>
          <w:shd w:val="clear" w:color="auto" w:fill="FFFFFF"/>
        </w:rPr>
        <w:t>or</w:t>
      </w:r>
      <w:r>
        <w:rPr>
          <w:rFonts w:ascii="Times New Roman" w:hAnsi="Times New Roman" w:cs="Times New Roman"/>
          <w:color w:val="333333"/>
          <w:sz w:val="24"/>
          <w:szCs w:val="24"/>
          <w:shd w:val="clear" w:color="auto" w:fill="FFFFFF"/>
        </w:rPr>
        <w:t xml:space="preserve"> </w:t>
      </w:r>
      <m:oMath>
        <m:r>
          <m:rPr>
            <m:sty m:val="b"/>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is unsampled up to stage </w:t>
      </w:r>
      <w:r>
        <w:rPr>
          <w:rFonts w:ascii="Times New Roman" w:hAnsi="Times New Roman" w:cs="Times New Roman"/>
          <w:i/>
          <w:iCs/>
          <w:color w:val="333333"/>
          <w:sz w:val="24"/>
          <w:szCs w:val="24"/>
          <w:shd w:val="clear" w:color="auto" w:fill="FFFFFF"/>
        </w:rPr>
        <w:t xml:space="preserve">n </w:t>
      </w:r>
      <w:r>
        <w:rPr>
          <w:rFonts w:ascii="Times New Roman" w:hAnsi="Times New Roman" w:cs="Times New Roman" w:hint="eastAsia"/>
          <w:color w:val="333333"/>
          <w:sz w:val="24"/>
          <w:szCs w:val="24"/>
          <w:shd w:val="clear" w:color="auto" w:fill="FFFFFF"/>
        </w:rPr>
        <w:t>and</w:t>
      </w:r>
      <w:r>
        <w:rPr>
          <w:rFonts w:ascii="Times New Roman" w:hAnsi="Times New Roman" w:cs="Times New Roman"/>
          <w:color w:val="333333"/>
          <w:sz w:val="24"/>
          <w:szCs w:val="24"/>
          <w:shd w:val="clear" w:color="auto" w:fill="FFFFFF"/>
        </w:rPr>
        <w:t xml:space="preserve"> </w:t>
      </w:r>
      <w:r>
        <w:rPr>
          <w:rFonts w:ascii="Times New Roman" w:hAnsi="Times New Roman" w:cs="Times New Roman" w:hint="eastAsia"/>
          <w:color w:val="333333"/>
          <w:sz w:val="24"/>
          <w:szCs w:val="24"/>
          <w:shd w:val="clear" w:color="auto" w:fill="FFFFFF"/>
        </w:rPr>
        <w:t>does</w:t>
      </w:r>
      <w:r>
        <w:rPr>
          <w:rFonts w:ascii="Times New Roman" w:hAnsi="Times New Roman" w:cs="Times New Roman"/>
          <w:color w:val="333333"/>
          <w:sz w:val="24"/>
          <w:szCs w:val="24"/>
          <w:shd w:val="clear" w:color="auto" w:fill="FFFFFF"/>
        </w:rPr>
        <w:t xml:space="preserve"> not have the same combination index as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rFonts w:ascii="Times New Roman" w:hAnsi="Times New Roman" w:cs="Times New Roman"/>
          <w:color w:val="333333"/>
          <w:sz w:val="24"/>
          <w:szCs w:val="24"/>
          <w:shd w:val="clear" w:color="auto" w:fill="FFFFFF"/>
        </w:rPr>
        <w:t xml:space="preserve">, then its variance estimate is unchanged, i.e.,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eastAsia="Cambria Math" w:hAnsi="Cambria Math" w:cs="Cambria Math"/>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ascii="Times New Roman" w:hAnsi="Times New Roman" w:cs="Times New Roman"/>
          <w:bCs/>
          <w:sz w:val="24"/>
          <w:szCs w:val="24"/>
        </w:rPr>
        <w:t>.</w:t>
      </w:r>
    </w:p>
    <w:p w14:paraId="68D6C945" w14:textId="77777777" w:rsidR="00E67543" w:rsidRPr="00191218" w:rsidRDefault="00E67543" w:rsidP="000E065A">
      <w:pPr>
        <w:rPr>
          <w:rFonts w:ascii="Times New Roman" w:hAnsi="Times New Roman" w:cs="Times New Roman"/>
          <w:b/>
          <w:sz w:val="24"/>
          <w:szCs w:val="24"/>
        </w:rPr>
      </w:pPr>
      <w:r>
        <w:rPr>
          <w:rFonts w:ascii="Times New Roman" w:hAnsi="Times New Roman" w:cs="Times New Roman"/>
          <w:iCs/>
          <w:sz w:val="24"/>
          <w:szCs w:val="24"/>
        </w:rPr>
        <w:t xml:space="preserve">In summary, </w:t>
      </w:r>
      <w:r>
        <w:rPr>
          <w:rFonts w:ascii="Times New Roman" w:hAnsi="Times New Roman" w:cs="Times New Roman"/>
          <w:sz w:val="24"/>
          <w:szCs w:val="24"/>
        </w:rPr>
        <w:t xml:space="preserve">the variance estimates evolve iteratively for 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sz w:val="24"/>
          <w:szCs w:val="24"/>
        </w:rPr>
        <w:t xml:space="preserve"> </w:t>
      </w:r>
      <w:commentRangeStart w:id="567"/>
      <w:commentRangeStart w:id="568"/>
      <w:r>
        <w:rPr>
          <w:rFonts w:ascii="Times New Roman" w:hAnsi="Times New Roman" w:cs="Times New Roman"/>
          <w:sz w:val="24"/>
          <w:szCs w:val="24"/>
        </w:rPr>
        <w:t xml:space="preserve">as following: </w:t>
      </w:r>
      <w:commentRangeEnd w:id="567"/>
      <w:r>
        <w:rPr>
          <w:rStyle w:val="afd"/>
        </w:rPr>
        <w:commentReference w:id="567"/>
      </w:r>
      <w:commentRangeEnd w:id="568"/>
      <w:r>
        <w:rPr>
          <w:rStyle w:val="afd"/>
        </w:rPr>
        <w:commentReference w:id="568"/>
      </w:r>
    </w:p>
    <w:p w14:paraId="12F43F80" w14:textId="402179E0" w:rsidR="00E67543" w:rsidRDefault="009363F8" w:rsidP="000E065A">
      <w:pPr>
        <w:jc w:val="right"/>
        <w:rPr>
          <w:rFonts w:ascii="Times New Roman" w:hAnsi="Times New Roman" w:cs="Times New Roman"/>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f>
                  <m:fPr>
                    <m:ctrlPr>
                      <w:rPr>
                        <w:rFonts w:ascii="Cambria Math" w:hAnsi="Cambria Math" w:cs="Cambria Math"/>
                        <w:color w:val="333333"/>
                        <w:sz w:val="24"/>
                        <w:szCs w:val="24"/>
                        <w:shd w:val="clear" w:color="auto" w:fill="FFFFFF"/>
                      </w:rPr>
                    </m:ctrlPr>
                  </m:fPr>
                  <m:num>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d>
                      <m:dPr>
                        <m:ctrlPr>
                          <w:rPr>
                            <w:rFonts w:ascii="Cambria Math" w:hAnsi="Cambria Math" w:cs="Times New Roman"/>
                            <w:bCs/>
                            <w:sz w:val="24"/>
                            <w:szCs w:val="24"/>
                          </w:rPr>
                        </m:ctrlPr>
                      </m:dPr>
                      <m:e>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=0,q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e>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m:rPr>
                    <m:sty m:val="p"/>
                  </m:rPr>
                  <w:rPr>
                    <w:rFonts w:ascii="Cambria Math" w:hAnsi="Cambria Math" w:cs="Cambria Math"/>
                    <w:sz w:val="24"/>
                    <w:szCs w:val="24"/>
                  </w:rPr>
                  <m:t>,                                                                       otherwise</m:t>
                </m:r>
              </m:e>
            </m:eqArr>
          </m:e>
        </m:d>
      </m:oMath>
      <w:r w:rsidR="00E65CB0">
        <w:rPr>
          <w:rFonts w:ascii="Times New Roman" w:hAnsi="Times New Roman" w:cs="Times New Roman"/>
          <w:color w:val="333333"/>
          <w:sz w:val="24"/>
          <w:szCs w:val="24"/>
          <w:shd w:val="clear" w:color="auto" w:fill="FFFFFF"/>
        </w:rPr>
        <w:t xml:space="preserve">       </w:t>
      </w:r>
      <w:r w:rsidR="00E65CB0" w:rsidRPr="00485CEF">
        <w:rPr>
          <w:rFonts w:ascii="Times New Roman" w:hAnsi="Times New Roman" w:cs="Times New Roman"/>
          <w:color w:val="FF0000"/>
          <w:sz w:val="24"/>
          <w:szCs w:val="24"/>
          <w:shd w:val="clear" w:color="auto" w:fill="FFFFFF"/>
        </w:rPr>
        <w:t>(</w:t>
      </w:r>
      <w:commentRangeStart w:id="569"/>
      <w:commentRangeStart w:id="570"/>
      <w:r w:rsidR="00E65CB0" w:rsidRPr="00485CEF">
        <w:rPr>
          <w:rFonts w:ascii="Times New Roman" w:hAnsi="Times New Roman" w:cs="Times New Roman"/>
          <w:color w:val="FF0000"/>
          <w:sz w:val="24"/>
          <w:szCs w:val="24"/>
          <w:shd w:val="clear" w:color="auto" w:fill="FFFFFF"/>
        </w:rPr>
        <w:t>15</w:t>
      </w:r>
      <w:commentRangeEnd w:id="569"/>
      <w:r w:rsidR="002000D2">
        <w:rPr>
          <w:rStyle w:val="afd"/>
        </w:rPr>
        <w:commentReference w:id="569"/>
      </w:r>
      <w:commentRangeEnd w:id="570"/>
      <w:ins w:id="571" w:author="Zhen Tan" w:date="2020-08-27T17:51:00Z">
        <w:r w:rsidR="009D54AA">
          <w:rPr>
            <w:rFonts w:ascii="Times New Roman" w:hAnsi="Times New Roman" w:cs="Times New Roman"/>
            <w:color w:val="FF0000"/>
            <w:sz w:val="24"/>
            <w:szCs w:val="24"/>
            <w:shd w:val="clear" w:color="auto" w:fill="FFFFFF"/>
          </w:rPr>
          <w:t>c</w:t>
        </w:r>
      </w:ins>
      <w:r w:rsidR="009D54AA">
        <w:rPr>
          <w:rStyle w:val="afd"/>
        </w:rPr>
        <w:commentReference w:id="570"/>
      </w:r>
      <w:r w:rsidR="00E67543" w:rsidRPr="00485CEF">
        <w:rPr>
          <w:rFonts w:ascii="Times New Roman" w:hAnsi="Times New Roman" w:cs="Times New Roman"/>
          <w:color w:val="FF0000"/>
          <w:sz w:val="24"/>
          <w:szCs w:val="24"/>
          <w:shd w:val="clear" w:color="auto" w:fill="FFFFFF"/>
        </w:rPr>
        <w:t>)</w:t>
      </w:r>
    </w:p>
    <w:p w14:paraId="3F34C666" w14:textId="6295859E" w:rsidR="00E67543" w:rsidRDefault="00E67543" w:rsidP="000E065A">
      <w:pPr>
        <w:rPr>
          <w:rFonts w:ascii="Times New Roman" w:hAnsi="Times New Roman" w:cs="Times New Roman"/>
          <w:color w:val="333333"/>
          <w:sz w:val="24"/>
          <w:szCs w:val="24"/>
          <w:shd w:val="clear" w:color="auto" w:fill="FFFFFF"/>
        </w:rPr>
      </w:pPr>
      <w:commentRangeStart w:id="572"/>
      <w:commentRangeStart w:id="573"/>
      <w:commentRangeStart w:id="574"/>
      <w:del w:id="575" w:author="Tan zhen" w:date="2021-07-20T19:22:00Z">
        <w:r w:rsidDel="000101CC">
          <w:rPr>
            <w:rFonts w:ascii="Times New Roman" w:hAnsi="Times New Roman" w:cs="Times New Roman" w:hint="eastAsia"/>
            <w:color w:val="333333"/>
            <w:sz w:val="24"/>
            <w:szCs w:val="24"/>
            <w:shd w:val="clear" w:color="auto" w:fill="FFFFFF"/>
          </w:rPr>
          <w:delText xml:space="preserve">Note that </w:delText>
        </w:r>
      </w:del>
      <w:ins w:id="576" w:author="Tan zhen" w:date="2021-07-20T19:22:00Z">
        <w:r w:rsidR="000101CC">
          <w:rPr>
            <w:rFonts w:ascii="Times New Roman" w:hAnsi="Times New Roman" w:cs="Times New Roman" w:hint="eastAsia"/>
            <w:color w:val="333333"/>
            <w:sz w:val="24"/>
            <w:szCs w:val="24"/>
            <w:shd w:val="clear" w:color="auto" w:fill="FFFFFF"/>
          </w:rPr>
          <w:t>So</w:t>
        </w:r>
        <w:r w:rsidR="000101CC">
          <w:rPr>
            <w:rFonts w:ascii="Times New Roman" w:hAnsi="Times New Roman" w:cs="Times New Roman"/>
            <w:color w:val="333333"/>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after </w:t>
      </w:r>
      <w:del w:id="577" w:author="Tan zhen" w:date="2021-07-20T19:22:00Z">
        <w:r w:rsidDel="000101CC">
          <w:rPr>
            <w:rFonts w:ascii="Times New Roman" w:hAnsi="Times New Roman" w:cs="Times New Roman"/>
            <w:color w:val="333333"/>
            <w:sz w:val="24"/>
            <w:szCs w:val="24"/>
            <w:shd w:val="clear" w:color="auto" w:fill="FFFFFF"/>
          </w:rPr>
          <w:delText xml:space="preserve">the sample </w:delText>
        </w:r>
      </w:del>
      <w:moveFromRangeStart w:id="578" w:author="Tan zhen" w:date="2021-07-20T19:23:00Z" w:name="move77701436"/>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w:commentRangeEnd w:id="572"/>
        <m:r>
          <m:rPr>
            <m:sty m:val="p"/>
          </m:rPr>
          <w:rPr>
            <w:rStyle w:val="afd"/>
          </w:rPr>
          <w:commentReference w:id="572"/>
        </m:r>
        <w:commentRangeEnd w:id="573"/>
        <m:r>
          <m:rPr>
            <m:sty m:val="p"/>
          </m:rPr>
          <w:rPr>
            <w:rStyle w:val="afd"/>
          </w:rPr>
          <w:commentReference w:id="573"/>
        </m:r>
        <w:commentRangeEnd w:id="574"/>
        <m:r>
          <m:rPr>
            <m:sty m:val="p"/>
          </m:rPr>
          <w:rPr>
            <w:rStyle w:val="afd"/>
          </w:rPr>
          <w:commentReference w:id="574"/>
        </m:r>
      </m:oMath>
      <w:moveFrom w:id="579" w:author="Tan zhen" w:date="2021-07-20T19:23:00Z">
        <w:r w:rsidDel="000101CC">
          <w:rPr>
            <w:rFonts w:ascii="Times New Roman" w:hAnsi="Times New Roman" w:cs="Times New Roman"/>
            <w:sz w:val="24"/>
            <w:szCs w:val="24"/>
          </w:rPr>
          <w:t xml:space="preserve"> </w:t>
        </w:r>
      </w:moveFrom>
      <w:moveFromRangeEnd w:id="578"/>
      <w:del w:id="580" w:author="Tan zhen" w:date="2021-07-20T19:23:00Z">
        <w:r w:rsidDel="000101CC">
          <w:rPr>
            <w:rFonts w:ascii="Times New Roman" w:hAnsi="Times New Roman" w:cs="Times New Roman"/>
            <w:color w:val="333333"/>
            <w:sz w:val="24"/>
            <w:szCs w:val="24"/>
            <w:shd w:val="clear" w:color="auto" w:fill="FFFFFF"/>
          </w:rPr>
          <w:delText xml:space="preserve">is </w:delText>
        </w:r>
      </w:del>
      <w:del w:id="581" w:author="Tan zhen" w:date="2021-07-20T19:06:00Z">
        <w:r w:rsidDel="001E2556">
          <w:rPr>
            <w:rFonts w:ascii="Times New Roman" w:hAnsi="Times New Roman" w:cs="Times New Roman" w:hint="eastAsia"/>
            <w:color w:val="333333"/>
            <w:sz w:val="24"/>
            <w:szCs w:val="24"/>
            <w:shd w:val="clear" w:color="auto" w:fill="FFFFFF"/>
          </w:rPr>
          <w:delText xml:space="preserve">collected and evaluated </w:delText>
        </w:r>
      </w:del>
      <w:del w:id="582" w:author="Tan zhen" w:date="2021-07-20T19:23:00Z">
        <w:r w:rsidDel="000101CC">
          <w:rPr>
            <w:rFonts w:ascii="Times New Roman" w:hAnsi="Times New Roman" w:cs="Times New Roman"/>
            <w:color w:val="333333"/>
            <w:sz w:val="24"/>
            <w:szCs w:val="24"/>
            <w:shd w:val="clear" w:color="auto" w:fill="FFFFFF"/>
          </w:rPr>
          <w:delText xml:space="preserve">at </w:delText>
        </w:r>
      </w:del>
      <w:r>
        <w:rPr>
          <w:rFonts w:ascii="Times New Roman" w:hAnsi="Times New Roman" w:cs="Times New Roman"/>
          <w:color w:val="333333"/>
          <w:sz w:val="24"/>
          <w:szCs w:val="24"/>
          <w:shd w:val="clear" w:color="auto" w:fill="FFFFFF"/>
        </w:rPr>
        <w:t xml:space="preserve">each stage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we just need to update</w:t>
      </w:r>
      <w:ins w:id="583" w:author="Tan zhen" w:date="2021-07-20T19:21:00Z">
        <w:r w:rsidR="000101CC">
          <w:rPr>
            <w:rFonts w:ascii="Times New Roman" w:hAnsi="Times New Roman" w:cs="Times New Roman"/>
            <w:color w:val="333333"/>
            <w:sz w:val="24"/>
            <w:szCs w:val="24"/>
            <w:shd w:val="clear" w:color="auto" w:fill="FFFFFF"/>
          </w:rPr>
          <w:t xml:space="preserve"> </w:t>
        </w:r>
        <w:r w:rsidR="000101CC">
          <w:rPr>
            <w:rFonts w:ascii="Times New Roman" w:hAnsi="Times New Roman" w:cs="Times New Roman" w:hint="eastAsia"/>
            <w:color w:val="333333"/>
            <w:sz w:val="24"/>
            <w:szCs w:val="24"/>
            <w:shd w:val="clear" w:color="auto" w:fill="FFFFFF"/>
          </w:rPr>
          <w:t>the</w:t>
        </w:r>
      </w:ins>
      <w:ins w:id="584" w:author="Tan zhen" w:date="2021-07-20T19:22:00Z">
        <w:r w:rsidR="000101CC">
          <w:rPr>
            <w:rFonts w:ascii="Times New Roman" w:hAnsi="Times New Roman" w:cs="Times New Roman"/>
            <w:color w:val="333333"/>
            <w:sz w:val="24"/>
            <w:szCs w:val="24"/>
            <w:shd w:val="clear" w:color="auto" w:fill="FFFFFF"/>
          </w:rPr>
          <w:t xml:space="preserve"> </w:t>
        </w:r>
      </w:ins>
      <w:ins w:id="585" w:author="Tan zhen" w:date="2021-07-20T19:21:00Z">
        <w:r w:rsidR="000101CC">
          <w:rPr>
            <w:rFonts w:ascii="Times New Roman" w:hAnsi="Times New Roman" w:cs="Times New Roman" w:hint="eastAsia"/>
            <w:color w:val="333333"/>
            <w:sz w:val="24"/>
            <w:szCs w:val="24"/>
            <w:shd w:val="clear" w:color="auto" w:fill="FFFFFF"/>
          </w:rPr>
          <w:t>variance</w:t>
        </w:r>
        <w:r w:rsidR="000101CC">
          <w:rPr>
            <w:rFonts w:ascii="Times New Roman" w:hAnsi="Times New Roman" w:cs="Times New Roman"/>
            <w:color w:val="333333"/>
            <w:sz w:val="24"/>
            <w:szCs w:val="24"/>
            <w:shd w:val="clear" w:color="auto" w:fill="FFFFFF"/>
          </w:rPr>
          <w:t xml:space="preserve"> </w:t>
        </w:r>
        <w:r w:rsidR="000101CC">
          <w:rPr>
            <w:rFonts w:ascii="Times New Roman" w:hAnsi="Times New Roman" w:cs="Times New Roman" w:hint="eastAsia"/>
            <w:color w:val="333333"/>
            <w:sz w:val="24"/>
            <w:szCs w:val="24"/>
            <w:shd w:val="clear" w:color="auto" w:fill="FFFFFF"/>
          </w:rPr>
          <w:t>estimates</w:t>
        </w:r>
      </w:ins>
      <w:r>
        <w:rPr>
          <w:rFonts w:ascii="Times New Roman" w:hAnsi="Times New Roman" w:cs="Times New Roman"/>
          <w:color w:val="333333"/>
          <w:sz w:val="24"/>
          <w:szCs w:val="24"/>
          <w:shd w:val="clear" w:color="auto" w:fill="FFFFFF"/>
        </w:rPr>
        <w:t xml:space="preserve"> </w:t>
      </w:r>
      <w:ins w:id="586" w:author="Tan zhen" w:date="2021-07-20T19:23:00Z">
        <w:r w:rsidR="000101CC">
          <w:rPr>
            <w:rFonts w:ascii="Times New Roman" w:hAnsi="Times New Roman" w:cs="Times New Roman" w:hint="eastAsia"/>
            <w:color w:val="333333"/>
            <w:sz w:val="24"/>
            <w:szCs w:val="24"/>
            <w:shd w:val="clear" w:color="auto" w:fill="FFFFFF"/>
          </w:rPr>
          <w:t>corresponding</w:t>
        </w:r>
        <w:r w:rsidR="000101CC">
          <w:rPr>
            <w:rFonts w:ascii="Times New Roman" w:hAnsi="Times New Roman" w:cs="Times New Roman"/>
            <w:color w:val="333333"/>
            <w:sz w:val="24"/>
            <w:szCs w:val="24"/>
            <w:shd w:val="clear" w:color="auto" w:fill="FFFFFF"/>
          </w:rPr>
          <w:t xml:space="preserve"> </w:t>
        </w:r>
      </w:ins>
      <w:ins w:id="587" w:author="Tan zhen" w:date="2021-07-20T19:22:00Z">
        <w:r w:rsidR="000101CC">
          <w:rPr>
            <w:rFonts w:ascii="Times New Roman" w:hAnsi="Times New Roman" w:cs="Times New Roman" w:hint="eastAsia"/>
            <w:color w:val="333333"/>
            <w:sz w:val="24"/>
            <w:szCs w:val="24"/>
            <w:shd w:val="clear" w:color="auto" w:fill="FFFFFF"/>
          </w:rPr>
          <w:t>to</w:t>
        </w:r>
      </w:ins>
      <w:ins w:id="588" w:author="Tan zhen" w:date="2021-07-20T19:23:00Z">
        <w:r w:rsidR="000101CC">
          <w:rPr>
            <w:rFonts w:ascii="Times New Roman" w:hAnsi="Times New Roman" w:cs="Times New Roman"/>
            <w:color w:val="333333"/>
            <w:sz w:val="24"/>
            <w:szCs w:val="24"/>
            <w:shd w:val="clear" w:color="auto" w:fill="FFFFFF"/>
          </w:rPr>
          <w:t xml:space="preserve"> </w:t>
        </w:r>
      </w:ins>
      <w:moveToRangeStart w:id="589" w:author="Tan zhen" w:date="2021-07-20T19:23:00Z" w:name="move77701436"/>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w:commentRangeStart w:id="590"/>
        <w:commentRangeEnd w:id="590"/>
        <m:r>
          <m:rPr>
            <m:sty m:val="p"/>
          </m:rPr>
          <w:rPr>
            <w:rStyle w:val="afd"/>
          </w:rPr>
          <w:commentReference w:id="590"/>
        </m:r>
        <w:commentRangeStart w:id="591"/>
        <w:commentRangeEnd w:id="591"/>
        <m:r>
          <m:rPr>
            <m:sty m:val="p"/>
          </m:rPr>
          <w:rPr>
            <w:rStyle w:val="afd"/>
          </w:rPr>
          <w:commentReference w:id="591"/>
        </m:r>
        <w:commentRangeStart w:id="592"/>
        <w:commentRangeEnd w:id="592"/>
        <m:r>
          <m:rPr>
            <m:sty m:val="p"/>
          </m:rPr>
          <w:rPr>
            <w:rStyle w:val="afd"/>
          </w:rPr>
          <w:commentReference w:id="592"/>
        </m:r>
      </m:oMath>
      <w:moveTo w:id="593" w:author="Tan zhen" w:date="2021-07-20T19:23:00Z">
        <w:r w:rsidR="000101CC">
          <w:rPr>
            <w:rFonts w:ascii="Times New Roman" w:hAnsi="Times New Roman" w:cs="Times New Roman"/>
            <w:sz w:val="24"/>
            <w:szCs w:val="24"/>
          </w:rPr>
          <w:t xml:space="preserve"> </w:t>
        </w:r>
        <w:moveToRangeEnd w:id="589"/>
        <w:commentRangeStart w:id="594"/>
        <m:oMath>
          <m:sSubSup>
            <m:sSubSupPr>
              <m:ctrlPr>
                <w:ins w:id="595" w:author="Tan zhen" w:date="2021-07-20T19:23:00Z">
                  <w:del w:id="596" w:author="Tan zhen" w:date="2021-07-20T19:24:00Z">
                    <w:rPr>
                      <w:rFonts w:ascii="Cambria Math" w:hAnsi="Cambria Math" w:cs="Cambria Math" w:hint="eastAsia"/>
                      <w:color w:val="333333"/>
                      <w:sz w:val="24"/>
                      <w:szCs w:val="24"/>
                      <w:shd w:val="clear" w:color="auto" w:fill="FFFFFF"/>
                    </w:rPr>
                  </w:del>
                </w:ins>
              </m:ctrlPr>
            </m:sSubSupPr>
            <m:e>
              <m:r>
                <w:ins w:id="597" w:author="Tan zhen" w:date="2021-07-20T19:23:00Z">
                  <w:del w:id="598" w:author="Tan zhen" w:date="2021-07-20T19:24:00Z">
                    <w:rPr>
                      <w:rFonts w:ascii="Cambria Math" w:hAnsi="Cambria Math" w:cs="Times New Roman" w:hint="eastAsia"/>
                      <w:sz w:val="24"/>
                      <w:szCs w:val="24"/>
                    </w:rPr>
                    <m:t>λ</m:t>
                  </w:del>
                </w:ins>
              </m:r>
            </m:e>
            <m:sub>
              <m:sSup>
                <m:sSupPr>
                  <m:ctrlPr>
                    <w:ins w:id="599" w:author="Tan zhen" w:date="2021-07-20T19:23:00Z">
                      <w:del w:id="600" w:author="Tan zhen" w:date="2021-07-20T19:24:00Z">
                        <w:rPr>
                          <w:rFonts w:ascii="Cambria Math" w:hAnsi="Cambria Math" w:cs="Times New Roman" w:hint="eastAsia"/>
                          <w:i/>
                          <w:sz w:val="24"/>
                          <w:szCs w:val="24"/>
                        </w:rPr>
                      </w:del>
                    </w:ins>
                  </m:ctrlPr>
                </m:sSupPr>
                <m:e>
                  <m:r>
                    <w:ins w:id="601" w:author="Tan zhen" w:date="2021-07-20T19:23:00Z">
                      <w:del w:id="602" w:author="Tan zhen" w:date="2021-07-20T19:24:00Z">
                        <m:rPr>
                          <m:sty m:val="b"/>
                        </m:rPr>
                        <w:rPr>
                          <w:rFonts w:ascii="Cambria Math" w:hAnsi="Cambria Math" w:cs="Times New Roman" w:hint="eastAsia"/>
                          <w:sz w:val="24"/>
                          <w:szCs w:val="24"/>
                        </w:rPr>
                        <m:t>x</m:t>
                      </w:del>
                    </w:ins>
                  </m:r>
                </m:e>
                <m:sup>
                  <m:r>
                    <w:ins w:id="603" w:author="Tan zhen" w:date="2021-07-20T19:23:00Z">
                      <w:del w:id="604" w:author="Tan zhen" w:date="2021-07-20T19:24:00Z">
                        <w:rPr>
                          <w:rFonts w:ascii="Cambria Math" w:hAnsi="Cambria Math" w:cs="Times New Roman" w:hint="eastAsia"/>
                          <w:sz w:val="24"/>
                          <w:szCs w:val="24"/>
                        </w:rPr>
                        <m:t>n</m:t>
                      </w:del>
                    </w:ins>
                  </m:r>
                </m:sup>
              </m:sSup>
            </m:sub>
            <m:sup>
              <m:r>
                <w:ins w:id="605" w:author="Tan zhen" w:date="2021-07-20T19:23:00Z">
                  <w:del w:id="606" w:author="Tan zhen" w:date="2021-07-20T19:24:00Z">
                    <w:rPr>
                      <w:rFonts w:ascii="Cambria Math" w:hAnsi="Cambria Math" w:cs="Cambria Math" w:hint="eastAsia"/>
                      <w:color w:val="333333"/>
                      <w:sz w:val="24"/>
                      <w:szCs w:val="24"/>
                      <w:shd w:val="clear" w:color="auto" w:fill="FFFFFF"/>
                    </w:rPr>
                    <m:t>i</m:t>
                  </w:del>
                </w:ins>
              </m:r>
            </m:sup>
          </m:sSubSup>
          <w:commentRangeEnd w:id="594"/>
          <m:r>
            <w:ins w:id="607" w:author="Tan zhen" w:date="2021-07-20T19:23:00Z">
              <w:del w:id="608" w:author="Tan zhen" w:date="2021-07-20T19:24:00Z">
                <m:rPr>
                  <m:sty m:val="p"/>
                </m:rPr>
                <w:rPr>
                  <w:rStyle w:val="afd"/>
                  <w:rFonts w:ascii="Cambria Math" w:hAnsi="Cambria Math" w:hint="eastAsia"/>
                </w:rPr>
                <w:commentReference w:id="594"/>
              </w:del>
            </w:ins>
          </m:r>
        </m:oMath>
        <w:ins w:id="609" w:author="Tan zhen" w:date="2021-07-20T19:23:00Z">
          <w:del w:id="610" w:author="Tan zhen" w:date="2021-07-20T19:24:00Z">
            <w:r w:rsidDel="000101CC">
              <w:rPr>
                <w:rFonts w:ascii="Times New Roman" w:hAnsi="Times New Roman" w:cs="Times New Roman" w:hint="eastAsia"/>
                <w:color w:val="333333"/>
                <w:sz w:val="24"/>
                <w:szCs w:val="24"/>
                <w:shd w:val="clear" w:color="auto" w:fill="FFFFFF"/>
              </w:rPr>
              <w:delText xml:space="preserve"> </w:delText>
            </w:r>
          </w:del>
          <w:del w:id="611" w:author="Tan zhen" w:date="2021-07-20T19:07:00Z">
            <w:r w:rsidDel="001E2556">
              <w:rPr>
                <w:rFonts w:ascii="Times New Roman" w:hAnsi="Times New Roman" w:cs="Times New Roman" w:hint="eastAsia"/>
                <w:color w:val="333333"/>
                <w:sz w:val="24"/>
                <w:szCs w:val="24"/>
                <w:shd w:val="clear" w:color="auto" w:fill="FFFFFF"/>
              </w:rPr>
              <w:delText xml:space="preserve">(by (15a)) </w:delText>
            </w:r>
          </w:del>
          <w:del w:id="612" w:author="Tan zhen" w:date="2021-07-20T19:24:00Z">
            <w:r w:rsidDel="000101CC">
              <w:rPr>
                <w:rFonts w:ascii="Times New Roman" w:hAnsi="Times New Roman" w:cs="Times New Roman" w:hint="eastAsia"/>
                <w:color w:val="333333"/>
                <w:sz w:val="24"/>
                <w:szCs w:val="24"/>
                <w:shd w:val="clear" w:color="auto" w:fill="FFFFFF"/>
              </w:rPr>
              <w:delText xml:space="preserve">and </w:delText>
            </w:r>
            <w:commentRangeStart w:id="613"/>
          </w:del>
        </w:ins>
        <m:oMath>
          <m:sSubSup>
            <m:sSubSupPr>
              <m:ctrlPr>
                <w:ins w:id="614" w:author="Tan zhen" w:date="2021-07-20T19:23:00Z">
                  <w:del w:id="615" w:author="Tan zhen" w:date="2021-07-20T19:24:00Z">
                    <w:rPr>
                      <w:rFonts w:ascii="Cambria Math" w:eastAsia="宋体" w:hAnsi="Times New Roman" w:cs="Times New Roman" w:hint="eastAsia"/>
                      <w:bCs/>
                      <w:i/>
                      <w:sz w:val="24"/>
                      <w:szCs w:val="24"/>
                    </w:rPr>
                  </w:del>
                </w:ins>
              </m:ctrlPr>
            </m:sSubSupPr>
            <m:e>
              <m:r>
                <w:ins w:id="616" w:author="Tan zhen" w:date="2021-07-20T19:23:00Z">
                  <w:del w:id="617" w:author="Tan zhen" w:date="2021-07-20T19:24:00Z">
                    <m:rPr>
                      <m:sty m:val="p"/>
                    </m:rPr>
                    <w:rPr>
                      <w:rFonts w:ascii="Cambria Math" w:hAnsi="Cambria Math" w:cs="Times New Roman" w:hint="eastAsia"/>
                      <w:sz w:val="24"/>
                      <w:szCs w:val="24"/>
                    </w:rPr>
                    <m:t>Λ</m:t>
                  </w:del>
                </w:ins>
              </m:r>
            </m:e>
            <m:sub>
              <m:r>
                <w:ins w:id="618" w:author="Tan zhen" w:date="2021-07-20T19:23:00Z">
                  <w:del w:id="619" w:author="Tan zhen" w:date="2021-07-20T19:24:00Z">
                    <w:rPr>
                      <w:rFonts w:ascii="Cambria Math" w:eastAsia="宋体" w:hAnsi="Times New Roman" w:cs="Times New Roman" w:hint="eastAsia"/>
                      <w:sz w:val="24"/>
                      <w:szCs w:val="24"/>
                    </w:rPr>
                    <m:t>q</m:t>
                  </w:del>
                </w:ins>
              </m:r>
              <m:d>
                <m:dPr>
                  <m:ctrlPr>
                    <w:ins w:id="620" w:author="Tan zhen" w:date="2021-07-20T19:23:00Z">
                      <w:del w:id="621" w:author="Tan zhen" w:date="2021-07-20T19:24:00Z">
                        <w:rPr>
                          <w:rFonts w:ascii="Cambria Math" w:hAnsi="Cambria Math" w:cs="Cambria Math" w:hint="eastAsia"/>
                          <w:i/>
                          <w:iCs/>
                          <w:color w:val="333333"/>
                          <w:sz w:val="24"/>
                          <w:szCs w:val="24"/>
                          <w:shd w:val="clear" w:color="auto" w:fill="FFFFFF"/>
                        </w:rPr>
                      </w:del>
                    </w:ins>
                  </m:ctrlPr>
                </m:dPr>
                <m:e>
                  <m:sSup>
                    <m:sSupPr>
                      <m:ctrlPr>
                        <w:ins w:id="622" w:author="Tan zhen" w:date="2021-07-20T19:23:00Z">
                          <w:del w:id="623" w:author="Tan zhen" w:date="2021-07-20T19:24:00Z">
                            <w:rPr>
                              <w:rFonts w:ascii="Cambria Math" w:hAnsi="Cambria Math" w:cs="Times New Roman" w:hint="eastAsia"/>
                              <w:i/>
                              <w:sz w:val="24"/>
                              <w:szCs w:val="24"/>
                            </w:rPr>
                          </w:del>
                        </w:ins>
                      </m:ctrlPr>
                    </m:sSupPr>
                    <m:e>
                      <m:r>
                        <w:ins w:id="624" w:author="Tan zhen" w:date="2021-07-20T19:23:00Z">
                          <w:del w:id="625" w:author="Tan zhen" w:date="2021-07-20T19:24:00Z">
                            <m:rPr>
                              <m:sty m:val="b"/>
                            </m:rPr>
                            <w:rPr>
                              <w:rFonts w:ascii="Cambria Math" w:hAnsi="Cambria Math" w:cs="Times New Roman" w:hint="eastAsia"/>
                              <w:sz w:val="24"/>
                              <w:szCs w:val="24"/>
                            </w:rPr>
                            <m:t>x</m:t>
                          </w:del>
                        </w:ins>
                      </m:r>
                    </m:e>
                    <m:sup>
                      <m:r>
                        <w:ins w:id="626" w:author="Tan zhen" w:date="2021-07-20T19:23:00Z">
                          <w:del w:id="627" w:author="Tan zhen" w:date="2021-07-20T19:24:00Z">
                            <w:rPr>
                              <w:rFonts w:ascii="Cambria Math" w:hAnsi="Cambria Math" w:cs="Times New Roman" w:hint="eastAsia"/>
                              <w:sz w:val="24"/>
                              <w:szCs w:val="24"/>
                            </w:rPr>
                            <m:t>n</m:t>
                          </w:del>
                        </w:ins>
                      </m:r>
                    </m:sup>
                  </m:sSup>
                  <m:ctrlPr>
                    <w:ins w:id="628" w:author="Tan zhen" w:date="2021-07-20T19:23:00Z">
                      <w:del w:id="629" w:author="Tan zhen" w:date="2021-07-20T19:24:00Z">
                        <w:rPr>
                          <w:rFonts w:ascii="Cambria Math" w:hAnsi="Cambria Math" w:cs="Times New Roman" w:hint="eastAsia"/>
                          <w:b/>
                          <w:bCs/>
                          <w:iCs/>
                          <w:sz w:val="24"/>
                          <w:szCs w:val="24"/>
                        </w:rPr>
                      </w:del>
                    </w:ins>
                  </m:ctrlPr>
                </m:e>
              </m:d>
            </m:sub>
            <m:sup>
              <m:r>
                <w:ins w:id="630" w:author="Tan zhen" w:date="2021-07-20T19:23:00Z">
                  <w:del w:id="631" w:author="Tan zhen" w:date="2021-07-20T19:24:00Z">
                    <w:rPr>
                      <w:rFonts w:ascii="Cambria Math" w:eastAsia="宋体" w:hAnsi="Times New Roman" w:cs="Times New Roman" w:hint="eastAsia"/>
                      <w:sz w:val="24"/>
                      <w:szCs w:val="24"/>
                    </w:rPr>
                    <m:t>i</m:t>
                  </w:del>
                </w:ins>
              </m:r>
            </m:sup>
          </m:sSubSup>
          <w:commentRangeEnd w:id="613"/>
          <m:r>
            <w:ins w:id="632" w:author="Tan zhen" w:date="2021-07-20T19:23:00Z">
              <w:del w:id="633" w:author="Tan zhen" w:date="2021-07-20T19:24:00Z">
                <m:rPr>
                  <m:sty m:val="p"/>
                </m:rPr>
                <w:rPr>
                  <w:rStyle w:val="afd"/>
                  <w:rFonts w:ascii="Cambria Math" w:hAnsi="Cambria Math" w:hint="eastAsia"/>
                </w:rPr>
                <w:commentReference w:id="613"/>
              </w:del>
            </w:ins>
          </m:r>
        </m:oMath>
        <w:ins w:id="634" w:author="Tan zhen" w:date="2021-07-20T19:23:00Z">
          <w:del w:id="635" w:author="Tan zhen" w:date="2021-07-20T19:24:00Z">
            <w:r w:rsidDel="000101CC">
              <w:rPr>
                <w:rFonts w:ascii="Times New Roman" w:hAnsi="Times New Roman" w:cs="Times New Roman" w:hint="eastAsia"/>
                <w:bCs/>
                <w:sz w:val="24"/>
                <w:szCs w:val="24"/>
              </w:rPr>
              <w:delText xml:space="preserve"> </w:delText>
            </w:r>
          </w:del>
          <w:r w:rsidR="000101CC">
            <w:rPr>
              <w:rFonts w:ascii="Times New Roman" w:hAnsi="Times New Roman" w:cs="Times New Roman"/>
              <w:bCs/>
              <w:sz w:val="24"/>
              <w:szCs w:val="24"/>
            </w:rPr>
            <w:t>by the process described above</w:t>
          </w:r>
          <w:del w:id="636" w:author="Tan zhen" w:date="2021-07-20T19:07:00Z">
            <w:r w:rsidDel="001E2556">
              <w:rPr>
                <w:rFonts w:ascii="Times New Roman" w:hAnsi="Times New Roman" w:cs="Times New Roman"/>
                <w:bCs/>
                <w:sz w:val="24"/>
                <w:szCs w:val="24"/>
              </w:rPr>
              <w:delText>(</w:delText>
            </w:r>
          </w:del>
          <w:del w:id="637" w:author="Tan zhen" w:date="2021-07-20T19:23:00Z">
            <w:r w:rsidDel="000101CC">
              <w:rPr>
                <w:rFonts w:ascii="Times New Roman" w:hAnsi="Times New Roman" w:cs="Times New Roman"/>
                <w:bCs/>
                <w:sz w:val="24"/>
                <w:szCs w:val="24"/>
              </w:rPr>
              <w:delText>by</w:delText>
            </w:r>
          </w:del>
          <w:r w:rsidR="001E2556">
            <w:rPr>
              <w:rFonts w:ascii="Times New Roman" w:hAnsi="Times New Roman" w:cs="Times New Roman"/>
              <w:bCs/>
              <w:sz w:val="24"/>
              <w:szCs w:val="24"/>
            </w:rPr>
            <w:t>.</w:t>
          </w:r>
          <w:del w:id="638" w:author="Tan zhen" w:date="2021-07-20T19:07:00Z">
            <w:r w:rsidDel="001E2556">
              <w:rPr>
                <w:rFonts w:ascii="Times New Roman" w:hAnsi="Times New Roman" w:cs="Times New Roman"/>
                <w:bCs/>
                <w:sz w:val="24"/>
                <w:szCs w:val="24"/>
              </w:rPr>
              <w:delText xml:space="preserve"> </w:delText>
            </w:r>
          </w:del>
          <w:del w:id="639" w:author="Tan zhen" w:date="2021-07-20T19:08:00Z">
            <w:r w:rsidDel="001E2556">
              <w:rPr>
                <w:rFonts w:ascii="Times New Roman" w:hAnsi="Times New Roman" w:cs="Times New Roman"/>
                <w:bCs/>
                <w:sz w:val="24"/>
                <w:szCs w:val="24"/>
              </w:rPr>
              <w:delText>15b)), t</w:delText>
            </w:r>
          </w:del>
          <w:r w:rsidR="001E2556">
            <w:rPr>
              <w:rFonts w:ascii="Times New Roman" w:hAnsi="Times New Roman" w:cs="Times New Roman"/>
              <w:bCs/>
              <w:sz w:val="24"/>
              <w:szCs w:val="24"/>
            </w:rPr>
            <w:t xml:space="preserve"> T</w:t>
          </w:r>
          <w:r>
            <w:rPr>
              <w:rFonts w:ascii="Times New Roman" w:hAnsi="Times New Roman" w:cs="Times New Roman"/>
              <w:bCs/>
              <w:sz w:val="24"/>
              <w:szCs w:val="24"/>
            </w:rPr>
            <w:t xml:space="preserve">he variance estimate of any </w:t>
          </w:r>
          <w:del w:id="640" w:author="Tan zhen" w:date="2021-07-20T19:25:00Z">
            <w:r w:rsidDel="00527568">
              <w:rPr>
                <w:rFonts w:ascii="Times New Roman" w:hAnsi="Times New Roman" w:cs="Times New Roman"/>
                <w:bCs/>
                <w:sz w:val="24"/>
                <w:szCs w:val="24"/>
              </w:rPr>
              <w:delText xml:space="preserve">solution </w:delText>
            </w:r>
            <w:r w:rsidDel="00527568">
              <w:rPr>
                <w:rFonts w:ascii="Times New Roman" w:hAnsi="Times New Roman" w:cs="Times New Roman"/>
                <w:b/>
                <w:sz w:val="24"/>
                <w:szCs w:val="24"/>
              </w:rPr>
              <w:delText>x</w:delText>
            </w:r>
            <w:r w:rsidDel="00527568">
              <w:rPr>
                <w:rFonts w:ascii="Times New Roman" w:hAnsi="Times New Roman" w:cs="Times New Roman"/>
                <w:b/>
                <w:i/>
                <w:iCs/>
                <w:sz w:val="24"/>
                <w:szCs w:val="24"/>
              </w:rPr>
              <w:delText xml:space="preserve"> </w:delText>
            </w:r>
          </w:del>
          <w:r>
            <w:rPr>
              <w:rFonts w:ascii="Times New Roman" w:hAnsi="Times New Roman" w:cs="Times New Roman"/>
              <w:bCs/>
              <w:sz w:val="24"/>
              <w:szCs w:val="24"/>
            </w:rPr>
            <w:t xml:space="preserve">other </w:t>
          </w:r>
          <w:del w:id="641" w:author="Tan zhen" w:date="2021-07-20T19:25:00Z">
            <w:r w:rsidDel="00527568">
              <w:rPr>
                <w:rFonts w:ascii="Times New Roman" w:hAnsi="Times New Roman" w:cs="Times New Roman"/>
                <w:bCs/>
                <w:sz w:val="24"/>
                <w:szCs w:val="24"/>
              </w:rPr>
              <w:delText xml:space="preserve">than </w:delText>
            </w:r>
          </w:del>
        </w:ins>
        <m:oMath>
          <m:sSup>
            <m:sSupPr>
              <m:ctrlPr>
                <w:ins w:id="642" w:author="Tan zhen" w:date="2021-07-20T19:23:00Z">
                  <w:del w:id="643" w:author="Tan zhen" w:date="2021-07-20T19:25:00Z">
                    <w:rPr>
                      <w:rFonts w:ascii="Cambria Math" w:hAnsi="Cambria Math" w:cs="Times New Roman"/>
                      <w:i/>
                      <w:sz w:val="24"/>
                      <w:szCs w:val="24"/>
                    </w:rPr>
                  </w:del>
                </w:ins>
              </m:ctrlPr>
            </m:sSupPr>
            <m:e>
              <m:r>
                <w:ins w:id="644" w:author="Tan zhen" w:date="2021-07-20T19:23:00Z">
                  <w:del w:id="645" w:author="Tan zhen" w:date="2021-07-20T19:25:00Z">
                    <m:rPr>
                      <m:sty m:val="b"/>
                    </m:rPr>
                    <w:rPr>
                      <w:rFonts w:ascii="Cambria Math" w:hAnsi="Cambria Math" w:cs="Times New Roman"/>
                      <w:sz w:val="24"/>
                      <w:szCs w:val="24"/>
                    </w:rPr>
                    <m:t>x</m:t>
                  </w:del>
                </w:ins>
              </m:r>
            </m:e>
            <m:sup>
              <m:r>
                <w:ins w:id="646" w:author="Tan zhen" w:date="2021-07-20T19:23:00Z">
                  <w:del w:id="647" w:author="Tan zhen" w:date="2021-07-20T19:25:00Z">
                    <w:rPr>
                      <w:rFonts w:ascii="Cambria Math" w:hAnsi="Cambria Math" w:cs="Times New Roman"/>
                      <w:sz w:val="24"/>
                      <w:szCs w:val="24"/>
                    </w:rPr>
                    <m:t>n</m:t>
                  </w:del>
                </w:ins>
              </m:r>
            </m:sup>
          </m:sSup>
        </m:oMath>
        <w:ins w:id="648" w:author="Tan zhen" w:date="2021-07-20T19:23:00Z">
          <w:r w:rsidR="00527568">
            <w:rPr>
              <w:rFonts w:ascii="Times New Roman" w:hAnsi="Times New Roman" w:cs="Times New Roman"/>
              <w:bCs/>
              <w:sz w:val="24"/>
              <w:szCs w:val="24"/>
            </w:rPr>
            <w:t>solution</w:t>
          </w:r>
          <w:r>
            <w:rPr>
              <w:rFonts w:ascii="Times New Roman" w:hAnsi="Times New Roman" w:cs="Times New Roman"/>
              <w:sz w:val="24"/>
              <w:szCs w:val="24"/>
            </w:rPr>
            <w:t xml:space="preserve"> </w:t>
          </w:r>
          <w:r>
            <w:rPr>
              <w:rFonts w:ascii="Times New Roman" w:hAnsi="Times New Roman" w:cs="Times New Roman"/>
              <w:bCs/>
              <w:sz w:val="24"/>
              <w:szCs w:val="24"/>
            </w:rPr>
            <w:t xml:space="preserve">is either </w:t>
          </w:r>
          <w:r w:rsidR="001E2556">
            <w:rPr>
              <w:rFonts w:ascii="Times New Roman" w:hAnsi="Times New Roman" w:cs="Times New Roman"/>
              <w:bCs/>
              <w:sz w:val="24"/>
              <w:szCs w:val="24"/>
            </w:rPr>
            <w:t xml:space="preserve">set </w:t>
          </w:r>
          <w:r>
            <w:rPr>
              <w:rFonts w:ascii="Times New Roman" w:hAnsi="Times New Roman" w:cs="Times New Roman"/>
              <w:bCs/>
              <w:sz w:val="24"/>
              <w:szCs w:val="24"/>
            </w:rPr>
            <w:t>equal to</w:t>
          </w:r>
          <w:r w:rsidRPr="00594D35">
            <w:rPr>
              <w:rFonts w:ascii="Times New Roman" w:hAnsi="Times New Roman" w:cs="Times New Roman"/>
              <w:bCs/>
              <w:color w:val="FF0000"/>
              <w:sz w:val="24"/>
              <w:szCs w:val="24"/>
            </w:rPr>
            <w:t xml:space="preserve"> </w:t>
          </w:r>
        </w:ins>
        <m:oMath>
          <m:sSubSup>
            <m:sSubSupPr>
              <m:ctrlPr>
                <w:ins w:id="649" w:author="Tan zhen" w:date="2021-07-20T19:23:00Z">
                  <w:rPr>
                    <w:rFonts w:ascii="Cambria Math" w:eastAsia="宋体" w:hAnsi="Times New Roman" w:cs="Times New Roman"/>
                    <w:bCs/>
                    <w:i/>
                    <w:color w:val="FF0000"/>
                    <w:sz w:val="24"/>
                    <w:szCs w:val="24"/>
                  </w:rPr>
                </w:ins>
              </m:ctrlPr>
            </m:sSubSupPr>
            <m:e>
              <m:r>
                <w:ins w:id="650" w:author="Tan zhen" w:date="2021-07-20T19:23:00Z">
                  <m:rPr>
                    <m:sty m:val="p"/>
                  </m:rPr>
                  <w:rPr>
                    <w:rFonts w:ascii="Cambria Math" w:hAnsi="Cambria Math" w:cs="Times New Roman"/>
                    <w:color w:val="FF0000"/>
                    <w:sz w:val="24"/>
                    <w:szCs w:val="24"/>
                  </w:rPr>
                  <m:t>Λ</m:t>
                </w:ins>
              </m:r>
            </m:e>
            <m:sub>
              <m:r>
                <w:ins w:id="651" w:author="Tan zhen" w:date="2021-07-20T19:23:00Z">
                  <w:rPr>
                    <w:rFonts w:ascii="Cambria Math" w:eastAsia="宋体" w:hAnsi="Times New Roman" w:cs="Times New Roman"/>
                    <w:color w:val="FF0000"/>
                    <w:sz w:val="24"/>
                    <w:szCs w:val="24"/>
                  </w:rPr>
                  <m:t>q</m:t>
                </w:ins>
              </m:r>
              <m:d>
                <m:dPr>
                  <m:ctrlPr>
                    <w:ins w:id="652" w:author="Tan zhen" w:date="2021-07-20T19:23:00Z">
                      <w:rPr>
                        <w:rFonts w:ascii="Cambria Math" w:hAnsi="Cambria Math" w:cs="Cambria Math"/>
                        <w:i/>
                        <w:iCs/>
                        <w:color w:val="FF0000"/>
                        <w:sz w:val="24"/>
                        <w:szCs w:val="24"/>
                        <w:shd w:val="clear" w:color="auto" w:fill="FFFFFF"/>
                      </w:rPr>
                    </w:ins>
                  </m:ctrlPr>
                </m:dPr>
                <m:e>
                  <m:sSup>
                    <m:sSupPr>
                      <m:ctrlPr>
                        <w:ins w:id="653" w:author="Tan zhen" w:date="2021-07-20T19:23:00Z">
                          <w:rPr>
                            <w:rFonts w:ascii="Cambria Math" w:hAnsi="Cambria Math" w:cs="Times New Roman"/>
                            <w:i/>
                            <w:color w:val="FF0000"/>
                            <w:sz w:val="24"/>
                            <w:szCs w:val="24"/>
                          </w:rPr>
                        </w:ins>
                      </m:ctrlPr>
                    </m:sSupPr>
                    <m:e>
                      <m:r>
                        <w:ins w:id="654" w:author="Tan zhen" w:date="2021-07-20T19:23:00Z">
                          <m:rPr>
                            <m:sty m:val="b"/>
                          </m:rPr>
                          <w:rPr>
                            <w:rFonts w:ascii="Cambria Math" w:hAnsi="Cambria Math" w:cs="Times New Roman"/>
                            <w:color w:val="FF0000"/>
                            <w:sz w:val="24"/>
                            <w:szCs w:val="24"/>
                          </w:rPr>
                          <m:t>x</m:t>
                        </w:ins>
                      </m:r>
                    </m:e>
                    <m:sup>
                      <m:r>
                        <w:ins w:id="655" w:author="Tan zhen" w:date="2021-07-20T19:23:00Z">
                          <w:rPr>
                            <w:rFonts w:ascii="Cambria Math" w:hAnsi="Cambria Math" w:cs="Times New Roman"/>
                            <w:color w:val="FF0000"/>
                            <w:sz w:val="24"/>
                            <w:szCs w:val="24"/>
                          </w:rPr>
                          <m:t>n</m:t>
                        </w:ins>
                      </m:r>
                    </m:sup>
                  </m:sSup>
                  <m:ctrlPr>
                    <w:ins w:id="656" w:author="Tan zhen" w:date="2021-07-20T19:23:00Z">
                      <w:rPr>
                        <w:rFonts w:ascii="Cambria Math" w:hAnsi="Cambria Math" w:cs="Times New Roman"/>
                        <w:b/>
                        <w:bCs/>
                        <w:iCs/>
                        <w:color w:val="FF0000"/>
                        <w:sz w:val="24"/>
                        <w:szCs w:val="24"/>
                      </w:rPr>
                    </w:ins>
                  </m:ctrlPr>
                </m:e>
              </m:d>
            </m:sub>
            <m:sup>
              <m:r>
                <w:ins w:id="657" w:author="Tan zhen" w:date="2021-07-20T19:23:00Z">
                  <w:rPr>
                    <w:rFonts w:ascii="Cambria Math" w:eastAsia="宋体" w:hAnsi="Times New Roman" w:cs="Times New Roman"/>
                    <w:color w:val="FF0000"/>
                    <w:sz w:val="24"/>
                    <w:szCs w:val="24"/>
                  </w:rPr>
                  <m:t>i,n</m:t>
                </w:ins>
              </m:r>
            </m:sup>
          </m:sSubSup>
        </m:oMath>
        <w:ins w:id="658" w:author="Tan zhen" w:date="2021-07-20T19:23:00Z">
          <w:r w:rsidRPr="00594D35">
            <w:rPr>
              <w:rFonts w:ascii="Times New Roman" w:hAnsi="Times New Roman" w:cs="Times New Roman"/>
              <w:bCs/>
              <w:color w:val="FF0000"/>
              <w:sz w:val="24"/>
              <w:szCs w:val="24"/>
            </w:rPr>
            <w:t xml:space="preserve"> or remain unchanged</w:t>
          </w:r>
          <w:r>
            <w:rPr>
              <w:rFonts w:ascii="Times New Roman" w:hAnsi="Times New Roman" w:cs="Times New Roman"/>
              <w:bCs/>
              <w:sz w:val="24"/>
              <w:szCs w:val="24"/>
            </w:rPr>
            <w:t>. We will see in Section 3.3 that this variance updating approach also help make our sampling algorithm efficient.</w:t>
          </w:r>
        </w:ins>
      </w:moveTo>
    </w:p>
    <w:p w14:paraId="66AC1A08" w14:textId="77777777" w:rsidR="00E67543" w:rsidRDefault="00E67543" w:rsidP="000E065A">
      <w:pPr>
        <w:rPr>
          <w:rFonts w:ascii="Times New Roman" w:hAnsi="Times New Roman" w:cs="Times New Roman"/>
          <w:color w:val="333333"/>
          <w:sz w:val="24"/>
          <w:szCs w:val="24"/>
          <w:shd w:val="clear" w:color="auto" w:fill="FFFFFF"/>
        </w:rPr>
      </w:pPr>
    </w:p>
    <w:p w14:paraId="736FA315" w14:textId="2C37E2D0" w:rsidR="00E67543" w:rsidRPr="00596D65" w:rsidRDefault="00F22D01" w:rsidP="000E065A">
      <w:pPr>
        <w:pStyle w:val="3"/>
        <w:rPr>
          <w:rFonts w:ascii="Times New Roman" w:eastAsiaTheme="minorEastAsia" w:hAnsi="Times New Roman" w:cs="Times New Roman"/>
          <w:color w:val="auto"/>
          <w:kern w:val="2"/>
        </w:rPr>
      </w:pPr>
      <w:r>
        <w:rPr>
          <w:rFonts w:ascii="Times New Roman" w:eastAsiaTheme="minorEastAsia" w:hAnsi="Times New Roman" w:cs="Times New Roman"/>
          <w:color w:val="auto"/>
          <w:kern w:val="2"/>
        </w:rPr>
        <w:lastRenderedPageBreak/>
        <w:t>4</w:t>
      </w:r>
      <w:r w:rsidR="00E67543" w:rsidRPr="004D4DA5">
        <w:rPr>
          <w:rFonts w:ascii="Times New Roman" w:eastAsiaTheme="minorEastAsia" w:hAnsi="Times New Roman" w:cs="Times New Roman"/>
          <w:color w:val="auto"/>
          <w:kern w:val="2"/>
        </w:rPr>
        <w:t>.2.</w:t>
      </w:r>
      <w:r w:rsidR="00E67543">
        <w:rPr>
          <w:rFonts w:ascii="Times New Roman" w:eastAsiaTheme="minorEastAsia" w:hAnsi="Times New Roman" w:cs="Times New Roman"/>
          <w:color w:val="auto"/>
          <w:kern w:val="2"/>
        </w:rPr>
        <w:t xml:space="preserve">3 The reformulated decision model for NSTPU based on parametric beliefs </w:t>
      </w:r>
    </w:p>
    <w:p w14:paraId="1CD05857" w14:textId="77777777" w:rsidR="00E67543" w:rsidRPr="008E146A" w:rsidRDefault="00E67543" w:rsidP="000E065A">
      <w:pPr>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Finally, using the </w:t>
      </w:r>
      <w:r>
        <w:rPr>
          <w:rFonts w:ascii="Times New Roman" w:hAnsi="Times New Roman" w:cs="Times New Roman"/>
          <w:sz w:val="24"/>
          <w:szCs w:val="24"/>
        </w:rPr>
        <w:t>proposed parametric belief models, problem (11) can be reformulated as</w:t>
      </w:r>
    </w:p>
    <w:p w14:paraId="7FD9B0E2" w14:textId="77777777" w:rsidR="00E67543" w:rsidRPr="00454446" w:rsidRDefault="009363F8" w:rsidP="000E065A">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D</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D</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宋体" w:hAnsi="Times New Roman" w:cs="Times New Roman"/>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A</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A</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sub>
            </m:sSub>
            <w:bookmarkStart w:id="659" w:name="_Hlk46273325"/>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w:bookmarkEnd w:id="659"/>
            <m:r>
              <w:rPr>
                <w:rFonts w:ascii="Cambria Math" w:eastAsia="宋体" w:hAnsi="Cambria Math" w:cs="Times New Roman"/>
                <w:sz w:val="24"/>
                <w:szCs w:val="24"/>
              </w:rPr>
              <m:t xml:space="preserve">     </m:t>
            </m:r>
          </m:e>
        </m:eqArr>
      </m:oMath>
      <w:r w:rsidR="00E67543">
        <w:rPr>
          <w:rFonts w:ascii="Times New Roman" w:hAnsi="Times New Roman" w:cs="Times New Roman"/>
          <w:sz w:val="24"/>
          <w:szCs w:val="24"/>
        </w:rPr>
        <w:t xml:space="preserve">                 </w:t>
      </w:r>
      <w:commentRangeStart w:id="660"/>
      <w:commentRangeStart w:id="661"/>
      <w:r w:rsidR="00E67543">
        <w:rPr>
          <w:rFonts w:ascii="Times New Roman" w:hAnsi="Times New Roman" w:cs="Times New Roman"/>
          <w:sz w:val="24"/>
          <w:szCs w:val="24"/>
        </w:rPr>
        <w:t>(16)</w:t>
      </w:r>
      <w:commentRangeEnd w:id="660"/>
      <w:r w:rsidR="00E67543">
        <w:rPr>
          <w:rStyle w:val="afd"/>
        </w:rPr>
        <w:commentReference w:id="660"/>
      </w:r>
      <w:commentRangeEnd w:id="661"/>
      <w:r w:rsidR="00E67543">
        <w:rPr>
          <w:rStyle w:val="afd"/>
        </w:rPr>
        <w:commentReference w:id="661"/>
      </w:r>
    </w:p>
    <w:p w14:paraId="5D63BF8B" w14:textId="77777777" w:rsidR="00E67543" w:rsidRPr="00ED16E8"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we define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sub>
        </m:sSub>
        <m:r>
          <w:rPr>
            <w:rFonts w:ascii="Cambria Math"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hint="eastAsia"/>
                <w:color w:val="333333"/>
                <w:sz w:val="24"/>
                <w:szCs w:val="24"/>
                <w:shd w:val="clear" w:color="auto" w:fill="FFFFFF"/>
              </w:rPr>
              <m:t>-</m:t>
            </m:r>
            <m:r>
              <w:rPr>
                <w:rFonts w:ascii="Cambria Math" w:hAnsi="Cambria Math" w:cs="Cambria Math"/>
                <w:color w:val="333333"/>
                <w:sz w:val="24"/>
                <w:szCs w:val="24"/>
                <w:shd w:val="clear" w:color="auto" w:fill="FFFFFF"/>
              </w:rPr>
              <m:t>1</m:t>
            </m:r>
          </m:sup>
        </m:sSup>
        <m:r>
          <m:rPr>
            <m:sty m:val="p"/>
          </m:rPr>
          <w:rPr>
            <w:rFonts w:ascii="Cambria Math" w:eastAsia="宋体" w:hAnsi="Cambria Math" w:cs="Times New Roman"/>
            <w:sz w:val="24"/>
            <w:szCs w:val="24"/>
          </w:rPr>
          <m:t>(1-</m:t>
        </m:r>
        <m:r>
          <m:rPr>
            <m:scr m:val="script"/>
            <m:sty m:val="p"/>
          </m:rPr>
          <w:rPr>
            <w:rFonts w:ascii="Cambria Math" w:hAnsi="Cambria Math" w:cs="Times New Roman"/>
            <w:sz w:val="24"/>
            <w:szCs w:val="24"/>
          </w:rPr>
          <m:t>E)</m:t>
        </m:r>
      </m:oMath>
      <w:r>
        <w:rPr>
          <w:rFonts w:ascii="Times New Roman" w:hAnsi="Times New Roman" w:cs="Times New Roman"/>
          <w:iCs/>
          <w:sz w:val="24"/>
          <w:szCs w:val="24"/>
        </w:rPr>
        <w:t xml:space="preserve">. Problem (16) seems nontrivial as there is </w:t>
      </w:r>
      <w:r w:rsidRPr="003A6CF0">
        <w:rPr>
          <w:rFonts w:ascii="Times New Roman" w:hAnsi="Times New Roman" w:cs="Times New Roman"/>
          <w:iCs/>
          <w:sz w:val="24"/>
          <w:szCs w:val="24"/>
          <w:highlight w:val="yellow"/>
        </w:rPr>
        <w:t>a solution specific righthand side value</w:t>
      </w:r>
      <w:r>
        <w:rPr>
          <w:rFonts w:ascii="Times New Roman" w:hAnsi="Times New Roman" w:cs="Times New Roman"/>
          <w:iCs/>
          <w:sz w:val="24"/>
          <w:szCs w:val="24"/>
        </w:rPr>
        <w:t xml:space="preserve"> in the constraint. </w:t>
      </w:r>
      <w:bookmarkStart w:id="662" w:name="_Hlk46651495"/>
      <w:r>
        <w:rPr>
          <w:rFonts w:ascii="Times New Roman" w:hAnsi="Times New Roman" w:cs="Times New Roman"/>
          <w:color w:val="333333"/>
          <w:sz w:val="24"/>
          <w:szCs w:val="24"/>
          <w:shd w:val="clear" w:color="auto" w:fill="FFFFFF"/>
        </w:rPr>
        <w:t xml:space="preserve">However, we note that (15) ensures that </w:t>
      </w:r>
      <w:r>
        <w:rPr>
          <w:rFonts w:ascii="Times New Roman" w:hAnsi="Times New Roman" w:cs="Times New Roman"/>
          <w:iCs/>
          <w:sz w:val="24"/>
          <w:szCs w:val="24"/>
        </w:rPr>
        <w:t xml:space="preserve">the posterior variance estimate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Pr>
          <w:rFonts w:ascii="Times New Roman" w:hAnsi="Times New Roman" w:cs="Times New Roman"/>
          <w:bCs/>
          <w:iCs/>
          <w:sz w:val="24"/>
          <w:szCs w:val="24"/>
        </w:rPr>
        <w:t xml:space="preserve"> </w:t>
      </w:r>
      <w:commentRangeStart w:id="663"/>
      <w:commentRangeStart w:id="664"/>
      <w:r>
        <w:rPr>
          <w:rFonts w:ascii="Times New Roman" w:hAnsi="Times New Roman" w:cs="Times New Roman"/>
          <w:bCs/>
          <w:iCs/>
          <w:sz w:val="24"/>
          <w:szCs w:val="24"/>
        </w:rPr>
        <w:t xml:space="preserve">has a common value for those </w:t>
      </w:r>
      <w:r w:rsidRPr="00C47EBD">
        <w:rPr>
          <w:rFonts w:ascii="Times New Roman" w:hAnsi="Times New Roman" w:cs="Times New Roman"/>
          <w:b/>
          <w:iCs/>
          <w:sz w:val="24"/>
          <w:szCs w:val="24"/>
          <w:highlight w:val="yellow"/>
        </w:rPr>
        <w:t>x</w:t>
      </w:r>
      <w:r w:rsidRPr="00C47EBD">
        <w:rPr>
          <w:rFonts w:ascii="Times New Roman" w:hAnsi="Times New Roman" w:cs="Times New Roman"/>
          <w:bCs/>
          <w:iCs/>
          <w:sz w:val="24"/>
          <w:szCs w:val="24"/>
          <w:highlight w:val="yellow"/>
        </w:rPr>
        <w:t>’s</w:t>
      </w:r>
      <w:r>
        <w:rPr>
          <w:rFonts w:ascii="Times New Roman" w:hAnsi="Times New Roman" w:cs="Times New Roman"/>
          <w:bCs/>
          <w:iCs/>
          <w:sz w:val="24"/>
          <w:szCs w:val="24"/>
        </w:rPr>
        <w:t xml:space="preserve"> that have not been sampled by stage </w:t>
      </w:r>
      <w:r>
        <w:rPr>
          <w:rFonts w:ascii="Times New Roman" w:hAnsi="Times New Roman" w:cs="Times New Roman"/>
          <w:bCs/>
          <w:i/>
          <w:sz w:val="24"/>
          <w:szCs w:val="24"/>
        </w:rPr>
        <w:t xml:space="preserve">N </w:t>
      </w:r>
      <w:r>
        <w:rPr>
          <w:rFonts w:ascii="Times New Roman" w:hAnsi="Times New Roman" w:cs="Times New Roman"/>
          <w:bCs/>
          <w:iCs/>
          <w:sz w:val="24"/>
          <w:szCs w:val="24"/>
        </w:rPr>
        <w:t>and have the same combination index</w:t>
      </w:r>
      <w:commentRangeEnd w:id="663"/>
      <w:r>
        <w:rPr>
          <w:rStyle w:val="afd"/>
        </w:rPr>
        <w:commentReference w:id="663"/>
      </w:r>
      <w:commentRangeEnd w:id="664"/>
      <w:r>
        <w:rPr>
          <w:rStyle w:val="afd"/>
        </w:rPr>
        <w:commentReference w:id="664"/>
      </w:r>
      <w:r>
        <w:rPr>
          <w:rFonts w:ascii="Times New Roman" w:hAnsi="Times New Roman" w:cs="Times New Roman"/>
          <w:bCs/>
          <w:iCs/>
          <w:sz w:val="24"/>
          <w:szCs w:val="24"/>
        </w:rPr>
        <w:t>.</w:t>
      </w:r>
      <w:r>
        <w:rPr>
          <w:rFonts w:ascii="Times New Roman" w:hAnsi="Times New Roman" w:cs="Times New Roman"/>
          <w:iCs/>
          <w:sz w:val="24"/>
          <w:szCs w:val="24"/>
        </w:rPr>
        <w:t xml:space="preserve"> Therefore, we design the following strategy in solving (16). Firstly, we solve a problem by using only information from the posterior mean of the coefficients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m:oMath>
        <m:r>
          <w:rPr>
            <w:rFonts w:ascii="Cambria Math" w:eastAsia="宋体" w:hAnsi="Times New Roman"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sz w:val="24"/>
          <w:szCs w:val="24"/>
        </w:rPr>
        <w:t xml:space="preserve">, for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sz w:val="24"/>
          <w:szCs w:val="24"/>
        </w:rPr>
        <w:t xml:space="preserve"> and applying a </w:t>
      </w:r>
      <w:commentRangeStart w:id="665"/>
      <w:commentRangeStart w:id="666"/>
      <w:r>
        <w:rPr>
          <w:rFonts w:ascii="Times New Roman" w:hAnsi="Times New Roman" w:cs="Times New Roman"/>
          <w:sz w:val="24"/>
          <w:szCs w:val="24"/>
        </w:rPr>
        <w:t xml:space="preserve">common posterior variance estimate </w:t>
      </w:r>
      <m:oMath>
        <m:sSubSup>
          <m:sSubSupPr>
            <m:ctrlPr>
              <w:rPr>
                <w:rFonts w:ascii="Cambria Math" w:eastAsia="宋体" w:hAnsi="Times New Roman" w:cs="Times New Roman"/>
                <w:bCs/>
                <w:i/>
                <w:sz w:val="24"/>
                <w:szCs w:val="24"/>
                <w:highlight w:val="green"/>
              </w:rPr>
            </m:ctrlPr>
          </m:sSubSupPr>
          <m:e>
            <m:r>
              <m:rPr>
                <m:sty m:val="p"/>
              </m:rPr>
              <w:rPr>
                <w:rFonts w:ascii="Cambria Math" w:hAnsi="Cambria Math" w:cs="Times New Roman"/>
                <w:sz w:val="24"/>
                <w:szCs w:val="24"/>
                <w:highlight w:val="green"/>
              </w:rPr>
              <m:t>Λ</m:t>
            </m:r>
          </m:e>
          <m:sub>
            <m:r>
              <w:rPr>
                <w:rFonts w:ascii="Cambria Math" w:eastAsia="宋体" w:hAnsi="Times New Roman" w:cs="Times New Roman"/>
                <w:sz w:val="24"/>
                <w:szCs w:val="24"/>
                <w:highlight w:val="green"/>
              </w:rPr>
              <m:t>w</m:t>
            </m:r>
          </m:sub>
          <m:sup>
            <m:r>
              <w:rPr>
                <w:rFonts w:ascii="Cambria Math" w:eastAsia="宋体" w:hAnsi="Times New Roman" w:cs="Times New Roman"/>
                <w:sz w:val="24"/>
                <w:szCs w:val="24"/>
                <w:highlight w:val="green"/>
              </w:rPr>
              <m:t>E,N</m:t>
            </m:r>
          </m:sup>
        </m:sSubSup>
      </m:oMath>
      <w:r>
        <w:rPr>
          <w:rFonts w:ascii="Times New Roman" w:hAnsi="Times New Roman" w:cs="Times New Roman"/>
          <w:bCs/>
          <w:sz w:val="24"/>
          <w:szCs w:val="24"/>
        </w:rPr>
        <w:t xml:space="preserve"> </w:t>
      </w:r>
      <w:r>
        <w:rPr>
          <w:rFonts w:ascii="Times New Roman" w:hAnsi="Times New Roman" w:cs="Times New Roman"/>
          <w:sz w:val="24"/>
          <w:szCs w:val="24"/>
        </w:rPr>
        <w:t xml:space="preserve">to all solutions </w:t>
      </w:r>
      <w:r>
        <w:rPr>
          <w:rFonts w:ascii="Times New Roman" w:hAnsi="Times New Roman" w:cs="Times New Roman"/>
          <w:b/>
          <w:bCs/>
          <w:sz w:val="24"/>
          <w:szCs w:val="24"/>
        </w:rPr>
        <w:t>x</w:t>
      </w:r>
      <w:commentRangeEnd w:id="665"/>
      <w:r>
        <w:rPr>
          <w:rStyle w:val="afd"/>
        </w:rPr>
        <w:commentReference w:id="665"/>
      </w:r>
      <w:commentRangeEnd w:id="666"/>
      <w:r>
        <w:rPr>
          <w:rStyle w:val="afd"/>
        </w:rPr>
        <w:commentReference w:id="666"/>
      </w:r>
      <w:r>
        <w:rPr>
          <w:rFonts w:ascii="Times New Roman" w:hAnsi="Times New Roman" w:cs="Times New Roman"/>
          <w:sz w:val="24"/>
          <w:szCs w:val="24"/>
        </w:rPr>
        <w:t xml:space="preserve"> that have the same combination index </w:t>
      </w:r>
      <w:r>
        <w:rPr>
          <w:rFonts w:ascii="Times New Roman" w:hAnsi="Times New Roman" w:cs="Times New Roman"/>
          <w:i/>
          <w:iCs/>
          <w:sz w:val="24"/>
          <w:szCs w:val="24"/>
        </w:rPr>
        <w:t>w</w:t>
      </w:r>
      <w:r>
        <w:rPr>
          <w:rFonts w:ascii="Times New Roman" w:hAnsi="Times New Roman" w:cs="Times New Roman"/>
          <w:sz w:val="24"/>
          <w:szCs w:val="24"/>
        </w:rPr>
        <w:t xml:space="preserve">, as following: </w:t>
      </w:r>
    </w:p>
    <w:p w14:paraId="56B811A2" w14:textId="77777777" w:rsidR="00E67543" w:rsidRDefault="009363F8" w:rsidP="000E065A">
      <w:pPr>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D</m:t>
                        </m:r>
                      </m:sub>
                    </m:sSub>
                  </m:sup>
                  <m:e>
                    <w:commentRangeStart w:id="667"/>
                    <w:commentRangeStart w:id="668"/>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D,N</m:t>
                        </m:r>
                      </m:sup>
                    </m:sSubSup>
                    <w:commentRangeEnd w:id="667"/>
                    <m:r>
                      <m:rPr>
                        <m:sty m:val="p"/>
                      </m:rPr>
                      <w:rPr>
                        <w:rStyle w:val="afd"/>
                      </w:rPr>
                      <w:commentReference w:id="667"/>
                    </m:r>
                    <w:commentRangeEnd w:id="668"/>
                    <m:r>
                      <m:rPr>
                        <m:sty m:val="p"/>
                      </m:rPr>
                      <w:rPr>
                        <w:rStyle w:val="afd"/>
                      </w:rPr>
                      <w:commentReference w:id="668"/>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D</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A</m:t>
                        </m:r>
                      </m:sub>
                    </m:sSub>
                  </m:sup>
                  <m:e>
                    <m:sSubSup>
                      <m:sSubSupPr>
                        <m:ctrlPr>
                          <w:rPr>
                            <w:rFonts w:ascii="Cambria Math" w:eastAsia="宋体" w:hAnsi="Times New Roman" w:cs="Times New Roman"/>
                            <w:bCs/>
                            <w:i/>
                            <w:sz w:val="24"/>
                            <w:szCs w:val="24"/>
                            <w:highlight w:val="green"/>
                          </w:rPr>
                        </m:ctrlPr>
                      </m:sSubSupPr>
                      <m:e>
                        <m:r>
                          <w:rPr>
                            <w:rFonts w:ascii="Cambria Math" w:eastAsia="Cambria Math" w:hAnsi="Cambria Math" w:cs="Cambria Math"/>
                            <w:sz w:val="24"/>
                            <w:szCs w:val="24"/>
                            <w:highlight w:val="green"/>
                          </w:rPr>
                          <m:t>b</m:t>
                        </m:r>
                      </m:e>
                      <m:sub>
                        <m:r>
                          <w:rPr>
                            <w:rFonts w:ascii="Cambria Math" w:eastAsia="宋体" w:hAnsi="Times New Roman" w:cs="Times New Roman"/>
                            <w:sz w:val="24"/>
                            <w:szCs w:val="24"/>
                            <w:highlight w:val="green"/>
                          </w:rPr>
                          <m:t>j</m:t>
                        </m:r>
                      </m:sub>
                      <m:sup>
                        <m:r>
                          <w:rPr>
                            <w:rFonts w:ascii="Cambria Math" w:eastAsia="宋体" w:hAnsi="Times New Roman" w:cs="Times New Roman"/>
                            <w:sz w:val="24"/>
                            <w:szCs w:val="24"/>
                            <w:highlight w:val="green"/>
                          </w:rPr>
                          <m:t>A,N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A</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E,N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m:rPr>
                    <m:scr m:val="script"/>
                    <m:sty m:val="p"/>
                  </m:rPr>
                  <w:rPr>
                    <w:rFonts w:ascii="Cambria Math" w:hAnsi="Cambria Math" w:cs="Times New Roman"/>
                    <w:sz w:val="24"/>
                    <w:szCs w:val="24"/>
                  </w:rPr>
                  <m:t>E</m:t>
                </m:r>
              </m:sub>
            </m:sSub>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w:commentRangeStart w:id="669"/>
                    <w:commentRangeStart w:id="670"/>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j,w</m:t>
                        </m:r>
                      </m:sub>
                      <m:sup>
                        <m:r>
                          <w:rPr>
                            <w:rFonts w:ascii="Cambria Math" w:eastAsia="宋体" w:hAnsi="Times New Roman" w:cs="Times New Roman"/>
                            <w:sz w:val="24"/>
                            <w:szCs w:val="24"/>
                          </w:rPr>
                          <m:t>E,N</m:t>
                        </m:r>
                      </m:sup>
                    </m:sSubSup>
                    <w:commentRangeEnd w:id="669"/>
                    <m:r>
                      <m:rPr>
                        <m:sty m:val="p"/>
                      </m:rPr>
                      <w:rPr>
                        <w:rStyle w:val="afd"/>
                      </w:rPr>
                      <w:commentReference w:id="669"/>
                    </m:r>
                    <w:commentRangeEnd w:id="670"/>
                    <m:r>
                      <m:rPr>
                        <m:sty m:val="p"/>
                      </m:rPr>
                      <w:rPr>
                        <w:rStyle w:val="afd"/>
                      </w:rPr>
                      <w:commentReference w:id="670"/>
                    </m:r>
                    <m:ctrlPr>
                      <w:rPr>
                        <w:rFonts w:ascii="Cambria Math" w:hAnsi="Cambria Math" w:cs="Times New Roman"/>
                        <w:iCs/>
                        <w:sz w:val="24"/>
                        <w:szCs w:val="24"/>
                      </w:rPr>
                    </m:ctrlPr>
                  </m:e>
                </m:d>
              </m:e>
              <m:sup>
                <m:f>
                  <m:fPr>
                    <m:ctrlPr>
                      <w:rPr>
                        <w:rFonts w:ascii="Cambria Math" w:eastAsia="微软雅黑" w:hAnsi="Cambria Math" w:cs="微软雅黑"/>
                        <w:i/>
                        <w:color w:val="333333"/>
                        <w:sz w:val="24"/>
                        <w:szCs w:val="24"/>
                        <w:shd w:val="clear" w:color="auto" w:fill="FFFFFF"/>
                      </w:rPr>
                    </m:ctrlPr>
                  </m:fPr>
                  <m:num>
                    <m:r>
                      <w:rPr>
                        <w:rFonts w:ascii="Cambria Math" w:eastAsia="微软雅黑" w:hAnsi="Cambria Math" w:cs="微软雅黑"/>
                        <w:color w:val="333333"/>
                        <w:sz w:val="24"/>
                        <w:szCs w:val="24"/>
                        <w:shd w:val="clear" w:color="auto" w:fill="FFFFFF"/>
                      </w:rPr>
                      <m:t>1</m:t>
                    </m:r>
                  </m:num>
                  <m:den>
                    <m:r>
                      <w:rPr>
                        <w:rFonts w:ascii="Cambria Math" w:eastAsia="微软雅黑" w:hAnsi="Cambria Math" w:cs="微软雅黑"/>
                        <w:color w:val="333333"/>
                        <w:sz w:val="24"/>
                        <w:szCs w:val="24"/>
                        <w:shd w:val="clear" w:color="auto" w:fill="FFFFFF"/>
                      </w:rPr>
                      <m:t>2</m:t>
                    </m:r>
                  </m:den>
                </m:f>
              </m:sup>
            </m:sSup>
            <m:r>
              <w:rPr>
                <w:rFonts w:ascii="Cambria Math" w:eastAsia="宋体"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b"/>
              </m:rP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d>
                  <m:dPr>
                    <m:ctrlPr>
                      <w:rPr>
                        <w:rFonts w:ascii="Cambria Math" w:eastAsia="宋体" w:hAnsi="Times New Roman" w:cs="Times New Roman"/>
                        <w:i/>
                        <w:sz w:val="24"/>
                        <w:szCs w:val="24"/>
                      </w:rPr>
                    </m:ctrlPr>
                  </m:dPr>
                  <m:e>
                    <m:r>
                      <w:rPr>
                        <w:rFonts w:ascii="Cambria Math" w:eastAsia="宋体" w:hAnsi="Times New Roman" w:cs="Times New Roman"/>
                        <w:sz w:val="24"/>
                        <w:szCs w:val="24"/>
                      </w:rPr>
                      <m:t>w</m:t>
                    </m:r>
                  </m:e>
                </m:d>
              </m:sub>
              <m:sup>
                <m:r>
                  <w:rPr>
                    <w:rFonts w:ascii="Cambria Math" w:eastAsia="宋体" w:hAnsi="Times New Roman" w:cs="Times New Roman"/>
                    <w:sz w:val="24"/>
                    <w:szCs w:val="24"/>
                  </w:rPr>
                  <m:t>i</m:t>
                </m:r>
              </m:sup>
            </m:sSubSup>
            <m:r>
              <w:rPr>
                <w:rFonts w:ascii="Cambria Math" w:eastAsia="宋体" w:hAnsi="Cambria Math" w:cs="Times New Roman"/>
                <w:sz w:val="24"/>
                <w:szCs w:val="24"/>
              </w:rPr>
              <m:t>,∀ w</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ctrlPr>
                  <w:rPr>
                    <w:rFonts w:ascii="Cambria Math" w:eastAsia="宋体" w:hAnsi="Cambria Math" w:cs="Times New Roman"/>
                    <w:i/>
                    <w:sz w:val="24"/>
                    <w:szCs w:val="24"/>
                  </w:rPr>
                </m:ctrlPr>
              </m:e>
            </m:d>
            <m:r>
              <w:rPr>
                <w:rFonts w:ascii="Cambria Math" w:eastAsia="宋体" w:hAnsi="Cambria Math" w:cs="Times New Roman"/>
                <w:sz w:val="24"/>
                <w:szCs w:val="24"/>
              </w:rPr>
              <m:t>,j</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ctrlPr>
                  <w:rPr>
                    <w:rFonts w:ascii="Cambria Math" w:eastAsia="宋体" w:hAnsi="Cambria Math" w:cs="Times New Roman"/>
                    <w:i/>
                    <w:sz w:val="24"/>
                    <w:szCs w:val="24"/>
                  </w:rPr>
                </m:ctrlPr>
              </m:e>
            </m:d>
            <m:r>
              <w:rPr>
                <w:rFonts w:ascii="Cambria Math" w:eastAsia="宋体" w:hAnsi="Cambria Math" w:cs="Times New Roman"/>
                <w:sz w:val="24"/>
                <w:szCs w:val="24"/>
              </w:rPr>
              <m:t>,i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ctrlPr>
                  <w:rPr>
                    <w:rFonts w:ascii="Cambria Math" w:eastAsia="宋体" w:hAnsi="Cambria Math" w:cs="Times New Roman"/>
                    <w:i/>
                    <w:sz w:val="24"/>
                    <w:szCs w:val="24"/>
                  </w:rPr>
                </m:ctrlPr>
              </m:e>
            </m:d>
            <m:r>
              <w:rPr>
                <w:rFonts w:ascii="Cambria Math" w:eastAsia="宋体" w:hAnsi="Cambria Math" w:cs="Times New Roman"/>
                <w:sz w:val="24"/>
                <w:szCs w:val="24"/>
              </w:rPr>
              <m:t xml:space="preserve">, </m:t>
            </m:r>
          </m:e>
        </m:eqArr>
      </m:oMath>
      <w:r w:rsidR="00E67543">
        <w:rPr>
          <w:rFonts w:ascii="Times New Roman" w:hAnsi="Times New Roman" w:cs="Times New Roman"/>
          <w:sz w:val="24"/>
          <w:szCs w:val="24"/>
        </w:rPr>
        <w:t xml:space="preserve">(17)            </w:t>
      </w:r>
    </w:p>
    <w:p w14:paraId="6E896165" w14:textId="77777777" w:rsidR="00E67543" w:rsidRPr="003F142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is </w:t>
      </w:r>
      <w:r>
        <w:rPr>
          <w:rFonts w:ascii="Times New Roman" w:hAnsi="Times New Roman" w:cs="Times New Roman" w:hint="eastAsia"/>
          <w:bCs/>
          <w:sz w:val="24"/>
          <w:szCs w:val="24"/>
        </w:rPr>
        <w:t>the</w:t>
      </w:r>
      <w:r>
        <w:rPr>
          <w:rFonts w:ascii="Times New Roman" w:hAnsi="Times New Roman" w:cs="Times New Roman"/>
          <w:bCs/>
          <w:sz w:val="24"/>
          <w:szCs w:val="24"/>
        </w:rPr>
        <w:t xml:space="preserve"> </w:t>
      </w:r>
      <w:r>
        <w:rPr>
          <w:rFonts w:ascii="Times New Roman" w:hAnsi="Times New Roman" w:cs="Times New Roman"/>
          <w:bCs/>
          <w:i/>
          <w:iCs/>
          <w:sz w:val="24"/>
          <w:szCs w:val="24"/>
        </w:rPr>
        <w:t>j</w:t>
      </w:r>
      <w:r>
        <w:rPr>
          <w:rFonts w:ascii="Times New Roman" w:hAnsi="Times New Roman" w:cs="Times New Roman"/>
          <w:bCs/>
          <w:sz w:val="24"/>
          <w:szCs w:val="24"/>
        </w:rPr>
        <w:t>-</w:t>
      </w:r>
      <w:proofErr w:type="spellStart"/>
      <w:r>
        <w:rPr>
          <w:rFonts w:ascii="Times New Roman" w:hAnsi="Times New Roman" w:cs="Times New Roman"/>
          <w:bCs/>
          <w:sz w:val="24"/>
          <w:szCs w:val="24"/>
        </w:rPr>
        <w:t>th</w:t>
      </w:r>
      <w:proofErr w:type="spellEnd"/>
      <w:r>
        <w:rPr>
          <w:rFonts w:ascii="Times New Roman" w:hAnsi="Times New Roman" w:cs="Times New Roman"/>
          <w:bCs/>
          <w:sz w:val="24"/>
          <w:szCs w:val="24"/>
        </w:rPr>
        <w:t xml:space="preserve"> entry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Pr>
          <w:rFonts w:ascii="Times New Roman" w:hAnsi="Times New Roman" w:cs="Times New Roman"/>
          <w:sz w:val="24"/>
          <w:szCs w:val="24"/>
        </w:rPr>
        <w:t xml:space="preserve">. </w:t>
      </w:r>
      <w:r>
        <w:rPr>
          <w:rFonts w:ascii="Times New Roman" w:hAnsi="Times New Roman" w:cs="Times New Roman" w:hint="eastAsia"/>
          <w:sz w:val="24"/>
          <w:szCs w:val="24"/>
        </w:rPr>
        <w:t>By</w:t>
      </w:r>
      <w:r>
        <w:rPr>
          <w:rFonts w:ascii="Times New Roman" w:hAnsi="Times New Roman" w:cs="Times New Roman"/>
          <w:sz w:val="24"/>
          <w:szCs w:val="24"/>
        </w:rPr>
        <w:t xml:space="preserve"> our definition of the partition </w:t>
      </w:r>
      <m:oMath>
        <m:d>
          <m:dPr>
            <m:begChr m:val="{"/>
            <m:endChr m:val="}"/>
            <m:ctrlPr>
              <w:rPr>
                <w:rFonts w:ascii="Cambria Math" w:hAnsi="Cambria Math" w:cs="Times New Roman"/>
                <w:i/>
                <w:sz w:val="24"/>
                <w:szCs w:val="24"/>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 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sz w:val="24"/>
          <w:szCs w:val="24"/>
        </w:rPr>
        <w:t xml:space="preserve"> for the domain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 xml:space="preserve">, </w:t>
      </w:r>
      <m:oMath>
        <m:r>
          <w:rPr>
            <w:rFonts w:ascii="Cambria Math" w:hAnsi="Cambria Math"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o</w:t>
      </w:r>
      <w:r>
        <w:rPr>
          <w:rFonts w:ascii="Times New Roman" w:hAnsi="Times New Roman" w:cs="Times New Roman"/>
          <w:sz w:val="24"/>
          <w:szCs w:val="24"/>
        </w:rPr>
        <w:t xml:space="preserve">ne natural way to solve (17) is </w:t>
      </w:r>
      <w:commentRangeStart w:id="671"/>
      <w:commentRangeStart w:id="672"/>
      <w:r>
        <w:rPr>
          <w:rFonts w:ascii="Times New Roman" w:hAnsi="Times New Roman" w:cs="Times New Roman"/>
          <w:sz w:val="24"/>
          <w:szCs w:val="24"/>
        </w:rPr>
        <w:t xml:space="preserve">by solving a set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Pr>
          <w:rFonts w:ascii="Times New Roman" w:hAnsi="Times New Roman" w:cs="Times New Roman"/>
          <w:bCs/>
          <w:sz w:val="24"/>
          <w:szCs w:val="24"/>
        </w:rPr>
        <w:t xml:space="preserve"> </w:t>
      </w:r>
      <w:r>
        <w:rPr>
          <w:rFonts w:ascii="Times New Roman" w:hAnsi="Times New Roman" w:cs="Times New Roman"/>
          <w:sz w:val="24"/>
          <w:szCs w:val="24"/>
        </w:rPr>
        <w:t>subproblems and comparing their results to derive the Pareto optimal solutions of (17)</w:t>
      </w:r>
      <w:commentRangeEnd w:id="671"/>
      <w:r>
        <w:rPr>
          <w:rStyle w:val="afd"/>
        </w:rPr>
        <w:commentReference w:id="671"/>
      </w:r>
      <w:commentRangeEnd w:id="672"/>
      <w:r>
        <w:rPr>
          <w:rStyle w:val="afd"/>
        </w:rPr>
        <w:commentReference w:id="672"/>
      </w:r>
      <w:r>
        <w:rPr>
          <w:rFonts w:ascii="Times New Roman" w:hAnsi="Times New Roman" w:cs="Times New Roman"/>
          <w:sz w:val="24"/>
          <w:szCs w:val="24"/>
        </w:rPr>
        <w:t>. Each of t</w:t>
      </w:r>
      <w:r w:rsidRPr="00882808">
        <w:rPr>
          <w:rFonts w:ascii="Times New Roman" w:hAnsi="Times New Roman" w:cs="Times New Roman"/>
          <w:sz w:val="24"/>
          <w:szCs w:val="24"/>
        </w:rPr>
        <w:t xml:space="preserve">hese subproblems corresponds to a unique combination index </w:t>
      </w:r>
      <w:r w:rsidRPr="00882808">
        <w:rPr>
          <w:rFonts w:ascii="Times New Roman" w:hAnsi="Times New Roman" w:cs="Times New Roman"/>
          <w:i/>
          <w:iCs/>
          <w:sz w:val="24"/>
          <w:szCs w:val="24"/>
        </w:rPr>
        <w:t>w</w:t>
      </w:r>
      <w:r w:rsidRPr="00882808">
        <w:rPr>
          <w:rFonts w:ascii="Times New Roman" w:hAnsi="Times New Roman" w:cs="Times New Roman"/>
          <w:sz w:val="24"/>
          <w:szCs w:val="24"/>
        </w:rPr>
        <w:t xml:space="preserve">, and </w:t>
      </w:r>
      <w:r w:rsidRPr="00882808">
        <w:rPr>
          <w:rFonts w:ascii="Times New Roman" w:hAnsi="Times New Roman" w:cs="Times New Roman" w:hint="eastAsia"/>
          <w:sz w:val="24"/>
          <w:szCs w:val="24"/>
        </w:rPr>
        <w:t>can</w:t>
      </w:r>
      <w:r w:rsidRPr="00882808">
        <w:rPr>
          <w:rFonts w:ascii="Times New Roman" w:hAnsi="Times New Roman" w:cs="Times New Roman"/>
          <w:sz w:val="24"/>
          <w:szCs w:val="24"/>
        </w:rPr>
        <w:t xml:space="preserve"> be solved by standard multi-objective solver such as </w:t>
      </w:r>
      <w:r w:rsidRPr="00882808">
        <w:rPr>
          <w:rFonts w:ascii="Times New Roman" w:hAnsi="Times New Roman" w:cs="Times New Roman"/>
          <w:sz w:val="24"/>
          <w:szCs w:val="24"/>
          <w:highlight w:val="yellow"/>
        </w:rPr>
        <w:t>NSGAII</w:t>
      </w:r>
      <w:r w:rsidRPr="00882808">
        <w:rPr>
          <w:rFonts w:ascii="Times New Roman" w:hAnsi="Times New Roman" w:cs="Times New Roman"/>
          <w:sz w:val="24"/>
          <w:szCs w:val="24"/>
        </w:rPr>
        <w:t>.</w:t>
      </w:r>
      <w:r>
        <w:rPr>
          <w:rFonts w:ascii="Times New Roman" w:hAnsi="Times New Roman" w:cs="Times New Roman"/>
          <w:sz w:val="24"/>
          <w:szCs w:val="24"/>
        </w:rPr>
        <w:t xml:space="preserve"> </w:t>
      </w:r>
      <w:r w:rsidRPr="00535AAC">
        <w:rPr>
          <w:rFonts w:ascii="Times New Roman" w:hAnsi="Times New Roman" w:cs="Times New Roman"/>
          <w:color w:val="FF0000"/>
          <w:sz w:val="24"/>
          <w:szCs w:val="24"/>
        </w:rPr>
        <w:t>The next step</w:t>
      </w:r>
      <w:r>
        <w:rPr>
          <w:rFonts w:ascii="Times New Roman" w:hAnsi="Times New Roman" w:cs="Times New Roman"/>
          <w:sz w:val="24"/>
          <w:szCs w:val="24"/>
        </w:rPr>
        <w:t xml:space="preserve"> is that for </w:t>
      </w:r>
      <w:commentRangeStart w:id="673"/>
      <w:r>
        <w:rPr>
          <w:rFonts w:ascii="Times New Roman" w:hAnsi="Times New Roman" w:cs="Times New Roman"/>
          <w:sz w:val="24"/>
          <w:szCs w:val="24"/>
        </w:rPr>
        <w:t xml:space="preserve">each sampled solution </w:t>
      </w:r>
      <w:r>
        <w:rPr>
          <w:rFonts w:ascii="Times New Roman" w:hAnsi="Times New Roman" w:cs="Times New Roman"/>
          <w:b/>
          <w:bCs/>
          <w:sz w:val="24"/>
          <w:szCs w:val="24"/>
        </w:rPr>
        <w:t>x</w:t>
      </w:r>
      <w:commentRangeEnd w:id="673"/>
      <w:r w:rsidR="00DB3236">
        <w:rPr>
          <w:rStyle w:val="afd"/>
        </w:rPr>
        <w:commentReference w:id="673"/>
      </w:r>
      <w:r>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we evaluate the objective values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D</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sz w:val="24"/>
          <w:szCs w:val="24"/>
        </w:rPr>
        <w:t xml:space="preserve"> and </w:t>
      </w:r>
      <m:oMath>
        <m:r>
          <w:rPr>
            <w:rFonts w:ascii="Cambria Math" w:eastAsia="宋体"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A</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as well as </w:t>
      </w:r>
      <w:r>
        <w:rPr>
          <w:rFonts w:ascii="Times New Roman" w:hAnsi="Times New Roman" w:cs="Times New Roman"/>
          <w:sz w:val="24"/>
          <w:szCs w:val="24"/>
        </w:rPr>
        <w:t xml:space="preserve">check its feasibility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E</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cr m:val="script"/>
                <m:sty m:val="p"/>
              </m:rPr>
              <w:rPr>
                <w:rFonts w:ascii="Cambria Math" w:hAnsi="Cambria Math" w:cs="Times New Roman"/>
                <w:sz w:val="24"/>
                <w:szCs w:val="24"/>
              </w:rPr>
              <m:t>E</m:t>
            </m:r>
          </m:sub>
        </m:sSub>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r>
        <w:rPr>
          <w:rFonts w:ascii="Times New Roman" w:hAnsi="Times New Roman" w:cs="Times New Roman"/>
          <w:color w:val="333333"/>
          <w:sz w:val="24"/>
          <w:szCs w:val="24"/>
          <w:shd w:val="clear" w:color="auto" w:fill="FFFFFF"/>
        </w:rPr>
        <w:t xml:space="preserve">. This step can be done conveniently as the simulation budget </w:t>
      </w:r>
      <w:r>
        <w:rPr>
          <w:rFonts w:ascii="Times New Roman" w:hAnsi="Times New Roman" w:cs="Times New Roman"/>
          <w:i/>
          <w:iCs/>
          <w:color w:val="333333"/>
          <w:sz w:val="24"/>
          <w:szCs w:val="24"/>
          <w:shd w:val="clear" w:color="auto" w:fill="FFFFFF"/>
        </w:rPr>
        <w:t>N</w:t>
      </w:r>
      <w:r>
        <w:rPr>
          <w:rFonts w:ascii="Times New Roman" w:hAnsi="Times New Roman" w:cs="Times New Roman"/>
          <w:color w:val="333333"/>
          <w:sz w:val="24"/>
          <w:szCs w:val="24"/>
          <w:shd w:val="clear" w:color="auto" w:fill="FFFFFF"/>
        </w:rPr>
        <w:t xml:space="preserve"> is generally much smaller than the total number of solutions in </w:t>
      </w:r>
      <m:oMath>
        <m:r>
          <m:rPr>
            <m:scr m:val="script"/>
          </m:rPr>
          <w:rPr>
            <w:rFonts w:ascii="Cambria Math" w:hAnsi="Cambria Math" w:cs="Times New Roman"/>
            <w:sz w:val="24"/>
            <w:szCs w:val="24"/>
          </w:rPr>
          <m:t>X</m:t>
        </m:r>
      </m:oMath>
      <w:r>
        <w:rPr>
          <w:rFonts w:ascii="Times New Roman" w:hAnsi="Times New Roman" w:cs="Times New Roman"/>
          <w:color w:val="333333"/>
          <w:sz w:val="24"/>
          <w:szCs w:val="24"/>
          <w:shd w:val="clear" w:color="auto" w:fill="FFFFFF"/>
        </w:rPr>
        <w:t xml:space="preserve">. </w:t>
      </w:r>
      <w:commentRangeStart w:id="674"/>
      <w:r w:rsidRPr="00535AAC">
        <w:rPr>
          <w:rFonts w:ascii="Times New Roman" w:hAnsi="Times New Roman" w:cs="Times New Roman"/>
          <w:color w:val="FF0000"/>
          <w:sz w:val="24"/>
          <w:szCs w:val="24"/>
          <w:shd w:val="clear" w:color="auto" w:fill="FFFFFF"/>
        </w:rPr>
        <w:t xml:space="preserve">Finally, </w:t>
      </w:r>
      <w:r>
        <w:rPr>
          <w:rFonts w:ascii="Times New Roman" w:hAnsi="Times New Roman" w:cs="Times New Roman"/>
          <w:color w:val="333333"/>
          <w:sz w:val="24"/>
          <w:szCs w:val="24"/>
          <w:shd w:val="clear" w:color="auto" w:fill="FFFFFF"/>
        </w:rPr>
        <w:t>we can simply compare the objective values of the sampled feasible solutions to those of the Pareto optimal solutions of (17) (with those sampled ones deleted if any) to form the true Pareto optimal solutions for the original proble</w:t>
      </w:r>
      <w:commentRangeEnd w:id="674"/>
      <w:r w:rsidR="007C5D82">
        <w:rPr>
          <w:rStyle w:val="afd"/>
        </w:rPr>
        <w:commentReference w:id="674"/>
      </w:r>
      <w:r>
        <w:rPr>
          <w:rFonts w:ascii="Times New Roman" w:hAnsi="Times New Roman" w:cs="Times New Roman"/>
          <w:color w:val="333333"/>
          <w:sz w:val="24"/>
          <w:szCs w:val="24"/>
          <w:shd w:val="clear" w:color="auto" w:fill="FFFFFF"/>
        </w:rPr>
        <w:t xml:space="preserve">m (16). </w:t>
      </w:r>
    </w:p>
    <w:bookmarkEnd w:id="662"/>
    <w:p w14:paraId="276A4EF6" w14:textId="77777777" w:rsidR="00E67543" w:rsidRPr="00E0165C" w:rsidRDefault="00E67543" w:rsidP="000E065A">
      <w:pPr>
        <w:rPr>
          <w:rFonts w:ascii="Times New Roman" w:hAnsi="Times New Roman" w:cs="Times New Roman"/>
          <w:sz w:val="24"/>
          <w:szCs w:val="24"/>
        </w:rPr>
      </w:pPr>
    </w:p>
    <w:p w14:paraId="3464032B" w14:textId="0CB8E50D" w:rsidR="00E67543" w:rsidRPr="007A4EB5" w:rsidRDefault="00F22D01" w:rsidP="000E065A">
      <w:pPr>
        <w:pStyle w:val="2"/>
        <w:spacing w:before="0"/>
        <w:rPr>
          <w:rFonts w:ascii="Times New Roman" w:hAnsi="Times New Roman" w:cs="Times New Roman"/>
          <w:i/>
          <w:iCs/>
          <w:color w:val="auto"/>
          <w:sz w:val="24"/>
          <w:szCs w:val="24"/>
        </w:rPr>
      </w:pPr>
      <w:r>
        <w:rPr>
          <w:rFonts w:ascii="Times New Roman" w:eastAsiaTheme="minorEastAsia" w:hAnsi="Times New Roman" w:cs="Times New Roman"/>
          <w:i/>
          <w:iCs/>
          <w:color w:val="auto"/>
          <w:sz w:val="24"/>
          <w:szCs w:val="24"/>
        </w:rPr>
        <w:t>4</w:t>
      </w:r>
      <w:r w:rsidR="00E67543" w:rsidRPr="007A4EB5">
        <w:rPr>
          <w:rFonts w:ascii="Times New Roman" w:eastAsiaTheme="minorEastAsia" w:hAnsi="Times New Roman" w:cs="Times New Roman"/>
          <w:i/>
          <w:iCs/>
          <w:color w:val="auto"/>
          <w:sz w:val="24"/>
          <w:szCs w:val="24"/>
        </w:rPr>
        <w:t>.</w:t>
      </w:r>
      <w:r w:rsidR="00E67543">
        <w:rPr>
          <w:rFonts w:ascii="Times New Roman" w:eastAsiaTheme="minorEastAsia" w:hAnsi="Times New Roman" w:cs="Times New Roman"/>
          <w:i/>
          <w:iCs/>
          <w:color w:val="auto"/>
          <w:sz w:val="24"/>
          <w:szCs w:val="24"/>
        </w:rPr>
        <w:t>3</w:t>
      </w:r>
      <w:r w:rsidR="00E67543" w:rsidRPr="007A4EB5">
        <w:rPr>
          <w:color w:val="auto"/>
        </w:rPr>
        <w:t xml:space="preserve"> </w:t>
      </w:r>
      <w:r w:rsidR="00E67543">
        <w:rPr>
          <w:rFonts w:ascii="Times New Roman" w:hAnsi="Times New Roman" w:cs="Times New Roman"/>
          <w:i/>
          <w:iCs/>
          <w:color w:val="auto"/>
          <w:sz w:val="24"/>
          <w:szCs w:val="24"/>
        </w:rPr>
        <w:t xml:space="preserve">The Knowledge Gradient (KG) based sampling policy </w:t>
      </w:r>
    </w:p>
    <w:p w14:paraId="7BDA4D41"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We adopt the knowledge gradient based sampling policy for </w:t>
      </w:r>
      <w:commentRangeStart w:id="675"/>
      <w:r>
        <w:rPr>
          <w:rFonts w:ascii="Times New Roman" w:hAnsi="Times New Roman" w:cs="Times New Roman"/>
          <w:sz w:val="24"/>
          <w:szCs w:val="24"/>
        </w:rPr>
        <w:t>solving problem (16)</w:t>
      </w:r>
      <w:commentRangeEnd w:id="675"/>
      <w:r w:rsidR="000950C6">
        <w:rPr>
          <w:rStyle w:val="afd"/>
        </w:rPr>
        <w:commentReference w:id="675"/>
      </w:r>
      <w:r>
        <w:rPr>
          <w:rFonts w:ascii="Times New Roman" w:hAnsi="Times New Roman" w:cs="Times New Roman"/>
          <w:sz w:val="24"/>
          <w:szCs w:val="24"/>
        </w:rPr>
        <w:t xml:space="preserve">. Specifically, at each sampling stage </w:t>
      </w:r>
      <m:oMath>
        <m:r>
          <w:rPr>
            <w:rFonts w:ascii="Cambria Math" w:hAnsi="Cambria Math" w:cs="Times New Roman"/>
            <w:sz w:val="24"/>
            <w:szCs w:val="24"/>
          </w:rPr>
          <m:t>n</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r>
          <w:rPr>
            <w:rFonts w:ascii="Cambria Math" w:hAnsi="Cambria Math" w:cs="Times New Roman"/>
            <w:sz w:val="24"/>
            <w:szCs w:val="24"/>
          </w:rPr>
          <m:t>N</m:t>
        </m:r>
      </m:oMath>
      <w:r>
        <w:rPr>
          <w:rFonts w:ascii="Times New Roman" w:hAnsi="Times New Roman" w:cs="Times New Roman"/>
          <w:b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we go through the following steps: </w:t>
      </w:r>
    </w:p>
    <w:p w14:paraId="00D29F24"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1) Generate a set of candidate solutions,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Cs/>
          <w:sz w:val="24"/>
          <w:szCs w:val="24"/>
        </w:rPr>
        <w:t xml:space="preserve">, which is the union of two separately generated sets, i.e.,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p"/>
          </m:rPr>
          <w:rPr>
            <w:rFonts w:ascii="Cambria Math" w:hAnsi="Cambria Math"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The first set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is simply a random selection of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Pr>
          <w:rFonts w:ascii="Times New Roman" w:hAnsi="Times New Roman" w:cs="Times New Roman"/>
          <w:sz w:val="24"/>
          <w:szCs w:val="24"/>
        </w:rPr>
        <w:t xml:space="preserve"> solutions </w:t>
      </w:r>
      <m:oMath>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ascii="Times New Roman" w:hAnsi="Times New Roman" w:cs="Times New Roman"/>
          <w:bCs/>
          <w:sz w:val="24"/>
          <w:szCs w:val="24"/>
        </w:rPr>
        <w:t xml:space="preserve">. While the second set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Pr>
          <w:rFonts w:ascii="Times New Roman" w:hAnsi="Times New Roman" w:cs="Times New Roman"/>
          <w:bCs/>
          <w:sz w:val="24"/>
          <w:szCs w:val="24"/>
        </w:rPr>
        <w:t xml:space="preserve"> contains the solutions that </w:t>
      </w:r>
      <w:r>
        <w:rPr>
          <w:rFonts w:ascii="Times New Roman" w:hAnsi="Times New Roman" w:cs="Times New Roman"/>
          <w:sz w:val="24"/>
          <w:szCs w:val="24"/>
        </w:rPr>
        <w:t>are close to the optimizers (i.e., nondominant solutions) of the deterministic optimization problem (16) (</w:t>
      </w:r>
      <w:commentRangeStart w:id="676"/>
      <w:commentRangeStart w:id="677"/>
      <w:r w:rsidRPr="006C75E1">
        <w:rPr>
          <w:rFonts w:ascii="Times New Roman" w:hAnsi="Times New Roman" w:cs="Times New Roman"/>
          <w:sz w:val="24"/>
          <w:szCs w:val="24"/>
          <w:highlight w:val="green"/>
        </w:rPr>
        <w:t xml:space="preserve">with subscript </w:t>
      </w:r>
      <w:r w:rsidRPr="006C75E1">
        <w:rPr>
          <w:rFonts w:ascii="Times New Roman" w:hAnsi="Times New Roman" w:cs="Times New Roman" w:hint="eastAsia"/>
          <w:i/>
          <w:iCs/>
          <w:sz w:val="24"/>
          <w:szCs w:val="24"/>
          <w:highlight w:val="green"/>
        </w:rPr>
        <w:t>N</w:t>
      </w:r>
      <w:r w:rsidRPr="006C75E1">
        <w:rPr>
          <w:rFonts w:ascii="Times New Roman" w:hAnsi="Times New Roman" w:cs="Times New Roman"/>
          <w:i/>
          <w:iCs/>
          <w:sz w:val="24"/>
          <w:szCs w:val="24"/>
          <w:highlight w:val="green"/>
        </w:rPr>
        <w:t xml:space="preserve"> </w:t>
      </w:r>
      <w:r w:rsidRPr="006C75E1">
        <w:rPr>
          <w:rFonts w:ascii="Times New Roman" w:hAnsi="Times New Roman" w:cs="Times New Roman"/>
          <w:sz w:val="24"/>
          <w:szCs w:val="24"/>
          <w:highlight w:val="green"/>
        </w:rPr>
        <w:t xml:space="preserve">replaced by </w:t>
      </w:r>
      <w:r w:rsidRPr="006C75E1">
        <w:rPr>
          <w:rFonts w:ascii="Times New Roman" w:hAnsi="Times New Roman" w:cs="Times New Roman" w:hint="eastAsia"/>
          <w:i/>
          <w:iCs/>
          <w:sz w:val="24"/>
          <w:szCs w:val="24"/>
          <w:highlight w:val="green"/>
        </w:rPr>
        <w:t>n</w:t>
      </w:r>
      <w:commentRangeEnd w:id="676"/>
      <w:r>
        <w:rPr>
          <w:rStyle w:val="afd"/>
        </w:rPr>
        <w:commentReference w:id="676"/>
      </w:r>
      <w:commentRangeEnd w:id="677"/>
      <w:r>
        <w:rPr>
          <w:rStyle w:val="afd"/>
        </w:rPr>
        <w:commentReference w:id="677"/>
      </w:r>
      <w:r>
        <w:rPr>
          <w:rFonts w:ascii="Times New Roman" w:hAnsi="Times New Roman" w:cs="Times New Roman" w:hint="eastAsia"/>
          <w:sz w:val="24"/>
          <w:szCs w:val="24"/>
        </w:rPr>
        <w:t>)</w:t>
      </w:r>
      <w:r>
        <w:rPr>
          <w:rFonts w:ascii="Times New Roman" w:hAnsi="Times New Roman" w:cs="Times New Roman"/>
          <w:sz w:val="24"/>
          <w:szCs w:val="24"/>
        </w:rPr>
        <w:t xml:space="preserve">. Formally, we define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as the Pareto optimal front of problem </w:t>
      </w:r>
      <w:r>
        <w:rPr>
          <w:rFonts w:ascii="Times New Roman" w:hAnsi="Times New Roman" w:cs="Times New Roman"/>
          <w:sz w:val="24"/>
          <w:szCs w:val="24"/>
        </w:rPr>
        <w:t xml:space="preserve">(16) (with subscript </w:t>
      </w:r>
      <w:r>
        <w:rPr>
          <w:rFonts w:ascii="Times New Roman" w:hAnsi="Times New Roman" w:cs="Times New Roman" w:hint="eastAsia"/>
          <w:i/>
          <w:iCs/>
          <w:sz w:val="24"/>
          <w:szCs w:val="24"/>
        </w:rPr>
        <w:t>N</w:t>
      </w:r>
      <w:r>
        <w:rPr>
          <w:rFonts w:ascii="Times New Roman" w:hAnsi="Times New Roman" w:cs="Times New Roman"/>
          <w:i/>
          <w:iCs/>
          <w:sz w:val="24"/>
          <w:szCs w:val="24"/>
        </w:rPr>
        <w:t xml:space="preserve"> </w:t>
      </w:r>
      <w:r>
        <w:rPr>
          <w:rFonts w:ascii="Times New Roman" w:hAnsi="Times New Roman" w:cs="Times New Roman"/>
          <w:sz w:val="24"/>
          <w:szCs w:val="24"/>
        </w:rPr>
        <w:t xml:space="preserve">replaced by </w:t>
      </w:r>
      <w:r>
        <w:rPr>
          <w:rFonts w:ascii="Times New Roman" w:hAnsi="Times New Roman" w:cs="Times New Roman" w:hint="eastAsia"/>
          <w:i/>
          <w:iCs/>
          <w:sz w:val="24"/>
          <w:szCs w:val="24"/>
        </w:rPr>
        <w:t>n</w:t>
      </w:r>
      <w:r>
        <w:rPr>
          <w:rFonts w:ascii="Times New Roman" w:hAnsi="Times New Roman" w:cs="Times New Roman" w:hint="eastAsia"/>
          <w:sz w:val="24"/>
          <w:szCs w:val="24"/>
        </w:rPr>
        <w:t>)</w:t>
      </w:r>
      <w:r>
        <w:rPr>
          <w:rFonts w:ascii="Times New Roman" w:hAnsi="Times New Roman" w:cs="Times New Roman"/>
          <w:sz w:val="24"/>
          <w:szCs w:val="24"/>
        </w:rPr>
        <w:t xml:space="preserve">:   </w:t>
      </w:r>
    </w:p>
    <w:p w14:paraId="2B2FEA8B" w14:textId="617A5767" w:rsidR="00E67543" w:rsidRDefault="009363F8" w:rsidP="000E065A">
      <w:pPr>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w:commentRangeStart w:id="678"/>
            <w:commentRangeStart w:id="679"/>
            <m:acc>
              <m:accPr>
                <m:chr m:val="̅"/>
                <m:ctrlPr>
                  <w:rPr>
                    <w:rFonts w:ascii="Cambria Math" w:hAnsi="Cambria Math" w:cs="Times New Roman"/>
                    <w:b/>
                    <w:bCs/>
                    <w:sz w:val="24"/>
                    <w:szCs w:val="24"/>
                    <w:highlight w:val="yellow"/>
                  </w:rPr>
                </m:ctrlPr>
              </m:accPr>
              <m:e>
                <m:r>
                  <m:rPr>
                    <m:scr m:val="script"/>
                  </m:rPr>
                  <w:rPr>
                    <w:rFonts w:ascii="Cambria Math" w:hAnsi="Cambria Math" w:cs="Times New Roman"/>
                    <w:sz w:val="24"/>
                    <w:szCs w:val="24"/>
                    <w:highlight w:val="yellow"/>
                  </w:rPr>
                  <m:t>X</m:t>
                </m:r>
              </m:e>
            </m:acc>
            <w:commentRangeEnd w:id="678"/>
            <m:r>
              <m:rPr>
                <m:sty m:val="p"/>
              </m:rPr>
              <w:rPr>
                <w:rStyle w:val="afd"/>
              </w:rPr>
              <w:commentReference w:id="678"/>
            </m:r>
            <w:commentRangeEnd w:id="679"/>
            <m:r>
              <m:rPr>
                <m:sty m:val="p"/>
              </m:rPr>
              <w:rPr>
                <w:rStyle w:val="afd"/>
              </w:rPr>
              <w:commentReference w:id="679"/>
            </m:r>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bSup>
              <m:sSubSupPr>
                <m:ctrlPr>
                  <w:rPr>
                    <w:rFonts w:ascii="Cambria Math" w:hAnsi="Cambria Math" w:cs="Cambria Math"/>
                    <w:color w:val="333333"/>
                    <w:sz w:val="24"/>
                    <w:szCs w:val="24"/>
                    <w:shd w:val="clear" w:color="auto" w:fill="FFFFFF"/>
                  </w:rPr>
                </m:ctrlPr>
              </m:sSub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rPr>
                        <w:rFonts w:ascii="Cambria Math" w:hAnsi="Cambria Math" w:cs="Cambria Math"/>
                        <w:color w:val="FF0000"/>
                        <w:sz w:val="24"/>
                        <w:szCs w:val="24"/>
                        <w:shd w:val="clear" w:color="auto" w:fill="FFFFFF"/>
                        <w:rPrChange w:id="680" w:author="Microsoft 帐户" w:date="2020-08-30T07:47:00Z">
                          <w:rPr>
                            <w:rFonts w:ascii="Cambria Math" w:hAnsi="Cambria Math" w:cs="Cambria Math"/>
                            <w:color w:val="333333"/>
                            <w:sz w:val="24"/>
                            <w:szCs w:val="24"/>
                            <w:shd w:val="clear" w:color="auto" w:fill="FFFFFF"/>
                          </w:rPr>
                        </w:rPrChange>
                      </w:rPr>
                      <m:t>N</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w:commentRangeStart w:id="681"/>
                    <m:r>
                      <w:rPr>
                        <w:rFonts w:ascii="Cambria Math" w:hAnsi="Cambria Math" w:cs="Cambria Math"/>
                        <w:color w:val="333333"/>
                        <w:sz w:val="24"/>
                        <w:szCs w:val="24"/>
                        <w:shd w:val="clear" w:color="auto" w:fill="FFFFFF"/>
                      </w:rPr>
                      <m:t>N</m:t>
                    </m:r>
                    <w:commentRangeEnd w:id="681"/>
                    <m:r>
                      <m:rPr>
                        <m:sty m:val="p"/>
                      </m:rPr>
                      <w:rPr>
                        <w:rStyle w:val="afd"/>
                      </w:rPr>
                      <w:commentReference w:id="681"/>
                    </m:r>
                  </m:sup>
                </m:s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α</m:t>
                    </m:r>
                  </m:e>
                  <m:sub>
                    <m:r>
                      <m:rPr>
                        <m:sty m:val="p"/>
                      </m:rPr>
                      <w:rPr>
                        <w:rFonts w:ascii="Cambria Math" w:hAnsi="Cambria Math" w:cs="Times New Roman"/>
                        <w:sz w:val="24"/>
                        <w:szCs w:val="24"/>
                      </w:rPr>
                      <m:t>1</m:t>
                    </m:r>
                    <m:r>
                      <m:rPr>
                        <m:sty m:val="p"/>
                      </m:rPr>
                      <w:rPr>
                        <w:rFonts w:ascii="Cambria Math" w:eastAsia="微软雅黑" w:hAnsi="Cambria Math" w:cs="微软雅黑" w:hint="eastAsia"/>
                        <w:sz w:val="24"/>
                        <w:szCs w:val="24"/>
                      </w:rPr>
                      <m:t>-</m:t>
                    </m:r>
                    <m:r>
                      <m:rPr>
                        <m:scr m:val="script"/>
                        <m:sty m:val="p"/>
                      </m:rPr>
                      <w:rPr>
                        <w:rFonts w:ascii="Cambria Math" w:hAnsi="Cambria Math" w:cs="Times New Roman"/>
                        <w:sz w:val="24"/>
                        <w:szCs w:val="24"/>
                      </w:rPr>
                      <m:t>E</m:t>
                    </m:r>
                  </m:sub>
                </m:sSub>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color w:val="FF0000"/>
                                <w:sz w:val="24"/>
                                <w:szCs w:val="24"/>
                                <w:rPrChange w:id="682" w:author="Microsoft 帐户" w:date="2020-08-30T07:47:00Z">
                                  <w:rPr>
                                    <w:rFonts w:ascii="Cambria Math" w:hAnsi="Cambria Math" w:cs="Cambria Math"/>
                                    <w:sz w:val="24"/>
                                    <w:szCs w:val="24"/>
                                  </w:rPr>
                                </w:rPrChange>
                              </w:rPr>
                              <m:t>N</m:t>
                            </m:r>
                          </m:sup>
                        </m:sSubSup>
                        <m:ctrlPr>
                          <w:rPr>
                            <w:rFonts w:ascii="Cambria Math" w:hAnsi="Cambria Math" w:cs="Times New Roman"/>
                            <w:iCs/>
                            <w:sz w:val="24"/>
                            <w:szCs w:val="24"/>
                          </w:rPr>
                        </m:ctrlPr>
                      </m:e>
                    </m:d>
                  </m:e>
                  <m:sup>
                    <m:f>
                      <m:fPr>
                        <m:ctrlPr>
                          <w:rPr>
                            <w:rFonts w:ascii="Cambria Math" w:eastAsia="微软雅黑" w:hAnsi="Cambria Math" w:cs="微软雅黑"/>
                            <w:i/>
                            <w:color w:val="333333"/>
                            <w:sz w:val="24"/>
                            <w:szCs w:val="24"/>
                            <w:shd w:val="clear" w:color="auto" w:fill="FFFFFF"/>
                          </w:rPr>
                        </m:ctrlPr>
                      </m:fPr>
                      <m:num>
                        <m:r>
                          <w:rPr>
                            <w:rFonts w:ascii="Cambria Math" w:eastAsia="微软雅黑" w:hAnsi="Cambria Math" w:cs="微软雅黑"/>
                            <w:color w:val="333333"/>
                            <w:sz w:val="24"/>
                            <w:szCs w:val="24"/>
                            <w:shd w:val="clear" w:color="auto" w:fill="FFFFFF"/>
                          </w:rPr>
                          <m:t>1</m:t>
                        </m:r>
                      </m:num>
                      <m:den>
                        <m:r>
                          <w:rPr>
                            <w:rFonts w:ascii="Cambria Math" w:eastAsia="微软雅黑" w:hAnsi="Cambria Math" w:cs="微软雅黑"/>
                            <w:color w:val="333333"/>
                            <w:sz w:val="24"/>
                            <w:szCs w:val="24"/>
                            <w:shd w:val="clear" w:color="auto" w:fill="FFFFFF"/>
                          </w:rPr>
                          <m:t>2</m:t>
                        </m:r>
                      </m:den>
                    </m:f>
                  </m:sup>
                </m:sSup>
                <m:r>
                  <w:rPr>
                    <w:rFonts w:ascii="Cambria Math" w:hAnsi="Cambria Math" w:cs="Cambria Math"/>
                    <w:color w:val="333333"/>
                    <w:sz w:val="24"/>
                    <w:szCs w:val="24"/>
                    <w:shd w:val="clear" w:color="auto" w:fill="FFFFFF"/>
                  </w:rPr>
                  <m:t xml:space="preserve">, </m:t>
                </m:r>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w:commentRangeStart w:id="683"/>
            <w:commentRangeStart w:id="684"/>
            <m:r>
              <w:del w:id="685" w:author="Zhen Tan" w:date="2020-08-27T17:39:00Z">
                <m:rPr>
                  <m:sty m:val="p"/>
                </m:rPr>
                <w:rPr>
                  <w:rFonts w:ascii="Cambria Math" w:eastAsia="宋体" w:hAnsi="Times New Roman" w:cs="Times New Roman"/>
                  <w:sz w:val="24"/>
                  <w:szCs w:val="24"/>
                </w:rPr>
                <m:t>&gt;</m:t>
              </w:del>
            </m:r>
            <w:commentRangeEnd w:id="683"/>
            <m:r>
              <w:del w:id="686" w:author="Zhen Tan" w:date="2020-08-27T17:39:00Z">
                <m:rPr>
                  <m:sty m:val="p"/>
                </m:rPr>
                <w:rPr>
                  <w:rStyle w:val="afd"/>
                </w:rPr>
                <w:commentReference w:id="683"/>
              </w:del>
            </m:r>
            <w:commentRangeEnd w:id="684"/>
            <m:r>
              <w:del w:id="687" w:author="Zhen Tan" w:date="2020-08-27T17:39:00Z">
                <m:rPr>
                  <m:sty m:val="p"/>
                </m:rPr>
                <w:rPr>
                  <w:rStyle w:val="afd"/>
                </w:rPr>
                <w:commentReference w:id="684"/>
              </w:del>
            </m:r>
            <m:r>
              <w:ins w:id="688" w:author="Zhen Tan" w:date="2020-08-27T17:39:00Z">
                <m:rPr>
                  <m:sty m:val="p"/>
                </m:rPr>
                <w:rPr>
                  <w:rFonts w:ascii="Cambria Math" w:eastAsia="宋体" w:hAnsi="Times New Roman" w:cs="Times New Roman"/>
                  <w:sz w:val="24"/>
                  <w:szCs w:val="24"/>
                </w:rPr>
                <m:t>&lt;</m:t>
              </w:ins>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color w:val="333333"/>
                <w:sz w:val="24"/>
                <w:szCs w:val="24"/>
                <w:shd w:val="clear" w:color="auto" w:fill="FFFFFF"/>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ctrlPr>
                  <w:rPr>
                    <w:rFonts w:ascii="Cambria Math" w:eastAsia="宋体" w:hAnsi="Cambria Math" w:cs="Times New Roman"/>
                    <w:i/>
                    <w:sz w:val="24"/>
                    <w:szCs w:val="24"/>
                  </w:rPr>
                </m:ctrlPr>
              </m:e>
            </m:d>
          </m:e>
        </m:d>
      </m:oMath>
      <w:r w:rsidR="00E67543" w:rsidRPr="005D04A3">
        <w:rPr>
          <w:rFonts w:ascii="Times New Roman" w:hAnsi="Times New Roman" w:cs="Times New Roman"/>
          <w:bCs/>
          <w:sz w:val="24"/>
          <w:szCs w:val="24"/>
        </w:rPr>
        <w:t>,</w:t>
      </w:r>
      <w:r w:rsidR="00E67543">
        <w:rPr>
          <w:rFonts w:ascii="Times New Roman" w:hAnsi="Times New Roman" w:cs="Times New Roman"/>
          <w:b/>
          <w:sz w:val="24"/>
          <w:szCs w:val="24"/>
        </w:rPr>
        <w:t xml:space="preserve">   </w:t>
      </w:r>
      <w:r w:rsidR="00E67543">
        <w:rPr>
          <w:rFonts w:ascii="Times New Roman" w:hAnsi="Times New Roman" w:cs="Times New Roman"/>
          <w:bCs/>
          <w:sz w:val="24"/>
          <w:szCs w:val="24"/>
        </w:rPr>
        <w:t>(18)</w:t>
      </w:r>
    </w:p>
    <w:p w14:paraId="68458E64" w14:textId="0A1DFF6A" w:rsidR="00E67543" w:rsidRPr="00535AAC" w:rsidRDefault="00E67543" w:rsidP="000E065A">
      <w:pPr>
        <w:rPr>
          <w:rFonts w:ascii="Times New Roman" w:hAnsi="Times New Roman" w:cs="Times New Roman"/>
          <w:bCs/>
          <w:sz w:val="24"/>
          <w:szCs w:val="24"/>
        </w:rPr>
      </w:pPr>
      <w:commentRangeStart w:id="689"/>
      <w:commentRangeStart w:id="690"/>
      <w:r>
        <w:rPr>
          <w:rFonts w:ascii="Times New Roman" w:hAnsi="Times New Roman" w:cs="Times New Roman"/>
          <w:sz w:val="24"/>
          <w:szCs w:val="24"/>
        </w:rPr>
        <w:lastRenderedPageBreak/>
        <w:t xml:space="preserve">if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r>
        <w:rPr>
          <w:rFonts w:ascii="Times New Roman" w:hAnsi="Times New Roman" w:cs="Times New Roman"/>
          <w:bCs/>
          <w:sz w:val="24"/>
          <w:szCs w:val="24"/>
        </w:rPr>
        <w:t>contains more than</w:t>
      </w:r>
      <w:r w:rsidRPr="00211D2F">
        <w:rPr>
          <w:rFonts w:ascii="Times New Roman" w:hAnsi="Times New Roman" w:cs="Times New Roman"/>
          <w:bCs/>
          <w:color w:val="FF0000"/>
          <w:sz w:val="24"/>
          <w:szCs w:val="24"/>
        </w:rPr>
        <w:t xml:space="preserve"> </w:t>
      </w:r>
      <m:oMath>
        <m:sSub>
          <m:sSubPr>
            <m:ctrlPr>
              <w:rPr>
                <w:rFonts w:ascii="Cambria Math" w:hAnsi="Times New Roman" w:cs="Times New Roman"/>
                <w:i/>
                <w:color w:val="FF0000"/>
                <w:sz w:val="24"/>
                <w:szCs w:val="24"/>
              </w:rPr>
            </m:ctrlPr>
          </m:sSubPr>
          <m:e>
            <m:r>
              <w:rPr>
                <w:rFonts w:ascii="Cambria Math" w:eastAsia="宋体" w:hAnsi="Cambria Math" w:cs="Times New Roman"/>
                <w:color w:val="FF0000"/>
                <w:sz w:val="24"/>
                <w:szCs w:val="24"/>
              </w:rPr>
              <m:t>K</m:t>
            </m:r>
          </m:e>
          <m:sub>
            <m:r>
              <m:rPr>
                <m:sty m:val="p"/>
              </m:rPr>
              <w:rPr>
                <w:rFonts w:ascii="Cambria Math" w:hAnsi="Cambria Math" w:cs="Times New Roman"/>
                <w:color w:val="FF0000"/>
                <w:sz w:val="24"/>
                <w:szCs w:val="24"/>
              </w:rPr>
              <m:t>2</m:t>
            </m:r>
          </m:sub>
        </m:sSub>
      </m:oMath>
      <w:r w:rsidRPr="00211D2F">
        <w:rPr>
          <w:rFonts w:ascii="Times New Roman" w:hAnsi="Times New Roman" w:cs="Times New Roman"/>
          <w:bCs/>
          <w:color w:val="FF0000"/>
          <w:sz w:val="24"/>
          <w:szCs w:val="24"/>
        </w:rPr>
        <w:t xml:space="preserve"> </w:t>
      </w:r>
      <w:r>
        <w:rPr>
          <w:rFonts w:ascii="Times New Roman" w:hAnsi="Times New Roman" w:cs="Times New Roman"/>
          <w:bCs/>
          <w:sz w:val="24"/>
          <w:szCs w:val="24"/>
        </w:rPr>
        <w:t xml:space="preserve">solutions, we simply choose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Cs/>
          <w:sz w:val="24"/>
          <w:szCs w:val="24"/>
        </w:rPr>
        <w:t>; otherwise</w:t>
      </w:r>
      <w:commentRangeEnd w:id="689"/>
      <w:r>
        <w:rPr>
          <w:rStyle w:val="afd"/>
        </w:rPr>
        <w:commentReference w:id="689"/>
      </w:r>
      <w:commentRangeEnd w:id="690"/>
      <w:r>
        <w:rPr>
          <w:rStyle w:val="afd"/>
        </w:rPr>
        <w:commentReference w:id="690"/>
      </w:r>
      <w:r>
        <w:rPr>
          <w:rFonts w:ascii="Times New Roman" w:hAnsi="Times New Roman" w:cs="Times New Roman"/>
          <w:bCs/>
          <w:sz w:val="24"/>
          <w:szCs w:val="24"/>
        </w:rPr>
        <w:t xml:space="preserve"> </w:t>
      </w:r>
      <w:r>
        <w:rPr>
          <w:rFonts w:ascii="Times New Roman" w:hAnsi="Times New Roman" w:cs="Times New Roman"/>
          <w:sz w:val="24"/>
          <w:szCs w:val="24"/>
        </w:rPr>
        <w:t xml:space="preserve">we generate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 xml:space="preserve">new solutions each by firstly choosing a </w:t>
      </w:r>
      <w:r w:rsidRPr="001B4905">
        <w:rPr>
          <w:rFonts w:ascii="Times New Roman" w:hAnsi="Times New Roman" w:cs="Times New Roman"/>
          <w:b/>
          <w:bCs/>
          <w:sz w:val="24"/>
          <w:szCs w:val="24"/>
        </w:rPr>
        <w:t>x</w:t>
      </w:r>
      <w:r w:rsidRPr="001B4905">
        <w:rPr>
          <w:rFonts w:ascii="Times New Roman" w:hAnsi="Times New Roman" w:cs="Times New Roman"/>
          <w:b/>
          <w:bCs/>
          <w:i/>
          <w:iCs/>
          <w:sz w:val="24"/>
          <w:szCs w:val="24"/>
        </w:rPr>
        <w:t xml:space="preserve"> </w:t>
      </w:r>
      <w:r>
        <w:rPr>
          <w:rFonts w:ascii="Times New Roman" w:hAnsi="Times New Roman" w:cs="Times New Roman"/>
          <w:sz w:val="24"/>
          <w:szCs w:val="24"/>
        </w:rPr>
        <w:t xml:space="preserve">uniformly at </w:t>
      </w:r>
      <w:r w:rsidRPr="001B4905">
        <w:rPr>
          <w:rFonts w:ascii="Times New Roman" w:hAnsi="Times New Roman" w:cs="Times New Roman"/>
          <w:bCs/>
          <w:sz w:val="24"/>
          <w:szCs w:val="24"/>
        </w:rPr>
        <w:t>random</w:t>
      </w:r>
      <w:r>
        <w:rPr>
          <w:rFonts w:ascii="Times New Roman" w:hAnsi="Times New Roman" w:cs="Times New Roman"/>
          <w:bCs/>
          <w:sz w:val="24"/>
          <w:szCs w:val="24"/>
        </w:rPr>
        <w:t xml:space="preserve"> </w:t>
      </w:r>
      <w:r w:rsidRPr="001B4905">
        <w:rPr>
          <w:rFonts w:ascii="Times New Roman" w:hAnsi="Times New Roman" w:cs="Times New Roman"/>
          <w:bCs/>
          <w:sz w:val="24"/>
          <w:szCs w:val="24"/>
        </w:rPr>
        <w:t xml:space="preserve">from </w:t>
      </w:r>
      <m:oMath>
        <m:sSup>
          <m:sSupPr>
            <m:ctrlPr>
              <w:rPr>
                <w:rFonts w:ascii="Cambria Math" w:hAnsi="Cambria Math" w:cs="Times New Roman"/>
                <w:b/>
                <w:bCs/>
                <w:sz w:val="24"/>
                <w:szCs w:val="24"/>
              </w:rPr>
            </m:ctrlPr>
          </m:sSupPr>
          <m:e>
            <m:r>
              <w:rPr>
                <w:rFonts w:ascii="Cambria Math" w:hAnsi="Cambria Math" w:cs="Times New Roman"/>
                <w:sz w:val="24"/>
                <w:szCs w:val="24"/>
              </w:rPr>
              <m:t>P</m:t>
            </m:r>
          </m:e>
          <m:sup>
            <m:r>
              <w:rPr>
                <w:rFonts w:ascii="Cambria Math" w:hAnsi="Cambria Math" w:cs="Times New Roman"/>
                <w:sz w:val="24"/>
                <w:szCs w:val="24"/>
              </w:rPr>
              <m:t>n-1</m:t>
            </m:r>
          </m:sup>
        </m:sSup>
      </m:oMath>
      <w:r>
        <w:rPr>
          <w:rFonts w:ascii="Times New Roman" w:hAnsi="Times New Roman" w:cs="Times New Roman"/>
          <w:sz w:val="24"/>
          <w:szCs w:val="24"/>
        </w:rPr>
        <w:t xml:space="preserve"> and then </w:t>
      </w:r>
      <w:r>
        <w:rPr>
          <w:rFonts w:ascii="Times New Roman" w:hAnsi="Times New Roman" w:cs="Times New Roman"/>
          <w:bCs/>
          <w:iCs/>
          <w:sz w:val="24"/>
          <w:szCs w:val="24"/>
        </w:rPr>
        <w:t xml:space="preserve">sampling a solution </w:t>
      </w:r>
      <w:r w:rsidRPr="001B4905">
        <w:rPr>
          <w:rFonts w:ascii="Times New Roman" w:hAnsi="Times New Roman" w:cs="Times New Roman"/>
          <w:bCs/>
          <w:sz w:val="24"/>
          <w:szCs w:val="24"/>
        </w:rPr>
        <w:t xml:space="preserve">from </w:t>
      </w:r>
      <w:commentRangeStart w:id="691"/>
      <w:commentRangeStart w:id="692"/>
      <m:oMath>
        <m:r>
          <m:rPr>
            <m:scr m:val="script"/>
          </m:rPr>
          <w:rPr>
            <w:rFonts w:ascii="Cambria Math" w:hAnsi="Cambria Math" w:cs="Times New Roman"/>
            <w:sz w:val="24"/>
            <w:szCs w:val="24"/>
          </w:rPr>
          <m:t>N</m:t>
        </m:r>
        <m:d>
          <m:dPr>
            <m:ctrlPr>
              <w:rPr>
                <w:rFonts w:ascii="Cambria Math" w:hAnsi="Cambria Math" w:cs="Times New Roman"/>
                <w:bCs/>
                <w:i/>
                <w:sz w:val="24"/>
                <w:szCs w:val="24"/>
              </w:rPr>
            </m:ctrlPr>
          </m:dPr>
          <m:e>
            <m:r>
              <m:rPr>
                <m:sty m:val="b"/>
              </m:rPr>
              <w:rPr>
                <w:rFonts w:ascii="Cambria Math" w:hAnsi="Cambria Math" w:cs="Times New Roman"/>
                <w:sz w:val="24"/>
                <w:szCs w:val="24"/>
              </w:rPr>
              <m:t>x</m:t>
            </m:r>
            <m:r>
              <m:rPr>
                <m:sty m:val="p"/>
              </m:rPr>
              <w:rPr>
                <w:rFonts w:ascii="Cambria Math" w:hAnsi="Cambria Math" w:cs="Times New Roman"/>
                <w:sz w:val="24"/>
                <w:szCs w:val="24"/>
              </w:rPr>
              <m:t>,</m:t>
            </m:r>
            <w:commentRangeStart w:id="693"/>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w:commentRangeEnd w:id="693"/>
            <m:r>
              <m:rPr>
                <m:sty m:val="p"/>
              </m:rPr>
              <w:rPr>
                <w:rStyle w:val="afd"/>
              </w:rPr>
              <w:commentReference w:id="693"/>
            </m:r>
          </m:e>
        </m:d>
        <w:commentRangeEnd w:id="691"/>
        <m:r>
          <m:rPr>
            <m:sty m:val="p"/>
          </m:rPr>
          <w:rPr>
            <w:rStyle w:val="afd"/>
          </w:rPr>
          <w:commentReference w:id="691"/>
        </m:r>
        <w:commentRangeEnd w:id="692"/>
        <m:r>
          <m:rPr>
            <m:sty m:val="p"/>
          </m:rPr>
          <w:rPr>
            <w:rStyle w:val="afd"/>
          </w:rPr>
          <w:commentReference w:id="692"/>
        </m:r>
      </m:oMath>
      <w:r w:rsidRPr="001B4905">
        <w:rPr>
          <w:rFonts w:ascii="Times New Roman" w:hAnsi="Times New Roman" w:cs="Times New Roman"/>
          <w:bCs/>
          <w:sz w:val="24"/>
          <w:szCs w:val="24"/>
        </w:rPr>
        <w:t xml:space="preserve"> and </w:t>
      </w:r>
      <w:r w:rsidRPr="006C75E1">
        <w:rPr>
          <w:rFonts w:ascii="Times New Roman" w:hAnsi="Times New Roman" w:cs="Times New Roman"/>
          <w:bCs/>
          <w:sz w:val="24"/>
          <w:szCs w:val="24"/>
          <w:highlight w:val="green"/>
        </w:rPr>
        <w:t xml:space="preserve">rounding it to the nearest integer </w:t>
      </w:r>
      <w:del w:id="694" w:author="Tan zhen" w:date="2021-07-20T22:04:00Z">
        <w:r w:rsidRPr="006C75E1" w:rsidDel="009D6540">
          <w:rPr>
            <w:rFonts w:ascii="Times New Roman" w:hAnsi="Times New Roman" w:cs="Times New Roman"/>
            <w:bCs/>
            <w:sz w:val="24"/>
            <w:szCs w:val="24"/>
            <w:highlight w:val="green"/>
          </w:rPr>
          <w:delText xml:space="preserve">valued </w:delText>
        </w:r>
      </w:del>
      <w:r w:rsidRPr="006C75E1">
        <w:rPr>
          <w:rFonts w:ascii="Times New Roman" w:hAnsi="Times New Roman" w:cs="Times New Roman"/>
          <w:bCs/>
          <w:sz w:val="24"/>
          <w:szCs w:val="24"/>
          <w:highlight w:val="green"/>
        </w:rPr>
        <w:t>solution</w:t>
      </w:r>
      <w:r>
        <w:rPr>
          <w:rFonts w:ascii="Times New Roman" w:hAnsi="Times New Roman" w:cs="Times New Roman"/>
          <w:bCs/>
          <w:sz w:val="24"/>
          <w:szCs w:val="24"/>
        </w:rPr>
        <w:t xml:space="preserve"> in</w:t>
      </w:r>
      <m:oMath>
        <m:r>
          <m:rPr>
            <m:scr m:val="script"/>
          </m:rPr>
          <w:rPr>
            <w:rFonts w:ascii="Cambria Math" w:hAnsi="Cambria Math" w:cs="Times New Roman"/>
            <w:sz w:val="24"/>
            <w:szCs w:val="24"/>
          </w:rPr>
          <m:t xml:space="preserve"> X</m:t>
        </m:r>
      </m:oMath>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This approach of sampling set generation is given by </w:t>
      </w:r>
      <w:r>
        <w:rPr>
          <w:rFonts w:ascii="Times New Roman" w:hAnsi="Times New Roman" w:cs="Times New Roman" w:hint="eastAsia"/>
          <w:sz w:val="24"/>
          <w:szCs w:val="24"/>
        </w:rPr>
        <w:t>A</w:t>
      </w:r>
      <w:r>
        <w:rPr>
          <w:rFonts w:ascii="Times New Roman" w:hAnsi="Times New Roman" w:cs="Times New Roman"/>
          <w:sz w:val="24"/>
          <w:szCs w:val="24"/>
        </w:rPr>
        <w:t xml:space="preserve">lgorithm 2 in the Appendix. </w:t>
      </w:r>
    </w:p>
    <w:p w14:paraId="4F748B00" w14:textId="77777777" w:rsidR="00E67543" w:rsidRPr="00A77B96"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    2) Compute the Knowledge Grad</w:t>
      </w:r>
      <w:r>
        <w:rPr>
          <w:rFonts w:ascii="Times New Roman" w:hAnsi="Times New Roman" w:cs="Times New Roman" w:hint="eastAsia"/>
          <w:sz w:val="24"/>
          <w:szCs w:val="24"/>
        </w:rPr>
        <w:t>ient</w:t>
      </w:r>
      <w:r>
        <w:rPr>
          <w:rFonts w:ascii="Times New Roman" w:hAnsi="Times New Roman" w:cs="Times New Roman"/>
          <w:sz w:val="24"/>
          <w:szCs w:val="24"/>
        </w:rPr>
        <w:t xml:space="preserve"> (KG) factor associated with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sz w:val="24"/>
          <w:szCs w:val="24"/>
        </w:rPr>
        <w:t xml:space="preserve"> for each candidate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the KG factor for evaluation index </w:t>
      </w:r>
      <w:proofErr w:type="spellStart"/>
      <w:r>
        <w:rPr>
          <w:rFonts w:ascii="Times New Roman" w:hAnsi="Times New Roman" w:cs="Times New Roman"/>
          <w:i/>
          <w:iCs/>
          <w:sz w:val="24"/>
          <w:szCs w:val="24"/>
        </w:rPr>
        <w:t>i</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of solution </w:t>
      </w:r>
      <w:r w:rsidRPr="00C31075">
        <w:rPr>
          <w:rFonts w:ascii="Times New Roman" w:hAnsi="Times New Roman" w:cs="Times New Roman"/>
          <w:b/>
          <w:bCs/>
          <w:sz w:val="24"/>
          <w:szCs w:val="24"/>
        </w:rPr>
        <w:t>x</w:t>
      </w:r>
      <w:r>
        <w:rPr>
          <w:rFonts w:ascii="Times New Roman" w:hAnsi="Times New Roman" w:cs="Times New Roman"/>
          <w:b/>
          <w:bCs/>
          <w:sz w:val="24"/>
          <w:szCs w:val="24"/>
        </w:rPr>
        <w:t xml:space="preserve"> </w:t>
      </w:r>
      <w:r>
        <w:rPr>
          <w:rFonts w:ascii="Times New Roman" w:hAnsi="Times New Roman" w:cs="Times New Roman"/>
          <w:sz w:val="24"/>
          <w:szCs w:val="24"/>
        </w:rPr>
        <w:t xml:space="preserve">before sampling at stage </w:t>
      </w:r>
      <w:r>
        <w:rPr>
          <w:rFonts w:ascii="Times New Roman" w:hAnsi="Times New Roman" w:cs="Times New Roman"/>
          <w:i/>
          <w:iCs/>
          <w:sz w:val="24"/>
          <w:szCs w:val="24"/>
        </w:rPr>
        <w:t>n</w:t>
      </w:r>
      <w:r>
        <w:rPr>
          <w:rFonts w:ascii="Times New Roman" w:hAnsi="Times New Roman" w:cs="Times New Roman"/>
          <w:sz w:val="24"/>
          <w:szCs w:val="24"/>
        </w:rPr>
        <w:t xml:space="preserve">, denoted by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 xml:space="preserve">, </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oMath>
      <w:r>
        <w:rPr>
          <w:rFonts w:ascii="Times New Roman" w:hAnsi="Times New Roman" w:cs="Times New Roman"/>
          <w:color w:val="333333"/>
          <w:sz w:val="24"/>
          <w:szCs w:val="24"/>
          <w:shd w:val="clear" w:color="auto" w:fill="FFFFFF"/>
        </w:rPr>
        <w:t xml:space="preserve">, </w:t>
      </w:r>
      <w:r w:rsidRPr="00C31075">
        <w:rPr>
          <w:rFonts w:ascii="Times New Roman" w:hAnsi="Times New Roman" w:cs="Times New Roman"/>
          <w:sz w:val="24"/>
          <w:szCs w:val="24"/>
        </w:rPr>
        <w:t>is</w:t>
      </w:r>
      <w:r>
        <w:rPr>
          <w:rFonts w:ascii="Times New Roman" w:hAnsi="Times New Roman" w:cs="Times New Roman"/>
          <w:sz w:val="24"/>
          <w:szCs w:val="24"/>
        </w:rPr>
        <w:t xml:space="preserve"> defined as the </w:t>
      </w:r>
      <w:r w:rsidRPr="00211D2F">
        <w:rPr>
          <w:rFonts w:ascii="Times New Roman" w:hAnsi="Times New Roman" w:cs="Times New Roman"/>
          <w:color w:val="FF0000"/>
          <w:sz w:val="24"/>
          <w:szCs w:val="24"/>
        </w:rPr>
        <w:t>expected improvement in the best posterior mean</w:t>
      </w:r>
      <w:r>
        <w:rPr>
          <w:rFonts w:ascii="Times New Roman" w:hAnsi="Times New Roman" w:cs="Times New Roman"/>
          <w:sz w:val="24"/>
          <w:szCs w:val="24"/>
        </w:rPr>
        <w:t xml:space="preserve"> of evaluation index </w:t>
      </w:r>
      <w:proofErr w:type="spellStart"/>
      <w:r>
        <w:rPr>
          <w:rFonts w:ascii="Times New Roman" w:hAnsi="Times New Roman" w:cs="Times New Roman"/>
          <w:i/>
          <w:iCs/>
          <w:sz w:val="24"/>
          <w:szCs w:val="24"/>
        </w:rPr>
        <w:t>i</w:t>
      </w:r>
      <w:proofErr w:type="spellEnd"/>
      <w:r>
        <w:rPr>
          <w:rFonts w:ascii="Times New Roman" w:hAnsi="Times New Roman" w:cs="Times New Roman"/>
          <w:sz w:val="24"/>
          <w:szCs w:val="24"/>
        </w:rPr>
        <w:t xml:space="preserve"> among all the candidate solutions if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bCs/>
          <w:sz w:val="24"/>
          <w:szCs w:val="24"/>
        </w:rPr>
        <w:t xml:space="preserve"> </w:t>
      </w:r>
      <w:r>
        <w:rPr>
          <w:rFonts w:ascii="Times New Roman" w:hAnsi="Times New Roman" w:cs="Times New Roman"/>
          <w:sz w:val="24"/>
          <w:szCs w:val="24"/>
        </w:rPr>
        <w:t xml:space="preserve">is sampled given the historical sampling decisions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r>
        <w:rPr>
          <w:rFonts w:ascii="Times New Roman" w:hAnsi="Times New Roman" w:cs="Times New Roman"/>
          <w:iCs/>
          <w:sz w:val="24"/>
          <w:szCs w:val="24"/>
        </w:rPr>
        <w:t xml:space="preserve">and observations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Cs/>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iCs/>
          <w:sz w:val="24"/>
          <w:szCs w:val="24"/>
        </w:rPr>
        <w:t>):</w:t>
      </w:r>
    </w:p>
    <w:commentRangeStart w:id="695"/>
    <w:commentRangeStart w:id="696"/>
    <w:p w14:paraId="45055A1D" w14:textId="77777777" w:rsidR="00E67543" w:rsidRPr="00B16F38" w:rsidRDefault="009363F8" w:rsidP="000E065A">
      <w:pPr>
        <w:jc w:val="center"/>
        <w:rPr>
          <w:rFonts w:ascii="Times New Roman" w:hAnsi="Times New Roman" w:cs="Times New Roman"/>
          <w:color w:val="333333"/>
          <w:sz w:val="24"/>
          <w:szCs w:val="24"/>
          <w:shd w:val="clear" w:color="auto" w:fill="FFFFFF"/>
        </w:rPr>
      </w:pPr>
      <m:oMathPara>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w:commentRangeEnd w:id="695"/>
          <m:r>
            <m:rPr>
              <m:sty m:val="p"/>
            </m:rPr>
            <w:rPr>
              <w:rStyle w:val="afd"/>
            </w:rPr>
            <w:commentReference w:id="695"/>
          </m:r>
          <w:commentRangeEnd w:id="696"/>
          <m:r>
            <m:rPr>
              <m:sty m:val="p"/>
            </m:rPr>
            <w:rPr>
              <w:rStyle w:val="afd"/>
            </w:rPr>
            <w:commentReference w:id="696"/>
          </m:r>
          <m:r>
            <w:rPr>
              <w:rFonts w:ascii="Cambria Math" w:hAnsi="Cambria Math" w:cs="Cambria Math"/>
              <w:color w:val="333333"/>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e>
          </m:func>
          <m:r>
            <w:rPr>
              <w:rFonts w:ascii="微软雅黑" w:eastAsia="微软雅黑" w:hAnsi="微软雅黑" w:cs="微软雅黑" w:hint="eastAsia"/>
              <w:sz w:val="24"/>
              <w:szCs w:val="24"/>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sup>
                  </m:sSubSup>
                </m:e>
              </m:func>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r>
            <w:rPr>
              <w:rFonts w:ascii="Cambria Math" w:eastAsia="宋体" w:hAnsi="Times New Roman" w:cs="Times New Roman"/>
              <w:sz w:val="24"/>
              <w:szCs w:val="24"/>
            </w:rPr>
            <m:t xml:space="preserve">                          </m:t>
          </m:r>
        </m:oMath>
      </m:oMathPara>
    </w:p>
    <w:p w14:paraId="795EDF93" w14:textId="77777777" w:rsidR="00E67543" w:rsidRPr="00B16F38" w:rsidRDefault="00E67543" w:rsidP="000E065A">
      <w:pPr>
        <w:jc w:val="right"/>
        <w:rPr>
          <w:rFonts w:ascii="Times New Roman" w:hAnsi="Times New Roman" w:cs="Times New Roman"/>
          <w:sz w:val="24"/>
          <w:szCs w:val="24"/>
        </w:rPr>
      </w:pPr>
      <m:oMath>
        <m:r>
          <w:rPr>
            <w:rFonts w:ascii="Cambria Math" w:hAnsi="Cambria Math" w:cs="Cambria Math"/>
            <w:color w:val="333333"/>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w:commentRangeStart w:id="697"/>
                        <w:commentRangeStart w:id="698"/>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w:commentRangeEnd w:id="697"/>
                        <m:r>
                          <m:rPr>
                            <m:sty m:val="p"/>
                          </m:rPr>
                          <w:rPr>
                            <w:rStyle w:val="afd"/>
                            <w:rFonts w:ascii="Cambria Math" w:hAnsi="Cambria Math"/>
                          </w:rPr>
                          <w:commentReference w:id="697"/>
                        </m:r>
                        <w:commentRangeEnd w:id="698"/>
                        <m:r>
                          <m:rPr>
                            <m:sty m:val="p"/>
                          </m:rPr>
                          <w:rPr>
                            <w:rStyle w:val="afd"/>
                          </w:rPr>
                          <w:commentReference w:id="698"/>
                        </m:r>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e>
                </m:func>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e>
        </m:func>
      </m:oMath>
      <w:r>
        <w:rPr>
          <w:rFonts w:ascii="Times New Roman" w:hAnsi="Times New Roman" w:cs="Times New Roman"/>
          <w:color w:val="333333"/>
          <w:sz w:val="24"/>
          <w:szCs w:val="24"/>
          <w:shd w:val="clear" w:color="auto" w:fill="FFFFFF"/>
        </w:rPr>
        <w:t xml:space="preserve">                   (19) </w:t>
      </w:r>
    </w:p>
    <w:p w14:paraId="47B410D3" w14:textId="77777777" w:rsidR="00E67543" w:rsidRDefault="00E67543" w:rsidP="000E065A">
      <w:pPr>
        <w:rPr>
          <w:rFonts w:ascii="Times New Roman" w:hAnsi="Times New Roman" w:cs="Times New Roman"/>
          <w:iCs/>
          <w:sz w:val="24"/>
          <w:szCs w:val="24"/>
        </w:rPr>
      </w:pPr>
      <w:r>
        <w:rPr>
          <w:rFonts w:ascii="Times New Roman" w:hAnsi="Times New Roman" w:cs="Times New Roman"/>
          <w:sz w:val="24"/>
          <w:szCs w:val="24"/>
        </w:rPr>
        <w:t xml:space="preserve">Algorithm 3 and Algorithm 4 in the Appendix detail the computation of the KG factor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 xml:space="preserve">, </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oMath>
      <w:r w:rsidRPr="00500CC2">
        <w:rPr>
          <w:rFonts w:ascii="Times New Roman" w:hAnsi="Times New Roman" w:cs="Times New Roman"/>
          <w:sz w:val="24"/>
          <w:szCs w:val="24"/>
        </w:rPr>
        <w:t xml:space="preserve">, the key of which is </w:t>
      </w:r>
      <w:r>
        <w:rPr>
          <w:rFonts w:ascii="Times New Roman" w:hAnsi="Times New Roman" w:cs="Times New Roman"/>
          <w:sz w:val="24"/>
          <w:szCs w:val="24"/>
        </w:rPr>
        <w:t xml:space="preserve">to utilize the conditional predictive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color w:val="333333"/>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ctrlPr>
              <w:rPr>
                <w:rFonts w:ascii="Cambria Math" w:eastAsia="宋体" w:hAnsi="Cambria Math" w:cs="Times New Roman"/>
                <w:iCs/>
                <w:sz w:val="24"/>
                <w:szCs w:val="24"/>
              </w:rPr>
            </m:ctrlPr>
          </m:e>
        </m:d>
      </m:oMath>
      <w:r>
        <w:rPr>
          <w:rFonts w:ascii="Times New Roman" w:hAnsi="Times New Roman" w:cs="Times New Roman"/>
          <w:iCs/>
          <w:sz w:val="24"/>
          <w:szCs w:val="24"/>
        </w:rPr>
        <w:t xml:space="preserve">, which has mean and covariance as (these quantities can be derived from (14)): </w:t>
      </w:r>
    </w:p>
    <w:p w14:paraId="61F64365" w14:textId="77777777" w:rsidR="00E67543" w:rsidRDefault="009363F8" w:rsidP="000E065A">
      <w:pPr>
        <w:jc w:val="right"/>
        <w:rPr>
          <w:rFonts w:ascii="Times New Roman" w:hAnsi="Times New Roman" w:cs="Times New Roman"/>
          <w:iCs/>
          <w:sz w:val="24"/>
          <w:szCs w:val="24"/>
        </w:rPr>
      </w:pP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color w:val="333333"/>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color w:val="333333"/>
                <w:sz w:val="24"/>
                <w:szCs w:val="24"/>
                <w:shd w:val="clear" w:color="auto" w:fill="FFFFFF"/>
              </w:rPr>
              <m:t>i,n-1</m:t>
            </m:r>
          </m:sup>
        </m:sSup>
        <m:r>
          <w:rPr>
            <w:rFonts w:ascii="Cambria Math" w:hAnsi="Cambria Math" w:cs="Cambria Math"/>
            <w:color w:val="333333"/>
            <w:sz w:val="24"/>
            <w:szCs w:val="24"/>
            <w:shd w:val="clear" w:color="auto" w:fill="FFFFFF"/>
          </w:rPr>
          <m:t>=</m:t>
        </m:r>
        <w:bookmarkStart w:id="699" w:name="_Hlk46272946"/>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w:bookmarkEnd w:id="699"/>
        <m:r>
          <w:rPr>
            <w:rFonts w:ascii="Cambria Math" w:hAnsi="Cambria Math" w:cs="Cambria Math"/>
            <w:color w:val="333333"/>
            <w:sz w:val="24"/>
            <w:szCs w:val="24"/>
            <w:shd w:val="clear" w:color="auto" w:fill="FFFFFF"/>
          </w:rPr>
          <m:t xml:space="preserve">,   </m:t>
        </m:r>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color w:val="333333"/>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color w:val="333333"/>
                <w:sz w:val="24"/>
                <w:szCs w:val="24"/>
                <w:shd w:val="clear" w:color="auto" w:fill="FFFFFF"/>
              </w:rPr>
              <m:t>i,n-1</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w:commentRangeStart w:id="700"/>
        <w:commentRangeStart w:id="701"/>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color w:val="333333"/>
                    <w:sz w:val="24"/>
                    <w:szCs w:val="24"/>
                    <w:shd w:val="clear" w:color="auto" w:fill="FFFFFF"/>
                  </w:rPr>
                  <m:t>i,n-1</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e>
          <m:sup>
            <m:r>
              <m:rPr>
                <m:sty m:val="p"/>
              </m:rPr>
              <w:rPr>
                <w:rFonts w:ascii="Cambria Math" w:eastAsia="微软雅黑" w:hAnsi="Cambria Math" w:cs="微软雅黑"/>
                <w:color w:val="333333"/>
                <w:sz w:val="24"/>
                <w:szCs w:val="24"/>
                <w:shd w:val="clear" w:color="auto" w:fill="FFFFFF"/>
              </w:rPr>
              <m:t>T</m:t>
            </m:r>
          </m:sup>
        </m:sSup>
        <m:r>
          <w:rPr>
            <w:rFonts w:ascii="Cambria Math" w:hAnsi="Cambria Math" w:cs="Cambria Math"/>
            <w:color w:val="333333"/>
            <w:sz w:val="24"/>
            <w:szCs w:val="24"/>
            <w:shd w:val="clear" w:color="auto" w:fill="FFFFFF"/>
          </w:rPr>
          <m:t>,</m:t>
        </m:r>
      </m:oMath>
      <w:r w:rsidR="00E67543">
        <w:rPr>
          <w:rFonts w:ascii="Times New Roman" w:hAnsi="Times New Roman" w:cs="Times New Roman"/>
          <w:color w:val="333333"/>
          <w:sz w:val="24"/>
          <w:szCs w:val="24"/>
          <w:shd w:val="clear" w:color="auto" w:fill="FFFFFF"/>
        </w:rPr>
        <w:t xml:space="preserve">  (20a)</w:t>
      </w:r>
      <w:commentRangeEnd w:id="700"/>
      <w:r w:rsidR="00E67543">
        <w:rPr>
          <w:rStyle w:val="afd"/>
        </w:rPr>
        <w:commentReference w:id="700"/>
      </w:r>
      <w:commentRangeEnd w:id="701"/>
      <w:r w:rsidR="00E67543">
        <w:rPr>
          <w:rStyle w:val="afd"/>
        </w:rPr>
        <w:commentReference w:id="701"/>
      </w:r>
    </w:p>
    <w:p w14:paraId="3F84643D" w14:textId="77777777"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where the column vector </w:t>
      </w:r>
      <m:oMath>
        <m:sSup>
          <m:sSupPr>
            <m:ctrlPr>
              <w:rPr>
                <w:rFonts w:ascii="Cambria Math" w:hAnsi="Cambria Math" w:cs="Cambria Math"/>
                <w:color w:val="333333"/>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color w:val="333333"/>
                <w:sz w:val="24"/>
                <w:szCs w:val="24"/>
                <w:shd w:val="clear" w:color="auto" w:fill="FFFFFF"/>
              </w:rPr>
              <m:t>i,n-1</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oMath>
      <w:r>
        <w:rPr>
          <w:rFonts w:ascii="Times New Roman" w:hAnsi="Times New Roman" w:cs="Times New Roman"/>
          <w:color w:val="333333"/>
          <w:sz w:val="24"/>
          <w:szCs w:val="24"/>
          <w:shd w:val="clear" w:color="auto" w:fill="FFFFFF"/>
        </w:rPr>
        <w:t xml:space="preserve">, as a function of </w:t>
      </w:r>
      <w:r>
        <w:rPr>
          <w:rFonts w:ascii="Times New Roman" w:hAnsi="Times New Roman" w:cs="Times New Roman"/>
          <w:b/>
          <w:bCs/>
          <w:color w:val="333333"/>
          <w:sz w:val="24"/>
          <w:szCs w:val="24"/>
          <w:shd w:val="clear" w:color="auto" w:fill="FFFFFF"/>
        </w:rPr>
        <w:t>x</w:t>
      </w:r>
      <w:r>
        <w:rPr>
          <w:rFonts w:ascii="Times New Roman" w:hAnsi="Times New Roman" w:cs="Times New Roman"/>
          <w:color w:val="333333"/>
          <w:sz w:val="24"/>
          <w:szCs w:val="24"/>
          <w:shd w:val="clear" w:color="auto" w:fill="FFFFFF"/>
        </w:rPr>
        <w:t xml:space="preserve">, can be expressed as </w:t>
      </w:r>
    </w:p>
    <w:bookmarkStart w:id="702" w:name="_Hlk48335928"/>
    <w:p w14:paraId="55065D3D" w14:textId="77777777" w:rsidR="00E67543" w:rsidRDefault="009363F8" w:rsidP="000E065A">
      <w:pPr>
        <w:jc w:val="right"/>
        <w:rPr>
          <w:rFonts w:ascii="Times New Roman" w:hAnsi="Times New Roman" w:cs="Times New Roman"/>
          <w:color w:val="333333"/>
          <w:sz w:val="24"/>
          <w:szCs w:val="24"/>
          <w:shd w:val="clear" w:color="auto" w:fill="FFFFFF"/>
        </w:rPr>
      </w:pPr>
      <m:oMath>
        <m:sSup>
          <m:sSupPr>
            <m:ctrlPr>
              <w:rPr>
                <w:rFonts w:ascii="Cambria Math" w:hAnsi="Cambria Math" w:cs="Cambria Math"/>
                <w:color w:val="333333"/>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color w:val="333333"/>
                <w:sz w:val="24"/>
                <w:szCs w:val="24"/>
                <w:shd w:val="clear" w:color="auto" w:fill="FFFFFF"/>
              </w:rPr>
              <m:t>i,n-1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w:commentRangeStart w:id="703"/>
            <w:commentRangeStart w:id="704"/>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r>
                  <m:rPr>
                    <m:sty m:val="p"/>
                  </m:rPr>
                  <w:rPr>
                    <w:rFonts w:ascii="Cambria Math" w:hAnsi="Cambria Math" w:cs="Cambria Math"/>
                    <w:color w:val="333333"/>
                    <w:sz w:val="24"/>
                    <w:szCs w:val="24"/>
                    <w:shd w:val="clear" w:color="auto" w:fill="FFFFFF"/>
                  </w:rPr>
                  <m:t>1</m:t>
                </m:r>
              </m:sup>
            </m:sSubSup>
            <w:commentRangeEnd w:id="703"/>
            <m:r>
              <m:rPr>
                <m:sty m:val="p"/>
              </m:rPr>
              <w:rPr>
                <w:rStyle w:val="afd"/>
              </w:rPr>
              <w:commentReference w:id="703"/>
            </m:r>
            <w:commentRangeEnd w:id="704"/>
            <m:r>
              <m:rPr>
                <m:sty m:val="p"/>
              </m:rPr>
              <w:rPr>
                <w:rStyle w:val="afd"/>
              </w:rPr>
              <w:commentReference w:id="704"/>
            </m:r>
            <m:r>
              <w:rPr>
                <w:rFonts w:ascii="Cambria Math" w:hAnsi="Cambria Math" w:cs="Cambria Math"/>
                <w:color w:val="333333"/>
                <w:sz w:val="24"/>
                <w:szCs w:val="24"/>
                <w:shd w:val="clear" w:color="auto" w:fill="FFFFFF"/>
              </w:rPr>
              <m:t>)</m:t>
            </m:r>
          </m:e>
          <m:sup>
            <m:r>
              <m:rPr>
                <m:sty m:val="p"/>
              </m:rPr>
              <w:rPr>
                <w:rFonts w:ascii="Cambria Math" w:eastAsia="微软雅黑" w:hAnsi="Cambria Math" w:cs="微软雅黑"/>
                <w:color w:val="333333"/>
                <w:sz w:val="24"/>
                <w:szCs w:val="24"/>
                <w:shd w:val="clear" w:color="auto" w:fill="FFFFFF"/>
              </w:rPr>
              <m:t>T</m:t>
            </m:r>
          </m:sup>
        </m:sSup>
        <m:r>
          <w:rPr>
            <w:rFonts w:ascii="Cambria Math" w:hAnsi="Cambria Math" w:cs="Cambria Math"/>
            <w:color w:val="333333"/>
            <w:sz w:val="24"/>
            <w:szCs w:val="24"/>
            <w:shd w:val="clear" w:color="auto" w:fill="FFFFFF"/>
          </w:rPr>
          <m:t xml:space="preserve">,  </m:t>
        </m:r>
      </m:oMath>
      <w:r w:rsidR="00E67543">
        <w:rPr>
          <w:rFonts w:ascii="Times New Roman" w:hAnsi="Times New Roman" w:cs="Times New Roman"/>
          <w:color w:val="333333"/>
          <w:sz w:val="24"/>
          <w:szCs w:val="24"/>
          <w:shd w:val="clear" w:color="auto" w:fill="FFFFFF"/>
        </w:rPr>
        <w:t xml:space="preserve">                   (20b)</w:t>
      </w:r>
    </w:p>
    <w:bookmarkEnd w:id="702"/>
    <w:p w14:paraId="7033C845" w14:textId="443B587F" w:rsidR="00E67543"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where</w:t>
      </w:r>
      <w:r>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F</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if </w:t>
      </w:r>
      <m:oMath>
        <m:r>
          <m:rPr>
            <m:sty m:val="b"/>
          </m:rPr>
          <w:rPr>
            <w:rFonts w:ascii="Cambria Math" w:hAnsi="Cambria Math" w:cs="Times New Roman"/>
            <w:sz w:val="24"/>
            <w:szCs w:val="24"/>
          </w:rPr>
          <m:t>x</m:t>
        </m:r>
      </m:oMath>
      <w:r>
        <w:rPr>
          <w:rFonts w:ascii="Times New Roman" w:hAnsi="Times New Roman" w:cs="Times New Roman"/>
          <w:sz w:val="24"/>
          <w:szCs w:val="24"/>
        </w:rPr>
        <w:t xml:space="preserve"> has been sampled before stage </w:t>
      </w:r>
      <w:r>
        <w:rPr>
          <w:rFonts w:ascii="Times New Roman" w:hAnsi="Times New Roman" w:cs="Times New Roman"/>
          <w:i/>
          <w:iCs/>
          <w:sz w:val="24"/>
          <w:szCs w:val="24"/>
        </w:rPr>
        <w:t>n</w:t>
      </w:r>
      <w:r>
        <w:rPr>
          <w:rFonts w:ascii="Times New Roman" w:hAnsi="Times New Roman" w:cs="Times New Roman"/>
          <w:color w:val="333333"/>
          <w:sz w:val="24"/>
          <w:szCs w:val="24"/>
          <w:shd w:val="clear" w:color="auto" w:fill="FFFFFF"/>
        </w:rPr>
        <w:t xml:space="preserve">; otherwise,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oMath>
      <w:r>
        <w:rPr>
          <w:rFonts w:ascii="Times New Roman" w:hAnsi="Times New Roman" w:cs="Times New Roman"/>
          <w:color w:val="333333"/>
          <w:sz w:val="24"/>
          <w:szCs w:val="24"/>
          <w:shd w:val="clear" w:color="auto" w:fill="FFFFFF"/>
        </w:rPr>
        <w:t xml:space="preserve"> is formed by </w:t>
      </w:r>
      <w:commentRangeStart w:id="705"/>
      <w:commentRangeStart w:id="706"/>
      <w:r w:rsidRPr="00895E06">
        <w:rPr>
          <w:rFonts w:ascii="Times New Roman" w:hAnsi="Times New Roman" w:cs="Times New Roman"/>
          <w:color w:val="333333"/>
          <w:sz w:val="24"/>
          <w:szCs w:val="24"/>
          <w:highlight w:val="green"/>
          <w:shd w:val="clear" w:color="auto" w:fill="FFFFFF"/>
        </w:rPr>
        <w:t xml:space="preserve">appending a column to the right of </w:t>
      </w:r>
      <m:oMath>
        <m:sSup>
          <m:sSupPr>
            <m:ctrlPr>
              <w:rPr>
                <w:rFonts w:ascii="Cambria Math" w:hAnsi="Cambria Math" w:cs="Cambria Math"/>
                <w:color w:val="333333"/>
                <w:sz w:val="24"/>
                <w:szCs w:val="24"/>
                <w:highlight w:val="green"/>
                <w:shd w:val="clear" w:color="auto" w:fill="FFFFFF"/>
              </w:rPr>
            </m:ctrlPr>
          </m:sSupPr>
          <m:e>
            <m:r>
              <m:rPr>
                <m:sty m:val="b"/>
              </m:rPr>
              <w:rPr>
                <w:rFonts w:ascii="Cambria Math" w:hAnsi="Cambria Math" w:cs="Cambria Math"/>
                <w:color w:val="333333"/>
                <w:sz w:val="24"/>
                <w:szCs w:val="24"/>
                <w:highlight w:val="green"/>
                <w:shd w:val="clear" w:color="auto" w:fill="FFFFFF"/>
              </w:rPr>
              <m:t>F</m:t>
            </m:r>
          </m:e>
          <m:sup>
            <m:r>
              <w:rPr>
                <w:rFonts w:ascii="Cambria Math" w:hAnsi="Cambria Math" w:cs="Cambria Math"/>
                <w:color w:val="333333"/>
                <w:sz w:val="24"/>
                <w:szCs w:val="24"/>
                <w:highlight w:val="green"/>
                <w:shd w:val="clear" w:color="auto" w:fill="FFFFFF"/>
              </w:rPr>
              <m:t>i</m:t>
            </m:r>
            <m:r>
              <m:rPr>
                <m:sty m:val="p"/>
              </m:rPr>
              <w:rPr>
                <w:rFonts w:ascii="Cambria Math" w:hAnsi="Cambria Math" w:cs="Cambria Math"/>
                <w:color w:val="333333"/>
                <w:sz w:val="24"/>
                <w:szCs w:val="24"/>
                <w:highlight w:val="green"/>
                <w:shd w:val="clear" w:color="auto" w:fill="FFFFFF"/>
              </w:rPr>
              <m:t>,</m:t>
            </m:r>
            <m:r>
              <w:rPr>
                <w:rFonts w:ascii="Cambria Math" w:hAnsi="Cambria Math" w:cs="Cambria Math"/>
                <w:color w:val="333333"/>
                <w:sz w:val="24"/>
                <w:szCs w:val="24"/>
                <w:highlight w:val="green"/>
                <w:shd w:val="clear" w:color="auto" w:fill="FFFFFF"/>
              </w:rPr>
              <m:t>n-1</m:t>
            </m:r>
          </m:sup>
        </m:sSup>
        <m:r>
          <w:rPr>
            <w:rFonts w:ascii="Cambria Math" w:hAnsi="Cambria Math" w:cs="Cambria Math"/>
            <w:color w:val="333333"/>
            <w:sz w:val="24"/>
            <w:szCs w:val="24"/>
            <w:highlight w:val="green"/>
            <w:shd w:val="clear" w:color="auto" w:fill="FFFFFF"/>
          </w:rPr>
          <m:t xml:space="preserve"> </m:t>
        </m:r>
      </m:oMath>
      <w:r w:rsidRPr="00895E06">
        <w:rPr>
          <w:rFonts w:ascii="Times New Roman" w:hAnsi="Times New Roman" w:cs="Times New Roman"/>
          <w:color w:val="333333"/>
          <w:sz w:val="24"/>
          <w:szCs w:val="24"/>
          <w:highlight w:val="green"/>
          <w:shd w:val="clear" w:color="auto" w:fill="FFFFFF"/>
        </w:rPr>
        <w:t xml:space="preserve">with the entry corresponds to solution </w:t>
      </w:r>
      <m:oMath>
        <m:r>
          <m:rPr>
            <m:sty m:val="b"/>
          </m:rPr>
          <w:rPr>
            <w:rFonts w:ascii="Cambria Math" w:hAnsi="Cambria Math" w:cs="Times New Roman"/>
            <w:sz w:val="24"/>
            <w:szCs w:val="24"/>
            <w:highlight w:val="green"/>
          </w:rPr>
          <m:t>x</m:t>
        </m:r>
      </m:oMath>
      <w:r w:rsidRPr="00895E06">
        <w:rPr>
          <w:rFonts w:ascii="Times New Roman" w:hAnsi="Times New Roman" w:cs="Times New Roman"/>
          <w:color w:val="333333"/>
          <w:sz w:val="24"/>
          <w:szCs w:val="24"/>
          <w:highlight w:val="green"/>
          <w:shd w:val="clear" w:color="auto" w:fill="FFFFFF"/>
        </w:rPr>
        <w:t xml:space="preserve"> being one and others zero</w:t>
      </w:r>
      <w:r>
        <w:rPr>
          <w:rFonts w:ascii="Times New Roman" w:hAnsi="Times New Roman" w:cs="Times New Roman"/>
          <w:color w:val="333333"/>
          <w:sz w:val="24"/>
          <w:szCs w:val="24"/>
          <w:shd w:val="clear" w:color="auto" w:fill="FFFFFF"/>
        </w:rPr>
        <w:t xml:space="preserve">, and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895E06">
        <w:rPr>
          <w:rFonts w:ascii="Times New Roman" w:hAnsi="Times New Roman" w:cs="Times New Roman"/>
          <w:color w:val="FF0000"/>
          <w:sz w:val="24"/>
          <w:szCs w:val="24"/>
          <w:shd w:val="clear" w:color="auto" w:fill="FFFFFF"/>
        </w:rPr>
        <w:t xml:space="preserve">is formed by appending a row and a column to </w:t>
      </w:r>
      <m:oMath>
        <m:sSup>
          <m:sSupPr>
            <m:ctrlPr>
              <w:rPr>
                <w:rFonts w:ascii="Cambria Math" w:hAnsi="Cambria Math" w:cs="Cambria Math"/>
                <w:color w:val="FF0000"/>
                <w:sz w:val="24"/>
                <w:szCs w:val="24"/>
                <w:shd w:val="clear" w:color="auto" w:fill="FFFFFF"/>
              </w:rPr>
            </m:ctrlPr>
          </m:sSupPr>
          <m:e>
            <m:r>
              <m:rPr>
                <m:sty m:val="b"/>
              </m:rPr>
              <w:rPr>
                <w:rFonts w:ascii="Cambria Math" w:eastAsia="宋体" w:hAnsi="Cambria Math" w:cs="Times New Roman"/>
                <w:color w:val="FF0000"/>
                <w:sz w:val="24"/>
                <w:szCs w:val="24"/>
              </w:rPr>
              <m:t>B</m:t>
            </m:r>
          </m:e>
          <m:sup>
            <m:r>
              <w:rPr>
                <w:rFonts w:ascii="Cambria Math" w:hAnsi="Cambria Math" w:cs="Cambria Math"/>
                <w:color w:val="FF0000"/>
                <w:sz w:val="24"/>
                <w:szCs w:val="24"/>
                <w:shd w:val="clear" w:color="auto" w:fill="FFFFFF"/>
              </w:rPr>
              <m:t>i</m:t>
            </m:r>
            <m:r>
              <m:rPr>
                <m:sty m:val="p"/>
              </m:rPr>
              <w:rPr>
                <w:rFonts w:ascii="Cambria Math" w:hAnsi="Cambria Math" w:cs="Cambria Math"/>
                <w:color w:val="FF0000"/>
                <w:sz w:val="24"/>
                <w:szCs w:val="24"/>
                <w:shd w:val="clear" w:color="auto" w:fill="FFFFFF"/>
              </w:rPr>
              <m:t>,</m:t>
            </m:r>
            <m:r>
              <w:rPr>
                <w:rFonts w:ascii="Cambria Math" w:hAnsi="Cambria Math" w:cs="Cambria Math"/>
                <w:color w:val="FF0000"/>
                <w:sz w:val="24"/>
                <w:szCs w:val="24"/>
                <w:shd w:val="clear" w:color="auto" w:fill="FFFFFF"/>
              </w:rPr>
              <m:t>n-1</m:t>
            </m:r>
          </m:sup>
        </m:sSup>
      </m:oMath>
      <w:r w:rsidRPr="00895E06">
        <w:rPr>
          <w:rFonts w:ascii="Times New Roman" w:hAnsi="Times New Roman" w:cs="Times New Roman"/>
          <w:color w:val="FF0000"/>
          <w:sz w:val="24"/>
          <w:szCs w:val="24"/>
          <w:shd w:val="clear" w:color="auto" w:fill="FFFFFF"/>
        </w:rPr>
        <w:t xml:space="preserve">, with the new diagonal entry </w:t>
      </w:r>
      <w:bookmarkStart w:id="707" w:name="_Hlk46271067"/>
      <m:oMath>
        <m:sSup>
          <m:sSupPr>
            <m:ctrlPr>
              <w:rPr>
                <w:rFonts w:ascii="Cambria Math" w:hAnsi="Cambria Math" w:cs="Cambria Math"/>
                <w:color w:val="FF0000"/>
                <w:sz w:val="24"/>
                <w:szCs w:val="24"/>
                <w:shd w:val="clear" w:color="auto" w:fill="FFFFFF"/>
              </w:rPr>
            </m:ctrlPr>
          </m:sSupPr>
          <m:e>
            <m:r>
              <w:rPr>
                <w:rFonts w:ascii="Cambria Math" w:eastAsia="Cambria Math" w:hAnsi="Cambria Math" w:cs="Cambria Math"/>
                <w:color w:val="FF0000"/>
                <w:sz w:val="24"/>
                <w:szCs w:val="24"/>
              </w:rPr>
              <m:t>z</m:t>
            </m:r>
          </m:e>
          <m:sup>
            <m:r>
              <w:rPr>
                <w:rFonts w:ascii="Cambria Math" w:eastAsia="微软雅黑" w:hAnsi="Cambria Math" w:cs="微软雅黑"/>
                <w:color w:val="FF0000"/>
                <w:sz w:val="24"/>
                <w:szCs w:val="24"/>
                <w:shd w:val="clear" w:color="auto" w:fill="FFFFFF"/>
              </w:rPr>
              <m:t>i,0</m:t>
            </m:r>
          </m:sup>
        </m:sSup>
      </m:oMath>
      <w:bookmarkEnd w:id="707"/>
      <w:r w:rsidRPr="00895E06">
        <w:rPr>
          <w:rFonts w:ascii="Times New Roman" w:hAnsi="Times New Roman" w:cs="Times New Roman"/>
          <w:color w:val="FF0000"/>
          <w:sz w:val="24"/>
          <w:szCs w:val="24"/>
          <w:shd w:val="clear" w:color="auto" w:fill="FFFFFF"/>
        </w:rPr>
        <w:t xml:space="preserve"> and all the other new entries zero</w:t>
      </w:r>
      <w:commentRangeEnd w:id="705"/>
      <w:r>
        <w:rPr>
          <w:rStyle w:val="afd"/>
        </w:rPr>
        <w:commentReference w:id="705"/>
      </w:r>
      <w:commentRangeEnd w:id="706"/>
      <w:r>
        <w:rPr>
          <w:rStyle w:val="afd"/>
        </w:rPr>
        <w:commentReference w:id="706"/>
      </w:r>
      <w:r>
        <w:rPr>
          <w:rFonts w:ascii="Times New Roman" w:hAnsi="Times New Roman" w:cs="Times New Roman"/>
          <w:color w:val="333333"/>
          <w:sz w:val="24"/>
          <w:szCs w:val="24"/>
          <w:shd w:val="clear" w:color="auto" w:fill="FFFFFF"/>
        </w:rPr>
        <w:t xml:space="preserve">, as shown below: </w:t>
      </w:r>
    </w:p>
    <w:p w14:paraId="0D96FA7A" w14:textId="5E096A1B" w:rsidR="00E67543" w:rsidRPr="00BA7513" w:rsidRDefault="009363F8" w:rsidP="000E065A">
      <w:pPr>
        <w:ind w:right="110"/>
        <w:jc w:val="center"/>
        <w:rPr>
          <w:rFonts w:ascii="Times New Roman" w:hAnsi="Times New Roman" w:cs="Times New Roman"/>
          <w:bCs/>
          <w:sz w:val="24"/>
          <w:szCs w:val="24"/>
        </w:rPr>
      </w:pP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00E67543">
        <w:rPr>
          <w:rFonts w:ascii="Times New Roman" w:hAnsi="Times New Roman" w:cs="Times New Roman"/>
          <w:color w:val="333333"/>
          <w:sz w:val="24"/>
          <w:szCs w:val="24"/>
          <w:shd w:val="clear" w:color="auto" w:fill="FFFFFF"/>
        </w:rPr>
        <w:t xml:space="preserve"> </w:t>
      </w:r>
      <w:r w:rsidR="00E67543" w:rsidRPr="00001FF5">
        <w:rPr>
          <w:rFonts w:ascii="Times New Roman" w:hAnsi="Times New Roman" w:cs="Times New Roman"/>
          <w:color w:val="333333"/>
          <w:sz w:val="24"/>
          <w:szCs w:val="24"/>
          <w:shd w:val="clear" w:color="auto" w:fill="FFFFFF"/>
        </w:rPr>
        <w:sym w:font="Wingdings" w:char="F0DF"/>
      </w:r>
      <w:r w:rsidR="00E67543">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w:commentRangeStart w:id="708"/>
            <w:commentRangeStart w:id="709"/>
            <m:sSup>
              <m:sSupPr>
                <m:ctrlPr>
                  <w:rPr>
                    <w:rFonts w:ascii="Cambria Math" w:hAnsi="Cambria Math" w:cs="Cambria Math"/>
                    <w:color w:val="333333"/>
                    <w:sz w:val="24"/>
                    <w:szCs w:val="24"/>
                    <w:shd w:val="clear" w:color="auto" w:fill="FFFFFF"/>
                  </w:rPr>
                </m:ctrlPr>
              </m:sSupPr>
              <m:e>
                <m:acc>
                  <m:accPr>
                    <m:chr m:val="̃"/>
                    <m:ctrlPr>
                      <w:del w:id="710" w:author="Zhen Tan" w:date="2020-08-27T17:42:00Z">
                        <w:rPr>
                          <w:rFonts w:ascii="Cambria Math" w:hAnsi="Cambria Math" w:cs="Cambria Math"/>
                          <w:b/>
                          <w:bCs/>
                          <w:color w:val="333333"/>
                          <w:sz w:val="24"/>
                          <w:szCs w:val="24"/>
                          <w:shd w:val="clear" w:color="auto" w:fill="FFFFFF"/>
                        </w:rPr>
                      </w:del>
                    </m:ctrlPr>
                  </m:accPr>
                  <m:e>
                    <m:r>
                      <w:del w:id="711" w:author="Zhen Tan" w:date="2020-08-27T17:42:00Z">
                        <m:rPr>
                          <m:sty m:val="b"/>
                        </m:rPr>
                        <w:rPr>
                          <w:rFonts w:ascii="Cambria Math" w:hAnsi="Cambria Math" w:cs="Cambria Math" w:hint="eastAsia"/>
                          <w:color w:val="333333"/>
                          <w:sz w:val="24"/>
                          <w:szCs w:val="24"/>
                          <w:shd w:val="clear" w:color="auto" w:fill="FFFFFF"/>
                        </w:rPr>
                        <m:t>F</m:t>
                      </w:del>
                    </m:r>
                  </m:e>
                </m:acc>
                <m:r>
                  <w:ins w:id="712" w:author="Zhen Tan" w:date="2020-08-27T17:42:00Z">
                    <m:rPr>
                      <m:sty m:val="b"/>
                    </m:rPr>
                    <w:rPr>
                      <w:rFonts w:ascii="Cambria Math" w:hAnsi="Cambria Math" w:cs="Cambria Math" w:hint="eastAsia"/>
                      <w:color w:val="333333"/>
                      <w:sz w:val="24"/>
                      <w:szCs w:val="24"/>
                      <w:shd w:val="clear" w:color="auto" w:fill="FFFFFF"/>
                    </w:rPr>
                    <m:t>F</m:t>
                  </w:ins>
                </m:r>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w:commentRangeEnd w:id="708"/>
            <m:r>
              <m:rPr>
                <m:sty m:val="p"/>
              </m:rPr>
              <w:rPr>
                <w:rStyle w:val="afd"/>
              </w:rPr>
              <w:commentReference w:id="708"/>
            </m:r>
            <w:commentRangeEnd w:id="709"/>
            <m:r>
              <m:rPr>
                <m:sty m:val="p"/>
              </m:rPr>
              <w:rPr>
                <w:rStyle w:val="afd"/>
              </w:rPr>
              <w:commentReference w:id="709"/>
            </m:r>
            <m:r>
              <w:rPr>
                <w:rFonts w:ascii="Cambria Math" w:hAnsi="Cambria Math" w:cs="Cambria Math"/>
                <w:color w:val="333333"/>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color w:val="333333"/>
                <w:sz w:val="24"/>
                <w:szCs w:val="24"/>
                <w:shd w:val="clear" w:color="auto" w:fill="FFFFFF"/>
              </w:rPr>
              <m:t xml:space="preserve"> </m:t>
            </m:r>
          </m:e>
        </m:d>
      </m:oMath>
      <w:r w:rsidR="00E67543">
        <w:rPr>
          <w:rFonts w:ascii="Times New Roman" w:hAnsi="Times New Roman" w:cs="Times New Roman"/>
          <w:color w:val="333333"/>
          <w:sz w:val="24"/>
          <w:szCs w:val="24"/>
          <w:shd w:val="clear" w:color="auto" w:fill="FFFFFF"/>
        </w:rPr>
        <w:t xml:space="preserve">,  </w:t>
      </w:r>
      <w:r w:rsidR="00E67543">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00E67543">
        <w:rPr>
          <w:rFonts w:ascii="Times New Roman" w:hAnsi="Times New Roman" w:cs="Times New Roman"/>
          <w:color w:val="333333"/>
          <w:sz w:val="24"/>
          <w:szCs w:val="24"/>
          <w:shd w:val="clear" w:color="auto" w:fill="FFFFFF"/>
        </w:rPr>
        <w:t xml:space="preserve"> </w:t>
      </w:r>
      <w:r w:rsidR="00E67543" w:rsidRPr="00001FF5">
        <w:rPr>
          <w:rFonts w:ascii="Times New Roman" w:hAnsi="Times New Roman" w:cs="Times New Roman"/>
          <w:color w:val="333333"/>
          <w:sz w:val="24"/>
          <w:szCs w:val="24"/>
          <w:shd w:val="clear" w:color="auto" w:fill="FFFFFF"/>
        </w:rPr>
        <w:sym w:font="Wingdings" w:char="F0DF"/>
      </w:r>
      <w:r w:rsidR="00E67543">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m>
              <m:mPr>
                <m:mcs>
                  <m:mc>
                    <m:mcPr>
                      <m:count m:val="2"/>
                      <m:mcJc m:val="center"/>
                    </m:mcPr>
                  </m:mc>
                </m:mcs>
                <m:ctrlPr>
                  <w:rPr>
                    <w:rFonts w:ascii="Cambria Math" w:hAnsi="Cambria Math" w:cs="Cambria Math"/>
                    <w:bCs/>
                    <w:i/>
                    <w:color w:val="333333"/>
                    <w:sz w:val="24"/>
                    <w:szCs w:val="24"/>
                    <w:shd w:val="clear" w:color="auto" w:fill="FFFFFF"/>
                  </w:rPr>
                </m:ctrlPr>
              </m:mPr>
              <m:mr>
                <m:e>
                  <w:commentRangeStart w:id="713"/>
                  <w:commentRangeStart w:id="714"/>
                  <m:sSup>
                    <m:sSupPr>
                      <m:ctrlPr>
                        <w:rPr>
                          <w:rFonts w:ascii="Cambria Math" w:hAnsi="Cambria Math" w:cs="Cambria Math"/>
                          <w:bCs/>
                          <w:color w:val="333333"/>
                          <w:sz w:val="24"/>
                          <w:szCs w:val="24"/>
                          <w:shd w:val="clear" w:color="auto" w:fill="FFFFFF"/>
                        </w:rPr>
                      </m:ctrlPr>
                    </m:sSupPr>
                    <m:e>
                      <m:acc>
                        <m:accPr>
                          <m:chr m:val="̃"/>
                          <m:ctrlPr>
                            <w:del w:id="715" w:author="Zhen Tan" w:date="2020-08-27T17:41:00Z">
                              <w:rPr>
                                <w:rFonts w:ascii="Cambria Math" w:hAnsi="Cambria Math" w:cs="Cambria Math"/>
                                <w:b/>
                                <w:bCs/>
                                <w:color w:val="333333"/>
                                <w:sz w:val="24"/>
                                <w:szCs w:val="24"/>
                                <w:shd w:val="clear" w:color="auto" w:fill="FFFFFF"/>
                              </w:rPr>
                            </w:del>
                          </m:ctrlPr>
                        </m:accPr>
                        <m:e>
                          <m:r>
                            <w:del w:id="716" w:author="Zhen Tan" w:date="2020-08-27T17:41:00Z">
                              <m:rPr>
                                <m:sty m:val="b"/>
                              </m:rPr>
                              <w:rPr>
                                <w:rFonts w:ascii="Cambria Math" w:hAnsi="Cambria Math" w:cs="Cambria Math"/>
                                <w:color w:val="333333"/>
                                <w:sz w:val="24"/>
                                <w:szCs w:val="24"/>
                                <w:shd w:val="clear" w:color="auto" w:fill="FFFFFF"/>
                              </w:rPr>
                              <m:t>B</m:t>
                            </w:del>
                          </m:r>
                        </m:e>
                      </m:acc>
                      <m:r>
                        <w:ins w:id="717" w:author="Zhen Tan" w:date="2020-08-27T17:41:00Z">
                          <m:rPr>
                            <m:sty m:val="b"/>
                          </m:rPr>
                          <w:rPr>
                            <w:rFonts w:ascii="Cambria Math" w:hAnsi="Cambria Math" w:cs="Cambria Math"/>
                            <w:color w:val="333333"/>
                            <w:sz w:val="24"/>
                            <w:szCs w:val="24"/>
                            <w:shd w:val="clear" w:color="auto" w:fill="FFFFFF"/>
                          </w:rPr>
                          <m:t>B</m:t>
                        </w:ins>
                      </m:r>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w:commentRangeEnd w:id="713"/>
                  <m:r>
                    <m:rPr>
                      <m:sty m:val="p"/>
                    </m:rPr>
                    <w:rPr>
                      <w:rStyle w:val="afd"/>
                    </w:rPr>
                    <w:commentReference w:id="713"/>
                  </m:r>
                  <w:commentRangeEnd w:id="714"/>
                  <m:r>
                    <w:ins w:id="718" w:author="Zhen Tan" w:date="2020-08-27T17:42:00Z">
                      <w:rPr>
                        <w:rFonts w:ascii="Cambria Math" w:eastAsia="微软雅黑" w:hAnsi="Cambria Math" w:cs="微软雅黑"/>
                        <w:color w:val="333333"/>
                        <w:sz w:val="24"/>
                        <w:szCs w:val="24"/>
                        <w:shd w:val="clear" w:color="auto" w:fill="FFFFFF"/>
                      </w:rPr>
                      <m:t xml:space="preserve">   </m:t>
                    </w:ins>
                  </m:r>
                  <m:r>
                    <m:rPr>
                      <m:sty m:val="p"/>
                    </m:rPr>
                    <w:rPr>
                      <w:rStyle w:val="afd"/>
                    </w:rPr>
                    <w:commentReference w:id="714"/>
                  </m:r>
                </m:e>
                <m:e>
                  <m:r>
                    <m:rPr>
                      <m:sty m:val="bi"/>
                    </m:rPr>
                    <w:rPr>
                      <w:rFonts w:ascii="Cambria Math" w:hAnsi="Cambria Math" w:cs="Cambria Math"/>
                      <w:color w:val="333333"/>
                      <w:sz w:val="24"/>
                      <w:szCs w:val="24"/>
                      <w:shd w:val="clear" w:color="auto" w:fill="FFFFFF"/>
                    </w:rPr>
                    <m:t>0</m:t>
                  </m:r>
                </m:e>
              </m:mr>
              <m:mr>
                <m:e>
                  <m:r>
                    <m:rPr>
                      <m:sty m:val="bi"/>
                    </m:rPr>
                    <w:rPr>
                      <w:rFonts w:ascii="Cambria Math" w:hAnsi="Cambria Math" w:cs="Cambria Math"/>
                      <w:color w:val="333333"/>
                      <w:sz w:val="24"/>
                      <w:szCs w:val="24"/>
                      <w:shd w:val="clear" w:color="auto" w:fill="FFFFFF"/>
                    </w:rPr>
                    <m:t xml:space="preserve">0        </m:t>
                  </m:r>
                </m:e>
                <m:e>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e>
              </m:mr>
            </m:m>
            <m:r>
              <w:rPr>
                <w:rFonts w:ascii="Cambria Math" w:hAnsi="Cambria Math" w:cs="Cambria Math"/>
                <w:color w:val="333333"/>
                <w:sz w:val="24"/>
                <w:szCs w:val="24"/>
                <w:shd w:val="clear" w:color="auto" w:fill="FFFFFF"/>
              </w:rPr>
              <m:t xml:space="preserve"> </m:t>
            </m:r>
          </m:e>
        </m:d>
      </m:oMath>
      <w:r w:rsidR="00E67543">
        <w:rPr>
          <w:rFonts w:ascii="Times New Roman" w:hAnsi="Times New Roman" w:cs="Times New Roman"/>
          <w:color w:val="333333"/>
          <w:sz w:val="24"/>
          <w:szCs w:val="24"/>
          <w:shd w:val="clear" w:color="auto" w:fill="FFFFFF"/>
        </w:rPr>
        <w:t>,</w:t>
      </w:r>
    </w:p>
    <w:p w14:paraId="7413D416" w14:textId="77777777" w:rsidR="00E67543" w:rsidRPr="00493041" w:rsidRDefault="00E67543" w:rsidP="000E065A">
      <w:pPr>
        <w:rPr>
          <w:rFonts w:ascii="Times New Roman" w:hAnsi="Times New Roman" w:cs="Times New Roman"/>
          <w:color w:val="333333"/>
          <w:sz w:val="24"/>
          <w:szCs w:val="24"/>
          <w:shd w:val="clear" w:color="auto" w:fill="FFFFFF"/>
        </w:rPr>
      </w:pPr>
      <w:r w:rsidRPr="00E1215E">
        <w:rPr>
          <w:rFonts w:ascii="Times New Roman" w:hAnsi="Times New Roman" w:cs="Times New Roman"/>
          <w:color w:val="333333"/>
          <w:sz w:val="24"/>
          <w:szCs w:val="24"/>
          <w:highlight w:val="yellow"/>
          <w:shd w:val="clear" w:color="auto" w:fill="FFFFFF"/>
        </w:rPr>
        <w:t xml:space="preserve">where </w:t>
      </w:r>
      <w:r w:rsidRPr="00E1215E">
        <w:rPr>
          <w:rFonts w:ascii="Times New Roman" w:hAnsi="Times New Roman" w:cs="Times New Roman"/>
          <w:i/>
          <w:iCs/>
          <w:color w:val="333333"/>
          <w:sz w:val="24"/>
          <w:szCs w:val="24"/>
          <w:highlight w:val="yellow"/>
          <w:shd w:val="clear" w:color="auto" w:fill="FFFFFF"/>
        </w:rPr>
        <w:t>x</w:t>
      </w:r>
      <w:r w:rsidRPr="00E1215E">
        <w:rPr>
          <w:rFonts w:ascii="Times New Roman" w:hAnsi="Times New Roman" w:cs="Times New Roman"/>
          <w:color w:val="333333"/>
          <w:sz w:val="24"/>
          <w:szCs w:val="24"/>
          <w:highlight w:val="yellow"/>
          <w:shd w:val="clear" w:color="auto" w:fill="FFFFFF"/>
        </w:rPr>
        <w:t xml:space="preserve"> is the index of solution </w:t>
      </w:r>
      <w:r w:rsidRPr="00E1215E">
        <w:rPr>
          <w:rFonts w:ascii="Times New Roman" w:hAnsi="Times New Roman" w:cs="Times New Roman"/>
          <w:b/>
          <w:bCs/>
          <w:i/>
          <w:iCs/>
          <w:color w:val="333333"/>
          <w:sz w:val="24"/>
          <w:szCs w:val="24"/>
          <w:highlight w:val="yellow"/>
          <w:shd w:val="clear" w:color="auto" w:fill="FFFFFF"/>
        </w:rPr>
        <w:t>x</w:t>
      </w:r>
      <w:r w:rsidRPr="00E1215E">
        <w:rPr>
          <w:rFonts w:ascii="Times New Roman" w:hAnsi="Times New Roman" w:cs="Times New Roman"/>
          <w:b/>
          <w:bCs/>
          <w:color w:val="333333"/>
          <w:sz w:val="24"/>
          <w:szCs w:val="24"/>
          <w:highlight w:val="yellow"/>
          <w:shd w:val="clear" w:color="auto" w:fill="FFFFFF"/>
        </w:rPr>
        <w:t xml:space="preserve"> </w:t>
      </w:r>
      <w:r w:rsidRPr="00E1215E">
        <w:rPr>
          <w:rFonts w:ascii="Times New Roman" w:hAnsi="Times New Roman" w:cs="Times New Roman"/>
          <w:color w:val="333333"/>
          <w:sz w:val="24"/>
          <w:szCs w:val="24"/>
          <w:highlight w:val="yellow"/>
          <w:shd w:val="clear" w:color="auto" w:fill="FFFFFF"/>
        </w:rPr>
        <w:t xml:space="preserve">in </w:t>
      </w:r>
      <m:oMath>
        <m:r>
          <m:rPr>
            <m:scr m:val="script"/>
          </m:rPr>
          <w:rPr>
            <w:rFonts w:ascii="Cambria Math" w:hAnsi="Cambria Math" w:cs="Times New Roman"/>
            <w:sz w:val="24"/>
            <w:szCs w:val="24"/>
            <w:highlight w:val="yellow"/>
          </w:rPr>
          <m:t>X</m:t>
        </m:r>
      </m:oMath>
      <w:r w:rsidRPr="00E1215E">
        <w:rPr>
          <w:rFonts w:ascii="Times New Roman" w:hAnsi="Times New Roman" w:cs="Times New Roman"/>
          <w:sz w:val="24"/>
          <w:szCs w:val="24"/>
          <w:highlight w:val="yellow"/>
        </w:rPr>
        <w:t xml:space="preserve">, and </w:t>
      </w:r>
      <m:oMath>
        <m:sSub>
          <m:sSubPr>
            <m:ctrlPr>
              <w:rPr>
                <w:rFonts w:ascii="Cambria Math" w:hAnsi="Times New Roman" w:cs="Times New Roman"/>
                <w:i/>
                <w:sz w:val="24"/>
                <w:szCs w:val="24"/>
                <w:highlight w:val="yellow"/>
              </w:rPr>
            </m:ctrlPr>
          </m:sSubPr>
          <m:e>
            <m:r>
              <m:rPr>
                <m:sty m:val="b"/>
              </m:rPr>
              <w:rPr>
                <w:rFonts w:ascii="Cambria Math" w:eastAsia="宋体" w:hAnsi="Cambria Math" w:cs="Times New Roman"/>
                <w:sz w:val="24"/>
                <w:szCs w:val="24"/>
                <w:highlight w:val="yellow"/>
              </w:rPr>
              <m:t>e</m:t>
            </m:r>
          </m:e>
          <m:sub>
            <m:r>
              <w:rPr>
                <w:rFonts w:ascii="Cambria Math" w:hAnsi="Times New Roman" w:cs="Times New Roman"/>
                <w:sz w:val="24"/>
                <w:szCs w:val="24"/>
                <w:highlight w:val="yellow"/>
              </w:rPr>
              <m:t>x</m:t>
            </m:r>
          </m:sub>
        </m:sSub>
      </m:oMath>
      <w:r w:rsidRPr="00E1215E">
        <w:rPr>
          <w:rFonts w:ascii="Times New Roman" w:hAnsi="Times New Roman" w:cs="Times New Roman"/>
          <w:sz w:val="24"/>
          <w:szCs w:val="24"/>
          <w:highlight w:val="yellow"/>
        </w:rPr>
        <w:t xml:space="preserve"> is a unit column vector with </w:t>
      </w:r>
      <w:r w:rsidRPr="00E1215E">
        <w:rPr>
          <w:rFonts w:ascii="Times New Roman" w:hAnsi="Times New Roman" w:cs="Times New Roman"/>
          <w:i/>
          <w:iCs/>
          <w:sz w:val="24"/>
          <w:szCs w:val="24"/>
          <w:highlight w:val="yellow"/>
        </w:rPr>
        <w:t>x</w:t>
      </w:r>
      <w:r w:rsidRPr="00E1215E">
        <w:rPr>
          <w:rFonts w:ascii="Times New Roman" w:hAnsi="Times New Roman" w:cs="Times New Roman"/>
          <w:sz w:val="24"/>
          <w:szCs w:val="24"/>
          <w:highlight w:val="yellow"/>
        </w:rPr>
        <w:t>-</w:t>
      </w:r>
      <w:proofErr w:type="spellStart"/>
      <w:r w:rsidRPr="00E1215E">
        <w:rPr>
          <w:rFonts w:ascii="Times New Roman" w:hAnsi="Times New Roman" w:cs="Times New Roman"/>
          <w:sz w:val="24"/>
          <w:szCs w:val="24"/>
          <w:highlight w:val="yellow"/>
        </w:rPr>
        <w:t>th</w:t>
      </w:r>
      <w:proofErr w:type="spellEnd"/>
      <w:r w:rsidRPr="00E1215E">
        <w:rPr>
          <w:rFonts w:ascii="Times New Roman" w:hAnsi="Times New Roman" w:cs="Times New Roman"/>
          <w:sz w:val="24"/>
          <w:szCs w:val="24"/>
          <w:highlight w:val="yellow"/>
        </w:rPr>
        <w:t xml:space="preserve"> entry one.</w:t>
      </w:r>
      <w:r>
        <w:rPr>
          <w:rFonts w:ascii="Times New Roman" w:hAnsi="Times New Roman" w:cs="Times New Roman"/>
          <w:sz w:val="24"/>
          <w:szCs w:val="24"/>
        </w:rPr>
        <w:t xml:space="preserve"> </w:t>
      </w:r>
    </w:p>
    <w:p w14:paraId="37BC51EB" w14:textId="77777777" w:rsidR="00E67543" w:rsidRPr="00026191" w:rsidRDefault="00E67543" w:rsidP="000E065A">
      <w:pP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3) P</w:t>
      </w:r>
      <w:r>
        <w:rPr>
          <w:rFonts w:ascii="Times New Roman" w:hAnsi="Times New Roman" w:cs="Times New Roman"/>
          <w:sz w:val="24"/>
          <w:szCs w:val="24"/>
        </w:rPr>
        <w:t xml:space="preserve">ick the sampling decision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as </w:t>
      </w:r>
      <w:r>
        <w:rPr>
          <w:rFonts w:ascii="Times New Roman" w:hAnsi="Times New Roman" w:cs="Times New Roman"/>
          <w:sz w:val="24"/>
          <w:szCs w:val="24"/>
        </w:rPr>
        <w:t xml:space="preserve">any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with nondominant KG factors for two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sz w:val="24"/>
          <w:szCs w:val="24"/>
        </w:rPr>
        <w:t xml:space="preserve">, i.e., </w:t>
      </w:r>
      <w:commentRangeStart w:id="719"/>
      <w:commentRangeStart w:id="720"/>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sz w:val="24"/>
          <w:szCs w:val="24"/>
        </w:rPr>
        <w:t xml:space="preserve">, where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denotes</w:t>
      </w:r>
      <w:r>
        <w:rPr>
          <w:rFonts w:ascii="Times New Roman" w:hAnsi="Times New Roman" w:cs="Times New Roman"/>
          <w:sz w:val="24"/>
          <w:szCs w:val="24"/>
        </w:rPr>
        <w:t xml:space="preserve"> the Pareto optimal front</w:t>
      </w:r>
      <w:commentRangeEnd w:id="719"/>
      <w:r>
        <w:rPr>
          <w:rStyle w:val="afd"/>
        </w:rPr>
        <w:commentReference w:id="719"/>
      </w:r>
      <w:commentRangeEnd w:id="720"/>
      <w:r>
        <w:rPr>
          <w:rStyle w:val="afd"/>
        </w:rPr>
        <w:commentReference w:id="720"/>
      </w:r>
      <w:r>
        <w:rPr>
          <w:rFonts w:ascii="Times New Roman" w:hAnsi="Times New Roman" w:cs="Times New Roman"/>
          <w:sz w:val="24"/>
          <w:szCs w:val="24"/>
        </w:rPr>
        <w:t xml:space="preserve"> of </w:t>
      </w:r>
      <m:oMath>
        <m:r>
          <w:rPr>
            <w:rFonts w:ascii="Cambria Math"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D</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r>
          <m:rPr>
            <m:sty m:val="p"/>
          </m:rPr>
          <w:rPr>
            <w:rFonts w:ascii="Cambria Math" w:hAnsi="Times New Roman" w:cs="Times New Roman"/>
            <w:sz w:val="24"/>
            <w:szCs w:val="24"/>
          </w:rPr>
          <m:t>,</m:t>
        </m:r>
        <m:r>
          <w:rPr>
            <w:rFonts w:ascii="Cambria Math" w:hAnsi="Times New Roman"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A</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r>
          <m:rPr>
            <m:sty m:val="bi"/>
          </m:rPr>
          <w:rPr>
            <w:rFonts w:ascii="Cambria Math" w:hAnsi="Times New Roman" w:cs="Times New Roman"/>
            <w:sz w:val="24"/>
            <w:szCs w:val="24"/>
          </w:rPr>
          <m:t>)</m:t>
        </m:r>
      </m:oMath>
      <w:r>
        <w:rPr>
          <w:rFonts w:ascii="Times New Roman" w:hAnsi="Times New Roman" w:cs="Times New Roman"/>
          <w:sz w:val="24"/>
          <w:szCs w:val="24"/>
        </w:rPr>
        <w:t xml:space="preserve"> over </w:t>
      </w:r>
      <m:oMath>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Cs/>
          <w:sz w:val="24"/>
          <w:szCs w:val="24"/>
        </w:rPr>
        <w:t>:</w:t>
      </w:r>
    </w:p>
    <w:p w14:paraId="4E9F7D03" w14:textId="77777777" w:rsidR="00E67543" w:rsidRDefault="009363F8" w:rsidP="000E065A">
      <w:pPr>
        <w:jc w:val="right"/>
        <w:rPr>
          <w:rFonts w:ascii="Times New Roman" w:hAnsi="Times New Roman" w:cs="Times New Roman"/>
          <w:b/>
          <w:sz w:val="24"/>
          <w:szCs w:val="24"/>
        </w:rPr>
      </w:pPr>
      <m:oMath>
        <m:sSup>
          <m:sSupPr>
            <m:ctrlPr>
              <w:rPr>
                <w:rFonts w:ascii="Cambria Math" w:eastAsia="宋体" w:hAnsi="Times New Roman" w:cs="Times New Roman"/>
                <w:b/>
                <w:color w:val="FF0000"/>
                <w:sz w:val="24"/>
                <w:szCs w:val="24"/>
              </w:rPr>
            </m:ctrlPr>
          </m:sSupPr>
          <m:e>
            <m:r>
              <w:rPr>
                <w:rFonts w:ascii="Cambria Math" w:eastAsia="宋体" w:hAnsi="Times New Roman" w:cs="Times New Roman"/>
                <w:color w:val="FF0000"/>
                <w:sz w:val="24"/>
                <w:szCs w:val="24"/>
                <w:rPrChange w:id="721" w:author="Microsoft 帐户" w:date="2020-08-29T17:49:00Z">
                  <w:rPr>
                    <w:rFonts w:ascii="Cambria Math" w:eastAsia="宋体" w:hAnsi="Times New Roman" w:cs="Times New Roman"/>
                    <w:sz w:val="24"/>
                    <w:szCs w:val="24"/>
                  </w:rPr>
                </w:rPrChange>
              </w:rPr>
              <m:t>P</m:t>
            </m:r>
          </m:e>
          <m:sup>
            <m:r>
              <w:rPr>
                <w:rFonts w:ascii="Cambria Math" w:eastAsia="宋体" w:hAnsi="Times New Roman" w:cs="Times New Roman"/>
                <w:color w:val="FF0000"/>
                <w:sz w:val="24"/>
                <w:szCs w:val="24"/>
                <w:rPrChange w:id="722" w:author="Microsoft 帐户" w:date="2020-08-29T17:49:00Z">
                  <w:rPr>
                    <w:rFonts w:ascii="Cambria Math" w:eastAsia="宋体" w:hAnsi="Times New Roman" w:cs="Times New Roman"/>
                    <w:sz w:val="24"/>
                    <w:szCs w:val="24"/>
                  </w:rPr>
                </w:rPrChange>
              </w:rPr>
              <m:t>KG</m:t>
            </m:r>
            <m:r>
              <m:rPr>
                <m:sty m:val="p"/>
              </m:rPr>
              <w:rPr>
                <w:rFonts w:ascii="Cambria Math" w:eastAsia="宋体" w:hAnsi="Times New Roman" w:cs="Times New Roman"/>
                <w:color w:val="FF0000"/>
                <w:sz w:val="24"/>
                <w:szCs w:val="24"/>
                <w:rPrChange w:id="723" w:author="Microsoft 帐户" w:date="2020-08-29T17:49:00Z">
                  <w:rPr>
                    <w:rFonts w:ascii="Cambria Math" w:eastAsia="宋体" w:hAnsi="Times New Roman" w:cs="Times New Roman"/>
                    <w:sz w:val="24"/>
                    <w:szCs w:val="24"/>
                  </w:rPr>
                </w:rPrChange>
              </w:rPr>
              <m:t>,</m:t>
            </m:r>
            <m:r>
              <w:rPr>
                <w:rFonts w:ascii="Cambria Math" w:eastAsia="宋体" w:hAnsi="Times New Roman" w:cs="Times New Roman"/>
                <w:color w:val="FF0000"/>
                <w:sz w:val="24"/>
                <w:szCs w:val="24"/>
                <w:rPrChange w:id="724" w:author="Microsoft 帐户" w:date="2020-08-29T17:49:00Z">
                  <w:rPr>
                    <w:rFonts w:ascii="Cambria Math" w:eastAsia="宋体" w:hAnsi="Times New Roman" w:cs="Times New Roman"/>
                    <w:sz w:val="24"/>
                    <w:szCs w:val="24"/>
                  </w:rPr>
                </w:rPrChange>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sSup>
              <m:sSupPr>
                <m:ctrlPr>
                  <w:rPr>
                    <w:rFonts w:ascii="Cambria Math" w:eastAsia="宋体" w:hAnsi="Times New Roman" w:cs="Times New Roman"/>
                    <w:b/>
                    <w:sz w:val="24"/>
                    <w:szCs w:val="24"/>
                  </w:rPr>
                </m:ctrlPr>
              </m:sSupPr>
              <m:e>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e>
            </m:d>
            <w:commentRangeStart w:id="725"/>
            <w:commentRangeStart w:id="726"/>
            <m:r>
              <m:rPr>
                <m:sty m:val="p"/>
              </m:rPr>
              <w:rPr>
                <w:rFonts w:ascii="Cambria Math" w:eastAsia="宋体" w:hAnsi="Times New Roman" w:cs="Times New Roman"/>
                <w:sz w:val="24"/>
                <w:szCs w:val="24"/>
                <w:highlight w:val="yellow"/>
              </w:rPr>
              <m:t>&gt;</m:t>
            </m:r>
            <w:commentRangeEnd w:id="725"/>
            <m:r>
              <m:rPr>
                <m:sty m:val="p"/>
              </m:rPr>
              <w:rPr>
                <w:rStyle w:val="afd"/>
              </w:rPr>
              <w:commentReference w:id="725"/>
            </m:r>
            <w:commentRangeEnd w:id="726"/>
            <m:r>
              <m:rPr>
                <m:sty m:val="p"/>
              </m:rPr>
              <w:rPr>
                <w:rStyle w:val="afd"/>
              </w:rPr>
              <w:commentReference w:id="726"/>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e>
        </m:d>
      </m:oMath>
      <w:r w:rsidR="00E67543" w:rsidRPr="005D04A3">
        <w:rPr>
          <w:rFonts w:ascii="Times New Roman" w:hAnsi="Times New Roman" w:cs="Times New Roman"/>
          <w:bCs/>
          <w:sz w:val="24"/>
          <w:szCs w:val="24"/>
        </w:rPr>
        <w:t>,</w:t>
      </w:r>
      <w:r w:rsidR="00E67543">
        <w:rPr>
          <w:rFonts w:ascii="Times New Roman" w:hAnsi="Times New Roman" w:cs="Times New Roman"/>
          <w:b/>
          <w:sz w:val="24"/>
          <w:szCs w:val="24"/>
        </w:rPr>
        <w:t xml:space="preserve">         </w:t>
      </w:r>
      <w:r w:rsidR="00E67543">
        <w:rPr>
          <w:rFonts w:ascii="Times New Roman" w:hAnsi="Times New Roman" w:cs="Times New Roman"/>
          <w:bCs/>
          <w:sz w:val="24"/>
          <w:szCs w:val="24"/>
        </w:rPr>
        <w:t>(21)</w:t>
      </w:r>
      <w:r w:rsidR="00E67543">
        <w:rPr>
          <w:rFonts w:ascii="Times New Roman" w:hAnsi="Times New Roman" w:cs="Times New Roman"/>
          <w:b/>
          <w:sz w:val="24"/>
          <w:szCs w:val="24"/>
        </w:rPr>
        <w:t xml:space="preserve">       </w:t>
      </w:r>
    </w:p>
    <w:p w14:paraId="578BB15B" w14:textId="77777777" w:rsidR="00E67543" w:rsidRDefault="00E67543" w:rsidP="000E065A">
      <w:pPr>
        <w:rPr>
          <w:rFonts w:ascii="Times New Roman" w:hAnsi="Times New Roman" w:cs="Times New Roman"/>
          <w:bCs/>
          <w:sz w:val="24"/>
          <w:szCs w:val="24"/>
        </w:rPr>
      </w:pPr>
      <w:r w:rsidRPr="004348C6">
        <w:rPr>
          <w:rFonts w:ascii="Times New Roman" w:hAnsi="Times New Roman" w:cs="Times New Roman"/>
          <w:bCs/>
          <w:sz w:val="24"/>
          <w:szCs w:val="24"/>
          <w:highlight w:val="yellow"/>
        </w:rPr>
        <w:t>certain rul</w:t>
      </w:r>
      <w:r w:rsidRPr="004348C6">
        <w:rPr>
          <w:rFonts w:ascii="Times New Roman" w:hAnsi="Times New Roman" w:cs="Times New Roman" w:hint="eastAsia"/>
          <w:bCs/>
          <w:sz w:val="24"/>
          <w:szCs w:val="24"/>
          <w:highlight w:val="yellow"/>
        </w:rPr>
        <w:t>e</w:t>
      </w:r>
      <w:r w:rsidRPr="004348C6">
        <w:rPr>
          <w:rFonts w:ascii="Times New Roman" w:hAnsi="Times New Roman" w:cs="Times New Roman"/>
          <w:bCs/>
          <w:sz w:val="24"/>
          <w:szCs w:val="24"/>
          <w:highlight w:val="yellow"/>
        </w:rPr>
        <w:t xml:space="preserve"> can also be enforced</w:t>
      </w:r>
      <w:r>
        <w:rPr>
          <w:rFonts w:ascii="Times New Roman" w:hAnsi="Times New Roman" w:cs="Times New Roman"/>
          <w:bCs/>
          <w:sz w:val="24"/>
          <w:szCs w:val="24"/>
        </w:rPr>
        <w:t xml:space="preserve"> </w:t>
      </w:r>
      <w:r w:rsidRPr="00895E06">
        <w:rPr>
          <w:rFonts w:ascii="Times New Roman" w:hAnsi="Times New Roman" w:cs="Times New Roman"/>
          <w:bCs/>
          <w:color w:val="FF0000"/>
          <w:sz w:val="24"/>
          <w:szCs w:val="24"/>
        </w:rPr>
        <w:t>as to which</w:t>
      </w:r>
      <w:r>
        <w:rPr>
          <w:rFonts w:ascii="Times New Roman" w:hAnsi="Times New Roman" w:cs="Times New Roman"/>
          <w:bCs/>
          <w:sz w:val="24"/>
          <w:szCs w:val="24"/>
        </w:rPr>
        <w:t xml:space="preserve"> solution in the Pareto front to be sampled, e.g., we can pick the one with the largest crowding distance (i.e., </w:t>
      </w:r>
      <w:r w:rsidRPr="000B67E2">
        <w:rPr>
          <w:rFonts w:ascii="Times New Roman" w:hAnsi="Times New Roman" w:cs="Times New Roman"/>
          <w:bCs/>
          <w:sz w:val="24"/>
          <w:szCs w:val="24"/>
        </w:rPr>
        <w:t xml:space="preserve">the normalized sum of its distances to its adjacent solutions </w:t>
      </w:r>
      <w:r>
        <w:rPr>
          <w:rFonts w:ascii="Times New Roman" w:hAnsi="Times New Roman" w:cs="Times New Roman"/>
          <w:bCs/>
          <w:sz w:val="24"/>
          <w:szCs w:val="24"/>
        </w:rPr>
        <w:t xml:space="preserve">in the Pareto front </w:t>
      </w:r>
      <w:r w:rsidRPr="000B67E2">
        <w:rPr>
          <w:rFonts w:ascii="Times New Roman" w:hAnsi="Times New Roman" w:cs="Times New Roman"/>
          <w:bCs/>
          <w:sz w:val="24"/>
          <w:szCs w:val="24"/>
        </w:rPr>
        <w:t>with respect to each</w:t>
      </w:r>
      <w:r>
        <w:rPr>
          <w:rFonts w:ascii="Times New Roman" w:hAnsi="Times New Roman" w:cs="Times New Roman"/>
          <w:bCs/>
          <w:sz w:val="24"/>
          <w:szCs w:val="24"/>
        </w:rPr>
        <w:t xml:space="preserve"> </w:t>
      </w:r>
      <w:r w:rsidRPr="000B67E2">
        <w:rPr>
          <w:rFonts w:ascii="Times New Roman" w:hAnsi="Times New Roman" w:cs="Times New Roman"/>
          <w:bCs/>
          <w:sz w:val="24"/>
          <w:szCs w:val="24"/>
        </w:rPr>
        <w:t>objective function</w:t>
      </w:r>
      <w:r>
        <w:rPr>
          <w:rFonts w:ascii="Times New Roman" w:hAnsi="Times New Roman" w:cs="Times New Roman"/>
          <w:bCs/>
          <w:sz w:val="24"/>
          <w:szCs w:val="24"/>
        </w:rPr>
        <w:t xml:space="preserve">). </w:t>
      </w:r>
    </w:p>
    <w:p w14:paraId="251FE506" w14:textId="51724C48" w:rsidR="00E67543" w:rsidRDefault="00E67543" w:rsidP="000E065A">
      <w:pPr>
        <w:ind w:firstLine="48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4) Simulate the signal plan </w:t>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and observe the traffic flow output, then compute the evaluation indices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r>
        <w:rPr>
          <w:rFonts w:ascii="Times New Roman" w:hAnsi="Times New Roman" w:cs="Times New Roman"/>
          <w:sz w:val="24"/>
          <w:szCs w:val="24"/>
        </w:rPr>
        <w:t>. Update posterior beliefs on model parameters</w:t>
      </w:r>
      <w:r>
        <w:rPr>
          <w:rFonts w:ascii="Times New Roman" w:hAnsi="Times New Roman" w:cs="Times New Roman"/>
          <w:color w:val="333333"/>
          <w:sz w:val="24"/>
          <w:szCs w:val="24"/>
          <w:shd w:val="clear" w:color="auto" w:fill="FFFFFF"/>
        </w:rPr>
        <w:t xml:space="preserve"> </w:t>
      </w:r>
      <w:bookmarkStart w:id="727" w:name="_Hlk46263337"/>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oMath>
      <w:bookmarkEnd w:id="727"/>
      <w:r>
        <w:rPr>
          <w:rFonts w:ascii="Times New Roman" w:hAnsi="Times New Roman" w:cs="Times New Roman"/>
          <w:color w:val="333333"/>
          <w:sz w:val="24"/>
          <w:szCs w:val="24"/>
          <w:shd w:val="clear" w:color="auto" w:fill="FFFFFF"/>
        </w:rPr>
        <w:t xml:space="preserve"> by (14), and update the variance estimates by (15).  </w:t>
      </w:r>
    </w:p>
    <w:p w14:paraId="53A1DF69" w14:textId="77777777" w:rsidR="00E67543" w:rsidRDefault="00E67543" w:rsidP="000E065A">
      <w:pPr>
        <w:ind w:firstLine="48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If </w:t>
      </w:r>
      <m:oMath>
        <m:r>
          <w:rPr>
            <w:rFonts w:ascii="Cambria Math" w:eastAsia="宋体" w:hAnsi="Cambria Math" w:cs="Times New Roman"/>
            <w:sz w:val="24"/>
            <w:szCs w:val="24"/>
          </w:rPr>
          <m:t>n</m:t>
        </m:r>
        <m:r>
          <m:rPr>
            <m:sty m:val="b"/>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color w:val="333333"/>
          <w:sz w:val="24"/>
          <w:szCs w:val="24"/>
          <w:shd w:val="clear" w:color="auto" w:fill="FFFFFF"/>
        </w:rPr>
        <w:t xml:space="preserve"> (i.e., the simulation budget is exhausted), we solve problem (16) and obtain an optimizer for final implementation. Similar to the case for selecting the sampling decision, </w:t>
      </w:r>
      <w:commentRangeStart w:id="728"/>
      <w:commentRangeStart w:id="729"/>
      <w:r>
        <w:rPr>
          <w:rFonts w:ascii="Times New Roman" w:hAnsi="Times New Roman" w:cs="Times New Roman"/>
          <w:color w:val="333333"/>
          <w:sz w:val="24"/>
          <w:szCs w:val="24"/>
          <w:shd w:val="clear" w:color="auto" w:fill="FFFFFF"/>
        </w:rPr>
        <w:t>certain rule</w:t>
      </w:r>
      <w:commentRangeEnd w:id="728"/>
      <w:r>
        <w:rPr>
          <w:rStyle w:val="afd"/>
        </w:rPr>
        <w:commentReference w:id="728"/>
      </w:r>
      <w:commentRangeEnd w:id="729"/>
      <w:r>
        <w:rPr>
          <w:rStyle w:val="afd"/>
        </w:rPr>
        <w:commentReference w:id="729"/>
      </w:r>
      <w:r>
        <w:rPr>
          <w:rFonts w:ascii="Times New Roman" w:hAnsi="Times New Roman" w:cs="Times New Roman"/>
          <w:color w:val="333333"/>
          <w:sz w:val="24"/>
          <w:szCs w:val="24"/>
          <w:shd w:val="clear" w:color="auto" w:fill="FFFFFF"/>
        </w:rPr>
        <w:t xml:space="preserve"> can be applied for selecting the final implementation plan if there is more than one nondominant solutions to (16), e.g., choose the solution with the </w:t>
      </w:r>
      <w:r>
        <w:rPr>
          <w:rFonts w:ascii="Times New Roman" w:hAnsi="Times New Roman" w:cs="Times New Roman"/>
          <w:bCs/>
          <w:sz w:val="24"/>
          <w:szCs w:val="24"/>
        </w:rPr>
        <w:t>largest crowding distance.</w:t>
      </w:r>
      <w:r>
        <w:rPr>
          <w:rFonts w:ascii="Times New Roman" w:hAnsi="Times New Roman" w:cs="Times New Roman"/>
          <w:color w:val="333333"/>
          <w:sz w:val="24"/>
          <w:szCs w:val="24"/>
          <w:shd w:val="clear" w:color="auto" w:fill="FFFFFF"/>
        </w:rPr>
        <w:t xml:space="preserve">  </w:t>
      </w:r>
    </w:p>
    <w:p w14:paraId="04049CE2" w14:textId="77777777" w:rsidR="00E67543" w:rsidRDefault="00E67543" w:rsidP="000E065A">
      <w:pPr>
        <w:ind w:firstLine="480"/>
        <w:rPr>
          <w:rFonts w:ascii="Times New Roman" w:hAnsi="Times New Roman" w:cs="Times New Roman"/>
          <w:bCs/>
          <w:color w:val="333333"/>
          <w:sz w:val="24"/>
          <w:szCs w:val="24"/>
          <w:shd w:val="clear" w:color="auto" w:fill="FFFFFF"/>
        </w:rPr>
      </w:pPr>
      <w:r>
        <w:rPr>
          <w:rFonts w:ascii="Times New Roman" w:hAnsi="Times New Roman" w:cs="Times New Roman"/>
          <w:bCs/>
          <w:color w:val="333333"/>
          <w:sz w:val="24"/>
          <w:szCs w:val="24"/>
          <w:shd w:val="clear" w:color="auto" w:fill="FFFFFF"/>
        </w:rPr>
        <w:lastRenderedPageBreak/>
        <w:t xml:space="preserve">The above solution procedure is summarized in Algorithm 1 in the appendix. </w:t>
      </w:r>
    </w:p>
    <w:p w14:paraId="4003467E" w14:textId="77777777" w:rsidR="00E67543" w:rsidRPr="00EE194A" w:rsidRDefault="00E67543" w:rsidP="000E065A">
      <w:pPr>
        <w:ind w:firstLine="480"/>
        <w:rPr>
          <w:rFonts w:ascii="Times New Roman" w:hAnsi="Times New Roman" w:cs="Times New Roman"/>
          <w:bCs/>
          <w:color w:val="333333"/>
          <w:sz w:val="24"/>
          <w:szCs w:val="24"/>
          <w:shd w:val="clear" w:color="auto" w:fill="FFFFFF"/>
        </w:rPr>
      </w:pPr>
    </w:p>
    <w:p w14:paraId="58B4390C" w14:textId="1E626F37" w:rsidR="00E67543" w:rsidRDefault="00F22D01" w:rsidP="000E065A">
      <w:pPr>
        <w:pStyle w:val="2"/>
        <w:spacing w:before="0"/>
        <w:rPr>
          <w:rFonts w:ascii="Times New Roman" w:hAnsi="Times New Roman" w:cs="Times New Roman"/>
          <w:i/>
          <w:iCs/>
          <w:color w:val="auto"/>
          <w:sz w:val="24"/>
          <w:szCs w:val="24"/>
        </w:rPr>
      </w:pPr>
      <w:r>
        <w:rPr>
          <w:rFonts w:ascii="Times New Roman" w:eastAsiaTheme="minorEastAsia" w:hAnsi="Times New Roman" w:cs="Times New Roman"/>
          <w:i/>
          <w:iCs/>
          <w:color w:val="auto"/>
          <w:sz w:val="24"/>
          <w:szCs w:val="24"/>
          <w:highlight w:val="yellow"/>
        </w:rPr>
        <w:t>4</w:t>
      </w:r>
      <w:r w:rsidR="00E67543" w:rsidRPr="000C1690">
        <w:rPr>
          <w:rFonts w:ascii="Times New Roman" w:eastAsiaTheme="minorEastAsia" w:hAnsi="Times New Roman" w:cs="Times New Roman"/>
          <w:i/>
          <w:iCs/>
          <w:color w:val="auto"/>
          <w:sz w:val="24"/>
          <w:szCs w:val="24"/>
          <w:highlight w:val="yellow"/>
        </w:rPr>
        <w:t>.</w:t>
      </w:r>
      <w:r w:rsidR="00E67543">
        <w:rPr>
          <w:rFonts w:ascii="Times New Roman" w:eastAsiaTheme="minorEastAsia" w:hAnsi="Times New Roman" w:cs="Times New Roman"/>
          <w:i/>
          <w:iCs/>
          <w:color w:val="auto"/>
          <w:sz w:val="24"/>
          <w:szCs w:val="24"/>
          <w:highlight w:val="yellow"/>
        </w:rPr>
        <w:t>4</w:t>
      </w:r>
      <w:r w:rsidR="00E67543" w:rsidRPr="000C1690">
        <w:rPr>
          <w:color w:val="auto"/>
          <w:highlight w:val="yellow"/>
        </w:rPr>
        <w:t xml:space="preserve"> </w:t>
      </w:r>
      <w:r w:rsidR="00E67543" w:rsidRPr="000C1690">
        <w:rPr>
          <w:rFonts w:ascii="Times New Roman" w:hAnsi="Times New Roman" w:cs="Times New Roman"/>
          <w:i/>
          <w:iCs/>
          <w:color w:val="auto"/>
          <w:sz w:val="24"/>
          <w:szCs w:val="24"/>
          <w:highlight w:val="yellow"/>
        </w:rPr>
        <w:t xml:space="preserve">The choice of the </w:t>
      </w:r>
      <w:proofErr w:type="spellStart"/>
      <w:r w:rsidR="00E67543" w:rsidRPr="000C1690">
        <w:rPr>
          <w:rFonts w:ascii="Times New Roman" w:hAnsi="Times New Roman" w:cs="Times New Roman"/>
          <w:i/>
          <w:iCs/>
          <w:color w:val="auto"/>
          <w:sz w:val="24"/>
          <w:szCs w:val="24"/>
          <w:highlight w:val="yellow"/>
        </w:rPr>
        <w:t>basis</w:t>
      </w:r>
      <w:proofErr w:type="spellEnd"/>
      <w:r w:rsidR="00E67543" w:rsidRPr="000C1690">
        <w:rPr>
          <w:rFonts w:ascii="Times New Roman" w:hAnsi="Times New Roman" w:cs="Times New Roman"/>
          <w:i/>
          <w:iCs/>
          <w:color w:val="auto"/>
          <w:sz w:val="24"/>
          <w:szCs w:val="24"/>
          <w:highlight w:val="yellow"/>
        </w:rPr>
        <w:t xml:space="preserve"> functions for NSTPU</w:t>
      </w:r>
    </w:p>
    <w:p w14:paraId="1EAE099A" w14:textId="49B62323" w:rsidR="009D6540" w:rsidDel="00E8543D" w:rsidRDefault="009D6540" w:rsidP="000E065A">
      <w:pPr>
        <w:rPr>
          <w:del w:id="730" w:author="Tan zhen" w:date="2021-07-20T22:52:00Z"/>
          <w:rFonts w:ascii="Times New Roman" w:hAnsi="Times New Roman" w:cs="Times New Roman"/>
          <w:sz w:val="24"/>
          <w:szCs w:val="24"/>
        </w:rPr>
      </w:pPr>
      <w:ins w:id="731" w:author="Tan zhen" w:date="2021-07-20T22:04:00Z">
        <w:r>
          <w:t xml:space="preserve">   </w:t>
        </w:r>
      </w:ins>
      <w:ins w:id="732" w:author="Tan zhen" w:date="2021-07-20T22:05:00Z">
        <w:r>
          <w:rPr>
            <w:rFonts w:ascii="Times New Roman" w:hAnsi="Times New Roman" w:cs="Times New Roman" w:hint="eastAsia"/>
            <w:sz w:val="24"/>
            <w:szCs w:val="24"/>
          </w:rPr>
          <w:t>We</w:t>
        </w:r>
        <w:r>
          <w:rPr>
            <w:rFonts w:ascii="Times New Roman" w:hAnsi="Times New Roman" w:cs="Times New Roman"/>
            <w:sz w:val="24"/>
            <w:szCs w:val="24"/>
          </w:rPr>
          <w:t xml:space="preserve"> adopt a polynomial basis function with at most order of three.</w:t>
        </w:r>
      </w:ins>
      <w:ins w:id="733" w:author="Tan zhen" w:date="2021-07-20T22:06:00Z">
        <w:r>
          <w:rPr>
            <w:rFonts w:ascii="Times New Roman" w:hAnsi="Times New Roman" w:cs="Times New Roman"/>
            <w:sz w:val="24"/>
            <w:szCs w:val="24"/>
          </w:rPr>
          <w:t xml:space="preserve"> Clearly, the higher the order of the polynomial,</w:t>
        </w:r>
      </w:ins>
      <w:ins w:id="734" w:author="Tan zhen" w:date="2021-07-20T22:52:00Z">
        <w:r w:rsidR="00E24110">
          <w:rPr>
            <w:rFonts w:ascii="Times New Roman" w:hAnsi="Times New Roman" w:cs="Times New Roman"/>
            <w:sz w:val="24"/>
            <w:szCs w:val="24"/>
          </w:rPr>
          <w:t xml:space="preserve"> the more likely the model can b</w:t>
        </w:r>
      </w:ins>
      <w:ins w:id="735" w:author="Tan zhen" w:date="2021-07-20T22:53:00Z">
        <w:r w:rsidR="00E24110">
          <w:rPr>
            <w:rFonts w:ascii="Times New Roman" w:hAnsi="Times New Roman" w:cs="Times New Roman"/>
            <w:sz w:val="24"/>
            <w:szCs w:val="24"/>
          </w:rPr>
          <w:t>etter fit the true underlying function,</w:t>
        </w:r>
      </w:ins>
      <w:ins w:id="736" w:author="Tan zhen" w:date="2021-07-20T22:06:00Z">
        <w:r>
          <w:rPr>
            <w:rFonts w:ascii="Times New Roman" w:hAnsi="Times New Roman" w:cs="Times New Roman"/>
            <w:sz w:val="24"/>
            <w:szCs w:val="24"/>
          </w:rPr>
          <w:t xml:space="preserve"> </w:t>
        </w:r>
      </w:ins>
      <w:ins w:id="737" w:author="Tan zhen" w:date="2021-07-20T22:52:00Z">
        <w:r w:rsidR="00E24110">
          <w:rPr>
            <w:rFonts w:ascii="Times New Roman" w:hAnsi="Times New Roman" w:cs="Times New Roman"/>
            <w:sz w:val="24"/>
            <w:szCs w:val="24"/>
          </w:rPr>
          <w:t xml:space="preserve">but </w:t>
        </w:r>
      </w:ins>
      <w:ins w:id="738" w:author="Tan zhen" w:date="2021-07-20T22:06:00Z">
        <w:r>
          <w:rPr>
            <w:rFonts w:ascii="Times New Roman" w:hAnsi="Times New Roman" w:cs="Times New Roman"/>
            <w:sz w:val="24"/>
            <w:szCs w:val="24"/>
          </w:rPr>
          <w:t xml:space="preserve">more </w:t>
        </w:r>
        <w:r w:rsidR="00CF04D5">
          <w:rPr>
            <w:rFonts w:ascii="Times New Roman" w:hAnsi="Times New Roman" w:cs="Times New Roman"/>
            <w:sz w:val="24"/>
            <w:szCs w:val="24"/>
          </w:rPr>
          <w:t>term</w:t>
        </w:r>
        <w:r>
          <w:rPr>
            <w:rFonts w:ascii="Times New Roman" w:hAnsi="Times New Roman" w:cs="Times New Roman"/>
            <w:sz w:val="24"/>
            <w:szCs w:val="24"/>
          </w:rPr>
          <w:t xml:space="preserve">s </w:t>
        </w:r>
        <w:r w:rsidR="00CF04D5">
          <w:rPr>
            <w:rFonts w:ascii="Times New Roman" w:hAnsi="Times New Roman" w:cs="Times New Roman"/>
            <w:sz w:val="24"/>
            <w:szCs w:val="24"/>
          </w:rPr>
          <w:t xml:space="preserve">including the cross-multiplication terms </w:t>
        </w:r>
      </w:ins>
      <w:ins w:id="739" w:author="Tan zhen" w:date="2021-07-20T22:53:00Z">
        <w:r w:rsidR="00E24110">
          <w:rPr>
            <w:rFonts w:ascii="Times New Roman" w:hAnsi="Times New Roman" w:cs="Times New Roman"/>
            <w:sz w:val="24"/>
            <w:szCs w:val="24"/>
          </w:rPr>
          <w:t>have to be</w:t>
        </w:r>
      </w:ins>
      <w:ins w:id="740" w:author="Tan zhen" w:date="2021-07-20T22:06:00Z">
        <w:r>
          <w:rPr>
            <w:rFonts w:ascii="Times New Roman" w:hAnsi="Times New Roman" w:cs="Times New Roman"/>
            <w:sz w:val="24"/>
            <w:szCs w:val="24"/>
          </w:rPr>
          <w:t xml:space="preserve"> include</w:t>
        </w:r>
      </w:ins>
      <w:ins w:id="741" w:author="Tan zhen" w:date="2021-07-20T22:53:00Z">
        <w:r w:rsidR="00E24110">
          <w:rPr>
            <w:rFonts w:ascii="Times New Roman" w:hAnsi="Times New Roman" w:cs="Times New Roman"/>
            <w:sz w:val="24"/>
            <w:szCs w:val="24"/>
          </w:rPr>
          <w:t>d</w:t>
        </w:r>
      </w:ins>
      <w:ins w:id="742" w:author="Tan zhen" w:date="2021-07-20T22:06:00Z">
        <w:r>
          <w:rPr>
            <w:rFonts w:ascii="Times New Roman" w:hAnsi="Times New Roman" w:cs="Times New Roman"/>
            <w:sz w:val="24"/>
            <w:szCs w:val="24"/>
          </w:rPr>
          <w:t xml:space="preserve"> in</w:t>
        </w:r>
        <w:r w:rsidR="00CF04D5">
          <w:rPr>
            <w:rFonts w:ascii="Times New Roman" w:hAnsi="Times New Roman" w:cs="Times New Roman"/>
            <w:sz w:val="24"/>
            <w:szCs w:val="24"/>
          </w:rPr>
          <w:t xml:space="preserve"> th</w:t>
        </w:r>
      </w:ins>
      <w:ins w:id="743" w:author="Tan zhen" w:date="2021-07-20T22:07:00Z">
        <w:r w:rsidR="00CF04D5">
          <w:rPr>
            <w:rFonts w:ascii="Times New Roman" w:hAnsi="Times New Roman" w:cs="Times New Roman"/>
            <w:sz w:val="24"/>
            <w:szCs w:val="24"/>
          </w:rPr>
          <w:t>e belief model</w:t>
        </w:r>
      </w:ins>
      <w:ins w:id="744" w:author="Tan zhen" w:date="2021-07-20T22:53:00Z">
        <w:r w:rsidR="00E24110">
          <w:rPr>
            <w:rFonts w:ascii="Times New Roman" w:hAnsi="Times New Roman" w:cs="Times New Roman"/>
            <w:sz w:val="24"/>
            <w:szCs w:val="24"/>
          </w:rPr>
          <w:t xml:space="preserve">. </w:t>
        </w:r>
      </w:ins>
      <w:ins w:id="745" w:author="Tan zhen" w:date="2021-07-20T22:09:00Z">
        <w:r w:rsidR="00CF04D5">
          <w:rPr>
            <w:rFonts w:ascii="Times New Roman" w:hAnsi="Times New Roman" w:cs="Times New Roman"/>
            <w:sz w:val="24"/>
            <w:szCs w:val="24"/>
          </w:rPr>
          <w:t xml:space="preserve">More specifically, the size of </w:t>
        </w:r>
      </w:ins>
      <w:ins w:id="746" w:author="Tan zhen" w:date="2021-07-20T22:51:00Z">
        <w:r w:rsidR="00E8543D">
          <w:rPr>
            <w:rFonts w:ascii="Times New Roman" w:hAnsi="Times New Roman" w:cs="Times New Roman"/>
            <w:sz w:val="24"/>
            <w:szCs w:val="24"/>
          </w:rPr>
          <w:t>the coefficien</w:t>
        </w:r>
      </w:ins>
      <w:ins w:id="747" w:author="Tan zhen" w:date="2021-07-20T22:52:00Z">
        <w:r w:rsidR="00E8543D">
          <w:rPr>
            <w:rFonts w:ascii="Times New Roman" w:hAnsi="Times New Roman" w:cs="Times New Roman"/>
            <w:sz w:val="24"/>
            <w:szCs w:val="24"/>
          </w:rPr>
          <w:t>t vector</w:t>
        </w:r>
      </w:ins>
      <w:ins w:id="748" w:author="Tan zhen" w:date="2021-07-20T22:09:00Z">
        <w:r w:rsidR="00CF04D5">
          <w:rPr>
            <w:rFonts w:ascii="Times New Roman" w:hAnsi="Times New Roman" w:cs="Times New Roman"/>
            <w:sz w:val="24"/>
            <w:szCs w:val="24"/>
          </w:rPr>
          <w:t xml:space="preserve"> </w:t>
        </w:r>
      </w:ins>
      <m:oMath>
        <m:sSup>
          <m:sSupPr>
            <m:ctrlPr>
              <w:ins w:id="749" w:author="Tan zhen" w:date="2021-07-20T22:51:00Z">
                <w:rPr>
                  <w:rFonts w:ascii="Cambria Math" w:hAnsi="Cambria Math" w:cs="Cambria Math"/>
                  <w:color w:val="333333"/>
                  <w:sz w:val="24"/>
                  <w:szCs w:val="24"/>
                  <w:shd w:val="clear" w:color="auto" w:fill="FFFFFF"/>
                </w:rPr>
              </w:ins>
            </m:ctrlPr>
          </m:sSupPr>
          <m:e>
            <m:r>
              <w:ins w:id="750" w:author="Tan zhen" w:date="2021-07-20T22:51:00Z">
                <m:rPr>
                  <m:sty m:val="b"/>
                </m:rPr>
                <w:rPr>
                  <w:rFonts w:ascii="Cambria Math" w:eastAsia="Cambria Math" w:hAnsi="Cambria Math" w:cs="Cambria Math"/>
                  <w:sz w:val="24"/>
                  <w:szCs w:val="24"/>
                </w:rPr>
                <m:t>β</m:t>
              </w:ins>
            </m:r>
          </m:e>
          <m:sup>
            <m:r>
              <w:ins w:id="751" w:author="Tan zhen" w:date="2021-07-20T22:51:00Z">
                <w:rPr>
                  <w:rFonts w:ascii="Cambria Math" w:eastAsia="微软雅黑" w:hAnsi="Cambria Math" w:cs="微软雅黑"/>
                  <w:color w:val="333333"/>
                  <w:sz w:val="24"/>
                  <w:szCs w:val="24"/>
                  <w:shd w:val="clear" w:color="auto" w:fill="FFFFFF"/>
                </w:rPr>
                <m:t>i</m:t>
              </w:ins>
            </m:r>
          </m:sup>
        </m:sSup>
      </m:oMath>
      <w:ins w:id="752" w:author="Tan zhen" w:date="2021-07-20T22:51:00Z">
        <w:r w:rsidR="00E8543D">
          <w:rPr>
            <w:rFonts w:ascii="Times New Roman" w:hAnsi="Times New Roman" w:cs="Times New Roman"/>
            <w:sz w:val="24"/>
            <w:szCs w:val="24"/>
            <w:shd w:val="clear" w:color="auto" w:fill="FFFFFF"/>
          </w:rPr>
          <w:t xml:space="preserve"> grows </w:t>
        </w:r>
      </w:ins>
      <w:ins w:id="753" w:author="Tan zhen" w:date="2021-07-20T22:52:00Z">
        <w:r w:rsidR="00E8543D">
          <w:rPr>
            <w:rFonts w:ascii="Times New Roman" w:hAnsi="Times New Roman" w:cs="Times New Roman"/>
            <w:sz w:val="24"/>
            <w:szCs w:val="24"/>
            <w:shd w:val="clear" w:color="auto" w:fill="FFFFFF"/>
          </w:rPr>
          <w:t xml:space="preserve">exponentially </w:t>
        </w:r>
        <w:r w:rsidR="00E8543D">
          <w:rPr>
            <w:rFonts w:ascii="Times New Roman" w:hAnsi="Times New Roman" w:cs="Times New Roman"/>
            <w:sz w:val="24"/>
            <w:szCs w:val="24"/>
          </w:rPr>
          <w:t xml:space="preserve">in the dimension </w:t>
        </w:r>
        <w:r w:rsidR="00E8543D">
          <w:rPr>
            <w:rFonts w:ascii="Times New Roman" w:hAnsi="Times New Roman" w:cs="Times New Roman"/>
            <w:i/>
            <w:iCs/>
            <w:sz w:val="24"/>
            <w:szCs w:val="24"/>
          </w:rPr>
          <w:t xml:space="preserve">n </w:t>
        </w:r>
        <w:r w:rsidR="00E8543D">
          <w:rPr>
            <w:rFonts w:ascii="Times New Roman" w:hAnsi="Times New Roman" w:cs="Times New Roman"/>
            <w:sz w:val="24"/>
            <w:szCs w:val="24"/>
          </w:rPr>
          <w:t>of the</w:t>
        </w:r>
      </w:ins>
      <w:ins w:id="754" w:author="Tan zhen" w:date="2021-07-20T22:07:00Z">
        <w:r w:rsidR="00CF04D5">
          <w:rPr>
            <w:rFonts w:ascii="Times New Roman" w:hAnsi="Times New Roman" w:cs="Times New Roman"/>
            <w:sz w:val="24"/>
            <w:szCs w:val="24"/>
          </w:rPr>
          <w:t xml:space="preserve"> sol</w:t>
        </w:r>
      </w:ins>
      <w:ins w:id="755" w:author="Tan zhen" w:date="2021-07-20T22:08:00Z">
        <w:r w:rsidR="00CF04D5">
          <w:rPr>
            <w:rFonts w:ascii="Times New Roman" w:hAnsi="Times New Roman" w:cs="Times New Roman"/>
            <w:sz w:val="24"/>
            <w:szCs w:val="24"/>
          </w:rPr>
          <w:t>ution</w:t>
        </w:r>
      </w:ins>
      <w:ins w:id="756" w:author="Tan zhen" w:date="2021-07-20T22:54:00Z">
        <w:r w:rsidR="00E24110">
          <w:rPr>
            <w:rFonts w:ascii="Times New Roman" w:hAnsi="Times New Roman" w:cs="Times New Roman"/>
            <w:sz w:val="24"/>
            <w:szCs w:val="24"/>
          </w:rPr>
          <w:t xml:space="preserve">, a higher order polynomial model can result in significantly </w:t>
        </w:r>
      </w:ins>
      <w:ins w:id="757" w:author="Tan zhen" w:date="2021-07-20T22:55:00Z">
        <w:r w:rsidR="00E24110">
          <w:rPr>
            <w:rFonts w:ascii="Times New Roman" w:hAnsi="Times New Roman" w:cs="Times New Roman"/>
            <w:sz w:val="24"/>
            <w:szCs w:val="24"/>
          </w:rPr>
          <w:t xml:space="preserve">more </w:t>
        </w:r>
      </w:ins>
      <w:ins w:id="758" w:author="Tan zhen" w:date="2021-07-20T22:54:00Z">
        <w:r w:rsidR="00E24110">
          <w:rPr>
            <w:rFonts w:ascii="Times New Roman" w:hAnsi="Times New Roman" w:cs="Times New Roman"/>
            <w:sz w:val="24"/>
            <w:szCs w:val="24"/>
          </w:rPr>
          <w:t>computational cost.</w:t>
        </w:r>
      </w:ins>
      <w:ins w:id="759" w:author="Tan zhen" w:date="2021-07-20T22:55:00Z">
        <w:r w:rsidR="00E24110">
          <w:rPr>
            <w:rFonts w:ascii="Times New Roman" w:hAnsi="Times New Roman" w:cs="Times New Roman"/>
            <w:sz w:val="24"/>
            <w:szCs w:val="24"/>
          </w:rPr>
          <w:t xml:space="preserve"> </w:t>
        </w:r>
      </w:ins>
      <w:ins w:id="760" w:author="Tan zhen" w:date="2021-07-20T22:56:00Z">
        <w:r w:rsidR="00E24110">
          <w:rPr>
            <w:rFonts w:ascii="Times New Roman" w:hAnsi="Times New Roman" w:cs="Times New Roman"/>
            <w:sz w:val="24"/>
            <w:szCs w:val="24"/>
          </w:rPr>
          <w:t>A</w:t>
        </w:r>
      </w:ins>
      <w:ins w:id="761" w:author="Tan zhen" w:date="2021-07-20T22:55:00Z">
        <w:r w:rsidR="00E24110">
          <w:rPr>
            <w:rFonts w:ascii="Times New Roman" w:hAnsi="Times New Roman" w:cs="Times New Roman"/>
            <w:sz w:val="24"/>
            <w:szCs w:val="24"/>
          </w:rPr>
          <w:t xml:space="preserve">s noted by </w:t>
        </w:r>
        <w:r w:rsidR="00E24110" w:rsidRPr="00E24110">
          <w:rPr>
            <w:rFonts w:ascii="Times New Roman" w:hAnsi="Times New Roman" w:cs="Times New Roman"/>
            <w:sz w:val="24"/>
            <w:szCs w:val="24"/>
            <w:highlight w:val="cyan"/>
            <w:rPrChange w:id="762" w:author="Tan zhen" w:date="2021-07-20T22:56:00Z">
              <w:rPr>
                <w:rFonts w:ascii="Times New Roman" w:hAnsi="Times New Roman" w:cs="Times New Roman"/>
                <w:sz w:val="24"/>
                <w:szCs w:val="24"/>
              </w:rPr>
            </w:rPrChange>
          </w:rPr>
          <w:t>(</w:t>
        </w:r>
      </w:ins>
      <w:ins w:id="763" w:author="Tan zhen" w:date="2021-07-20T22:56:00Z">
        <w:r w:rsidR="00E24110" w:rsidRPr="00E24110">
          <w:rPr>
            <w:rFonts w:ascii="Times New Roman" w:hAnsi="Times New Roman" w:cs="Times New Roman"/>
            <w:sz w:val="24"/>
            <w:szCs w:val="24"/>
            <w:highlight w:val="cyan"/>
            <w:rPrChange w:id="764" w:author="Tan zhen" w:date="2021-07-20T22:56:00Z">
              <w:rPr>
                <w:rFonts w:ascii="Times New Roman" w:hAnsi="Times New Roman" w:cs="Times New Roman"/>
                <w:sz w:val="24"/>
                <w:szCs w:val="24"/>
              </w:rPr>
            </w:rPrChange>
          </w:rPr>
          <w:t>MIT</w:t>
        </w:r>
      </w:ins>
      <w:ins w:id="765" w:author="Tan zhen" w:date="2021-07-20T22:55:00Z">
        <w:r w:rsidR="00E24110" w:rsidRPr="00E24110">
          <w:rPr>
            <w:rFonts w:ascii="Times New Roman" w:hAnsi="Times New Roman" w:cs="Times New Roman"/>
            <w:sz w:val="24"/>
            <w:szCs w:val="24"/>
            <w:highlight w:val="cyan"/>
            <w:rPrChange w:id="766" w:author="Tan zhen" w:date="2021-07-20T22:56:00Z">
              <w:rPr>
                <w:rFonts w:ascii="Times New Roman" w:hAnsi="Times New Roman" w:cs="Times New Roman"/>
                <w:sz w:val="24"/>
                <w:szCs w:val="24"/>
              </w:rPr>
            </w:rPrChange>
          </w:rPr>
          <w:t>2013)</w:t>
        </w:r>
      </w:ins>
      <w:ins w:id="767" w:author="Tan zhen" w:date="2021-07-20T22:56:00Z">
        <w:r w:rsidR="00E24110">
          <w:rPr>
            <w:rFonts w:ascii="Times New Roman" w:hAnsi="Times New Roman" w:cs="Times New Roman"/>
            <w:sz w:val="24"/>
            <w:szCs w:val="24"/>
          </w:rPr>
          <w:t xml:space="preserve">, </w:t>
        </w:r>
        <w:r w:rsidR="00E24110" w:rsidRPr="00E24110">
          <w:rPr>
            <w:rFonts w:ascii="Times New Roman" w:hAnsi="Times New Roman" w:cs="Times New Roman"/>
            <w:sz w:val="24"/>
            <w:szCs w:val="24"/>
            <w:highlight w:val="cyan"/>
            <w:rPrChange w:id="768" w:author="Tan zhen" w:date="2021-07-20T22:57:00Z">
              <w:rPr>
                <w:rFonts w:ascii="Times New Roman" w:hAnsi="Times New Roman" w:cs="Times New Roman"/>
                <w:sz w:val="24"/>
                <w:szCs w:val="24"/>
              </w:rPr>
            </w:rPrChange>
          </w:rPr>
          <w:t xml:space="preserve">a quadratic polynomial can </w:t>
        </w:r>
      </w:ins>
      <w:ins w:id="769" w:author="Tan zhen" w:date="2021-07-20T22:57:00Z">
        <w:r w:rsidR="00E24110">
          <w:rPr>
            <w:rFonts w:ascii="Times New Roman" w:hAnsi="Times New Roman" w:cs="Times New Roman"/>
            <w:sz w:val="24"/>
            <w:szCs w:val="24"/>
            <w:highlight w:val="cyan"/>
          </w:rPr>
          <w:t xml:space="preserve">already </w:t>
        </w:r>
      </w:ins>
      <w:ins w:id="770" w:author="Tan zhen" w:date="2021-07-20T22:56:00Z">
        <w:r w:rsidR="00E24110" w:rsidRPr="00E24110">
          <w:rPr>
            <w:rFonts w:ascii="Times New Roman" w:hAnsi="Times New Roman" w:cs="Times New Roman"/>
            <w:sz w:val="24"/>
            <w:szCs w:val="24"/>
            <w:highlight w:val="cyan"/>
            <w:rPrChange w:id="771" w:author="Tan zhen" w:date="2021-07-20T22:57:00Z">
              <w:rPr>
                <w:rFonts w:ascii="Times New Roman" w:hAnsi="Times New Roman" w:cs="Times New Roman"/>
                <w:sz w:val="24"/>
                <w:szCs w:val="24"/>
              </w:rPr>
            </w:rPrChange>
          </w:rPr>
          <w:t xml:space="preserve">provide </w:t>
        </w:r>
      </w:ins>
      <w:ins w:id="772" w:author="Tan zhen" w:date="2021-07-20T22:57:00Z">
        <w:r w:rsidR="00E24110" w:rsidRPr="00E24110">
          <w:rPr>
            <w:rFonts w:ascii="Times New Roman" w:hAnsi="Times New Roman" w:cs="Times New Roman"/>
            <w:sz w:val="24"/>
            <w:szCs w:val="24"/>
            <w:highlight w:val="cyan"/>
            <w:rPrChange w:id="773" w:author="Tan zhen" w:date="2021-07-20T22:57:00Z">
              <w:rPr>
                <w:rFonts w:ascii="Times New Roman" w:hAnsi="Times New Roman" w:cs="Times New Roman"/>
                <w:sz w:val="24"/>
                <w:szCs w:val="24"/>
              </w:rPr>
            </w:rPrChange>
          </w:rPr>
          <w:t xml:space="preserve">decent approximation </w:t>
        </w:r>
      </w:ins>
      <w:ins w:id="774" w:author="Tan zhen" w:date="2021-07-20T22:56:00Z">
        <w:r w:rsidR="00E24110" w:rsidRPr="00E24110">
          <w:rPr>
            <w:rFonts w:ascii="Times New Roman" w:hAnsi="Times New Roman" w:cs="Times New Roman"/>
            <w:sz w:val="24"/>
            <w:szCs w:val="24"/>
            <w:highlight w:val="cyan"/>
            <w:rPrChange w:id="775" w:author="Tan zhen" w:date="2021-07-20T22:57:00Z">
              <w:rPr>
                <w:rFonts w:ascii="Times New Roman" w:hAnsi="Times New Roman" w:cs="Times New Roman"/>
                <w:sz w:val="24"/>
                <w:szCs w:val="24"/>
              </w:rPr>
            </w:rPrChange>
          </w:rPr>
          <w:t xml:space="preserve">for </w:t>
        </w:r>
      </w:ins>
      <w:ins w:id="776" w:author="Tan zhen" w:date="2021-07-20T22:57:00Z">
        <w:r w:rsidR="00E24110" w:rsidRPr="00E24110">
          <w:rPr>
            <w:rFonts w:ascii="Times New Roman" w:hAnsi="Times New Roman" w:cs="Times New Roman"/>
            <w:sz w:val="24"/>
            <w:szCs w:val="24"/>
            <w:highlight w:val="cyan"/>
            <w:rPrChange w:id="777" w:author="Tan zhen" w:date="2021-07-20T22:57:00Z">
              <w:rPr>
                <w:rFonts w:ascii="Times New Roman" w:hAnsi="Times New Roman" w:cs="Times New Roman"/>
                <w:sz w:val="24"/>
                <w:szCs w:val="24"/>
              </w:rPr>
            </w:rPrChange>
          </w:rPr>
          <w:t>traffic network problems.</w:t>
        </w:r>
        <w:r w:rsidR="00E24110">
          <w:rPr>
            <w:rFonts w:ascii="Times New Roman" w:hAnsi="Times New Roman" w:cs="Times New Roman"/>
            <w:sz w:val="24"/>
            <w:szCs w:val="24"/>
          </w:rPr>
          <w:t xml:space="preserve"> </w:t>
        </w:r>
      </w:ins>
    </w:p>
    <w:p w14:paraId="48F7914E" w14:textId="3D903D67" w:rsidR="00E8543D" w:rsidRPr="00CF04D5" w:rsidRDefault="00E8543D" w:rsidP="000E065A">
      <w:pPr>
        <w:rPr>
          <w:ins w:id="778" w:author="Tan zhen" w:date="2021-07-20T22:52:00Z"/>
          <w:rFonts w:ascii="Times New Roman" w:hAnsi="Times New Roman" w:cs="Times New Roman"/>
          <w:bCs/>
          <w:sz w:val="24"/>
          <w:szCs w:val="24"/>
          <w:rPrChange w:id="779" w:author="Tan zhen" w:date="2021-07-20T22:08:00Z">
            <w:rPr>
              <w:ins w:id="780" w:author="Tan zhen" w:date="2021-07-20T22:52:00Z"/>
            </w:rPr>
          </w:rPrChange>
        </w:rPr>
      </w:pPr>
    </w:p>
    <w:p w14:paraId="57CE579E" w14:textId="77777777" w:rsidR="00E67543" w:rsidRPr="002A2A0E" w:rsidRDefault="00E67543" w:rsidP="000E065A"/>
    <w:p w14:paraId="22043D70" w14:textId="101D4D8F" w:rsidR="00E67543" w:rsidRPr="00006982" w:rsidRDefault="00F22D01" w:rsidP="000E065A">
      <w:pPr>
        <w:pStyle w:val="1"/>
        <w:spacing w:before="0" w:after="0"/>
        <w:rPr>
          <w:rFonts w:ascii="Times New Roman" w:hAnsi="Times New Roman" w:cs="Times New Roman"/>
          <w:i/>
          <w:iCs/>
          <w:color w:val="auto"/>
          <w:sz w:val="24"/>
          <w:szCs w:val="24"/>
        </w:rPr>
      </w:pPr>
      <w:r>
        <w:rPr>
          <w:rFonts w:ascii="Times New Roman" w:eastAsiaTheme="minorEastAsia" w:hAnsi="Times New Roman" w:cs="Times New Roman"/>
          <w:b/>
          <w:bCs/>
          <w:color w:val="auto"/>
          <w:kern w:val="2"/>
          <w:sz w:val="24"/>
          <w:szCs w:val="24"/>
        </w:rPr>
        <w:t>5</w:t>
      </w:r>
      <w:r w:rsidR="00E67543">
        <w:rPr>
          <w:rFonts w:ascii="Times New Roman" w:eastAsiaTheme="minorEastAsia" w:hAnsi="Times New Roman" w:cs="Times New Roman"/>
          <w:b/>
          <w:bCs/>
          <w:color w:val="auto"/>
          <w:kern w:val="2"/>
          <w:sz w:val="24"/>
          <w:szCs w:val="24"/>
        </w:rPr>
        <w:t xml:space="preserve"> A Case Study and Discussions</w:t>
      </w:r>
    </w:p>
    <w:p w14:paraId="17B5C0E4" w14:textId="4F3532B3" w:rsidR="00E67543" w:rsidRPr="007A4EB5" w:rsidRDefault="00F22D01" w:rsidP="000E065A">
      <w:pPr>
        <w:pStyle w:val="2"/>
        <w:spacing w:before="0"/>
        <w:rPr>
          <w:rFonts w:ascii="Times New Roman" w:hAnsi="Times New Roman" w:cs="Times New Roman"/>
          <w:i/>
          <w:iCs/>
          <w:color w:val="auto"/>
          <w:sz w:val="24"/>
          <w:szCs w:val="24"/>
        </w:rPr>
      </w:pPr>
      <w:r>
        <w:rPr>
          <w:rFonts w:ascii="Times New Roman" w:hAnsi="Times New Roman" w:cs="Times New Roman"/>
          <w:i/>
          <w:iCs/>
          <w:color w:val="auto"/>
          <w:sz w:val="24"/>
          <w:szCs w:val="24"/>
        </w:rPr>
        <w:t>5</w:t>
      </w:r>
      <w:r w:rsidR="00E67543" w:rsidRPr="00006982">
        <w:rPr>
          <w:rFonts w:ascii="Times New Roman" w:hAnsi="Times New Roman" w:cs="Times New Roman"/>
          <w:i/>
          <w:iCs/>
          <w:color w:val="auto"/>
          <w:sz w:val="24"/>
          <w:szCs w:val="24"/>
        </w:rPr>
        <w:t>.1 Study Site Description</w:t>
      </w:r>
    </w:p>
    <w:p w14:paraId="05DD4A6F" w14:textId="11BA20A5" w:rsidR="00F02E6A" w:rsidRDefault="00E67543" w:rsidP="000E065A">
      <w:pPr>
        <w:rPr>
          <w:rFonts w:ascii="Times New Roman" w:eastAsia="宋体" w:hAnsi="Times New Roman" w:cs="Times New Roman"/>
          <w:iCs/>
          <w:sz w:val="24"/>
          <w:szCs w:val="24"/>
        </w:rPr>
      </w:pPr>
      <w:r w:rsidRPr="009B0EDE">
        <w:rPr>
          <w:rFonts w:ascii="Times New Roman" w:hAnsi="Times New Roman" w:cs="Times New Roman"/>
          <w:sz w:val="24"/>
          <w:szCs w:val="24"/>
        </w:rPr>
        <w:t>Signalized intersection plays an important role in the network-wide traffic efficiency, traffic equity and vehicular emissions, and it is a hot and difficult topic to study the network-wide signal timing considering multi-criteria</w:t>
      </w:r>
      <w:ins w:id="781" w:author="zhengliang@csu.edu.cn" w:date="2021-09-27T14:51:00Z">
        <w:r w:rsidR="00CA2960">
          <w:rPr>
            <w:rFonts w:ascii="Times New Roman" w:hAnsi="Times New Roman" w:cs="Times New Roman"/>
            <w:sz w:val="24"/>
            <w:szCs w:val="24"/>
          </w:rPr>
          <w:t xml:space="preserve"> and </w:t>
        </w:r>
      </w:ins>
      <w:ins w:id="782" w:author="zhengliang@csu.edu.cn" w:date="2021-09-27T14:48:00Z">
        <w:r w:rsidR="00AB10D6">
          <w:rPr>
            <w:rFonts w:ascii="Times New Roman" w:hAnsi="Times New Roman" w:cs="Times New Roman"/>
            <w:sz w:val="24"/>
            <w:szCs w:val="24"/>
          </w:rPr>
          <w:t>uncertainties</w:t>
        </w:r>
      </w:ins>
      <w:r w:rsidRPr="009B0EDE">
        <w:rPr>
          <w:rFonts w:ascii="Times New Roman" w:hAnsi="Times New Roman" w:cs="Times New Roman"/>
          <w:sz w:val="24"/>
          <w:szCs w:val="24"/>
        </w:rPr>
        <w:t xml:space="preserve">. This application employs the microscopic traffic simulator VISSIM as the evaluation tool of network-wide signal timing plan, due to its flexibility of designing any type of traffic system element, and capability of capturing the complicated relationship between the signal timing plan and multi-criteria. </w:t>
      </w:r>
      <w:r w:rsidRPr="009B0EDE">
        <w:rPr>
          <w:rFonts w:ascii="Times New Roman" w:hAnsi="Times New Roman" w:cs="Times New Roman" w:hint="eastAsia"/>
          <w:sz w:val="24"/>
          <w:szCs w:val="24"/>
        </w:rPr>
        <w:t>F</w:t>
      </w:r>
      <w:r w:rsidRPr="009B0EDE">
        <w:rPr>
          <w:rFonts w:ascii="Times New Roman" w:hAnsi="Times New Roman" w:cs="Times New Roman"/>
          <w:sz w:val="24"/>
          <w:szCs w:val="24"/>
        </w:rPr>
        <w:t xml:space="preserve">irst, we construct </w:t>
      </w:r>
      <w:r w:rsidRPr="009B0EDE">
        <w:rPr>
          <w:rFonts w:ascii="Times New Roman" w:hAnsi="Times New Roman" w:cs="Times New Roman" w:hint="eastAsia"/>
          <w:sz w:val="24"/>
          <w:szCs w:val="24"/>
        </w:rPr>
        <w:t xml:space="preserve">the </w:t>
      </w:r>
      <w:r w:rsidRPr="009B0EDE">
        <w:rPr>
          <w:rFonts w:ascii="Times New Roman" w:hAnsi="Times New Roman" w:cs="Times New Roman"/>
          <w:iCs/>
          <w:sz w:val="24"/>
          <w:szCs w:val="24"/>
        </w:rPr>
        <w:t>SO</w:t>
      </w:r>
      <w:r w:rsidRPr="009B0EDE">
        <w:rPr>
          <w:rFonts w:ascii="Times New Roman" w:hAnsi="Times New Roman" w:cs="Times New Roman" w:hint="eastAsia"/>
          <w:sz w:val="24"/>
          <w:szCs w:val="24"/>
        </w:rPr>
        <w:t xml:space="preserve"> platf</w:t>
      </w:r>
      <w:r w:rsidRPr="009B0EDE">
        <w:rPr>
          <w:rFonts w:ascii="Times New Roman" w:hAnsi="Times New Roman" w:cs="Times New Roman"/>
          <w:sz w:val="24"/>
          <w:szCs w:val="24"/>
        </w:rPr>
        <w:t>orm by integrating VISSIM with Python through the COM int</w:t>
      </w:r>
      <w:r w:rsidRPr="009B0EDE">
        <w:rPr>
          <w:rFonts w:ascii="Times New Roman" w:hAnsi="Times New Roman" w:cs="Times New Roman" w:hint="eastAsia"/>
          <w:sz w:val="24"/>
          <w:szCs w:val="24"/>
        </w:rPr>
        <w:t>er</w:t>
      </w:r>
      <w:r w:rsidRPr="009B0EDE">
        <w:rPr>
          <w:rFonts w:ascii="Times New Roman" w:hAnsi="Times New Roman" w:cs="Times New Roman"/>
          <w:sz w:val="24"/>
          <w:szCs w:val="24"/>
        </w:rPr>
        <w:t>face. Then, an urban road network in Changsha, China is modelled by VISSIM as the experimental scenario, which consists of 15 signalized intersections, 5 non-signalized intersections, 29 entries, 24 exits and 31 road links (c.f., Fig.10).</w:t>
      </w:r>
      <w:r w:rsidRPr="009B0EDE">
        <w:rPr>
          <w:rFonts w:ascii="Times New Roman" w:eastAsia="宋体" w:hAnsi="Times New Roman" w:cs="Times New Roman"/>
          <w:sz w:val="24"/>
          <w:szCs w:val="24"/>
        </w:rPr>
        <w:t xml:space="preserve"> The calibrat</w:t>
      </w:r>
      <w:r>
        <w:rPr>
          <w:rFonts w:ascii="Times New Roman" w:eastAsia="宋体" w:hAnsi="Times New Roman" w:cs="Times New Roman"/>
          <w:sz w:val="24"/>
          <w:szCs w:val="24"/>
        </w:rPr>
        <w:t>ion results about t</w:t>
      </w:r>
      <w:r w:rsidRPr="009B0EDE">
        <w:rPr>
          <w:rFonts w:ascii="Times New Roman" w:eastAsia="宋体" w:hAnsi="Times New Roman" w:cs="Times New Roman"/>
          <w:sz w:val="24"/>
          <w:szCs w:val="24"/>
        </w:rPr>
        <w:t xml:space="preserve">he </w:t>
      </w:r>
      <w:r>
        <w:rPr>
          <w:rFonts w:ascii="Times New Roman" w:eastAsia="宋体" w:hAnsi="Times New Roman" w:cs="Times New Roman" w:hint="eastAsia"/>
          <w:sz w:val="24"/>
          <w:szCs w:val="24"/>
        </w:rPr>
        <w:t>traffic simulation mo</w:t>
      </w:r>
      <w:r>
        <w:rPr>
          <w:rFonts w:ascii="Times New Roman" w:eastAsia="宋体" w:hAnsi="Times New Roman" w:cs="Times New Roman"/>
          <w:sz w:val="24"/>
          <w:szCs w:val="24"/>
        </w:rPr>
        <w:t>del are listed in Table 1 (</w:t>
      </w:r>
      <w:r w:rsidRPr="009B0EDE">
        <w:rPr>
          <w:rFonts w:ascii="Times New Roman" w:eastAsia="宋体" w:hAnsi="Times New Roman" w:cs="Times New Roman"/>
          <w:sz w:val="24"/>
          <w:szCs w:val="24"/>
        </w:rPr>
        <w:t>Z</w:t>
      </w:r>
      <w:r>
        <w:rPr>
          <w:rFonts w:ascii="Times New Roman" w:eastAsia="宋体" w:hAnsi="Times New Roman" w:cs="Times New Roman"/>
          <w:iCs/>
          <w:sz w:val="24"/>
          <w:szCs w:val="24"/>
        </w:rPr>
        <w:t xml:space="preserve">heng et al. 2019a, </w:t>
      </w:r>
      <w:r w:rsidRPr="009B0EDE">
        <w:rPr>
          <w:rFonts w:ascii="Times New Roman" w:eastAsia="宋体" w:hAnsi="Times New Roman" w:cs="Times New Roman"/>
          <w:iCs/>
          <w:sz w:val="24"/>
          <w:szCs w:val="24"/>
        </w:rPr>
        <w:t xml:space="preserve">2019b). </w:t>
      </w:r>
    </w:p>
    <w:p w14:paraId="01E08D7B" w14:textId="77777777" w:rsidR="00F02E6A" w:rsidRDefault="00F02E6A" w:rsidP="000E065A">
      <w:pPr>
        <w:rPr>
          <w:rFonts w:ascii="Times New Roman" w:hAnsi="Times New Roman" w:cs="Times New Roman"/>
          <w:sz w:val="24"/>
          <w:szCs w:val="24"/>
        </w:rPr>
      </w:pPr>
    </w:p>
    <w:p w14:paraId="1EA067D3" w14:textId="77777777" w:rsidR="00F02E6A" w:rsidRPr="008F77B1" w:rsidRDefault="00F02E6A" w:rsidP="000E065A">
      <w:pPr>
        <w:rPr>
          <w:rFonts w:ascii="Times New Roman" w:hAnsi="Times New Roman" w:cs="Times New Roman"/>
          <w:sz w:val="24"/>
          <w:szCs w:val="24"/>
        </w:rPr>
      </w:pPr>
      <w:r>
        <w:rPr>
          <w:rFonts w:ascii="Times New Roman" w:hAnsi="Times New Roman" w:cs="Times New Roman"/>
          <w:sz w:val="24"/>
          <w:szCs w:val="24"/>
        </w:rPr>
        <w:t>Meanwhile, we employ the microscopic traffic simulator VISSIM as the evaluation tool and Python as the SO control platform. The reasons are given as follows...</w:t>
      </w:r>
    </w:p>
    <w:p w14:paraId="157D4584" w14:textId="77777777" w:rsidR="00F02E6A" w:rsidRPr="009B0EDE" w:rsidRDefault="00F02E6A" w:rsidP="000E065A">
      <w:pPr>
        <w:rPr>
          <w:rFonts w:ascii="Times New Roman" w:hAnsi="Times New Roman" w:cs="Times New Roman"/>
          <w:sz w:val="24"/>
          <w:szCs w:val="24"/>
        </w:rPr>
      </w:pPr>
    </w:p>
    <w:p w14:paraId="7C7E4864" w14:textId="77777777" w:rsidR="00E67543" w:rsidRPr="00454446" w:rsidRDefault="00E67543" w:rsidP="000E065A">
      <w:pPr>
        <w:jc w:val="center"/>
        <w:rPr>
          <w:rFonts w:ascii="Times New Roman" w:hAnsi="Times New Roman" w:cs="Times New Roman"/>
          <w:i/>
        </w:rPr>
      </w:pPr>
      <w:r>
        <w:object w:dxaOrig="21072" w:dyaOrig="11472" w14:anchorId="5C7AB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pt;height:265.5pt" o:ole="">
            <v:imagedata r:id="rId12" o:title=""/>
          </v:shape>
          <o:OLEObject Type="Embed" ProgID="Visio.Drawing.15" ShapeID="_x0000_i1025" DrawAspect="Content" ObjectID="_1694346196" r:id="rId13"/>
        </w:object>
      </w:r>
    </w:p>
    <w:p w14:paraId="13AC3072" w14:textId="77777777" w:rsidR="00E67543" w:rsidRPr="00454446" w:rsidRDefault="00E67543" w:rsidP="000E065A">
      <w:pPr>
        <w:jc w:val="center"/>
        <w:rPr>
          <w:rFonts w:ascii="Times New Roman" w:hAnsi="Times New Roman" w:cs="Times New Roman"/>
          <w:i/>
          <w:sz w:val="24"/>
          <w:szCs w:val="24"/>
        </w:rPr>
      </w:pPr>
      <w:r w:rsidRPr="00454446">
        <w:rPr>
          <w:rFonts w:ascii="Times New Roman" w:hAnsi="Times New Roman" w:cs="Times New Roman"/>
          <w:iCs/>
          <w:sz w:val="24"/>
          <w:szCs w:val="24"/>
        </w:rPr>
        <w:lastRenderedPageBreak/>
        <w:t xml:space="preserve">Fig. </w:t>
      </w:r>
      <w:r>
        <w:rPr>
          <w:rFonts w:ascii="Times New Roman" w:hAnsi="Times New Roman" w:cs="Times New Roman"/>
          <w:iCs/>
          <w:sz w:val="24"/>
          <w:szCs w:val="24"/>
        </w:rPr>
        <w:t>10</w:t>
      </w:r>
      <w:r w:rsidRPr="00454446">
        <w:rPr>
          <w:rFonts w:ascii="Times New Roman" w:hAnsi="Times New Roman" w:cs="Times New Roman"/>
          <w:sz w:val="24"/>
          <w:szCs w:val="24"/>
        </w:rPr>
        <w:t xml:space="preserve"> VISSIM model of a regional </w:t>
      </w:r>
      <w:r>
        <w:rPr>
          <w:rFonts w:ascii="Times New Roman" w:hAnsi="Times New Roman" w:cs="Times New Roman"/>
          <w:sz w:val="24"/>
          <w:szCs w:val="24"/>
        </w:rPr>
        <w:t xml:space="preserve">road </w:t>
      </w:r>
      <w:r w:rsidRPr="00454446">
        <w:rPr>
          <w:rFonts w:ascii="Times New Roman" w:hAnsi="Times New Roman" w:cs="Times New Roman"/>
          <w:sz w:val="24"/>
          <w:szCs w:val="24"/>
        </w:rPr>
        <w:t>network in Changsha, China.</w:t>
      </w:r>
    </w:p>
    <w:p w14:paraId="4FCB52AA" w14:textId="77777777" w:rsidR="00E67543" w:rsidRDefault="00E67543" w:rsidP="000E065A">
      <w:pPr>
        <w:jc w:val="center"/>
        <w:rPr>
          <w:rFonts w:ascii="Times New Roman" w:eastAsia="宋体" w:hAnsi="Times New Roman" w:cs="Times New Roman"/>
          <w:iCs/>
          <w:sz w:val="24"/>
          <w:szCs w:val="24"/>
        </w:rPr>
      </w:pPr>
    </w:p>
    <w:p w14:paraId="462F2803" w14:textId="77777777" w:rsidR="00E67543" w:rsidRPr="00BD4D68" w:rsidRDefault="00E67543" w:rsidP="000E065A">
      <w:pPr>
        <w:jc w:val="center"/>
        <w:rPr>
          <w:rFonts w:ascii="Times New Roman" w:eastAsia="宋体" w:hAnsi="Times New Roman" w:cs="Times New Roman"/>
          <w:sz w:val="24"/>
          <w:szCs w:val="24"/>
        </w:rPr>
      </w:pPr>
      <w:r w:rsidRPr="00BD4D68">
        <w:rPr>
          <w:rFonts w:ascii="Times New Roman" w:eastAsia="宋体" w:hAnsi="Times New Roman" w:cs="Times New Roman"/>
          <w:iCs/>
          <w:sz w:val="24"/>
          <w:szCs w:val="24"/>
        </w:rPr>
        <w:t xml:space="preserve">Table </w:t>
      </w:r>
      <w:r>
        <w:rPr>
          <w:rFonts w:ascii="Times New Roman" w:eastAsia="宋体" w:hAnsi="Times New Roman" w:cs="Times New Roman"/>
          <w:iCs/>
          <w:sz w:val="24"/>
          <w:szCs w:val="24"/>
        </w:rPr>
        <w:t>1</w:t>
      </w:r>
      <w:r w:rsidRPr="00BD4D68">
        <w:rPr>
          <w:rFonts w:ascii="Times New Roman" w:eastAsia="宋体" w:hAnsi="Times New Roman" w:cs="Times New Roman"/>
          <w:sz w:val="24"/>
          <w:szCs w:val="24"/>
        </w:rPr>
        <w:t>. Calibrated Parameter</w:t>
      </w:r>
      <w:r>
        <w:rPr>
          <w:rFonts w:ascii="Times New Roman" w:eastAsia="宋体" w:hAnsi="Times New Roman" w:cs="Times New Roman"/>
          <w:sz w:val="24"/>
          <w:szCs w:val="24"/>
        </w:rPr>
        <w:t xml:space="preserve"> Value</w:t>
      </w:r>
      <w:r w:rsidRPr="00BD4D68">
        <w:rPr>
          <w:rFonts w:ascii="Times New Roman" w:eastAsia="宋体" w:hAnsi="Times New Roman" w:cs="Times New Roman"/>
          <w:sz w:val="24"/>
          <w:szCs w:val="24"/>
        </w:rPr>
        <w:t>s.</w:t>
      </w:r>
    </w:p>
    <w:tbl>
      <w:tblPr>
        <w:tblStyle w:val="ab"/>
        <w:tblW w:w="7090" w:type="dxa"/>
        <w:jc w:val="center"/>
        <w:tblLayout w:type="fixed"/>
        <w:tblLook w:val="04A0" w:firstRow="1" w:lastRow="0" w:firstColumn="1" w:lastColumn="0" w:noHBand="0" w:noVBand="1"/>
      </w:tblPr>
      <w:tblGrid>
        <w:gridCol w:w="857"/>
        <w:gridCol w:w="990"/>
        <w:gridCol w:w="851"/>
        <w:gridCol w:w="850"/>
        <w:gridCol w:w="992"/>
        <w:gridCol w:w="850"/>
        <w:gridCol w:w="850"/>
        <w:gridCol w:w="850"/>
      </w:tblGrid>
      <w:tr w:rsidR="00E67543" w:rsidRPr="0040610F" w14:paraId="6E608655" w14:textId="77777777" w:rsidTr="002D355C">
        <w:trPr>
          <w:jc w:val="center"/>
        </w:trPr>
        <w:tc>
          <w:tcPr>
            <w:tcW w:w="858" w:type="dxa"/>
            <w:tcBorders>
              <w:top w:val="single" w:sz="4" w:space="0" w:color="auto"/>
              <w:left w:val="nil"/>
              <w:bottom w:val="nil"/>
              <w:right w:val="nil"/>
            </w:tcBorders>
            <w:hideMark/>
          </w:tcPr>
          <w:p w14:paraId="1A1ED648"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D1</w:t>
            </w:r>
          </w:p>
        </w:tc>
        <w:tc>
          <w:tcPr>
            <w:tcW w:w="992" w:type="dxa"/>
            <w:tcBorders>
              <w:top w:val="single" w:sz="4" w:space="0" w:color="auto"/>
              <w:left w:val="nil"/>
              <w:bottom w:val="nil"/>
              <w:right w:val="nil"/>
            </w:tcBorders>
            <w:hideMark/>
          </w:tcPr>
          <w:p w14:paraId="2C0F3DCE"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D2</w:t>
            </w:r>
          </w:p>
        </w:tc>
        <w:tc>
          <w:tcPr>
            <w:tcW w:w="851" w:type="dxa"/>
            <w:tcBorders>
              <w:top w:val="single" w:sz="4" w:space="0" w:color="auto"/>
              <w:left w:val="nil"/>
              <w:bottom w:val="nil"/>
              <w:right w:val="nil"/>
            </w:tcBorders>
            <w:hideMark/>
          </w:tcPr>
          <w:p w14:paraId="5FC2E3C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D3</w:t>
            </w:r>
          </w:p>
        </w:tc>
        <w:tc>
          <w:tcPr>
            <w:tcW w:w="850" w:type="dxa"/>
            <w:tcBorders>
              <w:top w:val="single" w:sz="4" w:space="0" w:color="auto"/>
              <w:left w:val="nil"/>
              <w:bottom w:val="nil"/>
              <w:right w:val="nil"/>
            </w:tcBorders>
            <w:hideMark/>
          </w:tcPr>
          <w:p w14:paraId="52A8F7E6"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w:t>
            </w:r>
          </w:p>
        </w:tc>
        <w:tc>
          <w:tcPr>
            <w:tcW w:w="993" w:type="dxa"/>
            <w:tcBorders>
              <w:top w:val="single" w:sz="4" w:space="0" w:color="auto"/>
              <w:left w:val="nil"/>
              <w:bottom w:val="nil"/>
              <w:right w:val="nil"/>
            </w:tcBorders>
            <w:hideMark/>
          </w:tcPr>
          <w:p w14:paraId="373B0BA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w:t>
            </w:r>
          </w:p>
        </w:tc>
        <w:tc>
          <w:tcPr>
            <w:tcW w:w="850" w:type="dxa"/>
            <w:tcBorders>
              <w:top w:val="single" w:sz="4" w:space="0" w:color="auto"/>
              <w:left w:val="nil"/>
              <w:bottom w:val="nil"/>
              <w:right w:val="nil"/>
            </w:tcBorders>
            <w:hideMark/>
          </w:tcPr>
          <w:p w14:paraId="6F3A91A7"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V3</w:t>
            </w:r>
          </w:p>
        </w:tc>
        <w:tc>
          <w:tcPr>
            <w:tcW w:w="850" w:type="dxa"/>
            <w:tcBorders>
              <w:top w:val="single" w:sz="4" w:space="0" w:color="auto"/>
              <w:left w:val="nil"/>
              <w:bottom w:val="nil"/>
              <w:right w:val="nil"/>
            </w:tcBorders>
            <w:hideMark/>
          </w:tcPr>
          <w:p w14:paraId="34F2B64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V4</w:t>
            </w:r>
          </w:p>
        </w:tc>
        <w:tc>
          <w:tcPr>
            <w:tcW w:w="850" w:type="dxa"/>
            <w:tcBorders>
              <w:top w:val="single" w:sz="4" w:space="0" w:color="auto"/>
              <w:left w:val="nil"/>
              <w:bottom w:val="nil"/>
              <w:right w:val="nil"/>
            </w:tcBorders>
            <w:hideMark/>
          </w:tcPr>
          <w:p w14:paraId="5E473F9E"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V5</w:t>
            </w:r>
          </w:p>
        </w:tc>
      </w:tr>
      <w:tr w:rsidR="00E67543" w:rsidRPr="0040610F" w14:paraId="77AD9FA9" w14:textId="77777777" w:rsidTr="002D355C">
        <w:trPr>
          <w:jc w:val="center"/>
        </w:trPr>
        <w:tc>
          <w:tcPr>
            <w:tcW w:w="858" w:type="dxa"/>
            <w:tcBorders>
              <w:top w:val="nil"/>
              <w:left w:val="nil"/>
              <w:bottom w:val="single" w:sz="4" w:space="0" w:color="auto"/>
              <w:right w:val="nil"/>
            </w:tcBorders>
            <w:hideMark/>
          </w:tcPr>
          <w:p w14:paraId="080E6757"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4.33</w:t>
            </w:r>
          </w:p>
        </w:tc>
        <w:tc>
          <w:tcPr>
            <w:tcW w:w="992" w:type="dxa"/>
            <w:tcBorders>
              <w:top w:val="nil"/>
              <w:left w:val="nil"/>
              <w:bottom w:val="single" w:sz="4" w:space="0" w:color="auto"/>
              <w:right w:val="nil"/>
            </w:tcBorders>
            <w:hideMark/>
          </w:tcPr>
          <w:p w14:paraId="2B9F1CD8"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2.34</w:t>
            </w:r>
          </w:p>
        </w:tc>
        <w:tc>
          <w:tcPr>
            <w:tcW w:w="851" w:type="dxa"/>
            <w:tcBorders>
              <w:top w:val="nil"/>
              <w:left w:val="nil"/>
              <w:bottom w:val="single" w:sz="4" w:space="0" w:color="auto"/>
              <w:right w:val="nil"/>
            </w:tcBorders>
            <w:hideMark/>
          </w:tcPr>
          <w:p w14:paraId="122252B4"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2.33</w:t>
            </w:r>
          </w:p>
        </w:tc>
        <w:tc>
          <w:tcPr>
            <w:tcW w:w="850" w:type="dxa"/>
            <w:tcBorders>
              <w:top w:val="nil"/>
              <w:left w:val="nil"/>
              <w:bottom w:val="single" w:sz="4" w:space="0" w:color="auto"/>
              <w:right w:val="nil"/>
            </w:tcBorders>
            <w:hideMark/>
          </w:tcPr>
          <w:p w14:paraId="49CB7AC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250</w:t>
            </w:r>
          </w:p>
        </w:tc>
        <w:tc>
          <w:tcPr>
            <w:tcW w:w="993" w:type="dxa"/>
            <w:tcBorders>
              <w:top w:val="nil"/>
              <w:left w:val="nil"/>
              <w:bottom w:val="single" w:sz="4" w:space="0" w:color="auto"/>
              <w:right w:val="nil"/>
            </w:tcBorders>
            <w:hideMark/>
          </w:tcPr>
          <w:p w14:paraId="1E316D99"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1356</w:t>
            </w:r>
          </w:p>
        </w:tc>
        <w:tc>
          <w:tcPr>
            <w:tcW w:w="850" w:type="dxa"/>
            <w:tcBorders>
              <w:top w:val="nil"/>
              <w:left w:val="nil"/>
              <w:bottom w:val="single" w:sz="4" w:space="0" w:color="auto"/>
              <w:right w:val="nil"/>
            </w:tcBorders>
            <w:hideMark/>
          </w:tcPr>
          <w:p w14:paraId="6946497E"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112</w:t>
            </w:r>
          </w:p>
        </w:tc>
        <w:tc>
          <w:tcPr>
            <w:tcW w:w="850" w:type="dxa"/>
            <w:tcBorders>
              <w:top w:val="nil"/>
              <w:left w:val="nil"/>
              <w:bottom w:val="single" w:sz="4" w:space="0" w:color="auto"/>
              <w:right w:val="nil"/>
            </w:tcBorders>
            <w:hideMark/>
          </w:tcPr>
          <w:p w14:paraId="487E487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2479</w:t>
            </w:r>
          </w:p>
        </w:tc>
        <w:tc>
          <w:tcPr>
            <w:tcW w:w="850" w:type="dxa"/>
            <w:tcBorders>
              <w:top w:val="nil"/>
              <w:left w:val="nil"/>
              <w:bottom w:val="single" w:sz="4" w:space="0" w:color="auto"/>
              <w:right w:val="nil"/>
            </w:tcBorders>
            <w:hideMark/>
          </w:tcPr>
          <w:p w14:paraId="2FAF6B21"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955</w:t>
            </w:r>
          </w:p>
        </w:tc>
      </w:tr>
      <w:tr w:rsidR="00E67543" w:rsidRPr="0040610F" w14:paraId="5BA104F8" w14:textId="77777777" w:rsidTr="002D355C">
        <w:trPr>
          <w:jc w:val="center"/>
        </w:trPr>
        <w:tc>
          <w:tcPr>
            <w:tcW w:w="858" w:type="dxa"/>
            <w:tcBorders>
              <w:top w:val="single" w:sz="4" w:space="0" w:color="auto"/>
              <w:left w:val="nil"/>
              <w:bottom w:val="nil"/>
              <w:right w:val="nil"/>
            </w:tcBorders>
            <w:hideMark/>
          </w:tcPr>
          <w:p w14:paraId="5AD30BF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V6</w:t>
            </w:r>
          </w:p>
        </w:tc>
        <w:tc>
          <w:tcPr>
            <w:tcW w:w="992" w:type="dxa"/>
            <w:tcBorders>
              <w:top w:val="single" w:sz="4" w:space="0" w:color="auto"/>
              <w:left w:val="nil"/>
              <w:bottom w:val="nil"/>
              <w:right w:val="nil"/>
            </w:tcBorders>
            <w:hideMark/>
          </w:tcPr>
          <w:p w14:paraId="6D7E8FB1"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V7</w:t>
            </w:r>
          </w:p>
        </w:tc>
        <w:tc>
          <w:tcPr>
            <w:tcW w:w="851" w:type="dxa"/>
            <w:tcBorders>
              <w:top w:val="single" w:sz="4" w:space="0" w:color="auto"/>
              <w:left w:val="nil"/>
              <w:bottom w:val="nil"/>
              <w:right w:val="nil"/>
            </w:tcBorders>
            <w:hideMark/>
          </w:tcPr>
          <w:p w14:paraId="2B5B6367"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V8</w:t>
            </w:r>
          </w:p>
        </w:tc>
        <w:tc>
          <w:tcPr>
            <w:tcW w:w="850" w:type="dxa"/>
            <w:tcBorders>
              <w:top w:val="single" w:sz="4" w:space="0" w:color="auto"/>
              <w:left w:val="nil"/>
              <w:bottom w:val="nil"/>
              <w:right w:val="nil"/>
            </w:tcBorders>
            <w:hideMark/>
          </w:tcPr>
          <w:p w14:paraId="6C0121AF"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V9</w:t>
            </w:r>
          </w:p>
        </w:tc>
        <w:tc>
          <w:tcPr>
            <w:tcW w:w="993" w:type="dxa"/>
            <w:tcBorders>
              <w:top w:val="single" w:sz="4" w:space="0" w:color="auto"/>
              <w:left w:val="nil"/>
              <w:bottom w:val="nil"/>
              <w:right w:val="nil"/>
            </w:tcBorders>
            <w:hideMark/>
          </w:tcPr>
          <w:p w14:paraId="02762A6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V10</w:t>
            </w:r>
          </w:p>
        </w:tc>
        <w:tc>
          <w:tcPr>
            <w:tcW w:w="850" w:type="dxa"/>
            <w:tcBorders>
              <w:top w:val="single" w:sz="4" w:space="0" w:color="auto"/>
              <w:left w:val="nil"/>
              <w:bottom w:val="nil"/>
              <w:right w:val="nil"/>
            </w:tcBorders>
            <w:hideMark/>
          </w:tcPr>
          <w:p w14:paraId="0A45F77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V11</w:t>
            </w:r>
          </w:p>
        </w:tc>
        <w:tc>
          <w:tcPr>
            <w:tcW w:w="850" w:type="dxa"/>
            <w:tcBorders>
              <w:top w:val="single" w:sz="4" w:space="0" w:color="auto"/>
              <w:left w:val="nil"/>
              <w:bottom w:val="nil"/>
              <w:right w:val="nil"/>
            </w:tcBorders>
            <w:hideMark/>
          </w:tcPr>
          <w:p w14:paraId="3932F9E8"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V12</w:t>
            </w:r>
          </w:p>
        </w:tc>
        <w:tc>
          <w:tcPr>
            <w:tcW w:w="850" w:type="dxa"/>
            <w:tcBorders>
              <w:top w:val="single" w:sz="4" w:space="0" w:color="auto"/>
              <w:left w:val="nil"/>
              <w:bottom w:val="nil"/>
              <w:right w:val="nil"/>
            </w:tcBorders>
            <w:hideMark/>
          </w:tcPr>
          <w:p w14:paraId="73A9FEC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V13</w:t>
            </w:r>
          </w:p>
        </w:tc>
      </w:tr>
      <w:tr w:rsidR="00E67543" w:rsidRPr="0040610F" w14:paraId="579C64E1" w14:textId="77777777" w:rsidTr="002D355C">
        <w:trPr>
          <w:jc w:val="center"/>
        </w:trPr>
        <w:tc>
          <w:tcPr>
            <w:tcW w:w="858" w:type="dxa"/>
            <w:tcBorders>
              <w:top w:val="nil"/>
              <w:left w:val="nil"/>
              <w:bottom w:val="single" w:sz="4" w:space="0" w:color="auto"/>
              <w:right w:val="nil"/>
            </w:tcBorders>
            <w:hideMark/>
          </w:tcPr>
          <w:p w14:paraId="4B4879B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546</w:t>
            </w:r>
          </w:p>
        </w:tc>
        <w:tc>
          <w:tcPr>
            <w:tcW w:w="992" w:type="dxa"/>
            <w:tcBorders>
              <w:top w:val="nil"/>
              <w:left w:val="nil"/>
              <w:bottom w:val="single" w:sz="4" w:space="0" w:color="auto"/>
              <w:right w:val="nil"/>
            </w:tcBorders>
            <w:hideMark/>
          </w:tcPr>
          <w:p w14:paraId="3672DA6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1805</w:t>
            </w:r>
          </w:p>
        </w:tc>
        <w:tc>
          <w:tcPr>
            <w:tcW w:w="851" w:type="dxa"/>
            <w:tcBorders>
              <w:top w:val="nil"/>
              <w:left w:val="nil"/>
              <w:bottom w:val="single" w:sz="4" w:space="0" w:color="auto"/>
              <w:right w:val="nil"/>
            </w:tcBorders>
            <w:hideMark/>
          </w:tcPr>
          <w:p w14:paraId="6F3117E6"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395</w:t>
            </w:r>
          </w:p>
        </w:tc>
        <w:tc>
          <w:tcPr>
            <w:tcW w:w="850" w:type="dxa"/>
            <w:tcBorders>
              <w:top w:val="nil"/>
              <w:left w:val="nil"/>
              <w:bottom w:val="single" w:sz="4" w:space="0" w:color="auto"/>
              <w:right w:val="nil"/>
            </w:tcBorders>
            <w:hideMark/>
          </w:tcPr>
          <w:p w14:paraId="496ED022"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124</w:t>
            </w:r>
          </w:p>
        </w:tc>
        <w:tc>
          <w:tcPr>
            <w:tcW w:w="993" w:type="dxa"/>
            <w:tcBorders>
              <w:top w:val="nil"/>
              <w:left w:val="nil"/>
              <w:bottom w:val="single" w:sz="4" w:space="0" w:color="auto"/>
              <w:right w:val="nil"/>
            </w:tcBorders>
            <w:hideMark/>
          </w:tcPr>
          <w:p w14:paraId="3B3392A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1832</w:t>
            </w:r>
          </w:p>
        </w:tc>
        <w:tc>
          <w:tcPr>
            <w:tcW w:w="850" w:type="dxa"/>
            <w:tcBorders>
              <w:top w:val="nil"/>
              <w:left w:val="nil"/>
              <w:bottom w:val="single" w:sz="4" w:space="0" w:color="auto"/>
              <w:right w:val="nil"/>
            </w:tcBorders>
            <w:hideMark/>
          </w:tcPr>
          <w:p w14:paraId="448EC70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360</w:t>
            </w:r>
          </w:p>
        </w:tc>
        <w:tc>
          <w:tcPr>
            <w:tcW w:w="850" w:type="dxa"/>
            <w:tcBorders>
              <w:top w:val="nil"/>
              <w:left w:val="nil"/>
              <w:bottom w:val="single" w:sz="4" w:space="0" w:color="auto"/>
              <w:right w:val="nil"/>
            </w:tcBorders>
            <w:hideMark/>
          </w:tcPr>
          <w:p w14:paraId="3475F24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1373</w:t>
            </w:r>
          </w:p>
        </w:tc>
        <w:tc>
          <w:tcPr>
            <w:tcW w:w="850" w:type="dxa"/>
            <w:tcBorders>
              <w:top w:val="nil"/>
              <w:left w:val="nil"/>
              <w:bottom w:val="single" w:sz="4" w:space="0" w:color="auto"/>
              <w:right w:val="nil"/>
            </w:tcBorders>
            <w:hideMark/>
          </w:tcPr>
          <w:p w14:paraId="2BDCFB2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2475</w:t>
            </w:r>
          </w:p>
        </w:tc>
      </w:tr>
      <w:tr w:rsidR="00E67543" w:rsidRPr="0040610F" w14:paraId="68882760" w14:textId="77777777" w:rsidTr="002D355C">
        <w:trPr>
          <w:jc w:val="center"/>
        </w:trPr>
        <w:tc>
          <w:tcPr>
            <w:tcW w:w="858" w:type="dxa"/>
            <w:tcBorders>
              <w:top w:val="single" w:sz="4" w:space="0" w:color="auto"/>
              <w:left w:val="nil"/>
              <w:bottom w:val="nil"/>
              <w:right w:val="nil"/>
            </w:tcBorders>
            <w:hideMark/>
          </w:tcPr>
          <w:p w14:paraId="25D6F7C9"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V14</w:t>
            </w:r>
          </w:p>
        </w:tc>
        <w:tc>
          <w:tcPr>
            <w:tcW w:w="992" w:type="dxa"/>
            <w:tcBorders>
              <w:top w:val="single" w:sz="4" w:space="0" w:color="auto"/>
              <w:left w:val="nil"/>
              <w:bottom w:val="nil"/>
              <w:right w:val="nil"/>
            </w:tcBorders>
            <w:hideMark/>
          </w:tcPr>
          <w:p w14:paraId="42ECB10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V15</w:t>
            </w:r>
          </w:p>
        </w:tc>
        <w:tc>
          <w:tcPr>
            <w:tcW w:w="851" w:type="dxa"/>
            <w:tcBorders>
              <w:top w:val="single" w:sz="4" w:space="0" w:color="auto"/>
              <w:left w:val="nil"/>
              <w:bottom w:val="nil"/>
              <w:right w:val="nil"/>
            </w:tcBorders>
            <w:hideMark/>
          </w:tcPr>
          <w:p w14:paraId="0D4F958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V16</w:t>
            </w:r>
          </w:p>
        </w:tc>
        <w:tc>
          <w:tcPr>
            <w:tcW w:w="850" w:type="dxa"/>
            <w:tcBorders>
              <w:top w:val="single" w:sz="4" w:space="0" w:color="auto"/>
              <w:left w:val="nil"/>
              <w:bottom w:val="nil"/>
              <w:right w:val="nil"/>
            </w:tcBorders>
            <w:hideMark/>
          </w:tcPr>
          <w:p w14:paraId="412778C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V17</w:t>
            </w:r>
          </w:p>
        </w:tc>
        <w:tc>
          <w:tcPr>
            <w:tcW w:w="993" w:type="dxa"/>
            <w:tcBorders>
              <w:top w:val="single" w:sz="4" w:space="0" w:color="auto"/>
              <w:left w:val="nil"/>
              <w:bottom w:val="nil"/>
              <w:right w:val="nil"/>
            </w:tcBorders>
            <w:hideMark/>
          </w:tcPr>
          <w:p w14:paraId="2250B732"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V18</w:t>
            </w:r>
          </w:p>
        </w:tc>
        <w:tc>
          <w:tcPr>
            <w:tcW w:w="850" w:type="dxa"/>
            <w:tcBorders>
              <w:top w:val="single" w:sz="4" w:space="0" w:color="auto"/>
              <w:left w:val="nil"/>
              <w:bottom w:val="nil"/>
              <w:right w:val="nil"/>
            </w:tcBorders>
            <w:hideMark/>
          </w:tcPr>
          <w:p w14:paraId="0D90B14A"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V19</w:t>
            </w:r>
          </w:p>
        </w:tc>
        <w:tc>
          <w:tcPr>
            <w:tcW w:w="850" w:type="dxa"/>
            <w:tcBorders>
              <w:top w:val="single" w:sz="4" w:space="0" w:color="auto"/>
              <w:left w:val="nil"/>
              <w:bottom w:val="nil"/>
              <w:right w:val="nil"/>
            </w:tcBorders>
            <w:hideMark/>
          </w:tcPr>
          <w:p w14:paraId="02EE193C"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V20</w:t>
            </w:r>
          </w:p>
        </w:tc>
        <w:tc>
          <w:tcPr>
            <w:tcW w:w="850" w:type="dxa"/>
            <w:tcBorders>
              <w:top w:val="single" w:sz="4" w:space="0" w:color="auto"/>
              <w:left w:val="nil"/>
              <w:bottom w:val="nil"/>
              <w:right w:val="nil"/>
            </w:tcBorders>
            <w:hideMark/>
          </w:tcPr>
          <w:p w14:paraId="034AD2D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V21</w:t>
            </w:r>
          </w:p>
        </w:tc>
      </w:tr>
      <w:tr w:rsidR="00E67543" w:rsidRPr="0040610F" w14:paraId="64352518" w14:textId="77777777" w:rsidTr="002D355C">
        <w:trPr>
          <w:jc w:val="center"/>
        </w:trPr>
        <w:tc>
          <w:tcPr>
            <w:tcW w:w="858" w:type="dxa"/>
            <w:tcBorders>
              <w:top w:val="nil"/>
              <w:left w:val="nil"/>
              <w:bottom w:val="single" w:sz="4" w:space="0" w:color="auto"/>
              <w:right w:val="nil"/>
            </w:tcBorders>
            <w:hideMark/>
          </w:tcPr>
          <w:p w14:paraId="4A5B7C77"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4209</w:t>
            </w:r>
          </w:p>
        </w:tc>
        <w:tc>
          <w:tcPr>
            <w:tcW w:w="992" w:type="dxa"/>
            <w:tcBorders>
              <w:top w:val="nil"/>
              <w:left w:val="nil"/>
              <w:bottom w:val="single" w:sz="4" w:space="0" w:color="auto"/>
              <w:right w:val="nil"/>
            </w:tcBorders>
            <w:hideMark/>
          </w:tcPr>
          <w:p w14:paraId="32C2B75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148</w:t>
            </w:r>
          </w:p>
        </w:tc>
        <w:tc>
          <w:tcPr>
            <w:tcW w:w="851" w:type="dxa"/>
            <w:tcBorders>
              <w:top w:val="nil"/>
              <w:left w:val="nil"/>
              <w:bottom w:val="single" w:sz="4" w:space="0" w:color="auto"/>
              <w:right w:val="nil"/>
            </w:tcBorders>
            <w:hideMark/>
          </w:tcPr>
          <w:p w14:paraId="72FFB9A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801</w:t>
            </w:r>
          </w:p>
        </w:tc>
        <w:tc>
          <w:tcPr>
            <w:tcW w:w="850" w:type="dxa"/>
            <w:tcBorders>
              <w:top w:val="nil"/>
              <w:left w:val="nil"/>
              <w:bottom w:val="single" w:sz="4" w:space="0" w:color="auto"/>
              <w:right w:val="nil"/>
            </w:tcBorders>
            <w:hideMark/>
          </w:tcPr>
          <w:p w14:paraId="57830979"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471</w:t>
            </w:r>
          </w:p>
        </w:tc>
        <w:tc>
          <w:tcPr>
            <w:tcW w:w="993" w:type="dxa"/>
            <w:tcBorders>
              <w:top w:val="nil"/>
              <w:left w:val="nil"/>
              <w:bottom w:val="single" w:sz="4" w:space="0" w:color="auto"/>
              <w:right w:val="nil"/>
            </w:tcBorders>
            <w:hideMark/>
          </w:tcPr>
          <w:p w14:paraId="590F48E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137</w:t>
            </w:r>
          </w:p>
        </w:tc>
        <w:tc>
          <w:tcPr>
            <w:tcW w:w="850" w:type="dxa"/>
            <w:tcBorders>
              <w:top w:val="nil"/>
              <w:left w:val="nil"/>
              <w:bottom w:val="single" w:sz="4" w:space="0" w:color="auto"/>
              <w:right w:val="nil"/>
            </w:tcBorders>
            <w:hideMark/>
          </w:tcPr>
          <w:p w14:paraId="3A6C15D1"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214</w:t>
            </w:r>
          </w:p>
        </w:tc>
        <w:tc>
          <w:tcPr>
            <w:tcW w:w="850" w:type="dxa"/>
            <w:tcBorders>
              <w:top w:val="nil"/>
              <w:left w:val="nil"/>
              <w:bottom w:val="single" w:sz="4" w:space="0" w:color="auto"/>
              <w:right w:val="nil"/>
            </w:tcBorders>
            <w:hideMark/>
          </w:tcPr>
          <w:p w14:paraId="5F8DB53C"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1521</w:t>
            </w:r>
          </w:p>
        </w:tc>
        <w:tc>
          <w:tcPr>
            <w:tcW w:w="850" w:type="dxa"/>
            <w:tcBorders>
              <w:top w:val="nil"/>
              <w:left w:val="nil"/>
              <w:bottom w:val="single" w:sz="4" w:space="0" w:color="auto"/>
              <w:right w:val="nil"/>
            </w:tcBorders>
            <w:hideMark/>
          </w:tcPr>
          <w:p w14:paraId="5A6EB57B"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1851</w:t>
            </w:r>
          </w:p>
        </w:tc>
      </w:tr>
      <w:tr w:rsidR="00E67543" w:rsidRPr="0040610F" w14:paraId="08E37A0F" w14:textId="77777777" w:rsidTr="002D355C">
        <w:trPr>
          <w:jc w:val="center"/>
        </w:trPr>
        <w:tc>
          <w:tcPr>
            <w:tcW w:w="858" w:type="dxa"/>
            <w:tcBorders>
              <w:top w:val="single" w:sz="4" w:space="0" w:color="auto"/>
              <w:left w:val="nil"/>
              <w:bottom w:val="nil"/>
              <w:right w:val="nil"/>
            </w:tcBorders>
            <w:hideMark/>
          </w:tcPr>
          <w:p w14:paraId="65DCFBC2"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V22</w:t>
            </w:r>
          </w:p>
        </w:tc>
        <w:tc>
          <w:tcPr>
            <w:tcW w:w="992" w:type="dxa"/>
            <w:tcBorders>
              <w:top w:val="single" w:sz="4" w:space="0" w:color="auto"/>
              <w:left w:val="nil"/>
              <w:bottom w:val="nil"/>
              <w:right w:val="nil"/>
            </w:tcBorders>
            <w:hideMark/>
          </w:tcPr>
          <w:p w14:paraId="69B32CD9"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V23</w:t>
            </w:r>
          </w:p>
        </w:tc>
        <w:tc>
          <w:tcPr>
            <w:tcW w:w="851" w:type="dxa"/>
            <w:tcBorders>
              <w:top w:val="single" w:sz="4" w:space="0" w:color="auto"/>
              <w:left w:val="nil"/>
              <w:bottom w:val="nil"/>
              <w:right w:val="nil"/>
            </w:tcBorders>
            <w:hideMark/>
          </w:tcPr>
          <w:p w14:paraId="19CC65D7"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V24</w:t>
            </w:r>
          </w:p>
        </w:tc>
        <w:tc>
          <w:tcPr>
            <w:tcW w:w="850" w:type="dxa"/>
            <w:tcBorders>
              <w:top w:val="single" w:sz="4" w:space="0" w:color="auto"/>
              <w:left w:val="nil"/>
              <w:bottom w:val="nil"/>
              <w:right w:val="nil"/>
            </w:tcBorders>
            <w:hideMark/>
          </w:tcPr>
          <w:p w14:paraId="516B96E3"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V25</w:t>
            </w:r>
          </w:p>
        </w:tc>
        <w:tc>
          <w:tcPr>
            <w:tcW w:w="993" w:type="dxa"/>
            <w:tcBorders>
              <w:top w:val="single" w:sz="4" w:space="0" w:color="auto"/>
              <w:left w:val="nil"/>
              <w:bottom w:val="nil"/>
              <w:right w:val="nil"/>
            </w:tcBorders>
            <w:hideMark/>
          </w:tcPr>
          <w:p w14:paraId="27885BA2"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V26</w:t>
            </w:r>
          </w:p>
        </w:tc>
        <w:tc>
          <w:tcPr>
            <w:tcW w:w="850" w:type="dxa"/>
            <w:tcBorders>
              <w:top w:val="single" w:sz="4" w:space="0" w:color="auto"/>
              <w:left w:val="nil"/>
              <w:bottom w:val="nil"/>
              <w:right w:val="nil"/>
            </w:tcBorders>
            <w:hideMark/>
          </w:tcPr>
          <w:p w14:paraId="35300F2C"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V27</w:t>
            </w:r>
          </w:p>
        </w:tc>
        <w:tc>
          <w:tcPr>
            <w:tcW w:w="850" w:type="dxa"/>
            <w:tcBorders>
              <w:top w:val="single" w:sz="4" w:space="0" w:color="auto"/>
              <w:left w:val="nil"/>
              <w:bottom w:val="nil"/>
              <w:right w:val="nil"/>
            </w:tcBorders>
            <w:hideMark/>
          </w:tcPr>
          <w:p w14:paraId="0FC2E31A"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V28</w:t>
            </w:r>
          </w:p>
        </w:tc>
        <w:tc>
          <w:tcPr>
            <w:tcW w:w="850" w:type="dxa"/>
            <w:tcBorders>
              <w:top w:val="single" w:sz="4" w:space="0" w:color="auto"/>
              <w:left w:val="nil"/>
              <w:bottom w:val="nil"/>
              <w:right w:val="nil"/>
            </w:tcBorders>
            <w:hideMark/>
          </w:tcPr>
          <w:p w14:paraId="428F274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V29</w:t>
            </w:r>
          </w:p>
        </w:tc>
      </w:tr>
      <w:tr w:rsidR="00E67543" w:rsidRPr="0040610F" w14:paraId="6422508C" w14:textId="77777777" w:rsidTr="002D355C">
        <w:trPr>
          <w:jc w:val="center"/>
        </w:trPr>
        <w:tc>
          <w:tcPr>
            <w:tcW w:w="858" w:type="dxa"/>
            <w:tcBorders>
              <w:top w:val="nil"/>
              <w:left w:val="nil"/>
              <w:bottom w:val="single" w:sz="4" w:space="0" w:color="auto"/>
              <w:right w:val="nil"/>
            </w:tcBorders>
            <w:hideMark/>
          </w:tcPr>
          <w:p w14:paraId="19CE570F"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2733</w:t>
            </w:r>
          </w:p>
        </w:tc>
        <w:tc>
          <w:tcPr>
            <w:tcW w:w="992" w:type="dxa"/>
            <w:tcBorders>
              <w:top w:val="nil"/>
              <w:left w:val="nil"/>
              <w:bottom w:val="single" w:sz="4" w:space="0" w:color="auto"/>
              <w:right w:val="nil"/>
            </w:tcBorders>
            <w:hideMark/>
          </w:tcPr>
          <w:p w14:paraId="1BEEAA7A"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2788</w:t>
            </w:r>
          </w:p>
        </w:tc>
        <w:tc>
          <w:tcPr>
            <w:tcW w:w="851" w:type="dxa"/>
            <w:tcBorders>
              <w:top w:val="nil"/>
              <w:left w:val="nil"/>
              <w:bottom w:val="single" w:sz="4" w:space="0" w:color="auto"/>
              <w:right w:val="nil"/>
            </w:tcBorders>
            <w:hideMark/>
          </w:tcPr>
          <w:p w14:paraId="2E0EBD7F"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2261</w:t>
            </w:r>
          </w:p>
        </w:tc>
        <w:tc>
          <w:tcPr>
            <w:tcW w:w="850" w:type="dxa"/>
            <w:tcBorders>
              <w:top w:val="nil"/>
              <w:left w:val="nil"/>
              <w:bottom w:val="single" w:sz="4" w:space="0" w:color="auto"/>
              <w:right w:val="nil"/>
            </w:tcBorders>
            <w:hideMark/>
          </w:tcPr>
          <w:p w14:paraId="06888D4D"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130</w:t>
            </w:r>
          </w:p>
        </w:tc>
        <w:tc>
          <w:tcPr>
            <w:tcW w:w="993" w:type="dxa"/>
            <w:tcBorders>
              <w:top w:val="nil"/>
              <w:left w:val="nil"/>
              <w:bottom w:val="single" w:sz="4" w:space="0" w:color="auto"/>
              <w:right w:val="nil"/>
            </w:tcBorders>
            <w:hideMark/>
          </w:tcPr>
          <w:p w14:paraId="3FA1867C"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151</w:t>
            </w:r>
          </w:p>
        </w:tc>
        <w:tc>
          <w:tcPr>
            <w:tcW w:w="850" w:type="dxa"/>
            <w:tcBorders>
              <w:top w:val="nil"/>
              <w:left w:val="nil"/>
              <w:bottom w:val="single" w:sz="4" w:space="0" w:color="auto"/>
              <w:right w:val="nil"/>
            </w:tcBorders>
            <w:hideMark/>
          </w:tcPr>
          <w:p w14:paraId="32B10FC6"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90</w:t>
            </w:r>
          </w:p>
        </w:tc>
        <w:tc>
          <w:tcPr>
            <w:tcW w:w="850" w:type="dxa"/>
            <w:tcBorders>
              <w:top w:val="nil"/>
              <w:left w:val="nil"/>
              <w:bottom w:val="single" w:sz="4" w:space="0" w:color="auto"/>
              <w:right w:val="nil"/>
            </w:tcBorders>
            <w:hideMark/>
          </w:tcPr>
          <w:p w14:paraId="4DB6F8C5"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153</w:t>
            </w:r>
          </w:p>
        </w:tc>
        <w:tc>
          <w:tcPr>
            <w:tcW w:w="850" w:type="dxa"/>
            <w:tcBorders>
              <w:top w:val="nil"/>
              <w:left w:val="nil"/>
              <w:bottom w:val="single" w:sz="4" w:space="0" w:color="auto"/>
              <w:right w:val="nil"/>
            </w:tcBorders>
            <w:hideMark/>
          </w:tcPr>
          <w:p w14:paraId="7F726F3C" w14:textId="77777777" w:rsidR="00E67543" w:rsidRPr="0040610F" w:rsidRDefault="00E67543" w:rsidP="000E065A">
            <w:pPr>
              <w:spacing w:line="240" w:lineRule="auto"/>
              <w:jc w:val="center"/>
              <w:rPr>
                <w:rFonts w:ascii="Times New Roman" w:hAnsi="Times New Roman" w:cs="Times New Roman"/>
                <w:sz w:val="21"/>
              </w:rPr>
            </w:pPr>
            <w:r w:rsidRPr="0040610F">
              <w:rPr>
                <w:rFonts w:ascii="Times New Roman" w:hAnsi="Times New Roman" w:cs="Times New Roman"/>
                <w:sz w:val="21"/>
              </w:rPr>
              <w:t>66</w:t>
            </w:r>
          </w:p>
        </w:tc>
      </w:tr>
    </w:tbl>
    <w:p w14:paraId="1378FF87" w14:textId="77777777" w:rsidR="00E67543" w:rsidRDefault="00E67543" w:rsidP="000E065A">
      <w:pPr>
        <w:rPr>
          <w:rFonts w:ascii="Times New Roman" w:eastAsia="宋体" w:hAnsi="Times New Roman" w:cs="Times New Roman"/>
          <w:i/>
          <w:iCs/>
          <w:sz w:val="24"/>
        </w:rPr>
      </w:pPr>
      <w:r w:rsidRPr="009E13B4">
        <w:rPr>
          <w:rFonts w:ascii="Times New Roman" w:eastAsia="宋体" w:hAnsi="Times New Roman" w:cs="Times New Roman"/>
          <w:b/>
          <w:i/>
          <w:sz w:val="24"/>
        </w:rPr>
        <w:t>Note:</w:t>
      </w:r>
      <w:r w:rsidRPr="009E13B4">
        <w:rPr>
          <w:rFonts w:ascii="Times New Roman" w:eastAsia="宋体" w:hAnsi="Times New Roman" w:cs="Times New Roman"/>
          <w:i/>
          <w:sz w:val="24"/>
        </w:rPr>
        <w:t xml:space="preserve"> </w:t>
      </w:r>
      <w:r w:rsidRPr="009E13B4">
        <w:rPr>
          <w:rFonts w:ascii="Times New Roman" w:eastAsia="宋体" w:hAnsi="Times New Roman" w:cs="Times New Roman"/>
          <w:i/>
          <w:iCs/>
          <w:sz w:val="24"/>
        </w:rPr>
        <w:t xml:space="preserve">D1-D3 denote </w:t>
      </w:r>
      <w:r w:rsidRPr="009E13B4">
        <w:rPr>
          <w:rFonts w:ascii="Times New Roman" w:hAnsi="Times New Roman" w:cs="Times New Roman"/>
          <w:i/>
          <w:iCs/>
          <w:sz w:val="24"/>
          <w:szCs w:val="24"/>
        </w:rPr>
        <w:t>three driving behavior-related parameters (</w:t>
      </w:r>
      <w:r w:rsidRPr="009E13B4">
        <w:rPr>
          <w:rFonts w:ascii="Times New Roman" w:eastAsia="宋体" w:hAnsi="Times New Roman" w:cs="Times New Roman"/>
          <w:i/>
          <w:iCs/>
          <w:sz w:val="24"/>
        </w:rPr>
        <w:t>D1 [m], D2-D3 [1]); V1-V29 [</w:t>
      </w:r>
      <w:proofErr w:type="spellStart"/>
      <w:r w:rsidRPr="009E13B4">
        <w:rPr>
          <w:rFonts w:ascii="Times New Roman" w:eastAsia="宋体" w:hAnsi="Times New Roman" w:cs="Times New Roman"/>
          <w:i/>
          <w:iCs/>
          <w:sz w:val="24"/>
        </w:rPr>
        <w:t>veh</w:t>
      </w:r>
      <w:proofErr w:type="spellEnd"/>
      <w:r w:rsidRPr="009E13B4">
        <w:rPr>
          <w:rFonts w:ascii="Times New Roman" w:eastAsia="宋体" w:hAnsi="Times New Roman" w:cs="Times New Roman"/>
          <w:i/>
          <w:iCs/>
          <w:sz w:val="24"/>
        </w:rPr>
        <w:t>/h] respectively represent the traffic volume inputs of 29 entrances in Fig.10.</w:t>
      </w:r>
    </w:p>
    <w:p w14:paraId="23EF8A67" w14:textId="77777777" w:rsidR="00E67543" w:rsidRPr="00001737" w:rsidRDefault="00E67543" w:rsidP="000E065A">
      <w:pPr>
        <w:rPr>
          <w:rFonts w:ascii="Times New Roman" w:hAnsi="Times New Roman" w:cs="Times New Roman"/>
          <w:sz w:val="28"/>
          <w:szCs w:val="28"/>
        </w:rPr>
      </w:pPr>
    </w:p>
    <w:p w14:paraId="379D5946" w14:textId="69B34D68" w:rsidR="00E67543" w:rsidRPr="00006982" w:rsidRDefault="00F22D01" w:rsidP="000E065A">
      <w:pPr>
        <w:pStyle w:val="2"/>
        <w:spacing w:before="0"/>
        <w:rPr>
          <w:rFonts w:ascii="Times New Roman" w:hAnsi="Times New Roman" w:cs="Times New Roman"/>
          <w:i/>
          <w:iCs/>
          <w:color w:val="auto"/>
          <w:sz w:val="24"/>
          <w:szCs w:val="24"/>
        </w:rPr>
      </w:pPr>
      <w:r>
        <w:rPr>
          <w:rFonts w:ascii="Times New Roman" w:hAnsi="Times New Roman" w:cs="Times New Roman"/>
          <w:i/>
          <w:iCs/>
          <w:color w:val="auto"/>
          <w:sz w:val="24"/>
          <w:szCs w:val="24"/>
        </w:rPr>
        <w:t>5</w:t>
      </w:r>
      <w:r w:rsidR="00E67543" w:rsidRPr="00006982">
        <w:rPr>
          <w:rFonts w:ascii="Times New Roman" w:hAnsi="Times New Roman" w:cs="Times New Roman"/>
          <w:i/>
          <w:iCs/>
          <w:color w:val="auto"/>
          <w:sz w:val="24"/>
          <w:szCs w:val="24"/>
        </w:rPr>
        <w:t>.</w:t>
      </w:r>
      <w:r w:rsidR="00E67543">
        <w:rPr>
          <w:rFonts w:ascii="Times New Roman" w:hAnsi="Times New Roman" w:cs="Times New Roman"/>
          <w:i/>
          <w:iCs/>
          <w:color w:val="auto"/>
          <w:sz w:val="24"/>
          <w:szCs w:val="24"/>
        </w:rPr>
        <w:t>2</w:t>
      </w:r>
      <w:r w:rsidR="00E67543" w:rsidRPr="00006982">
        <w:rPr>
          <w:rFonts w:ascii="Times New Roman" w:hAnsi="Times New Roman" w:cs="Times New Roman"/>
          <w:i/>
          <w:iCs/>
          <w:color w:val="auto"/>
          <w:sz w:val="24"/>
          <w:szCs w:val="24"/>
        </w:rPr>
        <w:t xml:space="preserve"> Simulation parameters </w:t>
      </w:r>
    </w:p>
    <w:p w14:paraId="2A76B3B0" w14:textId="77777777" w:rsidR="00E67543" w:rsidRDefault="00E67543" w:rsidP="000E065A">
      <w:pPr>
        <w:rPr>
          <w:rFonts w:ascii="Times New Roman" w:hAnsi="Times New Roman" w:cs="Times New Roman"/>
          <w:sz w:val="24"/>
          <w:szCs w:val="24"/>
        </w:rPr>
      </w:pPr>
      <w:r w:rsidRPr="009E13B4">
        <w:rPr>
          <w:rFonts w:ascii="Times New Roman" w:hAnsi="Times New Roman" w:cs="Times New Roman"/>
          <w:sz w:val="24"/>
          <w:szCs w:val="24"/>
        </w:rPr>
        <w:t xml:space="preserve">at least 10% under the perturbation </w:t>
      </w:r>
      <m:oMath>
        <m:sSub>
          <m:sSubPr>
            <m:ctrlPr>
              <w:rPr>
                <w:rFonts w:ascii="Cambria Math" w:eastAsia="宋体" w:hAnsi="Cambria Math" w:cs="Times New Roman"/>
                <w:i/>
                <w:sz w:val="24"/>
                <w:szCs w:val="24"/>
                <w:highlight w:val="yellow"/>
              </w:rPr>
            </m:ctrlPr>
          </m:sSubPr>
          <m:e>
            <m:d>
              <m:dPr>
                <m:begChr m:val="‖"/>
                <m:endChr m:val="‖"/>
                <m:ctrlPr>
                  <w:rPr>
                    <w:rFonts w:ascii="Cambria Math" w:eastAsia="宋体" w:hAnsi="Cambria Math" w:cs="Times New Roman"/>
                    <w:i/>
                    <w:sz w:val="24"/>
                    <w:szCs w:val="24"/>
                    <w:highlight w:val="yellow"/>
                  </w:rPr>
                </m:ctrlPr>
              </m:dPr>
              <m:e>
                <m:r>
                  <m:rPr>
                    <m:sty m:val="p"/>
                  </m:rPr>
                  <w:rPr>
                    <w:rFonts w:ascii="Cambria Math" w:eastAsia="宋体" w:hAnsi="Times New Roman" w:cs="Times New Roman"/>
                    <w:sz w:val="24"/>
                    <w:szCs w:val="24"/>
                    <w:highlight w:val="yellow"/>
                  </w:rPr>
                  <m:t>Δ</m:t>
                </m:r>
                <m:r>
                  <w:rPr>
                    <w:rFonts w:ascii="Cambria Math" w:hAnsi="Times New Roman" w:cs="Times New Roman"/>
                    <w:sz w:val="24"/>
                    <w:szCs w:val="24"/>
                    <w:highlight w:val="yellow"/>
                  </w:rPr>
                  <m:t>ξ</m:t>
                </m:r>
                <m:ctrlPr>
                  <w:rPr>
                    <w:rFonts w:ascii="Cambria Math" w:eastAsia="宋体" w:hAnsi="Times New Roman" w:cs="Times New Roman"/>
                    <w:i/>
                    <w:sz w:val="24"/>
                    <w:szCs w:val="24"/>
                    <w:highlight w:val="yellow"/>
                  </w:rPr>
                </m:ctrlPr>
              </m:e>
            </m:d>
          </m:e>
          <m:sub>
            <m:r>
              <w:rPr>
                <w:rFonts w:ascii="Cambria Math" w:eastAsia="宋体" w:hAnsi="Cambria Math" w:cs="Times New Roman"/>
                <w:sz w:val="24"/>
                <w:szCs w:val="24"/>
                <w:highlight w:val="yellow"/>
              </w:rPr>
              <m:t>2</m:t>
            </m:r>
          </m:sub>
        </m:sSub>
        <m:r>
          <w:rPr>
            <w:rFonts w:ascii="Cambria Math" w:eastAsia="宋体" w:hAnsi="Times New Roman" w:cs="Times New Roman"/>
            <w:sz w:val="24"/>
            <w:szCs w:val="24"/>
            <w:highlight w:val="yellow"/>
          </w:rPr>
          <m:t>≤</m:t>
        </m:r>
        <m:r>
          <w:rPr>
            <w:rFonts w:ascii="Cambria Math" w:eastAsia="宋体" w:hAnsi="Times New Roman" w:cs="Times New Roman"/>
            <w:sz w:val="24"/>
            <w:szCs w:val="24"/>
            <w:highlight w:val="yellow"/>
          </w:rPr>
          <m:t>5</m:t>
        </m:r>
      </m:oMath>
      <w:r w:rsidRPr="009E13B4">
        <w:rPr>
          <w:rFonts w:ascii="Times New Roman" w:hAnsi="Times New Roman" w:cs="Times New Roman"/>
          <w:sz w:val="24"/>
          <w:szCs w:val="24"/>
        </w:rPr>
        <w:t xml:space="preserve"> </w:t>
      </w:r>
    </w:p>
    <w:p w14:paraId="26D837F0" w14:textId="77777777" w:rsidR="00E67543" w:rsidRDefault="00E67543" w:rsidP="000E065A">
      <w:pPr>
        <w:rPr>
          <w:rFonts w:ascii="Times New Roman" w:hAnsi="Times New Roman" w:cs="Times New Roman"/>
          <w:sz w:val="24"/>
          <w:szCs w:val="24"/>
        </w:rPr>
      </w:pPr>
      <w:r>
        <w:rPr>
          <w:rFonts w:ascii="Times New Roman" w:hAnsi="Times New Roman" w:cs="Times New Roman"/>
          <w:sz w:val="24"/>
          <w:szCs w:val="24"/>
        </w:rPr>
        <w:t xml:space="preserve">Similarly, we define set </w:t>
      </w:r>
      <m:oMath>
        <m:sSub>
          <m:sSubPr>
            <m:ctrlPr>
              <w:rPr>
                <w:rFonts w:ascii="Cambria Math" w:hAnsi="Cambria Math" w:cs="Times New Roman"/>
                <w:i/>
                <w:sz w:val="24"/>
                <w:szCs w:val="24"/>
              </w:rPr>
            </m:ctrlPr>
          </m:sSubPr>
          <m:e>
            <m:r>
              <m:rPr>
                <m:sty m:val="p"/>
              </m:rPr>
              <w:rPr>
                <w:rFonts w:ascii="Cambria Math" w:eastAsia="宋体" w:hAnsi="Times New Roman" w:cs="Times New Roman"/>
                <w:sz w:val="24"/>
                <w:szCs w:val="24"/>
              </w:rPr>
              <m:t>Γ</m:t>
            </m:r>
          </m:e>
          <m:sub>
            <m:r>
              <w:rPr>
                <w:rFonts w:ascii="Cambria Math" w:hAnsi="Cambria Math" w:cs="Times New Roman" w:hint="eastAsia"/>
                <w:sz w:val="24"/>
                <w:szCs w:val="24"/>
              </w:rPr>
              <m:t>A</m:t>
            </m:r>
          </m:sub>
        </m:sSub>
      </m:oMath>
      <w:r>
        <w:rPr>
          <w:rFonts w:ascii="Times New Roman" w:hAnsi="Times New Roman" w:cs="Times New Roman"/>
          <w:sz w:val="24"/>
          <w:szCs w:val="24"/>
        </w:rPr>
        <w:t xml:space="preserve"> such that </w:t>
      </w:r>
      <m:oMath>
        <m:r>
          <w:rPr>
            <w:rFonts w:ascii="Cambria Math" w:hAnsi="Cambria Math" w:cs="Times New Roman"/>
            <w:sz w:val="24"/>
            <w:szCs w:val="24"/>
          </w:rPr>
          <m:t>P</m:t>
        </m:r>
        <m:d>
          <m:dPr>
            <m:ctrlPr>
              <w:rPr>
                <w:rFonts w:ascii="Cambria Math" w:hAnsi="Cambria Math" w:cs="Times New Roman"/>
                <w:i/>
                <w:sz w:val="24"/>
                <w:szCs w:val="24"/>
              </w:rPr>
            </m:ctrlPr>
          </m:dPr>
          <m:e>
            <m:r>
              <m:rPr>
                <m:sty m:val="bi"/>
              </m:rPr>
              <w:rPr>
                <w:rFonts w:ascii="Cambria Math" w:hAnsi="Cambria Math" w:cs="Times New Roman"/>
                <w:sz w:val="24"/>
                <w:szCs w:val="24"/>
              </w:rPr>
              <m:t>C</m:t>
            </m:r>
            <m:d>
              <m:dPr>
                <m:ctrlPr>
                  <w:rPr>
                    <w:rFonts w:ascii="Cambria Math" w:hAnsi="Cambria Math" w:cs="Times New Roman"/>
                    <w:b/>
                    <w:bCs/>
                    <w:i/>
                    <w:sz w:val="24"/>
                    <w:szCs w:val="24"/>
                  </w:rPr>
                </m:ctrlPr>
              </m:dPr>
              <m:e>
                <m:r>
                  <w:rPr>
                    <w:rFonts w:ascii="Cambria Math" w:hAnsi="Cambria Math" w:cs="Times New Roman"/>
                    <w:sz w:val="24"/>
                    <w:szCs w:val="24"/>
                  </w:rPr>
                  <m:t>ξ</m:t>
                </m:r>
                <m:ctrlPr>
                  <w:rPr>
                    <w:rFonts w:ascii="Cambria Math" w:hAnsi="Cambria Math" w:cs="Times New Roman"/>
                    <w:i/>
                    <w:sz w:val="24"/>
                    <w:szCs w:val="24"/>
                  </w:rPr>
                </m:ctrlPr>
              </m:e>
            </m:d>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eastAsia="宋体" w:hAnsi="Cambria Math" w:cs="Times New Roman"/>
                    <w:sz w:val="24"/>
                    <w:szCs w:val="24"/>
                  </w:rPr>
                  <m:t>Γ</m:t>
                </m:r>
              </m:e>
              <m:sub>
                <m:r>
                  <w:rPr>
                    <w:rFonts w:ascii="Cambria Math" w:hAnsi="Cambria Math" w:cs="Times New Roman"/>
                    <w:sz w:val="24"/>
                    <w:szCs w:val="24"/>
                  </w:rPr>
                  <m:t>C</m:t>
                </m:r>
              </m:sub>
            </m:sSub>
            <m:ctrlPr>
              <w:rPr>
                <w:rFonts w:ascii="Cambria Math" w:hAnsi="Cambria Math" w:cs="Times New Roman"/>
                <w:iCs/>
                <w:sz w:val="24"/>
                <w:szCs w:val="24"/>
              </w:rPr>
            </m:ctrlPr>
          </m:e>
        </m:d>
        <m:r>
          <m:rPr>
            <m:sty m:val="p"/>
          </m:rPr>
          <w:rPr>
            <w:rFonts w:ascii="Cambria Math" w:hAnsi="Cambria Math" w:cs="Times New Roman"/>
            <w:sz w:val="24"/>
            <w:szCs w:val="24"/>
          </w:rPr>
          <m:t>≥1</m:t>
        </m:r>
        <m:r>
          <m:rPr>
            <m:sty m:val="p"/>
          </m:rPr>
          <w:rPr>
            <w:rFonts w:ascii="Cambria Math" w:eastAsia="微软雅黑"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C</m:t>
            </m:r>
          </m:sub>
        </m:sSub>
      </m:oMath>
      <w:r>
        <w:rPr>
          <w:rFonts w:ascii="Times New Roman" w:hAnsi="Times New Roman" w:cs="Times New Roman"/>
          <w:sz w:val="24"/>
          <w:szCs w:val="24"/>
        </w:rPr>
        <w:t xml:space="preserve"> with some predetermined risk-tolerance parameter </w:t>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E</m:t>
            </m:r>
          </m:sub>
        </m:sSub>
      </m:oMath>
      <w:r>
        <w:rPr>
          <w:rFonts w:ascii="Times New Roman" w:hAnsi="Times New Roman" w:cs="Times New Roman"/>
          <w:sz w:val="24"/>
          <w:szCs w:val="24"/>
        </w:rPr>
        <w:t xml:space="preserve">. </w:t>
      </w:r>
    </w:p>
    <w:p w14:paraId="4FE6B33A" w14:textId="77777777" w:rsidR="00E67543" w:rsidRPr="009E13B4" w:rsidRDefault="00E67543" w:rsidP="000E065A">
      <w:pPr>
        <w:rPr>
          <w:rFonts w:ascii="Times New Roman" w:hAnsi="Times New Roman" w:cs="Times New Roman"/>
          <w:sz w:val="24"/>
          <w:szCs w:val="24"/>
        </w:rPr>
      </w:pPr>
      <m:oMath>
        <m:r>
          <w:rPr>
            <w:rFonts w:ascii="Cambria Math" w:hAnsi="Times New Roman" w:cs="Times New Roman"/>
            <w:sz w:val="24"/>
            <w:szCs w:val="24"/>
          </w:rPr>
          <m:t>ξ</m:t>
        </m:r>
        <m:r>
          <w:rPr>
            <w:rFonts w:ascii="Cambria Math" w:eastAsia="宋体" w:hAnsi="Cambria Math" w:cs="宋体" w:hint="eastAsia"/>
            <w:sz w:val="24"/>
            <w:szCs w:val="24"/>
          </w:rPr>
          <m:t>∈</m:t>
        </m:r>
        <m:r>
          <m:rPr>
            <m:scr m:val="double-struck"/>
            <m:sty m:val="p"/>
          </m:rPr>
          <w:rPr>
            <w:rFonts w:ascii="Cambria Math" w:hAnsi="Cambria Math" w:cs="Times New Roman"/>
            <w:sz w:val="24"/>
            <w:szCs w:val="24"/>
          </w:rPr>
          <m:t>Z</m:t>
        </m:r>
      </m:oMath>
      <w:r w:rsidRPr="009E13B4">
        <w:rPr>
          <w:rFonts w:ascii="Times New Roman" w:hAnsi="Times New Roman" w:cs="Times New Roman"/>
          <w:sz w:val="24"/>
          <w:szCs w:val="24"/>
        </w:rPr>
        <w:t xml:space="preserve"> is a </w:t>
      </w:r>
      <w:r w:rsidRPr="009E13B4">
        <w:rPr>
          <w:rFonts w:ascii="Times New Roman" w:hAnsi="Times New Roman" w:cs="Times New Roman" w:hint="eastAsia"/>
          <w:sz w:val="24"/>
          <w:szCs w:val="24"/>
        </w:rPr>
        <w:t>param</w:t>
      </w:r>
      <w:r w:rsidRPr="009E13B4">
        <w:rPr>
          <w:rFonts w:ascii="Times New Roman" w:hAnsi="Times New Roman" w:cs="Times New Roman"/>
          <w:sz w:val="24"/>
          <w:szCs w:val="24"/>
        </w:rPr>
        <w:t xml:space="preserve">eter determining the possible realization of perturbed </w:t>
      </w:r>
      <m:oMath>
        <m:r>
          <w:rPr>
            <w:rFonts w:ascii="Cambria Math" w:eastAsia="宋体" w:hAnsi="Times New Roman" w:cs="Times New Roman"/>
            <w:sz w:val="24"/>
            <w:szCs w:val="24"/>
          </w:rPr>
          <m:t>V</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I</m:t>
            </m:r>
          </m:e>
          <m:sub>
            <m:r>
              <w:rPr>
                <w:rFonts w:ascii="Cambria Math" w:eastAsia="宋体" w:hAnsi="Times New Roman" w:cs="Times New Roman"/>
                <w:sz w:val="24"/>
                <w:szCs w:val="24"/>
              </w:rPr>
              <m:t>1</m:t>
            </m:r>
            <m:r>
              <w:rPr>
                <w:rFonts w:ascii="Cambria Math" w:eastAsia="宋体" w:hAnsi="Times New Roman" w:cs="Times New Roman"/>
                <w:sz w:val="24"/>
                <w:szCs w:val="24"/>
              </w:rPr>
              <m:t>×</m:t>
            </m:r>
            <m:r>
              <w:rPr>
                <w:rFonts w:ascii="Cambria Math" w:eastAsia="宋体" w:hAnsi="Times New Roman" w:cs="Times New Roman"/>
                <w:sz w:val="24"/>
                <w:szCs w:val="24"/>
              </w:rPr>
              <m:t>29</m:t>
            </m:r>
          </m:sub>
        </m:sSub>
      </m:oMath>
      <w:r w:rsidRPr="009E13B4">
        <w:rPr>
          <w:rFonts w:ascii="Times New Roman" w:hAnsi="Times New Roman" w:cs="Times New Roman"/>
          <w:sz w:val="24"/>
          <w:szCs w:val="24"/>
        </w:rPr>
        <w:t xml:space="preserve">. Specifically, the </w:t>
      </w:r>
      <w:r w:rsidRPr="009E13B4">
        <w:rPr>
          <w:rFonts w:ascii="Times New Roman" w:hAnsi="Times New Roman" w:cs="Times New Roman" w:hint="eastAsia"/>
          <w:sz w:val="24"/>
          <w:szCs w:val="24"/>
        </w:rPr>
        <w:t xml:space="preserve">traffic volume </w:t>
      </w:r>
      <w:r w:rsidRPr="009E13B4">
        <w:rPr>
          <w:rFonts w:ascii="Times New Roman" w:hAnsi="Times New Roman" w:cs="Times New Roman"/>
          <w:sz w:val="24"/>
          <w:szCs w:val="24"/>
        </w:rPr>
        <w:t xml:space="preserve">inputs during the simulation are realized by </w:t>
      </w:r>
      <m:oMath>
        <m:r>
          <w:rPr>
            <w:rFonts w:ascii="Cambria Math" w:eastAsia="宋体" w:hAnsi="Times New Roman" w:cs="Times New Roman"/>
            <w:sz w:val="24"/>
            <w:szCs w:val="24"/>
          </w:rPr>
          <m:t>V</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I</m:t>
            </m:r>
          </m:e>
          <m:sub>
            <m:r>
              <w:rPr>
                <w:rFonts w:ascii="Cambria Math" w:eastAsia="宋体" w:hAnsi="Times New Roman" w:cs="Times New Roman"/>
                <w:sz w:val="24"/>
                <w:szCs w:val="24"/>
              </w:rPr>
              <m:t>1</m:t>
            </m:r>
            <m:r>
              <w:rPr>
                <w:rFonts w:ascii="Cambria Math" w:eastAsia="宋体" w:hAnsi="Times New Roman" w:cs="Times New Roman"/>
                <w:sz w:val="24"/>
                <w:szCs w:val="24"/>
              </w:rPr>
              <m:t>×</m:t>
            </m:r>
            <m:r>
              <w:rPr>
                <w:rFonts w:ascii="Cambria Math" w:eastAsia="宋体" w:hAnsi="Times New Roman" w:cs="Times New Roman"/>
                <w:sz w:val="24"/>
                <w:szCs w:val="24"/>
              </w:rPr>
              <m:t>29</m:t>
            </m:r>
          </m:sub>
        </m:sSub>
        <m:r>
          <w:rPr>
            <w:rFonts w:ascii="Cambria Math" w:eastAsia="MS Gothic" w:hAnsi="Cambria Math" w:cs="MS Gothic" w:hint="eastAsia"/>
            <w:sz w:val="24"/>
            <w:szCs w:val="24"/>
          </w:rPr>
          <m:t>⋅</m:t>
        </m:r>
        <m:d>
          <m:dPr>
            <m:ctrlPr>
              <w:rPr>
                <w:rFonts w:ascii="Cambria Math" w:eastAsia="宋体" w:hAnsi="Times New Roman" w:cs="Times New Roman"/>
                <w:i/>
                <w:sz w:val="24"/>
                <w:szCs w:val="24"/>
              </w:rPr>
            </m:ctrlPr>
          </m:dPr>
          <m:e>
            <m:r>
              <w:rPr>
                <w:rFonts w:ascii="Cambria Math" w:eastAsia="宋体" w:hAnsi="Times New Roman" w:cs="Times New Roman"/>
                <w:sz w:val="24"/>
                <w:szCs w:val="24"/>
              </w:rPr>
              <m:t>ξ/</m:t>
            </m:r>
            <m:acc>
              <m:accPr>
                <m:chr m:val="̄"/>
                <m:ctrlPr>
                  <w:rPr>
                    <w:rFonts w:ascii="Cambria Math" w:hAnsi="Times New Roman" w:cs="Times New Roman"/>
                    <w:i/>
                    <w:sz w:val="24"/>
                    <w:szCs w:val="24"/>
                  </w:rPr>
                </m:ctrlPr>
              </m:accPr>
              <m:e>
                <m:r>
                  <w:rPr>
                    <w:rFonts w:ascii="Cambria Math" w:hAnsi="Times New Roman" w:cs="Times New Roman"/>
                    <w:sz w:val="24"/>
                    <w:szCs w:val="24"/>
                  </w:rPr>
                  <m:t>ξ</m:t>
                </m:r>
              </m:e>
            </m:acc>
            <m:ctrlPr>
              <w:rPr>
                <w:rFonts w:ascii="Cambria Math" w:eastAsia="宋体" w:hAnsi="Cambria Math" w:cs="Times New Roman"/>
                <w:i/>
                <w:sz w:val="24"/>
                <w:szCs w:val="24"/>
              </w:rPr>
            </m:ctrlPr>
          </m:e>
        </m:d>
      </m:oMath>
      <w:r w:rsidRPr="009E13B4">
        <w:rPr>
          <w:rFonts w:ascii="Times New Roman" w:hAnsi="Times New Roman" w:cs="Times New Roman"/>
          <w:sz w:val="24"/>
          <w:szCs w:val="24"/>
        </w:rPr>
        <w:t>, which depends on the parameter</w:t>
      </w:r>
      <m:oMath>
        <m:r>
          <w:rPr>
            <w:rFonts w:ascii="Cambria Math" w:hAnsi="Times New Roman" w:cs="Times New Roman"/>
            <w:sz w:val="24"/>
            <w:szCs w:val="24"/>
          </w:rPr>
          <m:t xml:space="preserve"> </m:t>
        </m:r>
        <m:r>
          <w:rPr>
            <w:rFonts w:ascii="Cambria Math" w:hAnsi="Times New Roman" w:cs="Times New Roman"/>
            <w:sz w:val="24"/>
            <w:szCs w:val="24"/>
            <w:highlight w:val="yellow"/>
          </w:rPr>
          <m:t>ξ</m:t>
        </m:r>
        <m:r>
          <w:rPr>
            <w:rFonts w:ascii="Cambria Math" w:hAnsi="Cambria Math" w:cs="Times New Roman"/>
            <w:sz w:val="24"/>
            <w:szCs w:val="24"/>
            <w:highlight w:val="yellow"/>
          </w:rPr>
          <m:t>∈</m:t>
        </m:r>
        <m:r>
          <w:rPr>
            <w:rFonts w:ascii="Cambria Math" w:hAnsi="Times New Roman" w:cs="Times New Roman"/>
            <w:sz w:val="24"/>
            <w:szCs w:val="24"/>
            <w:highlight w:val="yellow"/>
          </w:rPr>
          <m:t>[80,120]</m:t>
        </m:r>
      </m:oMath>
      <w:r w:rsidRPr="009E13B4">
        <w:rPr>
          <w:rFonts w:ascii="Times New Roman" w:hAnsi="Times New Roman" w:cs="Times New Roman"/>
          <w:sz w:val="24"/>
          <w:szCs w:val="24"/>
        </w:rPr>
        <w:t xml:space="preserve">. It means that the traffic volume inputs fluctuate around </w:t>
      </w:r>
      <m:oMath>
        <m:r>
          <w:rPr>
            <w:rFonts w:ascii="Cambria Math" w:eastAsia="宋体" w:hAnsi="Times New Roman" w:cs="Times New Roman"/>
            <w:sz w:val="24"/>
            <w:szCs w:val="24"/>
          </w:rPr>
          <m:t>V</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I</m:t>
            </m:r>
          </m:e>
          <m:sub>
            <m:r>
              <w:rPr>
                <w:rFonts w:ascii="Cambria Math" w:eastAsia="宋体" w:hAnsi="Times New Roman" w:cs="Times New Roman"/>
                <w:sz w:val="24"/>
                <w:szCs w:val="24"/>
              </w:rPr>
              <m:t>1</m:t>
            </m:r>
            <m:r>
              <w:rPr>
                <w:rFonts w:ascii="Cambria Math" w:eastAsia="宋体" w:hAnsi="Times New Roman" w:cs="Times New Roman"/>
                <w:sz w:val="24"/>
                <w:szCs w:val="24"/>
              </w:rPr>
              <m:t>×</m:t>
            </m:r>
            <m:r>
              <w:rPr>
                <w:rFonts w:ascii="Cambria Math" w:eastAsia="宋体" w:hAnsi="Times New Roman" w:cs="Times New Roman"/>
                <w:sz w:val="24"/>
                <w:szCs w:val="24"/>
              </w:rPr>
              <m:t>29</m:t>
            </m:r>
          </m:sub>
        </m:sSub>
      </m:oMath>
      <w:r w:rsidRPr="009E13B4">
        <w:rPr>
          <w:rFonts w:ascii="Times New Roman" w:hAnsi="Times New Roman" w:cs="Times New Roman" w:hint="eastAsia"/>
          <w:sz w:val="24"/>
          <w:szCs w:val="24"/>
        </w:rPr>
        <w:t xml:space="preserve"> </w:t>
      </w:r>
      <w:r w:rsidRPr="009E13B4">
        <w:rPr>
          <w:rFonts w:ascii="Times New Roman" w:hAnsi="Times New Roman" w:cs="Times New Roman"/>
          <w:sz w:val="24"/>
          <w:szCs w:val="24"/>
        </w:rPr>
        <w:t>at the same level in [-20%, 20%].</w:t>
      </w:r>
    </w:p>
    <w:p w14:paraId="60768505" w14:textId="77777777" w:rsidR="00E67543" w:rsidRDefault="00E67543" w:rsidP="000E065A">
      <w:pPr>
        <w:rPr>
          <w:rFonts w:ascii="Times New Roman" w:hAnsi="Times New Roman" w:cs="Times New Roman"/>
          <w:sz w:val="24"/>
          <w:szCs w:val="24"/>
        </w:rPr>
      </w:pPr>
      <w:r>
        <w:rPr>
          <w:rFonts w:ascii="Times New Roman" w:hAnsi="Times New Roman" w:cs="Times New Roman" w:hint="eastAsia"/>
          <w:sz w:val="24"/>
          <w:szCs w:val="24"/>
        </w:rPr>
        <w:t>W</w:t>
      </w:r>
      <w:r w:rsidRPr="009E13B4">
        <w:rPr>
          <w:rFonts w:ascii="Times New Roman" w:hAnsi="Times New Roman" w:cs="Times New Roman"/>
          <w:sz w:val="24"/>
          <w:szCs w:val="24"/>
        </w:rPr>
        <w:t xml:space="preserve">e </w:t>
      </w:r>
      <w:r>
        <w:rPr>
          <w:rFonts w:ascii="Times New Roman" w:hAnsi="Times New Roman" w:cs="Times New Roman"/>
          <w:sz w:val="24"/>
          <w:szCs w:val="24"/>
        </w:rPr>
        <w:t>c</w:t>
      </w:r>
      <w:r w:rsidRPr="009E13B4">
        <w:rPr>
          <w:rFonts w:ascii="Times New Roman" w:hAnsi="Times New Roman" w:cs="Times New Roman"/>
          <w:sz w:val="24"/>
          <w:szCs w:val="24"/>
        </w:rPr>
        <w:t xml:space="preserve">onsider the </w:t>
      </w:r>
      <w:r w:rsidRPr="00A50BFF">
        <w:rPr>
          <w:rFonts w:ascii="Times New Roman" w:hAnsi="Times New Roman" w:cs="Times New Roman"/>
          <w:sz w:val="24"/>
          <w:szCs w:val="24"/>
          <w:highlight w:val="yellow"/>
        </w:rPr>
        <w:t>uncertainties</w:t>
      </w:r>
      <w:r w:rsidRPr="009E13B4">
        <w:rPr>
          <w:rFonts w:ascii="Times New Roman" w:hAnsi="Times New Roman" w:cs="Times New Roman"/>
          <w:sz w:val="24"/>
          <w:szCs w:val="24"/>
        </w:rPr>
        <w:t xml:space="preserve"> on the calibrated traffic volume inputs in Table 1 (denoted as </w:t>
      </w:r>
      <m:oMath>
        <m:r>
          <w:rPr>
            <w:rFonts w:ascii="Cambria Math" w:eastAsia="宋体" w:hAnsi="Times New Roman" w:cs="Times New Roman"/>
            <w:sz w:val="24"/>
            <w:szCs w:val="24"/>
          </w:rPr>
          <m:t>V</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I</m:t>
            </m:r>
          </m:e>
          <m:sub>
            <m:r>
              <w:rPr>
                <w:rFonts w:ascii="Cambria Math" w:eastAsia="宋体" w:hAnsi="Times New Roman" w:cs="Times New Roman"/>
                <w:sz w:val="24"/>
                <w:szCs w:val="24"/>
              </w:rPr>
              <m:t>1</m:t>
            </m:r>
            <m:r>
              <w:rPr>
                <w:rFonts w:ascii="Cambria Math" w:eastAsia="宋体" w:hAnsi="Times New Roman" w:cs="Times New Roman"/>
                <w:sz w:val="24"/>
                <w:szCs w:val="24"/>
              </w:rPr>
              <m:t>×</m:t>
            </m:r>
            <m:r>
              <w:rPr>
                <w:rFonts w:ascii="Cambria Math" w:eastAsia="宋体" w:hAnsi="Times New Roman" w:cs="Times New Roman"/>
                <w:sz w:val="24"/>
                <w:szCs w:val="24"/>
              </w:rPr>
              <m:t>29</m:t>
            </m:r>
          </m:sub>
        </m:sSub>
      </m:oMath>
      <w:r w:rsidRPr="009E13B4">
        <w:rPr>
          <w:rFonts w:ascii="Times New Roman" w:hAnsi="Times New Roman" w:cs="Times New Roman"/>
          <w:sz w:val="24"/>
          <w:szCs w:val="24"/>
        </w:rPr>
        <w:t>)</w:t>
      </w:r>
      <w:r>
        <w:rPr>
          <w:rFonts w:ascii="Times New Roman" w:hAnsi="Times New Roman" w:cs="Times New Roman"/>
          <w:sz w:val="24"/>
          <w:szCs w:val="24"/>
        </w:rPr>
        <w:t>,</w:t>
      </w:r>
    </w:p>
    <w:p w14:paraId="3DD9FF90" w14:textId="77777777" w:rsidR="00E67543" w:rsidRDefault="00E67543" w:rsidP="000E065A">
      <w:pPr>
        <w:rPr>
          <w:rFonts w:ascii="Times New Roman" w:hAnsi="Times New Roman" w:cs="Times New Roman"/>
          <w:sz w:val="24"/>
          <w:szCs w:val="24"/>
        </w:rPr>
      </w:pPr>
    </w:p>
    <w:p w14:paraId="3718A717" w14:textId="7CB99FEC" w:rsidR="00F22D01" w:rsidRDefault="00F22D01" w:rsidP="000E065A">
      <w:pPr>
        <w:rPr>
          <w:ins w:id="783" w:author="zhengliang@csu.edu.cn" w:date="2021-09-27T15:04:00Z"/>
          <w:rFonts w:ascii="Times New Roman" w:hAnsi="Times New Roman" w:cs="Times New Roman"/>
          <w:sz w:val="24"/>
          <w:szCs w:val="24"/>
        </w:rPr>
      </w:pPr>
    </w:p>
    <w:p w14:paraId="78390D87" w14:textId="3FC8EA5B" w:rsidR="00B6421C" w:rsidRDefault="00B6421C" w:rsidP="000E065A">
      <w:pPr>
        <w:rPr>
          <w:ins w:id="784" w:author="zhengliang@csu.edu.cn" w:date="2021-09-27T15:04:00Z"/>
          <w:rFonts w:ascii="Times New Roman" w:hAnsi="Times New Roman" w:cs="Times New Roman"/>
          <w:sz w:val="24"/>
          <w:szCs w:val="24"/>
        </w:rPr>
      </w:pPr>
    </w:p>
    <w:p w14:paraId="19D377B5" w14:textId="60A41BA4" w:rsidR="00B6421C" w:rsidRDefault="00B6421C" w:rsidP="000E065A">
      <w:pPr>
        <w:rPr>
          <w:ins w:id="785" w:author="zhengliang@csu.edu.cn" w:date="2021-09-27T15:04:00Z"/>
          <w:rFonts w:ascii="Times New Roman" w:hAnsi="Times New Roman" w:cs="Times New Roman"/>
          <w:sz w:val="24"/>
          <w:szCs w:val="24"/>
        </w:rPr>
      </w:pPr>
    </w:p>
    <w:p w14:paraId="12C547F6" w14:textId="06DABC1D" w:rsidR="00B6421C" w:rsidRDefault="00B804E5" w:rsidP="000E065A">
      <w:pPr>
        <w:rPr>
          <w:ins w:id="786" w:author="zhengliang@csu.edu.cn" w:date="2021-09-28T14:43:00Z"/>
          <w:rFonts w:ascii="Times New Roman" w:hAnsi="Times New Roman" w:cs="Times New Roman"/>
          <w:sz w:val="24"/>
          <w:szCs w:val="24"/>
        </w:rPr>
      </w:pPr>
      <w:ins w:id="787" w:author="zhengliang@csu.edu.cn" w:date="2021-09-27T15:16:00Z">
        <w:r w:rsidRPr="00B804E5">
          <w:rPr>
            <w:rFonts w:ascii="Times New Roman" w:hAnsi="Times New Roman" w:cs="Times New Roman"/>
            <w:noProof/>
            <w:sz w:val="24"/>
            <w:szCs w:val="24"/>
          </w:rPr>
          <w:lastRenderedPageBreak/>
          <w:drawing>
            <wp:inline distT="0" distB="0" distL="0" distR="0" wp14:anchorId="614A054D" wp14:editId="519E65E3">
              <wp:extent cx="3073400" cy="230505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3621" cy="2320218"/>
                      </a:xfrm>
                      <a:prstGeom prst="rect">
                        <a:avLst/>
                      </a:prstGeom>
                      <a:noFill/>
                      <a:ln>
                        <a:noFill/>
                      </a:ln>
                    </pic:spPr>
                  </pic:pic>
                </a:graphicData>
              </a:graphic>
            </wp:inline>
          </w:drawing>
        </w:r>
      </w:ins>
      <w:ins w:id="788" w:author="zhengliang@csu.edu.cn" w:date="2021-09-27T15:17:00Z">
        <w:r w:rsidRPr="00B804E5">
          <w:rPr>
            <w:rFonts w:ascii="Times New Roman" w:hAnsi="Times New Roman" w:cs="Times New Roman"/>
            <w:noProof/>
            <w:sz w:val="24"/>
            <w:szCs w:val="24"/>
          </w:rPr>
          <w:drawing>
            <wp:inline distT="0" distB="0" distL="0" distR="0" wp14:anchorId="2ABDE5A0" wp14:editId="4EF9E481">
              <wp:extent cx="3100705" cy="2325528"/>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7610" cy="2338207"/>
                      </a:xfrm>
                      <a:prstGeom prst="rect">
                        <a:avLst/>
                      </a:prstGeom>
                      <a:noFill/>
                      <a:ln>
                        <a:noFill/>
                      </a:ln>
                    </pic:spPr>
                  </pic:pic>
                </a:graphicData>
              </a:graphic>
            </wp:inline>
          </w:drawing>
        </w:r>
      </w:ins>
    </w:p>
    <w:p w14:paraId="106F4F06" w14:textId="19374C49" w:rsidR="002B2336" w:rsidRDefault="002B2336" w:rsidP="000E065A">
      <w:pPr>
        <w:rPr>
          <w:ins w:id="789" w:author="zhengliang@csu.edu.cn" w:date="2021-09-28T14:43:00Z"/>
          <w:rFonts w:ascii="Times New Roman" w:hAnsi="Times New Roman" w:cs="Times New Roman"/>
          <w:sz w:val="24"/>
          <w:szCs w:val="24"/>
        </w:rPr>
      </w:pPr>
    </w:p>
    <w:p w14:paraId="79763B59" w14:textId="77777777" w:rsidR="002B2336" w:rsidRDefault="002B2336" w:rsidP="000E065A">
      <w:pPr>
        <w:rPr>
          <w:ins w:id="790" w:author="zhengliang@csu.edu.cn" w:date="2021-09-27T15:04:00Z"/>
          <w:rFonts w:ascii="Times New Roman" w:hAnsi="Times New Roman" w:cs="Times New Roman" w:hint="eastAsia"/>
          <w:sz w:val="24"/>
          <w:szCs w:val="24"/>
        </w:rPr>
      </w:pPr>
    </w:p>
    <w:p w14:paraId="317CAF0D" w14:textId="175440EB" w:rsidR="00B6421C" w:rsidRDefault="00B6421C" w:rsidP="000E065A">
      <w:pPr>
        <w:rPr>
          <w:ins w:id="791" w:author="zhengliang@csu.edu.cn" w:date="2021-09-27T15:04:00Z"/>
          <w:rFonts w:ascii="Times New Roman" w:hAnsi="Times New Roman" w:cs="Times New Roman"/>
          <w:sz w:val="24"/>
          <w:szCs w:val="24"/>
        </w:rPr>
      </w:pPr>
    </w:p>
    <w:p w14:paraId="164B3DE2" w14:textId="5F91B7A7" w:rsidR="00B6421C" w:rsidRDefault="00B6421C" w:rsidP="000E065A">
      <w:pPr>
        <w:rPr>
          <w:ins w:id="792" w:author="zhengliang@csu.edu.cn" w:date="2021-09-27T15:04:00Z"/>
          <w:rFonts w:ascii="Times New Roman" w:hAnsi="Times New Roman" w:cs="Times New Roman"/>
          <w:sz w:val="24"/>
          <w:szCs w:val="24"/>
        </w:rPr>
      </w:pPr>
    </w:p>
    <w:p w14:paraId="743F767A" w14:textId="6E659B2B" w:rsidR="00B6421C" w:rsidRDefault="006C33D2" w:rsidP="000E065A">
      <w:pPr>
        <w:rPr>
          <w:ins w:id="793" w:author="zhengliang@csu.edu.cn" w:date="2021-09-28T14:39:00Z"/>
          <w:rFonts w:ascii="Times New Roman" w:hAnsi="Times New Roman" w:cs="Times New Roman"/>
          <w:sz w:val="24"/>
          <w:szCs w:val="24"/>
        </w:rPr>
      </w:pPr>
      <w:ins w:id="794" w:author="zhengliang@csu.edu.cn" w:date="2021-09-28T14:37:00Z">
        <w:r w:rsidRPr="006C33D2">
          <w:rPr>
            <w:rFonts w:ascii="Times New Roman" w:hAnsi="Times New Roman" w:cs="Times New Roman"/>
            <w:noProof/>
            <w:sz w:val="24"/>
            <w:szCs w:val="24"/>
          </w:rPr>
          <w:drawing>
            <wp:inline distT="0" distB="0" distL="0" distR="0" wp14:anchorId="7E94DE12" wp14:editId="5690866E">
              <wp:extent cx="3028950" cy="232854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6879" cy="2342328"/>
                      </a:xfrm>
                      <a:prstGeom prst="rect">
                        <a:avLst/>
                      </a:prstGeom>
                      <a:noFill/>
                      <a:ln>
                        <a:noFill/>
                      </a:ln>
                    </pic:spPr>
                  </pic:pic>
                </a:graphicData>
              </a:graphic>
            </wp:inline>
          </w:drawing>
        </w:r>
      </w:ins>
      <w:ins w:id="795" w:author="zhengliang@csu.edu.cn" w:date="2021-09-28T14:38:00Z">
        <w:r w:rsidRPr="006C33D2">
          <w:rPr>
            <w:rFonts w:ascii="Times New Roman" w:hAnsi="Times New Roman" w:cs="Times New Roman"/>
            <w:noProof/>
            <w:sz w:val="24"/>
            <w:szCs w:val="24"/>
          </w:rPr>
          <w:drawing>
            <wp:inline distT="0" distB="0" distL="0" distR="0" wp14:anchorId="05839712" wp14:editId="1583CCF9">
              <wp:extent cx="3043611" cy="2325370"/>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4823" cy="2333936"/>
                      </a:xfrm>
                      <a:prstGeom prst="rect">
                        <a:avLst/>
                      </a:prstGeom>
                      <a:noFill/>
                      <a:ln>
                        <a:noFill/>
                      </a:ln>
                    </pic:spPr>
                  </pic:pic>
                </a:graphicData>
              </a:graphic>
            </wp:inline>
          </w:drawing>
        </w:r>
      </w:ins>
    </w:p>
    <w:p w14:paraId="4AFEAA6B" w14:textId="26DCB6FF" w:rsidR="0075446B" w:rsidRDefault="0075446B" w:rsidP="000E065A">
      <w:pPr>
        <w:rPr>
          <w:ins w:id="796" w:author="zhengliang@csu.edu.cn" w:date="2021-09-28T14:39:00Z"/>
          <w:rFonts w:ascii="Times New Roman" w:hAnsi="Times New Roman" w:cs="Times New Roman"/>
          <w:sz w:val="24"/>
          <w:szCs w:val="24"/>
        </w:rPr>
      </w:pPr>
    </w:p>
    <w:p w14:paraId="7C650C3B" w14:textId="410FFEF9" w:rsidR="0075446B" w:rsidRDefault="0075446B" w:rsidP="000E065A">
      <w:pPr>
        <w:rPr>
          <w:ins w:id="797" w:author="zhengliang@csu.edu.cn" w:date="2021-09-28T14:40:00Z"/>
          <w:rFonts w:ascii="Times New Roman" w:hAnsi="Times New Roman" w:cs="Times New Roman"/>
          <w:sz w:val="24"/>
          <w:szCs w:val="24"/>
        </w:rPr>
      </w:pPr>
      <w:ins w:id="798" w:author="zhengliang@csu.edu.cn" w:date="2021-09-28T14:39:00Z">
        <w:r w:rsidRPr="0075446B">
          <w:rPr>
            <w:rFonts w:ascii="Times New Roman" w:hAnsi="Times New Roman" w:cs="Times New Roman"/>
            <w:noProof/>
            <w:sz w:val="24"/>
            <w:szCs w:val="24"/>
          </w:rPr>
          <w:drawing>
            <wp:inline distT="0" distB="0" distL="0" distR="0" wp14:anchorId="7A08488E" wp14:editId="2A9F6C71">
              <wp:extent cx="2997200" cy="22479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7832" cy="2255874"/>
                      </a:xfrm>
                      <a:prstGeom prst="rect">
                        <a:avLst/>
                      </a:prstGeom>
                      <a:noFill/>
                      <a:ln>
                        <a:noFill/>
                      </a:ln>
                    </pic:spPr>
                  </pic:pic>
                </a:graphicData>
              </a:graphic>
            </wp:inline>
          </w:drawing>
        </w:r>
      </w:ins>
    </w:p>
    <w:p w14:paraId="1DB55AB8" w14:textId="3C314679" w:rsidR="0075446B" w:rsidRDefault="0075446B" w:rsidP="000E065A">
      <w:pPr>
        <w:rPr>
          <w:ins w:id="799" w:author="zhengliang@csu.edu.cn" w:date="2021-09-28T14:40:00Z"/>
          <w:rFonts w:ascii="Times New Roman" w:hAnsi="Times New Roman" w:cs="Times New Roman"/>
          <w:sz w:val="24"/>
          <w:szCs w:val="24"/>
        </w:rPr>
      </w:pPr>
    </w:p>
    <w:p w14:paraId="4969764F" w14:textId="6DEC932E" w:rsidR="0075446B" w:rsidRDefault="0075446B" w:rsidP="000E065A">
      <w:pPr>
        <w:rPr>
          <w:ins w:id="800" w:author="zhengliang@csu.edu.cn" w:date="2021-09-28T14:40:00Z"/>
          <w:rFonts w:ascii="Times New Roman" w:hAnsi="Times New Roman" w:cs="Times New Roman"/>
          <w:sz w:val="24"/>
          <w:szCs w:val="24"/>
        </w:rPr>
      </w:pPr>
    </w:p>
    <w:p w14:paraId="27D74DCA" w14:textId="09CFFE73" w:rsidR="0075446B" w:rsidRDefault="0075446B" w:rsidP="000E065A">
      <w:pPr>
        <w:rPr>
          <w:ins w:id="801" w:author="zhengliang@csu.edu.cn" w:date="2021-09-28T14:40:00Z"/>
          <w:rFonts w:ascii="Times New Roman" w:hAnsi="Times New Roman" w:cs="Times New Roman"/>
          <w:sz w:val="24"/>
          <w:szCs w:val="24"/>
        </w:rPr>
      </w:pPr>
    </w:p>
    <w:p w14:paraId="0B6140DF" w14:textId="7F988994" w:rsidR="0075446B" w:rsidRDefault="0075446B" w:rsidP="000E065A">
      <w:pPr>
        <w:rPr>
          <w:ins w:id="802" w:author="zhengliang@csu.edu.cn" w:date="2021-09-28T14:54:00Z"/>
          <w:rFonts w:ascii="Times New Roman" w:hAnsi="Times New Roman" w:cs="Times New Roman"/>
          <w:sz w:val="24"/>
          <w:szCs w:val="24"/>
        </w:rPr>
      </w:pPr>
      <w:ins w:id="803" w:author="zhengliang@csu.edu.cn" w:date="2021-09-28T14:40:00Z">
        <w:r w:rsidRPr="0075446B">
          <w:rPr>
            <w:rFonts w:ascii="Times New Roman" w:hAnsi="Times New Roman" w:cs="Times New Roman"/>
            <w:noProof/>
            <w:sz w:val="24"/>
            <w:szCs w:val="24"/>
          </w:rPr>
          <w:lastRenderedPageBreak/>
          <w:drawing>
            <wp:inline distT="0" distB="0" distL="0" distR="0" wp14:anchorId="6B2055F5" wp14:editId="3CC4601A">
              <wp:extent cx="3092450" cy="2319339"/>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0007" cy="2332507"/>
                      </a:xfrm>
                      <a:prstGeom prst="rect">
                        <a:avLst/>
                      </a:prstGeom>
                      <a:noFill/>
                      <a:ln>
                        <a:noFill/>
                      </a:ln>
                    </pic:spPr>
                  </pic:pic>
                </a:graphicData>
              </a:graphic>
            </wp:inline>
          </w:drawing>
        </w:r>
        <w:r w:rsidRPr="0075446B">
          <w:rPr>
            <w:rFonts w:ascii="Times New Roman" w:hAnsi="Times New Roman" w:cs="Times New Roman"/>
            <w:noProof/>
            <w:sz w:val="24"/>
            <w:szCs w:val="24"/>
          </w:rPr>
          <w:drawing>
            <wp:inline distT="0" distB="0" distL="0" distR="0" wp14:anchorId="16CA6C7C" wp14:editId="7DDDDB3B">
              <wp:extent cx="3092450" cy="2319339"/>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9724" cy="2332295"/>
                      </a:xfrm>
                      <a:prstGeom prst="rect">
                        <a:avLst/>
                      </a:prstGeom>
                      <a:noFill/>
                      <a:ln>
                        <a:noFill/>
                      </a:ln>
                    </pic:spPr>
                  </pic:pic>
                </a:graphicData>
              </a:graphic>
            </wp:inline>
          </w:drawing>
        </w:r>
      </w:ins>
    </w:p>
    <w:p w14:paraId="19E2F777" w14:textId="27BA4F5B" w:rsidR="004A39F5" w:rsidRPr="004A39F5" w:rsidRDefault="004A39F5" w:rsidP="004A39F5">
      <w:pPr>
        <w:ind w:firstLineChars="1000" w:firstLine="2400"/>
        <w:rPr>
          <w:ins w:id="804" w:author="zhengliang@csu.edu.cn" w:date="2021-09-28T14:41:00Z"/>
          <w:rFonts w:ascii="Times New Roman" w:hAnsi="Times New Roman" w:cs="Times New Roman" w:hint="eastAsia"/>
          <w:sz w:val="24"/>
          <w:szCs w:val="24"/>
          <w:rPrChange w:id="805" w:author="zhengliang@csu.edu.cn" w:date="2021-09-28T14:55:00Z">
            <w:rPr>
              <w:ins w:id="806" w:author="zhengliang@csu.edu.cn" w:date="2021-09-28T14:41:00Z"/>
              <w:rFonts w:hint="eastAsia"/>
            </w:rPr>
          </w:rPrChange>
        </w:rPr>
        <w:pPrChange w:id="807" w:author="zhengliang@csu.edu.cn" w:date="2021-09-28T14:55:00Z">
          <w:pPr/>
        </w:pPrChange>
      </w:pPr>
      <w:ins w:id="808" w:author="zhengliang@csu.edu.cn" w:date="2021-09-28T14:54:00Z">
        <w:r w:rsidRPr="004A39F5">
          <w:rPr>
            <w:rFonts w:ascii="Times New Roman" w:hAnsi="Times New Roman" w:cs="Times New Roman"/>
            <w:sz w:val="24"/>
            <w:szCs w:val="24"/>
            <w:rPrChange w:id="809" w:author="zhengliang@csu.edu.cn" w:date="2021-09-28T14:55:00Z">
              <w:rPr/>
            </w:rPrChange>
          </w:rPr>
          <w:t>(</w:t>
        </w:r>
      </w:ins>
      <w:ins w:id="810" w:author="zhengliang@csu.edu.cn" w:date="2021-09-28T14:55:00Z">
        <w:r w:rsidRPr="004A39F5">
          <w:rPr>
            <w:rFonts w:ascii="Times New Roman" w:hAnsi="Times New Roman" w:cs="Times New Roman"/>
            <w:sz w:val="24"/>
            <w:szCs w:val="24"/>
            <w:rPrChange w:id="811" w:author="zhengliang@csu.edu.cn" w:date="2021-09-28T14:55:00Z">
              <w:rPr/>
            </w:rPrChange>
          </w:rPr>
          <w:t>a</w:t>
        </w:r>
      </w:ins>
      <w:ins w:id="812" w:author="zhengliang@csu.edu.cn" w:date="2021-09-28T14:54:00Z">
        <w:r w:rsidRPr="004A39F5">
          <w:rPr>
            <w:rFonts w:ascii="Times New Roman" w:hAnsi="Times New Roman" w:cs="Times New Roman"/>
            <w:sz w:val="24"/>
            <w:szCs w:val="24"/>
            <w:rPrChange w:id="813" w:author="zhengliang@csu.edu.cn" w:date="2021-09-28T14:55:00Z">
              <w:rPr/>
            </w:rPrChange>
          </w:rPr>
          <w:t>)</w:t>
        </w:r>
        <w:r w:rsidRPr="004A39F5">
          <w:rPr>
            <w:rFonts w:ascii="Times New Roman" w:hAnsi="Times New Roman" w:cs="Times New Roman" w:hint="eastAsia"/>
            <w:sz w:val="24"/>
            <w:szCs w:val="24"/>
            <w:rPrChange w:id="814" w:author="zhengliang@csu.edu.cn" w:date="2021-09-28T14:55:00Z">
              <w:rPr>
                <w:rFonts w:hint="eastAsia"/>
              </w:rPr>
            </w:rPrChange>
          </w:rPr>
          <w:t xml:space="preserve"> </w:t>
        </w:r>
        <w:r w:rsidRPr="004A39F5">
          <w:rPr>
            <w:rFonts w:ascii="Times New Roman" w:hAnsi="Times New Roman" w:cs="Times New Roman"/>
            <w:sz w:val="24"/>
            <w:szCs w:val="24"/>
            <w:rPrChange w:id="815" w:author="zhengliang@csu.edu.cn" w:date="2021-09-28T14:55:00Z">
              <w:rPr/>
            </w:rPrChange>
          </w:rPr>
          <w:t xml:space="preserve">                    </w:t>
        </w:r>
      </w:ins>
      <w:ins w:id="816" w:author="zhengliang@csu.edu.cn" w:date="2021-09-28T14:55:00Z">
        <w:r w:rsidRPr="004A39F5">
          <w:rPr>
            <w:rFonts w:ascii="Times New Roman" w:hAnsi="Times New Roman" w:cs="Times New Roman"/>
            <w:sz w:val="24"/>
            <w:szCs w:val="24"/>
            <w:rPrChange w:id="817" w:author="zhengliang@csu.edu.cn" w:date="2021-09-28T14:55:00Z">
              <w:rPr/>
            </w:rPrChange>
          </w:rPr>
          <w:t xml:space="preserve">              </w:t>
        </w:r>
        <w:r>
          <w:rPr>
            <w:rFonts w:ascii="Times New Roman" w:hAnsi="Times New Roman" w:cs="Times New Roman"/>
            <w:sz w:val="24"/>
            <w:szCs w:val="24"/>
          </w:rPr>
          <w:t xml:space="preserve"> </w:t>
        </w:r>
        <w:r w:rsidRPr="004A39F5">
          <w:rPr>
            <w:rFonts w:ascii="Times New Roman" w:hAnsi="Times New Roman" w:cs="Times New Roman"/>
            <w:sz w:val="24"/>
            <w:szCs w:val="24"/>
            <w:rPrChange w:id="818" w:author="zhengliang@csu.edu.cn" w:date="2021-09-28T14:55:00Z">
              <w:rPr/>
            </w:rPrChange>
          </w:rPr>
          <w:t xml:space="preserve"> </w:t>
        </w:r>
      </w:ins>
      <w:ins w:id="819" w:author="zhengliang@csu.edu.cn" w:date="2021-09-28T14:54:00Z">
        <w:r w:rsidRPr="004A39F5">
          <w:rPr>
            <w:rFonts w:ascii="Times New Roman" w:hAnsi="Times New Roman" w:cs="Times New Roman"/>
            <w:sz w:val="24"/>
            <w:szCs w:val="24"/>
            <w:rPrChange w:id="820" w:author="zhengliang@csu.edu.cn" w:date="2021-09-28T14:55:00Z">
              <w:rPr/>
            </w:rPrChange>
          </w:rPr>
          <w:t xml:space="preserve"> (b)</w:t>
        </w:r>
      </w:ins>
    </w:p>
    <w:p w14:paraId="332629A8" w14:textId="17F3EDBE" w:rsidR="0075446B" w:rsidRDefault="0075446B" w:rsidP="004A39F5">
      <w:pPr>
        <w:jc w:val="center"/>
        <w:rPr>
          <w:ins w:id="821" w:author="zhengliang@csu.edu.cn" w:date="2021-09-28T14:55:00Z"/>
          <w:rFonts w:ascii="Times New Roman" w:hAnsi="Times New Roman" w:cs="Times New Roman"/>
          <w:sz w:val="24"/>
          <w:szCs w:val="24"/>
        </w:rPr>
        <w:pPrChange w:id="822" w:author="zhengliang@csu.edu.cn" w:date="2021-09-28T14:55:00Z">
          <w:pPr/>
        </w:pPrChange>
      </w:pPr>
      <w:ins w:id="823" w:author="zhengliang@csu.edu.cn" w:date="2021-09-28T14:41:00Z">
        <w:r w:rsidRPr="0075446B">
          <w:rPr>
            <w:rFonts w:ascii="Times New Roman" w:hAnsi="Times New Roman" w:cs="Times New Roman"/>
            <w:noProof/>
            <w:sz w:val="24"/>
            <w:szCs w:val="24"/>
          </w:rPr>
          <w:drawing>
            <wp:inline distT="0" distB="0" distL="0" distR="0" wp14:anchorId="52D249E2" wp14:editId="2284B061">
              <wp:extent cx="3105150" cy="232886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9813" cy="2339859"/>
                      </a:xfrm>
                      <a:prstGeom prst="rect">
                        <a:avLst/>
                      </a:prstGeom>
                      <a:noFill/>
                      <a:ln>
                        <a:noFill/>
                      </a:ln>
                    </pic:spPr>
                  </pic:pic>
                </a:graphicData>
              </a:graphic>
            </wp:inline>
          </w:drawing>
        </w:r>
      </w:ins>
    </w:p>
    <w:p w14:paraId="03F4473A" w14:textId="5499CBC3" w:rsidR="004A39F5" w:rsidRDefault="004A39F5" w:rsidP="004A39F5">
      <w:pPr>
        <w:jc w:val="center"/>
        <w:rPr>
          <w:ins w:id="824" w:author="zhengliang@csu.edu.cn" w:date="2021-09-28T14:41:00Z"/>
          <w:rFonts w:ascii="Times New Roman" w:hAnsi="Times New Roman" w:cs="Times New Roman" w:hint="eastAsia"/>
          <w:sz w:val="24"/>
          <w:szCs w:val="24"/>
        </w:rPr>
        <w:pPrChange w:id="825" w:author="zhengliang@csu.edu.cn" w:date="2021-09-28T14:55:00Z">
          <w:pPr/>
        </w:pPrChange>
      </w:pPr>
      <w:ins w:id="826" w:author="zhengliang@csu.edu.cn" w:date="2021-09-28T14:55:00Z">
        <w:r>
          <w:rPr>
            <w:rFonts w:ascii="Times New Roman" w:hAnsi="Times New Roman" w:cs="Times New Roman" w:hint="eastAsia"/>
            <w:sz w:val="24"/>
            <w:szCs w:val="24"/>
          </w:rPr>
          <w:t>(</w:t>
        </w:r>
        <w:r>
          <w:rPr>
            <w:rFonts w:ascii="Times New Roman" w:hAnsi="Times New Roman" w:cs="Times New Roman"/>
            <w:sz w:val="24"/>
            <w:szCs w:val="24"/>
          </w:rPr>
          <w:t>c)</w:t>
        </w:r>
      </w:ins>
    </w:p>
    <w:p w14:paraId="6BA81A4A" w14:textId="35B20320" w:rsidR="0075446B" w:rsidRDefault="004A39F5" w:rsidP="000E065A">
      <w:pPr>
        <w:rPr>
          <w:ins w:id="827" w:author="zhengliang@csu.edu.cn" w:date="2021-09-28T14:37:00Z"/>
          <w:rFonts w:ascii="Times New Roman" w:hAnsi="Times New Roman" w:cs="Times New Roman" w:hint="eastAsia"/>
          <w:sz w:val="24"/>
          <w:szCs w:val="24"/>
        </w:rPr>
      </w:pPr>
      <w:proofErr w:type="spellStart"/>
      <w:ins w:id="828" w:author="zhengliang@csu.edu.cn" w:date="2021-09-28T14:52:00Z">
        <w:r>
          <w:rPr>
            <w:rFonts w:ascii="Times New Roman" w:hAnsi="Times New Roman" w:cs="Times New Roman"/>
            <w:sz w:val="24"/>
            <w:szCs w:val="24"/>
          </w:rPr>
          <w:t>Fig.X</w:t>
        </w:r>
        <w:proofErr w:type="spellEnd"/>
        <w:r>
          <w:rPr>
            <w:rFonts w:ascii="Times New Roman" w:hAnsi="Times New Roman" w:cs="Times New Roman"/>
            <w:sz w:val="24"/>
            <w:szCs w:val="24"/>
          </w:rPr>
          <w:t>. Compari</w:t>
        </w:r>
      </w:ins>
      <w:ins w:id="829" w:author="zhengliang@csu.edu.cn" w:date="2021-09-28T14:53:00Z">
        <w:r>
          <w:rPr>
            <w:rFonts w:ascii="Times New Roman" w:hAnsi="Times New Roman" w:cs="Times New Roman"/>
            <w:sz w:val="24"/>
            <w:szCs w:val="24"/>
          </w:rPr>
          <w:t>son of empirical CD</w:t>
        </w:r>
      </w:ins>
      <w:ins w:id="830" w:author="zhengliang@csu.edu.cn" w:date="2021-09-28T14:54:00Z">
        <w:r>
          <w:rPr>
            <w:rFonts w:ascii="Times New Roman" w:hAnsi="Times New Roman" w:cs="Times New Roman"/>
            <w:sz w:val="24"/>
            <w:szCs w:val="24"/>
          </w:rPr>
          <w:t xml:space="preserve">Fs with </w:t>
        </w:r>
        <w:r w:rsidRPr="004A39F5">
          <w:rPr>
            <w:rFonts w:ascii="Times New Roman" w:hAnsi="Times New Roman" w:cs="Times New Roman"/>
            <w:sz w:val="24"/>
            <w:szCs w:val="24"/>
          </w:rPr>
          <w:t>respect to</w:t>
        </w:r>
        <w:r>
          <w:rPr>
            <w:rFonts w:ascii="Times New Roman" w:hAnsi="Times New Roman" w:cs="Times New Roman"/>
            <w:sz w:val="24"/>
            <w:szCs w:val="24"/>
          </w:rPr>
          <w:t xml:space="preserve"> (a)</w:t>
        </w:r>
      </w:ins>
      <w:ins w:id="831" w:author="zhengliang@csu.edu.cn" w:date="2021-09-28T14:56:00Z">
        <w:r>
          <w:rPr>
            <w:rFonts w:ascii="Times New Roman" w:hAnsi="Times New Roman" w:cs="Times New Roman"/>
            <w:sz w:val="24"/>
            <w:szCs w:val="24"/>
          </w:rPr>
          <w:t xml:space="preserve"> relative total delay, (b) relative vehicular equity, and (</w:t>
        </w:r>
      </w:ins>
      <w:ins w:id="832" w:author="zhengliang@csu.edu.cn" w:date="2021-09-28T14:57:00Z">
        <w:r>
          <w:rPr>
            <w:rFonts w:ascii="Times New Roman" w:hAnsi="Times New Roman" w:cs="Times New Roman"/>
            <w:sz w:val="24"/>
            <w:szCs w:val="24"/>
          </w:rPr>
          <w:t xml:space="preserve">c) relative vehicular emissions. </w:t>
        </w:r>
      </w:ins>
    </w:p>
    <w:p w14:paraId="13FCC344" w14:textId="62DBD1A8" w:rsidR="006C33D2" w:rsidRDefault="006C33D2" w:rsidP="000E065A">
      <w:pPr>
        <w:rPr>
          <w:ins w:id="833" w:author="zhengliang@csu.edu.cn" w:date="2021-09-28T14:37:00Z"/>
          <w:rFonts w:ascii="Times New Roman" w:hAnsi="Times New Roman" w:cs="Times New Roman"/>
          <w:sz w:val="24"/>
          <w:szCs w:val="24"/>
        </w:rPr>
      </w:pPr>
    </w:p>
    <w:p w14:paraId="2606FE96" w14:textId="77777777" w:rsidR="006C33D2" w:rsidRDefault="006C33D2" w:rsidP="000E065A">
      <w:pPr>
        <w:rPr>
          <w:rFonts w:ascii="Times New Roman" w:hAnsi="Times New Roman" w:cs="Times New Roman" w:hint="eastAsia"/>
          <w:sz w:val="24"/>
          <w:szCs w:val="24"/>
        </w:rPr>
      </w:pPr>
    </w:p>
    <w:p w14:paraId="6EF131CD" w14:textId="75A22D5D" w:rsidR="00E67543" w:rsidRPr="00472212" w:rsidRDefault="00F22D01" w:rsidP="000E065A">
      <w:pPr>
        <w:pStyle w:val="1"/>
        <w:spacing w:before="0" w:after="0"/>
        <w:rPr>
          <w:rFonts w:ascii="Times New Roman" w:eastAsiaTheme="minorEastAsia" w:hAnsi="Times New Roman" w:cs="Times New Roman"/>
          <w:b/>
          <w:bCs/>
          <w:color w:val="auto"/>
          <w:kern w:val="2"/>
          <w:sz w:val="24"/>
          <w:szCs w:val="24"/>
        </w:rPr>
      </w:pPr>
      <w:r>
        <w:rPr>
          <w:rFonts w:ascii="Times New Roman" w:eastAsiaTheme="minorEastAsia" w:hAnsi="Times New Roman" w:cs="Times New Roman"/>
          <w:b/>
          <w:bCs/>
          <w:color w:val="auto"/>
          <w:kern w:val="2"/>
          <w:sz w:val="24"/>
          <w:szCs w:val="24"/>
        </w:rPr>
        <w:t>6</w:t>
      </w:r>
      <w:r w:rsidR="00E67543">
        <w:rPr>
          <w:rFonts w:ascii="Times New Roman" w:eastAsiaTheme="minorEastAsia" w:hAnsi="Times New Roman" w:cs="Times New Roman"/>
          <w:b/>
          <w:bCs/>
          <w:color w:val="auto"/>
          <w:kern w:val="2"/>
          <w:sz w:val="24"/>
          <w:szCs w:val="24"/>
        </w:rPr>
        <w:t xml:space="preserve"> Conclusion</w:t>
      </w:r>
    </w:p>
    <w:p w14:paraId="4D961F86" w14:textId="77777777" w:rsidR="00472212" w:rsidRDefault="00472212" w:rsidP="00472212"/>
    <w:p w14:paraId="3CFB2CA8" w14:textId="77777777" w:rsidR="00472212" w:rsidRDefault="00472212" w:rsidP="00472212"/>
    <w:p w14:paraId="0AED07F8" w14:textId="77777777" w:rsidR="00472212" w:rsidRDefault="00472212" w:rsidP="00472212"/>
    <w:p w14:paraId="42576DE4" w14:textId="77777777" w:rsidR="00472212" w:rsidRPr="00472212" w:rsidRDefault="00472212" w:rsidP="00472212"/>
    <w:p w14:paraId="36107D6F" w14:textId="77777777" w:rsidR="00E67543" w:rsidRDefault="00E67543" w:rsidP="000E065A">
      <w:pPr>
        <w:rPr>
          <w:rFonts w:ascii="Times New Roman" w:hAnsi="Times New Roman" w:cs="Times New Roman"/>
          <w:sz w:val="24"/>
          <w:szCs w:val="24"/>
        </w:rPr>
      </w:pPr>
    </w:p>
    <w:p w14:paraId="2C768BC0" w14:textId="77777777" w:rsidR="00F22D01" w:rsidRDefault="00F22D01" w:rsidP="000E065A">
      <w:pPr>
        <w:rPr>
          <w:rFonts w:ascii="Times New Roman" w:hAnsi="Times New Roman" w:cs="Times New Roman"/>
          <w:sz w:val="24"/>
          <w:szCs w:val="24"/>
        </w:rPr>
      </w:pPr>
    </w:p>
    <w:p w14:paraId="5ADC1286" w14:textId="77777777" w:rsidR="00F22D01" w:rsidRDefault="00F22D01" w:rsidP="000E065A">
      <w:pPr>
        <w:rPr>
          <w:rFonts w:ascii="Times New Roman" w:hAnsi="Times New Roman" w:cs="Times New Roman"/>
          <w:sz w:val="24"/>
          <w:szCs w:val="24"/>
        </w:rPr>
      </w:pPr>
    </w:p>
    <w:p w14:paraId="47BF8D59" w14:textId="77777777" w:rsidR="00F22D01" w:rsidRDefault="00F22D01" w:rsidP="000E065A">
      <w:pPr>
        <w:rPr>
          <w:rFonts w:ascii="Times New Roman" w:hAnsi="Times New Roman" w:cs="Times New Roman"/>
          <w:sz w:val="24"/>
          <w:szCs w:val="24"/>
        </w:rPr>
      </w:pPr>
    </w:p>
    <w:p w14:paraId="1A9E740A" w14:textId="77777777" w:rsidR="00F22D01" w:rsidRDefault="00F22D01" w:rsidP="000E065A">
      <w:pPr>
        <w:rPr>
          <w:rFonts w:ascii="Times New Roman" w:hAnsi="Times New Roman" w:cs="Times New Roman"/>
          <w:sz w:val="24"/>
          <w:szCs w:val="24"/>
        </w:rPr>
      </w:pPr>
    </w:p>
    <w:p w14:paraId="4BD65BE7" w14:textId="77777777" w:rsidR="00F22D01" w:rsidRDefault="00F22D01" w:rsidP="000E065A">
      <w:pPr>
        <w:rPr>
          <w:rFonts w:ascii="Times New Roman" w:hAnsi="Times New Roman" w:cs="Times New Roman"/>
          <w:sz w:val="24"/>
          <w:szCs w:val="24"/>
        </w:rPr>
      </w:pPr>
    </w:p>
    <w:p w14:paraId="79909690" w14:textId="77777777" w:rsidR="00F22D01" w:rsidRDefault="00F22D01" w:rsidP="000E065A">
      <w:pPr>
        <w:rPr>
          <w:rFonts w:ascii="Times New Roman" w:hAnsi="Times New Roman" w:cs="Times New Roman"/>
          <w:sz w:val="24"/>
          <w:szCs w:val="24"/>
        </w:rPr>
      </w:pPr>
    </w:p>
    <w:p w14:paraId="3AED16DC" w14:textId="77777777" w:rsidR="00F22D01" w:rsidRDefault="00F22D01" w:rsidP="000E065A">
      <w:pPr>
        <w:rPr>
          <w:rFonts w:ascii="Times New Roman" w:hAnsi="Times New Roman" w:cs="Times New Roman"/>
          <w:sz w:val="24"/>
          <w:szCs w:val="24"/>
        </w:rPr>
      </w:pPr>
    </w:p>
    <w:p w14:paraId="2136FCF6" w14:textId="518C5157" w:rsidR="00EF5FB7" w:rsidRPr="00EF5FB7" w:rsidRDefault="00EF5FB7" w:rsidP="00EF5FB7">
      <w:pPr>
        <w:pStyle w:val="2"/>
        <w:spacing w:before="0"/>
        <w:rPr>
          <w:b/>
        </w:rPr>
      </w:pPr>
      <w:r w:rsidRPr="00EF5FB7">
        <w:rPr>
          <w:rFonts w:ascii="Times New Roman" w:eastAsiaTheme="minorEastAsia" w:hAnsi="Times New Roman" w:cs="Times New Roman"/>
          <w:b/>
          <w:i/>
          <w:iCs/>
          <w:color w:val="auto"/>
          <w:sz w:val="24"/>
          <w:szCs w:val="24"/>
        </w:rPr>
        <w:lastRenderedPageBreak/>
        <w:t xml:space="preserve">Appendix A: </w:t>
      </w:r>
      <w:r w:rsidR="00472212">
        <w:rPr>
          <w:rFonts w:ascii="Times New Roman" w:eastAsiaTheme="minorEastAsia" w:hAnsi="Times New Roman" w:cs="Times New Roman"/>
          <w:b/>
          <w:i/>
          <w:iCs/>
          <w:color w:val="auto"/>
          <w:sz w:val="24"/>
          <w:szCs w:val="24"/>
        </w:rPr>
        <w:t>T</w:t>
      </w:r>
      <w:r w:rsidRPr="00EF5FB7">
        <w:rPr>
          <w:rFonts w:ascii="Times New Roman" w:eastAsiaTheme="minorEastAsia" w:hAnsi="Times New Roman" w:cs="Times New Roman"/>
          <w:b/>
          <w:i/>
          <w:iCs/>
          <w:color w:val="auto"/>
          <w:sz w:val="24"/>
          <w:szCs w:val="24"/>
        </w:rPr>
        <w:t>hree evaluation indices of the network signal timing</w:t>
      </w:r>
    </w:p>
    <w:p w14:paraId="55932156" w14:textId="38385028" w:rsidR="00EF5FB7" w:rsidRPr="009E13B4" w:rsidRDefault="00EF5FB7" w:rsidP="00EF5FB7">
      <w:pPr>
        <w:rPr>
          <w:rFonts w:ascii="Times New Roman" w:hAnsi="Times New Roman" w:cs="Times New Roman"/>
          <w:sz w:val="24"/>
          <w:szCs w:val="24"/>
        </w:rPr>
      </w:pPr>
      <w:r>
        <w:rPr>
          <w:rFonts w:ascii="Times New Roman" w:hAnsi="Times New Roman" w:cs="Times New Roman"/>
          <w:sz w:val="24"/>
          <w:szCs w:val="24"/>
        </w:rPr>
        <w:t>G</w:t>
      </w:r>
      <w:r w:rsidRPr="009E13B4">
        <w:rPr>
          <w:rFonts w:ascii="Times New Roman" w:hAnsi="Times New Roman" w:cs="Times New Roman"/>
          <w:sz w:val="24"/>
          <w:szCs w:val="24"/>
        </w:rPr>
        <w:t xml:space="preserve">iven a network-wide signal timing plan, the calibrated traffic simulation model will output the individual vehicle information, which helps to calculate the evaluation indices about traffic efficiency, traffic equity and vehicular emissions. As for the traffic efficiency, the relative total delay (c.f., </w:t>
      </w:r>
      <w:r w:rsidRPr="00D2479B">
        <w:rPr>
          <w:rFonts w:ascii="Times New Roman" w:hAnsi="Times New Roman" w:cs="Times New Roman"/>
          <w:sz w:val="24"/>
          <w:szCs w:val="24"/>
          <w:highlight w:val="yellow"/>
        </w:rPr>
        <w:t>Eq.(</w:t>
      </w:r>
      <w:r w:rsidR="00D2479B">
        <w:rPr>
          <w:rFonts w:ascii="Times New Roman" w:hAnsi="Times New Roman" w:cs="Times New Roman"/>
          <w:sz w:val="24"/>
          <w:szCs w:val="24"/>
          <w:highlight w:val="yellow"/>
        </w:rPr>
        <w:t>a</w:t>
      </w:r>
      <w:r w:rsidRPr="00D2479B">
        <w:rPr>
          <w:rFonts w:ascii="Times New Roman" w:hAnsi="Times New Roman" w:cs="Times New Roman"/>
          <w:sz w:val="24"/>
          <w:szCs w:val="24"/>
          <w:highlight w:val="yellow"/>
        </w:rPr>
        <w:t>1))</w:t>
      </w:r>
      <w:r w:rsidRPr="009E13B4">
        <w:rPr>
          <w:rFonts w:ascii="Times New Roman" w:hAnsi="Times New Roman" w:cs="Times New Roman"/>
          <w:sz w:val="24"/>
          <w:szCs w:val="24"/>
        </w:rPr>
        <w:t xml:space="preserve"> is utilized as the evaluation index.</w:t>
      </w:r>
    </w:p>
    <w:p w14:paraId="0872D462" w14:textId="6367F16F" w:rsidR="00EF5FB7" w:rsidRPr="00454446" w:rsidRDefault="00EF5FB7" w:rsidP="00EF5FB7">
      <w:pPr>
        <w:jc w:val="right"/>
        <w:rPr>
          <w:rFonts w:ascii="Times New Roman" w:hAnsi="Times New Roman" w:cs="Times New Roman"/>
          <w:sz w:val="24"/>
          <w:szCs w:val="24"/>
        </w:rPr>
      </w:pPr>
      <m:oMath>
        <m:r>
          <w:rPr>
            <w:rFonts w:ascii="Cambria Math" w:eastAsia="宋体" w:hAnsi="Times New Roman" w:cs="Times New Roman"/>
            <w:sz w:val="24"/>
            <w:szCs w:val="24"/>
          </w:rPr>
          <m:t>D=</m:t>
        </m:r>
        <m:d>
          <m:dPr>
            <m:ctrlPr>
              <w:rPr>
                <w:rFonts w:ascii="Cambria Math" w:eastAsia="宋体" w:hAnsi="Cambria Math" w:cs="Times New Roman"/>
                <w:i/>
                <w:sz w:val="24"/>
                <w:szCs w:val="24"/>
              </w:rPr>
            </m:ctrlPr>
          </m:dPr>
          <m:e>
            <m:nary>
              <m:naryPr>
                <m:chr m:val="∑"/>
                <m:ctrlPr>
                  <w:rPr>
                    <w:rFonts w:ascii="Cambria Math" w:eastAsia="宋体" w:hAnsi="Cambria Math" w:cs="Times New Roman"/>
                    <w:i/>
                    <w:sz w:val="24"/>
                    <w:szCs w:val="24"/>
                  </w:rPr>
                </m:ctrlPr>
              </m:naryPr>
              <m:sub>
                <m:r>
                  <w:rPr>
                    <w:rFonts w:ascii="Cambria Math" w:eastAsia="宋体" w:hAnsi="Times New Roman" w:cs="Times New Roman"/>
                    <w:sz w:val="24"/>
                    <w:szCs w:val="24"/>
                  </w:rPr>
                  <m:t>h</m:t>
                </m:r>
                <m:r>
                  <w:rPr>
                    <w:rFonts w:ascii="Cambria Math" w:eastAsia="宋体" w:hAnsi="Times New Roman" w:cs="Times New Roman"/>
                    <w:sz w:val="24"/>
                    <w:szCs w:val="24"/>
                  </w:rPr>
                  <m:t>=1</m:t>
                </m:r>
                <m:ctrlPr>
                  <w:rPr>
                    <w:rFonts w:ascii="Cambria Math" w:eastAsia="宋体" w:hAnsi="Times New Roman" w:cs="Times New Roman"/>
                    <w:i/>
                    <w:sz w:val="24"/>
                    <w:szCs w:val="24"/>
                  </w:rPr>
                </m:ctrlPr>
              </m:sub>
              <m: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N</m:t>
                    </m:r>
                  </m:e>
                  <m:sub>
                    <m:r>
                      <w:rPr>
                        <w:rFonts w:ascii="Cambria Math" w:eastAsia="宋体" w:hAnsi="Times New Roman" w:cs="Times New Roman"/>
                        <w:sz w:val="24"/>
                        <w:szCs w:val="24"/>
                      </w:rPr>
                      <m:t>v</m:t>
                    </m:r>
                  </m:sub>
                </m:sSub>
                <m:ctrlPr>
                  <w:rPr>
                    <w:rFonts w:ascii="Cambria Math" w:eastAsia="宋体" w:hAnsi="Times New Roman" w:cs="Times New Roman"/>
                    <w:i/>
                    <w:sz w:val="24"/>
                    <w:szCs w:val="24"/>
                  </w:rPr>
                </m:ctrlPr>
              </m:sup>
              <m:e>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d</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e>
            </m:nary>
          </m:e>
        </m:d>
        <m:r>
          <w:rPr>
            <w:rFonts w:ascii="Cambria Math" w:eastAsia="宋体" w:hAnsi="Cambria Math" w:cs="Times New Roman"/>
            <w:sz w:val="24"/>
            <w:szCs w:val="24"/>
          </w:rPr>
          <m:t>/C</m:t>
        </m:r>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sidR="00D2479B">
        <w:rPr>
          <w:rFonts w:ascii="Times New Roman" w:hAnsi="Times New Roman" w:cs="Times New Roman"/>
          <w:sz w:val="24"/>
          <w:szCs w:val="24"/>
        </w:rPr>
        <w:t>a</w:t>
      </w:r>
      <w:r>
        <w:rPr>
          <w:rFonts w:ascii="Times New Roman" w:hAnsi="Times New Roman" w:cs="Times New Roman"/>
          <w:sz w:val="24"/>
          <w:szCs w:val="24"/>
        </w:rPr>
        <w:t>1</w:t>
      </w:r>
      <w:r w:rsidRPr="00454446">
        <w:rPr>
          <w:rFonts w:ascii="Times New Roman" w:hAnsi="Times New Roman" w:cs="Times New Roman"/>
          <w:sz w:val="24"/>
          <w:szCs w:val="24"/>
        </w:rPr>
        <w:t>)</w:t>
      </w:r>
    </w:p>
    <w:p w14:paraId="384A7BE8" w14:textId="77777777" w:rsidR="00EF5FB7" w:rsidRDefault="00EF5FB7" w:rsidP="00EF5FB7">
      <w:pPr>
        <w:rPr>
          <w:rFonts w:ascii="Times New Roman" w:hAnsi="Times New Roman" w:cs="Times New Roman"/>
          <w:sz w:val="24"/>
          <w:szCs w:val="24"/>
        </w:rPr>
      </w:pPr>
      <w:r w:rsidRPr="00454446">
        <w:rPr>
          <w:rFonts w:ascii="Times New Roman" w:hAnsi="Times New Roman" w:cs="Times New Roman"/>
          <w:sz w:val="24"/>
          <w:szCs w:val="24"/>
        </w:rPr>
        <w:t xml:space="preserve">where </w:t>
      </w:r>
      <w:r>
        <w:rPr>
          <w:rFonts w:ascii="Times New Roman" w:hAnsi="Times New Roman" w:cs="Times New Roman"/>
          <w:i/>
          <w:sz w:val="24"/>
          <w:szCs w:val="24"/>
        </w:rPr>
        <w:t>d</w:t>
      </w:r>
      <w:r w:rsidRPr="00454446">
        <w:rPr>
          <w:rFonts w:ascii="Times New Roman" w:hAnsi="Times New Roman" w:cs="Times New Roman"/>
          <w:i/>
          <w:sz w:val="24"/>
          <w:szCs w:val="24"/>
          <w:vertAlign w:val="subscript"/>
        </w:rPr>
        <w:t>h</w:t>
      </w:r>
      <w:r w:rsidRPr="00454446">
        <w:rPr>
          <w:rFonts w:ascii="Times New Roman" w:hAnsi="Times New Roman" w:cs="Times New Roman"/>
          <w:sz w:val="24"/>
          <w:szCs w:val="24"/>
        </w:rPr>
        <w:t xml:space="preserve"> is the delay experienced by vehicle </w:t>
      </w:r>
      <w:r w:rsidRPr="00454446">
        <w:rPr>
          <w:rFonts w:ascii="Times New Roman" w:hAnsi="Times New Roman" w:cs="Times New Roman"/>
          <w:i/>
          <w:sz w:val="24"/>
          <w:szCs w:val="24"/>
        </w:rPr>
        <w:t>h</w:t>
      </w:r>
      <w:r w:rsidRPr="00454446">
        <w:rPr>
          <w:rFonts w:ascii="Times New Roman" w:hAnsi="Times New Roman" w:cs="Times New Roman"/>
          <w:sz w:val="24"/>
          <w:szCs w:val="24"/>
        </w:rPr>
        <w:t xml:space="preserve"> durin</w:t>
      </w:r>
      <w:r w:rsidRPr="00454446">
        <w:rPr>
          <w:rFonts w:ascii="Times New Roman" w:hAnsi="Times New Roman" w:cs="Times New Roman" w:hint="eastAsia"/>
          <w:sz w:val="24"/>
          <w:szCs w:val="24"/>
        </w:rPr>
        <w:t xml:space="preserve">g </w:t>
      </w:r>
      <w:r>
        <w:rPr>
          <w:rFonts w:ascii="Times New Roman" w:hAnsi="Times New Roman" w:cs="Times New Roman"/>
          <w:sz w:val="24"/>
          <w:szCs w:val="24"/>
        </w:rPr>
        <w:t xml:space="preserve">the </w:t>
      </w:r>
      <w:r w:rsidRPr="00454446">
        <w:rPr>
          <w:rFonts w:ascii="Times New Roman" w:hAnsi="Times New Roman" w:cs="Times New Roman"/>
          <w:sz w:val="24"/>
          <w:szCs w:val="24"/>
        </w:rPr>
        <w:t xml:space="preserve">simulation,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oMath>
      <w:r>
        <w:rPr>
          <w:rFonts w:ascii="Times New Roman" w:hAnsi="Times New Roman" w:cs="Times New Roman" w:hint="eastAsia"/>
          <w:sz w:val="24"/>
          <w:szCs w:val="24"/>
        </w:rPr>
        <w:t xml:space="preserve"> </w:t>
      </w:r>
      <w:r w:rsidRPr="00454446">
        <w:rPr>
          <w:rFonts w:ascii="Times New Roman" w:eastAsia="宋体" w:hAnsi="Times New Roman" w:cs="Times New Roman"/>
          <w:sz w:val="24"/>
          <w:szCs w:val="24"/>
        </w:rPr>
        <w:t>is the</w:t>
      </w:r>
      <w:r>
        <w:rPr>
          <w:rFonts w:ascii="Times New Roman" w:eastAsia="宋体" w:hAnsi="Times New Roman" w:cs="Times New Roman"/>
          <w:sz w:val="24"/>
          <w:szCs w:val="24"/>
        </w:rPr>
        <w:t xml:space="preserve"> total number of vehicles during the </w:t>
      </w:r>
      <w:r w:rsidRPr="00454446">
        <w:rPr>
          <w:rFonts w:ascii="Times New Roman" w:eastAsia="宋体" w:hAnsi="Times New Roman" w:cs="Times New Roman"/>
          <w:sz w:val="24"/>
          <w:szCs w:val="24"/>
        </w:rPr>
        <w:t xml:space="preserve">simulation, </w:t>
      </w:r>
      <w:r w:rsidRPr="00454446">
        <w:rPr>
          <w:rFonts w:ascii="Times New Roman" w:hAnsi="Times New Roman" w:cs="Times New Roman"/>
          <w:i/>
          <w:sz w:val="24"/>
          <w:szCs w:val="24"/>
        </w:rPr>
        <w:t>C</w:t>
      </w:r>
      <w:r w:rsidRPr="00454446">
        <w:rPr>
          <w:rFonts w:ascii="Times New Roman" w:hAnsi="Times New Roman" w:cs="Times New Roman"/>
          <w:sz w:val="24"/>
          <w:szCs w:val="24"/>
        </w:rPr>
        <w:t xml:space="preserve"> is the normalization co</w:t>
      </w:r>
      <w:r>
        <w:rPr>
          <w:rFonts w:ascii="Times New Roman" w:hAnsi="Times New Roman" w:cs="Times New Roman"/>
          <w:sz w:val="24"/>
          <w:szCs w:val="24"/>
        </w:rPr>
        <w:t xml:space="preserve">nstant regarding the total delay from </w:t>
      </w:r>
      <w:r w:rsidRPr="00454446">
        <w:rPr>
          <w:rFonts w:ascii="Times New Roman" w:hAnsi="Times New Roman" w:cs="Times New Roman"/>
          <w:sz w:val="24"/>
          <w:szCs w:val="24"/>
        </w:rPr>
        <w:t>the</w:t>
      </w:r>
      <w:r>
        <w:rPr>
          <w:rFonts w:ascii="Times New Roman" w:hAnsi="Times New Roman" w:cs="Times New Roman"/>
          <w:sz w:val="24"/>
          <w:szCs w:val="24"/>
        </w:rPr>
        <w:t xml:space="preserve"> </w:t>
      </w:r>
      <w:r w:rsidRPr="00454446">
        <w:rPr>
          <w:rFonts w:ascii="Times New Roman" w:hAnsi="Times New Roman" w:cs="Times New Roman"/>
          <w:sz w:val="24"/>
          <w:szCs w:val="24"/>
        </w:rPr>
        <w:t>calibrated traffic simulat</w:t>
      </w:r>
      <w:r>
        <w:rPr>
          <w:rFonts w:ascii="Times New Roman" w:hAnsi="Times New Roman" w:cs="Times New Roman"/>
          <w:sz w:val="24"/>
          <w:szCs w:val="24"/>
        </w:rPr>
        <w:t xml:space="preserve">or with </w:t>
      </w:r>
      <w:r w:rsidRPr="00454446">
        <w:rPr>
          <w:rFonts w:ascii="Times New Roman" w:hAnsi="Times New Roman" w:cs="Times New Roman"/>
          <w:sz w:val="24"/>
          <w:szCs w:val="24"/>
        </w:rPr>
        <w:t>the field implemented signal plan.</w:t>
      </w:r>
      <w:r>
        <w:rPr>
          <w:rFonts w:ascii="Times New Roman" w:hAnsi="Times New Roman" w:cs="Times New Roman"/>
          <w:sz w:val="24"/>
          <w:szCs w:val="24"/>
        </w:rPr>
        <w:t xml:space="preserve"> Obviously, the lower </w:t>
      </w:r>
      <w:r w:rsidRPr="00444B51">
        <w:rPr>
          <w:rFonts w:ascii="Times New Roman" w:hAnsi="Times New Roman" w:cs="Times New Roman"/>
          <w:i/>
          <w:sz w:val="24"/>
          <w:szCs w:val="24"/>
        </w:rPr>
        <w:t>D</w:t>
      </w:r>
      <w:r>
        <w:rPr>
          <w:rFonts w:ascii="Times New Roman" w:hAnsi="Times New Roman" w:cs="Times New Roman"/>
          <w:sz w:val="24"/>
          <w:szCs w:val="24"/>
        </w:rPr>
        <w:t xml:space="preserve"> value means the higher traffic efficiency. </w:t>
      </w:r>
    </w:p>
    <w:p w14:paraId="1C8057FD" w14:textId="77777777" w:rsidR="00EF5FB7" w:rsidRDefault="00EF5FB7" w:rsidP="00EF5FB7">
      <w:pPr>
        <w:rPr>
          <w:rFonts w:ascii="Times New Roman" w:hAnsi="Times New Roman" w:cs="Times New Roman"/>
          <w:sz w:val="24"/>
          <w:szCs w:val="24"/>
        </w:rPr>
      </w:pPr>
    </w:p>
    <w:p w14:paraId="02BC3D2F" w14:textId="77777777" w:rsidR="00EF5FB7" w:rsidRDefault="00EF5FB7" w:rsidP="00EF5FB7">
      <w:pPr>
        <w:rPr>
          <w:rFonts w:ascii="Times New Roman" w:hAnsi="Times New Roman" w:cs="Times New Roman"/>
          <w:sz w:val="24"/>
          <w:szCs w:val="24"/>
        </w:rPr>
      </w:pPr>
      <w:r>
        <w:rPr>
          <w:rFonts w:ascii="Times New Roman" w:hAnsi="Times New Roman" w:cs="Times New Roman"/>
          <w:sz w:val="24"/>
          <w:szCs w:val="24"/>
        </w:rPr>
        <w:t>As for the traffic equity, the Atkinson index proposed to measure the inequity in social welfare distribution (</w:t>
      </w:r>
      <w:r w:rsidRPr="001A4706">
        <w:rPr>
          <w:rFonts w:ascii="Times New Roman" w:hAnsi="Times New Roman" w:cs="Times New Roman"/>
          <w:sz w:val="24"/>
          <w:szCs w:val="24"/>
        </w:rPr>
        <w:t>Atkinson</w:t>
      </w:r>
      <w:r>
        <w:rPr>
          <w:rFonts w:ascii="Times New Roman" w:hAnsi="Times New Roman" w:cs="Times New Roman"/>
          <w:sz w:val="24"/>
          <w:szCs w:val="24"/>
        </w:rPr>
        <w:t>, 1970) is adopted and formulated as</w:t>
      </w:r>
    </w:p>
    <w:p w14:paraId="0A83F75D" w14:textId="25A62689" w:rsidR="00EF5FB7" w:rsidRDefault="00EF5FB7" w:rsidP="00EF5FB7">
      <w:pPr>
        <w:jc w:val="right"/>
        <w:rPr>
          <w:rFonts w:ascii="Times New Roman" w:hAnsi="Times New Roman" w:cs="Times New Roman"/>
          <w:sz w:val="24"/>
          <w:szCs w:val="24"/>
        </w:rPr>
      </w:pPr>
      <m:oMath>
        <m:r>
          <w:rPr>
            <w:rFonts w:ascii="Cambria Math" w:hAnsi="Cambria Math" w:cs="Times New Roman"/>
            <w:sz w:val="24"/>
            <w:szCs w:val="24"/>
          </w:rPr>
          <m:t>At(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sup>
                                <m:r>
                                  <w:rPr>
                                    <w:rFonts w:ascii="Cambria Math" w:hAnsi="Cambria Math" w:cs="Times New Roman"/>
                                    <w:sz w:val="24"/>
                                    <w:szCs w:val="24"/>
                                  </w:rPr>
                                  <m:t>1-η</m:t>
                                </m:r>
                              </m:sup>
                            </m:sSup>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1-η</m:t>
                        </m:r>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0≤η≠1</m:t>
                </m:r>
              </m:e>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π</m:t>
                        </m:r>
                      </m:e>
                    </m:acc>
                  </m:den>
                </m:f>
                <m:sSup>
                  <m:sSupPr>
                    <m:ctrlPr>
                      <w:rPr>
                        <w:rFonts w:ascii="Cambria Math" w:hAnsi="Cambria Math" w:cs="Times New Roman"/>
                        <w:i/>
                        <w:sz w:val="24"/>
                        <w:szCs w:val="24"/>
                      </w:rPr>
                    </m:ctrlPr>
                  </m:sSupPr>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e>
                        </m:nary>
                      </m:e>
                    </m:d>
                  </m:e>
                  <m:sup>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v</m:t>
                            </m:r>
                          </m:sub>
                        </m:sSub>
                      </m:den>
                    </m:f>
                  </m:sup>
                </m:sSup>
                <m:r>
                  <w:rPr>
                    <w:rFonts w:ascii="Cambria Math" w:hAnsi="Cambria Math" w:cs="Times New Roman"/>
                    <w:sz w:val="24"/>
                    <w:szCs w:val="24"/>
                  </w:rPr>
                  <m:t>,</m:t>
                </m:r>
                <m:r>
                  <m:rPr>
                    <m:sty m:val="p"/>
                  </m:rPr>
                  <w:rPr>
                    <w:rFonts w:ascii="Cambria Math" w:hAnsi="Cambria Math" w:cs="Times New Roman"/>
                    <w:sz w:val="24"/>
                    <w:szCs w:val="24"/>
                  </w:rPr>
                  <m:t>for</m:t>
                </m:r>
                <m:r>
                  <w:rPr>
                    <w:rFonts w:ascii="Cambria Math" w:hAnsi="Cambria Math" w:cs="Times New Roman"/>
                    <w:sz w:val="24"/>
                    <w:szCs w:val="24"/>
                  </w:rPr>
                  <m:t xml:space="preserve"> η=1                     </m:t>
                </m:r>
              </m:e>
            </m:eqArr>
          </m:e>
        </m:d>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D2479B">
        <w:rPr>
          <w:rFonts w:ascii="Times New Roman" w:hAnsi="Times New Roman" w:cs="Times New Roman"/>
          <w:sz w:val="24"/>
          <w:szCs w:val="24"/>
        </w:rPr>
        <w:t>a</w:t>
      </w:r>
      <w:r>
        <w:rPr>
          <w:rFonts w:ascii="Times New Roman" w:hAnsi="Times New Roman" w:cs="Times New Roman"/>
          <w:sz w:val="24"/>
          <w:szCs w:val="24"/>
        </w:rPr>
        <w:t>2)</w:t>
      </w:r>
    </w:p>
    <w:p w14:paraId="03B5629D" w14:textId="691ECFBE" w:rsidR="00EF5FB7" w:rsidRDefault="00EF5FB7" w:rsidP="00EF5FB7">
      <w:pPr>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Pr>
          <w:rFonts w:ascii="Times New Roman" w:hAnsi="Times New Roman" w:cs="Times New Roman"/>
          <w:sz w:val="24"/>
          <w:szCs w:val="24"/>
        </w:rPr>
        <w:t xml:space="preserve"> denotes the </w:t>
      </w:r>
      <w:r w:rsidRPr="001A4706">
        <w:rPr>
          <w:rFonts w:ascii="Times New Roman" w:hAnsi="Times New Roman" w:cs="Times New Roman"/>
          <w:sz w:val="24"/>
          <w:szCs w:val="24"/>
        </w:rPr>
        <w:t xml:space="preserve">travel time ratio of vehicle </w:t>
      </w:r>
      <w:r>
        <w:rPr>
          <w:rFonts w:ascii="Times New Roman" w:hAnsi="Times New Roman" w:cs="Times New Roman"/>
          <w:i/>
          <w:iCs/>
          <w:sz w:val="24"/>
          <w:szCs w:val="24"/>
        </w:rPr>
        <w:t>h</w:t>
      </w:r>
      <w:r>
        <w:rPr>
          <w:rFonts w:ascii="Times New Roman" w:hAnsi="Times New Roman" w:cs="Times New Roman"/>
          <w:iCs/>
          <w:sz w:val="24"/>
          <w:szCs w:val="24"/>
        </w:rPr>
        <w:t xml:space="preserve"> that can </w:t>
      </w:r>
      <w:r w:rsidRPr="001A4706">
        <w:rPr>
          <w:rFonts w:ascii="Times New Roman" w:hAnsi="Times New Roman" w:cs="Times New Roman"/>
          <w:sz w:val="24"/>
          <w:szCs w:val="24"/>
        </w:rPr>
        <w:t>compare the benefits achieved by travelers from the same and various routes</w:t>
      </w:r>
      <w:r>
        <w:rPr>
          <w:rFonts w:ascii="Times New Roman" w:hAnsi="Times New Roman" w:cs="Times New Roman"/>
          <w:sz w:val="24"/>
          <w:szCs w:val="24"/>
        </w:rPr>
        <w:t>,</w:t>
      </w:r>
      <w:r w:rsidRPr="00595FDB">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oMath>
      <w:r w:rsidRPr="00595FDB">
        <w:rPr>
          <w:rFonts w:ascii="Times New Roman" w:hAnsi="Times New Roman" w:cs="Times New Roman"/>
          <w:sz w:val="24"/>
          <w:szCs w:val="24"/>
        </w:rPr>
        <w:t xml:space="preserve"> i</w:t>
      </w:r>
      <w:r>
        <w:rPr>
          <w:rFonts w:ascii="Times New Roman" w:hAnsi="Times New Roman" w:cs="Times New Roman"/>
          <w:sz w:val="24"/>
          <w:szCs w:val="24"/>
        </w:rPr>
        <w:t xml:space="preserve">s the travel time of </w:t>
      </w:r>
      <w:r w:rsidRPr="00595FDB">
        <w:rPr>
          <w:rFonts w:ascii="Times New Roman" w:hAnsi="Times New Roman" w:cs="Times New Roman"/>
          <w:sz w:val="24"/>
          <w:szCs w:val="24"/>
        </w:rPr>
        <w:t xml:space="preserve">vehicle </w:t>
      </w:r>
      <w:r>
        <w:rPr>
          <w:rFonts w:ascii="Times New Roman" w:hAnsi="Times New Roman" w:cs="Times New Roman"/>
          <w:i/>
          <w:iCs/>
          <w:sz w:val="24"/>
          <w:szCs w:val="24"/>
        </w:rPr>
        <w:t>h</w:t>
      </w:r>
      <w:r>
        <w:rPr>
          <w:rFonts w:ascii="Times New Roman" w:hAnsi="Times New Roman" w:cs="Times New Roman"/>
          <w:sz w:val="24"/>
          <w:szCs w:val="24"/>
        </w:rPr>
        <w:t>,</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595FDB">
        <w:rPr>
          <w:rFonts w:ascii="Times New Roman" w:hAnsi="Times New Roman" w:cs="Times New Roman"/>
          <w:sz w:val="24"/>
          <w:szCs w:val="24"/>
        </w:rPr>
        <w:t xml:space="preserve"> denotes the route that vehicle </w:t>
      </w:r>
      <w:r>
        <w:rPr>
          <w:rFonts w:ascii="Times New Roman" w:hAnsi="Times New Roman" w:cs="Times New Roman"/>
          <w:i/>
          <w:iCs/>
          <w:sz w:val="24"/>
          <w:szCs w:val="24"/>
        </w:rPr>
        <w:t>h</w:t>
      </w:r>
      <w:r>
        <w:rPr>
          <w:rFonts w:ascii="Times New Roman" w:hAnsi="Times New Roman" w:cs="Times New Roman"/>
          <w:sz w:val="24"/>
          <w:szCs w:val="24"/>
        </w:rPr>
        <w:t xml:space="preserve"> traverses,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h=1</m:t>
            </m:r>
          </m:sub>
          <m: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sup>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e>
        </m:nary>
      </m:oMath>
      <w:r>
        <w:rPr>
          <w:rFonts w:ascii="Times New Roman" w:hAnsi="Times New Roman" w:cs="Times New Roman" w:hint="eastAsia"/>
          <w:sz w:val="24"/>
          <w:szCs w:val="24"/>
        </w:rPr>
        <w:t xml:space="preserve"> </w:t>
      </w:r>
      <w:r w:rsidRPr="00595FDB">
        <w:rPr>
          <w:rFonts w:ascii="Times New Roman" w:hAnsi="Times New Roman" w:cs="Times New Roman"/>
          <w:sz w:val="24"/>
          <w:szCs w:val="24"/>
        </w:rPr>
        <w:t xml:space="preserve">is the average travel time of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r>
          <w:rPr>
            <w:rFonts w:ascii="Cambria Math" w:hAnsi="Cambria Math" w:cs="Times New Roman"/>
            <w:sz w:val="24"/>
            <w:szCs w:val="24"/>
          </w:rPr>
          <m:t>|</m:t>
        </m:r>
      </m:oMath>
      <w:r w:rsidRPr="00E24D87">
        <w:rPr>
          <w:rFonts w:ascii="Times New Roman" w:hAnsi="Times New Roman" w:cs="Times New Roman"/>
          <w:sz w:val="24"/>
          <w:szCs w:val="24"/>
        </w:rPr>
        <w:t xml:space="preserve"> indicates the number of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Pr>
          <w:rFonts w:ascii="Times New Roman" w:hAnsi="Times New Roman" w:cs="Times New Roman"/>
          <w:sz w:val="24"/>
          <w:szCs w:val="24"/>
        </w:rPr>
        <w:t>. That is</w:t>
      </w:r>
      <w:r w:rsidRPr="00E24D8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t</m:t>
                </m:r>
              </m:e>
            </m:acc>
          </m:e>
          <m:sub>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sub>
        </m:sSub>
      </m:oMath>
      <w:r>
        <w:rPr>
          <w:rFonts w:ascii="Times New Roman" w:hAnsi="Times New Roman" w:cs="Times New Roman" w:hint="eastAsia"/>
          <w:sz w:val="24"/>
          <w:szCs w:val="24"/>
        </w:rPr>
        <w:t xml:space="preserve"> </w:t>
      </w:r>
      <w:r w:rsidRPr="00E24D87">
        <w:rPr>
          <w:rFonts w:ascii="Times New Roman" w:hAnsi="Times New Roman" w:cs="Times New Roman"/>
          <w:sz w:val="24"/>
          <w:szCs w:val="24"/>
        </w:rPr>
        <w:t xml:space="preserve">are measured by the average travel time of all vehicles from route </w:t>
      </w:r>
      <m:oMath>
        <m:sSub>
          <m:sSubPr>
            <m:ctrlPr>
              <w:rPr>
                <w:rFonts w:ascii="Cambria Math" w:hAnsi="Cambria Math" w:cs="Times New Roman"/>
                <w:i/>
                <w:sz w:val="24"/>
                <w:szCs w:val="24"/>
              </w:rPr>
            </m:ctrlPr>
          </m:sSubPr>
          <m:e>
            <m:r>
              <w:rPr>
                <w:rFonts w:ascii="Cambria Math" w:hAnsi="Cambria Math" w:cs="Times New Roman"/>
                <w:sz w:val="24"/>
                <w:szCs w:val="24"/>
              </w:rPr>
              <m:t>J</m:t>
            </m:r>
          </m:e>
          <m:sub>
            <m:r>
              <w:rPr>
                <w:rFonts w:ascii="Cambria Math" w:hAnsi="Cambria Math" w:cs="Times New Roman"/>
                <w:sz w:val="24"/>
                <w:szCs w:val="24"/>
              </w:rPr>
              <m:t>h</m:t>
            </m:r>
          </m:sub>
        </m:sSub>
      </m:oMath>
      <w:r w:rsidRPr="00E24D87">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π</m:t>
            </m:r>
          </m:e>
        </m:acc>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is the mean travel time ratio. </w:t>
      </w:r>
      <m:oMath>
        <m:r>
          <w:rPr>
            <w:rFonts w:ascii="Cambria Math" w:hAnsi="Cambria Math" w:cs="Times New Roman"/>
            <w:sz w:val="24"/>
            <w:szCs w:val="24"/>
          </w:rPr>
          <m:t>η</m:t>
        </m:r>
      </m:oMath>
      <w:r w:rsidRPr="00AD0828">
        <w:rPr>
          <w:rFonts w:ascii="Times New Roman" w:hAnsi="Times New Roman" w:cs="Times New Roman"/>
          <w:sz w:val="24"/>
          <w:szCs w:val="24"/>
        </w:rPr>
        <w:t xml:space="preserve"> is often called the “</w:t>
      </w:r>
      <w:r>
        <w:rPr>
          <w:rFonts w:ascii="Times New Roman" w:hAnsi="Times New Roman" w:cs="Times New Roman"/>
          <w:sz w:val="24"/>
          <w:szCs w:val="24"/>
        </w:rPr>
        <w:t xml:space="preserve">inequality aversion parameter”. When </w:t>
      </w:r>
      <m:oMath>
        <m:r>
          <w:rPr>
            <w:rFonts w:ascii="Cambria Math" w:hAnsi="Cambria Math" w:cs="Times New Roman"/>
            <w:sz w:val="24"/>
            <w:szCs w:val="24"/>
          </w:rPr>
          <m:t>η=0</m:t>
        </m:r>
      </m:oMath>
      <w:r w:rsidRPr="00AD0828">
        <w:rPr>
          <w:rFonts w:ascii="Times New Roman" w:hAnsi="Times New Roman" w:cs="Times New Roman"/>
          <w:sz w:val="24"/>
          <w:szCs w:val="24"/>
        </w:rPr>
        <w:t xml:space="preserve"> (no aversion t</w:t>
      </w:r>
      <w:r>
        <w:rPr>
          <w:rFonts w:ascii="Times New Roman" w:hAnsi="Times New Roman" w:cs="Times New Roman"/>
          <w:sz w:val="24"/>
          <w:szCs w:val="24"/>
        </w:rPr>
        <w:t xml:space="preserve">o inequity), </w:t>
      </w:r>
      <m:oMath>
        <m:r>
          <w:rPr>
            <w:rFonts w:ascii="Cambria Math" w:hAnsi="Cambria Math" w:cs="Times New Roman"/>
            <w:sz w:val="24"/>
            <w:szCs w:val="24"/>
          </w:rPr>
          <m:t>At=0</m:t>
        </m:r>
      </m:oMath>
      <w:r>
        <w:rPr>
          <w:rFonts w:ascii="Times New Roman" w:hAnsi="Times New Roman" w:cs="Times New Roman"/>
          <w:sz w:val="24"/>
          <w:szCs w:val="24"/>
        </w:rPr>
        <w:t xml:space="preserve">. When </w:t>
      </w:r>
      <m:oMath>
        <m:r>
          <w:rPr>
            <w:rFonts w:ascii="Cambria Math" w:hAnsi="Cambria Math" w:cs="Times New Roman"/>
            <w:sz w:val="24"/>
            <w:szCs w:val="24"/>
          </w:rPr>
          <m:t>η=∞</m:t>
        </m:r>
      </m:oMath>
      <w:r w:rsidRPr="00AD0828">
        <w:rPr>
          <w:rFonts w:ascii="Times New Roman" w:hAnsi="Times New Roman" w:cs="Times New Roman"/>
          <w:sz w:val="24"/>
          <w:szCs w:val="24"/>
        </w:rPr>
        <w:t xml:space="preserve"> (</w:t>
      </w:r>
      <w:r>
        <w:rPr>
          <w:rFonts w:ascii="Times New Roman" w:hAnsi="Times New Roman" w:cs="Times New Roman"/>
          <w:sz w:val="24"/>
          <w:szCs w:val="24"/>
        </w:rPr>
        <w:t xml:space="preserve">infinite aversion to inequity), </w:t>
      </w:r>
      <m:oMath>
        <m:r>
          <w:rPr>
            <w:rFonts w:ascii="Cambria Math" w:hAnsi="Cambria Math" w:cs="Times New Roman"/>
            <w:sz w:val="24"/>
            <w:szCs w:val="24"/>
          </w:rPr>
          <m:t>At=1</m:t>
        </m:r>
      </m:oMath>
      <w:r>
        <w:rPr>
          <w:rFonts w:ascii="Times New Roman" w:hAnsi="Times New Roman" w:cs="Times New Roman"/>
          <w:sz w:val="24"/>
          <w:szCs w:val="24"/>
        </w:rPr>
        <w:t>. So</w:t>
      </w:r>
      <w:r w:rsidRPr="00AD0828">
        <w:rPr>
          <w:rFonts w:ascii="Times New Roman" w:hAnsi="Times New Roman" w:cs="Times New Roman"/>
          <w:sz w:val="24"/>
          <w:szCs w:val="24"/>
        </w:rPr>
        <w:t xml:space="preserve">, </w:t>
      </w:r>
      <m:oMath>
        <m:r>
          <w:rPr>
            <w:rFonts w:ascii="Cambria Math" w:hAnsi="Cambria Math" w:cs="Times New Roman"/>
            <w:sz w:val="24"/>
            <w:szCs w:val="24"/>
          </w:rPr>
          <m:t>At</m:t>
        </m:r>
      </m:oMath>
      <w:r>
        <w:rPr>
          <w:rFonts w:ascii="Times New Roman" w:hAnsi="Times New Roman" w:cs="Times New Roman"/>
          <w:sz w:val="24"/>
          <w:szCs w:val="24"/>
        </w:rPr>
        <w:t xml:space="preserve"> varies between 0 and 1, and the lower </w:t>
      </w:r>
      <m:oMath>
        <m:r>
          <w:rPr>
            <w:rFonts w:ascii="Cambria Math" w:hAnsi="Cambria Math" w:cs="Times New Roman"/>
            <w:sz w:val="24"/>
            <w:szCs w:val="24"/>
          </w:rPr>
          <m:t>At</m:t>
        </m:r>
      </m:oMath>
      <w:r>
        <w:rPr>
          <w:rFonts w:ascii="Times New Roman" w:hAnsi="Times New Roman" w:cs="Times New Roman" w:hint="eastAsia"/>
          <w:sz w:val="24"/>
          <w:szCs w:val="24"/>
        </w:rPr>
        <w:t xml:space="preserve"> </w:t>
      </w:r>
      <w:r>
        <w:rPr>
          <w:rFonts w:ascii="Times New Roman" w:hAnsi="Times New Roman" w:cs="Times New Roman"/>
          <w:sz w:val="24"/>
          <w:szCs w:val="24"/>
        </w:rPr>
        <w:t>for a g</w:t>
      </w:r>
      <w:r w:rsidRPr="00AD0828">
        <w:rPr>
          <w:rFonts w:ascii="Times New Roman" w:hAnsi="Times New Roman" w:cs="Times New Roman"/>
          <w:sz w:val="24"/>
          <w:szCs w:val="24"/>
        </w:rPr>
        <w:t xml:space="preserve">iven </w:t>
      </w:r>
      <m:oMath>
        <m:r>
          <w:rPr>
            <w:rFonts w:ascii="Cambria Math" w:hAnsi="Cambria Math" w:cs="Times New Roman"/>
            <w:sz w:val="24"/>
            <w:szCs w:val="24"/>
          </w:rPr>
          <m:t>η</m:t>
        </m:r>
      </m:oMath>
      <w:r w:rsidRPr="00AD0828">
        <w:rPr>
          <w:rFonts w:ascii="Times New Roman" w:hAnsi="Times New Roman" w:cs="Times New Roman"/>
          <w:sz w:val="24"/>
          <w:szCs w:val="24"/>
        </w:rPr>
        <w:t xml:space="preserve"> </w:t>
      </w:r>
      <w:r>
        <w:rPr>
          <w:rFonts w:ascii="Times New Roman" w:hAnsi="Times New Roman" w:cs="Times New Roman"/>
          <w:sz w:val="24"/>
          <w:szCs w:val="24"/>
        </w:rPr>
        <w:t xml:space="preserve">value means </w:t>
      </w:r>
      <w:r w:rsidRPr="00AD0828">
        <w:rPr>
          <w:rFonts w:ascii="Times New Roman" w:hAnsi="Times New Roman" w:cs="Times New Roman"/>
          <w:sz w:val="24"/>
          <w:szCs w:val="24"/>
        </w:rPr>
        <w:t>the more equal distribution of travel ti</w:t>
      </w:r>
      <w:r>
        <w:rPr>
          <w:rFonts w:ascii="Times New Roman" w:hAnsi="Times New Roman" w:cs="Times New Roman"/>
          <w:sz w:val="24"/>
          <w:szCs w:val="24"/>
        </w:rPr>
        <w:t>me ratios</w:t>
      </w:r>
      <w:r w:rsidR="00472212">
        <w:rPr>
          <w:rFonts w:ascii="Times New Roman" w:hAnsi="Times New Roman" w:cs="Times New Roman"/>
          <w:sz w:val="24"/>
          <w:szCs w:val="24"/>
        </w:rPr>
        <w:t>.</w:t>
      </w:r>
    </w:p>
    <w:p w14:paraId="6094D181" w14:textId="77777777" w:rsidR="00EF5FB7" w:rsidRDefault="00EF5FB7" w:rsidP="00EF5FB7">
      <w:pPr>
        <w:rPr>
          <w:rFonts w:ascii="Times New Roman" w:hAnsi="Times New Roman" w:cs="Times New Roman"/>
          <w:sz w:val="24"/>
          <w:szCs w:val="24"/>
        </w:rPr>
      </w:pPr>
    </w:p>
    <w:p w14:paraId="48362073" w14:textId="77777777" w:rsidR="00EF5FB7" w:rsidRDefault="00EF5FB7" w:rsidP="00EF5FB7">
      <w:pPr>
        <w:rPr>
          <w:rFonts w:ascii="Times New Roman" w:hAnsi="Times New Roman" w:cs="Times New Roman"/>
          <w:sz w:val="24"/>
          <w:szCs w:val="24"/>
        </w:rPr>
      </w:pPr>
      <w:r>
        <w:rPr>
          <w:rFonts w:ascii="Times New Roman" w:hAnsi="Times New Roman" w:cs="Times New Roman"/>
          <w:sz w:val="24"/>
          <w:szCs w:val="24"/>
        </w:rPr>
        <w:t>Moreover, t</w:t>
      </w:r>
      <w:r w:rsidRPr="00AD0828">
        <w:rPr>
          <w:rFonts w:ascii="Times New Roman" w:hAnsi="Times New Roman" w:cs="Times New Roman"/>
          <w:sz w:val="24"/>
          <w:szCs w:val="24"/>
        </w:rPr>
        <w:t>o describe the relative change of traffic equity under various signal plans, the relative Atkinson index is given as</w:t>
      </w:r>
    </w:p>
    <w:p w14:paraId="5F87C5E0" w14:textId="72212F3B" w:rsidR="00EF5FB7" w:rsidRDefault="00EF5FB7" w:rsidP="00EF5FB7">
      <w:pPr>
        <w:jc w:val="right"/>
        <w:rPr>
          <w:rFonts w:ascii="Times New Roman" w:hAnsi="Times New Roman" w:cs="Times New Roman"/>
          <w:sz w:val="24"/>
          <w:szCs w:val="24"/>
        </w:rPr>
      </w:pPr>
      <m:oMath>
        <m:r>
          <w:rPr>
            <w:rFonts w:ascii="Cambria Math" w:hAnsi="Cambria Math" w:cs="Times New Roman"/>
            <w:sz w:val="24"/>
            <w:szCs w:val="24"/>
          </w:rPr>
          <m:t>A=At/</m:t>
        </m:r>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D2479B">
        <w:rPr>
          <w:rFonts w:ascii="Times New Roman" w:hAnsi="Times New Roman" w:cs="Times New Roman"/>
          <w:sz w:val="24"/>
          <w:szCs w:val="24"/>
        </w:rPr>
        <w:t>a</w:t>
      </w:r>
      <w:r>
        <w:rPr>
          <w:rFonts w:ascii="Times New Roman" w:hAnsi="Times New Roman" w:cs="Times New Roman"/>
          <w:sz w:val="24"/>
          <w:szCs w:val="24"/>
        </w:rPr>
        <w:t>3)</w:t>
      </w:r>
    </w:p>
    <w:p w14:paraId="76BF0401" w14:textId="77777777" w:rsidR="00EF5FB7" w:rsidRDefault="00EF5FB7" w:rsidP="00EF5FB7">
      <w:pPr>
        <w:rPr>
          <w:rFonts w:ascii="Times New Roman" w:hAnsi="Times New Roman" w:cs="Times New Roman"/>
          <w:sz w:val="24"/>
          <w:szCs w:val="24"/>
        </w:rPr>
      </w:pPr>
      <w:r w:rsidRPr="00F11793">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At</m:t>
            </m:r>
          </m:e>
          <m:sub>
            <m:r>
              <w:rPr>
                <w:rFonts w:ascii="Cambria Math" w:hAnsi="Cambria Math" w:cs="Times New Roman"/>
                <w:sz w:val="24"/>
                <w:szCs w:val="24"/>
              </w:rPr>
              <m:t>0</m:t>
            </m:r>
          </m:sub>
        </m:sSub>
      </m:oMath>
      <w:r>
        <w:rPr>
          <w:rFonts w:ascii="Times New Roman" w:hAnsi="Times New Roman" w:cs="Times New Roman"/>
          <w:sz w:val="24"/>
          <w:szCs w:val="24"/>
        </w:rPr>
        <w:t xml:space="preserve"> is t</w:t>
      </w:r>
      <w:r w:rsidRPr="00F11793">
        <w:rPr>
          <w:rFonts w:ascii="Times New Roman" w:hAnsi="Times New Roman" w:cs="Times New Roman"/>
          <w:sz w:val="24"/>
          <w:szCs w:val="24"/>
        </w:rPr>
        <w:t>he Atkinson index evaluated by the ca</w:t>
      </w:r>
      <w:r>
        <w:rPr>
          <w:rFonts w:ascii="Times New Roman" w:hAnsi="Times New Roman" w:cs="Times New Roman"/>
          <w:sz w:val="24"/>
          <w:szCs w:val="24"/>
        </w:rPr>
        <w:t xml:space="preserve">librated traffic simulator with the field implemented signal plan, and </w:t>
      </w:r>
      <w:r w:rsidRPr="00454446">
        <w:rPr>
          <w:rFonts w:ascii="Times New Roman" w:hAnsi="Times New Roman" w:cs="Times New Roman"/>
          <w:sz w:val="24"/>
          <w:szCs w:val="24"/>
        </w:rPr>
        <w:t>treated as the n</w:t>
      </w:r>
      <w:r>
        <w:rPr>
          <w:rFonts w:ascii="Times New Roman" w:hAnsi="Times New Roman" w:cs="Times New Roman"/>
          <w:sz w:val="24"/>
          <w:szCs w:val="24"/>
        </w:rPr>
        <w:t>ormalization constant regarding the traffic equity</w:t>
      </w:r>
      <w:r w:rsidRPr="00454446">
        <w:rPr>
          <w:rFonts w:ascii="Times New Roman" w:hAnsi="Times New Roman" w:cs="Times New Roman"/>
          <w:sz w:val="24"/>
          <w:szCs w:val="24"/>
        </w:rPr>
        <w:t>.</w:t>
      </w:r>
    </w:p>
    <w:p w14:paraId="19098E35" w14:textId="77777777" w:rsidR="00EF5FB7" w:rsidRDefault="00EF5FB7" w:rsidP="00EF5FB7">
      <w:pPr>
        <w:rPr>
          <w:rFonts w:ascii="Times New Roman" w:hAnsi="Times New Roman" w:cs="Times New Roman"/>
          <w:sz w:val="24"/>
          <w:szCs w:val="24"/>
        </w:rPr>
      </w:pPr>
    </w:p>
    <w:p w14:paraId="1EA133D7" w14:textId="4D8EF6D6" w:rsidR="00EF5FB7" w:rsidRPr="00454446" w:rsidRDefault="00EF5FB7" w:rsidP="00EF5FB7">
      <w:pP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s for the vehicular emissions, a </w:t>
      </w:r>
      <w:r w:rsidRPr="00454446">
        <w:rPr>
          <w:rFonts w:ascii="Times New Roman" w:eastAsia="宋体" w:hAnsi="Times New Roman" w:cs="Times New Roman"/>
          <w:sz w:val="24"/>
          <w:szCs w:val="24"/>
        </w:rPr>
        <w:t>linear combination of four pollutants’ emissions</w:t>
      </w:r>
      <w:r>
        <w:rPr>
          <w:rFonts w:ascii="Times New Roman" w:eastAsia="宋体" w:hAnsi="Times New Roman" w:cs="Times New Roman"/>
          <w:sz w:val="24"/>
          <w:szCs w:val="24"/>
        </w:rPr>
        <w:t xml:space="preserve"> </w:t>
      </w:r>
      <w:r w:rsidRPr="00454446">
        <w:rPr>
          <w:rFonts w:ascii="Times New Roman" w:eastAsia="宋体" w:hAnsi="Times New Roman" w:cs="Times New Roman"/>
          <w:sz w:val="24"/>
          <w:szCs w:val="24"/>
        </w:rPr>
        <w:t>(</w:t>
      </w:r>
      <w:proofErr w:type="spellStart"/>
      <w:r w:rsidRPr="00472212">
        <w:rPr>
          <w:rFonts w:ascii="Times New Roman" w:eastAsia="宋体" w:hAnsi="Times New Roman" w:cs="Times New Roman"/>
          <w:sz w:val="24"/>
          <w:szCs w:val="24"/>
          <w:highlight w:val="yellow"/>
        </w:rPr>
        <w:t>Mayeres</w:t>
      </w:r>
      <w:proofErr w:type="spellEnd"/>
      <w:r w:rsidRPr="00472212">
        <w:rPr>
          <w:rFonts w:ascii="Times New Roman" w:eastAsia="宋体" w:hAnsi="Times New Roman" w:cs="Times New Roman" w:hint="eastAsia"/>
          <w:sz w:val="24"/>
          <w:szCs w:val="24"/>
          <w:highlight w:val="yellow"/>
        </w:rPr>
        <w:t xml:space="preserve"> et al.</w:t>
      </w:r>
      <w:r w:rsidR="00AC1F53">
        <w:rPr>
          <w:rFonts w:ascii="Times New Roman" w:eastAsia="宋体" w:hAnsi="Times New Roman" w:cs="Times New Roman"/>
          <w:sz w:val="24"/>
          <w:szCs w:val="24"/>
          <w:highlight w:val="yellow"/>
        </w:rPr>
        <w:t>,</w:t>
      </w:r>
      <w:r w:rsidRPr="00472212">
        <w:rPr>
          <w:rFonts w:ascii="Times New Roman" w:eastAsia="宋体" w:hAnsi="Times New Roman" w:cs="Times New Roman" w:hint="eastAsia"/>
          <w:sz w:val="24"/>
          <w:szCs w:val="24"/>
          <w:highlight w:val="yellow"/>
        </w:rPr>
        <w:t xml:space="preserve"> 1996; </w:t>
      </w:r>
      <w:r w:rsidRPr="00472212">
        <w:rPr>
          <w:rFonts w:ascii="Times New Roman" w:eastAsia="宋体" w:hAnsi="Times New Roman" w:cs="Times New Roman"/>
          <w:sz w:val="24"/>
          <w:szCs w:val="24"/>
          <w:highlight w:val="yellow"/>
        </w:rPr>
        <w:t>Osorio</w:t>
      </w:r>
      <w:r w:rsidRPr="00472212">
        <w:rPr>
          <w:rFonts w:ascii="Times New Roman" w:eastAsia="宋体" w:hAnsi="Times New Roman" w:cs="Times New Roman" w:hint="eastAsia"/>
          <w:sz w:val="24"/>
          <w:szCs w:val="24"/>
          <w:highlight w:val="yellow"/>
        </w:rPr>
        <w:t xml:space="preserve"> and </w:t>
      </w:r>
      <w:proofErr w:type="spellStart"/>
      <w:r w:rsidRPr="00472212">
        <w:rPr>
          <w:rFonts w:ascii="Times New Roman" w:eastAsia="宋体" w:hAnsi="Times New Roman" w:cs="Times New Roman"/>
          <w:sz w:val="24"/>
          <w:szCs w:val="24"/>
          <w:highlight w:val="yellow"/>
        </w:rPr>
        <w:t>Nanduri</w:t>
      </w:r>
      <w:proofErr w:type="spellEnd"/>
      <w:r w:rsidR="00AC1F53">
        <w:rPr>
          <w:rFonts w:ascii="Times New Roman" w:eastAsia="宋体" w:hAnsi="Times New Roman" w:cs="Times New Roman"/>
          <w:sz w:val="24"/>
          <w:szCs w:val="24"/>
          <w:highlight w:val="yellow"/>
        </w:rPr>
        <w:t>,</w:t>
      </w:r>
      <w:r w:rsidR="000D0111">
        <w:rPr>
          <w:rFonts w:ascii="Times New Roman" w:eastAsia="宋体" w:hAnsi="Times New Roman" w:cs="Times New Roman" w:hint="eastAsia"/>
          <w:sz w:val="24"/>
          <w:szCs w:val="24"/>
          <w:highlight w:val="yellow"/>
        </w:rPr>
        <w:t xml:space="preserve"> </w:t>
      </w:r>
      <w:r w:rsidR="000D0111" w:rsidRPr="000D0111">
        <w:rPr>
          <w:rFonts w:ascii="Times New Roman" w:eastAsia="宋体" w:hAnsi="Times New Roman" w:cs="Times New Roman" w:hint="eastAsia"/>
          <w:sz w:val="24"/>
          <w:szCs w:val="24"/>
          <w:highlight w:val="yellow"/>
        </w:rPr>
        <w:t>201</w:t>
      </w:r>
      <w:r w:rsidR="000D0111" w:rsidRPr="000D0111">
        <w:rPr>
          <w:rFonts w:ascii="Times New Roman" w:eastAsia="宋体" w:hAnsi="Times New Roman" w:cs="Times New Roman"/>
          <w:sz w:val="24"/>
          <w:szCs w:val="24"/>
          <w:highlight w:val="yellow"/>
        </w:rPr>
        <w:t>5b</w:t>
      </w:r>
      <w:r>
        <w:rPr>
          <w:rFonts w:ascii="Times New Roman" w:eastAsia="宋体" w:hAnsi="Times New Roman" w:cs="Times New Roman"/>
          <w:sz w:val="24"/>
          <w:szCs w:val="24"/>
        </w:rPr>
        <w:t>) is employed and formulated as</w:t>
      </w:r>
    </w:p>
    <w:p w14:paraId="294E7581" w14:textId="7E1DE5FD" w:rsidR="00EF5FB7" w:rsidRPr="00454446" w:rsidRDefault="00EF5FB7" w:rsidP="00EF5FB7">
      <w:pPr>
        <w:jc w:val="right"/>
        <w:rPr>
          <w:rFonts w:ascii="Times New Roman" w:hAnsi="Times New Roman" w:cs="Times New Roman"/>
          <w:sz w:val="24"/>
          <w:szCs w:val="24"/>
        </w:rPr>
      </w:pPr>
      <m:oMath>
        <m:r>
          <w:rPr>
            <w:rFonts w:ascii="Cambria Math"/>
          </w:rPr>
          <m:t>EM=</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num>
          <m:den>
            <m:sSup>
              <m:sSupPr>
                <m:ctrlPr>
                  <w:rPr>
                    <w:rFonts w:ascii="Cambria Math" w:hAnsi="Cambria Math"/>
                    <w:i/>
                  </w:rPr>
                </m:ctrlPr>
              </m:sSupPr>
              <m:e>
                <m:r>
                  <w:rPr>
                    <w:rFonts w:ascii="Cambria Math"/>
                  </w:rPr>
                  <m:t>n</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den>
        </m:f>
        <m:sSup>
          <m:sSupPr>
            <m:ctrlPr>
              <w:rPr>
                <w:rFonts w:ascii="Cambria Math" w:hAnsi="Cambria Math"/>
                <w:i/>
              </w:rPr>
            </m:ctrlPr>
          </m:sSupPr>
          <m:e>
            <m:r>
              <w:rPr>
                <w:rFonts w:ascii="Cambria Math"/>
              </w:rPr>
              <m:t>f</m:t>
            </m:r>
          </m:e>
          <m:sup>
            <m:r>
              <w:rPr>
                <w:rFonts w:ascii="Cambria Math"/>
              </w:rPr>
              <m:t>C</m:t>
            </m:r>
            <m:sSub>
              <m:sSubPr>
                <m:ctrlPr>
                  <w:rPr>
                    <w:rFonts w:ascii="Cambria Math" w:hAnsi="Cambria Math"/>
                    <w:i/>
                  </w:rPr>
                </m:ctrlPr>
              </m:sSubPr>
              <m:e>
                <m:r>
                  <w:rPr>
                    <w:rFonts w:ascii="Cambria Math"/>
                  </w:rPr>
                  <m:t>O</m:t>
                </m:r>
              </m:e>
              <m:sub>
                <m:r>
                  <w:rPr>
                    <w:rFonts w:ascii="Cambria Math"/>
                  </w:rPr>
                  <m:t>2</m:t>
                </m:r>
              </m:sub>
            </m:sSub>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num>
          <m:den>
            <m:sSup>
              <m:sSupPr>
                <m:ctrlPr>
                  <w:rPr>
                    <w:rFonts w:ascii="Cambria Math" w:hAnsi="Cambria Math"/>
                    <w:i/>
                  </w:rPr>
                </m:ctrlPr>
              </m:sSupPr>
              <m:e>
                <m:r>
                  <w:rPr>
                    <w:rFonts w:ascii="Cambria Math"/>
                  </w:rPr>
                  <m:t>n</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den>
        </m:f>
        <m:sSup>
          <m:sSupPr>
            <m:ctrlPr>
              <w:rPr>
                <w:rFonts w:ascii="Cambria Math" w:hAnsi="Cambria Math"/>
                <w:i/>
              </w:rPr>
            </m:ctrlPr>
          </m:sSupPr>
          <m:e>
            <m:r>
              <w:rPr>
                <w:rFonts w:ascii="Cambria Math"/>
              </w:rPr>
              <m:t>f</m:t>
            </m:r>
          </m:e>
          <m:sup>
            <m:r>
              <w:rPr>
                <w:rFonts w:ascii="Cambria Math"/>
              </w:rPr>
              <m:t>N</m:t>
            </m:r>
            <m:sSub>
              <m:sSubPr>
                <m:ctrlPr>
                  <w:rPr>
                    <w:rFonts w:ascii="Cambria Math" w:hAnsi="Cambria Math"/>
                    <w:i/>
                  </w:rPr>
                </m:ctrlPr>
              </m:sSubPr>
              <m:e>
                <m:r>
                  <w:rPr>
                    <w:rFonts w:ascii="Cambria Math"/>
                  </w:rPr>
                  <m:t>O</m:t>
                </m:r>
              </m:e>
              <m:sub>
                <m:r>
                  <w:rPr>
                    <w:rFonts w:ascii="Cambria Math"/>
                  </w:rPr>
                  <m:t>x</m:t>
                </m:r>
              </m:sub>
            </m:sSub>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VOC</m:t>
                </m:r>
              </m:sup>
            </m:sSup>
          </m:num>
          <m:den>
            <m:sSup>
              <m:sSupPr>
                <m:ctrlPr>
                  <w:rPr>
                    <w:rFonts w:ascii="Cambria Math" w:hAnsi="Cambria Math"/>
                    <w:i/>
                  </w:rPr>
                </m:ctrlPr>
              </m:sSupPr>
              <m:e>
                <m:r>
                  <w:rPr>
                    <w:rFonts w:ascii="Cambria Math"/>
                  </w:rPr>
                  <m:t>n</m:t>
                </m:r>
              </m:e>
              <m:sup>
                <m:r>
                  <w:rPr>
                    <w:rFonts w:ascii="Cambria Math"/>
                  </w:rPr>
                  <m:t>VOC</m:t>
                </m:r>
              </m:sup>
            </m:sSup>
          </m:den>
        </m:f>
        <m:sSup>
          <m:sSupPr>
            <m:ctrlPr>
              <w:rPr>
                <w:rFonts w:ascii="Cambria Math" w:hAnsi="Cambria Math"/>
                <w:i/>
              </w:rPr>
            </m:ctrlPr>
          </m:sSupPr>
          <m:e>
            <m:r>
              <w:rPr>
                <w:rFonts w:ascii="Cambria Math"/>
              </w:rPr>
              <m:t>f</m:t>
            </m:r>
          </m:e>
          <m:sup>
            <m:r>
              <w:rPr>
                <w:rFonts w:ascii="Cambria Math"/>
              </w:rPr>
              <m:t>VOC</m:t>
            </m:r>
          </m:sup>
        </m:sSup>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w</m:t>
                </m:r>
              </m:e>
              <m:sup>
                <m:r>
                  <w:rPr>
                    <w:rFonts w:ascii="Cambria Math"/>
                  </w:rPr>
                  <m:t>PM</m:t>
                </m:r>
              </m:sup>
            </m:sSup>
          </m:num>
          <m:den>
            <m:sSup>
              <m:sSupPr>
                <m:ctrlPr>
                  <w:rPr>
                    <w:rFonts w:ascii="Cambria Math" w:hAnsi="Cambria Math"/>
                    <w:i/>
                  </w:rPr>
                </m:ctrlPr>
              </m:sSupPr>
              <m:e>
                <m:r>
                  <w:rPr>
                    <w:rFonts w:ascii="Cambria Math"/>
                  </w:rPr>
                  <m:t>n</m:t>
                </m:r>
              </m:e>
              <m:sup>
                <m:r>
                  <w:rPr>
                    <w:rFonts w:ascii="Cambria Math"/>
                  </w:rPr>
                  <m:t>PM</m:t>
                </m:r>
              </m:sup>
            </m:sSup>
          </m:den>
        </m:f>
        <m:sSup>
          <m:sSupPr>
            <m:ctrlPr>
              <w:rPr>
                <w:rFonts w:ascii="Cambria Math" w:hAnsi="Cambria Math"/>
                <w:i/>
              </w:rPr>
            </m:ctrlPr>
          </m:sSupPr>
          <m:e>
            <m:r>
              <w:rPr>
                <w:rFonts w:ascii="Cambria Math"/>
              </w:rPr>
              <m:t>f</m:t>
            </m:r>
          </m:e>
          <m:sup>
            <m:r>
              <w:rPr>
                <w:rFonts w:ascii="Cambria Math"/>
              </w:rPr>
              <m:t>PM</m:t>
            </m:r>
          </m:sup>
        </m:sSup>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sidR="00D2479B">
        <w:rPr>
          <w:rFonts w:ascii="Times New Roman" w:hAnsi="Times New Roman" w:cs="Times New Roman"/>
          <w:sz w:val="24"/>
          <w:szCs w:val="24"/>
        </w:rPr>
        <w:t>a</w:t>
      </w:r>
      <w:r>
        <w:rPr>
          <w:rFonts w:ascii="Times New Roman" w:hAnsi="Times New Roman" w:cs="Times New Roman"/>
          <w:sz w:val="24"/>
          <w:szCs w:val="24"/>
        </w:rPr>
        <w:t>4</w:t>
      </w:r>
      <w:r w:rsidRPr="00454446">
        <w:rPr>
          <w:rFonts w:ascii="Times New Roman" w:hAnsi="Times New Roman" w:cs="Times New Roman"/>
          <w:sz w:val="24"/>
          <w:szCs w:val="24"/>
        </w:rPr>
        <w:t>)</w:t>
      </w:r>
    </w:p>
    <w:p w14:paraId="41FEAAC2" w14:textId="77777777" w:rsidR="00EF5FB7" w:rsidRPr="00454446" w:rsidRDefault="00EF5FB7" w:rsidP="00EF5FB7">
      <w:pPr>
        <w:rPr>
          <w:sz w:val="24"/>
          <w:szCs w:val="24"/>
        </w:rPr>
      </w:pPr>
      <w:r w:rsidRPr="00454446">
        <w:rPr>
          <w:rFonts w:ascii="Times New Roman" w:eastAsia="宋体" w:hAnsi="Times New Roman" w:cs="Times New Roman"/>
          <w:sz w:val="24"/>
          <w:szCs w:val="24"/>
        </w:rPr>
        <w:t>where</w:t>
      </w:r>
      <w:r w:rsidRPr="00454446">
        <w:rPr>
          <w:rFonts w:ascii="Times New Roman" w:hAnsi="Times New Roman" w:cs="Times New Roman"/>
          <w:i/>
          <w:sz w:val="24"/>
          <w:szCs w:val="24"/>
        </w:rPr>
        <w:t xml:space="preserve"> w</w:t>
      </w:r>
      <w:r w:rsidRPr="00454446">
        <w:rPr>
          <w:rFonts w:ascii="Times New Roman" w:hAnsi="Times New Roman" w:cs="Times New Roman"/>
          <w:sz w:val="24"/>
          <w:szCs w:val="24"/>
          <w:vertAlign w:val="superscript"/>
        </w:rPr>
        <w:t>CO2</w:t>
      </w:r>
      <w:r w:rsidRPr="00454446">
        <w:rPr>
          <w:rFonts w:ascii="Times New Roman" w:hAnsi="Times New Roman" w:cs="Times New Roman"/>
          <w:sz w:val="24"/>
          <w:szCs w:val="24"/>
        </w:rPr>
        <w:t xml:space="preserve">, </w:t>
      </w:r>
      <w:proofErr w:type="spellStart"/>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NO</w:t>
      </w:r>
      <w:r w:rsidRPr="00454446">
        <w:rPr>
          <w:rFonts w:ascii="Times New Roman" w:hAnsi="Times New Roman" w:cs="Times New Roman"/>
          <w:i/>
          <w:sz w:val="24"/>
          <w:szCs w:val="24"/>
          <w:vertAlign w:val="superscript"/>
        </w:rPr>
        <w:t>x</w:t>
      </w:r>
      <w:proofErr w:type="spellEnd"/>
      <w:r w:rsidRPr="00454446">
        <w:rPr>
          <w:rFonts w:ascii="Times New Roman" w:hAnsi="Times New Roman" w:cs="Times New Roman"/>
          <w:sz w:val="24"/>
          <w:szCs w:val="24"/>
        </w:rPr>
        <w:t xml:space="preserve">, </w:t>
      </w:r>
      <w:proofErr w:type="spellStart"/>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VOC</w:t>
      </w:r>
      <w:proofErr w:type="spellEnd"/>
      <w:r w:rsidRPr="00454446">
        <w:rPr>
          <w:rFonts w:ascii="Times New Roman" w:hAnsi="Times New Roman" w:cs="Times New Roman"/>
          <w:sz w:val="24"/>
          <w:szCs w:val="24"/>
        </w:rPr>
        <w:t xml:space="preserve"> and </w:t>
      </w:r>
      <w:proofErr w:type="spellStart"/>
      <w:r w:rsidRPr="00454446">
        <w:rPr>
          <w:rFonts w:ascii="Times New Roman" w:hAnsi="Times New Roman" w:cs="Times New Roman"/>
          <w:i/>
          <w:sz w:val="24"/>
          <w:szCs w:val="24"/>
        </w:rPr>
        <w:t>w</w:t>
      </w:r>
      <w:r w:rsidRPr="00454446">
        <w:rPr>
          <w:rFonts w:ascii="Times New Roman" w:hAnsi="Times New Roman" w:cs="Times New Roman"/>
          <w:sz w:val="24"/>
          <w:szCs w:val="24"/>
          <w:vertAlign w:val="superscript"/>
        </w:rPr>
        <w:t>PM</w:t>
      </w:r>
      <w:proofErr w:type="spellEnd"/>
      <w:r w:rsidRPr="00454446">
        <w:rPr>
          <w:rFonts w:ascii="Times New Roman" w:hAnsi="Times New Roman" w:cs="Times New Roman"/>
          <w:sz w:val="24"/>
          <w:szCs w:val="24"/>
        </w:rPr>
        <w:t xml:space="preserve"> are the economic weighting parameters of </w:t>
      </w:r>
      <w:r w:rsidRPr="00454446">
        <w:rPr>
          <w:rFonts w:ascii="Times New Roman" w:eastAsia="宋体" w:hAnsi="Times New Roman" w:cs="Times New Roman"/>
          <w:sz w:val="24"/>
          <w:szCs w:val="24"/>
        </w:rPr>
        <w:t>CO</w:t>
      </w:r>
      <w:r w:rsidRPr="00454446">
        <w:rPr>
          <w:rFonts w:ascii="Times New Roman" w:eastAsia="宋体" w:hAnsi="Times New Roman" w:cs="Times New Roman"/>
          <w:sz w:val="24"/>
          <w:szCs w:val="24"/>
          <w:vertAlign w:val="subscript"/>
        </w:rPr>
        <w:t>2</w:t>
      </w:r>
      <w:r w:rsidRPr="00454446">
        <w:rPr>
          <w:rFonts w:ascii="Times New Roman" w:eastAsia="宋体" w:hAnsi="Times New Roman" w:cs="Times New Roman"/>
          <w:sz w:val="24"/>
          <w:szCs w:val="24"/>
        </w:rPr>
        <w:t>, NO</w:t>
      </w:r>
      <w:r w:rsidRPr="00454446">
        <w:rPr>
          <w:rFonts w:ascii="Times New Roman" w:eastAsia="宋体" w:hAnsi="Times New Roman" w:cs="Times New Roman"/>
          <w:sz w:val="24"/>
          <w:szCs w:val="24"/>
          <w:vertAlign w:val="subscript"/>
        </w:rPr>
        <w:t>x</w:t>
      </w:r>
      <w:r w:rsidRPr="00454446">
        <w:rPr>
          <w:rFonts w:ascii="Times New Roman" w:eastAsia="宋体" w:hAnsi="Times New Roman" w:cs="Times New Roman"/>
          <w:sz w:val="24"/>
          <w:szCs w:val="24"/>
        </w:rPr>
        <w:t>, VOC, and PM</w:t>
      </w:r>
      <w:r w:rsidRPr="00454446">
        <w:rPr>
          <w:rFonts w:ascii="Times New Roman" w:hAnsi="Times New Roman" w:cs="Times New Roman"/>
          <w:sz w:val="24"/>
          <w:szCs w:val="24"/>
        </w:rPr>
        <w:t xml:space="preserve"> pollutants, </w:t>
      </w:r>
      <w:r w:rsidRPr="00454446">
        <w:rPr>
          <w:rFonts w:ascii="Times New Roman" w:eastAsia="宋体" w:hAnsi="Times New Roman" w:cs="Times New Roman"/>
          <w:sz w:val="24"/>
          <w:szCs w:val="24"/>
        </w:rPr>
        <w:t>respectively, and</w:t>
      </w:r>
      <w:r>
        <w:rPr>
          <w:rFonts w:ascii="Times New Roman" w:eastAsia="宋体" w:hAnsi="Times New Roman" w:cs="Times New Roman"/>
          <w:sz w:val="24"/>
          <w:szCs w:val="24"/>
        </w:rPr>
        <w:t xml:space="preserve"> </w:t>
      </w:r>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CO2</w:t>
      </w:r>
      <w:r w:rsidRPr="00454446">
        <w:rPr>
          <w:rFonts w:ascii="Times New Roman" w:hAnsi="Times New Roman" w:cs="Times New Roman"/>
          <w:sz w:val="24"/>
          <w:szCs w:val="24"/>
        </w:rPr>
        <w:t xml:space="preserve">, </w:t>
      </w:r>
      <w:proofErr w:type="spellStart"/>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NO</w:t>
      </w:r>
      <w:r w:rsidRPr="00454446">
        <w:rPr>
          <w:rFonts w:ascii="Times New Roman" w:hAnsi="Times New Roman" w:cs="Times New Roman"/>
          <w:i/>
          <w:sz w:val="24"/>
          <w:szCs w:val="24"/>
          <w:vertAlign w:val="superscript"/>
        </w:rPr>
        <w:t>x</w:t>
      </w:r>
      <w:proofErr w:type="spellEnd"/>
      <w:r w:rsidRPr="00454446">
        <w:rPr>
          <w:rFonts w:ascii="Times New Roman" w:hAnsi="Times New Roman" w:cs="Times New Roman"/>
          <w:sz w:val="24"/>
          <w:szCs w:val="24"/>
        </w:rPr>
        <w:t xml:space="preserve">, </w:t>
      </w:r>
      <w:proofErr w:type="spellStart"/>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VOC</w:t>
      </w:r>
      <w:proofErr w:type="spellEnd"/>
      <w:r w:rsidRPr="00454446">
        <w:rPr>
          <w:rFonts w:ascii="Times New Roman" w:hAnsi="Times New Roman" w:cs="Times New Roman"/>
          <w:sz w:val="24"/>
          <w:szCs w:val="24"/>
        </w:rPr>
        <w:t xml:space="preserve"> and </w:t>
      </w:r>
      <w:proofErr w:type="spellStart"/>
      <w:r w:rsidRPr="00454446">
        <w:rPr>
          <w:rFonts w:ascii="Times New Roman" w:hAnsi="Times New Roman" w:cs="Times New Roman"/>
          <w:i/>
          <w:sz w:val="24"/>
          <w:szCs w:val="24"/>
        </w:rPr>
        <w:t>n</w:t>
      </w:r>
      <w:r w:rsidRPr="00454446">
        <w:rPr>
          <w:rFonts w:ascii="Times New Roman" w:hAnsi="Times New Roman" w:cs="Times New Roman"/>
          <w:sz w:val="24"/>
          <w:szCs w:val="24"/>
          <w:vertAlign w:val="superscript"/>
        </w:rPr>
        <w:t>PM</w:t>
      </w:r>
      <w:proofErr w:type="spellEnd"/>
      <w:r w:rsidRPr="00454446">
        <w:rPr>
          <w:rFonts w:ascii="Times New Roman" w:hAnsi="Times New Roman" w:cs="Times New Roman"/>
          <w:sz w:val="24"/>
          <w:szCs w:val="24"/>
        </w:rPr>
        <w:t xml:space="preserve"> are normalization constan</w:t>
      </w:r>
      <w:r w:rsidRPr="00454446">
        <w:rPr>
          <w:rFonts w:ascii="Times New Roman" w:hAnsi="Times New Roman" w:cs="Times New Roman" w:hint="eastAsia"/>
          <w:sz w:val="24"/>
          <w:szCs w:val="24"/>
        </w:rPr>
        <w:t>ts</w:t>
      </w:r>
      <w:r>
        <w:rPr>
          <w:rFonts w:ascii="Times New Roman" w:hAnsi="Times New Roman" w:cs="Times New Roman"/>
          <w:sz w:val="24"/>
          <w:szCs w:val="24"/>
        </w:rPr>
        <w:t xml:space="preserve"> for these pollutants. </w:t>
      </w:r>
      <w:r w:rsidRPr="00454446">
        <w:rPr>
          <w:rFonts w:ascii="Times New Roman" w:hAnsi="Times New Roman" w:cs="Times New Roman"/>
          <w:sz w:val="24"/>
          <w:szCs w:val="24"/>
        </w:rPr>
        <w:t>The total emission (</w:t>
      </w:r>
      <w:r w:rsidRPr="00454446">
        <w:rPr>
          <w:rFonts w:ascii="Times New Roman" w:hAnsi="Times New Roman" w:cs="Times New Roman"/>
          <w:i/>
          <w:sz w:val="24"/>
          <w:szCs w:val="24"/>
        </w:rPr>
        <w:t>g</w:t>
      </w:r>
      <w:r w:rsidRPr="00454446">
        <w:rPr>
          <w:rFonts w:ascii="Times New Roman" w:hAnsi="Times New Roman" w:cs="Times New Roman"/>
          <w:sz w:val="24"/>
          <w:szCs w:val="24"/>
        </w:rPr>
        <w:t xml:space="preserve">) of pollutant </w:t>
      </w:r>
      <m:oMath>
        <m:r>
          <w:rPr>
            <w:rFonts w:ascii="Cambria Math" w:eastAsia="宋体" w:hAnsi="Cambria Math" w:cs="Times New Roman"/>
            <w:sz w:val="24"/>
            <w:szCs w:val="24"/>
          </w:rPr>
          <m:t>p</m:t>
        </m:r>
        <m:r>
          <w:rPr>
            <w:rFonts w:ascii="Cambria Math" w:eastAsia="宋体" w:hAnsi="Cambria Math" w:cs="宋体" w:hint="eastAsia"/>
            <w:sz w:val="24"/>
            <w:szCs w:val="24"/>
          </w:rPr>
          <m:t>∈</m:t>
        </m:r>
      </m:oMath>
      <w:r w:rsidRPr="00454446">
        <w:rPr>
          <w:rFonts w:ascii="Times New Roman" w:eastAsia="宋体" w:hAnsi="Times New Roman" w:cs="Times New Roman"/>
          <w:sz w:val="24"/>
          <w:szCs w:val="24"/>
        </w:rPr>
        <w:t>{CO</w:t>
      </w:r>
      <w:r w:rsidRPr="00454446">
        <w:rPr>
          <w:rFonts w:ascii="Times New Roman" w:eastAsia="宋体" w:hAnsi="Times New Roman" w:cs="Times New Roman"/>
          <w:sz w:val="24"/>
          <w:szCs w:val="24"/>
          <w:vertAlign w:val="subscript"/>
        </w:rPr>
        <w:t>2</w:t>
      </w:r>
      <w:r w:rsidRPr="00454446">
        <w:rPr>
          <w:rFonts w:ascii="Times New Roman" w:eastAsia="宋体" w:hAnsi="Times New Roman" w:cs="Times New Roman"/>
          <w:sz w:val="24"/>
          <w:szCs w:val="24"/>
        </w:rPr>
        <w:t>, NO</w:t>
      </w:r>
      <w:r w:rsidRPr="00454446">
        <w:rPr>
          <w:rFonts w:ascii="Times New Roman" w:eastAsia="宋体" w:hAnsi="Times New Roman" w:cs="Times New Roman"/>
          <w:sz w:val="24"/>
          <w:szCs w:val="24"/>
          <w:vertAlign w:val="subscript"/>
        </w:rPr>
        <w:t>x</w:t>
      </w:r>
      <w:r w:rsidRPr="00454446">
        <w:rPr>
          <w:rFonts w:ascii="Times New Roman" w:eastAsia="宋体" w:hAnsi="Times New Roman" w:cs="Times New Roman"/>
          <w:sz w:val="24"/>
          <w:szCs w:val="24"/>
        </w:rPr>
        <w:t>, VOC, PM}</w:t>
      </w:r>
      <w:r>
        <w:rPr>
          <w:rFonts w:ascii="Times New Roman" w:hAnsi="Times New Roman" w:cs="Times New Roman"/>
          <w:sz w:val="24"/>
          <w:szCs w:val="24"/>
        </w:rPr>
        <w:t xml:space="preserve"> during the </w:t>
      </w:r>
      <w:r w:rsidRPr="00454446">
        <w:rPr>
          <w:rFonts w:ascii="Times New Roman" w:hAnsi="Times New Roman" w:cs="Times New Roman"/>
          <w:sz w:val="24"/>
          <w:szCs w:val="24"/>
        </w:rPr>
        <w:t>simulation is calculated by</w:t>
      </w:r>
    </w:p>
    <w:p w14:paraId="61E9A699" w14:textId="5C0D08FA" w:rsidR="00EF5FB7" w:rsidRPr="00454446" w:rsidRDefault="009363F8" w:rsidP="00EF5FB7">
      <w:pPr>
        <w:jc w:val="right"/>
        <w:rPr>
          <w:rFonts w:ascii="Times New Roman" w:eastAsia="宋体" w:hAnsi="Times New Roman" w:cs="Times New Roman"/>
          <w:sz w:val="24"/>
          <w:szCs w:val="24"/>
        </w:rPr>
      </w:pPr>
      <m:oMath>
        <m:sSup>
          <m:sSupPr>
            <m:ctrlPr>
              <w:rPr>
                <w:rFonts w:ascii="Cambria Math" w:hAnsi="Cambria Math"/>
                <w:i/>
              </w:rPr>
            </m:ctrlPr>
          </m:sSupPr>
          <m:e>
            <m:r>
              <w:rPr>
                <w:rFonts w:ascii="Cambria Math"/>
              </w:rPr>
              <m:t>f</m:t>
            </m:r>
          </m:e>
          <m:sup>
            <m:r>
              <w:rPr>
                <w:rFonts w:ascii="Cambria Math" w:eastAsia="宋体" w:hAnsi="Cambria Math" w:cs="Times New Roman"/>
                <w:sz w:val="24"/>
                <w:szCs w:val="24"/>
              </w:rPr>
              <m:t>p</m:t>
            </m:r>
          </m:sup>
        </m:sSup>
        <m:r>
          <w:rPr>
            <w:rFonts w:ascii="Cambria Math"/>
          </w:rPr>
          <m:t>=</m:t>
        </m:r>
        <m:nary>
          <m:naryPr>
            <m:chr m:val="∑"/>
            <m:ctrlPr>
              <w:rPr>
                <w:rFonts w:ascii="Cambria Math" w:hAnsi="Cambria Math"/>
                <w:i/>
              </w:rPr>
            </m:ctrlPr>
          </m:naryPr>
          <m:sub>
            <m:r>
              <w:rPr>
                <w:rFonts w:ascii="Cambria Math" w:eastAsia="MS Gothic" w:hAnsi="Cambria Math" w:cs="MS Gothic"/>
              </w:rPr>
              <m:t>h</m:t>
            </m:r>
            <m:r>
              <w:rPr>
                <w:rFonts w:ascii="Cambria Math"/>
              </w:rPr>
              <m:t>=1</m:t>
            </m:r>
          </m:sub>
          <m:sup>
            <m:sSub>
              <m:sSubPr>
                <m:ctrlPr>
                  <w:rPr>
                    <w:rFonts w:ascii="Cambria Math" w:hAnsi="Cambria Math"/>
                    <w:i/>
                  </w:rPr>
                </m:ctrlPr>
              </m:sSubPr>
              <m:e>
                <m:r>
                  <w:rPr>
                    <w:rFonts w:ascii="Cambria Math"/>
                  </w:rPr>
                  <m:t>N</m:t>
                </m:r>
              </m:e>
              <m:sub>
                <m:r>
                  <w:rPr>
                    <w:rFonts w:ascii="Cambria Math"/>
                  </w:rPr>
                  <m:t>v</m:t>
                </m:r>
              </m:sub>
            </m:sSub>
          </m:sup>
          <m:e>
            <m:nary>
              <m:naryPr>
                <m:chr m:val="∑"/>
                <m:ctrlPr>
                  <w:rPr>
                    <w:rFonts w:ascii="Cambria Math" w:hAnsi="Cambria Math"/>
                    <w:i/>
                  </w:rPr>
                </m:ctrlPr>
              </m:naryPr>
              <m:sub>
                <m:r>
                  <m:rPr>
                    <m:scr m:val="script"/>
                  </m:rPr>
                  <w:rPr>
                    <w:rFonts w:ascii="Cambria Math" w:hAnsi="Cambria Math"/>
                  </w:rPr>
                  <m:t>t</m:t>
                </m:r>
                <m:r>
                  <w:rPr>
                    <w:rFonts w:ascii="Cambria Math"/>
                  </w:rPr>
                  <m:t>=</m:t>
                </m:r>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sub>
              <m:sup>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sup>
              <m:e>
                <m:r>
                  <w:rPr>
                    <w:rFonts w:ascii="Cambria Math"/>
                  </w:rPr>
                  <m:t>E</m:t>
                </m:r>
                <m:sSubSup>
                  <m:sSubSupPr>
                    <m:ctrlPr>
                      <w:rPr>
                        <w:rFonts w:ascii="Cambria Math" w:hAnsi="Cambria Math"/>
                        <w:i/>
                      </w:rPr>
                    </m:ctrlPr>
                  </m:sSubSupPr>
                  <m:e>
                    <m:r>
                      <w:rPr>
                        <w:rFonts w:ascii="Cambria Math"/>
                      </w:rPr>
                      <m:t>R</m:t>
                    </m:r>
                  </m:e>
                  <m:sub>
                    <m:r>
                      <w:rPr>
                        <w:rFonts w:ascii="Cambria Math" w:eastAsia="MS Gothic" w:hAnsi="Cambria Math" w:cs="MS Gothic"/>
                      </w:rPr>
                      <m:t>h</m:t>
                    </m:r>
                  </m:sub>
                  <m:sup>
                    <m:r>
                      <w:rPr>
                        <w:rFonts w:ascii="Cambria Math" w:eastAsia="宋体" w:hAnsi="Cambria Math" w:cs="Times New Roman"/>
                        <w:sz w:val="24"/>
                        <w:szCs w:val="24"/>
                      </w:rPr>
                      <m:t>p</m:t>
                    </m:r>
                  </m:sup>
                </m:sSubSup>
                <m:d>
                  <m:dPr>
                    <m:ctrlPr>
                      <w:rPr>
                        <w:rFonts w:ascii="Cambria Math" w:hAnsi="Cambria Math"/>
                        <w:i/>
                      </w:rPr>
                    </m:ctrlPr>
                  </m:dPr>
                  <m:e>
                    <m:r>
                      <w:rPr>
                        <w:rFonts w:ascii="Cambria Math"/>
                      </w:rPr>
                      <m:t>t</m:t>
                    </m:r>
                  </m:e>
                </m:d>
              </m:e>
            </m:nary>
          </m:e>
        </m:nary>
      </m:oMath>
      <w:r w:rsidR="00EF5FB7" w:rsidRPr="00454446">
        <w:rPr>
          <w:rFonts w:ascii="Times New Roman" w:hAnsi="Times New Roman" w:cs="Times New Roman"/>
          <w:sz w:val="24"/>
          <w:szCs w:val="24"/>
        </w:rPr>
        <w:t xml:space="preserve"> </w:t>
      </w:r>
      <w:r w:rsidR="00EF5FB7">
        <w:rPr>
          <w:rFonts w:ascii="Times New Roman" w:hAnsi="Times New Roman" w:cs="Times New Roman"/>
          <w:sz w:val="24"/>
          <w:szCs w:val="24"/>
        </w:rPr>
        <w:t xml:space="preserve">                           </w:t>
      </w:r>
      <w:r w:rsidR="00EF5FB7" w:rsidRPr="00454446">
        <w:rPr>
          <w:rFonts w:ascii="Times New Roman" w:hAnsi="Times New Roman" w:cs="Times New Roman"/>
          <w:sz w:val="24"/>
          <w:szCs w:val="24"/>
        </w:rPr>
        <w:t>(</w:t>
      </w:r>
      <w:r w:rsidR="00D2479B">
        <w:rPr>
          <w:rFonts w:ascii="Times New Roman" w:hAnsi="Times New Roman" w:cs="Times New Roman"/>
          <w:sz w:val="24"/>
          <w:szCs w:val="24"/>
        </w:rPr>
        <w:t>a</w:t>
      </w:r>
      <w:r w:rsidR="00EF5FB7">
        <w:rPr>
          <w:rFonts w:ascii="Times New Roman" w:hAnsi="Times New Roman" w:cs="Times New Roman"/>
          <w:sz w:val="24"/>
          <w:szCs w:val="24"/>
        </w:rPr>
        <w:t>5</w:t>
      </w:r>
      <w:r w:rsidR="00EF5FB7" w:rsidRPr="00454446">
        <w:rPr>
          <w:rFonts w:ascii="Times New Roman" w:hAnsi="Times New Roman" w:cs="Times New Roman"/>
          <w:sz w:val="24"/>
          <w:szCs w:val="24"/>
        </w:rPr>
        <w:t>)</w:t>
      </w:r>
    </w:p>
    <w:p w14:paraId="5BA9186B" w14:textId="2ED17C15" w:rsidR="00EF5FB7" w:rsidRPr="00454446" w:rsidRDefault="00EF5FB7" w:rsidP="00EF5FB7">
      <w:pPr>
        <w:rPr>
          <w:rFonts w:ascii="Times New Roman" w:eastAsia="宋体" w:hAnsi="Times New Roman" w:cs="Times New Roman"/>
          <w:sz w:val="24"/>
          <w:szCs w:val="24"/>
        </w:rPr>
      </w:pPr>
      <w:r w:rsidRPr="00454446">
        <w:rPr>
          <w:rFonts w:ascii="Times New Roman" w:eastAsia="宋体" w:hAnsi="Times New Roman" w:cs="Times New Roman"/>
          <w:sz w:val="24"/>
          <w:szCs w:val="24"/>
        </w:rPr>
        <w:lastRenderedPageBreak/>
        <w:t>where</w:t>
      </w:r>
      <w:r>
        <w:rPr>
          <w:rFonts w:ascii="Times New Roman" w:eastAsia="宋体" w:hAnsi="Times New Roman" w:cs="Times New Roman" w:hint="eastAsia"/>
          <w:sz w:val="24"/>
          <w:szCs w:val="24"/>
        </w:rPr>
        <w:t xml:space="preserve"> </w:t>
      </w:r>
      <m:oMath>
        <m:r>
          <w:rPr>
            <w:rFonts w:ascii="Cambria Math" w:eastAsia="宋体" w:hAnsi="Times New Roman" w:cs="Times New Roman"/>
            <w:sz w:val="24"/>
            <w:szCs w:val="24"/>
          </w:rPr>
          <m:t>E</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R</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d>
          <m:dPr>
            <m:ctrlPr>
              <w:rPr>
                <w:rFonts w:ascii="Cambria Math" w:eastAsia="宋体" w:hAnsi="Times New Roman" w:cs="Times New Roman"/>
                <w:i/>
                <w:sz w:val="24"/>
                <w:szCs w:val="24"/>
              </w:rPr>
            </m:ctrlPr>
          </m:dPr>
          <m:e>
            <m:r>
              <m:rPr>
                <m:scr m:val="script"/>
              </m:rPr>
              <w:rPr>
                <w:rFonts w:ascii="Cambria Math" w:hAnsi="Cambria Math"/>
              </w:rPr>
              <m:t>t</m:t>
            </m:r>
          </m:e>
        </m:d>
        <m:r>
          <w:rPr>
            <w:rFonts w:ascii="Cambria Math" w:eastAsia="宋体" w:hAnsi="Times New Roman" w:cs="Times New Roman"/>
            <w:sz w:val="24"/>
            <w:szCs w:val="24"/>
          </w:rPr>
          <m:t>=</m:t>
        </m:r>
        <m:func>
          <m:funcPr>
            <m:ctrlPr>
              <w:rPr>
                <w:rFonts w:ascii="Cambria Math" w:eastAsia="宋体" w:hAnsi="Times New Roman" w:cs="Times New Roman"/>
                <w:i/>
                <w:sz w:val="24"/>
                <w:szCs w:val="24"/>
              </w:rPr>
            </m:ctrlPr>
          </m:funcPr>
          <m:fName>
            <m:r>
              <m:rPr>
                <m:sty m:val="p"/>
              </m:rPr>
              <w:rPr>
                <w:rFonts w:ascii="Cambria Math" w:eastAsia="宋体" w:hAnsi="Times New Roman" w:cs="Times New Roman"/>
                <w:sz w:val="24"/>
                <w:szCs w:val="24"/>
              </w:rPr>
              <m:t>max</m:t>
            </m:r>
          </m:fName>
          <m:e>
            <m:d>
              <m:dPr>
                <m:begChr m:val="{"/>
                <m:endChr m:val="}"/>
                <m:ctrlPr>
                  <w:rPr>
                    <w:rFonts w:ascii="Cambria Math" w:eastAsia="宋体" w:hAnsi="Times New Roman" w:cs="Times New Roman"/>
                    <w:i/>
                    <w:sz w:val="24"/>
                    <w:szCs w:val="24"/>
                  </w:rPr>
                </m:ctrlPr>
              </m:dPr>
              <m:e>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E</m:t>
                    </m:r>
                  </m:e>
                  <m:sub>
                    <m:r>
                      <w:rPr>
                        <w:rFonts w:ascii="Cambria Math" w:eastAsia="宋体" w:hAnsi="Times New Roman" w:cs="Times New Roman"/>
                        <w:sz w:val="24"/>
                        <w:szCs w:val="24"/>
                      </w:rPr>
                      <m:t>0</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1</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2</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3</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sSup>
                  <m:sSupPr>
                    <m:ctrlPr>
                      <w:rPr>
                        <w:rFonts w:ascii="Cambria Math" w:eastAsia="宋体" w:hAnsi="Times New Roman" w:cs="Times New Roman"/>
                        <w:i/>
                        <w:sz w:val="24"/>
                        <w:szCs w:val="24"/>
                      </w:rPr>
                    </m:ctrlPr>
                  </m:sSupPr>
                  <m:e>
                    <m:r>
                      <w:rPr>
                        <w:rFonts w:ascii="Cambria Math" w:eastAsia="宋体" w:hAnsi="Times New Roman" w:cs="Times New Roman"/>
                        <w:sz w:val="24"/>
                        <w:szCs w:val="24"/>
                      </w:rPr>
                      <m:t>)</m:t>
                    </m:r>
                  </m:e>
                  <m:sup>
                    <m:r>
                      <w:rPr>
                        <w:rFonts w:ascii="Cambria Math" w:eastAsia="宋体" w:hAnsi="Times New Roman" w:cs="Times New Roman"/>
                        <w:sz w:val="24"/>
                        <w:szCs w:val="24"/>
                      </w:rPr>
                      <m:t>2</m:t>
                    </m:r>
                  </m:sup>
                </m:s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4</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5</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sSup>
                  <m:sSupPr>
                    <m:ctrlPr>
                      <w:rPr>
                        <w:rFonts w:ascii="Cambria Math" w:eastAsia="宋体" w:hAnsi="Times New Roman" w:cs="Times New Roman"/>
                        <w:i/>
                        <w:sz w:val="24"/>
                        <w:szCs w:val="24"/>
                      </w:rPr>
                    </m:ctrlPr>
                  </m:sSupPr>
                  <m:e>
                    <m:r>
                      <w:rPr>
                        <w:rFonts w:ascii="Cambria Math" w:eastAsia="宋体" w:hAnsi="Times New Roman" w:cs="Times New Roman"/>
                        <w:sz w:val="24"/>
                        <w:szCs w:val="24"/>
                      </w:rPr>
                      <m:t>)</m:t>
                    </m:r>
                  </m:e>
                  <m:sup>
                    <m:r>
                      <w:rPr>
                        <w:rFonts w:ascii="Cambria Math" w:eastAsia="宋体" w:hAnsi="Times New Roman" w:cs="Times New Roman"/>
                        <w:sz w:val="24"/>
                        <w:szCs w:val="24"/>
                      </w:rPr>
                      <m:t>2</m:t>
                    </m:r>
                  </m:sup>
                </m:sSup>
                <m:r>
                  <w:rPr>
                    <w:rFonts w:ascii="Cambria Math" w:eastAsia="宋体" w:hAnsi="Times New Roman" w:cs="Times New Roman"/>
                    <w:sz w:val="24"/>
                    <w:szCs w:val="24"/>
                  </w:rPr>
                  <m:t>+</m:t>
                </m:r>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6</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v</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a</m:t>
                    </m:r>
                  </m:e>
                  <m:sub>
                    <m:r>
                      <w:rPr>
                        <w:rFonts w:ascii="Cambria Math" w:eastAsia="宋体" w:hAnsi="Times New Roman" w:cs="Times New Roman"/>
                        <w:sz w:val="24"/>
                        <w:szCs w:val="24"/>
                      </w:rPr>
                      <m:t>h</m:t>
                    </m:r>
                    <m:ctrlPr>
                      <w:rPr>
                        <w:rFonts w:ascii="Cambria Math" w:eastAsia="宋体" w:hAnsi="Cambria Math" w:cs="Times New Roman"/>
                        <w:i/>
                        <w:sz w:val="24"/>
                        <w:szCs w:val="24"/>
                      </w:rPr>
                    </m:ctrlPr>
                  </m:sub>
                </m:sSub>
                <m:r>
                  <w:rPr>
                    <w:rFonts w:ascii="Cambria Math" w:eastAsia="宋体" w:hAnsi="Times New Roman" w:cs="Times New Roman"/>
                    <w:sz w:val="24"/>
                    <w:szCs w:val="24"/>
                  </w:rPr>
                  <m:t>(</m:t>
                </m:r>
                <m:r>
                  <m:rPr>
                    <m:scr m:val="script"/>
                  </m:rPr>
                  <w:rPr>
                    <w:rFonts w:ascii="Cambria Math" w:hAnsi="Cambria Math"/>
                  </w:rPr>
                  <m:t>t</m:t>
                </m:r>
                <m:r>
                  <w:rPr>
                    <w:rFonts w:ascii="Cambria Math" w:eastAsia="宋体" w:hAnsi="Times New Roman" w:cs="Times New Roman"/>
                    <w:sz w:val="24"/>
                    <w:szCs w:val="24"/>
                  </w:rPr>
                  <m:t>)</m:t>
                </m:r>
              </m:e>
            </m:d>
            <m:ctrlPr>
              <w:rPr>
                <w:rFonts w:ascii="Cambria Math" w:eastAsia="宋体" w:hAnsi="Cambria Math" w:cs="Times New Roman"/>
                <w:i/>
                <w:sz w:val="24"/>
                <w:szCs w:val="24"/>
              </w:rPr>
            </m:ctrlPr>
          </m:e>
        </m:func>
      </m:oMath>
      <w:r>
        <w:rPr>
          <w:rFonts w:ascii="Times New Roman" w:eastAsia="宋体" w:hAnsi="Times New Roman" w:cs="Times New Roman" w:hint="eastAsia"/>
          <w:sz w:val="24"/>
          <w:szCs w:val="24"/>
        </w:rPr>
        <w:t xml:space="preserve"> </w:t>
      </w:r>
      <w:r w:rsidRPr="00454446">
        <w:rPr>
          <w:rFonts w:ascii="Times New Roman" w:eastAsia="宋体" w:hAnsi="Times New Roman" w:cs="Times New Roman"/>
          <w:sz w:val="24"/>
          <w:szCs w:val="24"/>
        </w:rPr>
        <w:t xml:space="preserve">is the instantaneous emission rate of pollutant </w:t>
      </w:r>
      <m:oMath>
        <m:r>
          <w:rPr>
            <w:rFonts w:ascii="Cambria Math" w:eastAsia="宋体" w:hAnsi="Cambria Math" w:cs="Times New Roman"/>
            <w:sz w:val="24"/>
            <w:szCs w:val="24"/>
          </w:rPr>
          <m:t>p</m:t>
        </m:r>
      </m:oMath>
      <w:r w:rsidRPr="00454446">
        <w:rPr>
          <w:rFonts w:ascii="Times New Roman" w:eastAsia="宋体" w:hAnsi="Times New Roman" w:cs="Times New Roman"/>
          <w:sz w:val="24"/>
          <w:szCs w:val="24"/>
        </w:rPr>
        <w:t xml:space="preserve"> (g/s) for vehicle </w:t>
      </w:r>
      <w:proofErr w:type="spellStart"/>
      <w:r w:rsidRPr="00454446">
        <w:rPr>
          <w:rFonts w:ascii="Times New Roman" w:eastAsia="宋体" w:hAnsi="Times New Roman" w:cs="Times New Roman"/>
          <w:i/>
          <w:sz w:val="24"/>
          <w:szCs w:val="24"/>
        </w:rPr>
        <w:t>h</w:t>
      </w:r>
      <w:r w:rsidRPr="00454446">
        <w:rPr>
          <w:rFonts w:ascii="Times New Roman" w:eastAsia="宋体" w:hAnsi="Times New Roman" w:cs="Times New Roman"/>
          <w:sz w:val="24"/>
          <w:szCs w:val="24"/>
        </w:rPr>
        <w:t xml:space="preserve"> at</w:t>
      </w:r>
      <w:proofErr w:type="spellEnd"/>
      <w:r w:rsidRPr="00454446">
        <w:rPr>
          <w:rFonts w:ascii="Times New Roman" w:eastAsia="宋体" w:hAnsi="Times New Roman" w:cs="Times New Roman"/>
          <w:sz w:val="24"/>
          <w:szCs w:val="24"/>
        </w:rPr>
        <w:t xml:space="preserve"> time </w:t>
      </w:r>
      <m:oMath>
        <m:r>
          <m:rPr>
            <m:scr m:val="script"/>
          </m:rPr>
          <w:rPr>
            <w:rFonts w:ascii="Cambria Math" w:hAnsi="Cambria Math"/>
          </w:rPr>
          <m:t>t</m:t>
        </m:r>
      </m:oMath>
      <w:r w:rsidRPr="00454446">
        <w:rPr>
          <w:rFonts w:ascii="Times New Roman" w:eastAsia="宋体" w:hAnsi="Times New Roman" w:cs="Times New Roman" w:hint="eastAsia"/>
          <w:sz w:val="24"/>
          <w:szCs w:val="24"/>
        </w:rPr>
        <w:t xml:space="preserve"> (</w:t>
      </w:r>
      <w:r w:rsidRPr="00472212">
        <w:rPr>
          <w:rFonts w:ascii="Times New Roman" w:eastAsia="宋体" w:hAnsi="Times New Roman" w:cs="Times New Roman"/>
          <w:sz w:val="24"/>
          <w:szCs w:val="24"/>
          <w:highlight w:val="yellow"/>
        </w:rPr>
        <w:t>Panis</w:t>
      </w:r>
      <w:r w:rsidRPr="00472212">
        <w:rPr>
          <w:rFonts w:ascii="Times New Roman" w:eastAsia="宋体" w:hAnsi="Times New Roman" w:cs="Times New Roman" w:hint="eastAsia"/>
          <w:sz w:val="24"/>
          <w:szCs w:val="24"/>
          <w:highlight w:val="yellow"/>
        </w:rPr>
        <w:t xml:space="preserve"> et al.</w:t>
      </w:r>
      <w:r w:rsidR="00AC1F53">
        <w:rPr>
          <w:rFonts w:ascii="Times New Roman" w:eastAsia="宋体" w:hAnsi="Times New Roman" w:cs="Times New Roman"/>
          <w:sz w:val="24"/>
          <w:szCs w:val="24"/>
          <w:highlight w:val="yellow"/>
        </w:rPr>
        <w:t>,</w:t>
      </w:r>
      <w:r w:rsidRPr="00472212">
        <w:rPr>
          <w:rFonts w:ascii="Times New Roman" w:eastAsia="宋体" w:hAnsi="Times New Roman" w:cs="Times New Roman" w:hint="eastAsia"/>
          <w:sz w:val="24"/>
          <w:szCs w:val="24"/>
          <w:highlight w:val="yellow"/>
        </w:rPr>
        <w:t xml:space="preserve"> </w:t>
      </w:r>
      <w:r w:rsidRPr="00472212">
        <w:rPr>
          <w:rFonts w:ascii="Times New Roman" w:eastAsia="宋体" w:hAnsi="Times New Roman" w:cs="Times New Roman"/>
          <w:sz w:val="24"/>
          <w:szCs w:val="24"/>
          <w:highlight w:val="yellow"/>
        </w:rPr>
        <w:t>2006</w:t>
      </w:r>
      <w:r w:rsidRPr="00454446">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454446">
        <w:rPr>
          <w:rFonts w:ascii="Times New Roman" w:hAnsi="Times New Roman" w:cs="Times New Roman"/>
          <w:sz w:val="24"/>
          <w:szCs w:val="24"/>
        </w:rPr>
        <w:t xml:space="preserve"> and </w:t>
      </w:r>
      <m:oMath>
        <m:sSub>
          <m:sSubPr>
            <m:ctrlPr>
              <w:rPr>
                <w:rFonts w:ascii="Cambria Math" w:hAnsi="Cambria Math"/>
                <w:i/>
              </w:rPr>
            </m:ctrlPr>
          </m:sSubPr>
          <m:e>
            <m:r>
              <m:rPr>
                <m:scr m:val="script"/>
              </m:rPr>
              <w:rPr>
                <w:rFonts w:ascii="Cambria Math" w:hAnsi="Cambria Math"/>
              </w:rPr>
              <m:t>T</m:t>
            </m:r>
          </m:e>
          <m:sub>
            <m:r>
              <w:rPr>
                <w:rFonts w:ascii="Cambria Math" w:eastAsia="MS Gothic" w:hAnsi="Cambria Math" w:cs="MS Gothic"/>
              </w:rPr>
              <m:t>h</m:t>
            </m:r>
          </m:sub>
        </m:sSub>
      </m:oMath>
      <w:r w:rsidRPr="00454446">
        <w:rPr>
          <w:rFonts w:ascii="Times New Roman" w:hAnsi="Times New Roman" w:cs="Times New Roman"/>
          <w:sz w:val="24"/>
          <w:szCs w:val="24"/>
        </w:rPr>
        <w:t xml:space="preserve"> are the beginning and ending </w:t>
      </w:r>
      <w:r w:rsidRPr="00454446">
        <w:rPr>
          <w:rFonts w:ascii="Times New Roman" w:eastAsia="宋体" w:hAnsi="Times New Roman" w:cs="Times New Roman"/>
          <w:sz w:val="24"/>
          <w:szCs w:val="24"/>
        </w:rPr>
        <w:t>tim</w:t>
      </w:r>
      <w:r>
        <w:rPr>
          <w:rFonts w:ascii="Times New Roman" w:eastAsia="宋体" w:hAnsi="Times New Roman" w:cs="Times New Roman"/>
          <w:sz w:val="24"/>
          <w:szCs w:val="24"/>
        </w:rPr>
        <w:t xml:space="preserve">e-instants of </w:t>
      </w:r>
      <w:r w:rsidRPr="00454446">
        <w:rPr>
          <w:rFonts w:ascii="Times New Roman" w:eastAsia="宋体" w:hAnsi="Times New Roman" w:cs="Times New Roman"/>
          <w:sz w:val="24"/>
          <w:szCs w:val="24"/>
        </w:rPr>
        <w:t xml:space="preserve">vehicle </w:t>
      </w:r>
      <w:r w:rsidRPr="00454446">
        <w:rPr>
          <w:rFonts w:ascii="Times New Roman" w:eastAsia="宋体" w:hAnsi="Times New Roman" w:cs="Times New Roman"/>
          <w:i/>
          <w:sz w:val="24"/>
          <w:szCs w:val="24"/>
        </w:rPr>
        <w:t>h</w:t>
      </w:r>
      <w:r>
        <w:rPr>
          <w:rFonts w:ascii="Times New Roman" w:eastAsia="宋体" w:hAnsi="Times New Roman" w:cs="Times New Roman"/>
          <w:sz w:val="24"/>
          <w:szCs w:val="24"/>
        </w:rPr>
        <w:t xml:space="preserve"> appearing in the simulation </w:t>
      </w:r>
      <w:r w:rsidRPr="00454446">
        <w:rPr>
          <w:rFonts w:ascii="Times New Roman" w:eastAsia="宋体" w:hAnsi="Times New Roman" w:cs="Times New Roman"/>
          <w:sz w:val="24"/>
          <w:szCs w:val="24"/>
        </w:rPr>
        <w:t xml:space="preserve">network, </w:t>
      </w:r>
      <w:r w:rsidRPr="00454446">
        <w:rPr>
          <w:rFonts w:ascii="Times New Roman" w:hAnsi="Times New Roman" w:cs="Times New Roman"/>
          <w:sz w:val="24"/>
          <w:szCs w:val="24"/>
        </w:rPr>
        <w:t>respectively</w:t>
      </w:r>
      <w:r w:rsidRPr="00454446">
        <w:rPr>
          <w:rFonts w:ascii="Times New Roman" w:eastAsia="宋体" w:hAnsi="Times New Roman" w:cs="Times New Roman"/>
          <w:sz w:val="24"/>
          <w:szCs w:val="24"/>
        </w:rPr>
        <w:t>.</w:t>
      </w:r>
      <w:r w:rsidRPr="00454446">
        <w:rPr>
          <w:rFonts w:ascii="Times New Roman" w:eastAsia="宋体" w:hAnsi="Times New Roman" w:cs="Times New Roman"/>
          <w:i/>
          <w:sz w:val="24"/>
          <w:szCs w:val="24"/>
        </w:rPr>
        <w:t xml:space="preserve"> </w:t>
      </w:r>
      <w:proofErr w:type="spellStart"/>
      <w:r w:rsidRPr="00454446">
        <w:rPr>
          <w:rFonts w:ascii="Times New Roman" w:eastAsia="宋体" w:hAnsi="Times New Roman" w:cs="Times New Roman"/>
          <w:i/>
          <w:sz w:val="24"/>
          <w:szCs w:val="24"/>
        </w:rPr>
        <w:t>v</w:t>
      </w:r>
      <w:r w:rsidRPr="00454446">
        <w:rPr>
          <w:rFonts w:ascii="Times New Roman" w:eastAsia="宋体" w:hAnsi="Times New Roman" w:cs="Times New Roman"/>
          <w:i/>
          <w:sz w:val="24"/>
          <w:szCs w:val="24"/>
          <w:vertAlign w:val="subscript"/>
        </w:rPr>
        <w:t>h</w:t>
      </w:r>
      <w:proofErr w:type="spellEnd"/>
      <w:r w:rsidRPr="00454446">
        <w:rPr>
          <w:rFonts w:ascii="Times New Roman" w:eastAsia="宋体" w:hAnsi="Times New Roman" w:cs="Times New Roman"/>
          <w:sz w:val="24"/>
          <w:szCs w:val="24"/>
        </w:rPr>
        <w:t>(</w:t>
      </w:r>
      <m:oMath>
        <m:r>
          <m:rPr>
            <m:scr m:val="script"/>
          </m:rPr>
          <w:rPr>
            <w:rFonts w:ascii="Cambria Math" w:hAnsi="Cambria Math"/>
          </w:rPr>
          <m:t>t</m:t>
        </m:r>
      </m:oMath>
      <w:r w:rsidRPr="00454446">
        <w:rPr>
          <w:rFonts w:ascii="Times New Roman" w:eastAsia="宋体" w:hAnsi="Times New Roman" w:cs="Times New Roman"/>
          <w:sz w:val="24"/>
          <w:szCs w:val="24"/>
        </w:rPr>
        <w:t xml:space="preserve">) and </w:t>
      </w:r>
      <w:r w:rsidRPr="00454446">
        <w:rPr>
          <w:rFonts w:ascii="Times New Roman" w:eastAsia="宋体" w:hAnsi="Times New Roman" w:cs="Times New Roman"/>
          <w:i/>
          <w:sz w:val="24"/>
          <w:szCs w:val="24"/>
        </w:rPr>
        <w:t>a</w:t>
      </w:r>
      <w:r w:rsidRPr="00454446">
        <w:rPr>
          <w:rFonts w:ascii="Times New Roman" w:eastAsia="宋体" w:hAnsi="Times New Roman" w:cs="Times New Roman"/>
          <w:i/>
          <w:sz w:val="24"/>
          <w:szCs w:val="24"/>
          <w:vertAlign w:val="subscript"/>
        </w:rPr>
        <w:t>h</w:t>
      </w:r>
      <w:r w:rsidRPr="00454446">
        <w:rPr>
          <w:rFonts w:ascii="Times New Roman" w:eastAsia="宋体" w:hAnsi="Times New Roman" w:cs="Times New Roman"/>
          <w:sz w:val="24"/>
          <w:szCs w:val="24"/>
        </w:rPr>
        <w:t>(</w:t>
      </w:r>
      <m:oMath>
        <m:r>
          <m:rPr>
            <m:scr m:val="script"/>
          </m:rPr>
          <w:rPr>
            <w:rFonts w:ascii="Cambria Math" w:hAnsi="Cambria Math"/>
          </w:rPr>
          <m:t>t</m:t>
        </m:r>
      </m:oMath>
      <w:r w:rsidRPr="00454446">
        <w:rPr>
          <w:rFonts w:ascii="Times New Roman" w:eastAsia="宋体" w:hAnsi="Times New Roman" w:cs="Times New Roman"/>
          <w:sz w:val="24"/>
          <w:szCs w:val="24"/>
        </w:rPr>
        <w:t>) denote the instantaneous speed (</w:t>
      </w:r>
      <w:r w:rsidRPr="00454446">
        <w:rPr>
          <w:rFonts w:ascii="Times New Roman" w:eastAsia="宋体" w:hAnsi="Times New Roman" w:cs="Times New Roman"/>
          <w:i/>
          <w:sz w:val="24"/>
          <w:szCs w:val="24"/>
        </w:rPr>
        <w:t>m</w:t>
      </w:r>
      <w:r w:rsidRPr="00454446">
        <w:rPr>
          <w:rFonts w:ascii="Times New Roman" w:eastAsia="宋体" w:hAnsi="Times New Roman" w:cs="Times New Roman"/>
          <w:sz w:val="24"/>
          <w:szCs w:val="24"/>
        </w:rPr>
        <w:t>/</w:t>
      </w:r>
      <w:r w:rsidRPr="00454446">
        <w:rPr>
          <w:rFonts w:ascii="Times New Roman" w:eastAsia="宋体" w:hAnsi="Times New Roman" w:cs="Times New Roman"/>
          <w:i/>
          <w:sz w:val="24"/>
          <w:szCs w:val="24"/>
        </w:rPr>
        <w:t>s</w:t>
      </w:r>
      <w:r w:rsidRPr="00454446">
        <w:rPr>
          <w:rFonts w:ascii="Times New Roman" w:eastAsia="宋体" w:hAnsi="Times New Roman" w:cs="Times New Roman"/>
          <w:sz w:val="24"/>
          <w:szCs w:val="24"/>
        </w:rPr>
        <w:t>) and the instantaneous acceleration (</w:t>
      </w:r>
      <w:r w:rsidRPr="00454446">
        <w:rPr>
          <w:rFonts w:ascii="Times New Roman" w:eastAsia="宋体" w:hAnsi="Times New Roman" w:cs="Times New Roman"/>
          <w:i/>
          <w:sz w:val="24"/>
          <w:szCs w:val="24"/>
        </w:rPr>
        <w:t>m</w:t>
      </w:r>
      <w:r w:rsidRPr="00454446">
        <w:rPr>
          <w:rFonts w:ascii="Times New Roman" w:eastAsia="宋体" w:hAnsi="Times New Roman" w:cs="Times New Roman"/>
          <w:sz w:val="24"/>
          <w:szCs w:val="24"/>
        </w:rPr>
        <w:t>/</w:t>
      </w:r>
      <w:r w:rsidRPr="00454446">
        <w:rPr>
          <w:rFonts w:ascii="Times New Roman" w:eastAsia="宋体" w:hAnsi="Times New Roman" w:cs="Times New Roman"/>
          <w:i/>
          <w:sz w:val="24"/>
          <w:szCs w:val="24"/>
        </w:rPr>
        <w:t>s</w:t>
      </w:r>
      <w:r w:rsidRPr="00454446">
        <w:rPr>
          <w:rFonts w:ascii="Times New Roman" w:eastAsia="宋体" w:hAnsi="Times New Roman" w:cs="Times New Roman"/>
          <w:sz w:val="24"/>
          <w:szCs w:val="24"/>
          <w:vertAlign w:val="superscript"/>
        </w:rPr>
        <w:t>2</w:t>
      </w:r>
      <w:r w:rsidRPr="00454446">
        <w:rPr>
          <w:rFonts w:ascii="Times New Roman" w:eastAsia="宋体" w:hAnsi="Times New Roman" w:cs="Times New Roman"/>
          <w:sz w:val="24"/>
          <w:szCs w:val="24"/>
        </w:rPr>
        <w:t xml:space="preserve">) of vehicle </w:t>
      </w:r>
      <w:proofErr w:type="spellStart"/>
      <w:r w:rsidRPr="00454446">
        <w:rPr>
          <w:rFonts w:ascii="Times New Roman" w:eastAsia="宋体" w:hAnsi="Times New Roman" w:cs="Times New Roman"/>
          <w:i/>
          <w:sz w:val="24"/>
          <w:szCs w:val="24"/>
        </w:rPr>
        <w:t>h</w:t>
      </w:r>
      <w:r w:rsidRPr="00454446">
        <w:rPr>
          <w:rFonts w:ascii="Times New Roman" w:eastAsia="宋体" w:hAnsi="Times New Roman" w:cs="Times New Roman"/>
          <w:sz w:val="24"/>
          <w:szCs w:val="24"/>
        </w:rPr>
        <w:t xml:space="preserve"> at</w:t>
      </w:r>
      <w:proofErr w:type="spellEnd"/>
      <w:r w:rsidRPr="00454446">
        <w:rPr>
          <w:rFonts w:ascii="Times New Roman" w:eastAsia="宋体" w:hAnsi="Times New Roman" w:cs="Times New Roman"/>
          <w:sz w:val="24"/>
          <w:szCs w:val="24"/>
        </w:rPr>
        <w:t xml:space="preserve"> time </w:t>
      </w:r>
      <m:oMath>
        <m:r>
          <m:rPr>
            <m:scr m:val="script"/>
          </m:rPr>
          <w:rPr>
            <w:rFonts w:ascii="Cambria Math" w:hAnsi="Cambria Math"/>
          </w:rPr>
          <m:t>t</m:t>
        </m:r>
      </m:oMath>
      <w:r>
        <w:rPr>
          <w:rFonts w:ascii="Times New Roman" w:eastAsia="宋体" w:hAnsi="Times New Roman" w:cs="Times New Roman"/>
          <w:sz w:val="24"/>
          <w:szCs w:val="24"/>
        </w:rPr>
        <w:t xml:space="preserve">, respectively.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E</m:t>
            </m:r>
          </m:e>
          <m:sub>
            <m:r>
              <w:rPr>
                <w:rFonts w:ascii="Cambria Math" w:eastAsia="宋体" w:hAnsi="Times New Roman" w:cs="Times New Roman"/>
                <w:sz w:val="24"/>
                <w:szCs w:val="24"/>
              </w:rPr>
              <m:t>0</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Pr>
          <w:rFonts w:ascii="Times New Roman" w:eastAsia="宋体" w:hAnsi="Times New Roman" w:cs="Times New Roman" w:hint="eastAsia"/>
          <w:sz w:val="24"/>
          <w:szCs w:val="24"/>
        </w:rPr>
        <w:t xml:space="preserve"> </w:t>
      </w:r>
      <w:r w:rsidRPr="00454446">
        <w:rPr>
          <w:rFonts w:ascii="Times New Roman" w:eastAsia="宋体" w:hAnsi="Times New Roman" w:cs="Times New Roman"/>
          <w:sz w:val="24"/>
          <w:szCs w:val="24"/>
        </w:rPr>
        <w:t xml:space="preserve">is the minimal emission rate of pollutant </w:t>
      </w:r>
      <m:oMath>
        <m:r>
          <w:rPr>
            <w:rFonts w:ascii="Cambria Math" w:eastAsia="宋体" w:hAnsi="Cambria Math" w:cs="Times New Roman"/>
            <w:sz w:val="24"/>
            <w:szCs w:val="24"/>
          </w:rPr>
          <m:t>p</m:t>
        </m:r>
      </m:oMath>
      <w:r w:rsidRPr="00454446">
        <w:rPr>
          <w:rFonts w:ascii="Times New Roman" w:eastAsia="宋体" w:hAnsi="Times New Roman" w:cs="Times New Roman"/>
          <w:sz w:val="24"/>
          <w:szCs w:val="24"/>
        </w:rPr>
        <w:t xml:space="preserve"> (g/s) for vehicle </w:t>
      </w:r>
      <w:r w:rsidRPr="00454446">
        <w:rPr>
          <w:rFonts w:ascii="Times New Roman" w:eastAsia="宋体" w:hAnsi="Times New Roman" w:cs="Times New Roman"/>
          <w:i/>
          <w:sz w:val="24"/>
          <w:szCs w:val="24"/>
        </w:rPr>
        <w:t>h</w:t>
      </w:r>
      <w:r w:rsidRPr="00454446">
        <w:rPr>
          <w:rFonts w:ascii="Times New Roman" w:eastAsia="宋体" w:hAnsi="Times New Roman" w:cs="Times New Roman"/>
          <w:sz w:val="24"/>
          <w:szCs w:val="24"/>
        </w:rPr>
        <w:t>, and</w:t>
      </w:r>
      <w:r>
        <w:rPr>
          <w:rFonts w:ascii="Times New Roman" w:eastAsia="宋体" w:hAnsi="Times New Roman" w:cs="Times New Roman"/>
          <w:sz w:val="24"/>
          <w:szCs w:val="24"/>
        </w:rPr>
        <w:t xml:space="preserve">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1</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Pr>
          <w:rFonts w:ascii="Times New Roman" w:eastAsia="宋体" w:hAnsi="Times New Roman" w:cs="Times New Roman"/>
          <w:sz w:val="24"/>
          <w:szCs w:val="24"/>
        </w:rPr>
        <w:t xml:space="preserve"> </w:t>
      </w:r>
      <w:r w:rsidRPr="00454446">
        <w:rPr>
          <w:rFonts w:ascii="Times New Roman" w:eastAsia="宋体" w:hAnsi="Times New Roman" w:cs="Times New Roman"/>
          <w:sz w:val="24"/>
          <w:szCs w:val="24"/>
        </w:rPr>
        <w:t>to</w:t>
      </w:r>
      <w:r>
        <w:rPr>
          <w:rFonts w:ascii="Times New Roman" w:eastAsia="宋体" w:hAnsi="Times New Roman" w:cs="Times New Roman"/>
          <w:sz w:val="24"/>
          <w:szCs w:val="24"/>
        </w:rPr>
        <w:t xml:space="preserve"> </w:t>
      </w:r>
      <m:oMath>
        <m:sSubSup>
          <m:sSubSupPr>
            <m:ctrlPr>
              <w:rPr>
                <w:rFonts w:ascii="Cambria Math" w:eastAsia="宋体" w:hAnsi="Times New Roman" w:cs="Times New Roman"/>
                <w:i/>
                <w:sz w:val="24"/>
                <w:szCs w:val="24"/>
              </w:rPr>
            </m:ctrlPr>
          </m:sSubSupPr>
          <m:e>
            <m:r>
              <w:rPr>
                <w:rFonts w:ascii="Cambria Math" w:eastAsia="宋体" w:hAnsi="Times New Roman" w:cs="Times New Roman"/>
                <w:sz w:val="24"/>
                <w:szCs w:val="24"/>
              </w:rPr>
              <m:t>C</m:t>
            </m:r>
          </m:e>
          <m:sub>
            <m:r>
              <w:rPr>
                <w:rFonts w:ascii="Cambria Math" w:eastAsia="宋体" w:hAnsi="Times New Roman" w:cs="Times New Roman"/>
                <w:sz w:val="24"/>
                <w:szCs w:val="24"/>
              </w:rPr>
              <m:t>6</m:t>
            </m:r>
            <m:r>
              <w:rPr>
                <w:rFonts w:ascii="Cambria Math" w:eastAsia="宋体" w:hAnsi="Times New Roman" w:cs="Times New Roman"/>
                <w:sz w:val="24"/>
                <w:szCs w:val="24"/>
              </w:rPr>
              <m:t>h</m:t>
            </m:r>
            <m:ctrlPr>
              <w:rPr>
                <w:rFonts w:ascii="Cambria Math" w:eastAsia="宋体" w:hAnsi="Cambria Math" w:cs="Times New Roman"/>
                <w:i/>
                <w:sz w:val="24"/>
                <w:szCs w:val="24"/>
              </w:rPr>
            </m:ctrlPr>
          </m:sub>
          <m:sup>
            <m:r>
              <w:rPr>
                <w:rFonts w:ascii="Cambria Math" w:eastAsia="宋体" w:hAnsi="Cambria Math" w:cs="Times New Roman"/>
                <w:sz w:val="24"/>
                <w:szCs w:val="24"/>
              </w:rPr>
              <m:t>p</m:t>
            </m:r>
          </m:sup>
        </m:sSubSup>
      </m:oMath>
      <w:r>
        <w:rPr>
          <w:rFonts w:ascii="Times New Roman" w:eastAsia="宋体" w:hAnsi="Times New Roman" w:cs="Times New Roman" w:hint="eastAsia"/>
          <w:sz w:val="24"/>
          <w:szCs w:val="24"/>
        </w:rPr>
        <w:t xml:space="preserve"> </w:t>
      </w:r>
      <w:r w:rsidRPr="00454446">
        <w:rPr>
          <w:rFonts w:ascii="Times New Roman" w:eastAsia="宋体" w:hAnsi="Times New Roman" w:cs="Times New Roman"/>
          <w:sz w:val="24"/>
          <w:szCs w:val="24"/>
        </w:rPr>
        <w:t>are</w:t>
      </w:r>
      <w:r>
        <w:rPr>
          <w:rFonts w:ascii="Times New Roman" w:eastAsia="宋体" w:hAnsi="Times New Roman" w:cs="Times New Roman"/>
          <w:sz w:val="24"/>
          <w:szCs w:val="24"/>
        </w:rPr>
        <w:t xml:space="preserve"> emission rate coefficients for </w:t>
      </w:r>
      <w:r w:rsidRPr="00454446">
        <w:rPr>
          <w:rFonts w:ascii="Times New Roman" w:eastAsia="宋体" w:hAnsi="Times New Roman" w:cs="Times New Roman"/>
          <w:sz w:val="24"/>
          <w:szCs w:val="24"/>
        </w:rPr>
        <w:t xml:space="preserve">pollutant </w:t>
      </w:r>
      <m:oMath>
        <m:r>
          <w:rPr>
            <w:rFonts w:ascii="Cambria Math" w:eastAsia="宋体" w:hAnsi="Cambria Math" w:cs="Times New Roman"/>
            <w:sz w:val="24"/>
            <w:szCs w:val="24"/>
          </w:rPr>
          <m:t>p</m:t>
        </m:r>
      </m:oMath>
      <w:r w:rsidRPr="00454446">
        <w:rPr>
          <w:rFonts w:ascii="Times New Roman" w:eastAsia="宋体" w:hAnsi="Times New Roman" w:cs="Times New Roman"/>
          <w:sz w:val="24"/>
          <w:szCs w:val="24"/>
        </w:rPr>
        <w:t xml:space="preserve"> and vehicle </w:t>
      </w:r>
      <w:r w:rsidRPr="00454446">
        <w:rPr>
          <w:rFonts w:ascii="Times New Roman" w:eastAsia="宋体" w:hAnsi="Times New Roman" w:cs="Times New Roman"/>
          <w:i/>
          <w:sz w:val="24"/>
          <w:szCs w:val="24"/>
        </w:rPr>
        <w:t>h</w:t>
      </w:r>
      <w:r w:rsidRPr="00454446">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p>
    <w:p w14:paraId="011A9CBD" w14:textId="77777777" w:rsidR="00EF5FB7" w:rsidRDefault="00EF5FB7" w:rsidP="00EF5FB7">
      <w:pPr>
        <w:rPr>
          <w:rFonts w:ascii="Times New Roman" w:eastAsia="宋体" w:hAnsi="Times New Roman" w:cs="Times New Roman"/>
          <w:sz w:val="24"/>
          <w:szCs w:val="24"/>
        </w:rPr>
      </w:pPr>
    </w:p>
    <w:p w14:paraId="74FBA64B" w14:textId="77777777" w:rsidR="00EF5FB7" w:rsidRPr="00454446" w:rsidRDefault="00EF5FB7" w:rsidP="00EF5FB7">
      <w:pPr>
        <w:rPr>
          <w:rFonts w:ascii="Times New Roman" w:eastAsia="宋体" w:hAnsi="Times New Roman" w:cs="Times New Roman"/>
          <w:sz w:val="24"/>
          <w:szCs w:val="24"/>
        </w:rPr>
      </w:pPr>
      <w:r>
        <w:rPr>
          <w:rFonts w:ascii="Times New Roman" w:eastAsia="宋体" w:hAnsi="Times New Roman" w:cs="Times New Roman"/>
          <w:sz w:val="24"/>
          <w:szCs w:val="24"/>
        </w:rPr>
        <w:t xml:space="preserve">Similarly, </w:t>
      </w:r>
      <w:r>
        <w:rPr>
          <w:rFonts w:ascii="Times New Roman" w:hAnsi="Times New Roman" w:cs="Times New Roman"/>
          <w:sz w:val="24"/>
          <w:szCs w:val="24"/>
        </w:rPr>
        <w:t>t</w:t>
      </w:r>
      <w:r w:rsidRPr="00AD0828">
        <w:rPr>
          <w:rFonts w:ascii="Times New Roman" w:hAnsi="Times New Roman" w:cs="Times New Roman"/>
          <w:sz w:val="24"/>
          <w:szCs w:val="24"/>
        </w:rPr>
        <w:t xml:space="preserve">o </w:t>
      </w:r>
      <w:r>
        <w:rPr>
          <w:rFonts w:ascii="Times New Roman" w:hAnsi="Times New Roman" w:cs="Times New Roman"/>
          <w:sz w:val="24"/>
          <w:szCs w:val="24"/>
        </w:rPr>
        <w:t xml:space="preserve">describe the relative change of vehicular emissions under various signal timing </w:t>
      </w:r>
      <w:r w:rsidRPr="00AD0828">
        <w:rPr>
          <w:rFonts w:ascii="Times New Roman" w:hAnsi="Times New Roman" w:cs="Times New Roman"/>
          <w:sz w:val="24"/>
          <w:szCs w:val="24"/>
        </w:rPr>
        <w:t xml:space="preserve">plans, </w:t>
      </w:r>
      <w:r w:rsidRPr="00454446">
        <w:rPr>
          <w:rFonts w:ascii="Times New Roman" w:eastAsia="宋体" w:hAnsi="Times New Roman" w:cs="Times New Roman" w:hint="eastAsia"/>
          <w:sz w:val="24"/>
          <w:szCs w:val="24"/>
        </w:rPr>
        <w:t xml:space="preserve">the </w:t>
      </w:r>
      <w:r w:rsidRPr="00454446">
        <w:rPr>
          <w:rFonts w:ascii="Times New Roman" w:eastAsia="宋体" w:hAnsi="Times New Roman" w:cs="Times New Roman"/>
          <w:sz w:val="24"/>
          <w:szCs w:val="24"/>
        </w:rPr>
        <w:t>relative vehicular emi</w:t>
      </w:r>
      <w:r>
        <w:rPr>
          <w:rFonts w:ascii="Times New Roman" w:eastAsia="宋体" w:hAnsi="Times New Roman" w:cs="Times New Roman" w:hint="eastAsia"/>
          <w:sz w:val="24"/>
          <w:szCs w:val="24"/>
        </w:rPr>
        <w:t>ssion i</w:t>
      </w:r>
      <w:r>
        <w:rPr>
          <w:rFonts w:ascii="Times New Roman" w:eastAsia="宋体" w:hAnsi="Times New Roman" w:cs="Times New Roman"/>
          <w:sz w:val="24"/>
          <w:szCs w:val="24"/>
        </w:rPr>
        <w:t>s used and expressed as</w:t>
      </w:r>
    </w:p>
    <w:p w14:paraId="75278ED2" w14:textId="7B1E5893" w:rsidR="00EF5FB7" w:rsidRPr="00454446" w:rsidRDefault="00EF5FB7" w:rsidP="00EF5FB7">
      <w:pPr>
        <w:jc w:val="right"/>
        <w:rPr>
          <w:rFonts w:ascii="Times New Roman" w:eastAsia="宋体" w:hAnsi="Times New Roman" w:cs="Times New Roman"/>
          <w:sz w:val="24"/>
          <w:szCs w:val="24"/>
        </w:rPr>
      </w:pPr>
      <m:oMath>
        <m:r>
          <w:rPr>
            <w:rFonts w:ascii="Cambria Math" w:eastAsia="宋体" w:hAnsi="Times New Roman" w:cs="Times New Roman"/>
            <w:sz w:val="24"/>
            <w:szCs w:val="24"/>
          </w:rPr>
          <m:t>E=EM/E</m:t>
        </m:r>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M</m:t>
            </m:r>
          </m:e>
          <m:sub>
            <m:r>
              <w:rPr>
                <w:rFonts w:ascii="Cambria Math" w:eastAsia="宋体" w:hAnsi="Times New Roman" w:cs="Times New Roman"/>
                <w:sz w:val="24"/>
                <w:szCs w:val="24"/>
              </w:rPr>
              <m:t>0</m:t>
            </m:r>
          </m:sub>
        </m:sSub>
      </m:oMath>
      <w:r w:rsidRPr="004544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446">
        <w:rPr>
          <w:rFonts w:ascii="Times New Roman" w:hAnsi="Times New Roman" w:cs="Times New Roman"/>
          <w:sz w:val="24"/>
          <w:szCs w:val="24"/>
        </w:rPr>
        <w:t>(</w:t>
      </w:r>
      <w:r w:rsidR="00D2479B">
        <w:rPr>
          <w:rFonts w:ascii="Times New Roman" w:hAnsi="Times New Roman" w:cs="Times New Roman"/>
          <w:sz w:val="24"/>
          <w:szCs w:val="24"/>
        </w:rPr>
        <w:t>a</w:t>
      </w:r>
      <w:r>
        <w:rPr>
          <w:rFonts w:ascii="Times New Roman" w:hAnsi="Times New Roman" w:cs="Times New Roman"/>
          <w:sz w:val="24"/>
          <w:szCs w:val="24"/>
        </w:rPr>
        <w:t>6</w:t>
      </w:r>
      <w:r w:rsidRPr="00454446">
        <w:rPr>
          <w:rFonts w:ascii="Times New Roman" w:hAnsi="Times New Roman" w:cs="Times New Roman"/>
          <w:sz w:val="24"/>
          <w:szCs w:val="24"/>
        </w:rPr>
        <w:t>)</w:t>
      </w:r>
    </w:p>
    <w:p w14:paraId="099EF22C" w14:textId="77777777" w:rsidR="00EF5FB7" w:rsidRPr="00454446" w:rsidRDefault="00EF5FB7" w:rsidP="00EF5FB7">
      <w:pPr>
        <w:rPr>
          <w:rFonts w:ascii="Times New Roman" w:hAnsi="Times New Roman" w:cs="Times New Roman"/>
          <w:sz w:val="24"/>
          <w:szCs w:val="24"/>
        </w:rPr>
      </w:pPr>
      <w:r w:rsidRPr="00454446">
        <w:rPr>
          <w:rFonts w:ascii="Times New Roman" w:hAnsi="Times New Roman" w:cs="Times New Roman"/>
          <w:sz w:val="24"/>
          <w:szCs w:val="24"/>
        </w:rPr>
        <w:t>where</w:t>
      </w:r>
      <w:r>
        <w:rPr>
          <w:rFonts w:ascii="Times New Roman" w:hAnsi="Times New Roman" w:cs="Times New Roman"/>
          <w:sz w:val="24"/>
          <w:szCs w:val="24"/>
        </w:rPr>
        <w:t xml:space="preserve"> </w:t>
      </w:r>
      <m:oMath>
        <m:r>
          <w:rPr>
            <w:rFonts w:ascii="Cambria Math" w:hAnsi="Times New Roman" w:cs="Times New Roman"/>
            <w:sz w:val="24"/>
            <w:szCs w:val="24"/>
          </w:rPr>
          <m:t>E</m:t>
        </m:r>
        <m:sSub>
          <m:sSubPr>
            <m:ctrlPr>
              <w:rPr>
                <w:rFonts w:ascii="Cambria Math" w:hAnsi="Times New Roman" w:cs="Times New Roman"/>
                <w:i/>
                <w:sz w:val="24"/>
                <w:szCs w:val="24"/>
              </w:rPr>
            </m:ctrlPr>
          </m:sSubPr>
          <m:e>
            <m:r>
              <w:rPr>
                <w:rFonts w:ascii="Cambria Math" w:hAnsi="Times New Roman" w:cs="Times New Roman"/>
                <w:sz w:val="24"/>
                <w:szCs w:val="24"/>
              </w:rPr>
              <m:t>M</m:t>
            </m:r>
          </m:e>
          <m:sub>
            <m:r>
              <w:rPr>
                <w:rFonts w:ascii="Cambria Math" w:hAnsi="Times New Roman" w:cs="Times New Roman"/>
                <w:sz w:val="24"/>
                <w:szCs w:val="24"/>
              </w:rPr>
              <m:t>0</m:t>
            </m:r>
          </m:sub>
        </m:sSub>
      </m:oMath>
      <w:r>
        <w:rPr>
          <w:rFonts w:ascii="Times New Roman" w:hAnsi="Times New Roman" w:cs="Times New Roman" w:hint="eastAsia"/>
          <w:sz w:val="24"/>
          <w:szCs w:val="24"/>
        </w:rPr>
        <w:t xml:space="preserve"> </w:t>
      </w:r>
      <w:r w:rsidRPr="00454446">
        <w:rPr>
          <w:rFonts w:ascii="Times New Roman" w:hAnsi="Times New Roman" w:cs="Times New Roman"/>
          <w:sz w:val="24"/>
          <w:szCs w:val="24"/>
        </w:rPr>
        <w:t>i</w:t>
      </w:r>
      <w:r>
        <w:rPr>
          <w:rFonts w:ascii="Times New Roman" w:hAnsi="Times New Roman" w:cs="Times New Roman"/>
          <w:sz w:val="24"/>
          <w:szCs w:val="24"/>
        </w:rPr>
        <w:t xml:space="preserve">s the vehicular emissions computed by </w:t>
      </w:r>
      <w:r w:rsidRPr="00454446">
        <w:rPr>
          <w:rFonts w:ascii="Times New Roman" w:hAnsi="Times New Roman" w:cs="Times New Roman"/>
          <w:sz w:val="24"/>
          <w:szCs w:val="24"/>
        </w:rPr>
        <w:t>the calibrated traffic simulator with the fi</w:t>
      </w:r>
      <w:r>
        <w:rPr>
          <w:rFonts w:ascii="Times New Roman" w:hAnsi="Times New Roman" w:cs="Times New Roman"/>
          <w:sz w:val="24"/>
          <w:szCs w:val="24"/>
        </w:rPr>
        <w:t xml:space="preserve">eld implemented signal plan, and </w:t>
      </w:r>
      <w:r w:rsidRPr="00454446">
        <w:rPr>
          <w:rFonts w:ascii="Times New Roman" w:hAnsi="Times New Roman" w:cs="Times New Roman"/>
          <w:sz w:val="24"/>
          <w:szCs w:val="24"/>
        </w:rPr>
        <w:t>treated as the normalization constant regarding vehicular emissions.</w:t>
      </w:r>
    </w:p>
    <w:p w14:paraId="31A8DDD2" w14:textId="77777777" w:rsidR="00E67543" w:rsidRDefault="00E67543" w:rsidP="000E065A">
      <w:pPr>
        <w:rPr>
          <w:rFonts w:ascii="Times New Roman" w:hAnsi="Times New Roman" w:cs="Times New Roman"/>
          <w:sz w:val="24"/>
          <w:szCs w:val="24"/>
        </w:rPr>
      </w:pPr>
    </w:p>
    <w:p w14:paraId="2049601C" w14:textId="77777777" w:rsidR="008C2A8A" w:rsidRPr="00EF5FB7" w:rsidRDefault="008C2A8A" w:rsidP="000E065A">
      <w:pPr>
        <w:rPr>
          <w:rFonts w:ascii="Times New Roman" w:hAnsi="Times New Roman" w:cs="Times New Roman"/>
          <w:sz w:val="24"/>
          <w:szCs w:val="24"/>
        </w:rPr>
      </w:pPr>
    </w:p>
    <w:p w14:paraId="569F2717" w14:textId="79949035" w:rsidR="00472212" w:rsidRPr="00EF5FB7" w:rsidRDefault="00472212" w:rsidP="00472212">
      <w:pPr>
        <w:pStyle w:val="2"/>
        <w:spacing w:before="0"/>
        <w:rPr>
          <w:b/>
        </w:rPr>
      </w:pPr>
      <w:r w:rsidRPr="00EF5FB7">
        <w:rPr>
          <w:rFonts w:ascii="Times New Roman" w:eastAsiaTheme="minorEastAsia" w:hAnsi="Times New Roman" w:cs="Times New Roman"/>
          <w:b/>
          <w:i/>
          <w:iCs/>
          <w:color w:val="auto"/>
          <w:sz w:val="24"/>
          <w:szCs w:val="24"/>
        </w:rPr>
        <w:t xml:space="preserve">Appendix </w:t>
      </w:r>
      <w:r>
        <w:rPr>
          <w:rFonts w:ascii="Times New Roman" w:eastAsiaTheme="minorEastAsia" w:hAnsi="Times New Roman" w:cs="Times New Roman"/>
          <w:b/>
          <w:i/>
          <w:iCs/>
          <w:color w:val="auto"/>
          <w:sz w:val="24"/>
          <w:szCs w:val="24"/>
        </w:rPr>
        <w:t>B</w:t>
      </w:r>
      <w:r w:rsidRPr="00EF5FB7">
        <w:rPr>
          <w:rFonts w:ascii="Times New Roman" w:eastAsiaTheme="minorEastAsia" w:hAnsi="Times New Roman" w:cs="Times New Roman"/>
          <w:b/>
          <w:i/>
          <w:iCs/>
          <w:color w:val="auto"/>
          <w:sz w:val="24"/>
          <w:szCs w:val="24"/>
        </w:rPr>
        <w:t xml:space="preserve">: </w:t>
      </w:r>
      <w:r>
        <w:rPr>
          <w:rFonts w:ascii="Times New Roman" w:eastAsiaTheme="minorEastAsia" w:hAnsi="Times New Roman" w:cs="Times New Roman"/>
          <w:b/>
          <w:i/>
          <w:iCs/>
          <w:color w:val="auto"/>
          <w:sz w:val="24"/>
          <w:szCs w:val="24"/>
        </w:rPr>
        <w:t>P</w:t>
      </w:r>
      <w:r w:rsidRPr="00472212">
        <w:rPr>
          <w:rFonts w:ascii="Times New Roman" w:eastAsiaTheme="minorEastAsia" w:hAnsi="Times New Roman" w:cs="Times New Roman"/>
          <w:b/>
          <w:i/>
          <w:iCs/>
          <w:color w:val="auto"/>
          <w:sz w:val="24"/>
          <w:szCs w:val="24"/>
        </w:rPr>
        <w:t>seudo-code</w:t>
      </w:r>
      <w:r>
        <w:rPr>
          <w:rFonts w:ascii="Times New Roman" w:eastAsiaTheme="minorEastAsia" w:hAnsi="Times New Roman" w:cs="Times New Roman"/>
          <w:b/>
          <w:i/>
          <w:iCs/>
          <w:color w:val="auto"/>
          <w:sz w:val="24"/>
          <w:szCs w:val="24"/>
        </w:rPr>
        <w:t>s of algorithms.</w:t>
      </w:r>
    </w:p>
    <w:p w14:paraId="36529A9B" w14:textId="77777777" w:rsidR="00E67543" w:rsidRPr="00472212" w:rsidRDefault="00E67543" w:rsidP="000E065A">
      <w:pPr>
        <w:rPr>
          <w:rFonts w:ascii="Times New Roman" w:hAnsi="Times New Roman" w:cs="Times New Roman"/>
          <w:sz w:val="24"/>
          <w:szCs w:val="24"/>
        </w:rPr>
      </w:pPr>
    </w:p>
    <w:p w14:paraId="1A01F391" w14:textId="77777777" w:rsidR="00E67543" w:rsidRDefault="00E67543" w:rsidP="000E065A">
      <w:pPr>
        <w:rPr>
          <w:rFonts w:ascii="Times New Roman" w:hAnsi="Times New Roman" w:cs="Times New Roman"/>
          <w:sz w:val="24"/>
          <w:szCs w:val="24"/>
        </w:rPr>
      </w:pPr>
      <w:commentRangeStart w:id="834"/>
      <w:commentRangeEnd w:id="834"/>
      <w:r>
        <w:rPr>
          <w:rStyle w:val="afd"/>
        </w:rPr>
        <w:commentReference w:id="834"/>
      </w:r>
    </w:p>
    <w:p w14:paraId="57E9D18C" w14:textId="77777777" w:rsidR="00E67543" w:rsidRDefault="00E67543" w:rsidP="000E065A">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inline distT="0" distB="0" distL="0" distR="0" wp14:anchorId="17AFA5EE" wp14:editId="487D4A71">
                <wp:extent cx="6139543" cy="6780363"/>
                <wp:effectExtent l="0" t="0" r="13970" b="2095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543" cy="6780363"/>
                        </a:xfrm>
                        <a:prstGeom prst="rect">
                          <a:avLst/>
                        </a:prstGeom>
                        <a:solidFill>
                          <a:srgbClr val="FFFFFF"/>
                        </a:solidFill>
                        <a:ln w="9525">
                          <a:solidFill>
                            <a:srgbClr val="000000"/>
                          </a:solidFill>
                          <a:miter lim="800000"/>
                          <a:headEnd/>
                          <a:tailEnd/>
                        </a:ln>
                      </wps:spPr>
                      <wps:txbx>
                        <w:txbxContent>
                          <w:p w14:paraId="64C275C0" w14:textId="77777777"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 based simulation optimization algorithm for solving NSTPU</w:t>
                            </w:r>
                          </w:p>
                          <w:p w14:paraId="132C2F6E" w14:textId="77777777"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Inputs:</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for</w:t>
                            </w:r>
                            <m:oMath>
                              <m:r>
                                <w:rPr>
                                  <w:rFonts w:ascii="Cambria Math" w:hAnsi="Cambria Math" w:cs="Times New Roman"/>
                                  <w:color w:val="333333"/>
                                  <w:sz w:val="24"/>
                                  <w:szCs w:val="24"/>
                                  <w:shd w:val="clear" w:color="auto" w:fill="FFFFFF"/>
                                </w:rPr>
                                <m:t xml:space="preserve"> </m:t>
                              </m:r>
                              <m:r>
                                <w:rPr>
                                  <w:rFonts w:ascii="Cambria Math" w:eastAsia="宋体" w:hAnsi="Cambria Math" w:cs="Times New Roman"/>
                                  <w:sz w:val="24"/>
                                  <w:szCs w:val="24"/>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ctrlPr>
                                    <w:rPr>
                                      <w:rFonts w:ascii="Cambria Math" w:eastAsia="宋体" w:hAnsi="Cambria Math" w:cs="Times New Roman"/>
                                      <w:i/>
                                      <w:sz w:val="24"/>
                                      <w:szCs w:val="24"/>
                                    </w:rPr>
                                  </m:ctrlPr>
                                </m:e>
                              </m:d>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12438EC" w14:textId="77777777" w:rsidR="001B035E" w:rsidRDefault="001B035E" w:rsidP="00E67543">
                            <w:pPr>
                              <w:ind w:right="110"/>
                              <w:rPr>
                                <w:rFonts w:ascii="Times New Roman" w:hAnsi="Times New Roman" w:cs="Times New Roman"/>
                                <w:bCs/>
                                <w:sz w:val="24"/>
                                <w:szCs w:val="24"/>
                              </w:rPr>
                            </w:pP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05A884CA" w14:textId="77777777" w:rsidR="001B035E" w:rsidRPr="00202550"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their times sampled </w:t>
                            </w:r>
                          </w:p>
                          <w:p w14:paraId="2CFADEB3"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2F3E3E0A" w14:textId="77777777" w:rsidR="001B035E" w:rsidRDefault="001B035E" w:rsidP="00E67543">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01DEC447"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 xml:space="preserve">4: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5A1C8593"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33D3193" w14:textId="77777777" w:rsidR="001B035E" w:rsidRDefault="001B035E" w:rsidP="00E67543">
                            <w:pPr>
                              <w:ind w:right="110"/>
                              <w:rPr>
                                <w:rFonts w:ascii="Times New Roman" w:hAnsi="Times New Roman" w:cs="Times New Roman"/>
                                <w:b/>
                                <w:bCs/>
                                <w:iCs/>
                                <w:sz w:val="24"/>
                                <w:szCs w:val="24"/>
                              </w:rPr>
                            </w:pPr>
                            <w:r>
                              <w:rPr>
                                <w:rFonts w:ascii="Times New Roman" w:hAnsi="Times New Roman" w:cs="Times New Roman"/>
                                <w:bCs/>
                                <w:sz w:val="24"/>
                                <w:szCs w:val="24"/>
                              </w:rPr>
                              <w:t xml:space="preserve">6:      if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color w:val="333333"/>
                                  <w:sz w:val="24"/>
                                  <w:szCs w:val="24"/>
                                  <w:shd w:val="clear" w:color="auto" w:fill="FFFFFF"/>
                                </w:rPr>
                                <m:t>=</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2DA37E5D" w14:textId="77777777" w:rsidR="001B035E" w:rsidRDefault="001B035E" w:rsidP="00E67543">
                            <w:pPr>
                              <w:ind w:right="110"/>
                              <w:rPr>
                                <w:rFonts w:ascii="Times New Roman" w:hAnsi="Times New Roman" w:cs="Times New Roman"/>
                                <w:bCs/>
                                <w:sz w:val="24"/>
                                <w:szCs w:val="24"/>
                              </w:rPr>
                            </w:pPr>
                            <w:r w:rsidRPr="00535AAC">
                              <w:rPr>
                                <w:rFonts w:ascii="Times New Roman" w:hAnsi="Times New Roman" w:cs="Times New Roman"/>
                                <w:iCs/>
                                <w:sz w:val="24"/>
                                <w:szCs w:val="24"/>
                              </w:rPr>
                              <w:t>7:</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743384D5"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8:      else</w:t>
                            </w:r>
                          </w:p>
                          <w:p w14:paraId="777BD16B"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641DE164"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10:     end if</w:t>
                            </w:r>
                          </w:p>
                          <w:p w14:paraId="695CAC57" w14:textId="77777777" w:rsidR="001B035E" w:rsidRPr="00535AAC"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11:   end for</w:t>
                            </w:r>
                          </w:p>
                          <w:p w14:paraId="234C7ED7"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48AAD3E6"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5C8FF791"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rPr>
                                  <w:rFonts w:ascii="Cambria Math" w:eastAsia="宋体" w:hAnsi="Times New Roman" w:cs="Times New Roman"/>
                                  <w:sz w:val="24"/>
                                  <w:szCs w:val="24"/>
                                </w:rPr>
                                <m:t>)</m:t>
                              </m:r>
                            </m:oMath>
                            <w:r>
                              <w:rPr>
                                <w:rFonts w:ascii="Times New Roman" w:hAnsi="Times New Roman" w:cs="Times New Roman"/>
                                <w:bCs/>
                                <w:sz w:val="24"/>
                                <w:szCs w:val="24"/>
                              </w:rPr>
                              <w:t xml:space="preserve"> by formula (14)</w:t>
                            </w:r>
                            <w:r w:rsidRPr="003C07CA">
                              <w:rPr>
                                <w:rFonts w:ascii="Times New Roman" w:hAnsi="Times New Roman" w:cs="Times New Roman"/>
                                <w:sz w:val="24"/>
                                <w:szCs w:val="24"/>
                              </w:rPr>
                              <w:t xml:space="preserve"> </w:t>
                            </w:r>
                          </w:p>
                          <w:p w14:paraId="1A196DCA" w14:textId="77777777" w:rsidR="001B035E" w:rsidRPr="009D7267" w:rsidRDefault="001B035E" w:rsidP="00E67543">
                            <w:pPr>
                              <w:ind w:right="115"/>
                              <w:rPr>
                                <w:rFonts w:ascii="Times New Roman" w:hAnsi="Times New Roman" w:cs="Times New Roman"/>
                                <w:sz w:val="24"/>
                                <w:szCs w:val="24"/>
                              </w:rPr>
                            </w:pPr>
                            <w:bookmarkStart w:id="835" w:name="_Hlk48304360"/>
                            <w:r>
                              <w:rPr>
                                <w:rFonts w:ascii="Times New Roman" w:hAnsi="Times New Roman" w:cs="Times New Roman"/>
                                <w:bCs/>
                                <w:sz w:val="24"/>
                                <w:szCs w:val="24"/>
                              </w:rPr>
                              <w:t xml:space="preserve">14:   compute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Pr>
                                <w:rFonts w:ascii="Times New Roman" w:hAnsi="Times New Roman" w:cs="Times New Roman"/>
                                <w:color w:val="333333"/>
                                <w:sz w:val="24"/>
                                <w:szCs w:val="24"/>
                                <w:shd w:val="clear" w:color="auto" w:fill="FFFFFF"/>
                              </w:rPr>
                              <w:t xml:space="preserve"> by (15a)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 xml:space="preserve">by (15b)  </w:t>
                            </w:r>
                          </w:p>
                          <w:bookmarkEnd w:id="835"/>
                          <w:p w14:paraId="5C959860"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bCs/>
                                <w:sz w:val="24"/>
                                <w:szCs w:val="24"/>
                              </w:rPr>
                              <w:t>15</w:t>
                            </w:r>
                            <w:r>
                              <w:rPr>
                                <w:rFonts w:ascii="Times New Roman" w:hAnsi="Times New Roman" w:cs="Times New Roman" w:hint="eastAsia"/>
                                <w:bCs/>
                                <w:sz w:val="24"/>
                                <w:szCs w:val="24"/>
                              </w:rPr>
                              <w:t>：</w:t>
                            </w:r>
                            <w:r>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if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72038B57"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0D057B19"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16:    else</w:t>
                            </w:r>
                          </w:p>
                          <w:p w14:paraId="2650368A" w14:textId="77777777" w:rsidR="001B035E" w:rsidRPr="00D772EA" w:rsidRDefault="001B035E" w:rsidP="00E67543">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6E491868"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053A4A8A"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end for</w:t>
                            </w:r>
                          </w:p>
                          <w:p w14:paraId="284A543F"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 xml:space="preserve">solve problem (16) and obtain its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p>
                        </w:txbxContent>
                      </wps:txbx>
                      <wps:bodyPr rot="0" vert="horz" wrap="square" lIns="91440" tIns="45720" rIns="91440" bIns="45720" anchor="t" anchorCtr="0" upright="1">
                        <a:noAutofit/>
                      </wps:bodyPr>
                    </wps:wsp>
                  </a:graphicData>
                </a:graphic>
              </wp:inline>
            </w:drawing>
          </mc:Choice>
          <mc:Fallback>
            <w:pict>
              <v:shapetype w14:anchorId="17AFA5EE" id="_x0000_t202" coordsize="21600,21600" o:spt="202" path="m,l,21600r21600,l21600,xe">
                <v:stroke joinstyle="miter"/>
                <v:path gradientshapeok="t" o:connecttype="rect"/>
              </v:shapetype>
              <v:shape id="Text Box 1" o:spid="_x0000_s1026" type="#_x0000_t202" style="width:483.45pt;height:53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">
                <v:textbox>
                  <w:txbxContent>
                    <w:p w14:paraId="64C275C0" w14:textId="77777777"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1</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GPR based simulation optimization algorithm for solving NSTPU</w:t>
                      </w:r>
                    </w:p>
                    <w:p w14:paraId="132C2F6E" w14:textId="77777777"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Inputs:</w:t>
                      </w:r>
                      <m:oMath>
                        <m:r>
                          <m:rPr>
                            <m:sty m:val="p"/>
                          </m:rPr>
                          <w:rPr>
                            <w:rFonts w:ascii="Cambria Math" w:hAnsi="Cambria Math" w:cs="Cambria Math"/>
                            <w:color w:val="333333"/>
                            <w:sz w:val="24"/>
                            <w:szCs w:val="24"/>
                            <w:shd w:val="clear" w:color="auto" w:fill="FFFFFF"/>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0</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Pr>
                          <w:rFonts w:ascii="Times New Roman" w:hAnsi="Times New Roman" w:cs="Times New Roman"/>
                          <w:color w:val="333333"/>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Pr>
                          <w:rFonts w:ascii="Times New Roman" w:hAnsi="Times New Roman" w:cs="Times New Roman"/>
                          <w:bCs/>
                          <w:sz w:val="24"/>
                          <w:szCs w:val="24"/>
                        </w:rPr>
                        <w:t>,</w:t>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d>
                      </m:oMath>
                      <w:r>
                        <w:rPr>
                          <w:rFonts w:ascii="Times New Roman" w:hAnsi="Times New Roman" w:cs="Times New Roman" w:hint="eastAsia"/>
                          <w:bCs/>
                          <w:sz w:val="24"/>
                          <w:szCs w:val="24"/>
                        </w:rPr>
                        <w:t>,</w:t>
                      </w:r>
                      <m:oMath>
                        <m:r>
                          <w:rPr>
                            <w:rFonts w:ascii="Cambria Math" w:hAnsi="Cambria Math" w:cs="Times New Roman"/>
                            <w:color w:val="333333"/>
                            <w:sz w:val="24"/>
                            <w:szCs w:val="24"/>
                            <w:shd w:val="clear" w:color="auto" w:fill="FFFFFF"/>
                          </w:rPr>
                          <m:t xml:space="preserve"> </m:t>
                        </m:r>
                        <m:d>
                          <m:dPr>
                            <m:begChr m:val="{"/>
                            <m:endChr m:val="}"/>
                            <m:ctrlPr>
                              <w:rPr>
                                <w:rFonts w:ascii="Cambria Math" w:hAnsi="Cambria Math" w:cs="Times New Roman"/>
                                <w:i/>
                                <w:color w:val="333333"/>
                                <w:sz w:val="24"/>
                                <w:szCs w:val="24"/>
                                <w:shd w:val="clear" w:color="auto" w:fill="FFFFFF"/>
                              </w:rPr>
                            </m:ctrlPr>
                          </m:dPr>
                          <m:e>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r>
                              <w:rPr>
                                <w:rFonts w:ascii="Cambria Math" w:eastAsia="宋体" w:hAnsi="Times New Roman" w:cs="Times New Roman"/>
                                <w:sz w:val="24"/>
                                <w:szCs w:val="24"/>
                              </w:rPr>
                              <m:t>,w=1,</m:t>
                            </m:r>
                            <m:r>
                              <w:rPr>
                                <w:rFonts w:ascii="Cambria Math" w:eastAsia="宋体" w:hAnsi="Times New Roman" w:cs="Times New Roman"/>
                                <w:sz w:val="24"/>
                                <w:szCs w:val="24"/>
                              </w:rPr>
                              <m:t>…</m:t>
                            </m:r>
                            <m:r>
                              <w:rPr>
                                <w:rFonts w:ascii="Cambria Math" w:eastAsia="宋体" w:hAnsi="Times New Roman" w:cs="Times New Roman"/>
                                <w:sz w:val="24"/>
                                <w:szCs w:val="24"/>
                              </w:rPr>
                              <m:t>,</m:t>
                            </m:r>
                            <m:nary>
                              <m:naryPr>
                                <m:chr m:val="∏"/>
                                <m:limLoc m:val="undOvr"/>
                                <m:ctrlPr>
                                  <w:rPr>
                                    <w:rFonts w:ascii="Cambria Math" w:eastAsia="宋体" w:hAnsi="Times New Roman" w:cs="Times New Roman"/>
                                    <w:bCs/>
                                    <w:i/>
                                    <w:sz w:val="24"/>
                                    <w:szCs w:val="24"/>
                                  </w:rPr>
                                </m:ctrlPr>
                              </m:naryPr>
                              <m:sub>
                                <m:r>
                                  <w:rPr>
                                    <w:rFonts w:ascii="Cambria Math" w:eastAsia="宋体" w:hAnsi="Times New Roman"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e>
                        </m:d>
                      </m:oMath>
                      <w:r>
                        <w:rPr>
                          <w:rFonts w:ascii="Times New Roman" w:hAnsi="Times New Roman" w:cs="Times New Roman"/>
                          <w:color w:val="333333"/>
                          <w:sz w:val="24"/>
                          <w:szCs w:val="24"/>
                          <w:shd w:val="clear" w:color="auto" w:fill="FFFFFF"/>
                        </w:rPr>
                        <w:t>, for</w:t>
                      </w:r>
                      <m:oMath>
                        <m:r>
                          <w:rPr>
                            <w:rFonts w:ascii="Cambria Math" w:hAnsi="Cambria Math" w:cs="Times New Roman"/>
                            <w:color w:val="333333"/>
                            <w:sz w:val="24"/>
                            <w:szCs w:val="24"/>
                            <w:shd w:val="clear" w:color="auto" w:fill="FFFFFF"/>
                          </w:rPr>
                          <m:t xml:space="preserve"> </m:t>
                        </m:r>
                        <m:r>
                          <w:rPr>
                            <w:rFonts w:ascii="Cambria Math" w:eastAsia="宋体" w:hAnsi="Cambria Math" w:cs="Times New Roman"/>
                            <w:sz w:val="24"/>
                            <w:szCs w:val="24"/>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ctrlPr>
                              <w:rPr>
                                <w:rFonts w:ascii="Cambria Math" w:eastAsia="宋体" w:hAnsi="Cambria Math" w:cs="Times New Roman"/>
                                <w:i/>
                                <w:sz w:val="24"/>
                                <w:szCs w:val="24"/>
                              </w:rPr>
                            </m:ctrlPr>
                          </m:e>
                        </m:d>
                      </m:oMath>
                      <w:r>
                        <w:rPr>
                          <w:rFonts w:ascii="Times New Roman" w:hAnsi="Times New Roman" w:cs="Times New Roman"/>
                          <w:sz w:val="24"/>
                          <w:szCs w:val="24"/>
                        </w:rPr>
                        <w:t>,</w:t>
                      </w:r>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w:t>
                      </w:r>
                      <m:oMath>
                        <m:r>
                          <w:rPr>
                            <w:rFonts w:ascii="Cambria Math" w:eastAsia="宋体" w:hAnsi="Times New Roman" w:cs="Times New Roman"/>
                            <w:sz w:val="24"/>
                            <w:szCs w:val="24"/>
                          </w:rPr>
                          <m:t>n=1,</m:t>
                        </m:r>
                        <m:r>
                          <w:rPr>
                            <w:rFonts w:ascii="Cambria Math" w:eastAsia="宋体" w:hAnsi="Times New Roman" w:cs="Times New Roman"/>
                            <w:sz w:val="24"/>
                            <w:szCs w:val="24"/>
                          </w:rPr>
                          <m:t>…</m:t>
                        </m:r>
                        <m:r>
                          <w:rPr>
                            <w:rFonts w:ascii="Cambria Math" w:eastAsia="宋体" w:hAnsi="Times New Roman" w:cs="Times New Roman"/>
                            <w:sz w:val="24"/>
                            <w:szCs w:val="24"/>
                          </w:rPr>
                          <m:t>,N</m:t>
                        </m:r>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12438EC" w14:textId="77777777" w:rsidR="001B035E" w:rsidRDefault="001B035E" w:rsidP="00E67543">
                      <w:pPr>
                        <w:ind w:right="110"/>
                        <w:rPr>
                          <w:rFonts w:ascii="Times New Roman" w:hAnsi="Times New Roman" w:cs="Times New Roman"/>
                          <w:bCs/>
                          <w:sz w:val="24"/>
                          <w:szCs w:val="24"/>
                        </w:rPr>
                      </w:pP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 xml:space="preserve">(the Pareto optimal front) </w:t>
                      </w:r>
                    </w:p>
                    <w:p w14:paraId="05A884CA" w14:textId="77777777" w:rsidR="001B035E" w:rsidRPr="00202550"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0</m:t>
                            </m:r>
                          </m:sup>
                        </m:sSup>
                      </m:oMath>
                      <w:r>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empty matrix % stores sampled solutions and their times sampled </w:t>
                      </w:r>
                    </w:p>
                    <w:p w14:paraId="2CFADEB3"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1 to </w:t>
                      </w:r>
                      <w:r>
                        <w:rPr>
                          <w:rFonts w:ascii="Times New Roman" w:hAnsi="Times New Roman" w:cs="Times New Roman"/>
                          <w:i/>
                          <w:iCs/>
                          <w:sz w:val="24"/>
                          <w:szCs w:val="24"/>
                        </w:rPr>
                        <w:t>N</w:t>
                      </w:r>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2F3E3E0A" w14:textId="77777777" w:rsidR="001B035E" w:rsidRDefault="001B035E" w:rsidP="00E67543">
                      <w:pPr>
                        <w:ind w:right="110"/>
                        <w:rPr>
                          <w:rFonts w:ascii="Times New Roman" w:hAnsi="Times New Roman" w:cs="Times New Roman"/>
                          <w:b/>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generate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hint="eastAsia"/>
                          <w:bCs/>
                          <w:sz w:val="24"/>
                          <w:szCs w:val="24"/>
                        </w:rPr>
                        <w:t>b</w:t>
                      </w:r>
                      <w:r>
                        <w:rPr>
                          <w:rFonts w:ascii="Times New Roman" w:hAnsi="Times New Roman" w:cs="Times New Roman"/>
                          <w:bCs/>
                          <w:sz w:val="24"/>
                          <w:szCs w:val="24"/>
                        </w:rPr>
                        <w:t xml:space="preserve">y </w:t>
                      </w:r>
                      <w:r w:rsidRPr="00D44F6B">
                        <w:rPr>
                          <w:rFonts w:ascii="Times New Roman" w:hAnsi="Times New Roman" w:cs="Times New Roman"/>
                          <w:b/>
                          <w:sz w:val="24"/>
                          <w:szCs w:val="24"/>
                        </w:rPr>
                        <w:t xml:space="preserve">Algorithm </w:t>
                      </w:r>
                      <w:r>
                        <w:rPr>
                          <w:rFonts w:ascii="Times New Roman" w:hAnsi="Times New Roman" w:cs="Times New Roman"/>
                          <w:b/>
                          <w:sz w:val="24"/>
                          <w:szCs w:val="24"/>
                        </w:rPr>
                        <w:t>2</w:t>
                      </w:r>
                    </w:p>
                    <w:p w14:paraId="01DEC447"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 xml:space="preserve">4: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5A1C8593"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133D3193" w14:textId="77777777" w:rsidR="001B035E" w:rsidRDefault="001B035E" w:rsidP="00E67543">
                      <w:pPr>
                        <w:ind w:right="110"/>
                        <w:rPr>
                          <w:rFonts w:ascii="Times New Roman" w:hAnsi="Times New Roman" w:cs="Times New Roman"/>
                          <w:b/>
                          <w:bCs/>
                          <w:iCs/>
                          <w:sz w:val="24"/>
                          <w:szCs w:val="24"/>
                        </w:rPr>
                      </w:pPr>
                      <w:r>
                        <w:rPr>
                          <w:rFonts w:ascii="Times New Roman" w:hAnsi="Times New Roman" w:cs="Times New Roman"/>
                          <w:bCs/>
                          <w:sz w:val="24"/>
                          <w:szCs w:val="24"/>
                        </w:rPr>
                        <w:t xml:space="preserve">6:      if </w:t>
                      </w:r>
                      <w:r>
                        <w:rPr>
                          <w:rFonts w:ascii="Times New Roman" w:hAnsi="Times New Roman" w:cs="Times New Roman"/>
                          <w:bCs/>
                          <w:i/>
                          <w:iCs/>
                          <w:sz w:val="24"/>
                          <w:szCs w:val="24"/>
                        </w:rPr>
                        <w:t>n</w:t>
                      </w:r>
                      <w:r>
                        <w:rPr>
                          <w:rFonts w:ascii="Times New Roman" w:hAnsi="Times New Roman" w:cs="Times New Roman"/>
                          <w:bCs/>
                          <w:sz w:val="24"/>
                          <w:szCs w:val="24"/>
                        </w:rPr>
                        <w:t xml:space="preserve"> ==1  or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bCs/>
                          <w:sz w:val="24"/>
                          <w:szCs w:val="24"/>
                        </w:rPr>
                        <w:t xml:space="preserve"> and </w:t>
                      </w:r>
                      <m:oMath>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color w:val="333333"/>
                            <w:sz w:val="24"/>
                            <w:szCs w:val="24"/>
                            <w:shd w:val="clear" w:color="auto" w:fill="FFFFFF"/>
                          </w:rPr>
                          <m:t>=</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n-1</m:t>
                                </m:r>
                              </m:sup>
                            </m:sSup>
                            <m:ctrlPr>
                              <w:rPr>
                                <w:rFonts w:ascii="Cambria Math" w:hAnsi="Cambria Math" w:cs="Times New Roman"/>
                                <w:b/>
                                <w:bCs/>
                                <w:iCs/>
                                <w:sz w:val="24"/>
                                <w:szCs w:val="24"/>
                              </w:rPr>
                            </m:ctrlPr>
                          </m:e>
                        </m:d>
                      </m:oMath>
                    </w:p>
                    <w:p w14:paraId="2DA37E5D" w14:textId="77777777" w:rsidR="001B035E" w:rsidRDefault="001B035E" w:rsidP="00E67543">
                      <w:pPr>
                        <w:ind w:right="110"/>
                        <w:rPr>
                          <w:rFonts w:ascii="Times New Roman" w:hAnsi="Times New Roman" w:cs="Times New Roman"/>
                          <w:bCs/>
                          <w:sz w:val="24"/>
                          <w:szCs w:val="24"/>
                        </w:rPr>
                      </w:pPr>
                      <w:r w:rsidRPr="00535AAC">
                        <w:rPr>
                          <w:rFonts w:ascii="Times New Roman" w:hAnsi="Times New Roman" w:cs="Times New Roman"/>
                          <w:iCs/>
                          <w:sz w:val="24"/>
                          <w:szCs w:val="24"/>
                        </w:rPr>
                        <w:t>7:</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 xml:space="preserve"> Λ</m:t>
                            </m:r>
                          </m:e>
                          <m:sub>
                            <m:r>
                              <w:rPr>
                                <w:rFonts w:ascii="Cambria Math" w:eastAsia="宋体" w:hAnsi="Times New Roman" w:cs="Times New Roman"/>
                                <w:sz w:val="24"/>
                                <w:szCs w:val="24"/>
                              </w:rPr>
                              <m:t>q(</m:t>
                            </m:r>
                            <m:r>
                              <m:rPr>
                                <m:sty m:val="b"/>
                              </m:rPr>
                              <w:rPr>
                                <w:rFonts w:ascii="Cambria Math" w:eastAsia="宋体" w:hAnsi="Times New Roman" w:cs="Times New Roman"/>
                                <w:sz w:val="24"/>
                                <w:szCs w:val="24"/>
                              </w:rPr>
                              <m:t>x</m:t>
                            </m:r>
                            <m:r>
                              <w:rPr>
                                <w:rFonts w:ascii="Cambria Math" w:eastAsia="宋体" w:hAnsi="Times New Roman" w:cs="Times New Roman"/>
                                <w:sz w:val="24"/>
                                <w:szCs w:val="24"/>
                              </w:rPr>
                              <m:t>)</m:t>
                            </m:r>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p>
                    <w:p w14:paraId="743384D5"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8:      else</w:t>
                      </w:r>
                    </w:p>
                    <w:p w14:paraId="777BD16B"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iCs/>
                          <w:sz w:val="24"/>
                          <w:szCs w:val="24"/>
                        </w:rPr>
                        <w:t>9</w:t>
                      </w:r>
                      <w:r w:rsidRPr="00DF3FBD">
                        <w:rPr>
                          <w:rFonts w:ascii="Times New Roman" w:hAnsi="Times New Roman" w:cs="Times New Roman"/>
                          <w:iCs/>
                          <w:sz w:val="24"/>
                          <w:szCs w:val="24"/>
                        </w:rPr>
                        <w:t>:</w:t>
                      </w:r>
                      <w:r>
                        <w:rPr>
                          <w:rFonts w:ascii="Times New Roman" w:hAnsi="Times New Roman" w:cs="Times New Roman"/>
                          <w:b/>
                          <w:bCs/>
                          <w:iCs/>
                          <w:sz w:val="24"/>
                          <w:szCs w:val="24"/>
                        </w:rPr>
                        <w:t xml:space="preserv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Wingdings" w:char="F0DF"/>
                        </m:r>
                        <m:r>
                          <m:rPr>
                            <m:sty m:val="p"/>
                          </m:rPr>
                          <w:rPr>
                            <w:rFonts w:ascii="Cambria Math" w:hAnsi="Times New Roman" w:cs="Times New Roman"/>
                            <w:sz w:val="24"/>
                            <w:szCs w:val="24"/>
                          </w:rPr>
                          <m:t xml:space="preserve"> </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i,n-1</m:t>
                            </m:r>
                          </m:sup>
                        </m:sSubSup>
                      </m:oMath>
                    </w:p>
                    <w:p w14:paraId="641DE164"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10:     end if</w:t>
                      </w:r>
                    </w:p>
                    <w:p w14:paraId="695CAC57" w14:textId="77777777" w:rsidR="001B035E" w:rsidRPr="00535AAC"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11:   end for</w:t>
                      </w:r>
                    </w:p>
                    <w:p w14:paraId="234C7ED7"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10</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compute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by </w:t>
                      </w:r>
                      <w:r w:rsidRPr="00503A9E">
                        <w:rPr>
                          <w:rFonts w:ascii="Times New Roman" w:hAnsi="Times New Roman" w:cs="Times New Roman"/>
                          <w:b/>
                          <w:bCs/>
                          <w:sz w:val="24"/>
                          <w:szCs w:val="24"/>
                        </w:rPr>
                        <w:t>Algorithm 3</w:t>
                      </w:r>
                    </w:p>
                    <w:p w14:paraId="48AAD3E6"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simulate solution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sz w:val="24"/>
                          <w:szCs w:val="24"/>
                        </w:rPr>
                        <w:t xml:space="preserve">and observe output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p>
                    <w:p w14:paraId="5C8FF791"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compute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r>
                        <w:rPr>
                          <w:rFonts w:ascii="Times New Roman" w:hAnsi="Times New Roman" w:cs="Times New Roman"/>
                          <w:color w:val="333333"/>
                          <w:sz w:val="24"/>
                          <w:szCs w:val="24"/>
                          <w:shd w:val="clear" w:color="auto" w:fill="FFFFFF"/>
                        </w:rPr>
                        <w:t>and</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m:t>
                            </m:r>
                          </m:sup>
                        </m:sSup>
                      </m:oMath>
                      <w:r>
                        <w:rPr>
                          <w:rFonts w:ascii="Times New Roman" w:hAnsi="Times New Roman" w:cs="Times New Roman"/>
                          <w:color w:val="333333"/>
                          <w:sz w:val="24"/>
                          <w:szCs w:val="24"/>
                          <w:shd w:val="clear" w:color="auto" w:fill="FFFFFF"/>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r>
                          <w:rPr>
                            <w:rFonts w:ascii="Cambria Math" w:eastAsia="宋体" w:hAnsi="Times New Roman" w:cs="Times New Roman"/>
                            <w:sz w:val="24"/>
                            <w:szCs w:val="24"/>
                          </w:rPr>
                          <m:t>)</m:t>
                        </m:r>
                      </m:oMath>
                      <w:r>
                        <w:rPr>
                          <w:rFonts w:ascii="Times New Roman" w:hAnsi="Times New Roman" w:cs="Times New Roman"/>
                          <w:bCs/>
                          <w:sz w:val="24"/>
                          <w:szCs w:val="24"/>
                        </w:rPr>
                        <w:t xml:space="preserve"> by formula (14)</w:t>
                      </w:r>
                      <w:r w:rsidRPr="003C07CA">
                        <w:rPr>
                          <w:rFonts w:ascii="Times New Roman" w:hAnsi="Times New Roman" w:cs="Times New Roman"/>
                          <w:sz w:val="24"/>
                          <w:szCs w:val="24"/>
                        </w:rPr>
                        <w:t xml:space="preserve"> </w:t>
                      </w:r>
                    </w:p>
                    <w:p w14:paraId="1A196DCA" w14:textId="77777777" w:rsidR="001B035E" w:rsidRPr="009D7267" w:rsidRDefault="001B035E" w:rsidP="00E67543">
                      <w:pPr>
                        <w:ind w:right="115"/>
                        <w:rPr>
                          <w:rFonts w:ascii="Times New Roman" w:hAnsi="Times New Roman" w:cs="Times New Roman"/>
                          <w:sz w:val="24"/>
                          <w:szCs w:val="24"/>
                        </w:rPr>
                      </w:pPr>
                      <w:bookmarkStart w:id="836" w:name="_Hlk48304360"/>
                      <w:r>
                        <w:rPr>
                          <w:rFonts w:ascii="Times New Roman" w:hAnsi="Times New Roman" w:cs="Times New Roman"/>
                          <w:bCs/>
                          <w:sz w:val="24"/>
                          <w:szCs w:val="24"/>
                        </w:rPr>
                        <w:t xml:space="preserve">14:   compute </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
                              </m:rPr>
                              <w:rPr>
                                <w:rFonts w:ascii="Cambria Math" w:hAnsi="Cambria Math" w:cs="Times New Roman"/>
                                <w:sz w:val="24"/>
                                <w:szCs w:val="24"/>
                              </w:rPr>
                              <m:t xml:space="preserve"> </m:t>
                            </m:r>
                          </m:sub>
                          <m:sup>
                            <m:r>
                              <w:rPr>
                                <w:rFonts w:ascii="Cambria Math" w:hAnsi="Cambria Math" w:cs="Cambria Math"/>
                                <w:color w:val="333333"/>
                                <w:sz w:val="24"/>
                                <w:szCs w:val="24"/>
                                <w:shd w:val="clear" w:color="auto" w:fill="FFFFFF"/>
                              </w:rPr>
                              <m:t>i,n</m:t>
                            </m:r>
                          </m:sup>
                        </m:sSubSup>
                      </m:oMath>
                      <w:r>
                        <w:rPr>
                          <w:rFonts w:ascii="Times New Roman" w:hAnsi="Times New Roman" w:cs="Times New Roman"/>
                          <w:color w:val="333333"/>
                          <w:sz w:val="24"/>
                          <w:szCs w:val="24"/>
                          <w:shd w:val="clear" w:color="auto" w:fill="FFFFFF"/>
                        </w:rPr>
                        <w:t xml:space="preserve"> by (15a) and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w:rPr>
                                <w:rFonts w:ascii="Cambria Math" w:eastAsia="宋体" w:hAnsi="Times New Roman" w:cs="Times New Roman"/>
                                <w:sz w:val="24"/>
                                <w:szCs w:val="24"/>
                              </w:rPr>
                              <m:t>)</m:t>
                            </m:r>
                          </m:sub>
                          <m:sup>
                            <m:r>
                              <w:rPr>
                                <w:rFonts w:ascii="Cambria Math" w:eastAsia="宋体" w:hAnsi="Times New Roman" w:cs="Times New Roman"/>
                                <w:sz w:val="24"/>
                                <w:szCs w:val="24"/>
                              </w:rPr>
                              <m:t>i,n</m:t>
                            </m:r>
                          </m:sup>
                        </m:sSubSup>
                      </m:oMath>
                      <w:r>
                        <w:rPr>
                          <w:rFonts w:ascii="Times New Roman" w:hAnsi="Times New Roman" w:cs="Times New Roman"/>
                          <w:bCs/>
                          <w:sz w:val="24"/>
                          <w:szCs w:val="24"/>
                        </w:rPr>
                        <w:t xml:space="preserve"> </w:t>
                      </w:r>
                      <w:r>
                        <w:rPr>
                          <w:rFonts w:ascii="Times New Roman" w:hAnsi="Times New Roman" w:cs="Times New Roman"/>
                          <w:color w:val="333333"/>
                          <w:sz w:val="24"/>
                          <w:szCs w:val="24"/>
                          <w:shd w:val="clear" w:color="auto" w:fill="FFFFFF"/>
                        </w:rPr>
                        <w:t xml:space="preserve">by (15b)  </w:t>
                      </w:r>
                    </w:p>
                    <w:bookmarkEnd w:id="836"/>
                    <w:p w14:paraId="5C959860"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bCs/>
                          <w:sz w:val="24"/>
                          <w:szCs w:val="24"/>
                        </w:rPr>
                        <w:t>15</w:t>
                      </w:r>
                      <w:r>
                        <w:rPr>
                          <w:rFonts w:ascii="Times New Roman" w:hAnsi="Times New Roman" w:cs="Times New Roman" w:hint="eastAsia"/>
                          <w:bCs/>
                          <w:sz w:val="24"/>
                          <w:szCs w:val="24"/>
                        </w:rPr>
                        <w:t>：</w:t>
                      </w:r>
                      <w:r>
                        <w:rPr>
                          <w:rFonts w:ascii="Times New Roman" w:hAnsi="Times New Roman" w:cs="Times New Roman" w:hint="eastAsia"/>
                          <w:bCs/>
                          <w:sz w:val="24"/>
                          <w:szCs w:val="24"/>
                        </w:rPr>
                        <w:t xml:space="preserve"> </w:t>
                      </w:r>
                      <w:r>
                        <w:rPr>
                          <w:rFonts w:ascii="Times New Roman" w:hAnsi="Times New Roman" w:cs="Times New Roman"/>
                          <w:bCs/>
                          <w:sz w:val="24"/>
                          <w:szCs w:val="24"/>
                        </w:rPr>
                        <w:t xml:space="preserve"> if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9E13BF">
                        <w:rPr>
                          <w:rFonts w:ascii="Times New Roman" w:hAnsi="Times New Roman" w:cs="Times New Roman"/>
                          <w:b/>
                          <w:sz w:val="24"/>
                          <w:szCs w:val="24"/>
                          <w:highlight w:val="yellow"/>
                        </w:rPr>
                        <w:t xml:space="preserve"> </w:t>
                      </w:r>
                      <m:oMath>
                        <m:r>
                          <m:rPr>
                            <m:sty m:val="bi"/>
                          </m:rPr>
                          <w:rPr>
                            <w:rFonts w:ascii="Cambria Math" w:hAnsi="Cambria Math" w:cs="Times New Roman"/>
                            <w:sz w:val="24"/>
                            <w:szCs w:val="24"/>
                            <w:highlight w:val="yellow"/>
                          </w:rPr>
                          <m:t>≠</m:t>
                        </m:r>
                      </m:oMath>
                      <w:r w:rsidRPr="009E13BF">
                        <w:rPr>
                          <w:rFonts w:ascii="Times New Roman" w:hAnsi="Times New Roman" w:cs="Times New Roman"/>
                          <w:b/>
                          <w:sz w:val="24"/>
                          <w:szCs w:val="24"/>
                          <w:highlight w:val="yellow"/>
                        </w:rPr>
                        <w:t xml:space="preserve"> </w:t>
                      </w:r>
                      <w:r w:rsidRPr="009E13BF">
                        <w:rPr>
                          <w:rFonts w:ascii="Times New Roman" w:hAnsi="Times New Roman" w:cs="Times New Roman"/>
                          <w:bCs/>
                          <w:sz w:val="24"/>
                          <w:szCs w:val="24"/>
                          <w:highlight w:val="yellow"/>
                        </w:rPr>
                        <w:t>an</w:t>
                      </w:r>
                      <w:r>
                        <w:rPr>
                          <w:rFonts w:ascii="Times New Roman" w:hAnsi="Times New Roman" w:cs="Times New Roman"/>
                          <w:bCs/>
                          <w:sz w:val="24"/>
                          <w:szCs w:val="24"/>
                        </w:rPr>
                        <w:t>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p>
                    <w:p w14:paraId="72038B57"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sSup>
                                  <m:sSupPr>
                                    <m:ctrlPr>
                                      <w:rPr>
                                        <w:rFonts w:ascii="Cambria Math" w:eastAsia="宋体" w:hAnsi="Cambria Math" w:cs="Times New Roman"/>
                                        <w:sz w:val="24"/>
                                        <w:szCs w:val="24"/>
                                      </w:rPr>
                                    </m:ctrlPr>
                                  </m:sSupPr>
                                  <m:e>
                                    <m:r>
                                      <w:rPr>
                                        <w:rFonts w:ascii="Cambria Math" w:eastAsia="宋体" w:hAnsi="Cambria Math" w:cs="Times New Roman"/>
                                        <w:sz w:val="24"/>
                                        <w:szCs w:val="24"/>
                                      </w:rPr>
                                      <m:t xml:space="preserve"> s</m:t>
                                    </m:r>
                                  </m:e>
                                  <m:sup>
                                    <m:r>
                                      <w:rPr>
                                        <w:rFonts w:ascii="Cambria Math" w:eastAsia="宋体" w:hAnsi="Cambria Math" w:cs="Times New Roman"/>
                                        <w:sz w:val="24"/>
                                        <w:szCs w:val="24"/>
                                      </w:rPr>
                                      <m:t>n-1</m:t>
                                    </m:r>
                                  </m:sup>
                                </m:sSup>
                                <m:r>
                                  <w:rPr>
                                    <w:rFonts w:ascii="Cambria Math" w:eastAsia="宋体" w:hAnsi="Cambria Math" w:cs="Times New Roman"/>
                                    <w:sz w:val="24"/>
                                    <w:szCs w:val="24"/>
                                  </w:rPr>
                                  <m:t xml:space="preserve"> </m:t>
                                </m:r>
                                <m:ctrlPr>
                                  <w:rPr>
                                    <w:rFonts w:ascii="Cambria Math" w:hAnsi="Cambria Math" w:cs="Cambria Math"/>
                                    <w:i/>
                                    <w:color w:val="333333"/>
                                    <w:sz w:val="24"/>
                                    <w:szCs w:val="24"/>
                                    <w:shd w:val="clear" w:color="auto" w:fill="FFFFFF"/>
                                  </w:rPr>
                                </m:ctrlPr>
                              </m:e>
                              <m:e>
                                <m:r>
                                  <m:rPr>
                                    <m:sty m:val="b"/>
                                  </m:rPr>
                                  <w:rPr>
                                    <w:rFonts w:ascii="Cambria Math" w:hAnsi="Times New Roman" w:cs="Times New Roman"/>
                                    <w:sz w:val="24"/>
                                    <w:szCs w:val="24"/>
                                  </w:rPr>
                                  <m:t xml:space="preserve">x    </m:t>
                                </m:r>
                                <m:r>
                                  <w:rPr>
                                    <w:rFonts w:ascii="Cambria Math" w:hAnsi="Cambria Math" w:cs="Cambria Math"/>
                                    <w:color w:val="333333"/>
                                    <w:sz w:val="24"/>
                                    <w:szCs w:val="24"/>
                                    <w:shd w:val="clear" w:color="auto" w:fill="FFFFFF"/>
                                  </w:rPr>
                                  <m:t>1</m:t>
                                </m:r>
                                <m:ctrlPr>
                                  <w:rPr>
                                    <w:rFonts w:ascii="Cambria Math" w:hAnsi="Cambria Math" w:cs="Cambria Math"/>
                                    <w:i/>
                                    <w:color w:val="333333"/>
                                    <w:sz w:val="24"/>
                                    <w:szCs w:val="24"/>
                                    <w:shd w:val="clear" w:color="auto" w:fill="FFFFFF"/>
                                  </w:rPr>
                                </m:ctrlPr>
                              </m:e>
                            </m:eqArr>
                          </m:e>
                        </m:d>
                      </m:oMath>
                    </w:p>
                    <w:p w14:paraId="0D057B19"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16:    else</w:t>
                      </w:r>
                    </w:p>
                    <w:p w14:paraId="2650368A" w14:textId="77777777" w:rsidR="001B035E" w:rsidRPr="00D772EA" w:rsidRDefault="001B035E" w:rsidP="00E67543">
                      <w:pPr>
                        <w:ind w:right="110"/>
                        <w:rPr>
                          <w:rFonts w:ascii="Times New Roman" w:hAnsi="Times New Roman" w:cs="Times New Roman"/>
                          <w:b/>
                          <w:bCs/>
                          <w:sz w:val="24"/>
                          <w:szCs w:val="24"/>
                        </w:rPr>
                      </w:pPr>
                      <w:r>
                        <w:rPr>
                          <w:rFonts w:ascii="Times New Roman" w:hAnsi="Times New Roman" w:cs="Times New Roman"/>
                          <w:color w:val="333333"/>
                          <w:sz w:val="24"/>
                          <w:szCs w:val="24"/>
                          <w:shd w:val="clear" w:color="auto" w:fill="FFFFFF"/>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Times New Roman"/>
                            <w:color w:val="333333"/>
                            <w:sz w:val="24"/>
                            <w:szCs w:val="24"/>
                            <w:shd w:val="clear" w:color="auto" w:fill="FFFFFF"/>
                          </w:rPr>
                          <w:sym w:font="Wingdings" w:char="F0DF"/>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with the last entry of the row corresponds to </w:t>
                      </w:r>
                      <w:r>
                        <w:rPr>
                          <w:rFonts w:ascii="Times New Roman" w:hAnsi="Times New Roman" w:cs="Times New Roman"/>
                          <w:b/>
                          <w:bCs/>
                          <w:sz w:val="24"/>
                          <w:szCs w:val="24"/>
                        </w:rPr>
                        <w:t xml:space="preserve">x </w:t>
                      </w:r>
                      <w:r w:rsidRPr="00D772EA">
                        <w:rPr>
                          <w:rFonts w:ascii="Times New Roman" w:hAnsi="Times New Roman" w:cs="Times New Roman"/>
                          <w:sz w:val="24"/>
                          <w:szCs w:val="24"/>
                        </w:rPr>
                        <w:t xml:space="preserve">added by </w:t>
                      </w:r>
                      <w:r>
                        <w:rPr>
                          <w:rFonts w:ascii="Times New Roman" w:hAnsi="Times New Roman" w:cs="Times New Roman"/>
                          <w:sz w:val="24"/>
                          <w:szCs w:val="24"/>
                        </w:rPr>
                        <w:t>1</w:t>
                      </w:r>
                    </w:p>
                    <w:p w14:paraId="6E491868"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iCs/>
                          <w:sz w:val="24"/>
                          <w:szCs w:val="24"/>
                        </w:rPr>
                        <w:t>17:</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053A4A8A"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18</w:t>
                      </w:r>
                      <w:r w:rsidRPr="003C07CA">
                        <w:rPr>
                          <w:rFonts w:ascii="Times New Roman" w:hAnsi="Times New Roman" w:cs="Times New Roman"/>
                          <w:sz w:val="24"/>
                          <w:szCs w:val="24"/>
                        </w:rPr>
                        <w:t>: end for</w:t>
                      </w:r>
                    </w:p>
                    <w:p w14:paraId="284A543F"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sz w:val="24"/>
                          <w:szCs w:val="24"/>
                        </w:rPr>
                        <w:t xml:space="preserve">19: </w:t>
                      </w:r>
                      <w:r w:rsidRPr="00070A53">
                        <w:rPr>
                          <w:rFonts w:ascii="Times New Roman" w:hAnsi="Times New Roman" w:cs="Times New Roman"/>
                          <w:iCs/>
                          <w:sz w:val="24"/>
                          <w:szCs w:val="24"/>
                        </w:rPr>
                        <w:t xml:space="preserve">solve problem (16) and obtain its 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070A53">
                        <w:rPr>
                          <w:rFonts w:ascii="Times New Roman" w:hAnsi="Times New Roman" w:cs="Times New Roman"/>
                          <w:b/>
                          <w:sz w:val="24"/>
                          <w:szCs w:val="24"/>
                        </w:rPr>
                        <w:t xml:space="preserve"> </w:t>
                      </w:r>
                      <w:r w:rsidRPr="00070A53">
                        <w:rPr>
                          <w:rFonts w:ascii="Times New Roman" w:hAnsi="Times New Roman" w:cs="Times New Roman"/>
                          <w:bCs/>
                          <w:sz w:val="24"/>
                          <w:szCs w:val="24"/>
                        </w:rPr>
                        <w:t>defined in (18)</w:t>
                      </w:r>
                    </w:p>
                  </w:txbxContent>
                </v:textbox>
                <w10:anchorlock/>
              </v:shape>
            </w:pict>
          </mc:Fallback>
        </mc:AlternateContent>
      </w:r>
    </w:p>
    <w:p w14:paraId="4018D9D3" w14:textId="77777777" w:rsidR="00E67543" w:rsidRDefault="00E67543" w:rsidP="000E065A">
      <w:pPr>
        <w:rPr>
          <w:rFonts w:ascii="Times New Roman" w:hAnsi="Times New Roman" w:cs="Times New Roman"/>
          <w:sz w:val="24"/>
          <w:szCs w:val="24"/>
        </w:rPr>
      </w:pPr>
      <w:r w:rsidRPr="00366C29">
        <w:rPr>
          <w:rFonts w:ascii="Times New Roman" w:hAnsi="Times New Roman" w:cs="Times New Roman"/>
          <w:noProof/>
          <w:sz w:val="24"/>
          <w:szCs w:val="24"/>
        </w:rPr>
        <w:lastRenderedPageBreak/>
        <mc:AlternateContent>
          <mc:Choice Requires="wps">
            <w:drawing>
              <wp:inline distT="0" distB="0" distL="0" distR="0" wp14:anchorId="099DA69F" wp14:editId="000DE5E0">
                <wp:extent cx="6139180" cy="4796287"/>
                <wp:effectExtent l="0" t="0" r="13970" b="2349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180" cy="4796287"/>
                        </a:xfrm>
                        <a:prstGeom prst="rect">
                          <a:avLst/>
                        </a:prstGeom>
                        <a:solidFill>
                          <a:srgbClr val="FFFFFF"/>
                        </a:solidFill>
                        <a:ln w="9525">
                          <a:solidFill>
                            <a:srgbClr val="000000"/>
                          </a:solidFill>
                          <a:miter lim="800000"/>
                          <a:headEnd/>
                          <a:tailEnd/>
                        </a:ln>
                      </wps:spPr>
                      <wps:txbx>
                        <w:txbxContent>
                          <w:p w14:paraId="78CB0199" w14:textId="77777777"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 xml:space="preserve"> based candidate sample set generation</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NSTPU </w:t>
                            </w:r>
                          </w:p>
                          <w:p w14:paraId="1F093CA0"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Inputs: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40678B49" w14:textId="77777777" w:rsidR="001B035E" w:rsidRPr="003C07CA" w:rsidRDefault="001B035E" w:rsidP="00E67543">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5F573C18"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30A956FC" w14:textId="77777777" w:rsidR="001B035E" w:rsidRPr="003C07CA" w:rsidRDefault="001B035E" w:rsidP="00E67543">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6B7ADB75"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63421681" w14:textId="77777777" w:rsidR="001B035E" w:rsidRPr="003C07CA" w:rsidRDefault="001B035E" w:rsidP="00E67543">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79664E91"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64E10C9B"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3C07CA">
                              <w:rPr>
                                <w:rFonts w:ascii="Times New Roman" w:hAnsi="Times New Roman" w:cs="Times New Roman"/>
                                <w:sz w:val="24"/>
                                <w:szCs w:val="24"/>
                              </w:rPr>
                              <w:t>end for</w:t>
                            </w:r>
                          </w:p>
                          <w:p w14:paraId="28AD80EF"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w:t>
                            </w:r>
                            <w:r w:rsidRPr="00366C29">
                              <w:rPr>
                                <w:rFonts w:ascii="Times New Roman" w:hAnsi="Times New Roman" w:cs="Times New Roman"/>
                                <w:iCs/>
                                <w:sz w:val="24"/>
                                <w:szCs w:val="24"/>
                              </w:rPr>
                              <w:t xml:space="preserve">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23381682"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bCs/>
                                <w:sz w:val="24"/>
                                <w:szCs w:val="24"/>
                              </w:rPr>
                              <w:t xml:space="preserve">9:   if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 xml:space="preserve"> </m:t>
                              </m:r>
                              <m:r>
                                <m:rPr>
                                  <m:sty m:val="bi"/>
                                </m:rPr>
                                <w:rPr>
                                  <w:rFonts w:ascii="Cambria Math" w:eastAsia="宋体" w:hAnsi="Cambria Math" w:cs="Times New Roman"/>
                                  <w:sz w:val="24"/>
                                  <w:szCs w:val="24"/>
                                </w:rPr>
                                <m:t xml:space="preserve"> </m:t>
                              </m:r>
                            </m:oMath>
                            <w:r>
                              <w:rPr>
                                <w:rFonts w:ascii="Times New Roman" w:hAnsi="Times New Roman" w:cs="Times New Roman"/>
                                <w:b/>
                                <w:sz w:val="24"/>
                                <w:szCs w:val="24"/>
                              </w:rPr>
                              <w:t xml:space="preserve"> </w:t>
                            </w:r>
                          </w:p>
                          <w:p w14:paraId="39C45038" w14:textId="77777777"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3B4649C3" w14:textId="77777777" w:rsidR="001B035E" w:rsidRDefault="001B035E" w:rsidP="00E67543">
                            <w:pPr>
                              <w:ind w:right="110"/>
                              <w:rPr>
                                <w:rFonts w:ascii="Times New Roman" w:hAnsi="Times New Roman" w:cs="Times New Roman"/>
                                <w:bCs/>
                                <w:iCs/>
                                <w:sz w:val="24"/>
                                <w:szCs w:val="24"/>
                              </w:rPr>
                            </w:pPr>
                            <w:r>
                              <w:rPr>
                                <w:rFonts w:ascii="Times New Roman" w:hAnsi="Times New Roman" w:cs="Times New Roman"/>
                                <w:bCs/>
                                <w:iCs/>
                                <w:sz w:val="24"/>
                                <w:szCs w:val="24"/>
                              </w:rPr>
                              <w:t>11: else</w:t>
                            </w:r>
                          </w:p>
                          <w:p w14:paraId="12889A61"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bCs/>
                                <w:iCs/>
                                <w:sz w:val="24"/>
                                <w:szCs w:val="24"/>
                              </w:rPr>
                              <w:t xml:space="preserve">12:  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1D973B3B"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p>
                          <w:p w14:paraId="4DC7FE8E" w14:textId="77777777" w:rsidR="001B035E" w:rsidRDefault="001B035E" w:rsidP="00E67543">
                            <w:pPr>
                              <w:ind w:right="110"/>
                              <w:rPr>
                                <w:rFonts w:ascii="Times New Roman" w:hAnsi="Times New Roman" w:cs="Times New Roman"/>
                                <w:iCs/>
                                <w:sz w:val="24"/>
                                <w:szCs w:val="24"/>
                              </w:rPr>
                            </w:pPr>
                            <w:r>
                              <w:rPr>
                                <w:rFonts w:ascii="Times New Roman" w:hAnsi="Times New Roman" w:cs="Times New Roman"/>
                                <w:bCs/>
                                <w:sz w:val="24"/>
                                <w:szCs w:val="24"/>
                              </w:rPr>
                              <w:t xml:space="preserve">14:    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 </w:t>
                            </w:r>
                          </w:p>
                          <w:p w14:paraId="0C7D694D" w14:textId="77777777" w:rsidR="001B035E" w:rsidRPr="00B0202A" w:rsidRDefault="001B035E" w:rsidP="00E67543">
                            <w:pPr>
                              <w:ind w:right="110"/>
                              <w:rPr>
                                <w:rFonts w:ascii="Times New Roman" w:hAnsi="Times New Roman" w:cs="Times New Roman"/>
                                <w:iCs/>
                                <w:sz w:val="24"/>
                                <w:szCs w:val="24"/>
                              </w:rPr>
                            </w:pPr>
                            <w:r>
                              <w:rPr>
                                <w:rFonts w:ascii="Times New Roman" w:hAnsi="Times New Roman" w:cs="Times New Roman"/>
                                <w:iCs/>
                                <w:sz w:val="24"/>
                                <w:szCs w:val="24"/>
                              </w:rPr>
                              <w:t xml:space="preserve">15: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423D6F09"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49D991B9" w14:textId="77777777"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3AB83DCD"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927A1E9"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end for</w:t>
                            </w:r>
                          </w:p>
                        </w:txbxContent>
                      </wps:txbx>
                      <wps:bodyPr rot="0" vert="horz" wrap="square" lIns="91440" tIns="45720" rIns="91440" bIns="45720" anchor="t" anchorCtr="0" upright="1">
                        <a:noAutofit/>
                      </wps:bodyPr>
                    </wps:wsp>
                  </a:graphicData>
                </a:graphic>
              </wp:inline>
            </w:drawing>
          </mc:Choice>
          <mc:Fallback>
            <w:pict>
              <v:shape w14:anchorId="099DA69F" id="Text Box 2" o:spid="_x0000_s1027" type="#_x0000_t202" style="width:483.4pt;height:37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">
                <v:textbox>
                  <w:txbxContent>
                    <w:p w14:paraId="78CB0199" w14:textId="77777777" w:rsidR="001B035E" w:rsidRDefault="001B035E" w:rsidP="00E67543">
                      <w:pPr>
                        <w:ind w:right="110"/>
                        <w:rPr>
                          <w:rFonts w:ascii="Times New Roman" w:hAnsi="Times New Roman" w:cs="Times New Roman"/>
                          <w:sz w:val="24"/>
                          <w:szCs w:val="24"/>
                        </w:rPr>
                      </w:pPr>
                      <w:r w:rsidRPr="003C07CA">
                        <w:rPr>
                          <w:rFonts w:ascii="Times New Roman" w:hAnsi="Times New Roman" w:cs="Times New Roman"/>
                          <w:b/>
                          <w:bCs/>
                          <w:sz w:val="24"/>
                          <w:szCs w:val="24"/>
                        </w:rPr>
                        <w:t xml:space="preserve">Algorithm </w:t>
                      </w:r>
                      <w:r>
                        <w:rPr>
                          <w:rFonts w:ascii="Times New Roman" w:hAnsi="Times New Roman" w:cs="Times New Roman"/>
                          <w:b/>
                          <w:bCs/>
                          <w:sz w:val="24"/>
                          <w:szCs w:val="24"/>
                        </w:rPr>
                        <w:t>2</w:t>
                      </w:r>
                      <w:r w:rsidRPr="003C07CA">
                        <w:rPr>
                          <w:rFonts w:ascii="Times New Roman" w:hAnsi="Times New Roman" w:cs="Times New Roman"/>
                          <w:sz w:val="24"/>
                          <w:szCs w:val="24"/>
                        </w:rPr>
                        <w:t>:</w:t>
                      </w:r>
                      <w:r w:rsidRPr="00FF1985">
                        <w:rPr>
                          <w:rFonts w:ascii="Times New Roman" w:hAnsi="Times New Roman" w:cs="Times New Roman"/>
                          <w:sz w:val="24"/>
                          <w:szCs w:val="24"/>
                        </w:rPr>
                        <w:t xml:space="preserve"> </w:t>
                      </w:r>
                      <w:r>
                        <w:rPr>
                          <w:rFonts w:ascii="Times New Roman" w:hAnsi="Times New Roman" w:cs="Times New Roman"/>
                          <w:sz w:val="24"/>
                          <w:szCs w:val="24"/>
                        </w:rPr>
                        <w:t>Parametric</w:t>
                      </w:r>
                      <w:r w:rsidRPr="0082359E">
                        <w:rPr>
                          <w:rFonts w:ascii="Times New Roman" w:hAnsi="Times New Roman" w:cs="Times New Roman"/>
                          <w:sz w:val="24"/>
                          <w:szCs w:val="24"/>
                        </w:rPr>
                        <w:t xml:space="preserve"> belief</w:t>
                      </w:r>
                      <w:r>
                        <w:rPr>
                          <w:rFonts w:ascii="Times New Roman" w:hAnsi="Times New Roman" w:cs="Times New Roman"/>
                          <w:sz w:val="24"/>
                          <w:szCs w:val="24"/>
                        </w:rPr>
                        <w:t xml:space="preserve"> based candidate sample set generation</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for NSTPU </w:t>
                      </w:r>
                    </w:p>
                    <w:p w14:paraId="1F093CA0"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Inputs: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oMath>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oMath>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Output: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p>
                    <w:p w14:paraId="40678B49" w14:textId="77777777" w:rsidR="001B035E" w:rsidRPr="003C07CA" w:rsidRDefault="001B035E" w:rsidP="00E67543">
                      <w:pPr>
                        <w:ind w:right="110"/>
                        <w:rPr>
                          <w:rFonts w:ascii="Times New Roman" w:hAnsi="Times New Roman" w:cs="Times New Roman"/>
                          <w:color w:val="333333"/>
                          <w:sz w:val="24"/>
                          <w:szCs w:val="24"/>
                        </w:rPr>
                      </w:pPr>
                      <w:r w:rsidRPr="003C07CA">
                        <w:rPr>
                          <w:rFonts w:ascii="Times New Roman" w:hAnsi="Times New Roman" w:cs="Times New Roman"/>
                          <w:sz w:val="24"/>
                          <w:szCs w:val="24"/>
                        </w:rPr>
                        <w:t xml:space="preserve">1: </w:t>
                      </w:r>
                      <w:r>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5F573C18"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2: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1</m:t>
                            </m:r>
                          </m:sub>
                        </m:sSub>
                      </m:oMath>
                      <w:r w:rsidRPr="003C07CA">
                        <w:rPr>
                          <w:rFonts w:ascii="Times New Roman" w:hAnsi="Times New Roman" w:cs="Times New Roman"/>
                          <w:i/>
                          <w:sz w:val="24"/>
                          <w:szCs w:val="24"/>
                        </w:rPr>
                        <w:t xml:space="preserve"> </w:t>
                      </w:r>
                      <w:r w:rsidRPr="003C07CA">
                        <w:rPr>
                          <w:rFonts w:ascii="Times New Roman" w:hAnsi="Times New Roman" w:cs="Times New Roman"/>
                          <w:sz w:val="24"/>
                          <w:szCs w:val="24"/>
                        </w:rPr>
                        <w:t>do</w:t>
                      </w:r>
                    </w:p>
                    <w:p w14:paraId="30A956FC" w14:textId="77777777" w:rsidR="001B035E" w:rsidRPr="003C07CA" w:rsidRDefault="001B035E" w:rsidP="00E67543">
                      <w:pPr>
                        <w:ind w:right="110"/>
                        <w:rPr>
                          <w:rFonts w:ascii="Times New Roman" w:hAnsi="Times New Roman" w:cs="Times New Roman"/>
                          <w:b/>
                          <w:bCs/>
                          <w:sz w:val="24"/>
                          <w:szCs w:val="24"/>
                        </w:rPr>
                      </w:pPr>
                      <w:r w:rsidRPr="003C07CA">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 </w:t>
                      </w:r>
                      <w:r>
                        <w:rPr>
                          <w:rFonts w:ascii="Times New Roman" w:hAnsi="Times New Roman" w:cs="Times New Roman"/>
                          <w:sz w:val="24"/>
                          <w:szCs w:val="24"/>
                        </w:rPr>
                        <w:t>p</w:t>
                      </w:r>
                      <w:r w:rsidRPr="003C07CA">
                        <w:rPr>
                          <w:rFonts w:ascii="Times New Roman" w:hAnsi="Times New Roman" w:cs="Times New Roman"/>
                          <w:sz w:val="24"/>
                          <w:szCs w:val="24"/>
                        </w:rPr>
                        <w:t>ick a</w:t>
                      </w:r>
                      <w:r>
                        <w:rPr>
                          <w:rFonts w:ascii="Times New Roman" w:hAnsi="Times New Roman" w:cs="Times New Roman"/>
                          <w:sz w:val="24"/>
                          <w:szCs w:val="24"/>
                        </w:rPr>
                        <w:t>n</w:t>
                      </w:r>
                      <w:r w:rsidRPr="003C07CA">
                        <w:rPr>
                          <w:rFonts w:ascii="Times New Roman" w:hAnsi="Times New Roman" w:cs="Times New Roman"/>
                          <w:sz w:val="24"/>
                          <w:szCs w:val="24"/>
                        </w:rPr>
                        <w:t xml:space="preserve"> </w:t>
                      </w:r>
                      <w:r>
                        <w:rPr>
                          <w:rFonts w:ascii="Times New Roman" w:hAnsi="Times New Roman" w:cs="Times New Roman"/>
                          <w:sz w:val="24"/>
                          <w:szCs w:val="24"/>
                        </w:rPr>
                        <w:t>integer vector</w:t>
                      </w:r>
                      <w:r w:rsidRPr="003C07CA">
                        <w:rPr>
                          <w:rFonts w:ascii="Times New Roman" w:hAnsi="Times New Roman" w:cs="Times New Roman"/>
                          <w:b/>
                          <w:bCs/>
                          <w:sz w:val="24"/>
                          <w:szCs w:val="24"/>
                        </w:rPr>
                        <w:t xml:space="preserve"> 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r>
                          <m:rPr>
                            <m:sty m:val="bi"/>
                          </m:rPr>
                          <w:rPr>
                            <w:rFonts w:ascii="Cambria Math" w:eastAsia="宋体" w:hAnsi="Times New Roman" w:cs="Times New Roman"/>
                            <w:sz w:val="24"/>
                            <w:szCs w:val="24"/>
                          </w:rPr>
                          <m:t>]</m:t>
                        </m:r>
                      </m:oMath>
                      <w:r w:rsidRPr="003C07CA">
                        <w:rPr>
                          <w:rFonts w:ascii="Times New Roman" w:hAnsi="Times New Roman" w:cs="Times New Roman"/>
                          <w:sz w:val="24"/>
                          <w:szCs w:val="24"/>
                        </w:rPr>
                        <w:t xml:space="preserve"> </w:t>
                      </w:r>
                    </w:p>
                    <w:p w14:paraId="6B7ADB75"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4: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63421681" w14:textId="77777777" w:rsidR="001B035E" w:rsidRPr="003C07CA" w:rsidRDefault="001B035E" w:rsidP="00E67543">
                      <w:pPr>
                        <w:ind w:right="110"/>
                        <w:rPr>
                          <w:rFonts w:ascii="Times New Roman" w:hAnsi="Times New Roman" w:cs="Times New Roman"/>
                          <w:color w:val="000000"/>
                          <w:sz w:val="24"/>
                          <w:szCs w:val="24"/>
                        </w:rPr>
                      </w:pPr>
                      <w:r w:rsidRPr="003C07CA">
                        <w:rPr>
                          <w:rFonts w:ascii="Times New Roman" w:hAnsi="Times New Roman" w:cs="Times New Roman"/>
                          <w:sz w:val="24"/>
                          <w:szCs w:val="24"/>
                        </w:rPr>
                        <w:t xml:space="preserve">5: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79664E91"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color w:val="000000"/>
                          <w:sz w:val="24"/>
                          <w:szCs w:val="24"/>
                        </w:rPr>
                        <w:t xml:space="preserve">6:   </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64E10C9B" w14:textId="77777777" w:rsidR="001B035E" w:rsidRPr="003C07CA" w:rsidRDefault="001B035E" w:rsidP="00E67543">
                      <w:pPr>
                        <w:ind w:right="110"/>
                        <w:rPr>
                          <w:rFonts w:ascii="Times New Roman" w:hAnsi="Times New Roman" w:cs="Times New Roman"/>
                          <w:sz w:val="24"/>
                          <w:szCs w:val="24"/>
                        </w:rPr>
                      </w:pPr>
                      <w:r w:rsidRPr="003C07CA">
                        <w:rPr>
                          <w:rFonts w:ascii="Times New Roman" w:hAnsi="Times New Roman" w:cs="Times New Roman"/>
                          <w:sz w:val="24"/>
                          <w:szCs w:val="24"/>
                        </w:rPr>
                        <w:t xml:space="preserve">7: </w:t>
                      </w:r>
                      <w:r>
                        <w:rPr>
                          <w:rFonts w:ascii="Times New Roman" w:hAnsi="Times New Roman" w:cs="Times New Roman"/>
                          <w:sz w:val="24"/>
                          <w:szCs w:val="24"/>
                        </w:rPr>
                        <w:t xml:space="preserve">  </w:t>
                      </w:r>
                      <w:r w:rsidRPr="003C07CA">
                        <w:rPr>
                          <w:rFonts w:ascii="Times New Roman" w:hAnsi="Times New Roman" w:cs="Times New Roman"/>
                          <w:sz w:val="24"/>
                          <w:szCs w:val="24"/>
                        </w:rPr>
                        <w:t>end for</w:t>
                      </w:r>
                    </w:p>
                    <w:p w14:paraId="28AD80EF"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iCs/>
                          <w:sz w:val="24"/>
                          <w:szCs w:val="24"/>
                        </w:rPr>
                        <w:t xml:space="preserve">8:   </w:t>
                      </w:r>
                      <w:r w:rsidRPr="00366C29">
                        <w:rPr>
                          <w:rFonts w:ascii="Times New Roman" w:hAnsi="Times New Roman" w:cs="Times New Roman"/>
                          <w:iCs/>
                          <w:sz w:val="24"/>
                          <w:szCs w:val="24"/>
                        </w:rPr>
                        <w:t xml:space="preserve">solve for the </w:t>
                      </w:r>
                      <w:r w:rsidRPr="00366C29">
                        <w:rPr>
                          <w:rFonts w:ascii="Times New Roman" w:hAnsi="Times New Roman" w:cs="Times New Roman"/>
                          <w:iCs/>
                          <w:sz w:val="24"/>
                          <w:szCs w:val="24"/>
                        </w:rPr>
                        <w:t xml:space="preserve">Perato front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sidRPr="00366C29">
                        <w:rPr>
                          <w:rFonts w:ascii="Times New Roman" w:hAnsi="Times New Roman" w:cs="Times New Roman"/>
                          <w:b/>
                          <w:sz w:val="24"/>
                          <w:szCs w:val="24"/>
                        </w:rPr>
                        <w:t xml:space="preserve"> </w:t>
                      </w:r>
                      <w:r w:rsidRPr="00366C29">
                        <w:rPr>
                          <w:rFonts w:ascii="Times New Roman" w:hAnsi="Times New Roman" w:cs="Times New Roman"/>
                          <w:bCs/>
                          <w:sz w:val="24"/>
                          <w:szCs w:val="24"/>
                        </w:rPr>
                        <w:t xml:space="preserve">defined in (18) of </w:t>
                      </w:r>
                      <w:r w:rsidRPr="00366C29">
                        <w:rPr>
                          <w:rFonts w:ascii="Times New Roman" w:hAnsi="Times New Roman" w:cs="Times New Roman"/>
                          <w:iCs/>
                          <w:sz w:val="24"/>
                          <w:szCs w:val="24"/>
                        </w:rPr>
                        <w:t xml:space="preserve">problem (16) (with </w:t>
                      </w:r>
                      <w:r w:rsidRPr="00366C29">
                        <w:rPr>
                          <w:rFonts w:ascii="Times New Roman" w:hAnsi="Times New Roman" w:cs="Times New Roman"/>
                          <w:i/>
                          <w:sz w:val="24"/>
                          <w:szCs w:val="24"/>
                        </w:rPr>
                        <w:t xml:space="preserve">N </w:t>
                      </w:r>
                      <w:r w:rsidRPr="00366C29">
                        <w:rPr>
                          <w:rFonts w:ascii="Times New Roman" w:hAnsi="Times New Roman" w:cs="Times New Roman"/>
                          <w:iCs/>
                          <w:sz w:val="24"/>
                          <w:szCs w:val="24"/>
                        </w:rPr>
                        <w:t xml:space="preserve">replaced by </w:t>
                      </w:r>
                      <w:r w:rsidRPr="00366C29">
                        <w:rPr>
                          <w:rFonts w:ascii="Times New Roman" w:hAnsi="Times New Roman" w:cs="Times New Roman"/>
                          <w:i/>
                          <w:sz w:val="24"/>
                          <w:szCs w:val="24"/>
                        </w:rPr>
                        <w:t>n</w:t>
                      </w:r>
                      <w:r w:rsidRPr="00366C29">
                        <w:rPr>
                          <w:rFonts w:ascii="Times New Roman" w:hAnsi="Times New Roman" w:cs="Times New Roman"/>
                          <w:iCs/>
                          <w:sz w:val="24"/>
                          <w:szCs w:val="24"/>
                        </w:rPr>
                        <w:t>-1)</w:t>
                      </w:r>
                      <w:r w:rsidRPr="00366C29">
                        <w:rPr>
                          <w:rFonts w:ascii="Times New Roman" w:hAnsi="Times New Roman" w:cs="Times New Roman"/>
                          <w:i/>
                          <w:sz w:val="24"/>
                          <w:szCs w:val="24"/>
                        </w:rPr>
                        <w:t xml:space="preserve"> </w:t>
                      </w:r>
                      <w:r>
                        <w:rPr>
                          <w:rFonts w:ascii="Times New Roman" w:hAnsi="Times New Roman" w:cs="Times New Roman"/>
                          <w:iCs/>
                          <w:sz w:val="24"/>
                          <w:szCs w:val="24"/>
                        </w:rPr>
                        <w:t xml:space="preserve"> </w:t>
                      </w:r>
                    </w:p>
                    <w:p w14:paraId="23381682"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bCs/>
                          <w:sz w:val="24"/>
                          <w:szCs w:val="24"/>
                        </w:rPr>
                        <w:t xml:space="preserve">9:   if </w:t>
                      </w:r>
                      <m:oMath>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 xml:space="preserve"> </m:t>
                        </m:r>
                        <m:r>
                          <m:rPr>
                            <m:sty m:val="bi"/>
                          </m:rPr>
                          <w:rPr>
                            <w:rFonts w:ascii="Cambria Math" w:eastAsia="宋体" w:hAnsi="Cambria Math" w:cs="Times New Roman"/>
                            <w:sz w:val="24"/>
                            <w:szCs w:val="24"/>
                          </w:rPr>
                          <m:t xml:space="preserve"> </m:t>
                        </m:r>
                      </m:oMath>
                      <w:r>
                        <w:rPr>
                          <w:rFonts w:ascii="Times New Roman" w:hAnsi="Times New Roman" w:cs="Times New Roman"/>
                          <w:b/>
                          <w:sz w:val="24"/>
                          <w:szCs w:val="24"/>
                        </w:rPr>
                        <w:t xml:space="preserve"> </w:t>
                      </w:r>
                    </w:p>
                    <w:p w14:paraId="39C45038" w14:textId="77777777"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bCs/>
                          <w:sz w:val="24"/>
                          <w:szCs w:val="24"/>
                        </w:rPr>
                        <w:t>10</w:t>
                      </w:r>
                      <w:r>
                        <w:rPr>
                          <w:rFonts w:ascii="Times New Roman" w:hAnsi="Times New Roman" w:cs="Times New Roman" w:hint="eastAsia"/>
                          <w:bCs/>
                          <w:sz w:val="24"/>
                          <w:szCs w:val="24"/>
                        </w:rPr>
                        <w:t>:</w:t>
                      </w:r>
                      <w:r>
                        <w:rPr>
                          <w:rFonts w:ascii="Times New Roman" w:hAnsi="Times New Roman" w:cs="Times New Roman"/>
                          <w:bCs/>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p>
                    <w:p w14:paraId="3B4649C3" w14:textId="77777777" w:rsidR="001B035E" w:rsidRDefault="001B035E" w:rsidP="00E67543">
                      <w:pPr>
                        <w:ind w:right="110"/>
                        <w:rPr>
                          <w:rFonts w:ascii="Times New Roman" w:hAnsi="Times New Roman" w:cs="Times New Roman"/>
                          <w:bCs/>
                          <w:iCs/>
                          <w:sz w:val="24"/>
                          <w:szCs w:val="24"/>
                        </w:rPr>
                      </w:pPr>
                      <w:r>
                        <w:rPr>
                          <w:rFonts w:ascii="Times New Roman" w:hAnsi="Times New Roman" w:cs="Times New Roman"/>
                          <w:bCs/>
                          <w:iCs/>
                          <w:sz w:val="24"/>
                          <w:szCs w:val="24"/>
                        </w:rPr>
                        <w:t>11: else</w:t>
                      </w:r>
                    </w:p>
                    <w:p w14:paraId="12889A61"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bCs/>
                          <w:iCs/>
                          <w:sz w:val="24"/>
                          <w:szCs w:val="24"/>
                        </w:rPr>
                        <w:t xml:space="preserve">12:  for </w:t>
                      </w:r>
                      <w:r w:rsidRPr="003C07CA">
                        <w:rPr>
                          <w:rFonts w:ascii="Times New Roman" w:hAnsi="Times New Roman" w:cs="Times New Roman"/>
                          <w:i/>
                          <w:sz w:val="24"/>
                          <w:szCs w:val="24"/>
                        </w:rPr>
                        <w:t xml:space="preserve">k </w:t>
                      </w:r>
                      <w:r w:rsidRPr="003C07CA">
                        <w:rPr>
                          <w:rFonts w:ascii="Times New Roman" w:hAnsi="Times New Roman" w:cs="Times New Roman"/>
                          <w:sz w:val="24"/>
                          <w:szCs w:val="24"/>
                        </w:rPr>
                        <w:t xml:space="preserve">=1 to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ctrlPr>
                              <w:rPr>
                                <w:rFonts w:ascii="Cambria Math" w:eastAsia="宋体" w:hAnsi="Times New Roman" w:cs="Times New Roman"/>
                                <w:b/>
                                <w:i/>
                                <w:sz w:val="24"/>
                                <w:szCs w:val="24"/>
                              </w:rPr>
                            </m:ctrlPr>
                          </m:e>
                        </m:d>
                      </m:oMath>
                      <w:r>
                        <w:rPr>
                          <w:rFonts w:ascii="Times New Roman" w:hAnsi="Times New Roman" w:cs="Times New Roman"/>
                          <w:b/>
                          <w:sz w:val="24"/>
                          <w:szCs w:val="24"/>
                        </w:rPr>
                        <w:t xml:space="preserve"> </w:t>
                      </w:r>
                      <w:r w:rsidRPr="003C07CA">
                        <w:rPr>
                          <w:rFonts w:ascii="Times New Roman" w:hAnsi="Times New Roman" w:cs="Times New Roman"/>
                          <w:sz w:val="24"/>
                          <w:szCs w:val="24"/>
                        </w:rPr>
                        <w:t>do</w:t>
                      </w:r>
                    </w:p>
                    <w:p w14:paraId="1D973B3B"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bCs/>
                          <w:iCs/>
                          <w:sz w:val="24"/>
                          <w:szCs w:val="24"/>
                        </w:rPr>
                        <w:t xml:space="preserve">13:    select a solution </w:t>
                      </w:r>
                      <w:r w:rsidRPr="003C07CA">
                        <w:rPr>
                          <w:rFonts w:ascii="Times New Roman" w:hAnsi="Times New Roman" w:cs="Times New Roman"/>
                          <w:b/>
                          <w:bCs/>
                          <w:sz w:val="24"/>
                          <w:szCs w:val="24"/>
                        </w:rPr>
                        <w:t>x</w:t>
                      </w:r>
                      <w:r w:rsidRPr="003C07CA">
                        <w:rPr>
                          <w:rFonts w:ascii="Times New Roman" w:hAnsi="Times New Roman" w:cs="Times New Roman"/>
                          <w:b/>
                          <w:bCs/>
                          <w:i/>
                          <w:iCs/>
                          <w:sz w:val="24"/>
                          <w:szCs w:val="24"/>
                        </w:rPr>
                        <w:t xml:space="preserve"> </w:t>
                      </w:r>
                      <w:r w:rsidRPr="003C07CA">
                        <w:rPr>
                          <w:rFonts w:ascii="Times New Roman" w:hAnsi="Times New Roman" w:cs="Times New Roman"/>
                          <w:sz w:val="24"/>
                          <w:szCs w:val="24"/>
                        </w:rPr>
                        <w:t xml:space="preserve">randomly from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p>
                    <w:p w14:paraId="4DC7FE8E" w14:textId="77777777" w:rsidR="001B035E" w:rsidRDefault="001B035E" w:rsidP="00E67543">
                      <w:pPr>
                        <w:ind w:right="110"/>
                        <w:rPr>
                          <w:rFonts w:ascii="Times New Roman" w:hAnsi="Times New Roman" w:cs="Times New Roman"/>
                          <w:iCs/>
                          <w:sz w:val="24"/>
                          <w:szCs w:val="24"/>
                        </w:rPr>
                      </w:pPr>
                      <w:r>
                        <w:rPr>
                          <w:rFonts w:ascii="Times New Roman" w:hAnsi="Times New Roman" w:cs="Times New Roman"/>
                          <w:bCs/>
                          <w:sz w:val="24"/>
                          <w:szCs w:val="24"/>
                        </w:rPr>
                        <w:t xml:space="preserve">14:    sample </w:t>
                      </w:r>
                      <m:oMath>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oMath>
                      <w:r>
                        <w:rPr>
                          <w:rFonts w:ascii="Times New Roman" w:hAnsi="Times New Roman" w:cs="Times New Roman"/>
                          <w:b/>
                          <w:bCs/>
                          <w:sz w:val="24"/>
                          <w:szCs w:val="24"/>
                        </w:rPr>
                        <w:t xml:space="preserve"> </w:t>
                      </w:r>
                      <w:r>
                        <w:rPr>
                          <w:rFonts w:ascii="Times New Roman" w:hAnsi="Times New Roman" w:cs="Times New Roman"/>
                          <w:sz w:val="24"/>
                          <w:szCs w:val="24"/>
                        </w:rPr>
                        <w:t xml:space="preserve">from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r>
                              <m:rPr>
                                <m:sty m:val="b"/>
                              </m:rPr>
                              <w:rPr>
                                <w:rFonts w:ascii="Cambria Math" w:hAnsi="Cambria Math" w:cs="Times New Roman"/>
                                <w:sz w:val="24"/>
                                <w:szCs w:val="24"/>
                              </w:rPr>
                              <m:t>x</m:t>
                            </m:r>
                            <m:r>
                              <m:rPr>
                                <m:sty m:val="p"/>
                              </m:rPr>
                              <w:rPr>
                                <w:rFonts w:ascii="Cambria Math"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C</m:t>
                                </m:r>
                              </m:e>
                              <m:sup>
                                <m:r>
                                  <w:rPr>
                                    <w:rFonts w:ascii="Cambria Math" w:eastAsia="宋体" w:hAnsi="Times New Roman" w:cs="Times New Roman"/>
                                    <w:sz w:val="24"/>
                                    <w:szCs w:val="24"/>
                                  </w:rPr>
                                  <m:t>n</m:t>
                                </m:r>
                              </m:sup>
                            </m:sSup>
                            <m:ctrlPr>
                              <w:rPr>
                                <w:rFonts w:ascii="Cambria Math" w:hAnsi="Times New Roman" w:cs="Times New Roman"/>
                                <w:i/>
                                <w:sz w:val="24"/>
                                <w:szCs w:val="24"/>
                              </w:rPr>
                            </m:ctrlPr>
                          </m:e>
                        </m:d>
                      </m:oMath>
                      <w:r>
                        <w:rPr>
                          <w:rFonts w:ascii="Times New Roman" w:hAnsi="Times New Roman" w:cs="Times New Roman"/>
                          <w:sz w:val="24"/>
                          <w:szCs w:val="24"/>
                        </w:rPr>
                        <w:t xml:space="preserve"> and round to integer values. </w:t>
                      </w:r>
                    </w:p>
                    <w:p w14:paraId="0C7D694D" w14:textId="77777777" w:rsidR="001B035E" w:rsidRPr="00B0202A" w:rsidRDefault="001B035E" w:rsidP="00E67543">
                      <w:pPr>
                        <w:ind w:right="110"/>
                        <w:rPr>
                          <w:rFonts w:ascii="Times New Roman" w:hAnsi="Times New Roman" w:cs="Times New Roman"/>
                          <w:iCs/>
                          <w:sz w:val="24"/>
                          <w:szCs w:val="24"/>
                        </w:rPr>
                      </w:pPr>
                      <w:r>
                        <w:rPr>
                          <w:rFonts w:ascii="Times New Roman" w:hAnsi="Times New Roman" w:cs="Times New Roman"/>
                          <w:iCs/>
                          <w:sz w:val="24"/>
                          <w:szCs w:val="24"/>
                        </w:rPr>
                        <w:t xml:space="preserve">15:  </w:t>
                      </w:r>
                      <m:oMath>
                        <m:r>
                          <w:rPr>
                            <w:rFonts w:ascii="Cambria Math" w:hAnsi="Cambria Math" w:cs="Times New Roman"/>
                            <w:sz w:val="24"/>
                            <w:szCs w:val="24"/>
                          </w:rPr>
                          <m:t xml:space="preserve">  </m:t>
                        </m:r>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r>
                          <m:rPr>
                            <m:sty m:val="p"/>
                          </m:rPr>
                          <w:rPr>
                            <w:rFonts w:ascii="Cambria Math" w:hAnsi="Cambria Math" w:cs="Times New Roman"/>
                            <w:sz w:val="24"/>
                            <w:szCs w:val="24"/>
                          </w:rPr>
                          <m:t>min</m:t>
                        </m:r>
                        <m:d>
                          <m:dPr>
                            <m:begChr m:val="{"/>
                            <m:endChr m:val="}"/>
                            <m:ctrlPr>
                              <w:rPr>
                                <w:rFonts w:ascii="Cambria Math" w:hAnsi="Cambria Math" w:cs="Times New Roman"/>
                                <w:iCs/>
                                <w:sz w:val="24"/>
                                <w:szCs w:val="24"/>
                              </w:rPr>
                            </m:ctrlPr>
                          </m:dPr>
                          <m:e>
                            <m:r>
                              <m:rPr>
                                <m:sty m:val="p"/>
                              </m:rPr>
                              <w:rPr>
                                <w:rFonts w:ascii="Cambria Math" w:hAnsi="Cambria Math" w:cs="Times New Roman"/>
                                <w:sz w:val="24"/>
                                <w:szCs w:val="24"/>
                              </w:rPr>
                              <m:t>max</m:t>
                            </m:r>
                            <m:d>
                              <m:dPr>
                                <m:begChr m:val="{"/>
                                <m:endChr m:val="}"/>
                                <m:ctrlPr>
                                  <w:rPr>
                                    <w:rFonts w:ascii="Cambria Math" w:hAnsi="Cambria Math" w:cs="Times New Roman"/>
                                    <w:sz w:val="24"/>
                                    <w:szCs w:val="24"/>
                                  </w:rPr>
                                </m:ctrlPr>
                              </m:dPr>
                              <m:e>
                                <m:acc>
                                  <m:accPr>
                                    <m:ctrlPr>
                                      <w:rPr>
                                        <w:rFonts w:ascii="Cambria Math" w:hAnsi="Cambria Math" w:cs="Times New Roman"/>
                                        <w:b/>
                                        <w:bCs/>
                                        <w:i/>
                                        <w:iCs/>
                                        <w:sz w:val="24"/>
                                        <w:szCs w:val="24"/>
                                      </w:rPr>
                                    </m:ctrlPr>
                                  </m:accPr>
                                  <m:e>
                                    <m:r>
                                      <m:rPr>
                                        <m:sty m:val="b"/>
                                      </m:rPr>
                                      <w:rPr>
                                        <w:rFonts w:ascii="Cambria Math" w:hAnsi="Cambria Math" w:cs="Times New Roman"/>
                                        <w:sz w:val="24"/>
                                        <w:szCs w:val="24"/>
                                      </w:rPr>
                                      <m:t>x</m:t>
                                    </m:r>
                                  </m:e>
                                </m:acc>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L</m:t>
                                    </m:r>
                                  </m:sup>
                                </m:sSup>
                              </m:e>
                            </m:d>
                            <m:r>
                              <m:rPr>
                                <m:sty m:val="p"/>
                              </m:rPr>
                              <w:rPr>
                                <w:rFonts w:ascii="Cambria Math" w:hAnsi="Cambria Math" w:cs="Times New Roman"/>
                                <w:sz w:val="24"/>
                                <w:szCs w:val="24"/>
                              </w:rPr>
                              <m:t>,</m:t>
                            </m:r>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e>
                              <m:sup>
                                <m:r>
                                  <w:rPr>
                                    <w:rFonts w:ascii="Cambria Math" w:eastAsia="宋体" w:hAnsi="Times New Roman" w:cs="Times New Roman"/>
                                    <w:sz w:val="24"/>
                                    <w:szCs w:val="24"/>
                                  </w:rPr>
                                  <m:t>U</m:t>
                                </m:r>
                              </m:sup>
                            </m:sSup>
                          </m:e>
                        </m:d>
                      </m:oMath>
                    </w:p>
                    <w:p w14:paraId="423D6F09"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16</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 xml:space="preserve">if </w:t>
                      </w:r>
                      <m:oMath>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then</w:t>
                      </w:r>
                    </w:p>
                    <w:p w14:paraId="49D991B9" w14:textId="77777777"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sz w:val="24"/>
                          <w:szCs w:val="24"/>
                        </w:rPr>
                        <w:t>17</w:t>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3AB83DCD"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color w:val="000000"/>
                          <w:sz w:val="24"/>
                          <w:szCs w:val="24"/>
                        </w:rPr>
                        <w:t>18</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927A1E9"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19</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07CA">
                        <w:rPr>
                          <w:rFonts w:ascii="Times New Roman" w:hAnsi="Times New Roman" w:cs="Times New Roman"/>
                          <w:sz w:val="24"/>
                          <w:szCs w:val="24"/>
                        </w:rPr>
                        <w:t>end for</w:t>
                      </w:r>
                    </w:p>
                  </w:txbxContent>
                </v:textbox>
                <w10:anchorlock/>
              </v:shape>
            </w:pict>
          </mc:Fallback>
        </mc:AlternateContent>
      </w:r>
    </w:p>
    <w:p w14:paraId="1469580F" w14:textId="77777777" w:rsidR="00E67543" w:rsidRDefault="00E67543" w:rsidP="000E065A">
      <w:pPr>
        <w:rPr>
          <w:rFonts w:ascii="Times New Roman" w:hAnsi="Times New Roman" w:cs="Times New Roman"/>
          <w:sz w:val="24"/>
          <w:szCs w:val="24"/>
        </w:rPr>
      </w:pPr>
      <w:r w:rsidRPr="00366C29">
        <w:rPr>
          <w:rFonts w:ascii="Times New Roman" w:hAnsi="Times New Roman" w:cs="Times New Roman"/>
          <w:noProof/>
          <w:sz w:val="24"/>
          <w:szCs w:val="24"/>
        </w:rPr>
        <w:lastRenderedPageBreak/>
        <mc:AlternateContent>
          <mc:Choice Requires="wps">
            <w:drawing>
              <wp:inline distT="0" distB="0" distL="0" distR="0" wp14:anchorId="30387A1F" wp14:editId="01B1D680">
                <wp:extent cx="6167887" cy="5046453"/>
                <wp:effectExtent l="0" t="0" r="17780" b="2095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7887" cy="5046453"/>
                        </a:xfrm>
                        <a:prstGeom prst="rect">
                          <a:avLst/>
                        </a:prstGeom>
                        <a:solidFill>
                          <a:srgbClr val="FFFFFF"/>
                        </a:solidFill>
                        <a:ln w="9525">
                          <a:solidFill>
                            <a:srgbClr val="000000"/>
                          </a:solidFill>
                          <a:miter lim="800000"/>
                          <a:headEnd/>
                          <a:tailEnd/>
                        </a:ln>
                      </wps:spPr>
                      <wps:txbx>
                        <w:txbxContent>
                          <w:p w14:paraId="1CC6C966" w14:textId="77777777" w:rsidR="001B035E" w:rsidRDefault="001B035E" w:rsidP="00E67543">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 for NSTPU</w:t>
                            </w:r>
                          </w:p>
                          <w:p w14:paraId="112917A3" w14:textId="77777777" w:rsidR="001B035E" w:rsidRDefault="001B035E" w:rsidP="00E67543">
                            <w:pPr>
                              <w:ind w:right="110"/>
                              <w:rPr>
                                <w:rFonts w:ascii="Times New Roman" w:hAnsi="Times New Roman" w:cs="Times New Roman"/>
                                <w:b/>
                                <w:sz w:val="24"/>
                                <w:szCs w:val="24"/>
                              </w:rPr>
                            </w:pPr>
                            <w:r w:rsidRPr="0082359E">
                              <w:rPr>
                                <w:rFonts w:ascii="Times New Roman" w:hAnsi="Times New Roman" w:cs="Times New Roman"/>
                                <w:sz w:val="24"/>
                                <w:szCs w:val="24"/>
                              </w:rPr>
                              <w:t xml:space="preserve">Inputs: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82359E">
                              <w:rPr>
                                <w:rFonts w:ascii="Times New Roman" w:hAnsi="Times New Roman" w:cs="Times New Roman"/>
                                <w:sz w:val="24"/>
                                <w:szCs w:val="24"/>
                                <w:shd w:val="clear" w:color="auto" w:fill="FFFFFF"/>
                              </w:rPr>
                              <w:t xml:space="preserve">Output: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707C89ED" w14:textId="77777777" w:rsidR="001B035E" w:rsidRPr="00C16500"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74C42E66" w14:textId="77777777" w:rsidR="001B035E" w:rsidRPr="0082359E" w:rsidRDefault="001B035E" w:rsidP="00E67543">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837"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837"/>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2534EF13"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7AC474A8"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DBC392E" w14:textId="77777777" w:rsidR="001B035E" w:rsidRPr="00146881"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5:    for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 1 and 2 represent “D” and “A”, respectively</w:t>
                            </w:r>
                          </w:p>
                          <w:p w14:paraId="18EA8623" w14:textId="77777777" w:rsidR="001B035E" w:rsidRDefault="001B035E" w:rsidP="00E67543">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782899D2"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eastAsia="宋体" w:hAnsi="Times New Roman" w:cs="Times New Roman"/>
                                <w:sz w:val="24"/>
                                <w:szCs w:val="24"/>
                              </w:rPr>
                              <w:t xml:space="preserve">end for </w:t>
                            </w:r>
                            <w:r w:rsidRPr="0082359E">
                              <w:rPr>
                                <w:rFonts w:ascii="Times New Roman" w:hAnsi="Times New Roman" w:cs="Times New Roman"/>
                                <w:sz w:val="24"/>
                                <w:szCs w:val="24"/>
                              </w:rPr>
                              <w:t xml:space="preserve"> </w:t>
                            </w:r>
                          </w:p>
                          <w:p w14:paraId="48A1F477"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082C57B8" w14:textId="77777777" w:rsidR="001B035E" w:rsidRPr="00393A8E" w:rsidRDefault="001B035E" w:rsidP="00E67543">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end for</w:t>
                            </w:r>
                            <w:r w:rsidRPr="0082359E">
                              <w:rPr>
                                <w:rFonts w:ascii="Times New Roman" w:hAnsi="Times New Roman" w:cs="Times New Roman"/>
                                <w:i/>
                                <w:sz w:val="24"/>
                                <w:szCs w:val="24"/>
                                <w:shd w:val="clear" w:color="auto" w:fill="FFFFFF"/>
                                <w:vertAlign w:val="superscript"/>
                              </w:rPr>
                              <w:t xml:space="preserve"> </w:t>
                            </w:r>
                          </w:p>
                          <w:p w14:paraId="282DE332" w14:textId="77777777" w:rsidR="001B035E" w:rsidRPr="0082359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0371B53B"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C425786"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if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58248745"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0C6648DF" w14:textId="77777777"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B064E94"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C016D1D" w14:textId="77777777" w:rsidR="001B035E" w:rsidRDefault="001B035E" w:rsidP="00E67543">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end for</w:t>
                            </w:r>
                          </w:p>
                          <w:p w14:paraId="6DC3DA35" w14:textId="77777777" w:rsidR="001B035E" w:rsidRPr="00CA7B21" w:rsidRDefault="001B035E" w:rsidP="00E67543">
                            <w:pPr>
                              <w:ind w:right="110"/>
                              <w:rPr>
                                <w:rFonts w:ascii="Times New Roman" w:hAnsi="Times New Roman" w:cs="Times New Roman"/>
                                <w:bCs/>
                                <w:sz w:val="24"/>
                                <w:szCs w:val="24"/>
                              </w:rPr>
                            </w:pPr>
                            <w:r>
                              <w:rPr>
                                <w:rFonts w:ascii="Times New Roman" w:hAnsi="Times New Roman" w:cs="Times New Roman"/>
                                <w:sz w:val="24"/>
                                <w:szCs w:val="24"/>
                              </w:rPr>
                              <w:t xml:space="preserve">17: return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%pick arbitrarily or by certain rule</w:t>
                            </w:r>
                          </w:p>
                        </w:txbxContent>
                      </wps:txbx>
                      <wps:bodyPr rot="0" vert="horz" wrap="none" lIns="91440" tIns="45720" rIns="91440" bIns="45720" anchor="t" anchorCtr="0" upright="1">
                        <a:noAutofit/>
                      </wps:bodyPr>
                    </wps:wsp>
                  </a:graphicData>
                </a:graphic>
              </wp:inline>
            </w:drawing>
          </mc:Choice>
          <mc:Fallback>
            <w:pict>
              <v:shape w14:anchorId="30387A1F" id="Text Box 3" o:spid="_x0000_s1028" type="#_x0000_t202" style="width:485.65pt;height:397.3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">
                <v:textbox>
                  <w:txbxContent>
                    <w:p w14:paraId="1CC6C966" w14:textId="77777777" w:rsidR="001B035E" w:rsidRDefault="001B035E" w:rsidP="00E67543">
                      <w:pPr>
                        <w:ind w:right="110"/>
                        <w:rPr>
                          <w:rFonts w:ascii="Times New Roman" w:hAnsi="Times New Roman" w:cs="Times New Roman"/>
                          <w:sz w:val="24"/>
                          <w:szCs w:val="24"/>
                        </w:rPr>
                      </w:pPr>
                      <w:r w:rsidRPr="0082359E">
                        <w:rPr>
                          <w:rFonts w:ascii="Times New Roman" w:hAnsi="Times New Roman" w:cs="Times New Roman"/>
                          <w:b/>
                          <w:bCs/>
                          <w:sz w:val="24"/>
                          <w:szCs w:val="24"/>
                        </w:rPr>
                        <w:t xml:space="preserve">Algorithm </w:t>
                      </w:r>
                      <w:r>
                        <w:rPr>
                          <w:rFonts w:ascii="Times New Roman" w:hAnsi="Times New Roman" w:cs="Times New Roman"/>
                          <w:b/>
                          <w:bCs/>
                          <w:sz w:val="24"/>
                          <w:szCs w:val="24"/>
                        </w:rPr>
                        <w:t>3</w:t>
                      </w:r>
                      <w:r w:rsidRPr="0082359E">
                        <w:rPr>
                          <w:rFonts w:ascii="Times New Roman" w:hAnsi="Times New Roman" w:cs="Times New Roman"/>
                          <w:sz w:val="24"/>
                          <w:szCs w:val="24"/>
                        </w:rPr>
                        <w:t>:</w:t>
                      </w:r>
                      <w:r>
                        <w:rPr>
                          <w:rFonts w:ascii="Times New Roman" w:hAnsi="Times New Roman" w:cs="Times New Roman"/>
                          <w:sz w:val="24"/>
                          <w:szCs w:val="24"/>
                        </w:rPr>
                        <w:t xml:space="preserve"> </w:t>
                      </w:r>
                      <w:r w:rsidRPr="0082359E">
                        <w:rPr>
                          <w:rFonts w:ascii="Times New Roman" w:hAnsi="Times New Roman" w:cs="Times New Roman"/>
                          <w:sz w:val="24"/>
                          <w:szCs w:val="24"/>
                        </w:rPr>
                        <w:t>KG</w:t>
                      </w:r>
                      <w:r>
                        <w:rPr>
                          <w:rFonts w:ascii="Times New Roman" w:hAnsi="Times New Roman" w:cs="Times New Roman"/>
                          <w:sz w:val="24"/>
                          <w:szCs w:val="24"/>
                        </w:rPr>
                        <w:t>-based sampling decision for NSTPU</w:t>
                      </w:r>
                    </w:p>
                    <w:p w14:paraId="112917A3" w14:textId="77777777" w:rsidR="001B035E" w:rsidRDefault="001B035E" w:rsidP="00E67543">
                      <w:pPr>
                        <w:ind w:right="110"/>
                        <w:rPr>
                          <w:rFonts w:ascii="Times New Roman" w:hAnsi="Times New Roman" w:cs="Times New Roman"/>
                          <w:b/>
                          <w:sz w:val="24"/>
                          <w:szCs w:val="24"/>
                        </w:rPr>
                      </w:pPr>
                      <w:r w:rsidRPr="0082359E">
                        <w:rPr>
                          <w:rFonts w:ascii="Times New Roman" w:hAnsi="Times New Roman" w:cs="Times New Roman"/>
                          <w:sz w:val="24"/>
                          <w:szCs w:val="24"/>
                        </w:rPr>
                        <w:t xml:space="preserve">Inputs: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bCs/>
                          <w:sz w:val="24"/>
                          <w:szCs w:val="24"/>
                        </w:rPr>
                        <w:t>,</w:t>
                      </w:r>
                      <w:r w:rsidRPr="003C07CA">
                        <w:rPr>
                          <w:rFonts w:ascii="Times New Roman" w:hAnsi="Times New Roman" w:cs="Times New Roman"/>
                          <w:sz w:val="24"/>
                          <w:szCs w:val="24"/>
                        </w:rPr>
                        <w:t xml:space="preserve">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sidRPr="0082359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82359E">
                        <w:rPr>
                          <w:rFonts w:ascii="Times New Roman" w:hAnsi="Times New Roman" w:cs="Times New Roman"/>
                          <w:sz w:val="24"/>
                          <w:szCs w:val="24"/>
                          <w:shd w:val="clear" w:color="auto" w:fill="FFFFFF"/>
                        </w:rPr>
                        <w:t xml:space="preserve">Output: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p>
                    <w:p w14:paraId="707C89ED" w14:textId="77777777" w:rsidR="001B035E" w:rsidRPr="00C16500"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-by-3 matrix </w:t>
                      </w:r>
                    </w:p>
                    <w:p w14:paraId="74C42E66" w14:textId="77777777" w:rsidR="001B035E" w:rsidRPr="0082359E" w:rsidRDefault="001B035E" w:rsidP="00E67543">
                      <w:pPr>
                        <w:ind w:right="110"/>
                        <w:rPr>
                          <w:rFonts w:ascii="Times New Roman" w:hAnsi="Times New Roman" w:cs="Times New Roman"/>
                          <w:sz w:val="24"/>
                          <w:szCs w:val="24"/>
                        </w:rPr>
                      </w:pPr>
                      <w:r>
                        <w:rPr>
                          <w:rFonts w:ascii="Times New Roman" w:hAnsi="Times New Roman" w:cs="Times New Roman"/>
                          <w:sz w:val="24"/>
                          <w:szCs w:val="24"/>
                        </w:rPr>
                        <w:t>2</w:t>
                      </w:r>
                      <w:r w:rsidRPr="0082359E">
                        <w:rPr>
                          <w:rFonts w:ascii="Times New Roman" w:hAnsi="Times New Roman" w:cs="Times New Roman"/>
                          <w:sz w:val="24"/>
                          <w:szCs w:val="24"/>
                        </w:rPr>
                        <w:t xml:space="preserve">: </w:t>
                      </w:r>
                      <w:bookmarkStart w:id="838" w:name="_Hlk45974874"/>
                      <m:oMath>
                        <m:r>
                          <w:rPr>
                            <w:rFonts w:ascii="Cambria Math" w:hAnsi="Cambria Math"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w:bookmarkEnd w:id="838"/>
                        <m:r>
                          <m:rPr>
                            <m:sty m:val="p"/>
                          </m:rPr>
                          <w:rPr>
                            <w:rFonts w:ascii="Cambria Math" w:hAnsi="Cambria Math" w:cs="Times New Roman"/>
                            <w:color w:val="333333"/>
                            <w:sz w:val="24"/>
                            <w:szCs w:val="24"/>
                          </w:rPr>
                          <m:t xml:space="preserve"> </m:t>
                        </m:r>
                      </m:oMath>
                      <w:r w:rsidRPr="003C07CA">
                        <w:rPr>
                          <w:rFonts w:ascii="Times New Roman" w:hAnsi="Times New Roman" w:cs="Times New Roman"/>
                          <w:sz w:val="24"/>
                          <w:szCs w:val="24"/>
                        </w:rPr>
                        <w:sym w:font="Wingdings" w:char="F0DF"/>
                      </w:r>
                      <w:r w:rsidRPr="003C07CA">
                        <w:rPr>
                          <w:rFonts w:ascii="Times New Roman" w:hAnsi="Times New Roman" w:cs="Times New Roman"/>
                          <w:color w:val="333333"/>
                          <w:sz w:val="24"/>
                          <w:szCs w:val="24"/>
                        </w:rPr>
                        <w:t xml:space="preserve"> Ø</w:t>
                      </w:r>
                    </w:p>
                    <w:p w14:paraId="2534EF13"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3</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2359E">
                        <w:rPr>
                          <w:rFonts w:ascii="Times New Roman" w:hAnsi="Times New Roman" w:cs="Times New Roman"/>
                          <w:sz w:val="24"/>
                          <w:szCs w:val="24"/>
                        </w:rPr>
                        <w:t xml:space="preserve">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7AC474A8"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4: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5DBC392E" w14:textId="77777777" w:rsidR="001B035E" w:rsidRPr="00146881"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5:    for </w:t>
                      </w:r>
                      <w:r>
                        <w:rPr>
                          <w:rFonts w:ascii="Times New Roman" w:hAnsi="Times New Roman" w:cs="Times New Roman"/>
                          <w:bCs/>
                          <w:i/>
                          <w:iCs/>
                          <w:sz w:val="24"/>
                          <w:szCs w:val="24"/>
                        </w:rPr>
                        <w:t>i</w:t>
                      </w:r>
                      <w:r>
                        <w:rPr>
                          <w:rFonts w:ascii="Times New Roman" w:hAnsi="Times New Roman" w:cs="Times New Roman"/>
                          <w:bCs/>
                          <w:sz w:val="24"/>
                          <w:szCs w:val="24"/>
                        </w:rPr>
                        <w:t xml:space="preserve"> = 1 to 2 do % 1 and 2 represent “D” and “A”, respectively</w:t>
                      </w:r>
                    </w:p>
                    <w:p w14:paraId="18EA8623" w14:textId="77777777" w:rsidR="001B035E" w:rsidRDefault="001B035E" w:rsidP="00E67543">
                      <w:pPr>
                        <w:ind w:right="110"/>
                        <w:rPr>
                          <w:rFonts w:ascii="Times New Roman" w:hAnsi="Times New Roman" w:cs="Times New Roman"/>
                          <w:b/>
                          <w:bCs/>
                          <w:sz w:val="24"/>
                          <w:szCs w:val="24"/>
                        </w:rPr>
                      </w:pPr>
                      <w:r>
                        <w:rPr>
                          <w:rFonts w:ascii="Times New Roman" w:hAnsi="Times New Roman" w:cs="Times New Roman"/>
                          <w:sz w:val="24"/>
                          <w:szCs w:val="24"/>
                        </w:rPr>
                        <w:t>6</w:t>
                      </w:r>
                      <w:r w:rsidRPr="0082359E">
                        <w:rPr>
                          <w:rFonts w:ascii="Times New Roman" w:hAnsi="Times New Roman" w:cs="Times New Roman"/>
                          <w:sz w:val="24"/>
                          <w:szCs w:val="24"/>
                        </w:rPr>
                        <w:t>:</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sidRPr="0082359E">
                        <w:rPr>
                          <w:rFonts w:ascii="Times New Roman" w:hAnsi="Times New Roman" w:cs="Times New Roman"/>
                          <w:sz w:val="24"/>
                          <w:szCs w:val="24"/>
                          <w:vertAlign w:val="superscript"/>
                        </w:rPr>
                        <w:t xml:space="preserve"> </w:t>
                      </w:r>
                      <w:r>
                        <w:rPr>
                          <w:rFonts w:ascii="Times New Roman" w:hAnsi="Times New Roman" w:cs="Times New Roman"/>
                          <w:sz w:val="24"/>
                          <w:szCs w:val="24"/>
                          <w:vertAlign w:val="superscript"/>
                        </w:rPr>
                        <w:t xml:space="preserve">  </w:t>
                      </w:r>
                      <w:r>
                        <w:rPr>
                          <w:rFonts w:ascii="Times New Roman" w:hAnsi="Times New Roman" w:cs="Times New Roman"/>
                          <w:sz w:val="24"/>
                          <w:szCs w:val="24"/>
                        </w:rPr>
                        <w:t>c</w:t>
                      </w:r>
                      <w:r w:rsidRPr="0082359E">
                        <w:rPr>
                          <w:rFonts w:ascii="Times New Roman" w:hAnsi="Times New Roman" w:cs="Times New Roman"/>
                          <w:sz w:val="24"/>
                          <w:szCs w:val="24"/>
                        </w:rPr>
                        <w:t xml:space="preserve">ompute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color w:val="333333"/>
                            <w:sz w:val="24"/>
                            <w:szCs w:val="24"/>
                            <w:shd w:val="clear" w:color="auto" w:fill="FFFFFF"/>
                          </w:rPr>
                          <m:t xml:space="preserve"> </m:t>
                        </m:r>
                      </m:oMath>
                      <w:r w:rsidRPr="0082359E">
                        <w:rPr>
                          <w:rFonts w:ascii="Times New Roman" w:hAnsi="Times New Roman" w:cs="Times New Roman"/>
                          <w:sz w:val="24"/>
                          <w:szCs w:val="24"/>
                        </w:rPr>
                        <w:t xml:space="preserve">using </w:t>
                      </w:r>
                      <w:r w:rsidRPr="00C16500">
                        <w:rPr>
                          <w:rFonts w:ascii="Times New Roman" w:hAnsi="Times New Roman" w:cs="Times New Roman"/>
                          <w:b/>
                          <w:bCs/>
                          <w:sz w:val="24"/>
                          <w:szCs w:val="24"/>
                        </w:rPr>
                        <w:t xml:space="preserve">Algorithm </w:t>
                      </w:r>
                      <w:r>
                        <w:rPr>
                          <w:rFonts w:ascii="Times New Roman" w:hAnsi="Times New Roman" w:cs="Times New Roman"/>
                          <w:b/>
                          <w:bCs/>
                          <w:sz w:val="24"/>
                          <w:szCs w:val="24"/>
                        </w:rPr>
                        <w:t>4</w:t>
                      </w:r>
                    </w:p>
                    <w:p w14:paraId="782899D2"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7</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eastAsia="宋体" w:hAnsi="Times New Roman" w:cs="Times New Roman"/>
                          <w:sz w:val="24"/>
                          <w:szCs w:val="24"/>
                        </w:rPr>
                        <w:t xml:space="preserve">end for </w:t>
                      </w:r>
                      <w:r w:rsidRPr="0082359E">
                        <w:rPr>
                          <w:rFonts w:ascii="Times New Roman" w:hAnsi="Times New Roman" w:cs="Times New Roman"/>
                          <w:sz w:val="24"/>
                          <w:szCs w:val="24"/>
                        </w:rPr>
                        <w:t xml:space="preserve"> </w:t>
                      </w:r>
                    </w:p>
                    <w:p w14:paraId="48A1F477"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sz w:val="24"/>
                          <w:szCs w:val="24"/>
                        </w:rPr>
                        <w:t xml:space="preserve">8: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w:t>
                      </w:r>
                      <w:r w:rsidRPr="00393A8E">
                        <w:rPr>
                          <w:rFonts w:ascii="Times New Roman" w:hAnsi="Times New Roman" w:cs="Times New Roman"/>
                          <w:color w:val="333333"/>
                          <w:sz w:val="24"/>
                          <w:szCs w:val="24"/>
                          <w:shd w:val="clear" w:color="auto" w:fill="FFFFFF"/>
                        </w:rPr>
                        <w:sym w:font="Wingdings" w:char="F0DF"/>
                      </w:r>
                      <m:oMath>
                        <m:d>
                          <m:dPr>
                            <m:ctrlPr>
                              <w:rPr>
                                <w:rFonts w:ascii="Cambria Math" w:hAnsi="Cambria Math" w:cs="Times New Roman"/>
                                <w:i/>
                                <w:color w:val="333333"/>
                                <w:sz w:val="24"/>
                                <w:szCs w:val="24"/>
                                <w:shd w:val="clear" w:color="auto" w:fill="FFFFFF"/>
                              </w:rPr>
                            </m:ctrlPr>
                          </m:dPr>
                          <m:e>
                            <m:r>
                              <w:rPr>
                                <w:rFonts w:ascii="Cambria Math" w:hAnsi="Cambria Math" w:cs="Times New Roman"/>
                                <w:color w:val="333333"/>
                                <w:sz w:val="24"/>
                                <w:szCs w:val="24"/>
                                <w:shd w:val="clear" w:color="auto" w:fill="FFFFFF"/>
                              </w:rPr>
                              <m:t xml:space="preserve">k, </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1</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r>
                              <w:rPr>
                                <w:rFonts w:ascii="Cambria Math" w:hAnsi="Cambria Math" w:cs="Times New Roman"/>
                                <w:color w:val="333333"/>
                                <w:sz w:val="24"/>
                                <w:szCs w:val="24"/>
                                <w:shd w:val="clear" w:color="auto" w:fill="FFFFFF"/>
                              </w:rPr>
                              <m:t>,</m:t>
                            </m:r>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2</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m:e>
                        </m:d>
                      </m:oMath>
                    </w:p>
                    <w:p w14:paraId="082C57B8" w14:textId="77777777" w:rsidR="001B035E" w:rsidRPr="00393A8E" w:rsidRDefault="001B035E" w:rsidP="00E67543">
                      <w:pPr>
                        <w:ind w:right="110"/>
                        <w:rPr>
                          <w:rFonts w:ascii="Times New Roman" w:hAnsi="Times New Roman" w:cs="Times New Roman"/>
                          <w:b/>
                          <w:bCs/>
                          <w:sz w:val="24"/>
                          <w:szCs w:val="24"/>
                        </w:rPr>
                      </w:pPr>
                      <w:r>
                        <w:rPr>
                          <w:rFonts w:ascii="Times New Roman" w:hAnsi="Times New Roman" w:cs="Times New Roman"/>
                          <w:sz w:val="24"/>
                          <w:szCs w:val="24"/>
                        </w:rPr>
                        <w:t>9</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  end for</w:t>
                      </w:r>
                      <w:r w:rsidRPr="0082359E">
                        <w:rPr>
                          <w:rFonts w:ascii="Times New Roman" w:hAnsi="Times New Roman" w:cs="Times New Roman"/>
                          <w:i/>
                          <w:sz w:val="24"/>
                          <w:szCs w:val="24"/>
                          <w:shd w:val="clear" w:color="auto" w:fill="FFFFFF"/>
                          <w:vertAlign w:val="superscript"/>
                        </w:rPr>
                        <w:t xml:space="preserve"> </w:t>
                      </w:r>
                    </w:p>
                    <w:p w14:paraId="282DE332" w14:textId="77777777" w:rsidR="001B035E" w:rsidRPr="0082359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10</w:t>
                      </w:r>
                      <w:r w:rsidRPr="0082359E">
                        <w:rPr>
                          <w:rFonts w:ascii="Times New Roman" w:hAnsi="Times New Roman" w:cs="Times New Roman"/>
                          <w:sz w:val="24"/>
                          <w:szCs w:val="24"/>
                        </w:rPr>
                        <w:t xml:space="preserve">: </w:t>
                      </w:r>
                      <w:r>
                        <w:rPr>
                          <w:rFonts w:ascii="Times New Roman" w:hAnsi="Times New Roman" w:cs="Times New Roman"/>
                          <w:sz w:val="24"/>
                          <w:szCs w:val="24"/>
                        </w:rPr>
                        <w:t xml:space="preserve">sort the rows of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Pr>
                          <w:rFonts w:ascii="Times New Roman" w:hAnsi="Times New Roman" w:cs="Times New Roman"/>
                          <w:color w:val="333333"/>
                          <w:sz w:val="24"/>
                          <w:szCs w:val="24"/>
                          <w:shd w:val="clear" w:color="auto" w:fill="FFFFFF"/>
                        </w:rPr>
                        <w:t xml:space="preserve"> in nondecreasing order of its 2</w:t>
                      </w:r>
                      <w:r w:rsidRPr="00393A8E">
                        <w:rPr>
                          <w:rFonts w:ascii="Times New Roman" w:hAnsi="Times New Roman" w:cs="Times New Roman"/>
                          <w:color w:val="333333"/>
                          <w:sz w:val="24"/>
                          <w:szCs w:val="24"/>
                          <w:shd w:val="clear" w:color="auto" w:fill="FFFFFF"/>
                          <w:vertAlign w:val="superscript"/>
                        </w:rPr>
                        <w:t>nd</w:t>
                      </w:r>
                      <w:r>
                        <w:rPr>
                          <w:rFonts w:ascii="Times New Roman" w:hAnsi="Times New Roman" w:cs="Times New Roman"/>
                          <w:color w:val="333333"/>
                          <w:sz w:val="24"/>
                          <w:szCs w:val="24"/>
                          <w:shd w:val="clear" w:color="auto" w:fill="FFFFFF"/>
                        </w:rPr>
                        <w:t xml:space="preserve"> column</w:t>
                      </w:r>
                    </w:p>
                    <w:p w14:paraId="0371B53B"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11</w:t>
                      </w:r>
                      <w:r w:rsidRPr="0082359E">
                        <w:rPr>
                          <w:rFonts w:ascii="Times New Roman" w:hAnsi="Times New Roman" w:cs="Times New Roman"/>
                          <w:sz w:val="24"/>
                          <w:szCs w:val="24"/>
                        </w:rPr>
                        <w:t xml:space="preserve">: for </w:t>
                      </w:r>
                      <w:r>
                        <w:rPr>
                          <w:rFonts w:ascii="Times New Roman" w:hAnsi="Times New Roman" w:cs="Times New Roman"/>
                          <w:i/>
                          <w:sz w:val="24"/>
                          <w:szCs w:val="24"/>
                        </w:rPr>
                        <w:t>k</w:t>
                      </w:r>
                      <w:r w:rsidRPr="0082359E">
                        <w:rPr>
                          <w:rFonts w:ascii="Times New Roman" w:hAnsi="Times New Roman" w:cs="Times New Roman"/>
                          <w:i/>
                          <w:sz w:val="24"/>
                          <w:szCs w:val="24"/>
                        </w:rPr>
                        <w:t xml:space="preserve"> </w:t>
                      </w:r>
                      <w:r w:rsidRPr="0082359E">
                        <w:rPr>
                          <w:rFonts w:ascii="Times New Roman" w:hAnsi="Times New Roman" w:cs="Times New Roman"/>
                          <w:sz w:val="24"/>
                          <w:szCs w:val="24"/>
                        </w:rPr>
                        <w:t xml:space="preserve">=1 to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sidRPr="0082359E">
                        <w:rPr>
                          <w:rFonts w:ascii="Times New Roman" w:hAnsi="Times New Roman" w:cs="Times New Roman"/>
                          <w:sz w:val="24"/>
                          <w:szCs w:val="24"/>
                        </w:rPr>
                        <w:t xml:space="preserve"> do</w:t>
                      </w:r>
                    </w:p>
                    <w:p w14:paraId="3C425786"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sz w:val="24"/>
                          <w:szCs w:val="24"/>
                        </w:rPr>
                        <w:t>12</w:t>
                      </w:r>
                      <w:r w:rsidRPr="003C07CA">
                        <w:rPr>
                          <w:rFonts w:ascii="Times New Roman" w:hAnsi="Times New Roman" w:cs="Times New Roman"/>
                          <w:sz w:val="24"/>
                          <w:szCs w:val="24"/>
                        </w:rPr>
                        <w:t xml:space="preserve">:  if </w:t>
                      </w:r>
                      <w:r>
                        <w:rPr>
                          <w:rFonts w:ascii="Times New Roman" w:hAnsi="Times New Roman" w:cs="Times New Roman"/>
                          <w:i/>
                          <w:iCs/>
                          <w:sz w:val="24"/>
                          <w:szCs w:val="24"/>
                        </w:rPr>
                        <w:t xml:space="preserve">k </w:t>
                      </w:r>
                      <m:oMath>
                        <m:r>
                          <m:rPr>
                            <m:sty m:val="p"/>
                          </m:rPr>
                          <w:rPr>
                            <w:rFonts w:ascii="Cambria Math" w:hAnsi="Cambria Math" w:cs="Times New Roman"/>
                            <w:sz w:val="24"/>
                            <w:szCs w:val="24"/>
                          </w:rPr>
                          <m:t>=</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 xml:space="preserve"> or </w:t>
                      </w:r>
                      <m:oMath>
                        <m:r>
                          <w:rPr>
                            <w:rFonts w:ascii="Cambria Math" w:hAnsi="Cambria Math" w:cs="Times New Roman"/>
                            <w:sz w:val="24"/>
                            <w:szCs w:val="24"/>
                          </w:rPr>
                          <m:t xml:space="preserve"> </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r>
                                  <w:rPr>
                                    <w:rFonts w:ascii="Cambria Math" w:hAnsi="Cambria Math" w:cs="Times New Roman"/>
                                    <w:sz w:val="24"/>
                                    <w:szCs w:val="24"/>
                                  </w:rPr>
                                  <m:t xml:space="preserve">=k </m:t>
                                </m:r>
                                <m:r>
                                  <m:rPr>
                                    <m:sty m:val="p"/>
                                  </m:rPr>
                                  <w:rPr>
                                    <w:rFonts w:ascii="Cambria Math" w:hAnsi="Cambria Math" w:cs="Times New Roman"/>
                                    <w:sz w:val="24"/>
                                    <w:szCs w:val="24"/>
                                  </w:rPr>
                                  <m:t xml:space="preserve">to </m:t>
                                </m:r>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r>
                                  <m:rPr>
                                    <m:sty m:val="p"/>
                                  </m:rPr>
                                  <w:rPr>
                                    <w:rFonts w:ascii="Cambria Math" w:hAnsi="Cambria Math" w:cs="Times New Roman"/>
                                    <w:sz w:val="24"/>
                                    <w:szCs w:val="24"/>
                                  </w:rPr>
                                  <m:t xml:space="preserve"> </m:t>
                                </m:r>
                              </m:lim>
                            </m:limLow>
                          </m:fName>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k</m:t>
                                </m:r>
                              </m:e>
                              <m:sup>
                                <m:r>
                                  <w:rPr>
                                    <w:rFonts w:ascii="Cambria Math" w:hAnsi="Cambria Math" w:cs="Cambria Math"/>
                                    <w:color w:val="333333"/>
                                    <w:sz w:val="24"/>
                                    <w:szCs w:val="24"/>
                                    <w:shd w:val="clear" w:color="auto" w:fill="FFFFFF"/>
                                  </w:rPr>
                                  <m:t>'</m:t>
                                </m:r>
                              </m:sup>
                            </m:sSup>
                            <m:r>
                              <w:rPr>
                                <w:rFonts w:ascii="Cambria Math" w:hAnsi="Cambria Math" w:cs="Cambria Math"/>
                                <w:color w:val="333333"/>
                                <w:sz w:val="24"/>
                                <w:szCs w:val="24"/>
                                <w:shd w:val="clear" w:color="auto" w:fill="FFFFFF"/>
                              </w:rPr>
                              <m:t>,3)</m:t>
                            </m:r>
                          </m:e>
                        </m:func>
                        <m:r>
                          <w:rPr>
                            <w:rFonts w:ascii="Cambria Math"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(k,2)</m:t>
                        </m:r>
                      </m:oMath>
                      <w:r>
                        <w:rPr>
                          <w:rFonts w:ascii="Times New Roman" w:hAnsi="Times New Roman" w:cs="Times New Roman"/>
                          <w:sz w:val="24"/>
                          <w:szCs w:val="24"/>
                        </w:rPr>
                        <w:t xml:space="preserve"> </w:t>
                      </w:r>
                    </w:p>
                    <w:p w14:paraId="58248745"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sz w:val="24"/>
                          <w:szCs w:val="24"/>
                        </w:rPr>
                        <w:t xml:space="preserve">13:    </w:t>
                      </w:r>
                      <m:oMath>
                        <m:r>
                          <m:rPr>
                            <m:sty m:val="b"/>
                          </m:rPr>
                          <w:rPr>
                            <w:rFonts w:ascii="Cambria Math" w:hAnsi="Cambria Math" w:cs="Times New Roman"/>
                            <w:sz w:val="24"/>
                            <w:szCs w:val="24"/>
                          </w:rPr>
                          <m:t>x</m:t>
                        </m:r>
                      </m:oMath>
                      <w:r>
                        <w:rPr>
                          <w:rFonts w:ascii="Times New Roman" w:hAnsi="Times New Roman" w:cs="Times New Roman"/>
                          <w:b/>
                          <w:bCs/>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element in </w:t>
                      </w:r>
                      <m:oMath>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0C6648DF" w14:textId="77777777" w:rsidR="001B035E" w:rsidRPr="003C07CA" w:rsidRDefault="001B035E" w:rsidP="00E67543">
                      <w:pPr>
                        <w:ind w:right="110"/>
                        <w:rPr>
                          <w:rFonts w:ascii="Times New Roman" w:hAnsi="Times New Roman" w:cs="Times New Roman"/>
                          <w:color w:val="000000"/>
                          <w:sz w:val="24"/>
                          <w:szCs w:val="24"/>
                        </w:rPr>
                      </w:pPr>
                      <w:r>
                        <w:rPr>
                          <w:rFonts w:ascii="Times New Roman" w:hAnsi="Times New Roman" w:cs="Times New Roman"/>
                          <w:sz w:val="24"/>
                          <w:szCs w:val="24"/>
                        </w:rPr>
                        <w:t>14</w:t>
                      </w:r>
                      <w:r w:rsidRPr="003C07CA">
                        <w:rPr>
                          <w:rFonts w:ascii="Times New Roman" w:hAnsi="Times New Roman" w:cs="Times New Roman"/>
                          <w:sz w:val="24"/>
                          <w:szCs w:val="24"/>
                        </w:rPr>
                        <w:t xml:space="preserve">:  </w:t>
                      </w:r>
                      <w:r>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3C07CA">
                        <w:rPr>
                          <w:rFonts w:ascii="Times New Roman" w:hAnsi="Times New Roman" w:cs="Times New Roman"/>
                          <w:sz w:val="24"/>
                          <w:szCs w:val="24"/>
                        </w:rPr>
                        <w:t xml:space="preserve"> </w:t>
                      </w:r>
                      <w:r w:rsidRPr="003C07CA">
                        <w:rPr>
                          <w:rFonts w:ascii="Times New Roman" w:hAnsi="Times New Roman" w:cs="Times New Roman"/>
                          <w:sz w:val="24"/>
                          <w:szCs w:val="24"/>
                        </w:rPr>
                        <w:sym w:font="Wingdings" w:char="F0DF"/>
                      </w:r>
                      <w:r w:rsidRPr="003C07CA">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hAnsi="Cambria Math" w:cs="Cambria Math"/>
                            <w:color w:val="000000"/>
                            <w:sz w:val="24"/>
                            <w:szCs w:val="24"/>
                          </w:rPr>
                          <m:t>∪</m:t>
                        </m:r>
                        <m:r>
                          <m:rPr>
                            <m:sty m:val="p"/>
                          </m:rPr>
                          <w:rPr>
                            <w:rFonts w:ascii="Cambria Math" w:hAnsi="Cambria Math" w:cs="Times New Roman"/>
                            <w:color w:val="000000"/>
                            <w:sz w:val="24"/>
                            <w:szCs w:val="24"/>
                          </w:rPr>
                          <m:t>{</m:t>
                        </m:r>
                        <m:r>
                          <m:rPr>
                            <m:sty m:val="b"/>
                          </m:rPr>
                          <w:rPr>
                            <w:rFonts w:ascii="Cambria Math" w:hAnsi="Cambria Math" w:cs="Times New Roman"/>
                            <w:sz w:val="24"/>
                            <w:szCs w:val="24"/>
                          </w:rPr>
                          <m:t>x</m:t>
                        </m:r>
                        <m:r>
                          <m:rPr>
                            <m:sty m:val="p"/>
                          </m:rPr>
                          <w:rPr>
                            <w:rFonts w:ascii="Cambria Math" w:hAnsi="Cambria Math" w:cs="Times New Roman"/>
                            <w:color w:val="000000"/>
                            <w:sz w:val="24"/>
                            <w:szCs w:val="24"/>
                          </w:rPr>
                          <m:t>}</m:t>
                        </m:r>
                      </m:oMath>
                    </w:p>
                    <w:p w14:paraId="4B064E94" w14:textId="77777777" w:rsidR="001B035E" w:rsidRPr="003C07CA" w:rsidRDefault="001B035E" w:rsidP="00E67543">
                      <w:pPr>
                        <w:ind w:right="110"/>
                        <w:rPr>
                          <w:rFonts w:ascii="Times New Roman" w:hAnsi="Times New Roman" w:cs="Times New Roman"/>
                          <w:sz w:val="24"/>
                          <w:szCs w:val="24"/>
                        </w:rPr>
                      </w:pPr>
                      <w:r>
                        <w:rPr>
                          <w:rFonts w:ascii="Times New Roman" w:hAnsi="Times New Roman" w:cs="Times New Roman"/>
                          <w:color w:val="000000"/>
                          <w:sz w:val="24"/>
                          <w:szCs w:val="24"/>
                        </w:rPr>
                        <w:t>15</w:t>
                      </w:r>
                      <w:r w:rsidRPr="003C07CA">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3C07CA">
                        <w:rPr>
                          <w:rFonts w:ascii="Times New Roman" w:hAnsi="Times New Roman" w:cs="Times New Roman"/>
                          <w:sz w:val="24"/>
                          <w:szCs w:val="24"/>
                        </w:rPr>
                        <w:t>end if</w:t>
                      </w:r>
                    </w:p>
                    <w:p w14:paraId="4C016D1D" w14:textId="77777777" w:rsidR="001B035E" w:rsidRDefault="001B035E" w:rsidP="00E67543">
                      <w:pPr>
                        <w:ind w:right="110"/>
                        <w:rPr>
                          <w:rFonts w:ascii="Times New Roman" w:hAnsi="Times New Roman" w:cs="Times New Roman"/>
                          <w:sz w:val="24"/>
                          <w:szCs w:val="24"/>
                        </w:rPr>
                      </w:pPr>
                      <w:r w:rsidRPr="0082359E">
                        <w:rPr>
                          <w:rFonts w:ascii="Times New Roman" w:hAnsi="Times New Roman" w:cs="Times New Roman"/>
                          <w:sz w:val="24"/>
                          <w:szCs w:val="24"/>
                        </w:rPr>
                        <w:t>1</w:t>
                      </w:r>
                      <w:r>
                        <w:rPr>
                          <w:rFonts w:ascii="Times New Roman" w:hAnsi="Times New Roman" w:cs="Times New Roman"/>
                          <w:sz w:val="24"/>
                          <w:szCs w:val="24"/>
                        </w:rPr>
                        <w:t>6</w:t>
                      </w:r>
                      <w:r w:rsidRPr="0082359E">
                        <w:rPr>
                          <w:rFonts w:ascii="Times New Roman" w:hAnsi="Times New Roman" w:cs="Times New Roman"/>
                          <w:sz w:val="24"/>
                          <w:szCs w:val="24"/>
                        </w:rPr>
                        <w:t>: end for</w:t>
                      </w:r>
                    </w:p>
                    <w:p w14:paraId="6DC3DA35" w14:textId="77777777" w:rsidR="001B035E" w:rsidRPr="00CA7B21" w:rsidRDefault="001B035E" w:rsidP="00E67543">
                      <w:pPr>
                        <w:ind w:right="110"/>
                        <w:rPr>
                          <w:rFonts w:ascii="Times New Roman" w:hAnsi="Times New Roman" w:cs="Times New Roman"/>
                          <w:bCs/>
                          <w:sz w:val="24"/>
                          <w:szCs w:val="24"/>
                        </w:rPr>
                      </w:pPr>
                      <w:r>
                        <w:rPr>
                          <w:rFonts w:ascii="Times New Roman" w:hAnsi="Times New Roman" w:cs="Times New Roman"/>
                          <w:sz w:val="24"/>
                          <w:szCs w:val="24"/>
                        </w:rPr>
                        <w:t xml:space="preserve">17: return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sidRPr="003C07CA">
                        <w:rPr>
                          <w:rFonts w:ascii="Times New Roman" w:hAnsi="Times New Roman" w:cs="Times New Roman"/>
                          <w:sz w:val="24"/>
                          <w:szCs w:val="24"/>
                        </w:rPr>
                        <w:sym w:font="Wingdings" w:char="F0DF"/>
                      </w:r>
                      <w:r>
                        <w:rPr>
                          <w:rFonts w:ascii="Times New Roman" w:hAnsi="Times New Roman" w:cs="Times New Roman"/>
                          <w:sz w:val="24"/>
                          <w:szCs w:val="24"/>
                        </w:rPr>
                        <w:t xml:space="preserve"> an element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ascii="Times New Roman" w:hAnsi="Times New Roman" w:cs="Times New Roman"/>
                          <w:b/>
                          <w:sz w:val="24"/>
                          <w:szCs w:val="24"/>
                        </w:rPr>
                        <w:t xml:space="preserve"> </w:t>
                      </w:r>
                      <w:r>
                        <w:rPr>
                          <w:rFonts w:ascii="Times New Roman" w:hAnsi="Times New Roman" w:cs="Times New Roman"/>
                          <w:bCs/>
                          <w:sz w:val="24"/>
                          <w:szCs w:val="24"/>
                        </w:rPr>
                        <w:t>%pick arbitrarily or by certain rule</w:t>
                      </w:r>
                    </w:p>
                  </w:txbxContent>
                </v:textbox>
                <w10:anchorlock/>
              </v:shape>
            </w:pict>
          </mc:Fallback>
        </mc:AlternateContent>
      </w:r>
    </w:p>
    <w:p w14:paraId="2863FA36" w14:textId="77777777" w:rsidR="00E67543" w:rsidRDefault="00E67543" w:rsidP="000E065A">
      <w:pPr>
        <w:rPr>
          <w:rFonts w:ascii="Times New Roman" w:hAnsi="Times New Roman" w:cs="Times New Roman"/>
          <w:sz w:val="24"/>
          <w:szCs w:val="24"/>
        </w:rPr>
      </w:pPr>
      <w:r>
        <w:rPr>
          <w:noProof/>
          <w:sz w:val="24"/>
          <w:szCs w:val="24"/>
        </w:rPr>
        <w:lastRenderedPageBreak/>
        <mc:AlternateContent>
          <mc:Choice Requires="wps">
            <w:drawing>
              <wp:inline distT="0" distB="0" distL="0" distR="0" wp14:anchorId="1E7EA872" wp14:editId="7C10DCE1">
                <wp:extent cx="4324350" cy="7539487"/>
                <wp:effectExtent l="0" t="0" r="12700" b="23495"/>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0" cy="7539487"/>
                        </a:xfrm>
                        <a:prstGeom prst="rect">
                          <a:avLst/>
                        </a:prstGeom>
                        <a:solidFill>
                          <a:srgbClr val="FFFFFF"/>
                        </a:solidFill>
                        <a:ln w="9525">
                          <a:solidFill>
                            <a:srgbClr val="000000"/>
                          </a:solidFill>
                          <a:miter lim="800000"/>
                          <a:headEnd/>
                          <a:tailEnd/>
                        </a:ln>
                      </wps:spPr>
                      <wps:txbx>
                        <w:txbxContent>
                          <w:p w14:paraId="1E1D0DD8" w14:textId="77777777" w:rsidR="001B035E" w:rsidRPr="005A53BA" w:rsidRDefault="001B035E" w:rsidP="00E67543">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5BA8DA4E" w14:textId="77777777" w:rsidR="001B035E" w:rsidRDefault="001B035E" w:rsidP="00E67543">
                            <w:pPr>
                              <w:ind w:right="110"/>
                              <w:rPr>
                                <w:rFonts w:ascii="Times New Roman" w:hAnsi="Times New Roman" w:cs="Times New Roman"/>
                                <w:color w:val="333333"/>
                                <w:sz w:val="24"/>
                                <w:szCs w:val="24"/>
                                <w:shd w:val="clear" w:color="auto" w:fill="FFFFFF"/>
                              </w:rPr>
                            </w:pPr>
                            <w:r w:rsidRPr="005A53BA">
                              <w:rPr>
                                <w:rFonts w:ascii="Times New Roman" w:hAnsi="Times New Roman" w:cs="Times New Roman"/>
                                <w:sz w:val="24"/>
                                <w:szCs w:val="24"/>
                              </w:rPr>
                              <w:t xml:space="preserve">Inputs: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sidRPr="00F85FB5">
                              <w:rPr>
                                <w:rFonts w:ascii="Times New Roman" w:hAnsi="Times New Roman" w:cs="Times New Roman"/>
                                <w:sz w:val="24"/>
                                <w:szCs w:val="24"/>
                                <w:shd w:val="clear" w:color="auto" w:fill="FFFFFF"/>
                              </w:rPr>
                              <w:t xml:space="preserve">Output: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77CBBD12"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5E215A77"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40987C0B" w14:textId="77777777" w:rsidR="001B035E" w:rsidRPr="00001FF5"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34DB92A8"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695F6A5"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w:t>
                            </w:r>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223F9F3"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5938A93B"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5A53BA">
                              <w:rPr>
                                <w:rFonts w:ascii="Times New Roman" w:hAnsi="Times New Roman" w:cs="Times New Roman"/>
                                <w:sz w:val="24"/>
                                <w:szCs w:val="24"/>
                              </w:rPr>
                              <w:t>end for</w:t>
                            </w:r>
                            <w:r>
                              <w:rPr>
                                <w:rFonts w:ascii="Times New Roman" w:hAnsi="Times New Roman" w:cs="Times New Roman"/>
                                <w:color w:val="333333"/>
                                <w:sz w:val="24"/>
                                <w:szCs w:val="24"/>
                                <w:shd w:val="clear" w:color="auto" w:fill="FFFFFF"/>
                              </w:rPr>
                              <w:t xml:space="preserve">   </w:t>
                            </w:r>
                          </w:p>
                          <w:p w14:paraId="6DC120FC" w14:textId="77777777" w:rsidR="001B035E" w:rsidRPr="00001FF5"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251B5A9C" w14:textId="2D38FEC9"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9:  if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any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t>
                            </w:r>
                            <w:r w:rsidRPr="00221A4F">
                              <w:rPr>
                                <w:rFonts w:ascii="Times New Roman" w:hAnsi="Times New Roman" w:cs="Times New Roman"/>
                                <w:color w:val="FF0000"/>
                                <w:sz w:val="24"/>
                                <w:szCs w:val="24"/>
                                <w:rPrChange w:id="839" w:author="Microsoft 帐户" w:date="2020-08-30T07:39:00Z">
                                  <w:rPr>
                                    <w:rFonts w:ascii="Times New Roman" w:hAnsi="Times New Roman" w:cs="Times New Roman"/>
                                    <w:sz w:val="24"/>
                                    <w:szCs w:val="24"/>
                                  </w:rPr>
                                </w:rPrChange>
                              </w:rPr>
                              <w:t>%</w:t>
                            </w:r>
                            <w:ins w:id="840" w:author="Microsoft 帐户" w:date="2020-08-30T07:39:00Z">
                              <w:r>
                                <w:rPr>
                                  <w:rFonts w:ascii="Times New Roman" w:hAnsi="Times New Roman" w:cs="Times New Roman" w:hint="eastAsia"/>
                                  <w:sz w:val="24"/>
                                  <w:szCs w:val="24"/>
                                </w:rPr>
                                <w:t xml:space="preserve"> </w:t>
                              </w:r>
                            </w:ins>
                            <m:oMath>
                              <m:r>
                                <m:rPr>
                                  <m:sty m:val="b"/>
                                </m:rPr>
                                <w:rPr>
                                  <w:rFonts w:ascii="Cambria Math" w:hAnsi="Cambria Math" w:cs="Times New Roman"/>
                                  <w:sz w:val="24"/>
                                  <w:szCs w:val="24"/>
                                </w:rPr>
                                <m:t>x</m:t>
                              </m:r>
                            </m:oMath>
                            <w:r>
                              <w:rPr>
                                <w:rFonts w:ascii="Times New Roman" w:hAnsi="Times New Roman" w:cs="Times New Roman"/>
                                <w:bCs/>
                                <w:sz w:val="24"/>
                                <w:szCs w:val="24"/>
                              </w:rPr>
                              <w:t xml:space="preserve"> has not been sampled</w:t>
                            </w:r>
                          </w:p>
                          <w:p w14:paraId="256FDE47" w14:textId="7E93369D"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10: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p>
                                    <m:sSupPr>
                                      <m:ctrlPr>
                                        <w:rPr>
                                          <w:rFonts w:ascii="Cambria Math" w:hAnsi="Cambria Math" w:cs="Cambria Math"/>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Change w:id="841" w:author="Microsoft 帐户" w:date="2020-08-30T07:39:00Z">
                                                <w:rPr>
                                                  <w:rFonts w:ascii="Cambria Math" w:hAnsi="Cambria Math" w:cs="Cambria Math"/>
                                                  <w:color w:val="333333"/>
                                                  <w:sz w:val="24"/>
                                                  <w:szCs w:val="24"/>
                                                  <w:shd w:val="clear" w:color="auto" w:fill="FFFFFF"/>
                                                </w:rPr>
                                              </w:rPrChange>
                                            </w:rPr>
                                            <m:t>F</m:t>
                                          </m:r>
                                        </m:e>
                                      </m:acc>
                                    </m:e>
                                    <m:sup>
                                      <m:r>
                                        <w:rPr>
                                          <w:rFonts w:ascii="Cambria Math" w:eastAsia="微软雅黑" w:hAnsi="Cambria Math" w:cs="微软雅黑"/>
                                          <w:color w:val="FF0000"/>
                                          <w:sz w:val="24"/>
                                          <w:szCs w:val="24"/>
                                          <w:shd w:val="clear" w:color="auto" w:fill="FFFFFF"/>
                                          <w:rPrChange w:id="842" w:author="Microsoft 帐户" w:date="2020-08-30T07:39: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color w:val="FF0000"/>
                                          <w:sz w:val="24"/>
                                          <w:szCs w:val="24"/>
                                          <w:shd w:val="clear" w:color="auto" w:fill="FFFFFF"/>
                                          <w:rPrChange w:id="843" w:author="Microsoft 帐户" w:date="2020-08-30T07:39: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844" w:author="Microsoft 帐户" w:date="2020-08-30T07:39:00Z">
                                            <w:rPr>
                                              <w:rFonts w:ascii="Cambria Math" w:eastAsia="微软雅黑" w:hAnsi="Cambria Math" w:cs="微软雅黑"/>
                                              <w:color w:val="333333"/>
                                              <w:sz w:val="24"/>
                                              <w:szCs w:val="24"/>
                                              <w:shd w:val="clear" w:color="auto" w:fill="FFFFFF"/>
                                            </w:rPr>
                                          </w:rPrChange>
                                        </w:rPr>
                                        <m:t>n-1</m:t>
                                      </m:r>
                                    </m:sup>
                                  </m:sSup>
                                  <m:r>
                                    <w:rPr>
                                      <w:rFonts w:ascii="Cambria Math" w:hAnsi="Cambria Math" w:cs="Cambria Math"/>
                                      <w:color w:val="333333"/>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color w:val="333333"/>
                                      <w:sz w:val="24"/>
                                      <w:szCs w:val="24"/>
                                      <w:shd w:val="clear" w:color="auto" w:fill="FFFFFF"/>
                                    </w:rPr>
                                    <m:t xml:space="preserve"> </m:t>
                                  </m:r>
                                </m:e>
                              </m:d>
                            </m:oMath>
                            <w:r>
                              <w:rPr>
                                <w:rFonts w:ascii="Times New Roman" w:hAnsi="Times New Roman" w:cs="Times New Roman"/>
                                <w:color w:val="333333"/>
                                <w:sz w:val="24"/>
                                <w:szCs w:val="24"/>
                                <w:shd w:val="clear" w:color="auto" w:fill="FFFFFF"/>
                              </w:rPr>
                              <w:t xml:space="preserve"> %</w:t>
                            </w:r>
                            <w:ins w:id="845" w:author="Microsoft 帐户" w:date="2020-08-30T07:40:00Z">
                              <w:r>
                                <w:rPr>
                                  <w:rFonts w:ascii="Times New Roman" w:hAnsi="Times New Roman" w:cs="Times New Roman"/>
                                  <w:color w:val="333333"/>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add </w:t>
                            </w:r>
                            <w:r>
                              <w:rPr>
                                <w:rFonts w:ascii="Times New Roman" w:hAnsi="Times New Roman" w:cs="Times New Roman" w:hint="eastAsia"/>
                                <w:color w:val="333333"/>
                                <w:sz w:val="24"/>
                                <w:szCs w:val="24"/>
                                <w:shd w:val="clear" w:color="auto" w:fill="FFFFFF"/>
                              </w:rPr>
                              <w:t>a</w:t>
                            </w:r>
                            <w:r>
                              <w:rPr>
                                <w:rFonts w:ascii="Times New Roman" w:hAnsi="Times New Roman" w:cs="Times New Roman"/>
                                <w:color w:val="333333"/>
                                <w:sz w:val="24"/>
                                <w:szCs w:val="24"/>
                                <w:shd w:val="clear" w:color="auto" w:fill="FFFFFF"/>
                              </w:rPr>
                              <w:t xml:space="preserve">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Pr>
                                <w:rFonts w:ascii="Times New Roman" w:hAnsi="Times New Roman" w:cs="Times New Roman"/>
                                <w:sz w:val="24"/>
                                <w:szCs w:val="24"/>
                              </w:rPr>
                              <w:t xml:space="preserve"> to the right</w:t>
                            </w:r>
                          </w:p>
                          <w:p w14:paraId="4FAF07D5" w14:textId="77777777" w:rsidR="001B035E" w:rsidRPr="00BA7513"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11: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m>
                                    <m:mPr>
                                      <m:mcs>
                                        <m:mc>
                                          <m:mcPr>
                                            <m:count m:val="2"/>
                                            <m:mcJc m:val="center"/>
                                          </m:mcPr>
                                        </m:mc>
                                      </m:mcs>
                                      <m:ctrlPr>
                                        <w:rPr>
                                          <w:rFonts w:ascii="Cambria Math" w:hAnsi="Cambria Math" w:cs="Cambria Math"/>
                                          <w:bCs/>
                                          <w:i/>
                                          <w:color w:val="333333"/>
                                          <w:sz w:val="24"/>
                                          <w:szCs w:val="24"/>
                                          <w:shd w:val="clear" w:color="auto" w:fill="FFFFFF"/>
                                        </w:rPr>
                                      </m:ctrlPr>
                                    </m:mPr>
                                    <m:mr>
                                      <m:e>
                                        <m:sSup>
                                          <m:sSupPr>
                                            <m:ctrlPr>
                                              <w:rPr>
                                                <w:rFonts w:ascii="Cambria Math" w:hAnsi="Cambria Math" w:cs="Cambria Math"/>
                                                <w:bCs/>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Change w:id="846" w:author="Microsoft 帐户" w:date="2020-08-30T07:39:00Z">
                                                      <w:rPr>
                                                        <w:rFonts w:ascii="Cambria Math" w:hAnsi="Cambria Math" w:cs="Cambria Math"/>
                                                        <w:color w:val="333333"/>
                                                        <w:sz w:val="24"/>
                                                        <w:szCs w:val="24"/>
                                                        <w:shd w:val="clear" w:color="auto" w:fill="FFFFFF"/>
                                                      </w:rPr>
                                                    </w:rPrChange>
                                                  </w:rPr>
                                                  <m:t>B</m:t>
                                                </m:r>
                                              </m:e>
                                            </m:acc>
                                          </m:e>
                                          <m:sup>
                                            <m:r>
                                              <w:rPr>
                                                <w:rFonts w:ascii="Cambria Math" w:eastAsia="微软雅黑" w:hAnsi="Cambria Math" w:cs="微软雅黑"/>
                                                <w:color w:val="FF0000"/>
                                                <w:sz w:val="24"/>
                                                <w:szCs w:val="24"/>
                                                <w:shd w:val="clear" w:color="auto" w:fill="FFFFFF"/>
                                                <w:rPrChange w:id="847" w:author="Microsoft 帐户" w:date="2020-08-30T07:39: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color w:val="FF0000"/>
                                                <w:sz w:val="24"/>
                                                <w:szCs w:val="24"/>
                                                <w:shd w:val="clear" w:color="auto" w:fill="FFFFFF"/>
                                                <w:rPrChange w:id="848" w:author="Microsoft 帐户" w:date="2020-08-30T07:39: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849" w:author="Microsoft 帐户" w:date="2020-08-30T07:39:00Z">
                                                  <w:rPr>
                                                    <w:rFonts w:ascii="Cambria Math" w:eastAsia="微软雅黑" w:hAnsi="Cambria Math" w:cs="微软雅黑"/>
                                                    <w:color w:val="333333"/>
                                                    <w:sz w:val="24"/>
                                                    <w:szCs w:val="24"/>
                                                    <w:shd w:val="clear" w:color="auto" w:fill="FFFFFF"/>
                                                  </w:rPr>
                                                </w:rPrChange>
                                              </w:rPr>
                                              <m:t>n-1</m:t>
                                            </m:r>
                                          </m:sup>
                                        </m:sSup>
                                      </m:e>
                                      <m:e>
                                        <m:r>
                                          <m:rPr>
                                            <m:sty m:val="bi"/>
                                          </m:rPr>
                                          <w:rPr>
                                            <w:rFonts w:ascii="Cambria Math" w:hAnsi="Cambria Math" w:cs="Cambria Math"/>
                                            <w:color w:val="333333"/>
                                            <w:sz w:val="24"/>
                                            <w:szCs w:val="24"/>
                                            <w:shd w:val="clear" w:color="auto" w:fill="FFFFFF"/>
                                          </w:rPr>
                                          <m:t>0</m:t>
                                        </m:r>
                                      </m:e>
                                    </m:mr>
                                    <m:mr>
                                      <m:e>
                                        <m:r>
                                          <m:rPr>
                                            <m:sty m:val="bi"/>
                                          </m:rPr>
                                          <w:rPr>
                                            <w:rFonts w:ascii="Cambria Math" w:hAnsi="Cambria Math" w:cs="Cambria Math"/>
                                            <w:color w:val="333333"/>
                                            <w:sz w:val="24"/>
                                            <w:szCs w:val="24"/>
                                            <w:shd w:val="clear" w:color="auto" w:fill="FFFFFF"/>
                                          </w:rPr>
                                          <m:t xml:space="preserve">0        </m:t>
                                        </m:r>
                                      </m:e>
                                      <m:e>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e>
                                    </m:mr>
                                  </m:m>
                                  <m:r>
                                    <w:rPr>
                                      <w:rFonts w:ascii="Cambria Math" w:hAnsi="Cambria Math" w:cs="Cambria Math"/>
                                      <w:color w:val="333333"/>
                                      <w:sz w:val="24"/>
                                      <w:szCs w:val="24"/>
                                      <w:shd w:val="clear" w:color="auto" w:fill="FFFFFF"/>
                                    </w:rPr>
                                    <m:t xml:space="preserve"> </m:t>
                                  </m:r>
                                </m:e>
                              </m:d>
                            </m:oMath>
                            <w:r>
                              <w:rPr>
                                <w:rFonts w:ascii="Times New Roman" w:hAnsi="Times New Roman" w:cs="Times New Roman"/>
                                <w:color w:val="333333"/>
                                <w:sz w:val="24"/>
                                <w:szCs w:val="24"/>
                                <w:shd w:val="clear" w:color="auto" w:fill="FFFFFF"/>
                              </w:rPr>
                              <w:t xml:space="preserve">  </w:t>
                            </w:r>
                          </w:p>
                          <w:p w14:paraId="08CC5F82"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12: end if</w:t>
                            </w:r>
                          </w:p>
                          <w:p w14:paraId="2378ABA3"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675D4289" w14:textId="77777777" w:rsidR="001B035E" w:rsidRPr="0001449A"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FCE760E" w14:textId="77777777" w:rsidR="001B035E" w:rsidRPr="005A53BA" w:rsidRDefault="001B035E" w:rsidP="00E67543">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2E93F3B1" w14:textId="77777777" w:rsidR="001B035E" w:rsidRPr="00E51EA1" w:rsidRDefault="001B035E" w:rsidP="00E67543">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7CF8A9D5" w14:textId="77777777" w:rsidR="001B035E" w:rsidRPr="00E51EA1" w:rsidRDefault="001B035E"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6A985D18" w14:textId="77777777" w:rsidR="001B035E" w:rsidRPr="005A53BA" w:rsidRDefault="001B035E" w:rsidP="00E67543">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7238405A" w14:textId="77777777" w:rsidR="001B035E" w:rsidRPr="005A53BA" w:rsidRDefault="001B035E" w:rsidP="00E67543">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for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1 do</w:t>
                            </w:r>
                          </w:p>
                          <w:p w14:paraId="7309A657" w14:textId="77777777"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543F5C4D" w14:textId="77777777"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A53BA">
                              <w:rPr>
                                <w:rFonts w:ascii="Times New Roman" w:hAnsi="Times New Roman" w:cs="Times New Roman"/>
                                <w:sz w:val="24"/>
                                <w:szCs w:val="24"/>
                              </w:rPr>
                              <w:t xml:space="preserve">end for </w:t>
                            </w:r>
                          </w:p>
                          <w:p w14:paraId="1DC4EA30" w14:textId="77777777"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265902B7" w14:textId="77777777" w:rsidR="001B035E" w:rsidRPr="0004675A" w:rsidRDefault="001B035E"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3FC9E0B3" w14:textId="77777777" w:rsidR="001B035E" w:rsidRPr="005A53BA" w:rsidRDefault="001B035E" w:rsidP="00E67543">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return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wps:txbx>
                      <wps:bodyPr rot="0" vert="horz" wrap="none" lIns="91440" tIns="45720" rIns="91440" bIns="45720" anchor="t" anchorCtr="0" upright="1">
                        <a:noAutofit/>
                      </wps:bodyPr>
                    </wps:wsp>
                  </a:graphicData>
                </a:graphic>
              </wp:inline>
            </w:drawing>
          </mc:Choice>
          <mc:Fallback>
            <w:pict>
              <v:shape w14:anchorId="1E7EA872" id="Text Box 4" o:spid="_x0000_s1029" type="#_x0000_t202" style="width:340.5pt;height:593.6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">
                <v:textbox>
                  <w:txbxContent>
                    <w:p w14:paraId="1E1D0DD8" w14:textId="77777777" w:rsidR="001B035E" w:rsidRPr="005A53BA" w:rsidRDefault="001B035E" w:rsidP="00E67543">
                      <w:pPr>
                        <w:ind w:right="110"/>
                        <w:rPr>
                          <w:rFonts w:ascii="Times New Roman" w:hAnsi="Times New Roman" w:cs="Times New Roman"/>
                          <w:sz w:val="24"/>
                          <w:szCs w:val="24"/>
                        </w:rPr>
                      </w:pPr>
                      <w:r w:rsidRPr="005A53BA">
                        <w:rPr>
                          <w:rFonts w:ascii="Times New Roman" w:hAnsi="Times New Roman" w:cs="Times New Roman"/>
                          <w:b/>
                          <w:bCs/>
                          <w:sz w:val="24"/>
                          <w:szCs w:val="24"/>
                        </w:rPr>
                        <w:t>Algorithm 4</w:t>
                      </w:r>
                      <w:r w:rsidRPr="005A53BA">
                        <w:rPr>
                          <w:rFonts w:ascii="Times New Roman" w:hAnsi="Times New Roman" w:cs="Times New Roman"/>
                          <w:sz w:val="24"/>
                          <w:szCs w:val="24"/>
                        </w:rPr>
                        <w:t>: Computation of the KG factor</w:t>
                      </w:r>
                    </w:p>
                    <w:p w14:paraId="5BA8DA4E" w14:textId="77777777" w:rsidR="001B035E" w:rsidRDefault="001B035E" w:rsidP="00E67543">
                      <w:pPr>
                        <w:ind w:right="110"/>
                        <w:rPr>
                          <w:rFonts w:ascii="Times New Roman" w:hAnsi="Times New Roman" w:cs="Times New Roman"/>
                          <w:color w:val="333333"/>
                          <w:sz w:val="24"/>
                          <w:szCs w:val="24"/>
                          <w:shd w:val="clear" w:color="auto" w:fill="FFFFFF"/>
                        </w:rPr>
                      </w:pPr>
                      <w:r w:rsidRPr="005A53BA">
                        <w:rPr>
                          <w:rFonts w:ascii="Times New Roman" w:hAnsi="Times New Roman" w:cs="Times New Roman"/>
                          <w:sz w:val="24"/>
                          <w:szCs w:val="24"/>
                        </w:rPr>
                        <w:t xml:space="preserve">Inputs: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w:t>
                      </w:r>
                      <m:oMath>
                        <m:r>
                          <m:rPr>
                            <m:sty m:val="p"/>
                          </m:rPr>
                          <w:rPr>
                            <w:rFonts w:ascii="Cambria Math" w:eastAsia="宋体" w:hAnsi="Cambria Math" w:cs="Times New Roman"/>
                            <w:sz w:val="24"/>
                            <w:szCs w:val="24"/>
                          </w:rPr>
                          <m:t xml:space="preserve"> </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sidRPr="00F85FB5">
                        <w:rPr>
                          <w:rFonts w:ascii="Times New Roman" w:hAnsi="Times New Roman" w:cs="Times New Roman"/>
                          <w:sz w:val="24"/>
                          <w:szCs w:val="24"/>
                        </w:rPr>
                        <w:t xml:space="preserve">, </w:t>
                      </w:r>
                      <m:oMath>
                        <m:r>
                          <m:rPr>
                            <m:sty m:val="b"/>
                          </m:rPr>
                          <w:rPr>
                            <w:rFonts w:ascii="Cambria Math" w:hAnsi="Cambria Math" w:cs="Times New Roman"/>
                            <w:sz w:val="24"/>
                            <w:szCs w:val="24"/>
                          </w:rPr>
                          <m:t>x</m:t>
                        </m:r>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r w:rsidRPr="00F85FB5">
                        <w:rPr>
                          <w:rFonts w:ascii="Times New Roman" w:hAnsi="Times New Roman" w:cs="Times New Roman"/>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oMath>
                      <w:r w:rsidRPr="00F85FB5">
                        <w:rPr>
                          <w:rFonts w:ascii="Times New Roman" w:hAnsi="Times New Roman" w:cs="Times New Roman"/>
                          <w:sz w:val="24"/>
                          <w:szCs w:val="24"/>
                          <w:shd w:val="clear" w:color="auto" w:fill="FFFFFF"/>
                        </w:rPr>
                        <w:t xml:space="preserve">, </w:t>
                      </w:r>
                      <m:oMath>
                        <m:d>
                          <m:dPr>
                            <m:begChr m:val="{"/>
                            <m:endChr m:val="}"/>
                            <m:ctrlPr>
                              <w:rPr>
                                <w:rFonts w:ascii="Cambria Math" w:hAnsi="Cambria Math" w:cs="Times New Roman"/>
                                <w:i/>
                                <w:sz w:val="24"/>
                                <w:szCs w:val="24"/>
                                <w:shd w:val="clear" w:color="auto" w:fill="FFFFFF"/>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sSup>
                              <m:sSupPr>
                                <m:ctrlPr>
                                  <w:rPr>
                                    <w:rFonts w:ascii="Cambria Math" w:eastAsia="宋体" w:hAnsi="Cambria Math" w:cs="Times New Roman"/>
                                    <w:b/>
                                    <w:sz w:val="24"/>
                                    <w:szCs w:val="24"/>
                                  </w:rPr>
                                </m:ctrlPr>
                              </m:sSupPr>
                              <m:e>
                                <m:r>
                                  <m:rPr>
                                    <m:sty m:val="b"/>
                                  </m:rPr>
                                  <w:rPr>
                                    <w:rFonts w:ascii="Cambria Math" w:eastAsia="宋体" w:hAnsi="Cambria Math" w:cs="Times New Roman"/>
                                    <w:sz w:val="24"/>
                                    <w:szCs w:val="24"/>
                                  </w:rPr>
                                  <m:t>∈</m:t>
                                </m:r>
                                <m:r>
                                  <w:rPr>
                                    <w:rFonts w:ascii="Cambria Math" w:eastAsia="宋体" w:hAnsi="Cambria Math" w:cs="Times New Roman"/>
                                    <w:sz w:val="24"/>
                                    <w:szCs w:val="24"/>
                                  </w:rPr>
                                  <m:t>S</m:t>
                                </m:r>
                              </m:e>
                              <m:sup>
                                <m:r>
                                  <w:rPr>
                                    <w:rFonts w:ascii="Cambria Math" w:eastAsia="宋体" w:hAnsi="Cambria Math" w:cs="Times New Roman"/>
                                    <w:sz w:val="24"/>
                                    <w:szCs w:val="24"/>
                                  </w:rPr>
                                  <m:t>n</m:t>
                                </m:r>
                              </m:sup>
                            </m:sSup>
                          </m:e>
                        </m:d>
                      </m:oMath>
                      <w:r>
                        <w:rPr>
                          <w:rFonts w:ascii="Times New Roman" w:hAnsi="Times New Roman" w:cs="Times New Roman"/>
                          <w:color w:val="333333"/>
                          <w:sz w:val="24"/>
                          <w:szCs w:val="24"/>
                          <w:shd w:val="clear" w:color="auto" w:fill="FFFFFF"/>
                        </w:rPr>
                        <w:t>;</w:t>
                      </w:r>
                      <w:r w:rsidRPr="00F85FB5">
                        <w:rPr>
                          <w:rFonts w:ascii="Times New Roman" w:hAnsi="Times New Roman" w:cs="Times New Roman" w:hint="eastAsia"/>
                          <w:sz w:val="24"/>
                          <w:szCs w:val="24"/>
                          <w:shd w:val="clear" w:color="auto" w:fill="FFFFFF"/>
                        </w:rPr>
                        <w:t xml:space="preserve"> </w:t>
                      </w:r>
                      <w:r w:rsidRPr="00F85FB5">
                        <w:rPr>
                          <w:rFonts w:ascii="Times New Roman" w:hAnsi="Times New Roman" w:cs="Times New Roman"/>
                          <w:sz w:val="24"/>
                          <w:szCs w:val="24"/>
                          <w:shd w:val="clear" w:color="auto" w:fill="FFFFFF"/>
                        </w:rPr>
                        <w:t xml:space="preserve">Output: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p>
                    <w:p w14:paraId="77CBBD12" w14:textId="77777777" w:rsidR="001B035E" w:rsidRDefault="001B035E" w:rsidP="00E67543">
                      <w:pPr>
                        <w:ind w:right="110"/>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1:  index each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r>
                        <w:rPr>
                          <w:rFonts w:ascii="Times New Roman" w:hAnsi="Times New Roman" w:cs="Times New Roman"/>
                          <w:sz w:val="24"/>
                          <w:szCs w:val="24"/>
                        </w:rPr>
                        <w:t xml:space="preserve"> by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5E215A77" w14:textId="77777777" w:rsidR="001B035E" w:rsidRDefault="001B035E" w:rsidP="00E67543">
                      <w:pPr>
                        <w:ind w:right="110"/>
                        <w:rPr>
                          <w:rFonts w:ascii="Times New Roman" w:hAnsi="Times New Roman" w:cs="Times New Roman"/>
                          <w:b/>
                          <w:sz w:val="24"/>
                          <w:szCs w:val="24"/>
                        </w:rPr>
                      </w:pPr>
                      <w:r>
                        <w:rPr>
                          <w:rFonts w:ascii="Times New Roman" w:hAnsi="Times New Roman" w:cs="Times New Roman"/>
                          <w:sz w:val="24"/>
                          <w:szCs w:val="24"/>
                        </w:rPr>
                        <w:t xml:space="preserve">2:  </w:t>
                      </w:r>
                      <w:r>
                        <w:rPr>
                          <w:rFonts w:ascii="Times New Roman" w:hAnsi="Times New Roman" w:cs="Times New Roman"/>
                          <w:i/>
                          <w:iCs/>
                          <w:sz w:val="24"/>
                          <w:szCs w:val="24"/>
                        </w:rPr>
                        <w:t xml:space="preserve">x </w:t>
                      </w:r>
                      <w:r w:rsidRPr="00EB13A7">
                        <w:rPr>
                          <w:rFonts w:ascii="Times New Roman" w:hAnsi="Times New Roman" w:cs="Times New Roman"/>
                          <w:sz w:val="24"/>
                          <w:szCs w:val="24"/>
                        </w:rPr>
                        <w:sym w:font="Wingdings" w:char="F0DF"/>
                      </w:r>
                      <w:r>
                        <w:rPr>
                          <w:rFonts w:ascii="Times New Roman" w:hAnsi="Times New Roman" w:cs="Times New Roman"/>
                          <w:sz w:val="24"/>
                          <w:szCs w:val="24"/>
                        </w:rPr>
                        <w:t xml:space="preserve"> the index of solution </w:t>
                      </w:r>
                      <m:oMath>
                        <m:r>
                          <m:rPr>
                            <m:sty m:val="b"/>
                          </m:rPr>
                          <w:rPr>
                            <w:rFonts w:ascii="Cambria Math" w:hAnsi="Cambria Math" w:cs="Times New Roman"/>
                            <w:sz w:val="24"/>
                            <w:szCs w:val="24"/>
                          </w:rPr>
                          <m:t>x</m:t>
                        </m:r>
                      </m:oMath>
                    </w:p>
                    <w:p w14:paraId="40987C0B" w14:textId="77777777" w:rsidR="001B035E" w:rsidRPr="00001FF5"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3: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a </w:t>
                      </w:r>
                      <m:oMath>
                        <m:r>
                          <w:rPr>
                            <w:rFonts w:ascii="Cambria Math" w:hAnsi="Cambria Math" w:cs="Times New Roman"/>
                            <w:sz w:val="24"/>
                            <w:szCs w:val="24"/>
                          </w:rPr>
                          <m:t>|</m:t>
                        </m:r>
                        <m:sSup>
                          <m:sSupPr>
                            <m:ctrlPr>
                              <w:rPr>
                                <w:rFonts w:ascii="Cambria Math" w:eastAsia="宋体" w:hAnsi="Cambria Math" w:cs="Times New Roman"/>
                                <w:b/>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hAnsi="Cambria Math" w:cs="Times New Roman"/>
                            <w:sz w:val="24"/>
                            <w:szCs w:val="24"/>
                          </w:rPr>
                          <m:t>|</m:t>
                        </m:r>
                      </m:oMath>
                      <w:r>
                        <w:rPr>
                          <w:rFonts w:ascii="Times New Roman" w:hAnsi="Times New Roman" w:cs="Times New Roman"/>
                          <w:sz w:val="24"/>
                          <w:szCs w:val="24"/>
                        </w:rPr>
                        <w:t>-by-dim(</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i,n-1</m:t>
                            </m:r>
                          </m:sup>
                        </m:sSup>
                      </m:oMath>
                      <w:r>
                        <w:rPr>
                          <w:rFonts w:ascii="Times New Roman" w:hAnsi="Times New Roman" w:cs="Times New Roman"/>
                          <w:color w:val="333333"/>
                          <w:sz w:val="24"/>
                          <w:szCs w:val="24"/>
                          <w:shd w:val="clear" w:color="auto" w:fill="FFFFFF"/>
                        </w:rPr>
                        <w:t>)</w:t>
                      </w:r>
                      <w:r>
                        <w:rPr>
                          <w:rFonts w:ascii="Times New Roman" w:hAnsi="Times New Roman" w:cs="Times New Roman"/>
                          <w:sz w:val="24"/>
                          <w:szCs w:val="24"/>
                        </w:rPr>
                        <w:t xml:space="preserve"> matrix </w:t>
                      </w:r>
                    </w:p>
                    <w:p w14:paraId="34DB92A8"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4:  for </w:t>
                      </w:r>
                      <w:r>
                        <w:rPr>
                          <w:rFonts w:ascii="Times New Roman" w:hAnsi="Times New Roman" w:cs="Times New Roman"/>
                          <w:bCs/>
                          <w:i/>
                          <w:iCs/>
                          <w:sz w:val="24"/>
                          <w:szCs w:val="24"/>
                        </w:rPr>
                        <w:t xml:space="preserve">k </w:t>
                      </w:r>
                      <w:r>
                        <w:rPr>
                          <w:rFonts w:ascii="Times New Roman" w:hAnsi="Times New Roman" w:cs="Times New Roman"/>
                          <w:bCs/>
                          <w:sz w:val="24"/>
                          <w:szCs w:val="24"/>
                        </w:rPr>
                        <w:t xml:space="preserve">= 1 to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oMath>
                    </w:p>
                    <w:p w14:paraId="6695F6A5"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5:    </w:t>
                      </w:r>
                      <m:oMath>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oMath>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w:r>
                        <w:rPr>
                          <w:rFonts w:ascii="Times New Roman" w:hAnsi="Times New Roman" w:cs="Times New Roman"/>
                          <w:i/>
                          <w:iCs/>
                          <w:sz w:val="24"/>
                          <w:szCs w:val="24"/>
                        </w:rPr>
                        <w:t>k</w:t>
                      </w:r>
                      <w:r>
                        <w:rPr>
                          <w:rFonts w:ascii="Times New Roman" w:hAnsi="Times New Roman" w:cs="Times New Roman"/>
                          <w:sz w:val="24"/>
                          <w:szCs w:val="24"/>
                        </w:rPr>
                        <w:t>-</w:t>
                      </w:r>
                      <w:r>
                        <w:rPr>
                          <w:rFonts w:ascii="Times New Roman" w:hAnsi="Times New Roman" w:cs="Times New Roman"/>
                          <w:sz w:val="24"/>
                          <w:szCs w:val="24"/>
                        </w:rPr>
                        <w:t xml:space="preserve">th element in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oMath>
                    </w:p>
                    <w:p w14:paraId="2223F9F3"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6:   </w:t>
                      </w:r>
                      <w:r>
                        <w:rPr>
                          <w:rFonts w:ascii="Times New Roman" w:hAnsi="Times New Roman" w:cs="Times New Roman"/>
                          <w:sz w:val="24"/>
                          <w:szCs w:val="24"/>
                        </w:rPr>
                        <w:t xml:space="preserve"> </w:t>
                      </w:r>
                      <w:r>
                        <w:rPr>
                          <w:rFonts w:ascii="Times New Roman" w:hAnsi="Times New Roman" w:cs="Times New Roman"/>
                          <w:i/>
                          <w:iCs/>
                          <w:sz w:val="24"/>
                          <w:szCs w:val="24"/>
                        </w:rPr>
                        <w:t>k</w:t>
                      </w:r>
                      <w:r>
                        <w:rPr>
                          <w:rFonts w:ascii="Times New Roman" w:hAnsi="Times New Roman" w:cs="Times New Roman"/>
                          <w:sz w:val="24"/>
                          <w:szCs w:val="24"/>
                        </w:rPr>
                        <w:t xml:space="preserve">-th row of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Cambria Math"/>
                                    <w:i/>
                                    <w:color w:val="333333"/>
                                    <w:sz w:val="24"/>
                                    <w:szCs w:val="24"/>
                                    <w:shd w:val="clear" w:color="auto" w:fill="FFFFFF"/>
                                  </w:rPr>
                                </m:ctrlPr>
                              </m:sSupPr>
                              <m:e>
                                <m:r>
                                  <m:rPr>
                                    <m:sty m:val="b"/>
                                  </m:rPr>
                                  <w:rPr>
                                    <w:rFonts w:ascii="Cambria Math" w:hAnsi="Cambria Math" w:cs="Times New Roman"/>
                                    <w:sz w:val="24"/>
                                    <w:szCs w:val="24"/>
                                  </w:rPr>
                                  <m:t>x</m:t>
                                </m:r>
                                <m:ctrlPr>
                                  <w:rPr>
                                    <w:rFonts w:ascii="Cambria Math" w:hAnsi="Cambria Math" w:cs="Times New Roman"/>
                                    <w:b/>
                                    <w:bCs/>
                                    <w:iCs/>
                                    <w:sz w:val="24"/>
                                    <w:szCs w:val="24"/>
                                  </w:rPr>
                                </m:ctrlPr>
                              </m:e>
                              <m:sup>
                                <m:r>
                                  <w:rPr>
                                    <w:rFonts w:ascii="Cambria Math" w:hAnsi="Cambria Math" w:cs="Cambria Math"/>
                                    <w:color w:val="333333"/>
                                    <w:sz w:val="24"/>
                                    <w:szCs w:val="24"/>
                                    <w:shd w:val="clear" w:color="auto" w:fill="FFFFFF"/>
                                  </w:rPr>
                                  <m:t>'</m:t>
                                </m:r>
                              </m:sup>
                            </m:sSup>
                          </m:sub>
                          <m:sup>
                            <m:r>
                              <w:rPr>
                                <w:rFonts w:ascii="Cambria Math" w:hAnsi="Cambria Math" w:cs="Cambria Math"/>
                                <w:color w:val="333333"/>
                                <w:sz w:val="24"/>
                                <w:szCs w:val="24"/>
                                <w:shd w:val="clear" w:color="auto" w:fill="FFFFFF"/>
                              </w:rPr>
                              <m:t>i,n</m:t>
                            </m:r>
                          </m:sup>
                        </m:sSubSup>
                      </m:oMath>
                    </w:p>
                    <w:p w14:paraId="5938A93B"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7:  </w:t>
                      </w:r>
                      <w:r w:rsidRPr="005A53BA">
                        <w:rPr>
                          <w:rFonts w:ascii="Times New Roman" w:hAnsi="Times New Roman" w:cs="Times New Roman"/>
                          <w:sz w:val="24"/>
                          <w:szCs w:val="24"/>
                        </w:rPr>
                        <w:t>end for</w:t>
                      </w:r>
                      <w:r>
                        <w:rPr>
                          <w:rFonts w:ascii="Times New Roman" w:hAnsi="Times New Roman" w:cs="Times New Roman"/>
                          <w:color w:val="333333"/>
                          <w:sz w:val="24"/>
                          <w:szCs w:val="24"/>
                          <w:shd w:val="clear" w:color="auto" w:fill="FFFFFF"/>
                        </w:rPr>
                        <w:t xml:space="preserve">   </w:t>
                      </w:r>
                    </w:p>
                    <w:p w14:paraId="6DC120FC" w14:textId="77777777" w:rsidR="001B035E" w:rsidRPr="00001FF5"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8: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color w:val="333333"/>
                                <w:sz w:val="24"/>
                                <w:szCs w:val="24"/>
                                <w:shd w:val="clear" w:color="auto" w:fill="FFFFFF"/>
                              </w:rPr>
                              <m:t>i,n-1</m:t>
                            </m:r>
                          </m:sup>
                        </m:sSup>
                      </m:oMath>
                    </w:p>
                    <w:p w14:paraId="251B5A9C" w14:textId="2D38FEC9"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9:  if </w:t>
                      </w:r>
                      <m:oMath>
                        <m:r>
                          <m:rPr>
                            <m:sty m:val="b"/>
                          </m:rPr>
                          <w:rPr>
                            <w:rFonts w:ascii="Cambria Math" w:hAnsi="Cambria Math" w:cs="Times New Roman"/>
                            <w:sz w:val="24"/>
                            <w:szCs w:val="24"/>
                          </w:rPr>
                          <m:t>x</m:t>
                        </m:r>
                      </m:oMath>
                      <w:r>
                        <w:rPr>
                          <w:rFonts w:ascii="Times New Roman" w:hAnsi="Times New Roman" w:cs="Times New Roman"/>
                          <w:b/>
                          <w:sz w:val="24"/>
                          <w:szCs w:val="24"/>
                        </w:rPr>
                        <w:t xml:space="preserve"> </w:t>
                      </w:r>
                      <m:oMath>
                        <m:r>
                          <m:rPr>
                            <m:sty m:val="bi"/>
                          </m:rPr>
                          <w:rPr>
                            <w:rFonts w:ascii="Cambria Math" w:hAnsi="Cambria Math"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any entry of 1</w:t>
                      </w:r>
                      <w:r w:rsidRPr="00BA7513">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column of </w:t>
                      </w:r>
                      <m:oMath>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n-1</m:t>
                            </m:r>
                          </m:sup>
                        </m:sSup>
                      </m:oMath>
                      <w:r>
                        <w:rPr>
                          <w:rFonts w:ascii="Times New Roman" w:hAnsi="Times New Roman" w:cs="Times New Roman"/>
                          <w:sz w:val="24"/>
                          <w:szCs w:val="24"/>
                        </w:rPr>
                        <w:t xml:space="preserve"> </w:t>
                      </w:r>
                      <w:r w:rsidRPr="00221A4F">
                        <w:rPr>
                          <w:rFonts w:ascii="Times New Roman" w:hAnsi="Times New Roman" w:cs="Times New Roman"/>
                          <w:color w:val="FF0000"/>
                          <w:sz w:val="24"/>
                          <w:szCs w:val="24"/>
                          <w:rPrChange w:id="850" w:author="Microsoft 帐户" w:date="2020-08-30T07:39:00Z">
                            <w:rPr>
                              <w:rFonts w:ascii="Times New Roman" w:hAnsi="Times New Roman" w:cs="Times New Roman"/>
                              <w:sz w:val="24"/>
                              <w:szCs w:val="24"/>
                            </w:rPr>
                          </w:rPrChange>
                        </w:rPr>
                        <w:t>%</w:t>
                      </w:r>
                      <w:ins w:id="851" w:author="Microsoft 帐户" w:date="2020-08-30T07:39:00Z">
                        <w:r>
                          <w:rPr>
                            <w:rFonts w:ascii="Times New Roman" w:hAnsi="Times New Roman" w:cs="Times New Roman" w:hint="eastAsia"/>
                            <w:sz w:val="24"/>
                            <w:szCs w:val="24"/>
                          </w:rPr>
                          <w:t xml:space="preserve"> </w:t>
                        </w:r>
                      </w:ins>
                      <m:oMath>
                        <m:r>
                          <m:rPr>
                            <m:sty m:val="b"/>
                          </m:rPr>
                          <w:rPr>
                            <w:rFonts w:ascii="Cambria Math" w:hAnsi="Cambria Math" w:cs="Times New Roman"/>
                            <w:sz w:val="24"/>
                            <w:szCs w:val="24"/>
                          </w:rPr>
                          <m:t>x</m:t>
                        </m:r>
                      </m:oMath>
                      <w:r>
                        <w:rPr>
                          <w:rFonts w:ascii="Times New Roman" w:hAnsi="Times New Roman" w:cs="Times New Roman"/>
                          <w:bCs/>
                          <w:sz w:val="24"/>
                          <w:szCs w:val="24"/>
                        </w:rPr>
                        <w:t xml:space="preserve"> has not been sampled</w:t>
                      </w:r>
                    </w:p>
                    <w:p w14:paraId="256FDE47" w14:textId="7E93369D"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10: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sSup>
                              <m:sSupPr>
                                <m:ctrlPr>
                                  <w:rPr>
                                    <w:rFonts w:ascii="Cambria Math" w:hAnsi="Cambria Math" w:cs="Cambria Math"/>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Change w:id="852" w:author="Microsoft 帐户" w:date="2020-08-30T07:39:00Z">
                                          <w:rPr>
                                            <w:rFonts w:ascii="Cambria Math" w:hAnsi="Cambria Math" w:cs="Cambria Math"/>
                                            <w:color w:val="333333"/>
                                            <w:sz w:val="24"/>
                                            <w:szCs w:val="24"/>
                                            <w:shd w:val="clear" w:color="auto" w:fill="FFFFFF"/>
                                          </w:rPr>
                                        </w:rPrChange>
                                      </w:rPr>
                                      <m:t>F</m:t>
                                    </m:r>
                                  </m:e>
                                </m:acc>
                              </m:e>
                              <m:sup>
                                <m:r>
                                  <w:rPr>
                                    <w:rFonts w:ascii="Cambria Math" w:eastAsia="微软雅黑" w:hAnsi="Cambria Math" w:cs="微软雅黑"/>
                                    <w:color w:val="FF0000"/>
                                    <w:sz w:val="24"/>
                                    <w:szCs w:val="24"/>
                                    <w:shd w:val="clear" w:color="auto" w:fill="FFFFFF"/>
                                    <w:rPrChange w:id="853" w:author="Microsoft 帐户" w:date="2020-08-30T07:39: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color w:val="FF0000"/>
                                    <w:sz w:val="24"/>
                                    <w:szCs w:val="24"/>
                                    <w:shd w:val="clear" w:color="auto" w:fill="FFFFFF"/>
                                    <w:rPrChange w:id="854" w:author="Microsoft 帐户" w:date="2020-08-30T07:39: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855" w:author="Microsoft 帐户" w:date="2020-08-30T07:39:00Z">
                                      <w:rPr>
                                        <w:rFonts w:ascii="Cambria Math" w:eastAsia="微软雅黑" w:hAnsi="Cambria Math" w:cs="微软雅黑"/>
                                        <w:color w:val="333333"/>
                                        <w:sz w:val="24"/>
                                        <w:szCs w:val="24"/>
                                        <w:shd w:val="clear" w:color="auto" w:fill="FFFFFF"/>
                                      </w:rPr>
                                    </w:rPrChange>
                                  </w:rPr>
                                  <m:t>n-1</m:t>
                                </m:r>
                              </m:sup>
                            </m:sSup>
                            <m:r>
                              <w:rPr>
                                <w:rFonts w:ascii="Cambria Math" w:hAnsi="Cambria Math" w:cs="Cambria Math"/>
                                <w:color w:val="333333"/>
                                <w:sz w:val="24"/>
                                <w:szCs w:val="24"/>
                                <w:shd w:val="clear" w:color="auto" w:fill="FFFFFF"/>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r>
                              <w:rPr>
                                <w:rFonts w:ascii="Cambria Math" w:hAnsi="Cambria Math" w:cs="Cambria Math"/>
                                <w:color w:val="333333"/>
                                <w:sz w:val="24"/>
                                <w:szCs w:val="24"/>
                                <w:shd w:val="clear" w:color="auto" w:fill="FFFFFF"/>
                              </w:rPr>
                              <m:t xml:space="preserve"> </m:t>
                            </m:r>
                          </m:e>
                        </m:d>
                      </m:oMath>
                      <w:r>
                        <w:rPr>
                          <w:rFonts w:ascii="Times New Roman" w:hAnsi="Times New Roman" w:cs="Times New Roman"/>
                          <w:color w:val="333333"/>
                          <w:sz w:val="24"/>
                          <w:szCs w:val="24"/>
                          <w:shd w:val="clear" w:color="auto" w:fill="FFFFFF"/>
                        </w:rPr>
                        <w:t xml:space="preserve"> %</w:t>
                      </w:r>
                      <w:ins w:id="856" w:author="Microsoft 帐户" w:date="2020-08-30T07:40:00Z">
                        <w:r>
                          <w:rPr>
                            <w:rFonts w:ascii="Times New Roman" w:hAnsi="Times New Roman" w:cs="Times New Roman"/>
                            <w:color w:val="333333"/>
                            <w:sz w:val="24"/>
                            <w:szCs w:val="24"/>
                            <w:shd w:val="clear" w:color="auto" w:fill="FFFFFF"/>
                          </w:rPr>
                          <w:t xml:space="preserve"> </w:t>
                        </w:r>
                      </w:ins>
                      <w:r>
                        <w:rPr>
                          <w:rFonts w:ascii="Times New Roman" w:hAnsi="Times New Roman" w:cs="Times New Roman"/>
                          <w:color w:val="333333"/>
                          <w:sz w:val="24"/>
                          <w:szCs w:val="24"/>
                          <w:shd w:val="clear" w:color="auto" w:fill="FFFFFF"/>
                        </w:rPr>
                        <w:t xml:space="preserve">add </w:t>
                      </w:r>
                      <w:r>
                        <w:rPr>
                          <w:rFonts w:ascii="Times New Roman" w:hAnsi="Times New Roman" w:cs="Times New Roman" w:hint="eastAsia"/>
                          <w:color w:val="333333"/>
                          <w:sz w:val="24"/>
                          <w:szCs w:val="24"/>
                          <w:shd w:val="clear" w:color="auto" w:fill="FFFFFF"/>
                        </w:rPr>
                        <w:t>a</w:t>
                      </w:r>
                      <w:r>
                        <w:rPr>
                          <w:rFonts w:ascii="Times New Roman" w:hAnsi="Times New Roman" w:cs="Times New Roman"/>
                          <w:color w:val="333333"/>
                          <w:sz w:val="24"/>
                          <w:szCs w:val="24"/>
                          <w:shd w:val="clear" w:color="auto" w:fill="FFFFFF"/>
                        </w:rPr>
                        <w:t xml:space="preserve"> column vector </w:t>
                      </w:r>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w:rPr>
                                <w:rFonts w:ascii="Cambria Math" w:hAnsi="Times New Roman" w:cs="Times New Roman"/>
                                <w:sz w:val="24"/>
                                <w:szCs w:val="24"/>
                              </w:rPr>
                              <m:t>x</m:t>
                            </m:r>
                          </m:sub>
                        </m:sSub>
                      </m:oMath>
                      <w:r>
                        <w:rPr>
                          <w:rFonts w:ascii="Times New Roman" w:hAnsi="Times New Roman" w:cs="Times New Roman"/>
                          <w:sz w:val="24"/>
                          <w:szCs w:val="24"/>
                        </w:rPr>
                        <w:t xml:space="preserve"> to the right</w:t>
                      </w:r>
                    </w:p>
                    <w:p w14:paraId="4FAF07D5" w14:textId="77777777" w:rsidR="001B035E" w:rsidRPr="00BA7513"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 xml:space="preserve">11: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oMath>
                      <w:r>
                        <w:rPr>
                          <w:rFonts w:ascii="Times New Roman" w:hAnsi="Times New Roman" w:cs="Times New Roman"/>
                          <w:color w:val="333333"/>
                          <w:sz w:val="24"/>
                          <w:szCs w:val="24"/>
                          <w:shd w:val="clear" w:color="auto" w:fill="FFFFFF"/>
                        </w:rPr>
                        <w:t xml:space="preserve"> </w:t>
                      </w:r>
                      <w:r w:rsidRPr="00001FF5">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d>
                          <m:dPr>
                            <m:begChr m:val="["/>
                            <m:endChr m:val="]"/>
                            <m:ctrlPr>
                              <w:rPr>
                                <w:rFonts w:ascii="Cambria Math" w:hAnsi="Cambria Math" w:cs="Times New Roman"/>
                                <w:i/>
                                <w:color w:val="333333"/>
                                <w:sz w:val="24"/>
                                <w:szCs w:val="24"/>
                                <w:shd w:val="clear" w:color="auto" w:fill="FFFFFF"/>
                              </w:rPr>
                            </m:ctrlPr>
                          </m:dPr>
                          <m:e>
                            <m:m>
                              <m:mPr>
                                <m:mcs>
                                  <m:mc>
                                    <m:mcPr>
                                      <m:count m:val="2"/>
                                      <m:mcJc m:val="center"/>
                                    </m:mcPr>
                                  </m:mc>
                                </m:mcs>
                                <m:ctrlPr>
                                  <w:rPr>
                                    <w:rFonts w:ascii="Cambria Math" w:hAnsi="Cambria Math" w:cs="Cambria Math"/>
                                    <w:bCs/>
                                    <w:i/>
                                    <w:color w:val="333333"/>
                                    <w:sz w:val="24"/>
                                    <w:szCs w:val="24"/>
                                    <w:shd w:val="clear" w:color="auto" w:fill="FFFFFF"/>
                                  </w:rPr>
                                </m:ctrlPr>
                              </m:mPr>
                              <m:mr>
                                <m:e>
                                  <m:sSup>
                                    <m:sSupPr>
                                      <m:ctrlPr>
                                        <w:rPr>
                                          <w:rFonts w:ascii="Cambria Math" w:hAnsi="Cambria Math" w:cs="Cambria Math"/>
                                          <w:bCs/>
                                          <w:color w:val="FF0000"/>
                                          <w:sz w:val="24"/>
                                          <w:szCs w:val="24"/>
                                          <w:shd w:val="clear" w:color="auto" w:fill="FFFFFF"/>
                                        </w:rPr>
                                      </m:ctrlPr>
                                    </m:sSupPr>
                                    <m:e>
                                      <m:acc>
                                        <m:accPr>
                                          <m:chr m:val="̃"/>
                                          <m:ctrlPr>
                                            <w:rPr>
                                              <w:rFonts w:ascii="Cambria Math" w:hAnsi="Cambria Math" w:cs="Cambria Math"/>
                                              <w:b/>
                                              <w:bCs/>
                                              <w:color w:val="FF0000"/>
                                              <w:sz w:val="24"/>
                                              <w:szCs w:val="24"/>
                                              <w:shd w:val="clear" w:color="auto" w:fill="FFFFFF"/>
                                            </w:rPr>
                                          </m:ctrlPr>
                                        </m:accPr>
                                        <m:e>
                                          <m:r>
                                            <m:rPr>
                                              <m:sty m:val="b"/>
                                            </m:rPr>
                                            <w:rPr>
                                              <w:rFonts w:ascii="Cambria Math" w:hAnsi="Cambria Math" w:cs="Cambria Math"/>
                                              <w:color w:val="FF0000"/>
                                              <w:sz w:val="24"/>
                                              <w:szCs w:val="24"/>
                                              <w:shd w:val="clear" w:color="auto" w:fill="FFFFFF"/>
                                              <w:rPrChange w:id="857" w:author="Microsoft 帐户" w:date="2020-08-30T07:39:00Z">
                                                <w:rPr>
                                                  <w:rFonts w:ascii="Cambria Math" w:hAnsi="Cambria Math" w:cs="Cambria Math"/>
                                                  <w:color w:val="333333"/>
                                                  <w:sz w:val="24"/>
                                                  <w:szCs w:val="24"/>
                                                  <w:shd w:val="clear" w:color="auto" w:fill="FFFFFF"/>
                                                </w:rPr>
                                              </w:rPrChange>
                                            </w:rPr>
                                            <m:t>B</m:t>
                                          </m:r>
                                        </m:e>
                                      </m:acc>
                                    </m:e>
                                    <m:sup>
                                      <m:r>
                                        <w:rPr>
                                          <w:rFonts w:ascii="Cambria Math" w:eastAsia="微软雅黑" w:hAnsi="Cambria Math" w:cs="微软雅黑"/>
                                          <w:color w:val="FF0000"/>
                                          <w:sz w:val="24"/>
                                          <w:szCs w:val="24"/>
                                          <w:shd w:val="clear" w:color="auto" w:fill="FFFFFF"/>
                                          <w:rPrChange w:id="858" w:author="Microsoft 帐户" w:date="2020-08-30T07:39: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color w:val="FF0000"/>
                                          <w:sz w:val="24"/>
                                          <w:szCs w:val="24"/>
                                          <w:shd w:val="clear" w:color="auto" w:fill="FFFFFF"/>
                                          <w:rPrChange w:id="859" w:author="Microsoft 帐户" w:date="2020-08-30T07:39: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color w:val="FF0000"/>
                                          <w:sz w:val="24"/>
                                          <w:szCs w:val="24"/>
                                          <w:shd w:val="clear" w:color="auto" w:fill="FFFFFF"/>
                                          <w:rPrChange w:id="860" w:author="Microsoft 帐户" w:date="2020-08-30T07:39:00Z">
                                            <w:rPr>
                                              <w:rFonts w:ascii="Cambria Math" w:eastAsia="微软雅黑" w:hAnsi="Cambria Math" w:cs="微软雅黑"/>
                                              <w:color w:val="333333"/>
                                              <w:sz w:val="24"/>
                                              <w:szCs w:val="24"/>
                                              <w:shd w:val="clear" w:color="auto" w:fill="FFFFFF"/>
                                            </w:rPr>
                                          </w:rPrChange>
                                        </w:rPr>
                                        <m:t>n-1</m:t>
                                      </m:r>
                                    </m:sup>
                                  </m:sSup>
                                </m:e>
                                <m:e>
                                  <m:r>
                                    <m:rPr>
                                      <m:sty m:val="bi"/>
                                    </m:rPr>
                                    <w:rPr>
                                      <w:rFonts w:ascii="Cambria Math" w:hAnsi="Cambria Math" w:cs="Cambria Math"/>
                                      <w:color w:val="333333"/>
                                      <w:sz w:val="24"/>
                                      <w:szCs w:val="24"/>
                                      <w:shd w:val="clear" w:color="auto" w:fill="FFFFFF"/>
                                    </w:rPr>
                                    <m:t>0</m:t>
                                  </m:r>
                                </m:e>
                              </m:mr>
                              <m:mr>
                                <m:e>
                                  <m:r>
                                    <m:rPr>
                                      <m:sty m:val="bi"/>
                                    </m:rPr>
                                    <w:rPr>
                                      <w:rFonts w:ascii="Cambria Math" w:hAnsi="Cambria Math" w:cs="Cambria Math"/>
                                      <w:color w:val="333333"/>
                                      <w:sz w:val="24"/>
                                      <w:szCs w:val="24"/>
                                      <w:shd w:val="clear" w:color="auto" w:fill="FFFFFF"/>
                                    </w:rPr>
                                    <m:t xml:space="preserve">0        </m:t>
                                  </m:r>
                                </m:e>
                                <m:e>
                                  <m:sSup>
                                    <m:sSupPr>
                                      <m:ctrlPr>
                                        <w:rPr>
                                          <w:rFonts w:ascii="Cambria Math" w:hAnsi="Cambria Math" w:cs="Cambria Math"/>
                                          <w:color w:val="333333"/>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color w:val="333333"/>
                                          <w:sz w:val="24"/>
                                          <w:szCs w:val="24"/>
                                          <w:shd w:val="clear" w:color="auto" w:fill="FFFFFF"/>
                                        </w:rPr>
                                        <m:t>i,0</m:t>
                                      </m:r>
                                    </m:sup>
                                  </m:sSup>
                                </m:e>
                              </m:mr>
                            </m:m>
                            <m:r>
                              <w:rPr>
                                <w:rFonts w:ascii="Cambria Math" w:hAnsi="Cambria Math" w:cs="Cambria Math"/>
                                <w:color w:val="333333"/>
                                <w:sz w:val="24"/>
                                <w:szCs w:val="24"/>
                                <w:shd w:val="clear" w:color="auto" w:fill="FFFFFF"/>
                              </w:rPr>
                              <m:t xml:space="preserve"> </m:t>
                            </m:r>
                          </m:e>
                        </m:d>
                      </m:oMath>
                      <w:r>
                        <w:rPr>
                          <w:rFonts w:ascii="Times New Roman" w:hAnsi="Times New Roman" w:cs="Times New Roman"/>
                          <w:color w:val="333333"/>
                          <w:sz w:val="24"/>
                          <w:szCs w:val="24"/>
                          <w:shd w:val="clear" w:color="auto" w:fill="FFFFFF"/>
                        </w:rPr>
                        <w:t xml:space="preserve">  </w:t>
                      </w:r>
                    </w:p>
                    <w:p w14:paraId="08CC5F82" w14:textId="77777777" w:rsidR="001B035E" w:rsidRDefault="001B035E" w:rsidP="00E67543">
                      <w:pPr>
                        <w:ind w:right="110"/>
                        <w:rPr>
                          <w:rFonts w:ascii="Times New Roman" w:hAnsi="Times New Roman" w:cs="Times New Roman"/>
                          <w:bCs/>
                          <w:sz w:val="24"/>
                          <w:szCs w:val="24"/>
                        </w:rPr>
                      </w:pPr>
                      <w:r>
                        <w:rPr>
                          <w:rFonts w:ascii="Times New Roman" w:hAnsi="Times New Roman" w:cs="Times New Roman"/>
                          <w:bCs/>
                          <w:sz w:val="24"/>
                          <w:szCs w:val="24"/>
                        </w:rPr>
                        <w:t>12: end if</w:t>
                      </w:r>
                    </w:p>
                    <w:p w14:paraId="2378ABA3" w14:textId="77777777" w:rsidR="001B035E" w:rsidRDefault="001B035E" w:rsidP="00E67543">
                      <w:pPr>
                        <w:ind w:right="110"/>
                        <w:rPr>
                          <w:rFonts w:ascii="Times New Roman" w:hAnsi="Times New Roman" w:cs="Times New Roman"/>
                          <w:color w:val="333333"/>
                          <w:sz w:val="24"/>
                          <w:szCs w:val="24"/>
                          <w:shd w:val="clear" w:color="auto" w:fill="FFFFFF"/>
                        </w:rPr>
                      </w:pPr>
                      <w:r>
                        <w:rPr>
                          <w:rFonts w:ascii="Times New Roman" w:hAnsi="Times New Roman" w:cs="Times New Roman"/>
                          <w:bCs/>
                          <w:sz w:val="24"/>
                          <w:szCs w:val="24"/>
                        </w:rPr>
                        <w:t xml:space="preserve">13: </w:t>
                      </w:r>
                      <w:r>
                        <w:rPr>
                          <w:rFonts w:ascii="Times New Roman" w:hAnsi="Times New Roman" w:cs="Times New Roman"/>
                          <w:bCs/>
                          <w:i/>
                          <w:iCs/>
                          <w:sz w:val="24"/>
                          <w:szCs w:val="24"/>
                        </w:rPr>
                        <w:t xml:space="preserve">p </w:t>
                      </w:r>
                      <w:r w:rsidRPr="00D75F72">
                        <w:rPr>
                          <w:rFonts w:ascii="Times New Roman" w:hAnsi="Times New Roman" w:cs="Times New Roman"/>
                          <w:bCs/>
                          <w:sz w:val="24"/>
                          <w:szCs w:val="24"/>
                        </w:rPr>
                        <w:sym w:font="Wingdings" w:char="F0DF"/>
                      </w:r>
                      <w:r>
                        <w:rPr>
                          <w:rFonts w:ascii="Times New Roman" w:hAnsi="Times New Roman" w:cs="Times New Roman"/>
                          <w:bCs/>
                          <w:sz w:val="24"/>
                          <w:szCs w:val="24"/>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oMath>
                    </w:p>
                    <w:p w14:paraId="675D4289" w14:textId="77777777" w:rsidR="001B035E" w:rsidRPr="0001449A" w:rsidRDefault="001B035E" w:rsidP="00E67543">
                      <w:pPr>
                        <w:ind w:right="110"/>
                        <w:rPr>
                          <w:rFonts w:ascii="Times New Roman" w:hAnsi="Times New Roman" w:cs="Times New Roman"/>
                          <w:bCs/>
                          <w:sz w:val="24"/>
                          <w:szCs w:val="24"/>
                        </w:rPr>
                      </w:pPr>
                      <w:r>
                        <w:rPr>
                          <w:rFonts w:ascii="Times New Roman" w:hAnsi="Times New Roman" w:cs="Times New Roman"/>
                          <w:color w:val="333333"/>
                          <w:sz w:val="24"/>
                          <w:szCs w:val="24"/>
                          <w:shd w:val="clear" w:color="auto" w:fill="FFFFFF"/>
                        </w:rPr>
                        <w:t xml:space="preserve">14: </w:t>
                      </w:r>
                      <w:r>
                        <w:rPr>
                          <w:rFonts w:ascii="Times New Roman" w:hAnsi="Times New Roman" w:cs="Times New Roman"/>
                          <w:i/>
                          <w:iCs/>
                          <w:color w:val="333333"/>
                          <w:sz w:val="24"/>
                          <w:szCs w:val="24"/>
                          <w:shd w:val="clear" w:color="auto" w:fill="FFFFFF"/>
                        </w:rPr>
                        <w:t xml:space="preserve">q </w:t>
                      </w:r>
                      <w:r w:rsidRPr="0001449A">
                        <w:rPr>
                          <w:rFonts w:ascii="Times New Roman" w:hAnsi="Times New Roman" w:cs="Times New Roman"/>
                          <w:color w:val="333333"/>
                          <w:sz w:val="24"/>
                          <w:szCs w:val="24"/>
                          <w:shd w:val="clear" w:color="auto" w:fill="FFFFFF"/>
                        </w:rPr>
                        <w:sym w:font="Wingdings" w:char="F0DF"/>
                      </w:r>
                      <w:r>
                        <w:rPr>
                          <w:rFonts w:ascii="Times New Roman" w:hAnsi="Times New Roman" w:cs="Times New Roman"/>
                          <w:color w:val="333333"/>
                          <w:sz w:val="24"/>
                          <w:szCs w:val="24"/>
                          <w:shd w:val="clear" w:color="auto" w:fill="FFFFFF"/>
                        </w:rPr>
                        <w:t xml:space="preserve"> </w:t>
                      </w:r>
                      <m:oMath>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oMath>
                      <w:r>
                        <w:rPr>
                          <w:rFonts w:ascii="Times New Roman" w:hAnsi="Times New Roman" w:cs="Times New Roman"/>
                          <w:color w:val="333333"/>
                          <w:sz w:val="24"/>
                          <w:szCs w:val="24"/>
                          <w:shd w:val="clear" w:color="auto" w:fill="FFFFFF"/>
                        </w:rPr>
                        <w:t>/</w:t>
                      </w:r>
                      <m:oMath>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i</m:t>
                                    </m:r>
                                    <m:r>
                                      <m:rPr>
                                        <m:sty m:val="p"/>
                                      </m:rPr>
                                      <w:rPr>
                                        <w:rFonts w:ascii="Cambria Math" w:hAnsi="Cambria Math" w:cs="Cambria Math"/>
                                        <w:sz w:val="24"/>
                                        <w:szCs w:val="24"/>
                                      </w:rPr>
                                      <m:t>,</m:t>
                                    </m:r>
                                    <m:r>
                                      <w:rPr>
                                        <w:rFonts w:ascii="Cambria Math" w:hAnsi="Cambria Math" w:cs="Cambria Math"/>
                                        <w:sz w:val="24"/>
                                        <w:szCs w:val="24"/>
                                      </w:rPr>
                                      <m:t>n-1</m:t>
                                    </m:r>
                                  </m:sup>
                                </m:sSubSup>
                                <m:r>
                                  <w:rPr>
                                    <w:rFonts w:ascii="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n-1</m:t>
                                    </m:r>
                                  </m:sup>
                                </m:sSup>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Cambria Math"/>
                                            <w:color w:val="333333"/>
                                            <w:sz w:val="24"/>
                                            <w:szCs w:val="24"/>
                                            <w:shd w:val="clear" w:color="auto" w:fill="FFFFFF"/>
                                          </w:rPr>
                                          <m:t>x</m:t>
                                        </m:r>
                                      </m:sub>
                                      <m:sup>
                                        <m:r>
                                          <w:rPr>
                                            <w:rFonts w:ascii="Cambria Math" w:hAnsi="Cambria Math" w:cs="Cambria Math"/>
                                            <w:color w:val="333333"/>
                                            <w:sz w:val="24"/>
                                            <w:szCs w:val="24"/>
                                            <w:shd w:val="clear" w:color="auto" w:fill="FFFFFF"/>
                                          </w:rPr>
                                          <m:t>i,n-1</m:t>
                                        </m:r>
                                      </m:sup>
                                    </m:sSubSup>
                                    <m:r>
                                      <w:rPr>
                                        <w:rFonts w:ascii="Cambria Math" w:hAnsi="Cambria Math" w:cs="Cambria Math"/>
                                        <w:color w:val="333333"/>
                                        <w:sz w:val="24"/>
                                        <w:szCs w:val="24"/>
                                        <w:shd w:val="clear" w:color="auto" w:fill="FFFFFF"/>
                                      </w:rPr>
                                      <m:t>)</m:t>
                                    </m:r>
                                  </m:e>
                                  <m:sup>
                                    <m:r>
                                      <m:rPr>
                                        <m:sty m:val="p"/>
                                      </m:rPr>
                                      <w:rPr>
                                        <w:rFonts w:ascii="Cambria Math" w:hAnsi="Cambria Math" w:cs="Cambria Math"/>
                                        <w:color w:val="333333"/>
                                        <w:sz w:val="24"/>
                                        <w:szCs w:val="24"/>
                                        <w:shd w:val="clear" w:color="auto" w:fill="FFFFFF"/>
                                      </w:rPr>
                                      <m:t>T</m:t>
                                    </m:r>
                                  </m:sup>
                                </m:sSup>
                                <m:ctrlPr>
                                  <w:rPr>
                                    <w:rFonts w:ascii="Cambria Math" w:hAnsi="Cambria Math" w:cs="Times New Roman"/>
                                    <w:iCs/>
                                    <w:sz w:val="24"/>
                                    <w:szCs w:val="24"/>
                                  </w:rPr>
                                </m:ctrlPr>
                              </m:e>
                            </m:d>
                          </m:e>
                          <m:sup>
                            <m:r>
                              <w:rPr>
                                <w:rFonts w:ascii="Cambria Math" w:eastAsia="微软雅黑" w:hAnsi="Cambria Math" w:cs="微软雅黑"/>
                                <w:color w:val="333333"/>
                                <w:sz w:val="24"/>
                                <w:szCs w:val="24"/>
                                <w:shd w:val="clear" w:color="auto" w:fill="FFFFFF"/>
                              </w:rPr>
                              <m:t>1/2</m:t>
                            </m:r>
                          </m:sup>
                        </m:sSup>
                      </m:oMath>
                    </w:p>
                    <w:p w14:paraId="7FCE760E" w14:textId="77777777" w:rsidR="001B035E" w:rsidRPr="005A53BA" w:rsidRDefault="001B035E" w:rsidP="00E67543">
                      <w:pPr>
                        <w:outlineLvl w:val="0"/>
                        <w:rPr>
                          <w:rFonts w:ascii="Times New Roman" w:hAnsi="Times New Roman" w:cs="Times New Roman"/>
                          <w:sz w:val="24"/>
                          <w:szCs w:val="24"/>
                        </w:rPr>
                      </w:pPr>
                      <w:r>
                        <w:rPr>
                          <w:rFonts w:ascii="Times New Roman" w:hAnsi="Times New Roman" w:cs="Times New Roman"/>
                          <w:sz w:val="24"/>
                          <w:szCs w:val="24"/>
                        </w:rPr>
                        <w:t>15</w:t>
                      </w:r>
                      <w:r w:rsidRPr="005A53BA">
                        <w:rPr>
                          <w:rFonts w:ascii="Times New Roman" w:hAnsi="Times New Roman" w:cs="Times New Roman"/>
                          <w:sz w:val="24"/>
                          <w:szCs w:val="24"/>
                        </w:rPr>
                        <w:t xml:space="preserve">: </w:t>
                      </w:r>
                      <w:r>
                        <w:rPr>
                          <w:rFonts w:ascii="Times New Roman" w:hAnsi="Times New Roman" w:cs="Times New Roman"/>
                          <w:sz w:val="24"/>
                          <w:szCs w:val="24"/>
                        </w:rPr>
                        <w:t>s</w:t>
                      </w:r>
                      <w:r w:rsidRPr="005A53BA">
                        <w:rPr>
                          <w:rFonts w:ascii="Times New Roman" w:hAnsi="Times New Roman" w:cs="Times New Roman"/>
                          <w:sz w:val="24"/>
                          <w:szCs w:val="24"/>
                        </w:rPr>
                        <w:t>ort the pairs</w:t>
                      </w:r>
                      <w:r>
                        <w:rPr>
                          <w:rFonts w:ascii="Times New Roman" w:hAnsi="Times New Roman" w:cs="Times New Roman"/>
                          <w:sz w:val="24"/>
                          <w:szCs w:val="24"/>
                        </w:rPr>
                        <w:t xml:space="preserve">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5A53BA">
                        <w:rPr>
                          <w:rFonts w:ascii="Times New Roman" w:hAnsi="Times New Roman" w:cs="Times New Roman"/>
                          <w:sz w:val="24"/>
                          <w:szCs w:val="24"/>
                        </w:rPr>
                        <w:t xml:space="preserve"> s</w:t>
                      </w:r>
                      <w:r>
                        <w:rPr>
                          <w:rFonts w:ascii="Times New Roman" w:hAnsi="Times New Roman" w:cs="Times New Roman"/>
                          <w:sz w:val="24"/>
                          <w:szCs w:val="24"/>
                        </w:rPr>
                        <w:t>o</w:t>
                      </w:r>
                      <w:r w:rsidRPr="005A53BA">
                        <w:rPr>
                          <w:rFonts w:ascii="Times New Roman" w:hAnsi="Times New Roman" w:cs="Times New Roman"/>
                          <w:sz w:val="24"/>
                          <w:szCs w:val="24"/>
                        </w:rPr>
                        <w:t xml:space="preserve">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oMath>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are in non-decreasing order, </w:t>
                      </w:r>
                      <w:r>
                        <w:rPr>
                          <w:rFonts w:ascii="Times New Roman" w:hAnsi="Times New Roman" w:cs="Times New Roman"/>
                          <w:sz w:val="24"/>
                          <w:szCs w:val="24"/>
                        </w:rPr>
                        <w:t xml:space="preserve">and </w:t>
                      </w:r>
                      <w:r w:rsidRPr="005A53BA">
                        <w:rPr>
                          <w:rFonts w:ascii="Times New Roman" w:hAnsi="Times New Roman" w:cs="Times New Roman"/>
                          <w:sz w:val="24"/>
                          <w:szCs w:val="24"/>
                        </w:rPr>
                        <w:t xml:space="preserve">ties in </w:t>
                      </w:r>
                      <w:r w:rsidRPr="005A53BA">
                        <w:rPr>
                          <w:rFonts w:ascii="Times New Roman" w:hAnsi="Times New Roman" w:cs="Times New Roman"/>
                          <w:i/>
                          <w:sz w:val="24"/>
                          <w:szCs w:val="24"/>
                        </w:rPr>
                        <w:t>q</w:t>
                      </w:r>
                      <w:r w:rsidRPr="005A53BA">
                        <w:rPr>
                          <w:rFonts w:ascii="Times New Roman" w:hAnsi="Times New Roman" w:cs="Times New Roman"/>
                          <w:sz w:val="24"/>
                          <w:szCs w:val="24"/>
                        </w:rPr>
                        <w:t xml:space="preserve"> are broken so that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oMath>
                      <w:r w:rsidRPr="005A53BA">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oMath>
                    </w:p>
                    <w:p w14:paraId="2E93F3B1" w14:textId="77777777" w:rsidR="001B035E" w:rsidRPr="00E51EA1" w:rsidRDefault="001B035E" w:rsidP="00E67543">
                      <w:pPr>
                        <w:ind w:left="960" w:right="108" w:hangingChars="400" w:hanging="960"/>
                        <w:rPr>
                          <w:rFonts w:ascii="Times New Roman" w:hAnsi="Times New Roman" w:cs="Times New Roman"/>
                          <w:sz w:val="24"/>
                          <w:szCs w:val="24"/>
                        </w:rPr>
                      </w:pPr>
                      <w:r>
                        <w:rPr>
                          <w:rFonts w:ascii="Times New Roman" w:hAnsi="Times New Roman" w:cs="Times New Roman"/>
                          <w:sz w:val="24"/>
                          <w:szCs w:val="24"/>
                        </w:rPr>
                        <w:t>16</w:t>
                      </w:r>
                      <w:r w:rsidRPr="005A53BA">
                        <w:rPr>
                          <w:rFonts w:ascii="Times New Roman" w:hAnsi="Times New Roman" w:cs="Times New Roman"/>
                          <w:sz w:val="24"/>
                          <w:szCs w:val="24"/>
                        </w:rPr>
                        <w:t xml:space="preserve">:  </w:t>
                      </w:r>
                      <w:r>
                        <w:rPr>
                          <w:rFonts w:ascii="Times New Roman" w:hAnsi="Times New Roman" w:cs="Times New Roman"/>
                          <w:sz w:val="24"/>
                          <w:szCs w:val="24"/>
                        </w:rPr>
                        <w:t>r</w:t>
                      </w:r>
                      <w:r w:rsidRPr="00E51EA1">
                        <w:rPr>
                          <w:rFonts w:ascii="Times New Roman" w:hAnsi="Times New Roman" w:cs="Times New Roman"/>
                          <w:sz w:val="24"/>
                          <w:szCs w:val="24"/>
                        </w:rPr>
                        <w:t xml:space="preserve">emove </w:t>
                      </w:r>
                      <w:r>
                        <w:rPr>
                          <w:rFonts w:ascii="Times New Roman" w:hAnsi="Times New Roman" w:cs="Times New Roman"/>
                          <w:sz w:val="24"/>
                          <w:szCs w:val="24"/>
                        </w:rPr>
                        <w:t xml:space="preserve">each </w:t>
                      </w:r>
                      <w:r w:rsidRPr="00E51EA1">
                        <w:rPr>
                          <w:rFonts w:ascii="Times New Roman" w:hAnsi="Times New Roman" w:cs="Times New Roman"/>
                          <w:sz w:val="24"/>
                          <w:szCs w:val="24"/>
                        </w:rPr>
                        <w:t xml:space="preserve">pair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if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S</m:t>
                                </m:r>
                              </m:e>
                              <m:sup>
                                <m:r>
                                  <w:rPr>
                                    <w:rFonts w:ascii="Cambria Math" w:eastAsia="宋体" w:hAnsi="Cambria Math" w:cs="Times New Roman"/>
                                    <w:sz w:val="24"/>
                                    <w:szCs w:val="24"/>
                                  </w:rPr>
                                  <m:t>n</m:t>
                                </m:r>
                              </m:sup>
                            </m:sSup>
                            <m:r>
                              <w:rPr>
                                <w:rFonts w:ascii="Cambria Math" w:eastAsia="宋体" w:hAnsi="Cambria Math" w:cs="Times New Roman"/>
                                <w:sz w:val="24"/>
                                <w:szCs w:val="24"/>
                              </w:rPr>
                              <m:t>|</m:t>
                            </m:r>
                          </m:sup>
                        </m:sSubSup>
                      </m:oMath>
                      <w:r w:rsidRPr="00E51EA1">
                        <w:rPr>
                          <w:rFonts w:ascii="Times New Roman" w:hAnsi="Times New Roman" w:cs="Times New Roman"/>
                          <w:sz w:val="24"/>
                          <w:szCs w:val="24"/>
                        </w:rPr>
                        <w:t xml:space="preserve"> </w:t>
                      </w:r>
                      <w:r w:rsidRPr="00E51EA1">
                        <w:rPr>
                          <w:rFonts w:ascii="Times New Roman" w:hAnsi="Times New Roman" w:cs="Times New Roman"/>
                          <w:vanish/>
                          <w:sz w:val="24"/>
                          <w:szCs w:val="24"/>
                        </w:rPr>
                        <w:t xml:space="preserve">studyate intger p alternatives in each iteration </w:t>
                      </w:r>
                    </w:p>
                    <w:p w14:paraId="7CF8A9D5" w14:textId="77777777" w:rsidR="001B035E" w:rsidRPr="00E51EA1" w:rsidRDefault="001B035E"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17</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pairs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6A985D18" w14:textId="77777777" w:rsidR="001B035E" w:rsidRPr="005A53BA" w:rsidRDefault="001B035E" w:rsidP="00E67543">
                      <w:pPr>
                        <w:ind w:right="108"/>
                        <w:rPr>
                          <w:rFonts w:ascii="Times New Roman" w:hAnsi="Times New Roman" w:cs="Times New Roman"/>
                          <w:sz w:val="24"/>
                          <w:szCs w:val="24"/>
                          <w:vertAlign w:val="subscript"/>
                        </w:rPr>
                      </w:pPr>
                      <w:r>
                        <w:rPr>
                          <w:rFonts w:ascii="Times New Roman" w:hAnsi="Times New Roman" w:cs="Times New Roman"/>
                          <w:sz w:val="24"/>
                          <w:szCs w:val="24"/>
                        </w:rPr>
                        <w:t>18</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0</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r w:rsidRPr="00EB13A7">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Times New Roman"/>
                            <w:sz w:val="24"/>
                            <w:szCs w:val="24"/>
                          </w:rPr>
                          <m:t>+∞</m:t>
                        </m:r>
                      </m:oMath>
                    </w:p>
                    <w:p w14:paraId="7238405A" w14:textId="77777777" w:rsidR="001B035E" w:rsidRPr="005A53BA" w:rsidRDefault="001B035E" w:rsidP="00E67543">
                      <w:pPr>
                        <w:ind w:right="108"/>
                        <w:rPr>
                          <w:rFonts w:ascii="Times New Roman" w:hAnsi="Times New Roman" w:cs="Times New Roman"/>
                          <w:sz w:val="24"/>
                          <w:szCs w:val="24"/>
                        </w:rPr>
                      </w:pPr>
                      <w:r>
                        <w:rPr>
                          <w:rFonts w:ascii="Times New Roman" w:hAnsi="Times New Roman" w:cs="Times New Roman"/>
                          <w:sz w:val="24"/>
                          <w:szCs w:val="24"/>
                        </w:rPr>
                        <w:t>19</w:t>
                      </w:r>
                      <w:r w:rsidRPr="005A53BA">
                        <w:rPr>
                          <w:rFonts w:ascii="Times New Roman" w:hAnsi="Times New Roman" w:cs="Times New Roman"/>
                          <w:sz w:val="24"/>
                          <w:szCs w:val="24"/>
                        </w:rPr>
                        <w:t xml:space="preserve">:  for </w:t>
                      </w:r>
                      <w:r>
                        <w:rPr>
                          <w:rFonts w:ascii="Times New Roman" w:hAnsi="Times New Roman" w:cs="Times New Roman"/>
                          <w:i/>
                          <w:sz w:val="24"/>
                          <w:szCs w:val="24"/>
                        </w:rPr>
                        <w:t>j</w:t>
                      </w:r>
                      <w:r w:rsidRPr="005A53BA">
                        <w:rPr>
                          <w:rFonts w:ascii="Times New Roman" w:hAnsi="Times New Roman" w:cs="Times New Roman"/>
                          <w:i/>
                          <w:sz w:val="24"/>
                          <w:szCs w:val="24"/>
                        </w:rPr>
                        <w:t xml:space="preserve"> </w:t>
                      </w:r>
                      <w:r w:rsidRPr="005A53BA">
                        <w:rPr>
                          <w:rFonts w:ascii="Times New Roman" w:hAnsi="Times New Roman" w:cs="Times New Roman"/>
                          <w:sz w:val="24"/>
                          <w:szCs w:val="24"/>
                        </w:rPr>
                        <w:t xml:space="preserve">=1 to </w:t>
                      </w:r>
                      <w:r>
                        <w:rPr>
                          <w:rFonts w:ascii="Times New Roman" w:hAnsi="Times New Roman" w:cs="Times New Roman"/>
                          <w:i/>
                          <w:iCs/>
                          <w:sz w:val="24"/>
                          <w:szCs w:val="24"/>
                        </w:rPr>
                        <w:t>J</w:t>
                      </w:r>
                      <w:r>
                        <w:rPr>
                          <w:rFonts w:ascii="Times New Roman" w:hAnsi="Times New Roman" w:cs="Times New Roman"/>
                          <w:sz w:val="24"/>
                          <w:szCs w:val="24"/>
                        </w:rPr>
                        <w:t>-</w:t>
                      </w:r>
                      <w:r w:rsidRPr="005A53BA">
                        <w:rPr>
                          <w:rFonts w:ascii="Times New Roman" w:hAnsi="Times New Roman" w:cs="Times New Roman"/>
                          <w:sz w:val="24"/>
                          <w:szCs w:val="24"/>
                        </w:rPr>
                        <w:t>1 do</w:t>
                      </w:r>
                    </w:p>
                    <w:p w14:paraId="7309A657" w14:textId="77777777"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20</w:t>
                      </w:r>
                      <w:r w:rsidRPr="005A53BA">
                        <w:rPr>
                          <w:rFonts w:ascii="Times New Roman" w:hAnsi="Times New Roman" w:cs="Times New Roman"/>
                          <w:sz w:val="24"/>
                          <w:szCs w:val="24"/>
                        </w:rPr>
                        <w:t xml:space="preserve">: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oMath>
                      <w:r w:rsidRPr="00EB13A7">
                        <w:rPr>
                          <w:rFonts w:ascii="Times New Roman" w:hAnsi="Times New Roman" w:cs="Times New Roman"/>
                          <w:sz w:val="24"/>
                          <w:szCs w:val="24"/>
                        </w:rPr>
                        <w:sym w:font="Wingdings" w:char="F0DF"/>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j+1</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543F5C4D" w14:textId="77777777"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21</w:t>
                      </w:r>
                      <w:r w:rsidRPr="005A53B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A53BA">
                        <w:rPr>
                          <w:rFonts w:ascii="Times New Roman" w:hAnsi="Times New Roman" w:cs="Times New Roman"/>
                          <w:sz w:val="24"/>
                          <w:szCs w:val="24"/>
                        </w:rPr>
                        <w:t xml:space="preserve">end for </w:t>
                      </w:r>
                    </w:p>
                    <w:p w14:paraId="1DC4EA30" w14:textId="77777777" w:rsidR="001B035E" w:rsidRDefault="001B035E" w:rsidP="00E67543">
                      <w:pPr>
                        <w:ind w:right="108"/>
                        <w:rPr>
                          <w:rFonts w:ascii="Times New Roman" w:hAnsi="Times New Roman" w:cs="Times New Roman"/>
                          <w:sz w:val="24"/>
                          <w:szCs w:val="24"/>
                        </w:rPr>
                      </w:pPr>
                      <w:r>
                        <w:rPr>
                          <w:rFonts w:ascii="Times New Roman" w:hAnsi="Times New Roman" w:cs="Times New Roman"/>
                          <w:sz w:val="24"/>
                          <w:szCs w:val="24"/>
                        </w:rPr>
                        <w:t>22: r</w:t>
                      </w:r>
                      <w:r w:rsidRPr="00E51EA1">
                        <w:rPr>
                          <w:rFonts w:ascii="Times New Roman" w:hAnsi="Times New Roman" w:cs="Times New Roman"/>
                          <w:sz w:val="24"/>
                          <w:szCs w:val="24"/>
                        </w:rPr>
                        <w:t xml:space="preserve">emove </w:t>
                      </w:r>
                      <w:r>
                        <w:rPr>
                          <w:rFonts w:ascii="Times New Roman" w:hAnsi="Times New Roman" w:cs="Times New Roman"/>
                          <w:sz w:val="24"/>
                          <w:szCs w:val="24"/>
                        </w:rPr>
                        <w:t>each triplet</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sidRPr="00E51EA1">
                        <w:rPr>
                          <w:rFonts w:ascii="Times New Roman" w:hAnsi="Times New Roman" w:cs="Times New Roman"/>
                          <w:sz w:val="24"/>
                          <w:szCs w:val="24"/>
                        </w:rPr>
                        <w:t xml:space="preserve"> in </w:t>
                      </w:r>
                      <m:oMath>
                        <m:sSubSup>
                          <m:sSubSupPr>
                            <m:ctrlPr>
                              <w:rPr>
                                <w:rFonts w:ascii="Cambria Math" w:hAnsi="Cambria Math" w:cs="Cambria Math"/>
                                <w:i/>
                                <w:color w:val="333333"/>
                                <w:sz w:val="24"/>
                                <w:szCs w:val="24"/>
                                <w:shd w:val="clear" w:color="auto" w:fill="FFFFFF"/>
                              </w:rPr>
                            </m:ctrlPr>
                          </m:sSubSupPr>
                          <m:e>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e>
                          <m:sub>
                            <m:r>
                              <w:rPr>
                                <w:rFonts w:ascii="Cambria Math" w:hAnsi="Cambria Math" w:cs="Cambria Math"/>
                                <w:color w:val="333333"/>
                                <w:sz w:val="24"/>
                                <w:szCs w:val="24"/>
                                <w:shd w:val="clear" w:color="auto" w:fill="FFFFFF"/>
                              </w:rPr>
                              <m:t>j=1</m:t>
                            </m:r>
                          </m:sub>
                          <m:sup>
                            <m:r>
                              <w:rPr>
                                <w:rFonts w:ascii="Cambria Math" w:hAnsi="Cambria Math" w:cs="Cambria Math"/>
                                <w:color w:val="333333"/>
                                <w:sz w:val="24"/>
                                <w:szCs w:val="24"/>
                                <w:shd w:val="clear" w:color="auto" w:fill="FFFFFF"/>
                              </w:rPr>
                              <m:t>J</m:t>
                            </m:r>
                          </m:sup>
                        </m:sSubSup>
                      </m:oMath>
                      <w:r w:rsidRPr="00E51EA1">
                        <w:rPr>
                          <w:rFonts w:ascii="Times New Roman" w:hAnsi="Times New Roman" w:cs="Times New Roman"/>
                          <w:sz w:val="24"/>
                          <w:szCs w:val="24"/>
                        </w:rPr>
                        <w:t xml:space="preserve"> if </w:t>
                      </w:r>
                      <m:oMath>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j+1</m:t>
                            </m:r>
                          </m:sub>
                        </m:sSub>
                      </m:oMath>
                    </w:p>
                    <w:p w14:paraId="265902B7" w14:textId="77777777" w:rsidR="001B035E" w:rsidRPr="0004675A" w:rsidRDefault="001B035E" w:rsidP="00E67543">
                      <w:pPr>
                        <w:ind w:left="960" w:right="108" w:hangingChars="400" w:hanging="960"/>
                        <w:rPr>
                          <w:rFonts w:ascii="Times New Roman" w:hAnsi="Times New Roman" w:cs="Times New Roman"/>
                          <w:sz w:val="24"/>
                          <w:szCs w:val="24"/>
                          <w:vertAlign w:val="subscript"/>
                        </w:rPr>
                      </w:pPr>
                      <w:r>
                        <w:rPr>
                          <w:rFonts w:ascii="Times New Roman" w:hAnsi="Times New Roman" w:cs="Times New Roman"/>
                          <w:sz w:val="24"/>
                          <w:szCs w:val="24"/>
                        </w:rPr>
                        <w:t>23</w:t>
                      </w:r>
                      <w:r w:rsidRPr="00E51EA1">
                        <w:rPr>
                          <w:rFonts w:ascii="Times New Roman" w:hAnsi="Times New Roman" w:cs="Times New Roman"/>
                          <w:sz w:val="24"/>
                          <w:szCs w:val="24"/>
                        </w:rPr>
                        <w:t xml:space="preserve">:  </w:t>
                      </w:r>
                      <w:r w:rsidRPr="00E51EA1">
                        <w:rPr>
                          <w:rFonts w:ascii="Times New Roman" w:hAnsi="Times New Roman" w:cs="Times New Roman"/>
                          <w:i/>
                          <w:iCs/>
                          <w:sz w:val="24"/>
                          <w:szCs w:val="24"/>
                        </w:rPr>
                        <w:t>J</w:t>
                      </w:r>
                      <w:r>
                        <w:rPr>
                          <w:rFonts w:ascii="Times New Roman" w:hAnsi="Times New Roman" w:cs="Times New Roman"/>
                          <w:i/>
                          <w:iCs/>
                          <w:sz w:val="24"/>
                          <w:szCs w:val="24"/>
                        </w:rPr>
                        <w:t>'</w:t>
                      </w:r>
                      <w:r w:rsidRPr="00E51EA1">
                        <w:rPr>
                          <w:rFonts w:ascii="Times New Roman" w:hAnsi="Times New Roman" w:cs="Times New Roman"/>
                          <w:sz w:val="24"/>
                          <w:szCs w:val="24"/>
                        </w:rPr>
                        <w:t xml:space="preserve"> </w:t>
                      </w:r>
                      <w:r w:rsidRPr="00E51EA1">
                        <w:rPr>
                          <w:rFonts w:ascii="Times New Roman" w:hAnsi="Times New Roman" w:cs="Times New Roman"/>
                          <w:sz w:val="24"/>
                          <w:szCs w:val="24"/>
                        </w:rPr>
                        <w:sym w:font="Wingdings" w:char="F0DF"/>
                      </w:r>
                      <w:r w:rsidRPr="00E51EA1">
                        <w:rPr>
                          <w:rFonts w:ascii="Times New Roman" w:hAnsi="Times New Roman" w:cs="Times New Roman"/>
                          <w:sz w:val="24"/>
                          <w:szCs w:val="24"/>
                        </w:rPr>
                        <w:t xml:space="preserve"> the number of remaining </w:t>
                      </w:r>
                      <w:r>
                        <w:rPr>
                          <w:rFonts w:ascii="Times New Roman" w:hAnsi="Times New Roman" w:cs="Times New Roman"/>
                          <w:sz w:val="24"/>
                          <w:szCs w:val="24"/>
                        </w:rPr>
                        <w:t>triplets</w:t>
                      </w:r>
                      <w:r w:rsidRPr="00E51EA1">
                        <w:rPr>
                          <w:rFonts w:ascii="Times New Roman" w:hAnsi="Times New Roman" w:cs="Times New Roman"/>
                          <w:sz w:val="24"/>
                          <w:szCs w:val="24"/>
                        </w:rPr>
                        <w:t xml:space="preserve"> </w:t>
                      </w:r>
                      <m:oMath>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p</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q</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Cambria Math"/>
                            <w:color w:val="333333"/>
                            <w:sz w:val="24"/>
                            <w:szCs w:val="24"/>
                            <w:shd w:val="clear" w:color="auto" w:fill="FFFFFF"/>
                          </w:rPr>
                          <m:t>)</m:t>
                        </m:r>
                      </m:oMath>
                    </w:p>
                    <w:p w14:paraId="3FC9E0B3" w14:textId="77777777" w:rsidR="001B035E" w:rsidRPr="005A53BA" w:rsidRDefault="001B035E" w:rsidP="00E67543">
                      <w:pPr>
                        <w:ind w:right="110"/>
                        <w:rPr>
                          <w:rFonts w:ascii="Times New Roman" w:hAnsi="Times New Roman" w:cs="Times New Roman"/>
                          <w:sz w:val="24"/>
                          <w:szCs w:val="24"/>
                        </w:rPr>
                      </w:pPr>
                      <w:r>
                        <w:rPr>
                          <w:rFonts w:ascii="Times New Roman" w:hAnsi="Times New Roman" w:cs="Times New Roman"/>
                          <w:sz w:val="24"/>
                          <w:szCs w:val="24"/>
                        </w:rPr>
                        <w:t>24</w:t>
                      </w:r>
                      <w:r w:rsidRPr="005A53BA">
                        <w:rPr>
                          <w:rFonts w:ascii="Times New Roman" w:hAnsi="Times New Roman" w:cs="Times New Roman"/>
                          <w:sz w:val="24"/>
                          <w:szCs w:val="24"/>
                        </w:rPr>
                        <w:t>:</w:t>
                      </w:r>
                      <w:r>
                        <w:rPr>
                          <w:rFonts w:ascii="Times New Roman" w:hAnsi="Times New Roman" w:cs="Times New Roman"/>
                          <w:sz w:val="24"/>
                          <w:szCs w:val="24"/>
                        </w:rPr>
                        <w:t xml:space="preserve"> return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oMath>
                      <w:r w:rsidRPr="005A53BA">
                        <w:rPr>
                          <w:rFonts w:ascii="Times New Roman" w:hAnsi="Times New Roman" w:cs="Times New Roman"/>
                          <w:sz w:val="24"/>
                          <w:szCs w:val="24"/>
                        </w:rPr>
                        <w:sym w:font="Wingdings" w:char="F0DF"/>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sSup>
                                      <m:sSupPr>
                                        <m:ctrlPr>
                                          <w:rPr>
                                            <w:rFonts w:ascii="Cambria Math" w:hAnsi="Cambria Math" w:cs="Times New Roman"/>
                                            <w:i/>
                                            <w:sz w:val="24"/>
                                            <w:szCs w:val="24"/>
                                          </w:rPr>
                                        </m:ctrlPr>
                                      </m:sSupPr>
                                      <m:e>
                                        <m:r>
                                          <w:rPr>
                                            <w:rFonts w:ascii="Cambria Math" w:hAnsi="Cambria Math" w:cs="Times New Roman"/>
                                            <w:sz w:val="24"/>
                                            <w:szCs w:val="24"/>
                                          </w:rPr>
                                          <m:t>J</m:t>
                                        </m:r>
                                      </m:e>
                                      <m:sup>
                                        <m:r>
                                          <w:rPr>
                                            <w:rFonts w:ascii="Cambria Math" w:hAnsi="Cambria Math" w:cs="Times New Roman"/>
                                            <w:sz w:val="24"/>
                                            <w:szCs w:val="24"/>
                                          </w:rPr>
                                          <m:t>'</m:t>
                                        </m:r>
                                      </m:sup>
                                    </m:sSup>
                                    <m:r>
                                      <w:rPr>
                                        <w:rFonts w:ascii="Cambria Math" w:hAnsi="Cambria Math" w:cs="Times New Roman"/>
                                        <w:sz w:val="24"/>
                                        <w:szCs w:val="24"/>
                                      </w:rPr>
                                      <m:t>-1</m:t>
                                    </m:r>
                                  </m:sup>
                                  <m:e>
                                    <m:r>
                                      <w:rPr>
                                        <w:rFonts w:ascii="Cambria Math" w:hAnsi="Cambria Math" w:cs="Times New Roman"/>
                                        <w:sz w:val="24"/>
                                        <w:szCs w:val="24"/>
                                      </w:rPr>
                                      <m:t>φ(-|</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ϕ(</m:t>
                                    </m:r>
                                    <m:r>
                                      <w:rPr>
                                        <w:rFonts w:ascii="Cambria Math" w:hAnsi="Cambria Math" w:cs="Times New Roman"/>
                                        <w:sz w:val="24"/>
                                        <w:szCs w:val="24"/>
                                      </w:rPr>
                                      <m:t>-|</m:t>
                                    </m:r>
                                    <m:sSub>
                                      <m:sSubPr>
                                        <m:ctrlPr>
                                          <w:rPr>
                                            <w:rFonts w:ascii="Cambria Math" w:hAnsi="Times New Roman" w:cs="Times New Roman"/>
                                            <w:i/>
                                            <w:sz w:val="24"/>
                                            <w:szCs w:val="24"/>
                                          </w:rPr>
                                        </m:ctrlPr>
                                      </m:sSubPr>
                                      <m:e>
                                        <m:r>
                                          <w:rPr>
                                            <w:rFonts w:ascii="Cambria Math" w:eastAsia="宋体"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r>
                                      <m:rPr>
                                        <m:sty m:val="p"/>
                                      </m:rPr>
                                      <w:rPr>
                                        <w:rFonts w:ascii="Cambria Math" w:hAnsi="Cambria Math" w:cs="Times New Roman"/>
                                        <w:sz w:val="24"/>
                                        <w:szCs w:val="24"/>
                                      </w:rPr>
                                      <m:t>)</m:t>
                                    </m:r>
                                  </m:e>
                                </m:nary>
                              </m:e>
                            </m:d>
                          </m:e>
                        </m:func>
                      </m:oMath>
                    </w:p>
                  </w:txbxContent>
                </v:textbox>
                <w10:anchorlock/>
              </v:shape>
            </w:pict>
          </mc:Fallback>
        </mc:AlternateContent>
      </w:r>
    </w:p>
    <w:p w14:paraId="1E82BD64" w14:textId="77777777" w:rsidR="00E67543" w:rsidRDefault="00E67543" w:rsidP="00E67543">
      <w:pPr>
        <w:spacing w:line="480" w:lineRule="auto"/>
        <w:rPr>
          <w:rFonts w:ascii="Times New Roman" w:hAnsi="Times New Roman" w:cs="Times New Roman"/>
          <w:sz w:val="24"/>
          <w:szCs w:val="24"/>
        </w:rPr>
      </w:pPr>
    </w:p>
    <w:p w14:paraId="18A85BA7" w14:textId="77777777" w:rsidR="00E67543" w:rsidRDefault="00E67543" w:rsidP="00E67543">
      <w:pPr>
        <w:spacing w:line="480" w:lineRule="auto"/>
        <w:rPr>
          <w:rFonts w:ascii="Times New Roman" w:hAnsi="Times New Roman" w:cs="Times New Roman"/>
          <w:sz w:val="24"/>
          <w:szCs w:val="24"/>
        </w:rPr>
      </w:pPr>
    </w:p>
    <w:p w14:paraId="6C859A3B" w14:textId="77777777" w:rsidR="002D355C" w:rsidRDefault="002D355C"/>
    <w:p w14:paraId="661EF62D" w14:textId="6B7437B8" w:rsidR="00EE6D43" w:rsidRDefault="00EE6D43">
      <w:pP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50D49EE8"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Levinson, D., Zhang, L.</w:t>
      </w:r>
      <w:r w:rsidRPr="009E117C">
        <w:rPr>
          <w:rFonts w:ascii="Times New Roman" w:hAnsi="Times New Roman" w:cs="Times New Roman"/>
          <w:sz w:val="24"/>
          <w:szCs w:val="24"/>
        </w:rPr>
        <w:t>, 2006. Ramp meters on trial: evidence from the Twin Cities metering holiday. Transport. Res. Part A 40 (10), 810–828.</w:t>
      </w:r>
    </w:p>
    <w:p w14:paraId="07E10B8B"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Ma, J.T., Zhang, M.H.</w:t>
      </w:r>
      <w:r w:rsidRPr="009E117C">
        <w:rPr>
          <w:rFonts w:ascii="Times New Roman" w:hAnsi="Times New Roman" w:cs="Times New Roman"/>
          <w:sz w:val="24"/>
          <w:szCs w:val="24"/>
        </w:rPr>
        <w:t>, 2008. An Efficiency-Equity Solution to the Integrated Corridor Control Problem. Institute of Transportation Studies. University of California Davis, Research Report: UCD-ITS-RR-08-51.</w:t>
      </w:r>
    </w:p>
    <w:p w14:paraId="5F847E21"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Meng, Q., Khoo, H.L.</w:t>
      </w:r>
      <w:r w:rsidRPr="009E117C">
        <w:rPr>
          <w:rFonts w:ascii="Times New Roman" w:hAnsi="Times New Roman" w:cs="Times New Roman"/>
          <w:sz w:val="24"/>
          <w:szCs w:val="24"/>
        </w:rPr>
        <w:t>, 2010. A Pareto-optimization approach for a fair ramp metering. Transport. Res. Part C 18 (4), 489–506.</w:t>
      </w:r>
    </w:p>
    <w:p w14:paraId="78E79F63"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Zheng, L</w:t>
      </w:r>
      <w:r>
        <w:rPr>
          <w:rFonts w:ascii="Times New Roman" w:hAnsi="Times New Roman" w:cs="Times New Roman" w:hint="eastAsia"/>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Xue</w:t>
      </w:r>
      <w:proofErr w:type="spellEnd"/>
      <w:r>
        <w:rPr>
          <w:rFonts w:ascii="Times New Roman" w:hAnsi="Times New Roman" w:cs="Times New Roman"/>
          <w:sz w:val="24"/>
          <w:szCs w:val="24"/>
        </w:rPr>
        <w:t>, X., Xu, C., Ran, B., 2019</w:t>
      </w:r>
      <w:r w:rsidRPr="00D941F7">
        <w:rPr>
          <w:rFonts w:ascii="Times New Roman" w:hAnsi="Times New Roman" w:cs="Times New Roman"/>
          <w:sz w:val="24"/>
          <w:szCs w:val="24"/>
          <w:highlight w:val="red"/>
        </w:rPr>
        <w:t>a</w:t>
      </w:r>
      <w:r>
        <w:rPr>
          <w:rFonts w:ascii="Times New Roman" w:hAnsi="Times New Roman" w:cs="Times New Roman"/>
          <w:sz w:val="24"/>
          <w:szCs w:val="24"/>
        </w:rPr>
        <w:t>. A stochastic simulation-based optimization method for equitable and efficient network-wide signal timing under uncertainties. Transportation Research Part B 122, 287-308.</w:t>
      </w:r>
    </w:p>
    <w:p w14:paraId="68DA8C47" w14:textId="77777777" w:rsidR="00EE6D43" w:rsidRDefault="00EE6D43" w:rsidP="00EE6D43">
      <w:pPr>
        <w:rPr>
          <w:rFonts w:ascii="Times New Roman" w:hAnsi="Times New Roman" w:cs="Times New Roman"/>
          <w:sz w:val="24"/>
          <w:szCs w:val="24"/>
        </w:rPr>
      </w:pPr>
      <w:r>
        <w:rPr>
          <w:rFonts w:ascii="Times New Roman" w:hAnsi="Times New Roman" w:cs="Times New Roman" w:hint="eastAsia"/>
          <w:sz w:val="24"/>
          <w:szCs w:val="24"/>
        </w:rPr>
        <w:t>Z</w:t>
      </w:r>
      <w:r>
        <w:rPr>
          <w:rFonts w:ascii="Times New Roman" w:hAnsi="Times New Roman" w:cs="Times New Roman"/>
          <w:sz w:val="24"/>
          <w:szCs w:val="24"/>
        </w:rPr>
        <w:t xml:space="preserve">heng, L., Xu, C., </w:t>
      </w:r>
      <w:proofErr w:type="spellStart"/>
      <w:r>
        <w:rPr>
          <w:rFonts w:ascii="Times New Roman" w:hAnsi="Times New Roman" w:cs="Times New Roman"/>
          <w:sz w:val="24"/>
          <w:szCs w:val="24"/>
        </w:rPr>
        <w:t>Jin</w:t>
      </w:r>
      <w:proofErr w:type="spellEnd"/>
      <w:r>
        <w:rPr>
          <w:rFonts w:ascii="Times New Roman" w:hAnsi="Times New Roman" w:cs="Times New Roman"/>
          <w:sz w:val="24"/>
          <w:szCs w:val="24"/>
        </w:rPr>
        <w:t>, P.J., Ran, B., 2019</w:t>
      </w:r>
      <w:r w:rsidRPr="00D941F7">
        <w:rPr>
          <w:rFonts w:ascii="Times New Roman" w:hAnsi="Times New Roman" w:cs="Times New Roman"/>
          <w:sz w:val="24"/>
          <w:szCs w:val="24"/>
          <w:highlight w:val="red"/>
        </w:rPr>
        <w:t>b</w:t>
      </w:r>
      <w:r>
        <w:rPr>
          <w:rFonts w:ascii="Times New Roman" w:hAnsi="Times New Roman" w:cs="Times New Roman"/>
          <w:sz w:val="24"/>
          <w:szCs w:val="24"/>
        </w:rPr>
        <w:t>. Network-wide signal timing stochastic simulation optimization with environmental concerns. Applied Soft Computing Journal 77, 678-687.</w:t>
      </w:r>
    </w:p>
    <w:p w14:paraId="23446E9D" w14:textId="77777777" w:rsidR="00EE6D43" w:rsidRDefault="00EE6D43" w:rsidP="00EE6D43">
      <w:pPr>
        <w:rPr>
          <w:rFonts w:ascii="Times New Roman" w:hAnsi="Times New Roman" w:cs="Times New Roman"/>
          <w:sz w:val="24"/>
          <w:szCs w:val="24"/>
        </w:rPr>
      </w:pPr>
      <w:proofErr w:type="spellStart"/>
      <w:r w:rsidRPr="007110C7">
        <w:rPr>
          <w:rFonts w:ascii="Times New Roman" w:hAnsi="Times New Roman" w:cs="Times New Roman"/>
          <w:sz w:val="24"/>
          <w:szCs w:val="24"/>
        </w:rPr>
        <w:t>Unal</w:t>
      </w:r>
      <w:proofErr w:type="spellEnd"/>
      <w:r w:rsidRPr="007110C7">
        <w:rPr>
          <w:rFonts w:ascii="Times New Roman" w:hAnsi="Times New Roman" w:cs="Times New Roman"/>
          <w:sz w:val="24"/>
          <w:szCs w:val="24"/>
        </w:rPr>
        <w:t>, A.</w:t>
      </w:r>
      <w:r>
        <w:rPr>
          <w:rFonts w:ascii="Times New Roman" w:hAnsi="Times New Roman" w:cs="Times New Roman"/>
          <w:sz w:val="24"/>
          <w:szCs w:val="24"/>
        </w:rPr>
        <w:t>,</w:t>
      </w:r>
      <w:r w:rsidRPr="007110C7">
        <w:rPr>
          <w:rFonts w:ascii="Times New Roman" w:hAnsi="Times New Roman" w:cs="Times New Roman"/>
          <w:sz w:val="24"/>
          <w:szCs w:val="24"/>
        </w:rPr>
        <w:t xml:space="preserve"> </w:t>
      </w:r>
      <w:proofErr w:type="spellStart"/>
      <w:r w:rsidRPr="007110C7">
        <w:rPr>
          <w:rFonts w:ascii="Times New Roman" w:hAnsi="Times New Roman" w:cs="Times New Roman"/>
          <w:sz w:val="24"/>
          <w:szCs w:val="24"/>
        </w:rPr>
        <w:t>Rouphail</w:t>
      </w:r>
      <w:proofErr w:type="spellEnd"/>
      <w:r w:rsidRPr="007110C7">
        <w:rPr>
          <w:rFonts w:ascii="Times New Roman" w:hAnsi="Times New Roman" w:cs="Times New Roman"/>
          <w:sz w:val="24"/>
          <w:szCs w:val="24"/>
        </w:rPr>
        <w:t>, N.M.</w:t>
      </w:r>
      <w:r>
        <w:rPr>
          <w:rFonts w:ascii="Times New Roman" w:hAnsi="Times New Roman" w:cs="Times New Roman"/>
          <w:sz w:val="24"/>
          <w:szCs w:val="24"/>
        </w:rPr>
        <w:t xml:space="preserve">, </w:t>
      </w:r>
      <w:r w:rsidRPr="007110C7">
        <w:rPr>
          <w:rFonts w:ascii="Times New Roman" w:hAnsi="Times New Roman" w:cs="Times New Roman"/>
          <w:sz w:val="24"/>
          <w:szCs w:val="24"/>
        </w:rPr>
        <w:t>Frey, H.C.</w:t>
      </w:r>
      <w:r>
        <w:rPr>
          <w:rFonts w:ascii="Times New Roman" w:hAnsi="Times New Roman" w:cs="Times New Roman"/>
          <w:sz w:val="24"/>
          <w:szCs w:val="24"/>
        </w:rPr>
        <w:t xml:space="preserve">, 2003. </w:t>
      </w:r>
      <w:r w:rsidRPr="007110C7">
        <w:rPr>
          <w:rFonts w:ascii="Times New Roman" w:hAnsi="Times New Roman" w:cs="Times New Roman"/>
          <w:sz w:val="24"/>
          <w:szCs w:val="24"/>
        </w:rPr>
        <w:t>Effect of arterial signalization and level of service on measured vehicle em</w:t>
      </w:r>
      <w:r>
        <w:rPr>
          <w:rFonts w:ascii="Times New Roman" w:hAnsi="Times New Roman" w:cs="Times New Roman"/>
          <w:sz w:val="24"/>
          <w:szCs w:val="24"/>
        </w:rPr>
        <w:t xml:space="preserve">issions. Transp. Res. Rec. 1842, </w:t>
      </w:r>
      <w:r w:rsidRPr="007110C7">
        <w:rPr>
          <w:rFonts w:ascii="Times New Roman" w:hAnsi="Times New Roman" w:cs="Times New Roman"/>
          <w:sz w:val="24"/>
          <w:szCs w:val="24"/>
        </w:rPr>
        <w:t>47–56.</w:t>
      </w:r>
    </w:p>
    <w:p w14:paraId="13544951" w14:textId="77777777" w:rsidR="00EE6D43" w:rsidRDefault="00EE6D43" w:rsidP="00EE6D43">
      <w:pPr>
        <w:rPr>
          <w:rFonts w:ascii="Times New Roman" w:hAnsi="Times New Roman" w:cs="Times New Roman"/>
          <w:sz w:val="24"/>
          <w:szCs w:val="24"/>
        </w:rPr>
      </w:pPr>
      <w:proofErr w:type="spellStart"/>
      <w:r w:rsidRPr="007110C7">
        <w:rPr>
          <w:rFonts w:ascii="Times New Roman" w:hAnsi="Times New Roman" w:cs="Times New Roman"/>
          <w:sz w:val="24"/>
          <w:szCs w:val="24"/>
        </w:rPr>
        <w:t>Rakha</w:t>
      </w:r>
      <w:proofErr w:type="spellEnd"/>
      <w:r w:rsidRPr="007110C7">
        <w:rPr>
          <w:rFonts w:ascii="Times New Roman" w:hAnsi="Times New Roman" w:cs="Times New Roman"/>
          <w:sz w:val="24"/>
          <w:szCs w:val="24"/>
        </w:rPr>
        <w:t xml:space="preserve">, </w:t>
      </w:r>
      <w:r>
        <w:rPr>
          <w:rFonts w:ascii="Times New Roman" w:hAnsi="Times New Roman" w:cs="Times New Roman"/>
          <w:sz w:val="24"/>
          <w:szCs w:val="24"/>
        </w:rPr>
        <w:t xml:space="preserve">H., </w:t>
      </w:r>
      <w:r w:rsidRPr="007110C7">
        <w:rPr>
          <w:rFonts w:ascii="Times New Roman" w:hAnsi="Times New Roman" w:cs="Times New Roman"/>
          <w:sz w:val="24"/>
          <w:szCs w:val="24"/>
        </w:rPr>
        <w:t xml:space="preserve">Ding, </w:t>
      </w:r>
      <w:r>
        <w:rPr>
          <w:rFonts w:ascii="Times New Roman" w:hAnsi="Times New Roman" w:cs="Times New Roman"/>
          <w:sz w:val="24"/>
          <w:szCs w:val="24"/>
        </w:rPr>
        <w:t xml:space="preserve">Y., 2003. </w:t>
      </w:r>
      <w:r w:rsidRPr="007110C7">
        <w:rPr>
          <w:rFonts w:ascii="Times New Roman" w:hAnsi="Times New Roman" w:cs="Times New Roman"/>
          <w:sz w:val="24"/>
          <w:szCs w:val="24"/>
        </w:rPr>
        <w:t>Impacts of stops on vehicle</w:t>
      </w:r>
      <w:r>
        <w:rPr>
          <w:rFonts w:ascii="Times New Roman" w:hAnsi="Times New Roman" w:cs="Times New Roman"/>
          <w:sz w:val="24"/>
          <w:szCs w:val="24"/>
        </w:rPr>
        <w:t xml:space="preserve"> fuel consumption and emissions. </w:t>
      </w:r>
      <w:r w:rsidRPr="007110C7">
        <w:rPr>
          <w:rFonts w:ascii="Times New Roman" w:hAnsi="Times New Roman" w:cs="Times New Roman"/>
          <w:sz w:val="24"/>
          <w:szCs w:val="24"/>
        </w:rPr>
        <w:t>ASCE</w:t>
      </w:r>
      <w:r>
        <w:rPr>
          <w:rFonts w:ascii="Times New Roman" w:hAnsi="Times New Roman" w:cs="Times New Roman"/>
          <w:sz w:val="24"/>
          <w:szCs w:val="24"/>
        </w:rPr>
        <w:t xml:space="preserve"> J. Transp. Eng. 129 (1), </w:t>
      </w:r>
      <w:r w:rsidRPr="007110C7">
        <w:rPr>
          <w:rFonts w:ascii="Times New Roman" w:hAnsi="Times New Roman" w:cs="Times New Roman"/>
          <w:sz w:val="24"/>
          <w:szCs w:val="24"/>
        </w:rPr>
        <w:t>23–32.</w:t>
      </w:r>
    </w:p>
    <w:p w14:paraId="238D5875" w14:textId="77777777" w:rsidR="00EE6D43" w:rsidRDefault="00EE6D43" w:rsidP="00EE6D43">
      <w:pPr>
        <w:rPr>
          <w:rFonts w:ascii="Times New Roman" w:hAnsi="Times New Roman" w:cs="Times New Roman"/>
          <w:sz w:val="24"/>
          <w:szCs w:val="24"/>
        </w:rPr>
      </w:pPr>
      <w:proofErr w:type="spellStart"/>
      <w:r w:rsidRPr="00593FB8">
        <w:rPr>
          <w:rFonts w:ascii="Times New Roman" w:hAnsi="Times New Roman" w:cs="Times New Roman"/>
          <w:sz w:val="24"/>
          <w:szCs w:val="24"/>
        </w:rPr>
        <w:t>Stevanovic</w:t>
      </w:r>
      <w:proofErr w:type="spellEnd"/>
      <w:r w:rsidRPr="00593FB8">
        <w:rPr>
          <w:rFonts w:ascii="Times New Roman" w:hAnsi="Times New Roman" w:cs="Times New Roman"/>
          <w:sz w:val="24"/>
          <w:szCs w:val="24"/>
        </w:rPr>
        <w:t>, A.</w:t>
      </w:r>
      <w:r>
        <w:rPr>
          <w:rFonts w:ascii="Times New Roman" w:hAnsi="Times New Roman" w:cs="Times New Roman"/>
          <w:sz w:val="24"/>
          <w:szCs w:val="24"/>
        </w:rPr>
        <w:t>,</w:t>
      </w:r>
      <w:r w:rsidRPr="00593FB8">
        <w:rPr>
          <w:rFonts w:ascii="Times New Roman" w:hAnsi="Times New Roman" w:cs="Times New Roman"/>
          <w:sz w:val="24"/>
          <w:szCs w:val="24"/>
        </w:rPr>
        <w:t xml:space="preserve"> </w:t>
      </w:r>
      <w:proofErr w:type="spellStart"/>
      <w:r w:rsidRPr="00593FB8">
        <w:rPr>
          <w:rFonts w:ascii="Times New Roman" w:hAnsi="Times New Roman" w:cs="Times New Roman"/>
          <w:sz w:val="24"/>
          <w:szCs w:val="24"/>
        </w:rPr>
        <w:t>Stevanovic</w:t>
      </w:r>
      <w:proofErr w:type="spellEnd"/>
      <w:r w:rsidRPr="00593FB8">
        <w:rPr>
          <w:rFonts w:ascii="Times New Roman" w:hAnsi="Times New Roman" w:cs="Times New Roman"/>
          <w:sz w:val="24"/>
          <w:szCs w:val="24"/>
        </w:rPr>
        <w:t xml:space="preserve">, </w:t>
      </w:r>
      <w:r>
        <w:rPr>
          <w:rFonts w:ascii="Times New Roman" w:hAnsi="Times New Roman" w:cs="Times New Roman"/>
          <w:sz w:val="24"/>
          <w:szCs w:val="24"/>
        </w:rPr>
        <w:t xml:space="preserve">J., </w:t>
      </w:r>
      <w:r w:rsidRPr="00593FB8">
        <w:rPr>
          <w:rFonts w:ascii="Times New Roman" w:hAnsi="Times New Roman" w:cs="Times New Roman"/>
          <w:sz w:val="24"/>
          <w:szCs w:val="24"/>
        </w:rPr>
        <w:t>Zhang, K.</w:t>
      </w:r>
      <w:r>
        <w:rPr>
          <w:rFonts w:ascii="Times New Roman" w:hAnsi="Times New Roman" w:cs="Times New Roman"/>
          <w:sz w:val="24"/>
          <w:szCs w:val="24"/>
        </w:rPr>
        <w:t xml:space="preserve">, </w:t>
      </w:r>
      <w:r w:rsidRPr="00593FB8">
        <w:rPr>
          <w:rFonts w:ascii="Times New Roman" w:hAnsi="Times New Roman" w:cs="Times New Roman"/>
          <w:sz w:val="24"/>
          <w:szCs w:val="24"/>
        </w:rPr>
        <w:t>Batterman, S.</w:t>
      </w:r>
      <w:r>
        <w:rPr>
          <w:rFonts w:ascii="Times New Roman" w:hAnsi="Times New Roman" w:cs="Times New Roman"/>
          <w:sz w:val="24"/>
          <w:szCs w:val="24"/>
        </w:rPr>
        <w:t xml:space="preserve">, 2009. </w:t>
      </w:r>
      <w:r w:rsidRPr="00593FB8">
        <w:rPr>
          <w:rFonts w:ascii="Times New Roman" w:hAnsi="Times New Roman" w:cs="Times New Roman"/>
          <w:sz w:val="24"/>
          <w:szCs w:val="24"/>
        </w:rPr>
        <w:t xml:space="preserve">Optimizing traffic control to reduce fuel consumption and vehicular emissions. Integrated approach </w:t>
      </w:r>
      <w:r>
        <w:rPr>
          <w:rFonts w:ascii="Times New Roman" w:hAnsi="Times New Roman" w:cs="Times New Roman"/>
          <w:sz w:val="24"/>
          <w:szCs w:val="24"/>
        </w:rPr>
        <w:t xml:space="preserve">with VISSIM, CMEM, and VISGAOST. Transp. Res. Rec. 2128, </w:t>
      </w:r>
      <w:r w:rsidRPr="00593FB8">
        <w:rPr>
          <w:rFonts w:ascii="Times New Roman" w:hAnsi="Times New Roman" w:cs="Times New Roman"/>
          <w:sz w:val="24"/>
          <w:szCs w:val="24"/>
        </w:rPr>
        <w:t>105–113.</w:t>
      </w:r>
    </w:p>
    <w:p w14:paraId="0087448B" w14:textId="77777777" w:rsidR="00EE6D43" w:rsidRDefault="00EE6D43" w:rsidP="00EE6D43">
      <w:pPr>
        <w:rPr>
          <w:rFonts w:ascii="Times New Roman" w:hAnsi="Times New Roman" w:cs="Times New Roman"/>
          <w:sz w:val="24"/>
          <w:szCs w:val="24"/>
        </w:rPr>
      </w:pPr>
      <w:r>
        <w:rPr>
          <w:rFonts w:ascii="Times New Roman" w:hAnsi="Times New Roman" w:cs="Times New Roman"/>
          <w:sz w:val="24"/>
          <w:szCs w:val="24"/>
        </w:rPr>
        <w:t xml:space="preserve">Osorio, C., </w:t>
      </w:r>
      <w:proofErr w:type="spellStart"/>
      <w:r>
        <w:rPr>
          <w:rFonts w:ascii="Times New Roman" w:hAnsi="Times New Roman" w:cs="Times New Roman"/>
          <w:sz w:val="24"/>
          <w:szCs w:val="24"/>
        </w:rPr>
        <w:t>Nanduri</w:t>
      </w:r>
      <w:proofErr w:type="spellEnd"/>
      <w:r>
        <w:rPr>
          <w:rFonts w:ascii="Times New Roman" w:hAnsi="Times New Roman" w:cs="Times New Roman"/>
          <w:sz w:val="24"/>
          <w:szCs w:val="24"/>
        </w:rPr>
        <w:t>, K.</w:t>
      </w:r>
      <w:r w:rsidRPr="001639A5">
        <w:rPr>
          <w:rFonts w:ascii="Times New Roman" w:hAnsi="Times New Roman" w:cs="Times New Roman"/>
          <w:sz w:val="24"/>
          <w:szCs w:val="24"/>
        </w:rPr>
        <w:t xml:space="preserve">, 2015a. Energy-efficient urban traffic management: a microscopic simulation-based approach. </w:t>
      </w:r>
      <w:r>
        <w:rPr>
          <w:rFonts w:ascii="Times New Roman" w:hAnsi="Times New Roman" w:cs="Times New Roman"/>
          <w:sz w:val="24"/>
          <w:szCs w:val="24"/>
        </w:rPr>
        <w:t>Transport. Sci. 49 (3), 637–651</w:t>
      </w:r>
      <w:r w:rsidRPr="001639A5">
        <w:rPr>
          <w:rFonts w:ascii="Times New Roman" w:hAnsi="Times New Roman" w:cs="Times New Roman"/>
          <w:sz w:val="24"/>
          <w:szCs w:val="24"/>
        </w:rPr>
        <w:t>.</w:t>
      </w:r>
    </w:p>
    <w:p w14:paraId="605D3946" w14:textId="7CC1966C" w:rsidR="00EE6D43" w:rsidRDefault="00EE6D43" w:rsidP="00EE6D43">
      <w:pPr>
        <w:rPr>
          <w:rFonts w:ascii="Times New Roman" w:hAnsi="Times New Roman" w:cs="Times New Roman"/>
          <w:sz w:val="24"/>
          <w:szCs w:val="24"/>
        </w:rPr>
      </w:pPr>
      <w:r>
        <w:rPr>
          <w:rFonts w:ascii="Times New Roman" w:hAnsi="Times New Roman" w:cs="Times New Roman"/>
          <w:sz w:val="24"/>
          <w:szCs w:val="24"/>
        </w:rPr>
        <w:t xml:space="preserve">Osorio, C., </w:t>
      </w:r>
      <w:proofErr w:type="spellStart"/>
      <w:r>
        <w:rPr>
          <w:rFonts w:ascii="Times New Roman" w:hAnsi="Times New Roman" w:cs="Times New Roman"/>
          <w:sz w:val="24"/>
          <w:szCs w:val="24"/>
        </w:rPr>
        <w:t>Nanduri</w:t>
      </w:r>
      <w:proofErr w:type="spellEnd"/>
      <w:r>
        <w:rPr>
          <w:rFonts w:ascii="Times New Roman" w:hAnsi="Times New Roman" w:cs="Times New Roman"/>
          <w:sz w:val="24"/>
          <w:szCs w:val="24"/>
        </w:rPr>
        <w:t>, K.</w:t>
      </w:r>
      <w:r w:rsidRPr="001639A5">
        <w:rPr>
          <w:rFonts w:ascii="Times New Roman" w:hAnsi="Times New Roman" w:cs="Times New Roman"/>
          <w:sz w:val="24"/>
          <w:szCs w:val="24"/>
        </w:rPr>
        <w:t>, 2015b. Urban transportation emissions mitigation: coupling high-resolution vehicular emissions and traffic models for traffic signal optimization. Tra</w:t>
      </w:r>
      <w:r>
        <w:rPr>
          <w:rFonts w:ascii="Times New Roman" w:hAnsi="Times New Roman" w:cs="Times New Roman"/>
          <w:sz w:val="24"/>
          <w:szCs w:val="24"/>
        </w:rPr>
        <w:t>nsport. Res. Part B 81, 520</w:t>
      </w:r>
      <w:r w:rsidR="000D0111">
        <w:rPr>
          <w:rFonts w:ascii="Times New Roman" w:hAnsi="Times New Roman" w:cs="Times New Roman"/>
          <w:sz w:val="24"/>
          <w:szCs w:val="24"/>
        </w:rPr>
        <w:t>-</w:t>
      </w:r>
      <w:r>
        <w:rPr>
          <w:rFonts w:ascii="Times New Roman" w:hAnsi="Times New Roman" w:cs="Times New Roman"/>
          <w:sz w:val="24"/>
          <w:szCs w:val="24"/>
        </w:rPr>
        <w:t>538</w:t>
      </w:r>
      <w:r w:rsidRPr="001639A5">
        <w:rPr>
          <w:rFonts w:ascii="Times New Roman" w:hAnsi="Times New Roman" w:cs="Times New Roman"/>
          <w:sz w:val="24"/>
          <w:szCs w:val="24"/>
        </w:rPr>
        <w:t>.</w:t>
      </w:r>
    </w:p>
    <w:p w14:paraId="736B15C8" w14:textId="77777777" w:rsidR="00EE6D43" w:rsidRDefault="00EE6D43" w:rsidP="00EE6D43">
      <w:pPr>
        <w:rPr>
          <w:rFonts w:ascii="Times New Roman" w:hAnsi="Times New Roman" w:cs="Times New Roman"/>
          <w:sz w:val="24"/>
          <w:szCs w:val="24"/>
        </w:rPr>
      </w:pPr>
      <w:r w:rsidRPr="001639A5">
        <w:rPr>
          <w:rFonts w:ascii="Times New Roman" w:hAnsi="Times New Roman" w:cs="Times New Roman"/>
          <w:sz w:val="24"/>
          <w:szCs w:val="24"/>
        </w:rPr>
        <w:t>Zhang, L.</w:t>
      </w:r>
      <w:r>
        <w:rPr>
          <w:rFonts w:ascii="Times New Roman" w:hAnsi="Times New Roman" w:cs="Times New Roman"/>
          <w:sz w:val="24"/>
          <w:szCs w:val="24"/>
        </w:rPr>
        <w:t xml:space="preserve">, </w:t>
      </w:r>
      <w:r w:rsidRPr="001639A5">
        <w:rPr>
          <w:rFonts w:ascii="Times New Roman" w:hAnsi="Times New Roman" w:cs="Times New Roman"/>
          <w:sz w:val="24"/>
          <w:szCs w:val="24"/>
        </w:rPr>
        <w:t>Yin, Y.</w:t>
      </w:r>
      <w:r>
        <w:rPr>
          <w:rFonts w:ascii="Times New Roman" w:hAnsi="Times New Roman" w:cs="Times New Roman"/>
          <w:sz w:val="24"/>
          <w:szCs w:val="24"/>
        </w:rPr>
        <w:t>,</w:t>
      </w:r>
      <w:r w:rsidRPr="001639A5">
        <w:rPr>
          <w:rFonts w:ascii="Times New Roman" w:hAnsi="Times New Roman" w:cs="Times New Roman"/>
          <w:sz w:val="24"/>
          <w:szCs w:val="24"/>
        </w:rPr>
        <w:t xml:space="preserve"> Chen, </w:t>
      </w:r>
      <w:r>
        <w:rPr>
          <w:rFonts w:ascii="Times New Roman" w:hAnsi="Times New Roman" w:cs="Times New Roman"/>
          <w:sz w:val="24"/>
          <w:szCs w:val="24"/>
        </w:rPr>
        <w:t xml:space="preserve">S., 2013. </w:t>
      </w:r>
      <w:r w:rsidRPr="001639A5">
        <w:rPr>
          <w:rFonts w:ascii="Times New Roman" w:hAnsi="Times New Roman" w:cs="Times New Roman"/>
          <w:sz w:val="24"/>
          <w:szCs w:val="24"/>
        </w:rPr>
        <w:t>Robust signal timing optimizati</w:t>
      </w:r>
      <w:r>
        <w:rPr>
          <w:rFonts w:ascii="Times New Roman" w:hAnsi="Times New Roman" w:cs="Times New Roman"/>
          <w:sz w:val="24"/>
          <w:szCs w:val="24"/>
        </w:rPr>
        <w:t>on with environmental concerns. Transp. Res. C 29, 55–71</w:t>
      </w:r>
      <w:r w:rsidRPr="001639A5">
        <w:rPr>
          <w:rFonts w:ascii="Times New Roman" w:hAnsi="Times New Roman" w:cs="Times New Roman"/>
          <w:sz w:val="24"/>
          <w:szCs w:val="24"/>
        </w:rPr>
        <w:t>.</w:t>
      </w:r>
    </w:p>
    <w:p w14:paraId="6E2F9FC7" w14:textId="77777777" w:rsidR="00EE6D43" w:rsidRDefault="00EE6D43" w:rsidP="00EE6D43">
      <w:pPr>
        <w:rPr>
          <w:rFonts w:ascii="Times New Roman" w:hAnsi="Times New Roman" w:cs="Times New Roman"/>
          <w:sz w:val="24"/>
          <w:szCs w:val="24"/>
        </w:rPr>
      </w:pPr>
      <w:proofErr w:type="spellStart"/>
      <w:r>
        <w:rPr>
          <w:rFonts w:ascii="Times New Roman" w:hAnsi="Times New Roman" w:cs="Times New Roman"/>
          <w:sz w:val="24"/>
          <w:szCs w:val="24"/>
        </w:rPr>
        <w:t>Kotsialos</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Papageorgiou</w:t>
      </w:r>
      <w:proofErr w:type="spellEnd"/>
      <w:r>
        <w:rPr>
          <w:rFonts w:ascii="Times New Roman" w:hAnsi="Times New Roman" w:cs="Times New Roman"/>
          <w:sz w:val="24"/>
          <w:szCs w:val="24"/>
        </w:rPr>
        <w:t>, M.</w:t>
      </w:r>
      <w:r w:rsidRPr="007771E2">
        <w:rPr>
          <w:rFonts w:ascii="Times New Roman" w:hAnsi="Times New Roman" w:cs="Times New Roman"/>
          <w:sz w:val="24"/>
          <w:szCs w:val="24"/>
        </w:rPr>
        <w:t>, 2004. Efficiency and equity properties of network-wide ramp metering with AMOC. Transpo</w:t>
      </w:r>
      <w:r>
        <w:rPr>
          <w:rFonts w:ascii="Times New Roman" w:hAnsi="Times New Roman" w:cs="Times New Roman"/>
          <w:sz w:val="24"/>
          <w:szCs w:val="24"/>
        </w:rPr>
        <w:t>rt. Res. Part C 12 (6), 401–420</w:t>
      </w:r>
      <w:r w:rsidRPr="007771E2">
        <w:rPr>
          <w:rFonts w:ascii="Times New Roman" w:hAnsi="Times New Roman" w:cs="Times New Roman"/>
          <w:sz w:val="24"/>
          <w:szCs w:val="24"/>
        </w:rPr>
        <w:t>.</w:t>
      </w:r>
    </w:p>
    <w:p w14:paraId="34117487" w14:textId="77777777" w:rsidR="00EE6D43" w:rsidRDefault="00EE6D43" w:rsidP="00EE6D43">
      <w:pPr>
        <w:rPr>
          <w:rFonts w:ascii="Times New Roman" w:hAnsi="Times New Roman" w:cs="Times New Roman"/>
          <w:sz w:val="24"/>
          <w:szCs w:val="24"/>
        </w:rPr>
      </w:pPr>
      <w:r w:rsidRPr="00365255">
        <w:rPr>
          <w:rFonts w:ascii="Times New Roman" w:hAnsi="Times New Roman" w:cs="Times New Roman"/>
          <w:sz w:val="24"/>
          <w:szCs w:val="24"/>
        </w:rPr>
        <w:t>Zhang, L., Levinson, D., 2004. Optimal freeway ramp control without origin-destination information. Transport. Res. Part B 38 (10), 869–887.</w:t>
      </w:r>
    </w:p>
    <w:p w14:paraId="1CB033CA" w14:textId="77777777" w:rsidR="00EE6D43" w:rsidRDefault="00EE6D43" w:rsidP="00EE6D43">
      <w:pPr>
        <w:rPr>
          <w:rFonts w:ascii="Times New Roman" w:hAnsi="Times New Roman" w:cs="Times New Roman"/>
          <w:sz w:val="24"/>
          <w:szCs w:val="24"/>
        </w:rPr>
      </w:pPr>
      <w:proofErr w:type="spellStart"/>
      <w:r w:rsidRPr="00365255">
        <w:rPr>
          <w:rFonts w:ascii="Times New Roman" w:hAnsi="Times New Roman" w:cs="Times New Roman"/>
          <w:sz w:val="24"/>
          <w:szCs w:val="24"/>
        </w:rPr>
        <w:t>Kes</w:t>
      </w:r>
      <w:r>
        <w:rPr>
          <w:rFonts w:ascii="Times New Roman" w:hAnsi="Times New Roman" w:cs="Times New Roman"/>
          <w:sz w:val="24"/>
          <w:szCs w:val="24"/>
        </w:rPr>
        <w:t>ten</w:t>
      </w:r>
      <w:proofErr w:type="spellEnd"/>
      <w:r>
        <w:rPr>
          <w:rFonts w:ascii="Times New Roman" w:hAnsi="Times New Roman" w:cs="Times New Roman"/>
          <w:sz w:val="24"/>
          <w:szCs w:val="24"/>
        </w:rPr>
        <w:t xml:space="preserve">, A.S., </w:t>
      </w:r>
      <w:proofErr w:type="spellStart"/>
      <w:r>
        <w:rPr>
          <w:rFonts w:ascii="Times New Roman" w:hAnsi="Times New Roman" w:cs="Times New Roman"/>
          <w:sz w:val="24"/>
          <w:szCs w:val="24"/>
        </w:rPr>
        <w:t>Ergün</w:t>
      </w:r>
      <w:proofErr w:type="spellEnd"/>
      <w:r>
        <w:rPr>
          <w:rFonts w:ascii="Times New Roman" w:hAnsi="Times New Roman" w:cs="Times New Roman"/>
          <w:sz w:val="24"/>
          <w:szCs w:val="24"/>
        </w:rPr>
        <w:t xml:space="preserve">, M., </w:t>
      </w:r>
      <w:proofErr w:type="spellStart"/>
      <w:r>
        <w:rPr>
          <w:rFonts w:ascii="Times New Roman" w:hAnsi="Times New Roman" w:cs="Times New Roman"/>
          <w:sz w:val="24"/>
          <w:szCs w:val="24"/>
        </w:rPr>
        <w:t>Yai</w:t>
      </w:r>
      <w:proofErr w:type="spellEnd"/>
      <w:r>
        <w:rPr>
          <w:rFonts w:ascii="Times New Roman" w:hAnsi="Times New Roman" w:cs="Times New Roman"/>
          <w:sz w:val="24"/>
          <w:szCs w:val="24"/>
        </w:rPr>
        <w:t xml:space="preserve">, </w:t>
      </w:r>
      <w:r w:rsidRPr="00365255">
        <w:rPr>
          <w:rFonts w:ascii="Times New Roman" w:hAnsi="Times New Roman" w:cs="Times New Roman"/>
          <w:sz w:val="24"/>
          <w:szCs w:val="24"/>
        </w:rPr>
        <w:t>T., 2013. An analysis on efficiency and equity of fixed-time ramp metering. J. Transport. Technol. 3 (2A), 48–56.</w:t>
      </w:r>
    </w:p>
    <w:p w14:paraId="36540871" w14:textId="77777777" w:rsidR="00EE6D43" w:rsidRDefault="00EE6D43"/>
    <w:p w14:paraId="430651A9"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C</w:t>
      </w:r>
      <w:r>
        <w:rPr>
          <w:rFonts w:ascii="Times New Roman" w:hAnsi="Times New Roman" w:cs="Times New Roman"/>
          <w:color w:val="000000" w:themeColor="text1"/>
          <w:sz w:val="24"/>
          <w:szCs w:val="24"/>
        </w:rPr>
        <w:t xml:space="preserve">ooper K., Hunter S.R., Nagaraj K., 2020. </w:t>
      </w:r>
      <w:proofErr w:type="spellStart"/>
      <w:r>
        <w:rPr>
          <w:rFonts w:ascii="Times New Roman" w:hAnsi="Times New Roman" w:cs="Times New Roman"/>
          <w:color w:val="000000" w:themeColor="text1"/>
          <w:sz w:val="24"/>
          <w:szCs w:val="24"/>
        </w:rPr>
        <w:t>Biobjective</w:t>
      </w:r>
      <w:proofErr w:type="spellEnd"/>
      <w:r>
        <w:rPr>
          <w:rFonts w:ascii="Times New Roman" w:hAnsi="Times New Roman" w:cs="Times New Roman"/>
          <w:color w:val="000000" w:themeColor="text1"/>
          <w:sz w:val="24"/>
          <w:szCs w:val="24"/>
        </w:rPr>
        <w:t xml:space="preserve"> simulation optimization on integer lattices using the epsilon-constraint method in a retrospective approximation framework, INFORMS Journal on Computing, </w:t>
      </w:r>
      <w:r w:rsidRPr="00EF09AF">
        <w:rPr>
          <w:rFonts w:ascii="Times New Roman" w:hAnsi="Times New Roman" w:cs="Times New Roman"/>
          <w:color w:val="000000" w:themeColor="text1"/>
          <w:sz w:val="24"/>
          <w:szCs w:val="24"/>
          <w:highlight w:val="yellow"/>
        </w:rPr>
        <w:t>Articles in Advance</w:t>
      </w:r>
      <w:r>
        <w:rPr>
          <w:rFonts w:ascii="Times New Roman" w:hAnsi="Times New Roman" w:cs="Times New Roman"/>
          <w:color w:val="000000" w:themeColor="text1"/>
          <w:sz w:val="24"/>
          <w:szCs w:val="24"/>
        </w:rPr>
        <w:t>, pp.1-21.</w:t>
      </w:r>
    </w:p>
    <w:p w14:paraId="647789BF"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H</w:t>
      </w:r>
      <w:r>
        <w:rPr>
          <w:rFonts w:ascii="Times New Roman" w:hAnsi="Times New Roman" w:cs="Times New Roman"/>
          <w:color w:val="000000" w:themeColor="text1"/>
          <w:sz w:val="24"/>
          <w:szCs w:val="24"/>
        </w:rPr>
        <w:t>ong L.J., Nelson B.L., 2006. Discrete optimization via simulation using COMPASS, Operations Research, 54(1), pp.115-129.</w:t>
      </w:r>
    </w:p>
    <w:p w14:paraId="58EC5DEB"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Li H.B., Lee L.H., Chew E.P., </w:t>
      </w:r>
      <w:proofErr w:type="spellStart"/>
      <w:r>
        <w:rPr>
          <w:rFonts w:ascii="Times New Roman" w:hAnsi="Times New Roman" w:cs="Times New Roman"/>
          <w:color w:val="000000" w:themeColor="text1"/>
          <w:sz w:val="24"/>
          <w:szCs w:val="24"/>
        </w:rPr>
        <w:t>Lendermann</w:t>
      </w:r>
      <w:proofErr w:type="spellEnd"/>
      <w:r>
        <w:rPr>
          <w:rFonts w:ascii="Times New Roman" w:hAnsi="Times New Roman" w:cs="Times New Roman"/>
          <w:color w:val="000000" w:themeColor="text1"/>
          <w:sz w:val="24"/>
          <w:szCs w:val="24"/>
        </w:rPr>
        <w:t xml:space="preserve"> P</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2015. MO-COMPASS</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a fast convergent search algorithm for multi-objective discrete optimization via simulation, IIE Transactions, 47, 1153-1169.</w:t>
      </w:r>
    </w:p>
    <w:p w14:paraId="7EDBF209" w14:textId="77777777" w:rsidR="0094531F" w:rsidRDefault="0094531F" w:rsidP="0094531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Semelhago</w:t>
      </w:r>
      <w:proofErr w:type="spellEnd"/>
      <w:r>
        <w:rPr>
          <w:rFonts w:ascii="Times New Roman" w:hAnsi="Times New Roman" w:cs="Times New Roman"/>
          <w:color w:val="000000" w:themeColor="text1"/>
          <w:sz w:val="24"/>
          <w:szCs w:val="24"/>
        </w:rPr>
        <w:t xml:space="preserve"> M., Nelson B.L., Song E., </w:t>
      </w:r>
      <w:r w:rsidRPr="007457F3">
        <w:rPr>
          <w:rFonts w:ascii="Times New Roman" w:hAnsi="Times New Roman" w:cs="Times New Roman"/>
          <w:color w:val="000000" w:themeColor="text1"/>
          <w:sz w:val="24"/>
          <w:szCs w:val="24"/>
        </w:rPr>
        <w:t>W</w:t>
      </w:r>
      <w:r w:rsidRPr="007457F3">
        <w:rPr>
          <w:rFonts w:ascii="Times New Roman" w:hAnsi="Times New Roman" w:cs="Times New Roman"/>
          <w:color w:val="000000" w:themeColor="text1"/>
          <w:sz w:val="24"/>
          <w:szCs w:val="24"/>
          <w:highlight w:val="yellow"/>
        </w:rPr>
        <w:t>a</w:t>
      </w:r>
      <w:r w:rsidRPr="007457F3">
        <w:rPr>
          <w:rFonts w:ascii="Times New Roman" w:hAnsi="Times New Roman" w:cs="Times New Roman"/>
          <w:color w:val="000000" w:themeColor="text1"/>
          <w:sz w:val="24"/>
          <w:szCs w:val="24"/>
        </w:rPr>
        <w:t>chter</w:t>
      </w:r>
      <w:r>
        <w:rPr>
          <w:rFonts w:ascii="Times New Roman" w:hAnsi="Times New Roman" w:cs="Times New Roman"/>
          <w:color w:val="000000" w:themeColor="text1"/>
          <w:sz w:val="24"/>
          <w:szCs w:val="24"/>
        </w:rPr>
        <w:t xml:space="preserve"> A., 2020. Rapid discrete optimization via simulation with Gaussian Markov random fields, INFORMS Journal on Computing, </w:t>
      </w:r>
      <w:r w:rsidRPr="00EF09AF">
        <w:rPr>
          <w:rFonts w:ascii="Times New Roman" w:hAnsi="Times New Roman" w:cs="Times New Roman"/>
          <w:color w:val="000000" w:themeColor="text1"/>
          <w:sz w:val="24"/>
          <w:szCs w:val="24"/>
          <w:highlight w:val="yellow"/>
        </w:rPr>
        <w:t>Articles in Advance</w:t>
      </w:r>
      <w:r>
        <w:rPr>
          <w:rFonts w:ascii="Times New Roman" w:hAnsi="Times New Roman" w:cs="Times New Roman"/>
          <w:color w:val="000000" w:themeColor="text1"/>
          <w:sz w:val="24"/>
          <w:szCs w:val="24"/>
        </w:rPr>
        <w:t>, pp.1-16.</w:t>
      </w:r>
    </w:p>
    <w:p w14:paraId="56E1322A"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lastRenderedPageBreak/>
        <w:t>F</w:t>
      </w:r>
      <w:r>
        <w:rPr>
          <w:rFonts w:ascii="Times New Roman" w:hAnsi="Times New Roman" w:cs="Times New Roman"/>
          <w:color w:val="000000" w:themeColor="text1"/>
          <w:sz w:val="24"/>
          <w:szCs w:val="24"/>
        </w:rPr>
        <w:t>an Q., Hu J., 2018. Surrogate-based promising area search for Lipschitz continuous simulation optimization, INFORMS Journal on Computing, 30(4), pp.677-693.</w:t>
      </w:r>
    </w:p>
    <w:p w14:paraId="184E4882"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Zheng L., </w:t>
      </w:r>
      <w:proofErr w:type="spellStart"/>
      <w:r>
        <w:rPr>
          <w:rFonts w:ascii="Times New Roman" w:hAnsi="Times New Roman" w:cs="Times New Roman"/>
          <w:color w:val="000000" w:themeColor="text1"/>
          <w:sz w:val="24"/>
          <w:szCs w:val="24"/>
        </w:rPr>
        <w:t>Xue</w:t>
      </w:r>
      <w:proofErr w:type="spellEnd"/>
      <w:r>
        <w:rPr>
          <w:rFonts w:ascii="Times New Roman" w:hAnsi="Times New Roman" w:cs="Times New Roman"/>
          <w:color w:val="000000" w:themeColor="text1"/>
          <w:sz w:val="24"/>
          <w:szCs w:val="24"/>
        </w:rPr>
        <w:t xml:space="preserve"> X., Xu C., Ran B., 2019. A stochastic simulation-based optimization method for equitable and efficient network-wide signal timing under uncertainties, Transportation Research Part B, 122, 287-308. </w:t>
      </w:r>
    </w:p>
    <w:p w14:paraId="0E404F23"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hint="eastAsia"/>
          <w:color w:val="000000" w:themeColor="text1"/>
          <w:sz w:val="24"/>
          <w:szCs w:val="24"/>
        </w:rPr>
        <w:t>R</w:t>
      </w:r>
      <w:r>
        <w:rPr>
          <w:rFonts w:ascii="Times New Roman" w:hAnsi="Times New Roman" w:cs="Times New Roman"/>
          <w:color w:val="000000" w:themeColor="text1"/>
          <w:sz w:val="24"/>
          <w:szCs w:val="24"/>
        </w:rPr>
        <w:t xml:space="preserve">yu J., Kim S., 2014. A derivative-free trust-region method for </w:t>
      </w:r>
      <w:proofErr w:type="spellStart"/>
      <w:r>
        <w:rPr>
          <w:rFonts w:ascii="Times New Roman" w:hAnsi="Times New Roman" w:cs="Times New Roman"/>
          <w:color w:val="000000" w:themeColor="text1"/>
          <w:sz w:val="24"/>
          <w:szCs w:val="24"/>
        </w:rPr>
        <w:t>biobjective</w:t>
      </w:r>
      <w:proofErr w:type="spellEnd"/>
      <w:r>
        <w:rPr>
          <w:rFonts w:ascii="Times New Roman" w:hAnsi="Times New Roman" w:cs="Times New Roman"/>
          <w:color w:val="000000" w:themeColor="text1"/>
          <w:sz w:val="24"/>
          <w:szCs w:val="24"/>
        </w:rPr>
        <w:t xml:space="preserve"> optimization, SIAM Journal on Optimization, 24(1), 334-362.</w:t>
      </w:r>
    </w:p>
    <w:p w14:paraId="5428B620" w14:textId="799B300D" w:rsidR="0094531F" w:rsidDel="00D71356" w:rsidRDefault="0094531F" w:rsidP="0094531F">
      <w:pPr>
        <w:rPr>
          <w:del w:id="861" w:author="Microsoft 帐户" w:date="2021-08-16T16:01:00Z"/>
          <w:rFonts w:ascii="Times New Roman" w:hAnsi="Times New Roman" w:cs="Times New Roman"/>
          <w:color w:val="000000" w:themeColor="text1"/>
          <w:sz w:val="24"/>
          <w:szCs w:val="24"/>
        </w:rPr>
      </w:pPr>
      <w:del w:id="862" w:author="Microsoft 帐户" w:date="2021-08-16T16:01:00Z">
        <w:r w:rsidDel="00D71356">
          <w:rPr>
            <w:rFonts w:ascii="Times New Roman" w:hAnsi="Times New Roman" w:cs="Times New Roman"/>
            <w:color w:val="000000" w:themeColor="text1"/>
            <w:sz w:val="24"/>
            <w:szCs w:val="24"/>
          </w:rPr>
          <w:delText>Regis R.G., Shoemaker C.A., 2005. Constrained global optimization of expensive black box functions using radial basis functions, Journal of Global Optimization, 31, 153-171.</w:delText>
        </w:r>
      </w:del>
    </w:p>
    <w:p w14:paraId="38DFBD3F" w14:textId="77777777" w:rsidR="0094531F" w:rsidRDefault="0094531F" w:rsidP="0094531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Feliot</w:t>
      </w:r>
      <w:proofErr w:type="spellEnd"/>
      <w:r>
        <w:rPr>
          <w:rFonts w:ascii="Times New Roman" w:hAnsi="Times New Roman" w:cs="Times New Roman"/>
          <w:color w:val="000000" w:themeColor="text1"/>
          <w:sz w:val="24"/>
          <w:szCs w:val="24"/>
        </w:rPr>
        <w:t xml:space="preserve"> P., </w:t>
      </w:r>
      <w:proofErr w:type="spellStart"/>
      <w:r>
        <w:rPr>
          <w:rFonts w:ascii="Times New Roman" w:hAnsi="Times New Roman" w:cs="Times New Roman"/>
          <w:color w:val="000000" w:themeColor="text1"/>
          <w:sz w:val="24"/>
          <w:szCs w:val="24"/>
        </w:rPr>
        <w:t>Bect</w:t>
      </w:r>
      <w:proofErr w:type="spellEnd"/>
      <w:r>
        <w:rPr>
          <w:rFonts w:ascii="Times New Roman" w:hAnsi="Times New Roman" w:cs="Times New Roman"/>
          <w:color w:val="000000" w:themeColor="text1"/>
          <w:sz w:val="24"/>
          <w:szCs w:val="24"/>
        </w:rPr>
        <w:t xml:space="preserve"> J., Vazquez E., 2016. A Bayesian approach to constrained single- and multi-objective optimization, 4</w:t>
      </w:r>
      <w:r w:rsidRPr="00FB1A91">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t>
      </w:r>
      <w:r w:rsidRPr="00FB1A91">
        <w:rPr>
          <w:rFonts w:ascii="Times New Roman" w:hAnsi="Times New Roman" w:cs="Times New Roman"/>
          <w:color w:val="000000" w:themeColor="text1"/>
          <w:sz w:val="24"/>
          <w:szCs w:val="24"/>
        </w:rPr>
        <w:t>World Congress on Global Optimization (WCGO)</w:t>
      </w:r>
      <w:r>
        <w:rPr>
          <w:rFonts w:ascii="Times New Roman" w:hAnsi="Times New Roman" w:cs="Times New Roman"/>
          <w:color w:val="000000" w:themeColor="text1"/>
          <w:sz w:val="24"/>
          <w:szCs w:val="24"/>
        </w:rPr>
        <w:t xml:space="preserve">, </w:t>
      </w:r>
      <w:r w:rsidRPr="00FB1A91">
        <w:rPr>
          <w:rFonts w:ascii="Times New Roman" w:hAnsi="Times New Roman" w:cs="Times New Roman"/>
          <w:color w:val="000000" w:themeColor="text1"/>
          <w:sz w:val="24"/>
          <w:szCs w:val="24"/>
        </w:rPr>
        <w:t>Gainesville, FL</w:t>
      </w:r>
      <w:r>
        <w:rPr>
          <w:rFonts w:ascii="Times New Roman" w:hAnsi="Times New Roman" w:cs="Times New Roman"/>
          <w:color w:val="000000" w:themeColor="text1"/>
          <w:sz w:val="24"/>
          <w:szCs w:val="24"/>
        </w:rPr>
        <w:t xml:space="preserve">, </w:t>
      </w:r>
      <w:r w:rsidRPr="00FB1A91">
        <w:rPr>
          <w:rFonts w:ascii="Times New Roman" w:hAnsi="Times New Roman" w:cs="Times New Roman"/>
          <w:color w:val="000000" w:themeColor="text1"/>
          <w:sz w:val="24"/>
          <w:szCs w:val="24"/>
        </w:rPr>
        <w:t>FEB 22-25, 2015</w:t>
      </w:r>
      <w:r>
        <w:rPr>
          <w:rFonts w:ascii="Times New Roman" w:hAnsi="Times New Roman" w:cs="Times New Roman"/>
          <w:color w:val="000000" w:themeColor="text1"/>
          <w:sz w:val="24"/>
          <w:szCs w:val="24"/>
        </w:rPr>
        <w:t>.</w:t>
      </w:r>
    </w:p>
    <w:p w14:paraId="7A6BE8A2"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sz w:val="24"/>
          <w:szCs w:val="24"/>
        </w:rPr>
        <w:t xml:space="preserve">Müller J., Woodbury, J.D., 2017. GOSAC: global optimization with surrogate approximation of constraints, </w:t>
      </w:r>
      <w:r>
        <w:rPr>
          <w:rFonts w:ascii="Times New Roman" w:hAnsi="Times New Roman" w:cs="Times New Roman"/>
          <w:color w:val="000000" w:themeColor="text1"/>
          <w:sz w:val="24"/>
          <w:szCs w:val="24"/>
        </w:rPr>
        <w:t>Journal of Global Optimization, 69, 117-136.</w:t>
      </w:r>
    </w:p>
    <w:p w14:paraId="18C88B63"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sz w:val="24"/>
          <w:szCs w:val="24"/>
        </w:rPr>
        <w:t xml:space="preserve">Müller J., Shoemaker C.A., </w:t>
      </w:r>
      <w:proofErr w:type="spellStart"/>
      <w:r w:rsidRPr="00A21F47">
        <w:rPr>
          <w:rFonts w:ascii="Times New Roman" w:hAnsi="Times New Roman" w:cs="Times New Roman"/>
          <w:sz w:val="24"/>
          <w:szCs w:val="24"/>
        </w:rPr>
        <w:t>Piché</w:t>
      </w:r>
      <w:proofErr w:type="spellEnd"/>
      <w:r>
        <w:rPr>
          <w:rFonts w:ascii="Times New Roman" w:hAnsi="Times New Roman" w:cs="Times New Roman"/>
          <w:sz w:val="24"/>
          <w:szCs w:val="24"/>
        </w:rPr>
        <w:t xml:space="preserve"> R., 2014. SO-I: a surrogate model algorithm for expensive nonlinear integer programming problems including global optimization applications, </w:t>
      </w:r>
      <w:r>
        <w:rPr>
          <w:rFonts w:ascii="Times New Roman" w:hAnsi="Times New Roman" w:cs="Times New Roman"/>
          <w:color w:val="000000" w:themeColor="text1"/>
          <w:sz w:val="24"/>
          <w:szCs w:val="24"/>
        </w:rPr>
        <w:t>Journal of Global Optimization, 59, 865-889.</w:t>
      </w:r>
    </w:p>
    <w:p w14:paraId="6098043E"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sz w:val="24"/>
          <w:szCs w:val="24"/>
        </w:rPr>
        <w:t xml:space="preserve">Müller J., Shoemaker C.A., </w:t>
      </w:r>
      <w:proofErr w:type="spellStart"/>
      <w:r w:rsidRPr="00A21F47">
        <w:rPr>
          <w:rFonts w:ascii="Times New Roman" w:hAnsi="Times New Roman" w:cs="Times New Roman"/>
          <w:sz w:val="24"/>
          <w:szCs w:val="24"/>
        </w:rPr>
        <w:t>Piché</w:t>
      </w:r>
      <w:proofErr w:type="spellEnd"/>
      <w:r>
        <w:rPr>
          <w:rFonts w:ascii="Times New Roman" w:hAnsi="Times New Roman" w:cs="Times New Roman"/>
          <w:sz w:val="24"/>
          <w:szCs w:val="24"/>
        </w:rPr>
        <w:t xml:space="preserve"> R., 2013. </w:t>
      </w:r>
      <w:r w:rsidRPr="00413970">
        <w:rPr>
          <w:rFonts w:ascii="Times New Roman" w:hAnsi="Times New Roman" w:cs="Times New Roman"/>
          <w:color w:val="000000" w:themeColor="text1"/>
          <w:sz w:val="24"/>
          <w:szCs w:val="24"/>
        </w:rPr>
        <w:t>SO-MI:</w:t>
      </w:r>
      <w:r>
        <w:rPr>
          <w:rFonts w:ascii="Times New Roman" w:hAnsi="Times New Roman" w:cs="Times New Roman"/>
          <w:color w:val="000000" w:themeColor="text1"/>
          <w:sz w:val="24"/>
          <w:szCs w:val="24"/>
        </w:rPr>
        <w:t xml:space="preserve"> a </w:t>
      </w:r>
      <w:r w:rsidRPr="00413970">
        <w:rPr>
          <w:rFonts w:ascii="Times New Roman" w:hAnsi="Times New Roman" w:cs="Times New Roman"/>
          <w:color w:val="000000" w:themeColor="text1"/>
          <w:sz w:val="24"/>
          <w:szCs w:val="24"/>
        </w:rPr>
        <w:t>surrogate</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model</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algorithm</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for</w:t>
      </w:r>
      <w:r>
        <w:rPr>
          <w:rFonts w:ascii="Times New Roman" w:hAnsi="Times New Roman" w:cs="Times New Roman"/>
          <w:color w:val="000000" w:themeColor="text1"/>
          <w:sz w:val="24"/>
          <w:szCs w:val="24"/>
        </w:rPr>
        <w:t xml:space="preserve"> computationally expensive </w:t>
      </w:r>
      <w:r w:rsidRPr="00413970">
        <w:rPr>
          <w:rFonts w:ascii="Times New Roman" w:hAnsi="Times New Roman" w:cs="Times New Roman"/>
          <w:color w:val="000000" w:themeColor="text1"/>
          <w:sz w:val="24"/>
          <w:szCs w:val="24"/>
        </w:rPr>
        <w:t>nonlinear</w:t>
      </w:r>
      <w:r>
        <w:rPr>
          <w:rFonts w:ascii="Times New Roman" w:hAnsi="Times New Roman" w:cs="Times New Roman"/>
          <w:color w:val="000000" w:themeColor="text1"/>
          <w:sz w:val="24"/>
          <w:szCs w:val="24"/>
        </w:rPr>
        <w:t xml:space="preserve"> mixed-</w:t>
      </w:r>
      <w:r w:rsidRPr="00413970">
        <w:rPr>
          <w:rFonts w:ascii="Times New Roman" w:hAnsi="Times New Roman" w:cs="Times New Roman"/>
          <w:color w:val="000000" w:themeColor="text1"/>
          <w:sz w:val="24"/>
          <w:szCs w:val="24"/>
        </w:rPr>
        <w:t>integer</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black-box</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global</w:t>
      </w:r>
      <w:r>
        <w:rPr>
          <w:rFonts w:ascii="Times New Roman" w:hAnsi="Times New Roman" w:cs="Times New Roman"/>
          <w:color w:val="000000" w:themeColor="text1"/>
          <w:sz w:val="24"/>
          <w:szCs w:val="24"/>
        </w:rPr>
        <w:t xml:space="preserve"> </w:t>
      </w:r>
      <w:r w:rsidRPr="00413970">
        <w:rPr>
          <w:rFonts w:ascii="Times New Roman" w:hAnsi="Times New Roman" w:cs="Times New Roman"/>
          <w:color w:val="000000" w:themeColor="text1"/>
          <w:sz w:val="24"/>
          <w:szCs w:val="24"/>
        </w:rPr>
        <w:t>optimization</w:t>
      </w:r>
      <w:r>
        <w:rPr>
          <w:rFonts w:ascii="Times New Roman" w:hAnsi="Times New Roman" w:cs="Times New Roman"/>
          <w:color w:val="000000" w:themeColor="text1"/>
          <w:sz w:val="24"/>
          <w:szCs w:val="24"/>
        </w:rPr>
        <w:t xml:space="preserve"> problems, Computers &amp; Operations Research, 40, 1383-1400.</w:t>
      </w:r>
    </w:p>
    <w:p w14:paraId="42E7AFF7" w14:textId="77777777" w:rsidR="0094531F" w:rsidRDefault="0094531F" w:rsidP="0094531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Regis R.G., 2011. </w:t>
      </w:r>
      <w:r w:rsidRPr="002C043E">
        <w:rPr>
          <w:rFonts w:ascii="Times New Roman" w:hAnsi="Times New Roman" w:cs="Times New Roman"/>
          <w:color w:val="000000" w:themeColor="text1"/>
          <w:sz w:val="24"/>
          <w:szCs w:val="24"/>
        </w:rPr>
        <w:t>Stochastic radial basis function algorithms for large-scale optimization involving expensive black-box obje</w:t>
      </w:r>
      <w:r>
        <w:rPr>
          <w:rFonts w:ascii="Times New Roman" w:hAnsi="Times New Roman" w:cs="Times New Roman"/>
          <w:color w:val="000000" w:themeColor="text1"/>
          <w:sz w:val="24"/>
          <w:szCs w:val="24"/>
        </w:rPr>
        <w:t xml:space="preserve">ctive and constraint functions, Computers &amp; Operations Research, 38, 837-853. </w:t>
      </w:r>
    </w:p>
    <w:p w14:paraId="4D5670B8" w14:textId="77777777" w:rsidR="0094531F" w:rsidDel="00C37FC1" w:rsidRDefault="0094531F" w:rsidP="0094531F">
      <w:pPr>
        <w:rPr>
          <w:del w:id="863" w:author="Tan zhen" w:date="2021-07-06T00:12:00Z"/>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Regis </w:t>
      </w:r>
      <w:r w:rsidRPr="008218BA">
        <w:rPr>
          <w:rFonts w:ascii="Times New Roman" w:hAnsi="Times New Roman" w:cs="Times New Roman"/>
          <w:color w:val="000000" w:themeColor="text1"/>
          <w:sz w:val="24"/>
          <w:szCs w:val="24"/>
        </w:rPr>
        <w:t>R</w:t>
      </w:r>
      <w:r>
        <w:rPr>
          <w:rFonts w:ascii="Times New Roman" w:hAnsi="Times New Roman" w:cs="Times New Roman"/>
          <w:color w:val="000000" w:themeColor="text1"/>
          <w:sz w:val="24"/>
          <w:szCs w:val="24"/>
        </w:rPr>
        <w:t>.</w:t>
      </w:r>
      <w:r w:rsidRPr="008218BA">
        <w:rPr>
          <w:rFonts w:ascii="Times New Roman" w:hAnsi="Times New Roman" w:cs="Times New Roman"/>
          <w:color w:val="000000" w:themeColor="text1"/>
          <w:sz w:val="24"/>
          <w:szCs w:val="24"/>
        </w:rPr>
        <w:t>G</w:t>
      </w:r>
      <w:r>
        <w:rPr>
          <w:rFonts w:ascii="Times New Roman" w:hAnsi="Times New Roman" w:cs="Times New Roman"/>
          <w:color w:val="000000" w:themeColor="text1"/>
          <w:sz w:val="24"/>
          <w:szCs w:val="24"/>
        </w:rPr>
        <w:t>.</w:t>
      </w:r>
      <w:r w:rsidRPr="008218BA">
        <w:rPr>
          <w:rFonts w:ascii="Times New Roman" w:hAnsi="Times New Roman" w:cs="Times New Roman"/>
          <w:color w:val="000000" w:themeColor="text1"/>
          <w:sz w:val="24"/>
          <w:szCs w:val="24"/>
        </w:rPr>
        <w:t>, Shoemaker C</w:t>
      </w:r>
      <w:r>
        <w:rPr>
          <w:rFonts w:ascii="Times New Roman" w:hAnsi="Times New Roman" w:cs="Times New Roman"/>
          <w:color w:val="000000" w:themeColor="text1"/>
          <w:sz w:val="24"/>
          <w:szCs w:val="24"/>
        </w:rPr>
        <w:t xml:space="preserve">.A., 2007. A stochastic radial basis function method for the </w:t>
      </w:r>
      <w:r w:rsidRPr="008218BA">
        <w:rPr>
          <w:rFonts w:ascii="Times New Roman" w:hAnsi="Times New Roman" w:cs="Times New Roman"/>
          <w:color w:val="000000" w:themeColor="text1"/>
          <w:sz w:val="24"/>
          <w:szCs w:val="24"/>
        </w:rPr>
        <w:t>global optimizat</w:t>
      </w:r>
      <w:r>
        <w:rPr>
          <w:rFonts w:ascii="Times New Roman" w:hAnsi="Times New Roman" w:cs="Times New Roman"/>
          <w:color w:val="000000" w:themeColor="text1"/>
          <w:sz w:val="24"/>
          <w:szCs w:val="24"/>
        </w:rPr>
        <w:t xml:space="preserve">ion of expensive functions, INFORMS Journal on Computing, </w:t>
      </w:r>
      <w:r w:rsidRPr="008218BA">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9(4), 497-</w:t>
      </w:r>
      <w:r w:rsidRPr="008218BA">
        <w:rPr>
          <w:rFonts w:ascii="Times New Roman" w:hAnsi="Times New Roman" w:cs="Times New Roman"/>
          <w:color w:val="000000" w:themeColor="text1"/>
          <w:sz w:val="24"/>
          <w:szCs w:val="24"/>
        </w:rPr>
        <w:t>509.</w:t>
      </w:r>
    </w:p>
    <w:p w14:paraId="082F2275" w14:textId="01098A56" w:rsidR="0094531F" w:rsidRDefault="00AC1F53" w:rsidP="0094531F">
      <w:pPr>
        <w:rPr>
          <w:rFonts w:ascii="Times New Roman" w:hAnsi="Times New Roman" w:cs="Times New Roman"/>
          <w:color w:val="000000" w:themeColor="text1"/>
          <w:sz w:val="24"/>
          <w:szCs w:val="24"/>
        </w:rPr>
      </w:pPr>
      <w:r w:rsidRPr="00AC1F53">
        <w:rPr>
          <w:rFonts w:ascii="Times New Roman" w:hAnsi="Times New Roman" w:cs="Times New Roman"/>
          <w:color w:val="000000" w:themeColor="text1"/>
          <w:sz w:val="24"/>
          <w:szCs w:val="24"/>
        </w:rPr>
        <w:t xml:space="preserve">Mayeres, </w:t>
      </w:r>
      <w:r>
        <w:rPr>
          <w:rFonts w:ascii="Times New Roman" w:hAnsi="Times New Roman" w:cs="Times New Roman"/>
          <w:color w:val="000000" w:themeColor="text1"/>
          <w:sz w:val="24"/>
          <w:szCs w:val="24"/>
        </w:rPr>
        <w:t xml:space="preserve">I., </w:t>
      </w:r>
      <w:proofErr w:type="spellStart"/>
      <w:r w:rsidRPr="00AC1F53">
        <w:rPr>
          <w:rFonts w:ascii="Times New Roman" w:hAnsi="Times New Roman" w:cs="Times New Roman"/>
          <w:color w:val="000000" w:themeColor="text1"/>
          <w:sz w:val="24"/>
          <w:szCs w:val="24"/>
        </w:rPr>
        <w:t>Ochelen</w:t>
      </w:r>
      <w:proofErr w:type="spellEnd"/>
      <w:r w:rsidRPr="00AC1F53">
        <w:rPr>
          <w:rFonts w:ascii="Times New Roman" w:hAnsi="Times New Roman" w:cs="Times New Roman"/>
          <w:color w:val="000000" w:themeColor="text1"/>
          <w:sz w:val="24"/>
          <w:szCs w:val="24"/>
        </w:rPr>
        <w:t>, S.</w:t>
      </w:r>
      <w:r>
        <w:rPr>
          <w:rFonts w:ascii="Times New Roman" w:hAnsi="Times New Roman" w:cs="Times New Roman"/>
          <w:color w:val="000000" w:themeColor="text1"/>
          <w:sz w:val="24"/>
          <w:szCs w:val="24"/>
        </w:rPr>
        <w:t>,</w:t>
      </w:r>
      <w:r w:rsidRPr="00AC1F53">
        <w:rPr>
          <w:rFonts w:ascii="Times New Roman" w:hAnsi="Times New Roman" w:cs="Times New Roman"/>
          <w:color w:val="000000" w:themeColor="text1"/>
          <w:sz w:val="24"/>
          <w:szCs w:val="24"/>
        </w:rPr>
        <w:t xml:space="preserve"> </w:t>
      </w:r>
      <w:proofErr w:type="spellStart"/>
      <w:r w:rsidRPr="00AC1F53">
        <w:rPr>
          <w:rFonts w:ascii="Times New Roman" w:hAnsi="Times New Roman" w:cs="Times New Roman"/>
          <w:color w:val="000000" w:themeColor="text1"/>
          <w:sz w:val="24"/>
          <w:szCs w:val="24"/>
        </w:rPr>
        <w:t>Proost</w:t>
      </w:r>
      <w:proofErr w:type="spellEnd"/>
      <w:r w:rsidRPr="00AC1F5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S., 1996. </w:t>
      </w:r>
      <w:r w:rsidRPr="00AC1F53">
        <w:rPr>
          <w:rFonts w:ascii="Times New Roman" w:hAnsi="Times New Roman" w:cs="Times New Roman"/>
          <w:color w:val="000000" w:themeColor="text1"/>
          <w:sz w:val="24"/>
          <w:szCs w:val="24"/>
        </w:rPr>
        <w:t>The marginal ex</w:t>
      </w:r>
      <w:r>
        <w:rPr>
          <w:rFonts w:ascii="Times New Roman" w:hAnsi="Times New Roman" w:cs="Times New Roman"/>
          <w:color w:val="000000" w:themeColor="text1"/>
          <w:sz w:val="24"/>
          <w:szCs w:val="24"/>
        </w:rPr>
        <w:t xml:space="preserve">ternal costs of urban transport. </w:t>
      </w:r>
      <w:r w:rsidRPr="00AC1F53">
        <w:rPr>
          <w:rFonts w:ascii="Times New Roman" w:hAnsi="Times New Roman" w:cs="Times New Roman"/>
          <w:color w:val="000000" w:themeColor="text1"/>
          <w:sz w:val="24"/>
          <w:szCs w:val="24"/>
        </w:rPr>
        <w:t>Transp. Re</w:t>
      </w:r>
      <w:r>
        <w:rPr>
          <w:rFonts w:ascii="Times New Roman" w:hAnsi="Times New Roman" w:cs="Times New Roman"/>
          <w:color w:val="000000" w:themeColor="text1"/>
          <w:sz w:val="24"/>
          <w:szCs w:val="24"/>
        </w:rPr>
        <w:t xml:space="preserve">s. D 1 (2), </w:t>
      </w:r>
      <w:r w:rsidRPr="00AC1F53">
        <w:rPr>
          <w:rFonts w:ascii="Times New Roman" w:hAnsi="Times New Roman" w:cs="Times New Roman"/>
          <w:color w:val="000000" w:themeColor="text1"/>
          <w:sz w:val="24"/>
          <w:szCs w:val="24"/>
        </w:rPr>
        <w:t>111–130.</w:t>
      </w:r>
    </w:p>
    <w:p w14:paraId="17EE268F" w14:textId="3A18B81B" w:rsidR="000D0111" w:rsidDel="00DD29DE" w:rsidRDefault="007E23EA" w:rsidP="0094531F">
      <w:pPr>
        <w:rPr>
          <w:del w:id="864" w:author="Tan zhen" w:date="2021-07-06T00:12:00Z"/>
          <w:rFonts w:ascii="Times New Roman" w:hAnsi="Times New Roman" w:cs="Times New Roman"/>
          <w:color w:val="000000" w:themeColor="text1"/>
          <w:sz w:val="24"/>
          <w:szCs w:val="24"/>
        </w:rPr>
      </w:pPr>
      <w:r w:rsidRPr="007E23EA">
        <w:rPr>
          <w:rFonts w:ascii="Times New Roman" w:hAnsi="Times New Roman" w:cs="Times New Roman"/>
          <w:color w:val="000000" w:themeColor="text1"/>
          <w:sz w:val="24"/>
          <w:szCs w:val="24"/>
        </w:rPr>
        <w:t>Panis, L.</w:t>
      </w:r>
      <w:r>
        <w:rPr>
          <w:rFonts w:ascii="Times New Roman" w:hAnsi="Times New Roman" w:cs="Times New Roman"/>
          <w:color w:val="000000" w:themeColor="text1"/>
          <w:sz w:val="24"/>
          <w:szCs w:val="24"/>
        </w:rPr>
        <w:t xml:space="preserve">, </w:t>
      </w:r>
      <w:proofErr w:type="spellStart"/>
      <w:r w:rsidRPr="007E23EA">
        <w:rPr>
          <w:rFonts w:ascii="Times New Roman" w:hAnsi="Times New Roman" w:cs="Times New Roman"/>
          <w:color w:val="000000" w:themeColor="text1"/>
          <w:sz w:val="24"/>
          <w:szCs w:val="24"/>
        </w:rPr>
        <w:t>Broekx</w:t>
      </w:r>
      <w:proofErr w:type="spellEnd"/>
      <w:r w:rsidRPr="007E23EA">
        <w:rPr>
          <w:rFonts w:ascii="Times New Roman" w:hAnsi="Times New Roman" w:cs="Times New Roman"/>
          <w:color w:val="000000" w:themeColor="text1"/>
          <w:sz w:val="24"/>
          <w:szCs w:val="24"/>
        </w:rPr>
        <w:t>, S.</w:t>
      </w:r>
      <w:r>
        <w:rPr>
          <w:rFonts w:ascii="Times New Roman" w:hAnsi="Times New Roman" w:cs="Times New Roman"/>
          <w:color w:val="000000" w:themeColor="text1"/>
          <w:sz w:val="24"/>
          <w:szCs w:val="24"/>
        </w:rPr>
        <w:t xml:space="preserve">, </w:t>
      </w:r>
      <w:r w:rsidRPr="007E23EA">
        <w:rPr>
          <w:rFonts w:ascii="Times New Roman" w:hAnsi="Times New Roman" w:cs="Times New Roman"/>
          <w:color w:val="000000" w:themeColor="text1"/>
          <w:sz w:val="24"/>
          <w:szCs w:val="24"/>
        </w:rPr>
        <w:t xml:space="preserve">Liu, </w:t>
      </w:r>
      <w:r>
        <w:rPr>
          <w:rFonts w:ascii="Times New Roman" w:hAnsi="Times New Roman" w:cs="Times New Roman"/>
          <w:color w:val="000000" w:themeColor="text1"/>
          <w:sz w:val="24"/>
          <w:szCs w:val="24"/>
        </w:rPr>
        <w:t xml:space="preserve">R., 2006. </w:t>
      </w:r>
      <w:r w:rsidRPr="007E23EA">
        <w:rPr>
          <w:rFonts w:ascii="Times New Roman" w:hAnsi="Times New Roman" w:cs="Times New Roman"/>
          <w:color w:val="000000" w:themeColor="text1"/>
          <w:sz w:val="24"/>
          <w:szCs w:val="24"/>
        </w:rPr>
        <w:t>Modeling instantaneous traffic emission and the in</w:t>
      </w:r>
      <w:r>
        <w:rPr>
          <w:rFonts w:ascii="Times New Roman" w:hAnsi="Times New Roman" w:cs="Times New Roman"/>
          <w:color w:val="000000" w:themeColor="text1"/>
          <w:sz w:val="24"/>
          <w:szCs w:val="24"/>
        </w:rPr>
        <w:t xml:space="preserve">fluence of traffic speed limits. Sci. Total Environ. 371, </w:t>
      </w:r>
      <w:r w:rsidRPr="007E23EA">
        <w:rPr>
          <w:rFonts w:ascii="Times New Roman" w:hAnsi="Times New Roman" w:cs="Times New Roman"/>
          <w:color w:val="000000" w:themeColor="text1"/>
          <w:sz w:val="24"/>
          <w:szCs w:val="24"/>
        </w:rPr>
        <w:t>270–285.</w:t>
      </w:r>
    </w:p>
    <w:p w14:paraId="7E3E9C7D" w14:textId="45B8098B" w:rsidR="0094531F" w:rsidRDefault="00DD29DE">
      <w:pPr>
        <w:rPr>
          <w:ins w:id="865" w:author="Microsoft 帐户" w:date="2021-07-25T12:15:00Z"/>
          <w:rFonts w:ascii="Times New Roman" w:hAnsi="Times New Roman" w:cs="Times New Roman"/>
          <w:color w:val="000000" w:themeColor="text1"/>
          <w:sz w:val="24"/>
          <w:szCs w:val="24"/>
        </w:rPr>
      </w:pPr>
      <w:ins w:id="866" w:author="Microsoft 帐户" w:date="2021-07-22T22:33:00Z">
        <w:r>
          <w:rPr>
            <w:rFonts w:ascii="Times New Roman" w:hAnsi="Times New Roman" w:cs="Times New Roman"/>
            <w:color w:val="000000" w:themeColor="text1"/>
            <w:sz w:val="24"/>
            <w:szCs w:val="24"/>
          </w:rPr>
          <w:t>Osorio</w:t>
        </w:r>
        <w:r>
          <w:rPr>
            <w:rFonts w:ascii="Times New Roman" w:hAnsi="Times New Roman" w:cs="Times New Roman" w:hint="eastAsia"/>
            <w:color w:val="000000" w:themeColor="text1"/>
            <w:sz w:val="24"/>
            <w:szCs w:val="24"/>
          </w:rPr>
          <w:t>,</w:t>
        </w:r>
        <w:r>
          <w:rPr>
            <w:rFonts w:ascii="Times New Roman" w:hAnsi="Times New Roman" w:cs="Times New Roman"/>
            <w:color w:val="000000" w:themeColor="text1"/>
            <w:sz w:val="24"/>
            <w:szCs w:val="24"/>
          </w:rPr>
          <w:t xml:space="preserve"> C., </w:t>
        </w:r>
        <w:proofErr w:type="spellStart"/>
        <w:r>
          <w:rPr>
            <w:rFonts w:ascii="Times New Roman" w:hAnsi="Times New Roman" w:cs="Times New Roman"/>
            <w:color w:val="000000" w:themeColor="text1"/>
            <w:sz w:val="24"/>
            <w:szCs w:val="24"/>
          </w:rPr>
          <w:t>Bierlaire</w:t>
        </w:r>
        <w:proofErr w:type="spellEnd"/>
        <w:r>
          <w:rPr>
            <w:rFonts w:ascii="Times New Roman" w:hAnsi="Times New Roman" w:cs="Times New Roman"/>
            <w:color w:val="000000" w:themeColor="text1"/>
            <w:sz w:val="24"/>
            <w:szCs w:val="24"/>
          </w:rPr>
          <w:t>, M., 2013</w:t>
        </w:r>
      </w:ins>
      <w:ins w:id="867" w:author="Microsoft 帐户" w:date="2021-07-22T22:34:00Z">
        <w:r>
          <w:rPr>
            <w:rFonts w:ascii="Times New Roman" w:hAnsi="Times New Roman" w:cs="Times New Roman"/>
            <w:color w:val="000000" w:themeColor="text1"/>
            <w:sz w:val="24"/>
            <w:szCs w:val="24"/>
          </w:rPr>
          <w:t>. A simulation-based optimization framework for urban transportation problems. Operations Resear</w:t>
        </w:r>
      </w:ins>
      <w:ins w:id="868" w:author="Microsoft 帐户" w:date="2021-07-22T22:35:00Z">
        <w:r>
          <w:rPr>
            <w:rFonts w:ascii="Times New Roman" w:hAnsi="Times New Roman" w:cs="Times New Roman"/>
            <w:color w:val="000000" w:themeColor="text1"/>
            <w:sz w:val="24"/>
            <w:szCs w:val="24"/>
          </w:rPr>
          <w:t>ch 61 (6), 1333-1345.</w:t>
        </w:r>
      </w:ins>
    </w:p>
    <w:p w14:paraId="4052F954" w14:textId="77777777" w:rsidR="004F0BC2" w:rsidRDefault="004F0BC2">
      <w:pPr>
        <w:rPr>
          <w:ins w:id="869" w:author="Microsoft 帐户" w:date="2021-07-25T12:15:00Z"/>
          <w:rFonts w:ascii="Times New Roman" w:hAnsi="Times New Roman" w:cs="Times New Roman"/>
          <w:color w:val="000000" w:themeColor="text1"/>
          <w:sz w:val="24"/>
          <w:szCs w:val="24"/>
        </w:rPr>
      </w:pPr>
    </w:p>
    <w:p w14:paraId="45C730A6" w14:textId="77777777" w:rsidR="004F0BC2" w:rsidRDefault="004F0BC2" w:rsidP="004F0BC2">
      <w:pPr>
        <w:rPr>
          <w:ins w:id="870" w:author="Microsoft 帐户" w:date="2021-07-25T12:15:00Z"/>
          <w:rFonts w:ascii="Times New Roman" w:hAnsi="Times New Roman" w:cs="Times New Roman"/>
          <w:sz w:val="24"/>
          <w:szCs w:val="24"/>
        </w:rPr>
      </w:pPr>
      <w:ins w:id="871" w:author="Microsoft 帐户" w:date="2021-07-25T12:15:00Z">
        <w:r w:rsidRPr="001A2379">
          <w:rPr>
            <w:rFonts w:ascii="Times New Roman" w:hAnsi="Times New Roman" w:cs="Times New Roman"/>
            <w:sz w:val="24"/>
            <w:szCs w:val="24"/>
          </w:rPr>
          <w:t xml:space="preserve">Huang D, Allen TT, </w:t>
        </w:r>
        <w:proofErr w:type="spellStart"/>
        <w:r w:rsidRPr="001A2379">
          <w:rPr>
            <w:rFonts w:ascii="Times New Roman" w:hAnsi="Times New Roman" w:cs="Times New Roman"/>
            <w:sz w:val="24"/>
            <w:szCs w:val="24"/>
          </w:rPr>
          <w:t>Notz</w:t>
        </w:r>
        <w:proofErr w:type="spellEnd"/>
        <w:r w:rsidRPr="001A2379">
          <w:rPr>
            <w:rFonts w:ascii="Times New Roman" w:hAnsi="Times New Roman" w:cs="Times New Roman"/>
            <w:sz w:val="24"/>
            <w:szCs w:val="24"/>
          </w:rPr>
          <w:t xml:space="preserve"> WI, Zeng N (2006) Global optimization of stochastic black-box systems via sequential kriging meta-models. J. Global </w:t>
        </w:r>
        <w:proofErr w:type="spellStart"/>
        <w:r w:rsidRPr="001A2379">
          <w:rPr>
            <w:rFonts w:ascii="Times New Roman" w:hAnsi="Times New Roman" w:cs="Times New Roman"/>
            <w:sz w:val="24"/>
            <w:szCs w:val="24"/>
          </w:rPr>
          <w:t>Optim</w:t>
        </w:r>
        <w:proofErr w:type="spellEnd"/>
        <w:r w:rsidRPr="001A2379">
          <w:rPr>
            <w:rFonts w:ascii="Times New Roman" w:hAnsi="Times New Roman" w:cs="Times New Roman"/>
            <w:sz w:val="24"/>
            <w:szCs w:val="24"/>
          </w:rPr>
          <w:t>. 34(3):441–466.</w:t>
        </w:r>
      </w:ins>
    </w:p>
    <w:p w14:paraId="05A23C81" w14:textId="77777777" w:rsidR="004F0BC2" w:rsidRDefault="004F0BC2" w:rsidP="004F0BC2">
      <w:pPr>
        <w:rPr>
          <w:ins w:id="872" w:author="Microsoft 帐户" w:date="2021-07-25T12:15:00Z"/>
          <w:rFonts w:ascii="Times New Roman" w:hAnsi="Times New Roman" w:cs="Times New Roman"/>
          <w:sz w:val="24"/>
          <w:szCs w:val="24"/>
        </w:rPr>
      </w:pPr>
      <w:ins w:id="873" w:author="Microsoft 帐户" w:date="2021-07-25T12:15:00Z">
        <w:r w:rsidRPr="001A2379">
          <w:rPr>
            <w:rFonts w:ascii="Times New Roman" w:hAnsi="Times New Roman" w:cs="Times New Roman"/>
            <w:sz w:val="24"/>
            <w:szCs w:val="24"/>
          </w:rPr>
          <w:t xml:space="preserve">Forrester AIJ, Keane AJ (2009) Recent advances in surrogate-based optimization. Progress </w:t>
        </w:r>
        <w:r>
          <w:rPr>
            <w:rFonts w:ascii="Times New Roman" w:hAnsi="Times New Roman" w:cs="Times New Roman"/>
            <w:sz w:val="24"/>
            <w:szCs w:val="24"/>
          </w:rPr>
          <w:t xml:space="preserve">in </w:t>
        </w:r>
        <w:r w:rsidRPr="001A2379">
          <w:rPr>
            <w:rFonts w:ascii="Times New Roman" w:hAnsi="Times New Roman" w:cs="Times New Roman"/>
            <w:sz w:val="24"/>
            <w:szCs w:val="24"/>
          </w:rPr>
          <w:t>Aerospace Sci</w:t>
        </w:r>
        <w:r>
          <w:rPr>
            <w:rFonts w:ascii="Times New Roman" w:hAnsi="Times New Roman" w:cs="Times New Roman"/>
            <w:sz w:val="24"/>
            <w:szCs w:val="24"/>
          </w:rPr>
          <w:t xml:space="preserve">ences. 45(1), </w:t>
        </w:r>
        <w:r w:rsidRPr="001A2379">
          <w:rPr>
            <w:rFonts w:ascii="Times New Roman" w:hAnsi="Times New Roman" w:cs="Times New Roman"/>
            <w:sz w:val="24"/>
            <w:szCs w:val="24"/>
          </w:rPr>
          <w:t>50–79.</w:t>
        </w:r>
      </w:ins>
    </w:p>
    <w:p w14:paraId="3BF7DF6E" w14:textId="77777777" w:rsidR="004F0BC2" w:rsidRDefault="004F0BC2" w:rsidP="004F0BC2">
      <w:pPr>
        <w:rPr>
          <w:ins w:id="874" w:author="Microsoft 帐户" w:date="2021-07-25T12:15:00Z"/>
          <w:rFonts w:ascii="Times New Roman" w:hAnsi="Times New Roman" w:cs="Times New Roman"/>
          <w:sz w:val="24"/>
          <w:szCs w:val="24"/>
        </w:rPr>
      </w:pPr>
      <w:proofErr w:type="spellStart"/>
      <w:ins w:id="875" w:author="Microsoft 帐户" w:date="2021-07-25T12:15:00Z">
        <w:r w:rsidRPr="004E03A7">
          <w:rPr>
            <w:rFonts w:ascii="Times New Roman" w:hAnsi="Times New Roman" w:cs="Times New Roman"/>
            <w:sz w:val="24"/>
            <w:szCs w:val="24"/>
          </w:rPr>
          <w:t>Picheny</w:t>
        </w:r>
        <w:proofErr w:type="spellEnd"/>
        <w:r w:rsidRPr="004E03A7">
          <w:rPr>
            <w:rFonts w:ascii="Times New Roman" w:hAnsi="Times New Roman" w:cs="Times New Roman"/>
            <w:sz w:val="24"/>
            <w:szCs w:val="24"/>
          </w:rPr>
          <w:t xml:space="preserve"> V, </w:t>
        </w:r>
        <w:proofErr w:type="spellStart"/>
        <w:r w:rsidRPr="004E03A7">
          <w:rPr>
            <w:rFonts w:ascii="Times New Roman" w:hAnsi="Times New Roman" w:cs="Times New Roman"/>
            <w:sz w:val="24"/>
            <w:szCs w:val="24"/>
          </w:rPr>
          <w:t>Ginsbourger</w:t>
        </w:r>
        <w:proofErr w:type="spellEnd"/>
        <w:r w:rsidRPr="004E03A7">
          <w:rPr>
            <w:rFonts w:ascii="Times New Roman" w:hAnsi="Times New Roman" w:cs="Times New Roman"/>
            <w:sz w:val="24"/>
            <w:szCs w:val="24"/>
          </w:rPr>
          <w:t xml:space="preserve"> D, Richet Y, Caplin G (2013) Quantile-based optimization of noisy computer experiments with tunable precision. </w:t>
        </w:r>
        <w:proofErr w:type="spellStart"/>
        <w:r w:rsidRPr="004E03A7">
          <w:rPr>
            <w:rFonts w:ascii="Times New Roman" w:hAnsi="Times New Roman" w:cs="Times New Roman"/>
            <w:sz w:val="24"/>
            <w:szCs w:val="24"/>
          </w:rPr>
          <w:t>Technometrics</w:t>
        </w:r>
        <w:proofErr w:type="spellEnd"/>
        <w:r w:rsidRPr="004E03A7">
          <w:rPr>
            <w:rFonts w:ascii="Times New Roman" w:hAnsi="Times New Roman" w:cs="Times New Roman"/>
            <w:sz w:val="24"/>
            <w:szCs w:val="24"/>
          </w:rPr>
          <w:t xml:space="preserve"> 55(1):2–13.</w:t>
        </w:r>
      </w:ins>
    </w:p>
    <w:p w14:paraId="2F434C23" w14:textId="77777777" w:rsidR="004F0BC2" w:rsidRDefault="004F0BC2" w:rsidP="004F0BC2">
      <w:pPr>
        <w:rPr>
          <w:ins w:id="876" w:author="Microsoft 帐户" w:date="2021-07-25T12:15:00Z"/>
          <w:rFonts w:ascii="Times New Roman" w:hAnsi="Times New Roman" w:cs="Times New Roman"/>
          <w:sz w:val="24"/>
          <w:szCs w:val="24"/>
        </w:rPr>
      </w:pPr>
      <w:proofErr w:type="spellStart"/>
      <w:ins w:id="877" w:author="Microsoft 帐户" w:date="2021-07-25T12:15:00Z">
        <w:r w:rsidRPr="004E03A7">
          <w:rPr>
            <w:rFonts w:ascii="Times New Roman" w:hAnsi="Times New Roman" w:cs="Times New Roman"/>
            <w:sz w:val="24"/>
            <w:szCs w:val="24"/>
          </w:rPr>
          <w:t>Ankenman</w:t>
        </w:r>
        <w:proofErr w:type="spellEnd"/>
        <w:r w:rsidRPr="004E03A7">
          <w:rPr>
            <w:rFonts w:ascii="Times New Roman" w:hAnsi="Times New Roman" w:cs="Times New Roman"/>
            <w:sz w:val="24"/>
            <w:szCs w:val="24"/>
          </w:rPr>
          <w:t xml:space="preserve"> B, Nelson BL, </w:t>
        </w:r>
        <w:proofErr w:type="spellStart"/>
        <w:r w:rsidRPr="004E03A7">
          <w:rPr>
            <w:rFonts w:ascii="Times New Roman" w:hAnsi="Times New Roman" w:cs="Times New Roman"/>
            <w:sz w:val="24"/>
            <w:szCs w:val="24"/>
          </w:rPr>
          <w:t>Staum</w:t>
        </w:r>
        <w:proofErr w:type="spellEnd"/>
        <w:r w:rsidRPr="004E03A7">
          <w:rPr>
            <w:rFonts w:ascii="Times New Roman" w:hAnsi="Times New Roman" w:cs="Times New Roman"/>
            <w:sz w:val="24"/>
            <w:szCs w:val="24"/>
          </w:rPr>
          <w:t xml:space="preserve"> J (2010) Stochastic kriging for simulation metamodeling. </w:t>
        </w:r>
        <w:proofErr w:type="spellStart"/>
        <w:r w:rsidRPr="004E03A7">
          <w:rPr>
            <w:rFonts w:ascii="Times New Roman" w:hAnsi="Times New Roman" w:cs="Times New Roman"/>
            <w:sz w:val="24"/>
            <w:szCs w:val="24"/>
          </w:rPr>
          <w:t>Oper</w:t>
        </w:r>
        <w:proofErr w:type="spellEnd"/>
        <w:r w:rsidRPr="004E03A7">
          <w:rPr>
            <w:rFonts w:ascii="Times New Roman" w:hAnsi="Times New Roman" w:cs="Times New Roman"/>
            <w:sz w:val="24"/>
            <w:szCs w:val="24"/>
          </w:rPr>
          <w:t>. Res. 58(2):371–382.</w:t>
        </w:r>
      </w:ins>
    </w:p>
    <w:p w14:paraId="43CCB800" w14:textId="77777777" w:rsidR="004F0BC2" w:rsidRDefault="004F0BC2" w:rsidP="004F0BC2">
      <w:pPr>
        <w:rPr>
          <w:ins w:id="878" w:author="Microsoft 帐户" w:date="2021-07-25T12:15:00Z"/>
          <w:rFonts w:ascii="Times New Roman" w:hAnsi="Times New Roman" w:cs="Times New Roman"/>
          <w:sz w:val="24"/>
          <w:szCs w:val="24"/>
        </w:rPr>
      </w:pPr>
      <w:ins w:id="879" w:author="Microsoft 帐户" w:date="2021-07-25T12:15:00Z">
        <w:r w:rsidRPr="00FD1F21">
          <w:rPr>
            <w:rFonts w:ascii="Times New Roman" w:hAnsi="Times New Roman" w:cs="Times New Roman"/>
            <w:sz w:val="24"/>
            <w:szCs w:val="24"/>
          </w:rPr>
          <w:t xml:space="preserve">Deng H, </w:t>
        </w:r>
        <w:proofErr w:type="spellStart"/>
        <w:r w:rsidRPr="00FD1F21">
          <w:rPr>
            <w:rFonts w:ascii="Times New Roman" w:hAnsi="Times New Roman" w:cs="Times New Roman"/>
            <w:sz w:val="24"/>
            <w:szCs w:val="24"/>
          </w:rPr>
          <w:t>ShaoW</w:t>
        </w:r>
        <w:proofErr w:type="spellEnd"/>
        <w:r w:rsidRPr="00FD1F21">
          <w:rPr>
            <w:rFonts w:ascii="Times New Roman" w:hAnsi="Times New Roman" w:cs="Times New Roman"/>
            <w:sz w:val="24"/>
            <w:szCs w:val="24"/>
          </w:rPr>
          <w:t xml:space="preserve">, Ma </w:t>
        </w:r>
        <w:proofErr w:type="spellStart"/>
        <w:r w:rsidRPr="00FD1F21">
          <w:rPr>
            <w:rFonts w:ascii="Times New Roman" w:hAnsi="Times New Roman" w:cs="Times New Roman"/>
            <w:sz w:val="24"/>
            <w:szCs w:val="24"/>
          </w:rPr>
          <w:t>Y,Wei</w:t>
        </w:r>
        <w:proofErr w:type="spellEnd"/>
        <w:r w:rsidRPr="00FD1F21">
          <w:rPr>
            <w:rFonts w:ascii="Times New Roman" w:hAnsi="Times New Roman" w:cs="Times New Roman"/>
            <w:sz w:val="24"/>
            <w:szCs w:val="24"/>
          </w:rPr>
          <w:t xml:space="preserve"> Z (2012) Bayesian metamodeling for computer experiments using the Gaussian Kriging models. Quality Reliability </w:t>
        </w:r>
        <w:proofErr w:type="spellStart"/>
        <w:r w:rsidRPr="00FD1F21">
          <w:rPr>
            <w:rFonts w:ascii="Times New Roman" w:hAnsi="Times New Roman" w:cs="Times New Roman"/>
            <w:sz w:val="24"/>
            <w:szCs w:val="24"/>
          </w:rPr>
          <w:t>Engrg</w:t>
        </w:r>
        <w:proofErr w:type="spellEnd"/>
        <w:r w:rsidRPr="00FD1F21">
          <w:rPr>
            <w:rFonts w:ascii="Times New Roman" w:hAnsi="Times New Roman" w:cs="Times New Roman"/>
            <w:sz w:val="24"/>
            <w:szCs w:val="24"/>
          </w:rPr>
          <w:t xml:space="preserve">. </w:t>
        </w:r>
        <w:proofErr w:type="spellStart"/>
        <w:r w:rsidRPr="00FD1F21">
          <w:rPr>
            <w:rFonts w:ascii="Times New Roman" w:hAnsi="Times New Roman" w:cs="Times New Roman"/>
            <w:sz w:val="24"/>
            <w:szCs w:val="24"/>
          </w:rPr>
          <w:t>Internat.</w:t>
        </w:r>
        <w:proofErr w:type="spellEnd"/>
        <w:r w:rsidRPr="00FD1F21">
          <w:rPr>
            <w:rFonts w:ascii="Times New Roman" w:hAnsi="Times New Roman" w:cs="Times New Roman"/>
            <w:sz w:val="24"/>
            <w:szCs w:val="24"/>
          </w:rPr>
          <w:t xml:space="preserve"> 28(4):455–466.</w:t>
        </w:r>
      </w:ins>
    </w:p>
    <w:p w14:paraId="1FBBB750" w14:textId="77777777" w:rsidR="004F0BC2" w:rsidRDefault="004F0BC2" w:rsidP="004F0BC2">
      <w:pPr>
        <w:rPr>
          <w:ins w:id="880" w:author="Microsoft 帐户" w:date="2021-07-25T12:15:00Z"/>
          <w:rFonts w:ascii="Times New Roman" w:hAnsi="Times New Roman" w:cs="Times New Roman"/>
          <w:sz w:val="24"/>
          <w:szCs w:val="24"/>
        </w:rPr>
      </w:pPr>
      <w:ins w:id="881" w:author="Microsoft 帐户" w:date="2021-07-25T12:15:00Z">
        <w:r w:rsidRPr="004E03A7">
          <w:rPr>
            <w:rFonts w:ascii="Times New Roman" w:hAnsi="Times New Roman" w:cs="Times New Roman"/>
            <w:sz w:val="24"/>
            <w:szCs w:val="24"/>
          </w:rPr>
          <w:t>Ng SH, Yin J (2012) Bayesian kriging analysis and design for stochastic simulations. ACM Trans.</w:t>
        </w:r>
        <w:r>
          <w:rPr>
            <w:rFonts w:ascii="Times New Roman" w:hAnsi="Times New Roman" w:cs="Times New Roman"/>
            <w:sz w:val="24"/>
            <w:szCs w:val="24"/>
          </w:rPr>
          <w:t xml:space="preserve"> Modeling </w:t>
        </w:r>
        <w:proofErr w:type="spellStart"/>
        <w:r>
          <w:rPr>
            <w:rFonts w:ascii="Times New Roman" w:hAnsi="Times New Roman" w:cs="Times New Roman"/>
            <w:sz w:val="24"/>
            <w:szCs w:val="24"/>
          </w:rPr>
          <w:t>Comput</w:t>
        </w:r>
        <w:proofErr w:type="spellEnd"/>
        <w:r>
          <w:rPr>
            <w:rFonts w:ascii="Times New Roman" w:hAnsi="Times New Roman" w:cs="Times New Roman"/>
            <w:sz w:val="24"/>
            <w:szCs w:val="24"/>
          </w:rPr>
          <w:t>. Simulation (TOMACS)</w:t>
        </w:r>
        <w:r w:rsidRPr="004E03A7">
          <w:rPr>
            <w:rFonts w:ascii="Times New Roman" w:hAnsi="Times New Roman" w:cs="Times New Roman"/>
            <w:sz w:val="24"/>
            <w:szCs w:val="24"/>
          </w:rPr>
          <w:t xml:space="preserve"> 22(3):1–26.</w:t>
        </w:r>
      </w:ins>
    </w:p>
    <w:p w14:paraId="7F742D55" w14:textId="77777777" w:rsidR="004F0BC2" w:rsidRDefault="004F0BC2" w:rsidP="004F0BC2">
      <w:pPr>
        <w:rPr>
          <w:ins w:id="882" w:author="Microsoft 帐户" w:date="2021-07-25T12:15:00Z"/>
          <w:rFonts w:ascii="Times New Roman" w:hAnsi="Times New Roman" w:cs="Times New Roman"/>
          <w:sz w:val="24"/>
          <w:szCs w:val="24"/>
        </w:rPr>
      </w:pPr>
      <w:ins w:id="883" w:author="Microsoft 帐户" w:date="2021-07-25T12:15:00Z">
        <w:r>
          <w:rPr>
            <w:rFonts w:ascii="Times New Roman" w:hAnsi="Times New Roman" w:cs="Times New Roman"/>
            <w:sz w:val="24"/>
            <w:szCs w:val="24"/>
          </w:rPr>
          <w:t xml:space="preserve">Chen, X., He, X., </w:t>
        </w:r>
        <w:proofErr w:type="spellStart"/>
        <w:r>
          <w:rPr>
            <w:rFonts w:ascii="Times New Roman" w:hAnsi="Times New Roman" w:cs="Times New Roman"/>
            <w:sz w:val="24"/>
            <w:szCs w:val="24"/>
          </w:rPr>
          <w:t>Xiong</w:t>
        </w:r>
        <w:proofErr w:type="spellEnd"/>
        <w:r>
          <w:rPr>
            <w:rFonts w:ascii="Times New Roman" w:hAnsi="Times New Roman" w:cs="Times New Roman"/>
            <w:sz w:val="24"/>
            <w:szCs w:val="24"/>
          </w:rPr>
          <w:t xml:space="preserve">, C., Zhu, Z., Zhang, L., 2018. A Bayesian stochastic kriging optimization </w:t>
        </w:r>
        <w:r>
          <w:rPr>
            <w:rFonts w:ascii="Times New Roman" w:hAnsi="Times New Roman" w:cs="Times New Roman"/>
            <w:sz w:val="24"/>
            <w:szCs w:val="24"/>
          </w:rPr>
          <w:lastRenderedPageBreak/>
          <w:t xml:space="preserve">model dealing with heteroscedastic simulation noise for freeway traffic management. Transportation science, </w:t>
        </w:r>
        <w:r w:rsidRPr="00A817E1">
          <w:rPr>
            <w:rFonts w:ascii="Times New Roman" w:hAnsi="Times New Roman" w:cs="Times New Roman"/>
            <w:sz w:val="24"/>
            <w:szCs w:val="24"/>
            <w:highlight w:val="cyan"/>
          </w:rPr>
          <w:t>Articles in advance</w:t>
        </w:r>
        <w:r>
          <w:rPr>
            <w:rFonts w:ascii="Times New Roman" w:hAnsi="Times New Roman" w:cs="Times New Roman"/>
            <w:sz w:val="24"/>
            <w:szCs w:val="24"/>
          </w:rPr>
          <w:t>, 1-21.</w:t>
        </w:r>
      </w:ins>
    </w:p>
    <w:p w14:paraId="26FC1BB4" w14:textId="77777777" w:rsidR="004F0BC2" w:rsidRDefault="004F0BC2" w:rsidP="004F0BC2">
      <w:pPr>
        <w:rPr>
          <w:ins w:id="884" w:author="Microsoft 帐户" w:date="2021-07-25T12:15:00Z"/>
          <w:rFonts w:ascii="Times New Roman" w:hAnsi="Times New Roman" w:cs="Times New Roman"/>
          <w:sz w:val="24"/>
          <w:szCs w:val="24"/>
        </w:rPr>
      </w:pPr>
      <w:ins w:id="885" w:author="Microsoft 帐户" w:date="2021-07-25T12:15:00Z">
        <w:r w:rsidRPr="006F76E1">
          <w:rPr>
            <w:rFonts w:ascii="Times New Roman" w:hAnsi="Times New Roman" w:cs="Times New Roman"/>
            <w:sz w:val="24"/>
            <w:szCs w:val="24"/>
          </w:rPr>
          <w:t>Quan N, Yin J, Ng SH, Lee LH (2013) Simulation optimization via kriging: A sequential search using expected improvement with computing budget constraints. IIE Trans. 45(7):763–780.</w:t>
        </w:r>
      </w:ins>
    </w:p>
    <w:p w14:paraId="30BF8BC1" w14:textId="77777777" w:rsidR="004F0BC2" w:rsidRDefault="004F0BC2" w:rsidP="004F0BC2">
      <w:pPr>
        <w:rPr>
          <w:ins w:id="886" w:author="Microsoft 帐户" w:date="2021-07-25T12:15:00Z"/>
          <w:rFonts w:ascii="Times New Roman" w:hAnsi="Times New Roman" w:cs="Times New Roman"/>
          <w:sz w:val="24"/>
          <w:szCs w:val="24"/>
        </w:rPr>
      </w:pPr>
      <w:proofErr w:type="spellStart"/>
      <w:ins w:id="887" w:author="Microsoft 帐户" w:date="2021-07-25T12:15:00Z">
        <w:r w:rsidRPr="006F76E1">
          <w:rPr>
            <w:rFonts w:ascii="Times New Roman" w:hAnsi="Times New Roman" w:cs="Times New Roman"/>
            <w:sz w:val="24"/>
            <w:szCs w:val="24"/>
          </w:rPr>
          <w:t>Pedrielli</w:t>
        </w:r>
        <w:proofErr w:type="spellEnd"/>
        <w:r w:rsidRPr="006F76E1">
          <w:rPr>
            <w:rFonts w:ascii="Times New Roman" w:hAnsi="Times New Roman" w:cs="Times New Roman"/>
            <w:sz w:val="24"/>
            <w:szCs w:val="24"/>
          </w:rPr>
          <w:t xml:space="preserve"> G, Wang S, Ng SH (2020) An extended two-stage sequential optimization approach: Properties and performance. Eur. J. </w:t>
        </w:r>
        <w:proofErr w:type="spellStart"/>
        <w:r w:rsidRPr="006F76E1">
          <w:rPr>
            <w:rFonts w:ascii="Times New Roman" w:hAnsi="Times New Roman" w:cs="Times New Roman"/>
            <w:sz w:val="24"/>
            <w:szCs w:val="24"/>
          </w:rPr>
          <w:t>Oper</w:t>
        </w:r>
        <w:proofErr w:type="spellEnd"/>
        <w:r w:rsidRPr="006F76E1">
          <w:rPr>
            <w:rFonts w:ascii="Times New Roman" w:hAnsi="Times New Roman" w:cs="Times New Roman"/>
            <w:sz w:val="24"/>
            <w:szCs w:val="24"/>
          </w:rPr>
          <w:t>. Res. 287(3):929–945.</w:t>
        </w:r>
      </w:ins>
    </w:p>
    <w:p w14:paraId="3F6129E7" w14:textId="77777777" w:rsidR="004F0BC2" w:rsidRDefault="004F0BC2" w:rsidP="004F0BC2">
      <w:pPr>
        <w:rPr>
          <w:ins w:id="888" w:author="Microsoft 帐户" w:date="2021-07-25T12:15:00Z"/>
          <w:rFonts w:ascii="Times New Roman" w:hAnsi="Times New Roman" w:cs="Times New Roman"/>
          <w:sz w:val="24"/>
          <w:szCs w:val="24"/>
        </w:rPr>
      </w:pPr>
      <w:ins w:id="889" w:author="Microsoft 帐户" w:date="2021-07-25T12:15:00Z">
        <w:r w:rsidRPr="008B7356">
          <w:rPr>
            <w:rFonts w:ascii="Times New Roman" w:hAnsi="Times New Roman" w:cs="Times New Roman"/>
            <w:sz w:val="24"/>
            <w:szCs w:val="24"/>
          </w:rPr>
          <w:t>Chen</w:t>
        </w:r>
        <w:r>
          <w:rPr>
            <w:rFonts w:ascii="Times New Roman" w:hAnsi="Times New Roman" w:cs="Times New Roman"/>
            <w:sz w:val="24"/>
            <w:szCs w:val="24"/>
          </w:rPr>
          <w:t xml:space="preserve"> </w:t>
        </w:r>
        <w:r w:rsidRPr="008B7356">
          <w:rPr>
            <w:rFonts w:ascii="Times New Roman" w:hAnsi="Times New Roman" w:cs="Times New Roman"/>
            <w:sz w:val="24"/>
            <w:szCs w:val="24"/>
          </w:rPr>
          <w:t xml:space="preserve">CH, Lin J, </w:t>
        </w:r>
        <w:proofErr w:type="spellStart"/>
        <w:r w:rsidRPr="008B7356">
          <w:rPr>
            <w:rFonts w:ascii="Times New Roman" w:hAnsi="Times New Roman" w:cs="Times New Roman"/>
            <w:sz w:val="24"/>
            <w:szCs w:val="24"/>
          </w:rPr>
          <w:t>Yücesan</w:t>
        </w:r>
        <w:proofErr w:type="spellEnd"/>
        <w:r w:rsidRPr="008B7356">
          <w:rPr>
            <w:rFonts w:ascii="Times New Roman" w:hAnsi="Times New Roman" w:cs="Times New Roman"/>
            <w:sz w:val="24"/>
            <w:szCs w:val="24"/>
          </w:rPr>
          <w:t xml:space="preserve"> E,</w:t>
        </w:r>
        <w:r>
          <w:rPr>
            <w:rFonts w:ascii="Times New Roman" w:hAnsi="Times New Roman" w:cs="Times New Roman"/>
            <w:sz w:val="24"/>
            <w:szCs w:val="24"/>
          </w:rPr>
          <w:t xml:space="preserve"> </w:t>
        </w:r>
        <w:r w:rsidRPr="008B7356">
          <w:rPr>
            <w:rFonts w:ascii="Times New Roman" w:hAnsi="Times New Roman" w:cs="Times New Roman"/>
            <w:sz w:val="24"/>
            <w:szCs w:val="24"/>
          </w:rPr>
          <w:t>Chick SE (2000) Simulation budget allocation for further enhancing the efficiency of ordinal optimization. Discrete Event Dynamic Systems 10(3):251–270.</w:t>
        </w:r>
      </w:ins>
    </w:p>
    <w:p w14:paraId="0D916501" w14:textId="77777777" w:rsidR="004F0BC2" w:rsidRDefault="004F0BC2" w:rsidP="004F0BC2">
      <w:pPr>
        <w:rPr>
          <w:ins w:id="890" w:author="Microsoft 帐户" w:date="2021-07-25T12:15:00Z"/>
          <w:rFonts w:ascii="Times New Roman" w:hAnsi="Times New Roman" w:cs="Times New Roman"/>
          <w:sz w:val="24"/>
          <w:szCs w:val="24"/>
        </w:rPr>
      </w:pPr>
      <w:ins w:id="891" w:author="Microsoft 帐户" w:date="2021-07-25T12:15:00Z">
        <w:r w:rsidRPr="00E90A0F">
          <w:rPr>
            <w:rFonts w:ascii="Times New Roman" w:hAnsi="Times New Roman" w:cs="Times New Roman"/>
            <w:sz w:val="24"/>
            <w:szCs w:val="24"/>
          </w:rPr>
          <w:t xml:space="preserve">Chen X, </w:t>
        </w:r>
        <w:proofErr w:type="spellStart"/>
        <w:r w:rsidRPr="00E90A0F">
          <w:rPr>
            <w:rFonts w:ascii="Times New Roman" w:hAnsi="Times New Roman" w:cs="Times New Roman"/>
            <w:sz w:val="24"/>
            <w:szCs w:val="24"/>
          </w:rPr>
          <w:t>Hemmati</w:t>
        </w:r>
        <w:proofErr w:type="spellEnd"/>
        <w:r w:rsidRPr="00E90A0F">
          <w:rPr>
            <w:rFonts w:ascii="Times New Roman" w:hAnsi="Times New Roman" w:cs="Times New Roman"/>
            <w:sz w:val="24"/>
            <w:szCs w:val="24"/>
          </w:rPr>
          <w:t xml:space="preserve"> S, Yang F (2017) Stochastic co-kriging for </w:t>
        </w:r>
        <w:proofErr w:type="spellStart"/>
        <w:r w:rsidRPr="00E90A0F">
          <w:rPr>
            <w:rFonts w:ascii="Times New Roman" w:hAnsi="Times New Roman" w:cs="Times New Roman"/>
            <w:sz w:val="24"/>
            <w:szCs w:val="24"/>
          </w:rPr>
          <w:t>steadystate</w:t>
        </w:r>
        <w:proofErr w:type="spellEnd"/>
        <w:r w:rsidRPr="00E90A0F">
          <w:rPr>
            <w:rFonts w:ascii="Times New Roman" w:hAnsi="Times New Roman" w:cs="Times New Roman"/>
            <w:sz w:val="24"/>
            <w:szCs w:val="24"/>
          </w:rPr>
          <w:t xml:space="preserve"> simulation metamodeling</w:t>
        </w:r>
        <w:r>
          <w:rPr>
            <w:rFonts w:ascii="Times New Roman" w:hAnsi="Times New Roman" w:cs="Times New Roman"/>
            <w:sz w:val="24"/>
            <w:szCs w:val="24"/>
          </w:rPr>
          <w:t xml:space="preserve">. Page EH, </w:t>
        </w:r>
        <w:proofErr w:type="spellStart"/>
        <w:r>
          <w:rPr>
            <w:rFonts w:ascii="Times New Roman" w:hAnsi="Times New Roman" w:cs="Times New Roman"/>
            <w:sz w:val="24"/>
            <w:szCs w:val="24"/>
          </w:rPr>
          <w:t>Wainer</w:t>
        </w:r>
        <w:proofErr w:type="spellEnd"/>
        <w:r>
          <w:rPr>
            <w:rFonts w:ascii="Times New Roman" w:hAnsi="Times New Roman" w:cs="Times New Roman"/>
            <w:sz w:val="24"/>
            <w:szCs w:val="24"/>
          </w:rPr>
          <w:t xml:space="preserve"> G, Chan V, D</w:t>
        </w:r>
        <w:r w:rsidRPr="00A817E1">
          <w:rPr>
            <w:rFonts w:ascii="Times New Roman" w:hAnsi="Times New Roman" w:cs="Times New Roman"/>
            <w:i/>
            <w:sz w:val="24"/>
            <w:szCs w:val="24"/>
          </w:rPr>
          <w:t>'</w:t>
        </w:r>
        <w:r>
          <w:rPr>
            <w:rFonts w:ascii="Times New Roman" w:hAnsi="Times New Roman" w:cs="Times New Roman"/>
            <w:sz w:val="24"/>
            <w:szCs w:val="24"/>
          </w:rPr>
          <w:t xml:space="preserve"> </w:t>
        </w:r>
        <w:proofErr w:type="spellStart"/>
        <w:r w:rsidRPr="00E90A0F">
          <w:rPr>
            <w:rFonts w:ascii="Times New Roman" w:hAnsi="Times New Roman" w:cs="Times New Roman"/>
            <w:sz w:val="24"/>
            <w:szCs w:val="24"/>
          </w:rPr>
          <w:t>Ambroglio</w:t>
        </w:r>
        <w:proofErr w:type="spellEnd"/>
        <w:r w:rsidRPr="00E90A0F">
          <w:rPr>
            <w:rFonts w:ascii="Times New Roman" w:hAnsi="Times New Roman" w:cs="Times New Roman"/>
            <w:sz w:val="24"/>
            <w:szCs w:val="24"/>
          </w:rPr>
          <w:t xml:space="preserve"> A, </w:t>
        </w:r>
        <w:proofErr w:type="spellStart"/>
        <w:r w:rsidRPr="00E90A0F">
          <w:rPr>
            <w:rFonts w:ascii="Times New Roman" w:hAnsi="Times New Roman" w:cs="Times New Roman"/>
            <w:sz w:val="24"/>
            <w:szCs w:val="24"/>
          </w:rPr>
          <w:t>Zacharewicz</w:t>
        </w:r>
        <w:proofErr w:type="spellEnd"/>
        <w:r w:rsidRPr="00E90A0F">
          <w:rPr>
            <w:rFonts w:ascii="Times New Roman" w:hAnsi="Times New Roman" w:cs="Times New Roman"/>
            <w:sz w:val="24"/>
            <w:szCs w:val="24"/>
          </w:rPr>
          <w:t xml:space="preserve">, </w:t>
        </w:r>
        <w:proofErr w:type="spellStart"/>
        <w:r w:rsidRPr="00E90A0F">
          <w:rPr>
            <w:rFonts w:ascii="Times New Roman" w:hAnsi="Times New Roman" w:cs="Times New Roman"/>
            <w:sz w:val="24"/>
            <w:szCs w:val="24"/>
          </w:rPr>
          <w:t>Mustafee</w:t>
        </w:r>
        <w:proofErr w:type="spellEnd"/>
        <w:r w:rsidRPr="00E90A0F">
          <w:rPr>
            <w:rFonts w:ascii="Times New Roman" w:hAnsi="Times New Roman" w:cs="Times New Roman"/>
            <w:sz w:val="24"/>
            <w:szCs w:val="24"/>
          </w:rPr>
          <w:t xml:space="preserve"> N, eds. Proc. 2017 Winter Simulation Conf. (IEEE, Piscataway, NJ), 1750–1761.</w:t>
        </w:r>
      </w:ins>
    </w:p>
    <w:p w14:paraId="1DDC81ED" w14:textId="77777777" w:rsidR="004F0BC2" w:rsidRDefault="004F0BC2" w:rsidP="004F0BC2">
      <w:pPr>
        <w:rPr>
          <w:ins w:id="892" w:author="Microsoft 帐户" w:date="2021-07-25T12:15:00Z"/>
          <w:rFonts w:ascii="Times New Roman" w:hAnsi="Times New Roman" w:cs="Times New Roman"/>
          <w:sz w:val="24"/>
          <w:szCs w:val="24"/>
        </w:rPr>
      </w:pPr>
      <w:ins w:id="893" w:author="Microsoft 帐户" w:date="2021-07-25T12:15:00Z">
        <w:r w:rsidRPr="00D31AEF">
          <w:rPr>
            <w:rFonts w:ascii="Times New Roman" w:hAnsi="Times New Roman" w:cs="Times New Roman"/>
            <w:sz w:val="24"/>
            <w:szCs w:val="24"/>
          </w:rPr>
          <w:t xml:space="preserve">Kennedy MC, O’Hagan A (2000) Predicting the output from a complex computer code when fast approximations are available. </w:t>
        </w:r>
        <w:proofErr w:type="spellStart"/>
        <w:r w:rsidRPr="00D31AEF">
          <w:rPr>
            <w:rFonts w:ascii="Times New Roman" w:hAnsi="Times New Roman" w:cs="Times New Roman"/>
            <w:sz w:val="24"/>
            <w:szCs w:val="24"/>
          </w:rPr>
          <w:t>Biometrika</w:t>
        </w:r>
        <w:proofErr w:type="spellEnd"/>
        <w:r w:rsidRPr="00D31AEF">
          <w:rPr>
            <w:rFonts w:ascii="Times New Roman" w:hAnsi="Times New Roman" w:cs="Times New Roman"/>
            <w:sz w:val="24"/>
            <w:szCs w:val="24"/>
          </w:rPr>
          <w:t xml:space="preserve"> 87(1):1–13.</w:t>
        </w:r>
      </w:ins>
    </w:p>
    <w:p w14:paraId="2F711B2B" w14:textId="77777777" w:rsidR="004F0BC2" w:rsidRDefault="004F0BC2" w:rsidP="004F0BC2">
      <w:pPr>
        <w:rPr>
          <w:ins w:id="894" w:author="Microsoft 帐户" w:date="2021-07-25T12:15:00Z"/>
          <w:rFonts w:ascii="Times New Roman" w:hAnsi="Times New Roman" w:cs="Times New Roman"/>
          <w:sz w:val="24"/>
          <w:szCs w:val="24"/>
        </w:rPr>
      </w:pPr>
      <w:proofErr w:type="spellStart"/>
      <w:ins w:id="895" w:author="Microsoft 帐户" w:date="2021-07-25T12:15:00Z">
        <w:r w:rsidRPr="007E3C3C">
          <w:rPr>
            <w:rFonts w:ascii="Times New Roman" w:hAnsi="Times New Roman" w:cs="Times New Roman"/>
            <w:sz w:val="24"/>
            <w:szCs w:val="24"/>
          </w:rPr>
          <w:t>Longerstaey</w:t>
        </w:r>
        <w:proofErr w:type="spellEnd"/>
        <w:r w:rsidRPr="007E3C3C">
          <w:rPr>
            <w:rFonts w:ascii="Times New Roman" w:hAnsi="Times New Roman" w:cs="Times New Roman"/>
            <w:sz w:val="24"/>
            <w:szCs w:val="24"/>
          </w:rPr>
          <w:t xml:space="preserve"> J, Martin S (1996) </w:t>
        </w:r>
        <w:proofErr w:type="spellStart"/>
        <w:r w:rsidRPr="007E3C3C">
          <w:rPr>
            <w:rFonts w:ascii="Times New Roman" w:hAnsi="Times New Roman" w:cs="Times New Roman"/>
            <w:sz w:val="24"/>
            <w:szCs w:val="24"/>
          </w:rPr>
          <w:t>Riskmetrics</w:t>
        </w:r>
        <w:proofErr w:type="spellEnd"/>
        <w:r w:rsidRPr="007E3C3C">
          <w:rPr>
            <w:rFonts w:ascii="Times New Roman" w:hAnsi="Times New Roman" w:cs="Times New Roman"/>
            <w:sz w:val="24"/>
            <w:szCs w:val="24"/>
          </w:rPr>
          <w:t xml:space="preserve"> technical document (Morgan Guaranty Trust Company of New York, New York).</w:t>
        </w:r>
      </w:ins>
    </w:p>
    <w:p w14:paraId="212C11B2" w14:textId="77777777" w:rsidR="004F0BC2" w:rsidRDefault="004F0BC2" w:rsidP="004F0BC2">
      <w:pPr>
        <w:rPr>
          <w:ins w:id="896" w:author="Microsoft 帐户" w:date="2021-07-25T12:15:00Z"/>
          <w:rFonts w:ascii="Times New Roman" w:hAnsi="Times New Roman" w:cs="Times New Roman"/>
          <w:sz w:val="24"/>
          <w:szCs w:val="24"/>
        </w:rPr>
      </w:pPr>
      <w:proofErr w:type="spellStart"/>
      <w:ins w:id="897" w:author="Microsoft 帐户" w:date="2021-07-25T12:15:00Z">
        <w:r w:rsidRPr="007E3C3C">
          <w:rPr>
            <w:rFonts w:ascii="Times New Roman" w:hAnsi="Times New Roman" w:cs="Times New Roman"/>
            <w:sz w:val="24"/>
            <w:szCs w:val="24"/>
          </w:rPr>
          <w:t>Wipplinger</w:t>
        </w:r>
        <w:proofErr w:type="spellEnd"/>
        <w:r w:rsidRPr="007E3C3C">
          <w:rPr>
            <w:rFonts w:ascii="Times New Roman" w:hAnsi="Times New Roman" w:cs="Times New Roman"/>
            <w:sz w:val="24"/>
            <w:szCs w:val="24"/>
          </w:rPr>
          <w:t xml:space="preserve"> E (2007) Philippe </w:t>
        </w:r>
        <w:proofErr w:type="spellStart"/>
        <w:r w:rsidRPr="007E3C3C">
          <w:rPr>
            <w:rFonts w:ascii="Times New Roman" w:hAnsi="Times New Roman" w:cs="Times New Roman"/>
            <w:sz w:val="24"/>
            <w:szCs w:val="24"/>
          </w:rPr>
          <w:t>Jorion</w:t>
        </w:r>
        <w:proofErr w:type="spellEnd"/>
        <w:r w:rsidRPr="007E3C3C">
          <w:rPr>
            <w:rFonts w:ascii="Times New Roman" w:hAnsi="Times New Roman" w:cs="Times New Roman"/>
            <w:sz w:val="24"/>
            <w:szCs w:val="24"/>
          </w:rPr>
          <w:t>: Value at risk: The new benchmark for managing financial risk. Financial Markets Portfolio Management 21(3):397–398.</w:t>
        </w:r>
      </w:ins>
    </w:p>
    <w:p w14:paraId="32AFA1AC" w14:textId="77777777" w:rsidR="004F0BC2" w:rsidRDefault="004F0BC2" w:rsidP="004F0BC2">
      <w:pPr>
        <w:rPr>
          <w:ins w:id="898" w:author="Microsoft 帐户" w:date="2021-07-25T12:15:00Z"/>
          <w:rFonts w:ascii="Times New Roman" w:hAnsi="Times New Roman" w:cs="Times New Roman"/>
          <w:sz w:val="24"/>
          <w:szCs w:val="24"/>
        </w:rPr>
      </w:pPr>
      <w:ins w:id="899" w:author="Microsoft 帐户" w:date="2021-07-25T12:15:00Z">
        <w:r w:rsidRPr="004C13CC">
          <w:rPr>
            <w:rFonts w:ascii="Times New Roman" w:hAnsi="Times New Roman" w:cs="Times New Roman"/>
            <w:sz w:val="24"/>
            <w:szCs w:val="24"/>
          </w:rPr>
          <w:t xml:space="preserve">Cope EW, </w:t>
        </w:r>
        <w:proofErr w:type="spellStart"/>
        <w:r w:rsidRPr="004C13CC">
          <w:rPr>
            <w:rFonts w:ascii="Times New Roman" w:hAnsi="Times New Roman" w:cs="Times New Roman"/>
            <w:sz w:val="24"/>
            <w:szCs w:val="24"/>
          </w:rPr>
          <w:t>Mignola</w:t>
        </w:r>
        <w:proofErr w:type="spellEnd"/>
        <w:r w:rsidRPr="004C13CC">
          <w:rPr>
            <w:rFonts w:ascii="Times New Roman" w:hAnsi="Times New Roman" w:cs="Times New Roman"/>
            <w:sz w:val="24"/>
            <w:szCs w:val="24"/>
          </w:rPr>
          <w:t xml:space="preserve"> G, </w:t>
        </w:r>
        <w:proofErr w:type="spellStart"/>
        <w:r w:rsidRPr="004C13CC">
          <w:rPr>
            <w:rFonts w:ascii="Times New Roman" w:hAnsi="Times New Roman" w:cs="Times New Roman"/>
            <w:sz w:val="24"/>
            <w:szCs w:val="24"/>
          </w:rPr>
          <w:t>Antonini</w:t>
        </w:r>
        <w:proofErr w:type="spellEnd"/>
        <w:r w:rsidRPr="004C13CC">
          <w:rPr>
            <w:rFonts w:ascii="Times New Roman" w:hAnsi="Times New Roman" w:cs="Times New Roman"/>
            <w:sz w:val="24"/>
            <w:szCs w:val="24"/>
          </w:rPr>
          <w:t xml:space="preserve"> G, </w:t>
        </w:r>
        <w:proofErr w:type="spellStart"/>
        <w:r w:rsidRPr="004C13CC">
          <w:rPr>
            <w:rFonts w:ascii="Times New Roman" w:hAnsi="Times New Roman" w:cs="Times New Roman"/>
            <w:sz w:val="24"/>
            <w:szCs w:val="24"/>
          </w:rPr>
          <w:t>Ugoccioni</w:t>
        </w:r>
        <w:proofErr w:type="spellEnd"/>
        <w:r w:rsidRPr="004C13CC">
          <w:rPr>
            <w:rFonts w:ascii="Times New Roman" w:hAnsi="Times New Roman" w:cs="Times New Roman"/>
            <w:sz w:val="24"/>
            <w:szCs w:val="24"/>
          </w:rPr>
          <w:t xml:space="preserve"> R (2009) Challenges in measuring operational risk from loss data. J. </w:t>
        </w:r>
        <w:proofErr w:type="spellStart"/>
        <w:r w:rsidRPr="004C13CC">
          <w:rPr>
            <w:rFonts w:ascii="Times New Roman" w:hAnsi="Times New Roman" w:cs="Times New Roman"/>
            <w:sz w:val="24"/>
            <w:szCs w:val="24"/>
          </w:rPr>
          <w:t>Oper</w:t>
        </w:r>
        <w:proofErr w:type="spellEnd"/>
        <w:r w:rsidRPr="004C13CC">
          <w:rPr>
            <w:rFonts w:ascii="Times New Roman" w:hAnsi="Times New Roman" w:cs="Times New Roman"/>
            <w:sz w:val="24"/>
            <w:szCs w:val="24"/>
          </w:rPr>
          <w:t>. Risk. 4(4):3–27.</w:t>
        </w:r>
      </w:ins>
    </w:p>
    <w:p w14:paraId="16DA0C51" w14:textId="77777777" w:rsidR="004F0BC2" w:rsidRDefault="004F0BC2" w:rsidP="004F0BC2">
      <w:pPr>
        <w:rPr>
          <w:ins w:id="900" w:author="Microsoft 帐户" w:date="2021-07-25T12:15:00Z"/>
          <w:rFonts w:ascii="Times New Roman" w:hAnsi="Times New Roman" w:cs="Times New Roman"/>
          <w:sz w:val="24"/>
          <w:szCs w:val="24"/>
        </w:rPr>
      </w:pPr>
      <w:proofErr w:type="spellStart"/>
      <w:ins w:id="901" w:author="Microsoft 帐户" w:date="2021-07-25T12:15:00Z">
        <w:r w:rsidRPr="00D463C3">
          <w:rPr>
            <w:rFonts w:ascii="Times New Roman" w:hAnsi="Times New Roman" w:cs="Times New Roman"/>
            <w:sz w:val="24"/>
            <w:szCs w:val="24"/>
          </w:rPr>
          <w:t>Koenker</w:t>
        </w:r>
        <w:proofErr w:type="spellEnd"/>
        <w:r w:rsidRPr="00D463C3">
          <w:rPr>
            <w:rFonts w:ascii="Times New Roman" w:hAnsi="Times New Roman" w:cs="Times New Roman"/>
            <w:sz w:val="24"/>
            <w:szCs w:val="24"/>
          </w:rPr>
          <w:t xml:space="preserve"> R, Hallock KF (2001) Quantile regression. J. </w:t>
        </w:r>
        <w:proofErr w:type="spellStart"/>
        <w:r w:rsidRPr="00D463C3">
          <w:rPr>
            <w:rFonts w:ascii="Times New Roman" w:hAnsi="Times New Roman" w:cs="Times New Roman"/>
            <w:sz w:val="24"/>
            <w:szCs w:val="24"/>
          </w:rPr>
          <w:t>Econom</w:t>
        </w:r>
        <w:proofErr w:type="spellEnd"/>
        <w:r w:rsidRPr="00D463C3">
          <w:rPr>
            <w:rFonts w:ascii="Times New Roman" w:hAnsi="Times New Roman" w:cs="Times New Roman"/>
            <w:sz w:val="24"/>
            <w:szCs w:val="24"/>
          </w:rPr>
          <w:t xml:space="preserve">. </w:t>
        </w:r>
        <w:proofErr w:type="spellStart"/>
        <w:r w:rsidRPr="00D463C3">
          <w:rPr>
            <w:rFonts w:ascii="Times New Roman" w:hAnsi="Times New Roman" w:cs="Times New Roman"/>
            <w:sz w:val="24"/>
            <w:szCs w:val="24"/>
          </w:rPr>
          <w:t>Perspect</w:t>
        </w:r>
        <w:proofErr w:type="spellEnd"/>
        <w:r w:rsidRPr="00D463C3">
          <w:rPr>
            <w:rFonts w:ascii="Times New Roman" w:hAnsi="Times New Roman" w:cs="Times New Roman"/>
            <w:sz w:val="24"/>
            <w:szCs w:val="24"/>
          </w:rPr>
          <w:t>. 15(4):143–156.</w:t>
        </w:r>
      </w:ins>
    </w:p>
    <w:p w14:paraId="4617482E" w14:textId="77777777" w:rsidR="004F0BC2" w:rsidRDefault="004F0BC2" w:rsidP="004F0BC2">
      <w:pPr>
        <w:rPr>
          <w:ins w:id="902" w:author="Microsoft 帐户" w:date="2021-07-25T12:15:00Z"/>
          <w:rFonts w:ascii="Times New Roman" w:hAnsi="Times New Roman" w:cs="Times New Roman"/>
          <w:sz w:val="24"/>
          <w:szCs w:val="24"/>
        </w:rPr>
      </w:pPr>
      <w:ins w:id="903" w:author="Microsoft 帐户" w:date="2021-07-25T12:15:00Z">
        <w:r w:rsidRPr="00D463C3">
          <w:rPr>
            <w:rFonts w:ascii="Times New Roman" w:hAnsi="Times New Roman" w:cs="Times New Roman"/>
            <w:sz w:val="24"/>
            <w:szCs w:val="24"/>
          </w:rPr>
          <w:t>Chen EJ (2009) Metamodels for estimating quantiles of systems with one controllable parameter. Simulation 85(5):307–317.</w:t>
        </w:r>
      </w:ins>
    </w:p>
    <w:p w14:paraId="0638F4DD" w14:textId="77777777" w:rsidR="004F0BC2" w:rsidRDefault="004F0BC2" w:rsidP="004F0BC2">
      <w:pPr>
        <w:rPr>
          <w:ins w:id="904" w:author="Microsoft 帐户" w:date="2021-07-25T12:15:00Z"/>
          <w:rFonts w:ascii="Times New Roman" w:hAnsi="Times New Roman" w:cs="Times New Roman"/>
          <w:sz w:val="24"/>
          <w:szCs w:val="24"/>
        </w:rPr>
      </w:pPr>
      <w:ins w:id="905" w:author="Microsoft 帐户" w:date="2021-07-25T12:15:00Z">
        <w:r w:rsidRPr="00D463C3">
          <w:rPr>
            <w:rFonts w:ascii="Times New Roman" w:hAnsi="Times New Roman" w:cs="Times New Roman"/>
            <w:sz w:val="24"/>
            <w:szCs w:val="24"/>
          </w:rPr>
          <w:t xml:space="preserve">Dabo-Niang S, Thiam B (2010) Robust quantile estimation and prediction for spatial processes. Statist. </w:t>
        </w:r>
        <w:proofErr w:type="spellStart"/>
        <w:r w:rsidRPr="00D463C3">
          <w:rPr>
            <w:rFonts w:ascii="Times New Roman" w:hAnsi="Times New Roman" w:cs="Times New Roman"/>
            <w:sz w:val="24"/>
            <w:szCs w:val="24"/>
          </w:rPr>
          <w:t>Probab</w:t>
        </w:r>
        <w:proofErr w:type="spellEnd"/>
        <w:r w:rsidRPr="00D463C3">
          <w:rPr>
            <w:rFonts w:ascii="Times New Roman" w:hAnsi="Times New Roman" w:cs="Times New Roman"/>
            <w:sz w:val="24"/>
            <w:szCs w:val="24"/>
          </w:rPr>
          <w:t>. Lett. 80(17):1447–1458.</w:t>
        </w:r>
      </w:ins>
    </w:p>
    <w:p w14:paraId="52168831" w14:textId="77777777" w:rsidR="004F0BC2" w:rsidRDefault="004F0BC2" w:rsidP="004F0BC2">
      <w:pPr>
        <w:rPr>
          <w:ins w:id="906" w:author="Microsoft 帐户" w:date="2021-07-25T12:15:00Z"/>
          <w:rFonts w:ascii="Times New Roman" w:hAnsi="Times New Roman" w:cs="Times New Roman"/>
          <w:sz w:val="24"/>
          <w:szCs w:val="24"/>
        </w:rPr>
      </w:pPr>
      <w:ins w:id="907" w:author="Microsoft 帐户" w:date="2021-07-25T12:15:00Z">
        <w:r w:rsidRPr="00D463C3">
          <w:rPr>
            <w:rFonts w:ascii="Times New Roman" w:hAnsi="Times New Roman" w:cs="Times New Roman"/>
            <w:sz w:val="24"/>
            <w:szCs w:val="24"/>
          </w:rPr>
          <w:t xml:space="preserve">Chen X, Kim KK (2016) Efficient </w:t>
        </w:r>
        <w:proofErr w:type="spellStart"/>
        <w:r w:rsidRPr="00D463C3">
          <w:rPr>
            <w:rFonts w:ascii="Times New Roman" w:hAnsi="Times New Roman" w:cs="Times New Roman"/>
            <w:sz w:val="24"/>
            <w:szCs w:val="24"/>
          </w:rPr>
          <w:t>VaR</w:t>
        </w:r>
        <w:proofErr w:type="spellEnd"/>
        <w:r w:rsidRPr="00D463C3">
          <w:rPr>
            <w:rFonts w:ascii="Times New Roman" w:hAnsi="Times New Roman" w:cs="Times New Roman"/>
            <w:sz w:val="24"/>
            <w:szCs w:val="24"/>
          </w:rPr>
          <w:t xml:space="preserve"> and </w:t>
        </w:r>
        <w:proofErr w:type="spellStart"/>
        <w:r w:rsidRPr="00D463C3">
          <w:rPr>
            <w:rFonts w:ascii="Times New Roman" w:hAnsi="Times New Roman" w:cs="Times New Roman"/>
            <w:sz w:val="24"/>
            <w:szCs w:val="24"/>
          </w:rPr>
          <w:t>CVaR</w:t>
        </w:r>
        <w:proofErr w:type="spellEnd"/>
        <w:r w:rsidRPr="00D463C3">
          <w:rPr>
            <w:rFonts w:ascii="Times New Roman" w:hAnsi="Times New Roman" w:cs="Times New Roman"/>
            <w:sz w:val="24"/>
            <w:szCs w:val="24"/>
          </w:rPr>
          <w:t xml:space="preserve"> measurement via stochastic kriging. INFORMS J. </w:t>
        </w:r>
        <w:proofErr w:type="spellStart"/>
        <w:r w:rsidRPr="00D463C3">
          <w:rPr>
            <w:rFonts w:ascii="Times New Roman" w:hAnsi="Times New Roman" w:cs="Times New Roman"/>
            <w:sz w:val="24"/>
            <w:szCs w:val="24"/>
          </w:rPr>
          <w:t>Comput</w:t>
        </w:r>
        <w:proofErr w:type="spellEnd"/>
        <w:r w:rsidRPr="00D463C3">
          <w:rPr>
            <w:rFonts w:ascii="Times New Roman" w:hAnsi="Times New Roman" w:cs="Times New Roman"/>
            <w:sz w:val="24"/>
            <w:szCs w:val="24"/>
          </w:rPr>
          <w:t>. 28(4):629–644.</w:t>
        </w:r>
      </w:ins>
    </w:p>
    <w:p w14:paraId="4573ABB3" w14:textId="77777777" w:rsidR="004F0BC2" w:rsidRDefault="004F0BC2" w:rsidP="004F0BC2">
      <w:pPr>
        <w:rPr>
          <w:ins w:id="908" w:author="Microsoft 帐户" w:date="2021-07-25T12:15:00Z"/>
          <w:rFonts w:ascii="Times New Roman" w:hAnsi="Times New Roman" w:cs="Times New Roman"/>
          <w:sz w:val="24"/>
          <w:szCs w:val="24"/>
        </w:rPr>
      </w:pPr>
      <w:proofErr w:type="spellStart"/>
      <w:ins w:id="909" w:author="Microsoft 帐户" w:date="2021-07-25T12:15:00Z">
        <w:r w:rsidRPr="00D463C3">
          <w:rPr>
            <w:rFonts w:ascii="Times New Roman" w:hAnsi="Times New Roman" w:cs="Times New Roman"/>
            <w:sz w:val="24"/>
            <w:szCs w:val="24"/>
          </w:rPr>
          <w:t>Xie</w:t>
        </w:r>
        <w:proofErr w:type="spellEnd"/>
        <w:r w:rsidRPr="00D463C3">
          <w:rPr>
            <w:rFonts w:ascii="Times New Roman" w:hAnsi="Times New Roman" w:cs="Times New Roman"/>
            <w:sz w:val="24"/>
            <w:szCs w:val="24"/>
          </w:rPr>
          <w:t xml:space="preserve"> W, Wang B, Zhang Q (2018) Metamodel-assisted risk analysis for stochastic simulation with input uncertainty. Johnson B, Jain S, Rose O, Rabe R, </w:t>
        </w:r>
        <w:proofErr w:type="spellStart"/>
        <w:r w:rsidRPr="00D463C3">
          <w:rPr>
            <w:rFonts w:ascii="Times New Roman" w:hAnsi="Times New Roman" w:cs="Times New Roman"/>
            <w:sz w:val="24"/>
            <w:szCs w:val="24"/>
          </w:rPr>
          <w:t>Skoogh</w:t>
        </w:r>
        <w:proofErr w:type="spellEnd"/>
        <w:r w:rsidRPr="00D463C3">
          <w:rPr>
            <w:rFonts w:ascii="Times New Roman" w:hAnsi="Times New Roman" w:cs="Times New Roman"/>
            <w:sz w:val="24"/>
            <w:szCs w:val="24"/>
          </w:rPr>
          <w:t xml:space="preserve"> A, </w:t>
        </w:r>
        <w:proofErr w:type="spellStart"/>
        <w:r w:rsidRPr="00D463C3">
          <w:rPr>
            <w:rFonts w:ascii="Times New Roman" w:hAnsi="Times New Roman" w:cs="Times New Roman"/>
            <w:sz w:val="24"/>
            <w:szCs w:val="24"/>
          </w:rPr>
          <w:t>Mustafee</w:t>
        </w:r>
        <w:proofErr w:type="spellEnd"/>
        <w:r w:rsidRPr="00D463C3">
          <w:rPr>
            <w:rFonts w:ascii="Times New Roman" w:hAnsi="Times New Roman" w:cs="Times New Roman"/>
            <w:sz w:val="24"/>
            <w:szCs w:val="24"/>
          </w:rPr>
          <w:t xml:space="preserve"> N, Juan AA, eds. Proc. 2018 Winter Simulation Conf. (IEEE Press, Piscataway, NJ), 1766–1777.</w:t>
        </w:r>
      </w:ins>
    </w:p>
    <w:p w14:paraId="018EBB16" w14:textId="77777777" w:rsidR="004F0BC2" w:rsidRDefault="004F0BC2" w:rsidP="004F0BC2">
      <w:pPr>
        <w:rPr>
          <w:ins w:id="910" w:author="Microsoft 帐户" w:date="2021-07-25T12:15:00Z"/>
          <w:rFonts w:ascii="Times New Roman" w:hAnsi="Times New Roman" w:cs="Times New Roman"/>
          <w:sz w:val="24"/>
          <w:szCs w:val="24"/>
        </w:rPr>
      </w:pPr>
      <w:ins w:id="911" w:author="Microsoft 帐户" w:date="2021-07-25T12:15:00Z">
        <w:r>
          <w:rPr>
            <w:rFonts w:ascii="Times New Roman" w:hAnsi="Times New Roman" w:cs="Times New Roman"/>
            <w:sz w:val="24"/>
            <w:szCs w:val="24"/>
          </w:rPr>
          <w:t xml:space="preserve">Wang S., Ng S.H., Haskell W.B., 2021. A multilevel simulation optimization approach for quantile functions. Informs Journal of Computing, </w:t>
        </w:r>
        <w:r w:rsidRPr="00A817E1">
          <w:rPr>
            <w:rFonts w:ascii="Times New Roman" w:hAnsi="Times New Roman" w:cs="Times New Roman"/>
            <w:sz w:val="24"/>
            <w:szCs w:val="24"/>
            <w:highlight w:val="cyan"/>
          </w:rPr>
          <w:t>Articles in advance</w:t>
        </w:r>
        <w:r>
          <w:rPr>
            <w:rFonts w:ascii="Times New Roman" w:hAnsi="Times New Roman" w:cs="Times New Roman"/>
            <w:sz w:val="24"/>
            <w:szCs w:val="24"/>
          </w:rPr>
          <w:t>, 1-17.</w:t>
        </w:r>
      </w:ins>
    </w:p>
    <w:p w14:paraId="4A33F191" w14:textId="358A7F06" w:rsidR="004F0BC2" w:rsidRPr="003B2396" w:rsidRDefault="003B2396">
      <w:pPr>
        <w:rPr>
          <w:rFonts w:ascii="Times New Roman" w:hAnsi="Times New Roman" w:cs="Times New Roman"/>
          <w:sz w:val="24"/>
          <w:szCs w:val="24"/>
          <w:rPrChange w:id="912" w:author="Microsoft 帐户" w:date="2021-08-13T16:11:00Z">
            <w:rPr/>
          </w:rPrChange>
        </w:rPr>
      </w:pPr>
      <w:proofErr w:type="spellStart"/>
      <w:ins w:id="913" w:author="Microsoft 帐户" w:date="2021-08-13T16:10:00Z">
        <w:r w:rsidRPr="003B2396">
          <w:rPr>
            <w:rFonts w:ascii="Times New Roman" w:hAnsi="Times New Roman" w:cs="Times New Roman"/>
            <w:sz w:val="24"/>
            <w:szCs w:val="24"/>
            <w:rPrChange w:id="914" w:author="Microsoft 帐户" w:date="2021-08-13T16:11:00Z">
              <w:rPr/>
            </w:rPrChange>
          </w:rPr>
          <w:t>Salemi</w:t>
        </w:r>
        <w:proofErr w:type="spellEnd"/>
        <w:r w:rsidRPr="003B2396">
          <w:rPr>
            <w:rFonts w:ascii="Times New Roman" w:hAnsi="Times New Roman" w:cs="Times New Roman"/>
            <w:sz w:val="24"/>
            <w:szCs w:val="24"/>
            <w:rPrChange w:id="915" w:author="Microsoft 帐户" w:date="2021-08-13T16:11:00Z">
              <w:rPr/>
            </w:rPrChange>
          </w:rPr>
          <w:t xml:space="preserve"> P</w:t>
        </w:r>
      </w:ins>
      <w:ins w:id="916" w:author="Microsoft 帐户" w:date="2021-08-13T16:12:00Z">
        <w:r w:rsidR="0073125E">
          <w:rPr>
            <w:rFonts w:ascii="Times New Roman" w:hAnsi="Times New Roman" w:cs="Times New Roman"/>
            <w:sz w:val="24"/>
            <w:szCs w:val="24"/>
          </w:rPr>
          <w:t>.</w:t>
        </w:r>
      </w:ins>
      <w:ins w:id="917" w:author="Microsoft 帐户" w:date="2021-08-13T16:11:00Z">
        <w:r>
          <w:rPr>
            <w:rFonts w:ascii="Times New Roman" w:hAnsi="Times New Roman" w:cs="Times New Roman"/>
            <w:sz w:val="24"/>
            <w:szCs w:val="24"/>
          </w:rPr>
          <w:t>L</w:t>
        </w:r>
      </w:ins>
      <w:ins w:id="918" w:author="Microsoft 帐户" w:date="2021-08-13T16:12:00Z">
        <w:r w:rsidR="0073125E">
          <w:rPr>
            <w:rFonts w:ascii="Times New Roman" w:hAnsi="Times New Roman" w:cs="Times New Roman"/>
            <w:sz w:val="24"/>
            <w:szCs w:val="24"/>
          </w:rPr>
          <w:t>.</w:t>
        </w:r>
      </w:ins>
      <w:ins w:id="919" w:author="Microsoft 帐户" w:date="2021-08-13T16:10:00Z">
        <w:r w:rsidR="0073125E" w:rsidRPr="0073125E">
          <w:rPr>
            <w:rFonts w:ascii="Times New Roman" w:hAnsi="Times New Roman" w:cs="Times New Roman"/>
            <w:sz w:val="24"/>
            <w:szCs w:val="24"/>
          </w:rPr>
          <w:t>,</w:t>
        </w:r>
      </w:ins>
      <w:ins w:id="920" w:author="Microsoft 帐户" w:date="2021-08-13T16:12:00Z">
        <w:r w:rsidR="0073125E">
          <w:rPr>
            <w:rFonts w:ascii="Times New Roman" w:hAnsi="Times New Roman" w:cs="Times New Roman"/>
            <w:sz w:val="24"/>
            <w:szCs w:val="24"/>
          </w:rPr>
          <w:t xml:space="preserve"> </w:t>
        </w:r>
      </w:ins>
      <w:ins w:id="921" w:author="Microsoft 帐户" w:date="2021-08-13T16:10:00Z">
        <w:r w:rsidRPr="003B2396">
          <w:rPr>
            <w:rFonts w:ascii="Times New Roman" w:hAnsi="Times New Roman" w:cs="Times New Roman"/>
            <w:sz w:val="24"/>
            <w:szCs w:val="24"/>
            <w:rPrChange w:id="922" w:author="Microsoft 帐户" w:date="2021-08-13T16:11:00Z">
              <w:rPr/>
            </w:rPrChange>
          </w:rPr>
          <w:t>Song E</w:t>
        </w:r>
      </w:ins>
      <w:ins w:id="923" w:author="Microsoft 帐户" w:date="2021-08-13T16:12:00Z">
        <w:r w:rsidR="0073125E">
          <w:rPr>
            <w:rFonts w:ascii="Times New Roman" w:hAnsi="Times New Roman" w:cs="Times New Roman"/>
            <w:sz w:val="24"/>
            <w:szCs w:val="24"/>
          </w:rPr>
          <w:t>.</w:t>
        </w:r>
      </w:ins>
      <w:ins w:id="924" w:author="Microsoft 帐户" w:date="2021-08-13T16:10:00Z">
        <w:r w:rsidR="0073125E" w:rsidRPr="0073125E">
          <w:rPr>
            <w:rFonts w:ascii="Times New Roman" w:hAnsi="Times New Roman" w:cs="Times New Roman"/>
            <w:sz w:val="24"/>
            <w:szCs w:val="24"/>
          </w:rPr>
          <w:t>, Nelson</w:t>
        </w:r>
      </w:ins>
      <w:ins w:id="925" w:author="Microsoft 帐户" w:date="2021-08-13T16:13:00Z">
        <w:r w:rsidR="0073125E">
          <w:rPr>
            <w:rFonts w:ascii="Times New Roman" w:hAnsi="Times New Roman" w:cs="Times New Roman"/>
            <w:sz w:val="24"/>
            <w:szCs w:val="24"/>
          </w:rPr>
          <w:t xml:space="preserve"> </w:t>
        </w:r>
      </w:ins>
      <w:ins w:id="926" w:author="Microsoft 帐户" w:date="2021-08-13T16:10:00Z">
        <w:r w:rsidRPr="003B2396">
          <w:rPr>
            <w:rFonts w:ascii="Times New Roman" w:hAnsi="Times New Roman" w:cs="Times New Roman"/>
            <w:sz w:val="24"/>
            <w:szCs w:val="24"/>
            <w:rPrChange w:id="927" w:author="Microsoft 帐户" w:date="2021-08-13T16:11:00Z">
              <w:rPr/>
            </w:rPrChange>
          </w:rPr>
          <w:t>B</w:t>
        </w:r>
      </w:ins>
      <w:ins w:id="928" w:author="Microsoft 帐户" w:date="2021-08-13T16:13:00Z">
        <w:r w:rsidR="0073125E">
          <w:rPr>
            <w:rFonts w:ascii="Times New Roman" w:hAnsi="Times New Roman" w:cs="Times New Roman"/>
            <w:sz w:val="24"/>
            <w:szCs w:val="24"/>
          </w:rPr>
          <w:t>.</w:t>
        </w:r>
      </w:ins>
      <w:ins w:id="929" w:author="Microsoft 帐户" w:date="2021-08-13T16:10:00Z">
        <w:r w:rsidRPr="003B2396">
          <w:rPr>
            <w:rFonts w:ascii="Times New Roman" w:hAnsi="Times New Roman" w:cs="Times New Roman"/>
            <w:sz w:val="24"/>
            <w:szCs w:val="24"/>
            <w:rPrChange w:id="930" w:author="Microsoft 帐户" w:date="2021-08-13T16:11:00Z">
              <w:rPr/>
            </w:rPrChange>
          </w:rPr>
          <w:t>L</w:t>
        </w:r>
      </w:ins>
      <w:ins w:id="931" w:author="Microsoft 帐户" w:date="2021-08-13T16:13:00Z">
        <w:r w:rsidR="0073125E">
          <w:rPr>
            <w:rFonts w:ascii="Times New Roman" w:hAnsi="Times New Roman" w:cs="Times New Roman"/>
            <w:sz w:val="24"/>
            <w:szCs w:val="24"/>
          </w:rPr>
          <w:t>.</w:t>
        </w:r>
      </w:ins>
      <w:ins w:id="932" w:author="Microsoft 帐户" w:date="2021-08-13T16:10:00Z">
        <w:r w:rsidRPr="003B2396">
          <w:rPr>
            <w:rFonts w:ascii="Times New Roman" w:hAnsi="Times New Roman" w:cs="Times New Roman"/>
            <w:sz w:val="24"/>
            <w:szCs w:val="24"/>
            <w:rPrChange w:id="933" w:author="Microsoft 帐户" w:date="2021-08-13T16:11:00Z">
              <w:rPr/>
            </w:rPrChange>
          </w:rPr>
          <w:t xml:space="preserve">, </w:t>
        </w:r>
        <w:proofErr w:type="spellStart"/>
        <w:r w:rsidRPr="003B2396">
          <w:rPr>
            <w:rFonts w:ascii="Times New Roman" w:hAnsi="Times New Roman" w:cs="Times New Roman"/>
            <w:sz w:val="24"/>
            <w:szCs w:val="24"/>
          </w:rPr>
          <w:t>Staum</w:t>
        </w:r>
        <w:proofErr w:type="spellEnd"/>
        <w:r w:rsidRPr="003B2396">
          <w:rPr>
            <w:rFonts w:ascii="Times New Roman" w:hAnsi="Times New Roman" w:cs="Times New Roman"/>
            <w:sz w:val="24"/>
            <w:szCs w:val="24"/>
          </w:rPr>
          <w:t xml:space="preserve"> J</w:t>
        </w:r>
      </w:ins>
      <w:ins w:id="934" w:author="Microsoft 帐户" w:date="2021-08-13T16:11:00Z">
        <w:r>
          <w:rPr>
            <w:rFonts w:ascii="Times New Roman" w:hAnsi="Times New Roman" w:cs="Times New Roman"/>
            <w:sz w:val="24"/>
            <w:szCs w:val="24"/>
          </w:rPr>
          <w:t xml:space="preserve">., </w:t>
        </w:r>
      </w:ins>
      <w:ins w:id="935" w:author="Microsoft 帐户" w:date="2021-08-13T16:10:00Z">
        <w:r w:rsidRPr="003B2396">
          <w:rPr>
            <w:rFonts w:ascii="Times New Roman" w:hAnsi="Times New Roman" w:cs="Times New Roman"/>
            <w:sz w:val="24"/>
            <w:szCs w:val="24"/>
          </w:rPr>
          <w:t>2019</w:t>
        </w:r>
      </w:ins>
      <w:ins w:id="936" w:author="Microsoft 帐户" w:date="2021-08-13T16:11:00Z">
        <w:r>
          <w:rPr>
            <w:rFonts w:ascii="Times New Roman" w:hAnsi="Times New Roman" w:cs="Times New Roman"/>
            <w:sz w:val="24"/>
            <w:szCs w:val="24"/>
          </w:rPr>
          <w:t xml:space="preserve">. </w:t>
        </w:r>
      </w:ins>
      <w:ins w:id="937" w:author="Microsoft 帐户" w:date="2021-08-13T16:10:00Z">
        <w:r w:rsidRPr="003B2396">
          <w:rPr>
            <w:rFonts w:ascii="Times New Roman" w:hAnsi="Times New Roman" w:cs="Times New Roman"/>
            <w:sz w:val="24"/>
            <w:szCs w:val="24"/>
            <w:rPrChange w:id="938" w:author="Microsoft 帐户" w:date="2021-08-13T16:11:00Z">
              <w:rPr/>
            </w:rPrChange>
          </w:rPr>
          <w:t>Gaussian Markov random fields for discrete optimization via simulation</w:t>
        </w:r>
        <w:r w:rsidRPr="003B2396">
          <w:rPr>
            <w:rFonts w:ascii="Times New Roman" w:hAnsi="Times New Roman" w:cs="Times New Roman"/>
            <w:sz w:val="24"/>
            <w:szCs w:val="24"/>
          </w:rPr>
          <w:t>: Framework and algorithms. O</w:t>
        </w:r>
      </w:ins>
      <w:ins w:id="939" w:author="Microsoft 帐户" w:date="2021-08-13T16:12:00Z">
        <w:r>
          <w:rPr>
            <w:rFonts w:ascii="Times New Roman" w:hAnsi="Times New Roman" w:cs="Times New Roman"/>
            <w:sz w:val="24"/>
            <w:szCs w:val="24"/>
          </w:rPr>
          <w:t xml:space="preserve">perations </w:t>
        </w:r>
      </w:ins>
      <w:ins w:id="940" w:author="Microsoft 帐户" w:date="2021-08-13T16:10:00Z">
        <w:r w:rsidRPr="003B2396">
          <w:rPr>
            <w:rFonts w:ascii="Times New Roman" w:hAnsi="Times New Roman" w:cs="Times New Roman"/>
            <w:sz w:val="24"/>
            <w:szCs w:val="24"/>
          </w:rPr>
          <w:t>R</w:t>
        </w:r>
      </w:ins>
      <w:ins w:id="941" w:author="Microsoft 帐户" w:date="2021-08-13T16:12:00Z">
        <w:r>
          <w:rPr>
            <w:rFonts w:ascii="Times New Roman" w:hAnsi="Times New Roman" w:cs="Times New Roman"/>
            <w:sz w:val="24"/>
            <w:szCs w:val="24"/>
          </w:rPr>
          <w:t xml:space="preserve">esearch, </w:t>
        </w:r>
      </w:ins>
      <w:ins w:id="942" w:author="Microsoft 帐户" w:date="2021-08-13T16:10:00Z">
        <w:r w:rsidRPr="003B2396">
          <w:rPr>
            <w:rFonts w:ascii="Times New Roman" w:hAnsi="Times New Roman" w:cs="Times New Roman"/>
            <w:sz w:val="24"/>
            <w:szCs w:val="24"/>
            <w:rPrChange w:id="943" w:author="Microsoft 帐户" w:date="2021-08-13T16:11:00Z">
              <w:rPr/>
            </w:rPrChange>
          </w:rPr>
          <w:t>67(1):250–266.</w:t>
        </w:r>
      </w:ins>
    </w:p>
    <w:sectPr w:rsidR="004F0BC2" w:rsidRPr="003B2396" w:rsidSect="002D355C">
      <w:pgSz w:w="11906" w:h="16838"/>
      <w:pgMar w:top="1440" w:right="1080" w:bottom="1440" w:left="108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Microsoft 帐户" w:date="2021-07-22T15:30:00Z" w:initials="M帐">
    <w:p w14:paraId="6717F047" w14:textId="0D94A17B" w:rsidR="001B035E" w:rsidRDefault="001B035E">
      <w:pPr>
        <w:pStyle w:val="afe"/>
      </w:pPr>
      <w:r>
        <w:rPr>
          <w:rStyle w:val="afd"/>
        </w:rPr>
        <w:annotationRef/>
      </w:r>
      <w:r>
        <w:t>这个怎么理解？？</w:t>
      </w:r>
    </w:p>
    <w:p w14:paraId="18B02924" w14:textId="314FD07F" w:rsidR="00A827DA" w:rsidRDefault="00A827DA">
      <w:pPr>
        <w:pStyle w:val="afe"/>
      </w:pPr>
      <w:r>
        <w:t>下面又称</w:t>
      </w:r>
      <w:r w:rsidRPr="00D218DF">
        <w:rPr>
          <w:rFonts w:ascii="Times New Roman" w:hAnsi="Times New Roman" w:cs="Times New Roman"/>
          <w:sz w:val="24"/>
          <w:szCs w:val="24"/>
          <w:highlight w:val="cyan"/>
        </w:rPr>
        <w:t>exogenous parameter vector</w:t>
      </w:r>
      <w:r w:rsidRPr="00D218DF">
        <w:rPr>
          <w:rStyle w:val="afd"/>
          <w:highlight w:val="cyan"/>
        </w:rPr>
        <w:annotationRef/>
      </w:r>
      <w:r>
        <w:rPr>
          <w:rFonts w:ascii="Times New Roman" w:hAnsi="Times New Roman" w:cs="Times New Roman"/>
          <w:sz w:val="24"/>
          <w:szCs w:val="24"/>
        </w:rPr>
        <w:t xml:space="preserve"> </w:t>
      </w:r>
      <m:oMath>
        <m:r>
          <w:rPr>
            <w:rFonts w:ascii="Cambria Math" w:hAnsi="Times New Roman" w:cs="Times New Roman"/>
            <w:sz w:val="24"/>
            <w:szCs w:val="24"/>
          </w:rPr>
          <m:t>ξ</m:t>
        </m:r>
      </m:oMath>
    </w:p>
  </w:comment>
  <w:comment w:id="4" w:author="Microsoft 帐户" w:date="2021-07-22T15:30:00Z" w:initials="M帐">
    <w:p w14:paraId="62DDCDEF" w14:textId="2C7205DD" w:rsidR="001B035E" w:rsidRDefault="001B035E">
      <w:pPr>
        <w:pStyle w:val="afe"/>
        <w:rPr>
          <w:sz w:val="24"/>
          <w:szCs w:val="24"/>
        </w:rPr>
      </w:pPr>
      <w:r>
        <w:rPr>
          <w:rStyle w:val="afd"/>
        </w:rPr>
        <w:annotationRef/>
      </w:r>
      <m:oMath>
        <m:r>
          <w:rPr>
            <w:rFonts w:ascii="Cambria Math" w:hAnsi="Times New Roman" w:cs="Times New Roman"/>
            <w:sz w:val="24"/>
            <w:szCs w:val="24"/>
          </w:rPr>
          <m:t xml:space="preserve">ξ </m:t>
        </m:r>
      </m:oMath>
      <w:r>
        <w:rPr>
          <w:sz w:val="24"/>
          <w:szCs w:val="24"/>
        </w:rPr>
        <w:t>是外生参数向量，还是系统参数向量，名字最好统一下！！！</w:t>
      </w:r>
      <w:r w:rsidR="00A827DA">
        <w:rPr>
          <w:sz w:val="24"/>
          <w:szCs w:val="24"/>
        </w:rPr>
        <w:t>上面称为：</w:t>
      </w:r>
      <m:oMath>
        <m:r>
          <w:rPr>
            <w:rFonts w:ascii="Cambria Math" w:hAnsi="Times New Roman" w:cs="Times New Roman"/>
            <w:sz w:val="24"/>
            <w:szCs w:val="24"/>
          </w:rPr>
          <m:t>ξ</m:t>
        </m:r>
      </m:oMath>
      <w:r w:rsidR="00A827DA">
        <w:rPr>
          <w:rFonts w:ascii="Times New Roman" w:hAnsi="Times New Roman" w:cs="Times New Roman"/>
          <w:sz w:val="24"/>
          <w:szCs w:val="24"/>
        </w:rPr>
        <w:t xml:space="preserve"> is the </w:t>
      </w:r>
      <w:r w:rsidR="00A827DA">
        <w:rPr>
          <w:rFonts w:ascii="Times New Roman" w:hAnsi="Times New Roman" w:cs="Times New Roman"/>
          <w:sz w:val="24"/>
          <w:szCs w:val="24"/>
          <w:highlight w:val="cyan"/>
        </w:rPr>
        <w:t>system</w:t>
      </w:r>
      <w:r w:rsidR="00A827DA" w:rsidRPr="00DA158C">
        <w:rPr>
          <w:rFonts w:ascii="Times New Roman" w:hAnsi="Times New Roman" w:cs="Times New Roman"/>
          <w:sz w:val="24"/>
          <w:szCs w:val="24"/>
          <w:highlight w:val="cyan"/>
        </w:rPr>
        <w:t xml:space="preserve"> parameter vector</w:t>
      </w:r>
    </w:p>
    <w:p w14:paraId="670DE854" w14:textId="58F8452F" w:rsidR="001B035E" w:rsidRDefault="001B035E">
      <w:pPr>
        <w:pStyle w:val="afe"/>
        <w:rPr>
          <w:sz w:val="24"/>
          <w:szCs w:val="24"/>
        </w:rPr>
      </w:pPr>
      <w:r>
        <w:rPr>
          <w:sz w:val="24"/>
          <w:szCs w:val="24"/>
        </w:rPr>
        <w:t>里面包含固定参数与随机参数！</w:t>
      </w:r>
    </w:p>
    <w:p w14:paraId="7B942C7F" w14:textId="0DE1DB92" w:rsidR="001B035E" w:rsidRDefault="00DF14B3">
      <w:pPr>
        <w:pStyle w:val="afe"/>
        <w:rPr>
          <w:sz w:val="24"/>
          <w:szCs w:val="24"/>
        </w:rPr>
      </w:pPr>
      <w:r>
        <w:rPr>
          <w:sz w:val="24"/>
          <w:szCs w:val="24"/>
        </w:rPr>
        <w:t>只有这些随机参数才能表示成概率分布！或期望形式！</w:t>
      </w:r>
    </w:p>
    <w:p w14:paraId="2EBF8534" w14:textId="5E70AF43" w:rsidR="001B035E" w:rsidRPr="00786E6A" w:rsidRDefault="001B035E">
      <w:pPr>
        <w:pStyle w:val="afe"/>
      </w:pPr>
      <w:r>
        <w:rPr>
          <w:sz w:val="24"/>
          <w:szCs w:val="24"/>
        </w:rPr>
        <w:t>另外这些随机参数一定能表达成概率分布么？？？</w:t>
      </w:r>
    </w:p>
  </w:comment>
  <w:comment w:id="5" w:author="Microsoft 帐户" w:date="2021-07-22T17:40:00Z" w:initials="M帐">
    <w:p w14:paraId="1EEA96B5" w14:textId="77777777" w:rsidR="001B035E" w:rsidRDefault="001B035E" w:rsidP="00C73AB1">
      <w:pPr>
        <w:pStyle w:val="afe"/>
      </w:pPr>
      <w:r>
        <w:rPr>
          <w:rStyle w:val="afd"/>
        </w:rPr>
        <w:annotationRef/>
      </w:r>
      <w:r>
        <w:t>这一段要充分阐述模型</w:t>
      </w:r>
      <w:r>
        <w:rPr>
          <w:rFonts w:hint="eastAsia"/>
        </w:rPr>
        <w:t>(</w:t>
      </w:r>
      <w:r>
        <w:t>1)</w:t>
      </w:r>
      <w:r>
        <w:t>的挑战，比如：</w:t>
      </w:r>
    </w:p>
    <w:p w14:paraId="28A45727" w14:textId="77777777" w:rsidR="001B035E" w:rsidRDefault="001B035E" w:rsidP="00C73AB1">
      <w:pPr>
        <w:pStyle w:val="afe"/>
      </w:pPr>
      <w:r>
        <w:rPr>
          <w:rFonts w:hint="eastAsia"/>
        </w:rPr>
        <w:t>1</w:t>
      </w:r>
      <w:r>
        <w:rPr>
          <w:rFonts w:hint="eastAsia"/>
        </w:rPr>
        <w:t>）</w:t>
      </w:r>
      <w:r>
        <w:rPr>
          <w:rFonts w:hint="eastAsia"/>
        </w:rPr>
        <w:t>怎么采用响应曲面或代理模型的方法去近似仿真器，还是直接进化算法（如</w:t>
      </w:r>
      <w:r>
        <w:rPr>
          <w:rFonts w:hint="eastAsia"/>
        </w:rPr>
        <w:t>S</w:t>
      </w:r>
      <w:r>
        <w:t>I</w:t>
      </w:r>
      <w:r>
        <w:t>中</w:t>
      </w:r>
      <w:proofErr w:type="spellStart"/>
      <w:r>
        <w:rPr>
          <w:rFonts w:hint="eastAsia"/>
        </w:rPr>
        <w:t>o</w:t>
      </w:r>
      <w:r>
        <w:t>sorio</w:t>
      </w:r>
      <w:proofErr w:type="spellEnd"/>
      <w:r>
        <w:t>所说</w:t>
      </w:r>
      <w:r>
        <w:rPr>
          <w:rFonts w:hint="eastAsia"/>
        </w:rPr>
        <w:t>）或随机搜索的算法去解决，这种情况可能代理模型都不用搞了，引申出三种归类方法，见</w:t>
      </w:r>
      <w:r>
        <w:rPr>
          <w:rFonts w:hint="eastAsia"/>
        </w:rPr>
        <w:t>O</w:t>
      </w:r>
      <w:r>
        <w:t>sorio</w:t>
      </w:r>
      <w:r>
        <w:t>文章！</w:t>
      </w:r>
    </w:p>
    <w:p w14:paraId="43B02BE4" w14:textId="77777777" w:rsidR="001B035E" w:rsidRDefault="001B035E" w:rsidP="00C73AB1">
      <w:pPr>
        <w:pStyle w:val="afe"/>
      </w:pPr>
      <w:r>
        <w:t>2</w:t>
      </w:r>
      <w:r>
        <w:rPr>
          <w:rFonts w:hint="eastAsia"/>
        </w:rPr>
        <w:t>）怎么处理噪声，怎么利用有限次仿真（资源分配或</w:t>
      </w:r>
      <w:r>
        <w:t>ranking and selection, AAM</w:t>
      </w:r>
      <w:r>
        <w:rPr>
          <w:rFonts w:hint="eastAsia"/>
        </w:rPr>
        <w:t>）或限制单次仿真去处理随机噪声</w:t>
      </w:r>
      <w:r>
        <w:rPr>
          <w:rFonts w:hint="eastAsia"/>
        </w:rPr>
        <w:t>(</w:t>
      </w:r>
      <w:r>
        <w:t xml:space="preserve">shrinking ball </w:t>
      </w:r>
      <w:r>
        <w:t>或回归</w:t>
      </w:r>
      <w:r>
        <w:t>KG)</w:t>
      </w:r>
      <w:r>
        <w:rPr>
          <w:rFonts w:hint="eastAsia"/>
        </w:rPr>
        <w:t>，涉及各种处理或平滑噪声的方法。</w:t>
      </w:r>
    </w:p>
    <w:p w14:paraId="5890908F" w14:textId="77777777" w:rsidR="001B035E" w:rsidRDefault="001B035E" w:rsidP="00C73AB1">
      <w:pPr>
        <w:pStyle w:val="afe"/>
      </w:pPr>
      <w:r>
        <w:rPr>
          <w:rFonts w:hint="eastAsia"/>
        </w:rPr>
        <w:t>3</w:t>
      </w:r>
      <w:r>
        <w:rPr>
          <w:rFonts w:hint="eastAsia"/>
        </w:rPr>
        <w:t>）怎么定义随机情况下的支配关系，以及随机情况下带约束的支配关系。</w:t>
      </w:r>
    </w:p>
    <w:p w14:paraId="3D06A9C6" w14:textId="77777777" w:rsidR="001B035E" w:rsidRDefault="001B035E" w:rsidP="00C73AB1">
      <w:pPr>
        <w:pStyle w:val="afe"/>
      </w:pPr>
      <w:r>
        <w:rPr>
          <w:rFonts w:hint="eastAsia"/>
        </w:rPr>
        <w:t>4</w:t>
      </w:r>
      <w:r>
        <w:rPr>
          <w:rFonts w:hint="eastAsia"/>
        </w:rPr>
        <w:t>）带黑箱概率约束问题的难点与挑战！</w:t>
      </w:r>
    </w:p>
  </w:comment>
  <w:comment w:id="6" w:author="Microsoft 帐户" w:date="2021-07-22T15:45:00Z" w:initials="M帐">
    <w:p w14:paraId="2DA1CAF1" w14:textId="77777777" w:rsidR="001B035E" w:rsidRDefault="001B035E" w:rsidP="00DC4221">
      <w:pPr>
        <w:pStyle w:val="afe"/>
      </w:pPr>
      <w:r>
        <w:rPr>
          <w:rStyle w:val="afd"/>
        </w:rPr>
        <w:annotationRef/>
      </w:r>
      <w:r>
        <w:t>统一叫</w:t>
      </w:r>
      <w:r w:rsidRPr="00BF5FFA">
        <w:rPr>
          <w:rFonts w:ascii="Times New Roman" w:hAnsi="Times New Roman" w:cs="Times New Roman"/>
          <w:color w:val="FF0000"/>
          <w:sz w:val="24"/>
          <w:szCs w:val="24"/>
        </w:rPr>
        <w:t>probabilistic constraint</w:t>
      </w:r>
      <w:r>
        <w:rPr>
          <w:rFonts w:ascii="Times New Roman" w:hAnsi="Times New Roman" w:cs="Times New Roman"/>
          <w:color w:val="FF0000"/>
          <w:sz w:val="24"/>
          <w:szCs w:val="24"/>
        </w:rPr>
        <w:t xml:space="preserve"> </w:t>
      </w:r>
      <w:r>
        <w:rPr>
          <w:rFonts w:ascii="Times New Roman" w:hAnsi="Times New Roman" w:cs="Times New Roman"/>
          <w:color w:val="FF0000"/>
          <w:sz w:val="24"/>
          <w:szCs w:val="24"/>
        </w:rPr>
        <w:t>还是</w:t>
      </w:r>
      <w:r>
        <w:rPr>
          <w:rFonts w:ascii="Times New Roman" w:hAnsi="Times New Roman" w:cs="Times New Roman"/>
          <w:color w:val="FF0000"/>
          <w:sz w:val="24"/>
          <w:szCs w:val="24"/>
        </w:rPr>
        <w:t xml:space="preserve">chance </w:t>
      </w:r>
      <w:r w:rsidRPr="00BF5FFA">
        <w:rPr>
          <w:rFonts w:ascii="Times New Roman" w:hAnsi="Times New Roman" w:cs="Times New Roman"/>
          <w:color w:val="FF0000"/>
          <w:sz w:val="24"/>
          <w:szCs w:val="24"/>
        </w:rPr>
        <w:t>constraint</w:t>
      </w:r>
      <w:r>
        <w:rPr>
          <w:rFonts w:ascii="Times New Roman" w:hAnsi="Times New Roman" w:cs="Times New Roman"/>
          <w:color w:val="FF0000"/>
          <w:sz w:val="24"/>
          <w:szCs w:val="24"/>
        </w:rPr>
        <w:t xml:space="preserve"> ??? </w:t>
      </w:r>
    </w:p>
  </w:comment>
  <w:comment w:id="7" w:author="Microsoft 帐户" w:date="2021-07-22T15:53:00Z" w:initials="M帐">
    <w:p w14:paraId="32F357E4" w14:textId="77777777" w:rsidR="001B035E" w:rsidRDefault="001B035E" w:rsidP="00DC4221">
      <w:pPr>
        <w:pStyle w:val="afe"/>
      </w:pPr>
      <w:r>
        <w:rPr>
          <w:rStyle w:val="afd"/>
        </w:rPr>
        <w:annotationRef/>
      </w:r>
      <w:r>
        <w:t>貌似没有明白，</w:t>
      </w:r>
      <w:r>
        <w:rPr>
          <w:rFonts w:hint="eastAsia"/>
        </w:rPr>
        <w:t>i</w:t>
      </w:r>
      <w:r>
        <w:t>nput</w:t>
      </w:r>
      <w:r>
        <w:t>这里指的啥子？</w:t>
      </w:r>
    </w:p>
    <w:p w14:paraId="3C7FA596" w14:textId="77777777" w:rsidR="001B035E" w:rsidRDefault="001B035E" w:rsidP="00DC4221">
      <w:pPr>
        <w:pStyle w:val="afe"/>
        <w:rPr>
          <w:rFonts w:ascii="Times New Roman" w:hAnsi="Times New Roman" w:cs="Times New Roman"/>
          <w:sz w:val="24"/>
          <w:szCs w:val="24"/>
        </w:rPr>
      </w:pPr>
      <w:r>
        <w:t>前面是</w:t>
      </w:r>
      <w:r w:rsidRPr="004A19CE">
        <w:rPr>
          <w:rFonts w:ascii="Times New Roman" w:hAnsi="Times New Roman" w:cs="Times New Roman"/>
          <w:sz w:val="24"/>
          <w:szCs w:val="24"/>
          <w:highlight w:val="cyan"/>
        </w:rPr>
        <w:t>input or parameters</w:t>
      </w:r>
    </w:p>
    <w:p w14:paraId="08004A94" w14:textId="77777777" w:rsidR="001B035E" w:rsidRDefault="001B035E" w:rsidP="00DC4221">
      <w:pPr>
        <w:pStyle w:val="afe"/>
        <w:rPr>
          <w:rFonts w:ascii="Times New Roman" w:hAnsi="Times New Roman" w:cs="Times New Roman"/>
          <w:sz w:val="24"/>
          <w:szCs w:val="24"/>
        </w:rPr>
      </w:pPr>
      <w:r>
        <w:rPr>
          <w:rFonts w:ascii="Times New Roman" w:hAnsi="Times New Roman" w:cs="Times New Roman"/>
          <w:sz w:val="24"/>
          <w:szCs w:val="24"/>
          <w:highlight w:val="cyan"/>
        </w:rPr>
        <w:t>后面是</w:t>
      </w:r>
      <w:r w:rsidRPr="004A19CE">
        <w:rPr>
          <w:rFonts w:ascii="Times New Roman" w:hAnsi="Times New Roman" w:cs="Times New Roman"/>
          <w:sz w:val="24"/>
          <w:szCs w:val="24"/>
          <w:highlight w:val="cyan"/>
        </w:rPr>
        <w:t>uncertain parameters or input</w:t>
      </w:r>
    </w:p>
    <w:p w14:paraId="0E39D680" w14:textId="77777777" w:rsidR="001B035E" w:rsidRDefault="001B035E" w:rsidP="00DC4221">
      <w:pPr>
        <w:pStyle w:val="afe"/>
        <w:rPr>
          <w:rFonts w:ascii="Times New Roman" w:hAnsi="Times New Roman" w:cs="Times New Roman"/>
          <w:sz w:val="24"/>
          <w:szCs w:val="24"/>
        </w:rPr>
      </w:pPr>
      <w:r>
        <w:rPr>
          <w:rFonts w:ascii="Times New Roman" w:hAnsi="Times New Roman" w:cs="Times New Roman"/>
          <w:sz w:val="24"/>
          <w:szCs w:val="24"/>
          <w:highlight w:val="cyan"/>
        </w:rPr>
        <w:t>他们都是不确定的么？</w:t>
      </w:r>
    </w:p>
    <w:p w14:paraId="7CFFB197" w14:textId="652A0591" w:rsidR="004B0E3C" w:rsidRDefault="00E743AF" w:rsidP="00DC4221">
      <w:pPr>
        <w:pStyle w:val="afe"/>
      </w:pPr>
      <w:r>
        <w:rPr>
          <w:rFonts w:ascii="Times New Roman" w:hAnsi="Times New Roman" w:cs="Times New Roman"/>
          <w:sz w:val="24"/>
          <w:szCs w:val="24"/>
          <w:highlight w:val="cyan"/>
        </w:rPr>
        <w:t>谭老师的</w:t>
      </w:r>
      <w:r w:rsidR="004B0E3C">
        <w:rPr>
          <w:rFonts w:ascii="Times New Roman" w:hAnsi="Times New Roman" w:cs="Times New Roman"/>
          <w:sz w:val="24"/>
          <w:szCs w:val="24"/>
          <w:highlight w:val="cyan"/>
        </w:rPr>
        <w:t>第三点再斟酌下</w:t>
      </w:r>
      <w:r w:rsidR="004B0E3C">
        <w:rPr>
          <w:rFonts w:ascii="Times New Roman" w:hAnsi="Times New Roman" w:cs="Times New Roman" w:hint="eastAsia"/>
          <w:sz w:val="24"/>
          <w:szCs w:val="24"/>
        </w:rPr>
        <w:t>！</w:t>
      </w:r>
    </w:p>
  </w:comment>
  <w:comment w:id="8" w:author="Microsoft 帐户" w:date="2021-07-22T17:50:00Z" w:initials="M帐">
    <w:p w14:paraId="1DF352AF" w14:textId="2BD0202A" w:rsidR="001B035E" w:rsidRPr="00AB5441" w:rsidRDefault="001B035E">
      <w:pPr>
        <w:pStyle w:val="afe"/>
        <w:rPr>
          <w:highlight w:val="cyan"/>
        </w:rPr>
      </w:pPr>
      <w:r>
        <w:rPr>
          <w:rStyle w:val="afd"/>
        </w:rPr>
        <w:annotationRef/>
      </w:r>
      <w:r w:rsidRPr="00AB5441">
        <w:rPr>
          <w:rFonts w:hint="eastAsia"/>
          <w:highlight w:val="cyan"/>
        </w:rPr>
        <w:t>请给出为什么这里采用知识梯度的方法！</w:t>
      </w:r>
    </w:p>
    <w:p w14:paraId="31FCD5AF" w14:textId="1AB7C570" w:rsidR="001B035E" w:rsidRDefault="001B035E">
      <w:pPr>
        <w:pStyle w:val="afe"/>
      </w:pPr>
      <w:r w:rsidRPr="00AB5441">
        <w:rPr>
          <w:highlight w:val="cyan"/>
        </w:rPr>
        <w:t>请给出此高斯过程回归方法不用于以往方法的地方！并清晰给出此论文的创新点！！！</w:t>
      </w:r>
    </w:p>
  </w:comment>
  <w:comment w:id="9" w:author="Microsoft 帐户" w:date="2021-08-16T22:58:00Z" w:initials="M帐">
    <w:p w14:paraId="3B14F0B6" w14:textId="7C2D34A4" w:rsidR="00DB2CCF" w:rsidRDefault="00DB2CCF">
      <w:pPr>
        <w:pStyle w:val="afe"/>
      </w:pPr>
      <w:r>
        <w:rPr>
          <w:rStyle w:val="afd"/>
        </w:rPr>
        <w:annotationRef/>
      </w:r>
      <w:r>
        <w:t>感觉这一段就没有引领好。</w:t>
      </w:r>
    </w:p>
    <w:p w14:paraId="6D496C77" w14:textId="63B9105E" w:rsidR="00DB2CCF" w:rsidRDefault="00DB2CCF">
      <w:pPr>
        <w:pStyle w:val="afe"/>
      </w:pPr>
      <w:r>
        <w:t>KG</w:t>
      </w:r>
      <w:r>
        <w:t>本算就算</w:t>
      </w:r>
      <w:r>
        <w:t>SO methods</w:t>
      </w:r>
      <w:r>
        <w:t>里面的一种！</w:t>
      </w:r>
    </w:p>
    <w:p w14:paraId="4DB5C3BC" w14:textId="072E030E" w:rsidR="00DB2CCF" w:rsidRDefault="00C806C0">
      <w:pPr>
        <w:pStyle w:val="afe"/>
      </w:pPr>
      <w:r>
        <w:t>怎么分层次，还是怎么融合进去！</w:t>
      </w:r>
    </w:p>
    <w:p w14:paraId="0B37F300" w14:textId="0541896E" w:rsidR="00C806C0" w:rsidRDefault="00C806C0">
      <w:pPr>
        <w:pStyle w:val="afe"/>
      </w:pPr>
      <w:r>
        <w:t>有想法可以讨论下！</w:t>
      </w:r>
    </w:p>
  </w:comment>
  <w:comment w:id="10" w:author="Microsoft 帐户" w:date="2021-08-13T17:06:00Z" w:initials="M帐">
    <w:p w14:paraId="7FAF62DA" w14:textId="42C4C407" w:rsidR="001B035E" w:rsidRDefault="001B035E">
      <w:pPr>
        <w:pStyle w:val="afe"/>
      </w:pPr>
      <w:r>
        <w:rPr>
          <w:rStyle w:val="afd"/>
        </w:rPr>
        <w:annotationRef/>
      </w:r>
      <w:r>
        <w:t>这个和</w:t>
      </w:r>
      <w:r>
        <w:rPr>
          <w:rFonts w:ascii="Times New Roman" w:hAnsi="Times New Roman" w:cs="Times New Roman"/>
          <w:sz w:val="24"/>
          <w:szCs w:val="24"/>
        </w:rPr>
        <w:t>heterogeneous noises</w:t>
      </w:r>
      <w:r>
        <w:rPr>
          <w:rFonts w:ascii="Times New Roman" w:hAnsi="Times New Roman" w:cs="Times New Roman"/>
          <w:sz w:val="24"/>
          <w:szCs w:val="24"/>
        </w:rPr>
        <w:t>是一个意思么？</w:t>
      </w:r>
    </w:p>
  </w:comment>
  <w:comment w:id="11" w:author="Microsoft 帐户" w:date="2021-08-13T15:47:00Z" w:initials="M帐">
    <w:p w14:paraId="626F26AB" w14:textId="4BEEE2D3" w:rsidR="001B035E" w:rsidRDefault="001B035E">
      <w:pPr>
        <w:pStyle w:val="afe"/>
      </w:pPr>
      <w:r>
        <w:rPr>
          <w:rStyle w:val="afd"/>
        </w:rPr>
        <w:annotationRef/>
      </w:r>
      <w:r>
        <w:t>请确定下面两个关于高斯随机场的文献</w:t>
      </w:r>
    </w:p>
    <w:p w14:paraId="26809591" w14:textId="108838EA" w:rsidR="001B035E" w:rsidRDefault="001B035E">
      <w:pPr>
        <w:pStyle w:val="afe"/>
      </w:pPr>
      <w:r>
        <w:t>是单目标随机离散仿真优化问题？？？</w:t>
      </w:r>
    </w:p>
  </w:comment>
  <w:comment w:id="12" w:author="Microsoft 帐户" w:date="2021-08-13T15:12:00Z" w:initials="M帐">
    <w:p w14:paraId="7BC4AD26" w14:textId="77777777" w:rsidR="001B035E" w:rsidRDefault="001B035E" w:rsidP="001B349F">
      <w:pPr>
        <w:pStyle w:val="afe"/>
      </w:pPr>
      <w:r>
        <w:rPr>
          <w:rStyle w:val="afd"/>
        </w:rPr>
        <w:annotationRef/>
      </w:r>
      <w:r>
        <w:t>原文中并没有全称！！</w:t>
      </w:r>
    </w:p>
  </w:comment>
  <w:comment w:id="13" w:author="Microsoft 帐户" w:date="2021-08-16T11:57:00Z" w:initials="M帐">
    <w:p w14:paraId="3385C0C3" w14:textId="581B4078" w:rsidR="001B035E" w:rsidRDefault="001B035E">
      <w:pPr>
        <w:pStyle w:val="afe"/>
      </w:pPr>
      <w:r>
        <w:rPr>
          <w:rStyle w:val="afd"/>
        </w:rPr>
        <w:annotationRef/>
      </w:r>
      <w:r w:rsidR="009405E8">
        <w:t>不同于以往的带约束问题</w:t>
      </w:r>
      <w:r w:rsidR="0002696C">
        <w:rPr>
          <w:rFonts w:hint="eastAsia"/>
        </w:rPr>
        <w:t>吧：</w:t>
      </w:r>
    </w:p>
    <w:p w14:paraId="6D017881" w14:textId="74058819" w:rsidR="009405E8" w:rsidRDefault="009405E8">
      <w:pPr>
        <w:pStyle w:val="afe"/>
      </w:pPr>
      <w:r>
        <w:t>以往要么是</w:t>
      </w:r>
      <w:r>
        <w:rPr>
          <w:rFonts w:hint="eastAsia"/>
        </w:rPr>
        <w:t>b</w:t>
      </w:r>
      <w:r>
        <w:t xml:space="preserve">ox, </w:t>
      </w:r>
      <w:r>
        <w:t>显式表达式约束，黑箱仿真约束，都没有考虑随机因素，而且我们这个约束表达不是期望，而是分位数的反函数，概率约束。</w:t>
      </w:r>
    </w:p>
    <w:p w14:paraId="0312216D" w14:textId="0B51DC97" w:rsidR="001B035E" w:rsidRDefault="001B035E">
      <w:pPr>
        <w:pStyle w:val="afe"/>
      </w:pPr>
      <w:r>
        <w:t>描述它的相关挑战！期望</w:t>
      </w:r>
      <w:r>
        <w:rPr>
          <w:rFonts w:hint="eastAsia"/>
        </w:rPr>
        <w:t>约束</w:t>
      </w:r>
      <w:r>
        <w:t>都没有，概率风险约束就更加没有了</w:t>
      </w:r>
      <w:r>
        <w:rPr>
          <w:rFonts w:hint="eastAsia"/>
        </w:rPr>
        <w:t>~</w:t>
      </w:r>
    </w:p>
    <w:p w14:paraId="13432557" w14:textId="5E46EEB1" w:rsidR="009405E8" w:rsidRDefault="006D4A19">
      <w:pPr>
        <w:pStyle w:val="afe"/>
      </w:pPr>
      <w:r>
        <w:t>加一两句话？？？</w:t>
      </w:r>
    </w:p>
    <w:p w14:paraId="623FDB02" w14:textId="59E4B23A" w:rsidR="006D4A19" w:rsidRDefault="006D4A19">
      <w:pPr>
        <w:pStyle w:val="afe"/>
      </w:pPr>
      <w:r>
        <w:t>然后怎么过渡到知识梯度的方面。</w:t>
      </w:r>
    </w:p>
    <w:p w14:paraId="35965069" w14:textId="57E985C9" w:rsidR="006D4A19" w:rsidRDefault="006D4A19">
      <w:pPr>
        <w:pStyle w:val="afe"/>
      </w:pPr>
      <w:r>
        <w:t>是不是可以从</w:t>
      </w:r>
      <w:r>
        <w:t>large-scale</w:t>
      </w:r>
      <w:r>
        <w:t>的角度和仿真资源有限的角度切入，利用贝叶斯或知识梯度去猜测。谭教授把关（可以先读下我前面写的，也可以改！）</w:t>
      </w:r>
    </w:p>
  </w:comment>
  <w:comment w:id="365" w:author="Microsoft 帐户" w:date="2021-06-18T11:51:00Z" w:initials="M帐">
    <w:p w14:paraId="3D575FF2" w14:textId="77777777" w:rsidR="001B035E" w:rsidRDefault="001B035E" w:rsidP="00EF5FB7">
      <w:pPr>
        <w:pStyle w:val="afe"/>
      </w:pPr>
      <w:r>
        <w:rPr>
          <w:rStyle w:val="afd"/>
        </w:rPr>
        <w:annotationRef/>
      </w:r>
      <w:r>
        <w:rPr>
          <w:rFonts w:hint="eastAsia"/>
        </w:rPr>
        <w:t>碳中和，碳达峰是国际政策么？</w:t>
      </w:r>
    </w:p>
  </w:comment>
  <w:comment w:id="366" w:author="Microsoft 帐户" w:date="2021-06-17T12:00:00Z" w:initials="M帐">
    <w:p w14:paraId="49888A79" w14:textId="77777777" w:rsidR="001B035E" w:rsidRPr="0095317B" w:rsidRDefault="001B035E" w:rsidP="00AF3820">
      <w:pPr>
        <w:pStyle w:val="afe"/>
        <w:rPr>
          <w:sz w:val="24"/>
          <w:szCs w:val="24"/>
        </w:rPr>
      </w:pPr>
      <w:r>
        <w:rPr>
          <w:rStyle w:val="afd"/>
        </w:rPr>
        <w:annotationRef/>
      </w:r>
      <w:r>
        <w:t>统称为外部参数，需要指定</w:t>
      </w:r>
      <m:oMath>
        <m:r>
          <w:rPr>
            <w:rFonts w:ascii="Cambria Math" w:hAnsi="Times New Roman" w:cs="Times New Roman"/>
            <w:sz w:val="24"/>
            <w:szCs w:val="24"/>
          </w:rPr>
          <m:t>ξ</m:t>
        </m:r>
        <m:r>
          <w:rPr>
            <w:rFonts w:ascii="Cambria Math" w:hAnsi="Times New Roman" w:cs="Times New Roman"/>
            <w:sz w:val="24"/>
            <w:szCs w:val="24"/>
          </w:rPr>
          <m:t>只为交通需求不确定性么？</m:t>
        </m:r>
      </m:oMath>
    </w:p>
    <w:p w14:paraId="163511BC" w14:textId="77777777" w:rsidR="001B035E" w:rsidRDefault="001B035E" w:rsidP="00AF3820">
      <w:pPr>
        <w:pStyle w:val="afe"/>
        <w:rPr>
          <w:sz w:val="24"/>
          <w:szCs w:val="24"/>
        </w:rPr>
      </w:pPr>
      <w:r>
        <w:t>因为</w:t>
      </w:r>
      <m:oMath>
        <m:r>
          <w:rPr>
            <w:rFonts w:ascii="Cambria Math" w:hAnsi="Times New Roman" w:cs="Times New Roman"/>
            <w:sz w:val="24"/>
            <w:szCs w:val="24"/>
          </w:rPr>
          <m:t>ξ</m:t>
        </m:r>
        <m:r>
          <m:rPr>
            <m:sty m:val="b"/>
          </m:rPr>
          <w:rPr>
            <w:rFonts w:ascii="Cambria Math" w:eastAsia="宋体" w:hAnsi="Cambria Math" w:cs="Times New Roman"/>
            <w:sz w:val="24"/>
            <w:szCs w:val="24"/>
          </w:rPr>
          <m:t>∈</m:t>
        </m:r>
        <m:r>
          <m:rPr>
            <m:sty m:val="p"/>
          </m:rPr>
          <w:rPr>
            <w:rFonts w:ascii="Cambria Math" w:hAnsi="Cambria Math" w:cs="Times New Roman"/>
            <w:sz w:val="24"/>
            <w:szCs w:val="24"/>
          </w:rPr>
          <m:t>Ξ</m:t>
        </m:r>
        <m:r>
          <m:rPr>
            <m:sty m:val="p"/>
          </m:rPr>
          <w:rPr>
            <w:rStyle w:val="afd"/>
            <w:rFonts w:ascii="Cambria Math" w:hAnsi="Cambria Math"/>
          </w:rPr>
          <w:annotationRef/>
        </m:r>
        <m:r>
          <m:rPr>
            <m:sty m:val="p"/>
          </m:rPr>
          <w:rPr>
            <w:rFonts w:ascii="Cambria Math" w:hAnsi="Cambria Math" w:cs="Times New Roman"/>
            <w:sz w:val="24"/>
            <w:szCs w:val="24"/>
          </w:rPr>
          <m:t>显示</m:t>
        </m:r>
        <m:r>
          <w:rPr>
            <w:rFonts w:ascii="Cambria Math" w:hAnsi="Times New Roman" w:cs="Times New Roman"/>
            <w:sz w:val="24"/>
            <w:szCs w:val="24"/>
          </w:rPr>
          <m:t>ξ</m:t>
        </m:r>
      </m:oMath>
      <w:r>
        <w:rPr>
          <w:rFonts w:hint="eastAsia"/>
          <w:sz w:val="24"/>
          <w:szCs w:val="24"/>
        </w:rPr>
        <w:t xml:space="preserve"> </w:t>
      </w:r>
      <w:r>
        <w:rPr>
          <w:rFonts w:hint="eastAsia"/>
          <w:sz w:val="24"/>
          <w:szCs w:val="24"/>
        </w:rPr>
        <w:t>只为随机因素！</w:t>
      </w:r>
    </w:p>
    <w:p w14:paraId="73D5C839" w14:textId="008EC186" w:rsidR="003B31FA" w:rsidRPr="0095317B" w:rsidRDefault="003B31FA" w:rsidP="00AF3820">
      <w:pPr>
        <w:pStyle w:val="afe"/>
      </w:pPr>
      <w:r>
        <w:rPr>
          <w:sz w:val="24"/>
          <w:szCs w:val="24"/>
        </w:rPr>
        <w:t>有概念指定前后不一致</w:t>
      </w:r>
      <w:r w:rsidR="00562AAF">
        <w:rPr>
          <w:sz w:val="24"/>
          <w:szCs w:val="24"/>
        </w:rPr>
        <w:t>的情况！</w:t>
      </w:r>
    </w:p>
  </w:comment>
  <w:comment w:id="367" w:author="Microsoft 帐户" w:date="2021-06-08T08:55:00Z" w:initials="M帐">
    <w:p w14:paraId="3F0A8367" w14:textId="75202A05" w:rsidR="001B035E" w:rsidRDefault="001B035E" w:rsidP="00A75175">
      <w:pPr>
        <w:pStyle w:val="afe"/>
      </w:pPr>
      <w:r>
        <w:rPr>
          <w:rStyle w:val="afd"/>
        </w:rPr>
        <w:annotationRef/>
      </w:r>
      <w:r>
        <w:rPr>
          <w:rFonts w:hint="eastAsia"/>
        </w:rPr>
        <w:t>相对于正常值是啥意思？</w:t>
      </w:r>
      <w:r w:rsidR="00286F0F">
        <w:rPr>
          <w:rFonts w:hint="eastAsia"/>
        </w:rPr>
        <w:t>这些指标都是归一化的值！</w:t>
      </w:r>
    </w:p>
    <w:p w14:paraId="287F5E27" w14:textId="1AF78217" w:rsidR="001B035E" w:rsidRDefault="001B035E" w:rsidP="00A75175">
      <w:pPr>
        <w:pStyle w:val="afe"/>
        <w:rPr>
          <w:rFonts w:ascii="Times New Roman" w:hAnsi="Times New Roman" w:cs="Times New Roman"/>
          <w:sz w:val="24"/>
          <w:szCs w:val="24"/>
        </w:rPr>
      </w:pPr>
      <w:r>
        <w:rPr>
          <w:rFonts w:ascii="Times New Roman" w:hAnsi="Times New Roman" w:cs="Times New Roman"/>
          <w:sz w:val="24"/>
          <w:szCs w:val="24"/>
        </w:rPr>
        <w:t>Normalized value?</w:t>
      </w:r>
    </w:p>
    <w:p w14:paraId="244664B4" w14:textId="67A58E62" w:rsidR="001B035E" w:rsidRPr="00A75175" w:rsidRDefault="001B035E" w:rsidP="00A75175">
      <w:pPr>
        <w:pStyle w:val="afe"/>
        <w:rPr>
          <w:rFonts w:ascii="Times New Roman" w:hAnsi="Times New Roman" w:cs="Times New Roman"/>
          <w:sz w:val="24"/>
          <w:szCs w:val="24"/>
        </w:rPr>
      </w:pPr>
      <w:r>
        <w:rPr>
          <w:rFonts w:ascii="Times New Roman" w:hAnsi="Times New Roman" w:cs="Times New Roman" w:hint="eastAsia"/>
          <w:sz w:val="24"/>
          <w:szCs w:val="24"/>
        </w:rPr>
        <w:t>归一化的值！！！！</w:t>
      </w:r>
    </w:p>
  </w:comment>
  <w:comment w:id="368" w:author="Microsoft 帐户" w:date="2021-07-22T18:46:00Z" w:initials="M帐">
    <w:p w14:paraId="48490BA3" w14:textId="4A115D38" w:rsidR="001B035E" w:rsidRDefault="001B035E">
      <w:pPr>
        <w:pStyle w:val="afe"/>
      </w:pPr>
      <w:r>
        <w:rPr>
          <w:rStyle w:val="afd"/>
        </w:rPr>
        <w:annotationRef/>
      </w:r>
      <w:r>
        <w:rPr>
          <w:rFonts w:hint="eastAsia"/>
        </w:rPr>
        <w:t>与前面重复了！</w:t>
      </w:r>
    </w:p>
    <w:p w14:paraId="1731F8E0" w14:textId="1315D3BF" w:rsidR="001B035E" w:rsidRDefault="001B035E">
      <w:pPr>
        <w:pStyle w:val="afe"/>
      </w:pPr>
      <w:r>
        <w:t>在这里还需要写么？？？</w:t>
      </w:r>
    </w:p>
  </w:comment>
  <w:comment w:id="369" w:author="Microsoft 帐户" w:date="2021-07-22T18:55:00Z" w:initials="M帐">
    <w:p w14:paraId="7CDCBFE7" w14:textId="77777777" w:rsidR="001B035E" w:rsidRDefault="001B035E">
      <w:pPr>
        <w:pStyle w:val="afe"/>
        <w:rPr>
          <w:rFonts w:ascii="Times New Roman" w:hAnsi="Times New Roman" w:cs="Times New Roman"/>
          <w:sz w:val="24"/>
          <w:szCs w:val="24"/>
        </w:rPr>
      </w:pPr>
      <w:r>
        <w:rPr>
          <w:rStyle w:val="afd"/>
        </w:rPr>
        <w:annotationRef/>
      </w:r>
      <w:r>
        <w:rPr>
          <w:rFonts w:ascii="Times New Roman" w:hAnsi="Times New Roman" w:cs="Times New Roman"/>
          <w:sz w:val="24"/>
          <w:szCs w:val="24"/>
          <w:highlight w:val="cyan"/>
        </w:rPr>
        <w:t>目前长沙市路网的不确定性是关于</w:t>
      </w:r>
      <w:r w:rsidRPr="00B7702C">
        <w:rPr>
          <w:rFonts w:ascii="Times New Roman" w:hAnsi="Times New Roman" w:cs="Times New Roman"/>
          <w:sz w:val="24"/>
          <w:szCs w:val="24"/>
          <w:highlight w:val="cyan"/>
        </w:rPr>
        <w:t>traffic volume inputs</w:t>
      </w:r>
      <w:r>
        <w:rPr>
          <w:rFonts w:ascii="Times New Roman" w:hAnsi="Times New Roman" w:cs="Times New Roman"/>
          <w:sz w:val="24"/>
          <w:szCs w:val="24"/>
          <w:highlight w:val="cyan"/>
        </w:rPr>
        <w:t>；</w:t>
      </w:r>
    </w:p>
    <w:p w14:paraId="4B9C727A" w14:textId="3A82D43E" w:rsidR="001B035E" w:rsidRDefault="001B035E">
      <w:pPr>
        <w:pStyle w:val="afe"/>
      </w:pPr>
      <w:r>
        <w:rPr>
          <w:rFonts w:ascii="Times New Roman" w:hAnsi="Times New Roman" w:cs="Times New Roman"/>
          <w:sz w:val="24"/>
          <w:szCs w:val="24"/>
          <w:highlight w:val="cyan"/>
        </w:rPr>
        <w:t>具体最后用哪个路网作实验，不确定因素可能需要适当修改和调整！！！</w:t>
      </w:r>
      <w:r>
        <w:rPr>
          <w:rStyle w:val="afd"/>
        </w:rPr>
        <w:annotationRef/>
      </w:r>
    </w:p>
  </w:comment>
  <w:comment w:id="370" w:author="Microsoft 帐户" w:date="2021-06-08T09:15:00Z" w:initials="M帐">
    <w:p w14:paraId="2C6E1563" w14:textId="5F77CACC" w:rsidR="001B035E" w:rsidRPr="00C34888" w:rsidRDefault="001B035E">
      <w:pPr>
        <w:pStyle w:val="afe"/>
        <w:rPr>
          <w:rFonts w:ascii="Times New Roman" w:hAnsi="Times New Roman" w:cs="Times New Roman"/>
          <w:sz w:val="24"/>
          <w:szCs w:val="24"/>
        </w:rPr>
      </w:pPr>
      <w:r>
        <w:rPr>
          <w:rStyle w:val="afd"/>
        </w:rPr>
        <w:annotationRef/>
      </w:r>
      <m:oMath>
        <m:r>
          <w:rPr>
            <w:rFonts w:ascii="Cambria Math" w:hAnsi="Times New Roman" w:cs="Times New Roman"/>
            <w:sz w:val="24"/>
            <w:szCs w:val="24"/>
            <w:highlight w:val="yellow"/>
          </w:rPr>
          <m:t>ξ</m:t>
        </m:r>
      </m:oMath>
      <w:r w:rsidRPr="00C34888">
        <w:rPr>
          <w:rFonts w:ascii="Times New Roman" w:hAnsi="Times New Roman" w:cs="Times New Roman"/>
          <w:sz w:val="24"/>
          <w:szCs w:val="24"/>
          <w:highlight w:val="yellow"/>
        </w:rPr>
        <w:t xml:space="preserve"> follows a distribution with bounded support </w:t>
      </w:r>
      <m:oMath>
        <m:r>
          <m:rPr>
            <m:sty m:val="p"/>
          </m:rPr>
          <w:rPr>
            <w:rFonts w:ascii="Cambria Math" w:hAnsi="Cambria Math" w:cs="Times New Roman"/>
            <w:sz w:val="24"/>
            <w:szCs w:val="24"/>
            <w:highlight w:val="yellow"/>
          </w:rPr>
          <m:t>Ξ</m:t>
        </m:r>
      </m:oMath>
    </w:p>
    <w:p w14:paraId="24C04866" w14:textId="4B4CCD56" w:rsidR="001B035E" w:rsidRPr="00C34888" w:rsidRDefault="001B035E">
      <w:pPr>
        <w:pStyle w:val="afe"/>
        <w:rPr>
          <w:rFonts w:ascii="Times New Roman" w:hAnsi="Times New Roman" w:cs="Times New Roman"/>
        </w:rPr>
      </w:pPr>
      <w:r>
        <w:rPr>
          <w:rFonts w:ascii="Times New Roman" w:hAnsi="Times New Roman" w:cs="Times New Roman" w:hint="eastAsia"/>
        </w:rPr>
        <w:t>与前面的描述有差异么？</w:t>
      </w:r>
    </w:p>
  </w:comment>
  <w:comment w:id="371" w:author="Tan zhen" w:date="2021-07-17T15:52:00Z" w:initials="Tz">
    <w:p w14:paraId="0123C212" w14:textId="7DA6220B" w:rsidR="001B035E" w:rsidRDefault="001B035E">
      <w:pPr>
        <w:pStyle w:val="afe"/>
      </w:pPr>
      <w:r>
        <w:rPr>
          <w:rStyle w:val="afd"/>
        </w:rPr>
        <w:annotationRef/>
      </w:r>
      <w:r>
        <w:rPr>
          <w:rFonts w:hint="eastAsia"/>
        </w:rPr>
        <w:t>感觉</w:t>
      </w:r>
      <w:r>
        <w:rPr>
          <w:rFonts w:hint="eastAsia"/>
        </w:rPr>
        <w:t>bou</w:t>
      </w:r>
      <w:r>
        <w:t xml:space="preserve">nded </w:t>
      </w:r>
      <w:r>
        <w:rPr>
          <w:rFonts w:hint="eastAsia"/>
        </w:rPr>
        <w:t>support</w:t>
      </w:r>
      <w:r>
        <w:rPr>
          <w:rFonts w:hint="eastAsia"/>
        </w:rPr>
        <w:t>不是一定必须</w:t>
      </w:r>
    </w:p>
  </w:comment>
  <w:comment w:id="373" w:author="Microsoft 帐户" w:date="2021-06-08T09:20:00Z" w:initials="M帐">
    <w:p w14:paraId="2C17A1B2" w14:textId="77777777" w:rsidR="001B035E" w:rsidRDefault="001B035E" w:rsidP="00A830BC">
      <w:pPr>
        <w:pStyle w:val="afe"/>
      </w:pPr>
      <w:r>
        <w:rPr>
          <w:rStyle w:val="afd"/>
        </w:rPr>
        <w:annotationRef/>
      </w:r>
      <w:r>
        <w:t>每次</w:t>
      </w:r>
      <w:r>
        <w:t>x</w:t>
      </w:r>
      <w:r>
        <w:t>都不一样？</w:t>
      </w:r>
    </w:p>
  </w:comment>
  <w:comment w:id="374" w:author="Tan zhen" w:date="2021-07-17T15:53:00Z" w:initials="Tz">
    <w:p w14:paraId="69750D89" w14:textId="3659CFBC" w:rsidR="001B035E" w:rsidRDefault="001B035E">
      <w:pPr>
        <w:pStyle w:val="afe"/>
      </w:pPr>
      <w:r>
        <w:rPr>
          <w:rStyle w:val="afd"/>
        </w:rPr>
        <w:annotationRef/>
      </w:r>
      <w:r>
        <w:rPr>
          <w:rFonts w:hint="eastAsia"/>
        </w:rPr>
        <w:t>每次重新选，可能会和之前某个一样</w:t>
      </w:r>
    </w:p>
  </w:comment>
  <w:comment w:id="392" w:author="Microsoft 帐户" w:date="2021-06-08T09:20:00Z" w:initials="M帐">
    <w:p w14:paraId="39962DB5" w14:textId="66F024CC" w:rsidR="001B035E" w:rsidRDefault="001B035E">
      <w:pPr>
        <w:pStyle w:val="afe"/>
      </w:pPr>
      <w:r>
        <w:rPr>
          <w:rStyle w:val="afd"/>
        </w:rPr>
        <w:annotationRef/>
      </w:r>
      <w:r>
        <w:t>每次</w:t>
      </w:r>
      <w:r>
        <w:t>x</w:t>
      </w:r>
      <w:r>
        <w:t>都不一样？</w:t>
      </w:r>
    </w:p>
  </w:comment>
  <w:comment w:id="399" w:author="Microsoft 帐户" w:date="2020-08-20T10:35:00Z" w:initials="M帐">
    <w:p w14:paraId="3712FA43" w14:textId="3874B719" w:rsidR="001B035E" w:rsidRDefault="001B035E">
      <w:pPr>
        <w:pStyle w:val="afe"/>
      </w:pPr>
      <w:r>
        <w:rPr>
          <w:rStyle w:val="afd"/>
        </w:rPr>
        <w:annotationRef/>
      </w:r>
      <w:r>
        <w:rPr>
          <w:rFonts w:hint="eastAsia"/>
        </w:rPr>
        <w:t>解空间所有的解对应的均值！</w:t>
      </w:r>
    </w:p>
  </w:comment>
  <w:comment w:id="400" w:author="Zhen Tan" w:date="2020-08-27T17:13:00Z" w:initials="ZT">
    <w:p w14:paraId="076000FB" w14:textId="21A07EA7" w:rsidR="001B035E" w:rsidRDefault="001B035E">
      <w:pPr>
        <w:pStyle w:val="afe"/>
      </w:pPr>
      <w:r>
        <w:rPr>
          <w:rStyle w:val="afd"/>
        </w:rPr>
        <w:annotationRef/>
      </w:r>
      <w:r>
        <w:t>Yes, revised to vector notation</w:t>
      </w:r>
    </w:p>
  </w:comment>
  <w:comment w:id="405" w:author="Microsoft 帐户" w:date="2020-07-29T22:30:00Z" w:initials="M帐">
    <w:p w14:paraId="2DF68ED0" w14:textId="77777777" w:rsidR="001B035E" w:rsidRPr="00241C68" w:rsidRDefault="001B035E" w:rsidP="00E67543">
      <w:pPr>
        <w:pStyle w:val="afe"/>
        <w:rPr>
          <w:b/>
          <w:sz w:val="24"/>
          <w:szCs w:val="24"/>
        </w:rPr>
      </w:pPr>
      <w:r>
        <w:rPr>
          <w:rStyle w:val="afd"/>
        </w:rPr>
        <w:annotationRef/>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hint="eastAsia"/>
            <w:sz w:val="24"/>
            <w:szCs w:val="24"/>
          </w:rPr>
          <m:t>前面讲是条件概率函数，这里是后验分布</m:t>
        </m:r>
        <m:r>
          <m:rPr>
            <m:sty m:val="bi"/>
          </m:rPr>
          <w:rPr>
            <w:rFonts w:ascii="Cambria Math" w:eastAsia="宋体" w:hAnsi="Times New Roman" w:cs="Times New Roman"/>
            <w:sz w:val="24"/>
            <w:szCs w:val="24"/>
          </w:rPr>
          <m:t>，</m:t>
        </m:r>
      </m:oMath>
    </w:p>
    <w:p w14:paraId="66D18AC4" w14:textId="77777777" w:rsidR="001B035E" w:rsidRDefault="001B035E" w:rsidP="00E67543">
      <w:pPr>
        <w:pStyle w:val="afe"/>
      </w:pPr>
      <w:r>
        <w:rPr>
          <w:rFonts w:hint="eastAsia"/>
        </w:rPr>
        <w:t>是一个意思么？</w:t>
      </w:r>
    </w:p>
    <w:p w14:paraId="0FC56CCE" w14:textId="77777777" w:rsidR="001B035E" w:rsidRPr="00241C68" w:rsidRDefault="001B035E" w:rsidP="00E67543">
      <w:pPr>
        <w:pStyle w:val="afe"/>
      </w:pPr>
      <w:r>
        <w:rPr>
          <w:rFonts w:hint="eastAsia"/>
        </w:rPr>
        <w:t>可否统一一下？</w:t>
      </w:r>
    </w:p>
  </w:comment>
  <w:comment w:id="406" w:author="Tan zhen" w:date="2020-08-10T23:45:00Z" w:initials="Tz">
    <w:p w14:paraId="23EBC805" w14:textId="77777777" w:rsidR="001B035E" w:rsidRDefault="001B035E" w:rsidP="00E67543">
      <w:pPr>
        <w:pStyle w:val="afe"/>
      </w:pPr>
      <w:r>
        <w:rPr>
          <w:rStyle w:val="afd"/>
        </w:rPr>
        <w:annotationRef/>
      </w:r>
      <w:r>
        <w:rPr>
          <w:rFonts w:hint="eastAsia"/>
        </w:rPr>
        <w:t>统一写成后验了，后验概率也可看成是有数据下的条件概率</w:t>
      </w:r>
    </w:p>
  </w:comment>
  <w:comment w:id="407" w:author="Microsoft 帐户" w:date="2021-06-08T09:35:00Z" w:initials="M帐">
    <w:p w14:paraId="308589D3" w14:textId="52082BAD" w:rsidR="001B035E" w:rsidRDefault="001B035E">
      <w:pPr>
        <w:pStyle w:val="afe"/>
      </w:pPr>
      <w:r>
        <w:rPr>
          <w:rStyle w:val="afd"/>
        </w:rPr>
        <w:annotationRef/>
      </w:r>
      <w:r w:rsidRPr="00D66008">
        <w:rPr>
          <w:i/>
        </w:rPr>
        <w:t>K</w:t>
      </w:r>
      <w:r>
        <w:t>是什么意思？</w:t>
      </w:r>
    </w:p>
  </w:comment>
  <w:comment w:id="408" w:author="Tan zhen" w:date="2021-07-20T17:22:00Z" w:initials="Tz">
    <w:p w14:paraId="60D10AAF" w14:textId="1C769A3B" w:rsidR="001B035E" w:rsidRDefault="001B035E">
      <w:pPr>
        <w:pStyle w:val="afe"/>
      </w:pPr>
      <w:r>
        <w:rPr>
          <w:rStyle w:val="afd"/>
        </w:rPr>
        <w:annotationRef/>
      </w:r>
      <w:r>
        <w:rPr>
          <w:rFonts w:hint="eastAsia"/>
        </w:rPr>
        <w:t>在之前部分</w:t>
      </w:r>
      <w:r>
        <w:rPr>
          <w:rFonts w:hint="eastAsia"/>
        </w:rPr>
        <w:t>2</w:t>
      </w:r>
      <w:r>
        <w:t>.2</w:t>
      </w:r>
      <w:r>
        <w:rPr>
          <w:rFonts w:hint="eastAsia"/>
        </w:rPr>
        <w:t>有</w:t>
      </w:r>
      <w:r>
        <w:rPr>
          <w:rFonts w:hint="eastAsia"/>
        </w:rPr>
        <w:t>K</w:t>
      </w:r>
      <w:r>
        <w:rPr>
          <w:rFonts w:hint="eastAsia"/>
        </w:rPr>
        <w:t>的定义</w:t>
      </w:r>
    </w:p>
  </w:comment>
  <w:comment w:id="410" w:author="Microsoft 帐户" w:date="2020-07-29T15:44:00Z" w:initials="M帐">
    <w:p w14:paraId="27652F99" w14:textId="77777777" w:rsidR="001B035E" w:rsidRDefault="001B035E" w:rsidP="00E67543">
      <w:pPr>
        <w:pStyle w:val="afe"/>
      </w:pPr>
      <w:r>
        <w:rPr>
          <w:rStyle w:val="afd"/>
        </w:rPr>
        <w:annotationRef/>
      </w:r>
      <w:r>
        <w:rPr>
          <w:rFonts w:hint="eastAsia"/>
        </w:rPr>
        <w:t>此类变量不是很好理解？</w:t>
      </w:r>
    </w:p>
    <w:p w14:paraId="6FDFDADE" w14:textId="77777777" w:rsidR="001B035E" w:rsidRDefault="001B035E" w:rsidP="00E67543">
      <w:pPr>
        <w:pStyle w:val="afe"/>
      </w:pPr>
      <w:r>
        <w:rPr>
          <w:rFonts w:hint="eastAsia"/>
        </w:rPr>
        <w:t>主要没有这块的基础</w:t>
      </w:r>
    </w:p>
    <w:p w14:paraId="79DC7221" w14:textId="77777777" w:rsidR="001B035E" w:rsidRDefault="001B035E" w:rsidP="00E67543">
      <w:pPr>
        <w:pStyle w:val="afe"/>
      </w:pPr>
    </w:p>
  </w:comment>
  <w:comment w:id="411" w:author="Tan zhen" w:date="2020-08-10T23:21:00Z" w:initials="Tz">
    <w:p w14:paraId="19134304" w14:textId="77777777" w:rsidR="001B035E" w:rsidRDefault="001B035E" w:rsidP="00E67543">
      <w:pPr>
        <w:pStyle w:val="afe"/>
      </w:pPr>
      <w:r>
        <w:rPr>
          <w:rStyle w:val="afd"/>
        </w:rPr>
        <w:annotationRef/>
      </w:r>
      <w:r>
        <w:rPr>
          <w:rFonts w:hint="eastAsia"/>
        </w:rPr>
        <w:t>这样写当时也是考虑过，好像更合理（因为解的编码可以自行定义），不然要不改成解从</w:t>
      </w:r>
      <w:r>
        <w:rPr>
          <w:rFonts w:hint="eastAsia"/>
        </w:rPr>
        <w:t>1</w:t>
      </w:r>
      <w:r>
        <w:rPr>
          <w:rFonts w:hint="eastAsia"/>
        </w:rPr>
        <w:t>编号到</w:t>
      </w:r>
      <w:r>
        <w:rPr>
          <w:rFonts w:hint="eastAsia"/>
        </w:rPr>
        <w:t>K</w:t>
      </w:r>
      <w:r>
        <w:rPr>
          <w:rFonts w:hint="eastAsia"/>
        </w:rPr>
        <w:t>？（那样的话</w:t>
      </w:r>
      <w:r>
        <w:rPr>
          <w:rFonts w:hint="eastAsia"/>
        </w:rPr>
        <w:t>notation</w:t>
      </w:r>
      <w:r>
        <w:rPr>
          <w:rFonts w:hint="eastAsia"/>
        </w:rPr>
        <w:t>可能不够严谨，所有</w:t>
      </w:r>
      <w:r>
        <w:rPr>
          <w:rFonts w:hint="eastAsia"/>
        </w:rPr>
        <w:t>x</w:t>
      </w:r>
      <w:r>
        <w:rPr>
          <w:rFonts w:hint="eastAsia"/>
        </w:rPr>
        <w:t>都得改为不加粗，但实际上解又是个向量）</w:t>
      </w:r>
    </w:p>
  </w:comment>
  <w:comment w:id="412" w:author="Microsoft 帐户" w:date="2020-07-29T15:39:00Z" w:initials="M帐">
    <w:p w14:paraId="12FEC101" w14:textId="77777777" w:rsidR="001B035E" w:rsidRDefault="001B035E" w:rsidP="00E67543">
      <w:pPr>
        <w:pStyle w:val="afe"/>
        <w:rPr>
          <w:sz w:val="24"/>
          <w:szCs w:val="24"/>
        </w:rPr>
      </w:pPr>
      <w:r>
        <w:rPr>
          <w:rStyle w:val="afd"/>
        </w:rPr>
        <w:annotationRef/>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r>
          <w:rPr>
            <w:rFonts w:ascii="Cambria Math" w:eastAsia="宋体" w:hAnsi="Times New Roman" w:cs="Times New Roman" w:hint="eastAsia"/>
            <w:sz w:val="24"/>
            <w:szCs w:val="24"/>
          </w:rPr>
          <m:t>是什么意思？</m:t>
        </m:r>
      </m:oMath>
      <w:r>
        <w:rPr>
          <w:rFonts w:hint="eastAsia"/>
          <w:sz w:val="24"/>
          <w:szCs w:val="24"/>
        </w:rPr>
        <w:t>上面是</w:t>
      </w:r>
      <w:r>
        <w:rPr>
          <w:rFonts w:hint="eastAsia"/>
          <w:sz w:val="24"/>
          <w:szCs w:val="24"/>
        </w:rPr>
        <w:t>N</w:t>
      </w:r>
      <w:r>
        <w:rPr>
          <w:rFonts w:hint="eastAsia"/>
          <w:sz w:val="24"/>
          <w:szCs w:val="24"/>
        </w:rPr>
        <w:t>意味着？</w:t>
      </w:r>
    </w:p>
    <w:p w14:paraId="523F00F4" w14:textId="77777777" w:rsidR="001B035E" w:rsidRPr="002572C2" w:rsidRDefault="009363F8" w:rsidP="00E67543">
      <w:pPr>
        <w:pStyle w:val="afe"/>
        <w:rPr>
          <w:b/>
          <w:sz w:val="24"/>
          <w:szCs w:val="24"/>
        </w:rPr>
      </w:pPr>
      <m:oMathPara>
        <m:oMath>
          <m:sSubSup>
            <m:sSubSupPr>
              <m:ctrlPr>
                <w:rPr>
                  <w:rFonts w:ascii="Cambria Math" w:eastAsia="宋体" w:hAnsi="Times New Roman" w:cs="Times New Roman"/>
                  <w:b/>
                  <w:i/>
                  <w:sz w:val="24"/>
                  <w:szCs w:val="24"/>
                  <w:highlight w:val="yellow"/>
                </w:rPr>
              </m:ctrlPr>
            </m:sSubSupPr>
            <m:e>
              <m:r>
                <w:rPr>
                  <w:rFonts w:ascii="Cambria Math" w:eastAsia="宋体" w:hAnsi="Cambria Math" w:cs="Times New Roman"/>
                  <w:sz w:val="24"/>
                  <w:szCs w:val="24"/>
                  <w:highlight w:val="green"/>
                </w:rPr>
                <m:t>θ</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r>
                <m:rPr>
                  <m:sty m:val="p"/>
                </m:rPr>
                <w:rPr>
                  <w:rFonts w:ascii="Cambria Math" w:eastAsia="宋体" w:hAnsi="Times New Roman" w:cs="Times New Roman"/>
                  <w:sz w:val="24"/>
                  <w:szCs w:val="24"/>
                  <w:highlight w:val="yellow"/>
                </w:rPr>
                <m:t>,</m:t>
              </m:r>
              <m:r>
                <w:rPr>
                  <w:rFonts w:ascii="Cambria Math" w:eastAsia="宋体" w:hAnsi="Times New Roman" w:cs="Times New Roman"/>
                  <w:sz w:val="24"/>
                  <w:szCs w:val="24"/>
                  <w:highlight w:val="yellow"/>
                </w:rPr>
                <m:t>N</m:t>
              </m:r>
            </m:sup>
          </m:sSub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hint="eastAsia"/>
              <w:sz w:val="24"/>
              <w:szCs w:val="24"/>
              <w:highlight w:val="yellow"/>
            </w:rPr>
            <m:t>是不是得给出其含义？</m:t>
          </m:r>
        </m:oMath>
      </m:oMathPara>
    </w:p>
    <w:p w14:paraId="56147651" w14:textId="77777777" w:rsidR="001B035E" w:rsidRDefault="001B035E" w:rsidP="00E67543">
      <w:pPr>
        <w:pStyle w:val="afe"/>
        <w:rPr>
          <w:b/>
          <w:sz w:val="24"/>
          <w:szCs w:val="24"/>
        </w:rPr>
      </w:pPr>
      <w:r>
        <w:rPr>
          <w:rFonts w:hint="eastAsia"/>
          <w:b/>
          <w:sz w:val="24"/>
          <w:szCs w:val="24"/>
        </w:rPr>
        <w:t>文重符号很多，相似的符号也很多，建议在介绍算法得时候，把算法涉及的所有变量搞个列表？这样一目了然</w:t>
      </w:r>
      <w:r>
        <w:rPr>
          <w:rFonts w:hint="eastAsia"/>
          <w:b/>
          <w:sz w:val="24"/>
          <w:szCs w:val="24"/>
        </w:rPr>
        <w:t>~</w:t>
      </w:r>
      <w:r>
        <w:rPr>
          <w:b/>
          <w:sz w:val="24"/>
          <w:szCs w:val="24"/>
        </w:rPr>
        <w:t xml:space="preserve"> </w:t>
      </w:r>
    </w:p>
    <w:p w14:paraId="6A0BEDEB" w14:textId="77777777" w:rsidR="001B035E" w:rsidRDefault="001B035E" w:rsidP="00E67543">
      <w:pPr>
        <w:pStyle w:val="afe"/>
        <w:rPr>
          <w:b/>
          <w:sz w:val="24"/>
          <w:szCs w:val="24"/>
        </w:rPr>
      </w:pPr>
      <w:r>
        <w:rPr>
          <w:rFonts w:hint="eastAsia"/>
          <w:b/>
          <w:sz w:val="24"/>
          <w:szCs w:val="24"/>
        </w:rPr>
        <w:t>同样</w:t>
      </w:r>
      <w:r>
        <w:rPr>
          <w:rFonts w:hint="eastAsia"/>
          <w:b/>
          <w:sz w:val="24"/>
          <w:szCs w:val="24"/>
        </w:rPr>
        <w:t>N</w:t>
      </w:r>
      <w:r>
        <w:rPr>
          <w:rFonts w:hint="eastAsia"/>
          <w:b/>
          <w:sz w:val="24"/>
          <w:szCs w:val="24"/>
        </w:rPr>
        <w:t>意味着？？</w:t>
      </w:r>
    </w:p>
    <w:p w14:paraId="66B3512C" w14:textId="77777777" w:rsidR="001B035E" w:rsidRDefault="001B035E" w:rsidP="00E67543">
      <w:pPr>
        <w:pStyle w:val="afe"/>
        <w:rPr>
          <w:b/>
          <w:sz w:val="24"/>
          <w:szCs w:val="24"/>
        </w:rPr>
      </w:pPr>
    </w:p>
    <w:p w14:paraId="083DE80B" w14:textId="77777777" w:rsidR="001B035E" w:rsidRPr="002572C2" w:rsidRDefault="001B035E" w:rsidP="00E67543">
      <w:pPr>
        <w:pStyle w:val="afe"/>
        <w:rPr>
          <w:b/>
          <w:sz w:val="24"/>
          <w:szCs w:val="24"/>
        </w:rPr>
      </w:pPr>
    </w:p>
    <w:p w14:paraId="49FBA66B" w14:textId="77777777" w:rsidR="001B035E" w:rsidRPr="002572C2" w:rsidRDefault="001B035E" w:rsidP="00E67543">
      <w:pPr>
        <w:pStyle w:val="afe"/>
      </w:pPr>
    </w:p>
  </w:comment>
  <w:comment w:id="413" w:author="Tan zhen" w:date="2020-08-10T23:21:00Z" w:initials="Tz">
    <w:p w14:paraId="562C2818" w14:textId="77777777" w:rsidR="001B035E" w:rsidRDefault="001B035E" w:rsidP="00E67543">
      <w:pPr>
        <w:pStyle w:val="afe"/>
      </w:pPr>
      <w:r>
        <w:rPr>
          <w:rStyle w:val="afd"/>
        </w:rPr>
        <w:annotationRef/>
      </w:r>
      <w:r>
        <w:rPr>
          <w:rFonts w:hint="eastAsia"/>
        </w:rPr>
        <w:t>加了一句</w:t>
      </w:r>
    </w:p>
  </w:comment>
  <w:comment w:id="414" w:author="Microsoft 帐户" w:date="2021-06-08T09:56:00Z" w:initials="M帐">
    <w:p w14:paraId="355F4168" w14:textId="7AA82EE2" w:rsidR="001B035E" w:rsidRDefault="001B035E">
      <w:pPr>
        <w:pStyle w:val="afe"/>
      </w:pPr>
      <w:r>
        <w:rPr>
          <w:rStyle w:val="afd"/>
        </w:rPr>
        <w:annotationRef/>
      </w:r>
      <w:r>
        <w:t>表达感觉有点问题？</w:t>
      </w:r>
    </w:p>
    <w:p w14:paraId="211B8DB6" w14:textId="6FD7CFBC" w:rsidR="001B035E" w:rsidRPr="00CD5958" w:rsidRDefault="009363F8">
      <w:pPr>
        <w:pStyle w:val="afe"/>
        <w:rPr>
          <w:b/>
          <w:iCs/>
          <w:sz w:val="24"/>
          <w:szCs w:val="24"/>
        </w:rPr>
      </w:pPr>
      <m:oMathPara>
        <m:oMath>
          <m:sSubSup>
            <m:sSubSupPr>
              <m:ctrlPr>
                <w:rPr>
                  <w:rFonts w:ascii="Cambria Math" w:eastAsia="宋体" w:hAnsi="Times New Roman" w:cs="Times New Roman"/>
                  <w:b/>
                  <w:i/>
                  <w:iCs/>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sup>
          </m:sSubSup>
          <m:r>
            <m:rPr>
              <m:sty m:val="bi"/>
            </m:rPr>
            <w:rPr>
              <w:rFonts w:ascii="Cambria Math" w:eastAsia="宋体" w:hAnsi="Times New Roman" w:cs="Times New Roman"/>
              <w:sz w:val="24"/>
              <w:szCs w:val="24"/>
            </w:rPr>
            <m:t>的期望？</m:t>
          </m:r>
        </m:oMath>
      </m:oMathPara>
    </w:p>
    <w:p w14:paraId="1BC3F61E" w14:textId="635042A7" w:rsidR="001B035E" w:rsidRPr="00CD5958" w:rsidRDefault="009363F8">
      <w:pPr>
        <w:pStyle w:val="afe"/>
        <w:rPr>
          <w:b/>
          <w:iCs/>
          <w:sz w:val="24"/>
          <w:szCs w:val="24"/>
        </w:rPr>
      </w:pPr>
      <m:oMathPara>
        <m:oMath>
          <m:sSubSup>
            <m:sSubSupPr>
              <m:ctrlPr>
                <w:rPr>
                  <w:rFonts w:ascii="Cambria Math" w:eastAsia="宋体" w:hAnsi="Times New Roman" w:cs="Times New Roman"/>
                  <w:b/>
                  <w:i/>
                  <w:iCs/>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sup>
          </m:sSubSup>
          <m:r>
            <m:rPr>
              <m:sty m:val="bi"/>
            </m:rPr>
            <w:rPr>
              <w:rFonts w:ascii="Cambria Math" w:eastAsia="宋体" w:hAnsi="Times New Roman" w:cs="Times New Roman"/>
              <w:sz w:val="24"/>
              <w:szCs w:val="24"/>
              <w:highlight w:val="yellow"/>
            </w:rPr>
            <m:t>不是均值？</m:t>
          </m:r>
        </m:oMath>
      </m:oMathPara>
    </w:p>
    <w:p w14:paraId="67715F4B" w14:textId="696274F6" w:rsidR="001B035E" w:rsidRPr="00CD5958" w:rsidRDefault="001B035E">
      <w:pPr>
        <w:pStyle w:val="afe"/>
        <w:rPr>
          <w:b/>
          <w:iCs/>
          <w:sz w:val="24"/>
          <w:szCs w:val="24"/>
        </w:rPr>
      </w:pPr>
      <w:r>
        <w:rPr>
          <w:b/>
          <w:iCs/>
          <w:sz w:val="24"/>
          <w:szCs w:val="24"/>
        </w:rPr>
        <w:t>均值的期望？</w:t>
      </w:r>
    </w:p>
  </w:comment>
  <w:comment w:id="415" w:author="Tan zhen" w:date="2021-07-20T18:11:00Z" w:initials="Tz">
    <w:p w14:paraId="1458278F" w14:textId="097363BE" w:rsidR="001B035E" w:rsidRDefault="001B035E">
      <w:pPr>
        <w:pStyle w:val="afe"/>
      </w:pPr>
      <w:r>
        <w:rPr>
          <w:rStyle w:val="afd"/>
        </w:rPr>
        <w:annotationRef/>
      </w:r>
      <w:r>
        <w:rPr>
          <w:rFonts w:hint="eastAsia"/>
        </w:rPr>
        <w:t>这里指的是到第</w:t>
      </w:r>
      <w:r>
        <w:rPr>
          <w:rFonts w:hint="eastAsia"/>
        </w:rPr>
        <w:t>N</w:t>
      </w:r>
      <w:r>
        <w:rPr>
          <w:rFonts w:hint="eastAsia"/>
        </w:rPr>
        <w:t>个采样之后的后验期望</w:t>
      </w:r>
    </w:p>
  </w:comment>
  <w:comment w:id="416" w:author="Microsoft 帐户" w:date="2020-07-29T15:46:00Z" w:initials="M帐">
    <w:p w14:paraId="770AF6A9" w14:textId="77777777" w:rsidR="001B035E" w:rsidRDefault="001B035E" w:rsidP="00E67543">
      <w:pPr>
        <w:pStyle w:val="afe"/>
      </w:pPr>
      <w:r>
        <w:rPr>
          <w:rStyle w:val="afd"/>
        </w:rPr>
        <w:annotationRef/>
      </w:r>
      <w:r>
        <w:rPr>
          <w:rFonts w:hint="eastAsia"/>
        </w:rPr>
        <w:t>给出简单的</w:t>
      </w:r>
      <w:r>
        <w:rPr>
          <w:rFonts w:hint="eastAsia"/>
        </w:rPr>
        <w:t>p</w:t>
      </w:r>
      <w:r>
        <w:t>roof</w:t>
      </w:r>
      <w:r>
        <w:rPr>
          <w:rFonts w:hint="eastAsia"/>
        </w:rPr>
        <w:t>过程或推导过程，</w:t>
      </w:r>
    </w:p>
    <w:p w14:paraId="7AA59858" w14:textId="77777777" w:rsidR="001B035E" w:rsidRDefault="001B035E" w:rsidP="00E67543">
      <w:pPr>
        <w:pStyle w:val="afe"/>
      </w:pPr>
      <w:r>
        <w:rPr>
          <w:rFonts w:hint="eastAsia"/>
        </w:rPr>
        <w:t>没有统计学知识的，肯定转弯不过！</w:t>
      </w:r>
    </w:p>
  </w:comment>
  <w:comment w:id="417" w:author="Tan zhen" w:date="2020-08-10T23:21:00Z" w:initials="Tz">
    <w:p w14:paraId="3DD257FD" w14:textId="77777777" w:rsidR="001B035E" w:rsidRDefault="001B035E" w:rsidP="00E67543">
      <w:pPr>
        <w:pStyle w:val="afe"/>
      </w:pPr>
      <w:r>
        <w:rPr>
          <w:rStyle w:val="afd"/>
        </w:rPr>
        <w:annotationRef/>
      </w:r>
      <w:r>
        <w:rPr>
          <w:rFonts w:hint="eastAsia"/>
        </w:rPr>
        <w:t>加了一步，之前那个</w:t>
      </w:r>
      <w:r>
        <w:rPr>
          <w:rFonts w:hint="eastAsia"/>
        </w:rPr>
        <w:t>quantile</w:t>
      </w:r>
      <w:r>
        <w:rPr>
          <w:rFonts w:hint="eastAsia"/>
        </w:rPr>
        <w:t>写错了，改了下</w:t>
      </w:r>
    </w:p>
  </w:comment>
  <w:comment w:id="420" w:author="Microsoft 帐户" w:date="2020-08-20T11:08:00Z" w:initials="M帐">
    <w:p w14:paraId="39324D2D" w14:textId="062E8363" w:rsidR="001B035E" w:rsidRDefault="001B035E">
      <w:pPr>
        <w:pStyle w:val="afe"/>
      </w:pPr>
      <w:r>
        <w:rPr>
          <w:rStyle w:val="afd"/>
        </w:rPr>
        <w:annotationRef/>
      </w:r>
      <w:r>
        <w:rPr>
          <w:rFonts w:hint="eastAsia"/>
        </w:rPr>
        <w:t>此模型里面应该都不是粗体！！！</w:t>
      </w:r>
    </w:p>
  </w:comment>
  <w:comment w:id="421" w:author="Zhen Tan" w:date="2020-08-27T17:13:00Z" w:initials="ZT">
    <w:p w14:paraId="0BFDC9AB" w14:textId="2F5BD1FF" w:rsidR="001B035E" w:rsidRDefault="001B035E">
      <w:pPr>
        <w:pStyle w:val="afe"/>
      </w:pPr>
      <w:r>
        <w:rPr>
          <w:rStyle w:val="afd"/>
        </w:rPr>
        <w:annotationRef/>
      </w:r>
      <w:r>
        <w:t>You are right!! revised</w:t>
      </w:r>
    </w:p>
  </w:comment>
  <w:comment w:id="454" w:author="Microsoft 帐户" w:date="2021-06-08T10:15:00Z" w:initials="M帐">
    <w:p w14:paraId="62643BC1" w14:textId="20C744EE" w:rsidR="001B035E" w:rsidRDefault="001B035E">
      <w:pPr>
        <w:pStyle w:val="afe"/>
      </w:pPr>
      <w:r>
        <w:rPr>
          <w:rStyle w:val="afd"/>
        </w:rPr>
        <w:annotationRef/>
      </w:r>
      <w:r>
        <w:t>这个时候貌似赋予</w:t>
      </w:r>
      <w:r>
        <w:t>K</w:t>
      </w:r>
      <w:r>
        <w:t>的含义！</w:t>
      </w:r>
    </w:p>
  </w:comment>
  <w:comment w:id="455" w:author="Microsoft 帐户" w:date="2020-07-29T15:56:00Z" w:initials="M帐">
    <w:p w14:paraId="49864DAA" w14:textId="77777777" w:rsidR="001B035E" w:rsidRDefault="001B035E" w:rsidP="00E67543">
      <w:pPr>
        <w:pStyle w:val="afe"/>
      </w:pPr>
      <w:r>
        <w:rPr>
          <w:rStyle w:val="afd"/>
        </w:rPr>
        <w:annotationRef/>
      </w:r>
      <w:r>
        <w:rPr>
          <w:rFonts w:hint="eastAsia"/>
        </w:rPr>
        <w:t>目的是为了减少方法的数目？</w:t>
      </w:r>
    </w:p>
  </w:comment>
  <w:comment w:id="456" w:author="Microsoft 帐户" w:date="2020-08-20T11:34:00Z" w:initials="M帐">
    <w:p w14:paraId="5E261F29" w14:textId="1EAAC8A2" w:rsidR="001B035E" w:rsidRDefault="001B035E">
      <w:pPr>
        <w:pStyle w:val="afe"/>
      </w:pPr>
      <w:r>
        <w:rPr>
          <w:rStyle w:val="afd"/>
        </w:rPr>
        <w:annotationRef/>
      </w:r>
      <w:r>
        <w:rPr>
          <w:rFonts w:hint="eastAsia"/>
        </w:rPr>
        <w:t>是属于还是等于？</w:t>
      </w:r>
    </w:p>
  </w:comment>
  <w:comment w:id="457" w:author="Zhen Tan" w:date="2020-08-27T17:15:00Z" w:initials="ZT">
    <w:p w14:paraId="7093E86B" w14:textId="51B8EE6C" w:rsidR="001B035E" w:rsidRDefault="001B035E">
      <w:pPr>
        <w:pStyle w:val="afe"/>
      </w:pPr>
      <w:r>
        <w:rPr>
          <w:rStyle w:val="afd"/>
        </w:rPr>
        <w:annotationRef/>
      </w:r>
      <w:r>
        <w:t>Both fine, may be = is better?</w:t>
      </w:r>
    </w:p>
  </w:comment>
  <w:comment w:id="466" w:author="Microsoft 帐户" w:date="2020-08-20T11:26:00Z" w:initials="M帐">
    <w:p w14:paraId="193C9F19" w14:textId="5FE0895E" w:rsidR="001B035E" w:rsidRDefault="001B035E">
      <w:pPr>
        <w:pStyle w:val="afe"/>
      </w:pPr>
      <w:r>
        <w:rPr>
          <w:rStyle w:val="afd"/>
        </w:rPr>
        <w:annotationRef/>
      </w:r>
      <w:r>
        <w:rPr>
          <w:rFonts w:hint="eastAsia"/>
        </w:rPr>
        <w:t>非粗体！！</w:t>
      </w:r>
    </w:p>
  </w:comment>
  <w:comment w:id="467" w:author="Zhen Tan" w:date="2020-08-27T17:15:00Z" w:initials="ZT">
    <w:p w14:paraId="2E184E79" w14:textId="5AADDFED" w:rsidR="001B035E" w:rsidRDefault="001B035E">
      <w:pPr>
        <w:pStyle w:val="afe"/>
      </w:pPr>
      <w:r>
        <w:rPr>
          <w:rStyle w:val="afd"/>
        </w:rPr>
        <w:annotationRef/>
      </w:r>
      <w:r>
        <w:t>Yes!</w:t>
      </w:r>
    </w:p>
  </w:comment>
  <w:comment w:id="472" w:author="Microsoft 帐户" w:date="2020-07-29T15:58:00Z" w:initials="M帐">
    <w:p w14:paraId="405E5AE9" w14:textId="77777777" w:rsidR="001B035E" w:rsidRDefault="001B035E" w:rsidP="00E67543">
      <w:pPr>
        <w:pStyle w:val="afe"/>
      </w:pPr>
      <w:r>
        <w:rPr>
          <w:rStyle w:val="afd"/>
        </w:rPr>
        <w:annotationRef/>
      </w:r>
      <w:r>
        <w:t>12</w:t>
      </w:r>
      <w:r>
        <w:t>？？</w:t>
      </w:r>
    </w:p>
  </w:comment>
  <w:comment w:id="473" w:author="Microsoft 帐户" w:date="2020-07-29T15:59:00Z" w:initials="M帐">
    <w:p w14:paraId="7ED2628D" w14:textId="77777777" w:rsidR="001B035E" w:rsidRDefault="001B035E" w:rsidP="00E67543">
      <w:pPr>
        <w:pStyle w:val="afe"/>
      </w:pPr>
      <w:r>
        <w:rPr>
          <w:rStyle w:val="afd"/>
        </w:rPr>
        <w:annotationRef/>
      </w:r>
      <w:r>
        <w:rPr>
          <w:rFonts w:hint="eastAsia"/>
        </w:rPr>
        <w:t>加了一个转置，没问题吧？</w:t>
      </w:r>
    </w:p>
  </w:comment>
  <w:comment w:id="474" w:author="Tan zhen" w:date="2020-08-10T23:59:00Z" w:initials="Tz">
    <w:p w14:paraId="681BA71E" w14:textId="77777777" w:rsidR="001B035E" w:rsidRDefault="001B035E" w:rsidP="00E67543">
      <w:pPr>
        <w:pStyle w:val="afe"/>
      </w:pPr>
      <w:r>
        <w:rPr>
          <w:rStyle w:val="afd"/>
        </w:rPr>
        <w:annotationRef/>
      </w:r>
      <w:r>
        <w:rPr>
          <w:rFonts w:hint="eastAsia"/>
        </w:rPr>
        <w:t>可以的，后面这个向量用圆括号，其他地方也是，集合用花括号</w:t>
      </w:r>
    </w:p>
  </w:comment>
  <w:comment w:id="475" w:author="Microsoft 帐户" w:date="2020-08-20T11:35:00Z" w:initials="M帐">
    <w:p w14:paraId="29C9F17F" w14:textId="5E814761" w:rsidR="001B035E" w:rsidRDefault="001B035E">
      <w:pPr>
        <w:pStyle w:val="afe"/>
      </w:pPr>
      <w:r>
        <w:rPr>
          <w:rStyle w:val="afd"/>
        </w:rPr>
        <w:annotationRef/>
      </w:r>
      <w:r>
        <w:rPr>
          <w:rFonts w:hint="eastAsia"/>
        </w:rPr>
        <w:t>向量？？？</w:t>
      </w:r>
    </w:p>
  </w:comment>
  <w:comment w:id="476" w:author="Zhen Tan" w:date="2020-08-27T17:18:00Z" w:initials="ZT">
    <w:p w14:paraId="2734E2B3" w14:textId="2F18A856" w:rsidR="001B035E" w:rsidRDefault="001B035E">
      <w:pPr>
        <w:pStyle w:val="afe"/>
      </w:pPr>
      <w:r>
        <w:rPr>
          <w:rStyle w:val="afd"/>
        </w:rPr>
        <w:annotationRef/>
      </w:r>
      <w:r>
        <w:t>Yes..</w:t>
      </w:r>
    </w:p>
  </w:comment>
  <w:comment w:id="477" w:author="Microsoft 帐户" w:date="2020-08-20T11:41:00Z" w:initials="M帐">
    <w:p w14:paraId="349E1C95" w14:textId="4C9543FA" w:rsidR="001B035E" w:rsidRDefault="001B035E">
      <w:pPr>
        <w:pStyle w:val="afe"/>
      </w:pPr>
      <w:r>
        <w:rPr>
          <w:rStyle w:val="afd"/>
        </w:rPr>
        <w:annotationRef/>
      </w:r>
      <w:r>
        <w:rPr>
          <w:rFonts w:hint="eastAsia"/>
        </w:rPr>
        <w:t>这是啥？</w:t>
      </w:r>
    </w:p>
  </w:comment>
  <w:comment w:id="478" w:author="Zhen Tan" w:date="2020-08-27T17:18:00Z" w:initials="ZT">
    <w:p w14:paraId="5FFEB75E" w14:textId="33A46A7F" w:rsidR="001B035E" w:rsidRDefault="001B035E">
      <w:pPr>
        <w:pStyle w:val="afe"/>
      </w:pPr>
      <w:r>
        <w:rPr>
          <w:rStyle w:val="afd"/>
        </w:rPr>
        <w:annotationRef/>
      </w:r>
      <w:r>
        <w:t>A scalar times an identity matrix..</w:t>
      </w:r>
    </w:p>
  </w:comment>
  <w:comment w:id="481" w:author="Microsoft 帐户" w:date="2020-07-29T16:07:00Z" w:initials="M帐">
    <w:p w14:paraId="07E71952" w14:textId="77777777" w:rsidR="001B035E" w:rsidRDefault="001B035E" w:rsidP="00E67543">
      <w:pPr>
        <w:pStyle w:val="afe"/>
        <w:rPr>
          <w:b/>
          <w:sz w:val="24"/>
          <w:szCs w:val="24"/>
        </w:rPr>
      </w:pPr>
      <w:r>
        <w:rPr>
          <w:rStyle w:val="afd"/>
        </w:rPr>
        <w:annotationRef/>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r>
              <m:rPr>
                <m:sty m:val="p"/>
              </m:rPr>
              <w:rPr>
                <w:rFonts w:ascii="Cambria Math" w:eastAsia="微软雅黑" w:hAnsi="Cambria Math" w:cs="微软雅黑"/>
                <w:color w:val="FF0000"/>
                <w:sz w:val="24"/>
                <w:szCs w:val="24"/>
                <w:shd w:val="clear" w:color="auto" w:fill="FFFFFF"/>
              </w:rPr>
              <m:t>,</m:t>
            </m:r>
            <m:r>
              <w:rPr>
                <w:rFonts w:ascii="Cambria Math" w:eastAsia="微软雅黑" w:hAnsi="Cambria Math" w:cs="微软雅黑"/>
                <w:color w:val="FF0000"/>
                <w:sz w:val="24"/>
                <w:szCs w:val="24"/>
                <w:shd w:val="clear" w:color="auto" w:fill="FFFFFF"/>
              </w:rPr>
              <m:t>n</m:t>
            </m:r>
          </m:sup>
        </m:sSup>
        <m:r>
          <w:rPr>
            <w:rFonts w:ascii="Cambria Math" w:hAnsi="Cambria Math" w:cs="Cambria Math"/>
            <w:color w:val="FF0000"/>
            <w:sz w:val="24"/>
            <w:szCs w:val="24"/>
            <w:shd w:val="clear" w:color="auto" w:fill="FFFFFF"/>
          </w:rPr>
          <m:t xml:space="preserve"> </m:t>
        </m:r>
        <m:r>
          <w:rPr>
            <w:rFonts w:ascii="Cambria Math" w:hAnsi="Cambria Math" w:cs="Cambria Math" w:hint="eastAsia"/>
            <w:color w:val="FF0000"/>
            <w:sz w:val="24"/>
            <w:szCs w:val="24"/>
            <w:shd w:val="clear" w:color="auto" w:fill="FFFFFF"/>
          </w:rPr>
          <m:t>包含</m:t>
        </m:r>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sup>
        </m:sSup>
        <m:r>
          <w:rPr>
            <w:rFonts w:ascii="Cambria Math" w:hAnsi="Cambria Math" w:cs="Cambria Math" w:hint="eastAsia"/>
            <w:color w:val="FF0000"/>
            <w:sz w:val="24"/>
            <w:szCs w:val="24"/>
            <w:shd w:val="clear" w:color="auto" w:fill="FFFFFF"/>
          </w:rPr>
          <m:t>和</m:t>
        </m:r>
        <m:r>
          <w:rPr>
            <w:rFonts w:ascii="Cambria Math" w:hAnsi="Cambria Math" w:cs="Cambria Math"/>
            <w:color w:val="FF0000"/>
            <w:sz w:val="24"/>
            <w:szCs w:val="24"/>
            <w:shd w:val="clear" w:color="auto" w:fill="FFFFFF"/>
          </w:rPr>
          <m:t xml:space="preserve"> </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sz w:val="24"/>
            <w:szCs w:val="24"/>
          </w:rPr>
          <m:t>？？？</m:t>
        </m:r>
      </m:oMath>
    </w:p>
    <w:p w14:paraId="47C31616" w14:textId="77777777" w:rsidR="001B035E" w:rsidRDefault="001B035E" w:rsidP="00E67543">
      <w:pPr>
        <w:pStyle w:val="afe"/>
        <w:rPr>
          <w:b/>
          <w:sz w:val="24"/>
          <w:szCs w:val="24"/>
        </w:rPr>
      </w:pPr>
      <w:r>
        <w:rPr>
          <w:rFonts w:hint="eastAsia"/>
          <w:b/>
          <w:sz w:val="24"/>
          <w:szCs w:val="24"/>
        </w:rPr>
        <w:t>组合起来了？</w:t>
      </w:r>
    </w:p>
    <w:p w14:paraId="223325C8" w14:textId="77777777" w:rsidR="001B035E" w:rsidRDefault="001B035E" w:rsidP="00E67543">
      <w:pPr>
        <w:pStyle w:val="afe"/>
      </w:pPr>
    </w:p>
    <w:p w14:paraId="1F3D30B1" w14:textId="77777777" w:rsidR="001B035E" w:rsidRPr="00FF0026" w:rsidRDefault="001B035E" w:rsidP="00E67543">
      <w:pPr>
        <w:pStyle w:val="afe"/>
        <w:rPr>
          <w:color w:val="333333"/>
          <w:sz w:val="24"/>
          <w:szCs w:val="24"/>
          <w:shd w:val="clear" w:color="auto" w:fill="FFFFFF"/>
        </w:rPr>
      </w:pPr>
      <w:r>
        <w:rPr>
          <w:rFonts w:hint="eastAsia"/>
        </w:rPr>
        <w:t>但是，紧接着：</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r>
          <w:rPr>
            <w:rFonts w:ascii="Cambria Math" w:eastAsia="宋体" w:hAnsi="Cambria Math" w:cs="Times New Roman"/>
            <w:sz w:val="24"/>
            <w:szCs w:val="24"/>
          </w:rPr>
          <m:t xml:space="preserve"> </m:t>
        </m:r>
        <m:r>
          <w:rPr>
            <w:rFonts w:ascii="Cambria Math" w:eastAsia="宋体" w:hAnsi="Cambria Math" w:cs="Times New Roman" w:hint="eastAsia"/>
            <w:sz w:val="24"/>
            <w:szCs w:val="24"/>
          </w:rPr>
          <m:t>却是在更新</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与</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p>
    <w:p w14:paraId="0981B146" w14:textId="77777777" w:rsidR="001B035E" w:rsidRDefault="001B035E" w:rsidP="00E67543">
      <w:pPr>
        <w:pStyle w:val="afe"/>
      </w:pPr>
    </w:p>
    <w:p w14:paraId="4F7A7C08" w14:textId="77777777" w:rsidR="001B035E" w:rsidRPr="00FF0026" w:rsidRDefault="001B035E" w:rsidP="00E67543">
      <w:pPr>
        <w:pStyle w:val="afe"/>
        <w:rPr>
          <w:iCs/>
          <w:sz w:val="24"/>
          <w:szCs w:val="24"/>
        </w:rPr>
      </w:pPr>
      <w:r>
        <w:rPr>
          <w:rFonts w:hint="eastAsia"/>
        </w:rPr>
        <w:t>然而，上面一段</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与</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应该是对应</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ctrlPr>
              <w:rPr>
                <w:rFonts w:ascii="Cambria Math" w:eastAsia="宋体" w:hAnsi="Cambria Math" w:cs="Times New Roman"/>
                <w:iCs/>
                <w:sz w:val="24"/>
                <w:szCs w:val="24"/>
              </w:rPr>
            </m:ctrlPr>
          </m:e>
        </m:d>
      </m:oMath>
    </w:p>
    <w:p w14:paraId="28F52230" w14:textId="77777777" w:rsidR="001B035E" w:rsidRDefault="001B035E" w:rsidP="00E67543">
      <w:pPr>
        <w:pStyle w:val="afe"/>
      </w:pPr>
    </w:p>
    <w:p w14:paraId="5F2D58C3" w14:textId="77777777" w:rsidR="001B035E" w:rsidRPr="00FF0026" w:rsidRDefault="001B035E" w:rsidP="00E67543">
      <w:pPr>
        <w:pStyle w:val="afe"/>
      </w:pPr>
      <w:r>
        <w:rPr>
          <w:rFonts w:hint="eastAsia"/>
        </w:rPr>
        <w:t>I</w:t>
      </w:r>
      <w:r>
        <w:t>s there any issue???</w:t>
      </w:r>
    </w:p>
  </w:comment>
  <w:comment w:id="482" w:author="Tan zhen" w:date="2020-08-12T14:00:00Z" w:initials="Tz">
    <w:p w14:paraId="69B31C0F" w14:textId="77777777" w:rsidR="001B035E" w:rsidRDefault="001B035E" w:rsidP="00E67543">
      <w:pPr>
        <w:pStyle w:val="afe"/>
      </w:pPr>
      <w:r>
        <w:rPr>
          <w:rStyle w:val="afd"/>
        </w:rPr>
        <w:annotationRef/>
      </w:r>
      <w:r>
        <w:rPr>
          <w:rFonts w:hint="eastAsia"/>
        </w:rPr>
        <w:t>加了一句过渡一下</w:t>
      </w:r>
    </w:p>
  </w:comment>
  <w:comment w:id="483" w:author="Microsoft 帐户" w:date="2021-06-08T10:59:00Z" w:initials="M帐">
    <w:p w14:paraId="6EACC8AF" w14:textId="48AF909A" w:rsidR="001B035E" w:rsidRDefault="001B035E">
      <w:pPr>
        <w:pStyle w:val="afe"/>
        <w:rPr>
          <w:color w:val="333333"/>
          <w:sz w:val="24"/>
          <w:szCs w:val="24"/>
          <w:shd w:val="clear" w:color="auto" w:fill="FFFFFF"/>
        </w:rPr>
      </w:pPr>
      <w:r>
        <w:rPr>
          <w:rStyle w:val="afd"/>
        </w:rPr>
        <w:annotationRef/>
      </w:r>
      <w:r>
        <w:rPr>
          <w:sz w:val="24"/>
          <w:szCs w:val="24"/>
          <w:highlight w:val="green"/>
        </w:rPr>
        <w:t>是</w:t>
      </w:r>
      <w:r>
        <w:rPr>
          <w:rFonts w:hint="eastAsia"/>
          <w:sz w:val="24"/>
          <w:szCs w:val="24"/>
          <w:highlight w:val="green"/>
        </w:rPr>
        <w:t xml:space="preserve"> </w:t>
      </w:r>
      <w:r>
        <w:rPr>
          <w:sz w:val="24"/>
          <w:szCs w:val="24"/>
          <w:highlight w:val="green"/>
        </w:rPr>
        <w:t xml:space="preserve">n-1 </w:t>
      </w:r>
      <w:r>
        <w:rPr>
          <w:sz w:val="24"/>
          <w:szCs w:val="24"/>
          <w:highlight w:val="green"/>
        </w:rPr>
        <w:t>对应的</w:t>
      </w:r>
      <w:r>
        <w:rPr>
          <w:rFonts w:hint="eastAsia"/>
          <w:sz w:val="24"/>
          <w:szCs w:val="24"/>
          <w:highlight w:val="green"/>
        </w:rPr>
        <w:t xml:space="preserve"> </w:t>
      </w:r>
      <m:oMath>
        <m:sSubSup>
          <m:sSubSupPr>
            <m:ctrlPr>
              <w:rPr>
                <w:rFonts w:ascii="Cambria Math" w:hAnsi="Cambria Math" w:cs="Cambria Math"/>
                <w:color w:val="333333"/>
                <w:sz w:val="24"/>
                <w:szCs w:val="24"/>
                <w:highlight w:val="green"/>
                <w:shd w:val="clear" w:color="auto" w:fill="FFFFFF"/>
              </w:rPr>
            </m:ctrlPr>
          </m:sSubSupPr>
          <m:e>
            <m:r>
              <w:rPr>
                <w:rFonts w:ascii="Cambria Math" w:hAnsi="Cambria Math" w:cs="Times New Roman"/>
                <w:sz w:val="24"/>
                <w:szCs w:val="24"/>
                <w:highlight w:val="green"/>
              </w:rPr>
              <m:t>λ</m:t>
            </m:r>
          </m:e>
          <m:sub>
            <m:sSup>
              <m:sSupPr>
                <m:ctrlPr>
                  <w:rPr>
                    <w:rFonts w:ascii="Cambria Math" w:hAnsi="Cambria Math" w:cs="Times New Roman"/>
                    <w:i/>
                    <w:sz w:val="24"/>
                    <w:szCs w:val="24"/>
                    <w:highlight w:val="green"/>
                  </w:rPr>
                </m:ctrlPr>
              </m:sSupPr>
              <m:e>
                <m:r>
                  <m:rPr>
                    <m:sty m:val="b"/>
                  </m:rPr>
                  <w:rPr>
                    <w:rFonts w:ascii="Cambria Math" w:hAnsi="Cambria Math" w:cs="Times New Roman"/>
                    <w:sz w:val="24"/>
                    <w:szCs w:val="24"/>
                    <w:highlight w:val="green"/>
                  </w:rPr>
                  <m:t>x</m:t>
                </m:r>
              </m:e>
              <m:sup>
                <m:r>
                  <w:rPr>
                    <w:rFonts w:ascii="Cambria Math" w:hAnsi="Cambria Math" w:cs="Times New Roman"/>
                    <w:sz w:val="24"/>
                    <w:szCs w:val="24"/>
                    <w:highlight w:val="green"/>
                  </w:rPr>
                  <m:t>n</m:t>
                </m:r>
              </m:sup>
            </m:sSup>
          </m:sub>
          <m:sup>
            <m:r>
              <w:rPr>
                <w:rFonts w:ascii="Cambria Math" w:hAnsi="Cambria Math" w:cs="Cambria Math"/>
                <w:color w:val="333333"/>
                <w:sz w:val="24"/>
                <w:szCs w:val="24"/>
                <w:highlight w:val="green"/>
                <w:shd w:val="clear" w:color="auto" w:fill="FFFFFF"/>
              </w:rPr>
              <m:t>i,n-1</m:t>
            </m:r>
          </m:sup>
        </m:sSubSup>
      </m:oMath>
      <w:r>
        <w:rPr>
          <w:rFonts w:hint="eastAsia"/>
          <w:color w:val="333333"/>
          <w:sz w:val="24"/>
          <w:szCs w:val="24"/>
          <w:shd w:val="clear" w:color="auto" w:fill="FFFFFF"/>
        </w:rPr>
        <w:t xml:space="preserve"> </w:t>
      </w:r>
      <w:r>
        <w:rPr>
          <w:rFonts w:hint="eastAsia"/>
          <w:color w:val="333333"/>
          <w:sz w:val="24"/>
          <w:szCs w:val="24"/>
          <w:highlight w:val="green"/>
          <w:shd w:val="clear" w:color="auto" w:fill="FFFFFF"/>
        </w:rPr>
        <w:t>？</w:t>
      </w:r>
    </w:p>
    <w:p w14:paraId="124B353F" w14:textId="6E9F7888" w:rsidR="001B035E" w:rsidRPr="00CB066C" w:rsidRDefault="001B035E">
      <w:pPr>
        <w:pStyle w:val="afe"/>
        <w:rPr>
          <w:color w:val="333333"/>
          <w:sz w:val="24"/>
          <w:szCs w:val="24"/>
          <w:shd w:val="clear" w:color="auto" w:fill="FFFFFF"/>
        </w:rPr>
      </w:pPr>
      <w:r>
        <w:rPr>
          <w:color w:val="333333"/>
          <w:sz w:val="24"/>
          <w:szCs w:val="24"/>
          <w:highlight w:val="green"/>
          <w:shd w:val="clear" w:color="auto" w:fill="FFFFFF"/>
        </w:rPr>
        <w:t>这个怎么来？</w:t>
      </w:r>
    </w:p>
  </w:comment>
  <w:comment w:id="484" w:author="Tan zhen" w:date="2021-07-20T18:43:00Z" w:initials="Tz">
    <w:p w14:paraId="76DFF15D" w14:textId="7C0FC5AF" w:rsidR="001B035E" w:rsidRDefault="001B035E">
      <w:pPr>
        <w:pStyle w:val="afe"/>
      </w:pPr>
      <w:r>
        <w:rPr>
          <w:rStyle w:val="afd"/>
        </w:rPr>
        <w:annotationRef/>
      </w:r>
      <w:r>
        <w:rPr>
          <w:rFonts w:hint="eastAsia"/>
        </w:rPr>
        <w:t>对，应该是</w:t>
      </w:r>
      <w:r>
        <w:rPr>
          <w:rFonts w:hint="eastAsia"/>
        </w:rPr>
        <w:t>n-1</w:t>
      </w:r>
    </w:p>
  </w:comment>
  <w:comment w:id="489" w:author="Microsoft 帐户" w:date="2021-06-08T10:41:00Z" w:initials="M帐">
    <w:p w14:paraId="677777EB" w14:textId="3D74875C" w:rsidR="001B035E" w:rsidRDefault="001B035E">
      <w:pPr>
        <w:pStyle w:val="afe"/>
      </w:pPr>
      <w:r>
        <w:rPr>
          <w:rStyle w:val="afd"/>
        </w:rPr>
        <w:annotationRef/>
      </w:r>
      <w:r>
        <w:t>上面红色文字应该包括偏置，这里却没有讲关于偏置的更新？？？</w:t>
      </w:r>
    </w:p>
  </w:comment>
  <w:comment w:id="490" w:author="Tan zhen" w:date="2021-07-20T19:58:00Z" w:initials="Tz">
    <w:p w14:paraId="574125D9" w14:textId="619F8432" w:rsidR="001B035E" w:rsidRDefault="001B035E">
      <w:pPr>
        <w:pStyle w:val="afe"/>
      </w:pPr>
      <w:r>
        <w:rPr>
          <w:rStyle w:val="afd"/>
        </w:rPr>
        <w:annotationRef/>
      </w:r>
      <w:r>
        <w:t>B</w:t>
      </w:r>
      <w:r>
        <w:rPr>
          <w:rFonts w:hint="eastAsia"/>
        </w:rPr>
        <w:t>和</w:t>
      </w:r>
      <w:r>
        <w:rPr>
          <w:rFonts w:hint="eastAsia"/>
        </w:rPr>
        <w:t>b</w:t>
      </w:r>
      <w:r>
        <w:rPr>
          <w:rFonts w:hint="eastAsia"/>
        </w:rPr>
        <w:t>都是对应</w:t>
      </w:r>
      <w:r>
        <w:rPr>
          <w:rFonts w:hint="eastAsia"/>
        </w:rPr>
        <w:t>beta</w:t>
      </w:r>
      <w:r>
        <w:rPr>
          <w:rFonts w:hint="eastAsia"/>
        </w:rPr>
        <w:t>向量的，</w:t>
      </w:r>
      <w:r>
        <w:rPr>
          <w:rFonts w:hint="eastAsia"/>
        </w:rPr>
        <w:t>beta</w:t>
      </w:r>
      <w:r>
        <w:rPr>
          <w:rFonts w:hint="eastAsia"/>
        </w:rPr>
        <w:t>向量里包含了已采样的那些解的偏置项期望</w:t>
      </w:r>
    </w:p>
  </w:comment>
  <w:comment w:id="487" w:author="Microsoft 帐户" w:date="2020-08-20T12:12:00Z" w:initials="M帐">
    <w:p w14:paraId="38D184FB" w14:textId="2EEAE85C" w:rsidR="001B035E" w:rsidRDefault="001B035E">
      <w:pPr>
        <w:pStyle w:val="afe"/>
      </w:pPr>
      <w:r>
        <w:rPr>
          <w:rStyle w:val="afd"/>
        </w:rPr>
        <w:annotationRef/>
      </w:r>
      <w:r>
        <w:rPr>
          <w:rFonts w:hint="eastAsia"/>
        </w:rPr>
        <w:t>是不是也包括偏置的均值与方差？？？</w:t>
      </w:r>
    </w:p>
  </w:comment>
  <w:comment w:id="488" w:author="Zhen Tan" w:date="2020-08-27T17:48:00Z" w:initials="ZT">
    <w:p w14:paraId="265FC1FC" w14:textId="0A1803FC" w:rsidR="001B035E" w:rsidRDefault="001B035E">
      <w:pPr>
        <w:pStyle w:val="afe"/>
      </w:pPr>
      <w:r>
        <w:rPr>
          <w:rStyle w:val="afd"/>
        </w:rPr>
        <w:annotationRef/>
      </w:r>
      <w:r>
        <w:t>Yes. Shall we add some explanation?</w:t>
      </w:r>
    </w:p>
    <w:p w14:paraId="1868B61D" w14:textId="4D5AADAA" w:rsidR="001B035E" w:rsidRDefault="001B035E">
      <w:pPr>
        <w:pStyle w:val="afe"/>
      </w:pPr>
      <w:r>
        <w:t>需要！</w:t>
      </w:r>
    </w:p>
  </w:comment>
  <w:comment w:id="494" w:author="Microsoft 帐户" w:date="2020-08-20T15:05:00Z" w:initials="M帐">
    <w:p w14:paraId="1483A16B" w14:textId="6E7A0DCD" w:rsidR="001B035E" w:rsidRDefault="001B035E">
      <w:pPr>
        <w:pStyle w:val="afe"/>
      </w:pPr>
      <w:r>
        <w:rPr>
          <w:rStyle w:val="afd"/>
        </w:rPr>
        <w:annotationRef/>
      </w:r>
      <w:r>
        <w:rPr>
          <w:rFonts w:hint="eastAsia"/>
        </w:rPr>
        <w:t>需要修订下？</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oMath>
    </w:p>
  </w:comment>
  <w:comment w:id="495" w:author="Zhen Tan" w:date="2020-08-27T17:49:00Z" w:initials="ZT">
    <w:p w14:paraId="4C92E2C9" w14:textId="7B970088" w:rsidR="001B035E" w:rsidRDefault="001B035E">
      <w:pPr>
        <w:pStyle w:val="afe"/>
      </w:pPr>
      <w:r>
        <w:rPr>
          <w:rStyle w:val="afd"/>
        </w:rPr>
        <w:annotationRef/>
      </w:r>
      <w:r>
        <w:t>Yes!!</w:t>
      </w:r>
    </w:p>
  </w:comment>
  <w:comment w:id="497" w:author="Microsoft 帐户" w:date="2021-06-08T10:50:00Z" w:initials="M帐">
    <w:p w14:paraId="195BB601" w14:textId="6E49BF3D" w:rsidR="001B035E" w:rsidRDefault="001B035E">
      <w:pPr>
        <w:pStyle w:val="afe"/>
      </w:pPr>
      <w:r>
        <w:rPr>
          <w:rStyle w:val="afd"/>
        </w:rPr>
        <w:annotationRef/>
      </w:r>
      <w:r>
        <w:t>从公式</w:t>
      </w:r>
      <w:r>
        <w:rPr>
          <w:rFonts w:hint="eastAsia"/>
        </w:rPr>
        <w:t>1</w:t>
      </w:r>
      <w:r>
        <w:t>3a</w:t>
      </w:r>
      <w:r>
        <w:t>来看，</w:t>
      </w:r>
      <w:r>
        <w:rPr>
          <w:rFonts w:hint="eastAsia"/>
        </w:rPr>
        <w:t>b</w:t>
      </w:r>
      <w:r>
        <w:t>应该没有包括偏置！</w:t>
      </w:r>
    </w:p>
  </w:comment>
  <w:comment w:id="498" w:author="Tan zhen" w:date="2021-07-20T21:47:00Z" w:initials="Tz">
    <w:p w14:paraId="2700CC27" w14:textId="3B3C2617" w:rsidR="001B035E" w:rsidRDefault="001B035E">
      <w:pPr>
        <w:pStyle w:val="afe"/>
      </w:pPr>
      <w:r>
        <w:rPr>
          <w:rStyle w:val="afd"/>
        </w:rPr>
        <w:annotationRef/>
      </w:r>
      <w:r>
        <w:t>13</w:t>
      </w:r>
      <w:r>
        <w:rPr>
          <w:rFonts w:hint="eastAsia"/>
        </w:rPr>
        <w:t>a</w:t>
      </w:r>
      <w:r>
        <w:rPr>
          <w:rFonts w:hint="eastAsia"/>
        </w:rPr>
        <w:t>是指初始的时候（还未采样）</w:t>
      </w:r>
    </w:p>
  </w:comment>
  <w:comment w:id="499" w:author="Microsoft 帐户" w:date="2020-08-20T15:15:00Z" w:initials="M帐">
    <w:p w14:paraId="66698615" w14:textId="0B98F6B9" w:rsidR="001B035E" w:rsidRDefault="001B035E">
      <w:pPr>
        <w:pStyle w:val="afe"/>
      </w:pPr>
      <w:r>
        <w:rPr>
          <w:rStyle w:val="afd"/>
        </w:rPr>
        <w:annotationRef/>
      </w:r>
      <w:r>
        <w:t>size</w:t>
      </w:r>
      <w:r>
        <w:rPr>
          <w:rFonts w:hint="eastAsia"/>
        </w:rPr>
        <w:t>是多少</w:t>
      </w:r>
      <w:r>
        <w:t>？</w:t>
      </w:r>
    </w:p>
  </w:comment>
  <w:comment w:id="500" w:author="Zhen Tan" w:date="2020-08-27T17:20:00Z" w:initials="ZT">
    <w:p w14:paraId="6053D25F" w14:textId="5FF8C47D" w:rsidR="001B035E" w:rsidRDefault="001B035E">
      <w:pPr>
        <w:pStyle w:val="afe"/>
      </w:pPr>
      <w:r>
        <w:rPr>
          <w:rStyle w:val="afd"/>
        </w:rPr>
        <w:annotationRef/>
      </w:r>
      <w:r>
        <w:t>Just a scalar</w:t>
      </w:r>
    </w:p>
  </w:comment>
  <w:comment w:id="504" w:author="Microsoft 帐户" w:date="2021-06-08T11:08:00Z" w:initials="M帐">
    <w:p w14:paraId="2AD500C4" w14:textId="548F6900" w:rsidR="001B035E" w:rsidRDefault="001B035E">
      <w:pPr>
        <w:pStyle w:val="afe"/>
      </w:pPr>
      <w:r>
        <w:rPr>
          <w:rStyle w:val="afd"/>
        </w:rPr>
        <w:annotationRef/>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i,n</m:t>
            </m:r>
          </m:sup>
        </m:sSup>
        <m:r>
          <w:rPr>
            <w:rFonts w:ascii="Cambria Math" w:hAnsi="Cambria Math" w:cs="Cambria Math"/>
            <w:color w:val="FF0000"/>
            <w:sz w:val="24"/>
            <w:szCs w:val="24"/>
            <w:shd w:val="clear" w:color="auto" w:fill="FFFFFF"/>
          </w:rPr>
          <m:t xml:space="preserve"> </m:t>
        </m:r>
        <m:r>
          <w:rPr>
            <w:rFonts w:ascii="Cambria Math" w:hAnsi="Cambria Math" w:cs="Cambria Math"/>
            <w:color w:val="FF0000"/>
            <w:sz w:val="24"/>
            <w:szCs w:val="24"/>
            <w:shd w:val="clear" w:color="auto" w:fill="FFFFFF"/>
          </w:rPr>
          <m:t>这里应该讲的是又包括偏置了！</m:t>
        </m:r>
      </m:oMath>
    </w:p>
  </w:comment>
  <w:comment w:id="505" w:author="Tan zhen" w:date="2021-07-20T21:46:00Z" w:initials="Tz">
    <w:p w14:paraId="17D115F3" w14:textId="58C655C6" w:rsidR="001B035E" w:rsidRDefault="001B035E">
      <w:pPr>
        <w:pStyle w:val="afe"/>
      </w:pPr>
      <w:r>
        <w:rPr>
          <w:rStyle w:val="afd"/>
        </w:rPr>
        <w:annotationRef/>
      </w:r>
      <w:r>
        <w:t>Beta</w:t>
      </w:r>
      <w:r>
        <w:rPr>
          <w:rFonts w:hint="eastAsia"/>
        </w:rPr>
        <w:t>除了未采样时没有包含偏置，后面随着采样逐渐加入新采样解的偏置</w:t>
      </w:r>
    </w:p>
  </w:comment>
  <w:comment w:id="502" w:author="Microsoft 帐户" w:date="2020-07-29T16:32:00Z" w:initials="M帐">
    <w:p w14:paraId="174868E2" w14:textId="77777777" w:rsidR="001B035E" w:rsidRDefault="001B035E" w:rsidP="00E67543">
      <w:pPr>
        <w:pStyle w:val="afe"/>
      </w:pPr>
      <w:r>
        <w:rPr>
          <w:rStyle w:val="afd"/>
        </w:rPr>
        <w:annotationRef/>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sup>
        </m:sSubSup>
      </m:oMath>
      <w:r>
        <w:rPr>
          <w:rFonts w:hint="eastAsia"/>
        </w:rPr>
        <w:t>这个符号也不是很懂，可否直观表达呢？</w:t>
      </w:r>
    </w:p>
    <w:p w14:paraId="4FEC5C20" w14:textId="77777777" w:rsidR="001B035E" w:rsidRDefault="001B035E" w:rsidP="00E67543">
      <w:pPr>
        <w:pStyle w:val="afe"/>
      </w:pPr>
    </w:p>
  </w:comment>
  <w:comment w:id="503" w:author="Tan zhen" w:date="2020-08-12T15:48:00Z" w:initials="Tz">
    <w:p w14:paraId="3997100B" w14:textId="77777777" w:rsidR="001B035E" w:rsidRDefault="001B035E" w:rsidP="00E67543">
      <w:pPr>
        <w:pStyle w:val="afe"/>
      </w:pPr>
      <w:r>
        <w:rPr>
          <w:rStyle w:val="afd"/>
        </w:rPr>
        <w:annotationRef/>
      </w:r>
      <w:r>
        <w:rPr>
          <w:rFonts w:hint="eastAsia"/>
        </w:rPr>
        <w:t>加了个例子</w:t>
      </w:r>
    </w:p>
  </w:comment>
  <w:comment w:id="506" w:author="Microsoft 帐户" w:date="2020-07-29T16:42:00Z" w:initials="M帐">
    <w:p w14:paraId="734F365B" w14:textId="77777777" w:rsidR="001B035E" w:rsidRDefault="001B035E" w:rsidP="00E67543">
      <w:pPr>
        <w:pStyle w:val="afe"/>
      </w:pPr>
      <w:r>
        <w:rPr>
          <w:rStyle w:val="afd"/>
        </w:rPr>
        <w:annotationRef/>
      </w:r>
      <w:r>
        <w:rPr>
          <w:rFonts w:hint="eastAsia"/>
        </w:rPr>
        <w:t>这个增大，是因为偏置项的原因么？</w:t>
      </w:r>
    </w:p>
    <w:p w14:paraId="40E54263" w14:textId="77777777" w:rsidR="001B035E" w:rsidRDefault="001B035E" w:rsidP="00E67543">
      <w:pPr>
        <w:pStyle w:val="afe"/>
      </w:pPr>
    </w:p>
  </w:comment>
  <w:comment w:id="507" w:author="Tan zhen" w:date="2020-08-10T23:19:00Z" w:initials="Tz">
    <w:p w14:paraId="36309739" w14:textId="77777777" w:rsidR="001B035E" w:rsidRDefault="001B035E" w:rsidP="00E67543">
      <w:pPr>
        <w:pStyle w:val="afe"/>
        <w:rPr>
          <w:color w:val="333333"/>
          <w:sz w:val="24"/>
          <w:szCs w:val="24"/>
          <w:shd w:val="clear" w:color="auto" w:fill="FFFFFF"/>
        </w:rPr>
      </w:pPr>
      <w:r>
        <w:rPr>
          <w:rStyle w:val="afd"/>
        </w:rPr>
        <w:annotationRef/>
      </w:r>
      <w:r>
        <w:rPr>
          <w:rFonts w:hint="eastAsia"/>
        </w:rPr>
        <w:t>对，新采样解（</w:t>
      </w:r>
      <w:r>
        <w:rPr>
          <w:rFonts w:hint="eastAsia"/>
        </w:rPr>
        <w:t>n</w:t>
      </w:r>
      <w:r>
        <w:rPr>
          <w:rFonts w:hint="eastAsia"/>
        </w:rPr>
        <w:t>步之前未采样过的解）的偏置项需要加入到</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oMath>
      <w:r>
        <w:rPr>
          <w:rFonts w:hint="eastAsia"/>
          <w:color w:val="333333"/>
          <w:sz w:val="24"/>
          <w:szCs w:val="24"/>
          <w:shd w:val="clear" w:color="auto" w:fill="FFFFFF"/>
        </w:rPr>
        <w:t>中</w:t>
      </w:r>
    </w:p>
    <w:p w14:paraId="2E098D31" w14:textId="77777777" w:rsidR="001B035E" w:rsidRDefault="001B035E" w:rsidP="00E67543">
      <w:pPr>
        <w:pStyle w:val="afe"/>
        <w:rPr>
          <w:color w:val="333333"/>
          <w:sz w:val="24"/>
          <w:szCs w:val="24"/>
          <w:shd w:val="clear" w:color="auto" w:fill="FFFFFF"/>
        </w:rPr>
      </w:pPr>
    </w:p>
    <w:p w14:paraId="3F7A67B8" w14:textId="051D1472" w:rsidR="001B035E" w:rsidRDefault="001B035E" w:rsidP="00E67543">
      <w:pPr>
        <w:pStyle w:val="afe"/>
      </w:pPr>
      <w:r>
        <w:rPr>
          <w:color w:val="333333"/>
          <w:sz w:val="24"/>
          <w:szCs w:val="24"/>
          <w:shd w:val="clear" w:color="auto" w:fill="FFFFFF"/>
        </w:rPr>
        <w:t>那还是包含了偏置！</w:t>
      </w:r>
    </w:p>
  </w:comment>
  <w:comment w:id="508" w:author="Microsoft 帐户" w:date="2020-07-29T16:44:00Z" w:initials="M帐">
    <w:p w14:paraId="01263596" w14:textId="77777777" w:rsidR="001B035E" w:rsidRDefault="001B035E" w:rsidP="00E67543">
      <w:pPr>
        <w:pStyle w:val="afe"/>
      </w:pPr>
      <w:r>
        <w:rPr>
          <w:rStyle w:val="afd"/>
        </w:rPr>
        <w:annotationRef/>
      </w:r>
      <w:r>
        <w:rPr>
          <w:rFonts w:hint="eastAsia"/>
        </w:rPr>
        <w:t>应该是</w:t>
      </w:r>
      <m:oMath>
        <m:sSubSup>
          <m:sSubSupPr>
            <m:ctrlPr>
              <w:rPr>
                <w:rFonts w:ascii="Cambria Math" w:hAnsi="Cambria Math" w:cs="Cambria Math"/>
                <w:color w:val="333333"/>
                <w:sz w:val="24"/>
                <w:szCs w:val="24"/>
                <w:highlight w:val="green"/>
                <w:shd w:val="clear" w:color="auto" w:fill="FFFFFF"/>
              </w:rPr>
            </m:ctrlPr>
          </m:sSubSupPr>
          <m:e>
            <m:r>
              <w:rPr>
                <w:rFonts w:ascii="Cambria Math" w:hAnsi="Cambria Math" w:cs="Times New Roman"/>
                <w:sz w:val="24"/>
                <w:szCs w:val="24"/>
                <w:highlight w:val="green"/>
              </w:rPr>
              <m:t>λ</m:t>
            </m:r>
          </m:e>
          <m:sub>
            <m:sSup>
              <m:sSupPr>
                <m:ctrlPr>
                  <w:rPr>
                    <w:rFonts w:ascii="Cambria Math" w:hAnsi="Cambria Math" w:cs="Times New Roman"/>
                    <w:i/>
                    <w:sz w:val="24"/>
                    <w:szCs w:val="24"/>
                    <w:highlight w:val="green"/>
                  </w:rPr>
                </m:ctrlPr>
              </m:sSupPr>
              <m:e>
                <m:r>
                  <m:rPr>
                    <m:sty m:val="b"/>
                  </m:rPr>
                  <w:rPr>
                    <w:rFonts w:ascii="Cambria Math" w:hAnsi="Cambria Math" w:cs="Times New Roman"/>
                    <w:sz w:val="24"/>
                    <w:szCs w:val="24"/>
                    <w:highlight w:val="green"/>
                  </w:rPr>
                  <m:t>x</m:t>
                </m:r>
              </m:e>
              <m:sup>
                <m:r>
                  <w:rPr>
                    <w:rFonts w:ascii="Cambria Math" w:hAnsi="Cambria Math" w:cs="Times New Roman"/>
                    <w:sz w:val="24"/>
                    <w:szCs w:val="24"/>
                    <w:highlight w:val="green"/>
                  </w:rPr>
                  <m:t>n</m:t>
                </m:r>
              </m:sup>
            </m:sSup>
          </m:sub>
          <m:sup>
            <m:r>
              <w:rPr>
                <w:rFonts w:ascii="Cambria Math" w:hAnsi="Cambria Math" w:cs="Cambria Math"/>
                <w:color w:val="333333"/>
                <w:sz w:val="24"/>
                <w:szCs w:val="24"/>
                <w:highlight w:val="green"/>
                <w:shd w:val="clear" w:color="auto" w:fill="FFFFFF"/>
              </w:rPr>
              <m:t>i,n-1</m:t>
            </m:r>
          </m:sup>
        </m:sSubSup>
        <m:r>
          <w:rPr>
            <w:rFonts w:ascii="Cambria Math" w:hAnsi="Cambria Math" w:cs="Cambria Math"/>
            <w:color w:val="333333"/>
            <w:sz w:val="24"/>
            <w:szCs w:val="24"/>
            <w:highlight w:val="green"/>
            <w:shd w:val="clear" w:color="auto" w:fill="FFFFFF"/>
          </w:rPr>
          <m:t>？</m:t>
        </m:r>
      </m:oMath>
    </w:p>
  </w:comment>
  <w:comment w:id="509" w:author="Tan zhen" w:date="2020-08-12T20:14:00Z" w:initials="Tz">
    <w:p w14:paraId="31E260BC" w14:textId="77777777" w:rsidR="001B035E" w:rsidRDefault="001B035E" w:rsidP="00E67543">
      <w:pPr>
        <w:pStyle w:val="afe"/>
      </w:pPr>
      <w:r>
        <w:rPr>
          <w:rStyle w:val="afd"/>
        </w:rPr>
        <w:annotationRef/>
      </w:r>
      <w:r>
        <w:rPr>
          <w:rFonts w:hint="eastAsia"/>
        </w:rPr>
        <w:t>避免歧义，调整了变量在句子中位置</w:t>
      </w:r>
    </w:p>
  </w:comment>
  <w:comment w:id="514" w:author="Microsoft 帐户" w:date="2020-07-29T17:00:00Z" w:initials="M帐">
    <w:p w14:paraId="54A5CA56" w14:textId="77777777" w:rsidR="001B035E" w:rsidRDefault="001B035E" w:rsidP="00E67543">
      <w:pPr>
        <w:pStyle w:val="afe"/>
      </w:pPr>
      <w:r>
        <w:rPr>
          <w:rStyle w:val="afd"/>
        </w:rPr>
        <w:annotationRef/>
      </w:r>
      <w:r>
        <w:rPr>
          <w:rFonts w:hint="eastAsia"/>
        </w:rPr>
        <w:t>不是很清楚</w:t>
      </w:r>
      <w:r>
        <w:t xml:space="preserve">q(x) </w:t>
      </w:r>
      <w:r>
        <w:rPr>
          <w:rFonts w:hint="eastAsia"/>
        </w:rPr>
        <w:t>是啥子意思？</w:t>
      </w:r>
    </w:p>
    <w:p w14:paraId="775039DD" w14:textId="3241A561" w:rsidR="001B035E" w:rsidRDefault="001B035E" w:rsidP="00E67543">
      <w:pPr>
        <w:pStyle w:val="afe"/>
      </w:pPr>
      <w:r>
        <w:rPr>
          <w:rFonts w:hint="eastAsia"/>
        </w:rPr>
        <w:t>可以用中文白话告诉我一下么</w:t>
      </w:r>
      <w:r>
        <w:rPr>
          <w:rFonts w:hint="eastAsia"/>
        </w:rPr>
        <w:t>?</w:t>
      </w:r>
    </w:p>
  </w:comment>
  <w:comment w:id="515" w:author="Zhen Tan" w:date="2020-08-27T17:29:00Z" w:initials="ZT">
    <w:p w14:paraId="1B724000" w14:textId="5E186AD6" w:rsidR="001B035E" w:rsidRDefault="001B035E">
      <w:pPr>
        <w:pStyle w:val="afe"/>
      </w:pPr>
      <w:r>
        <w:rPr>
          <w:rStyle w:val="afd"/>
        </w:rPr>
        <w:annotationRef/>
      </w:r>
      <w:r>
        <w:t>Yes, we can talk this</w:t>
      </w:r>
    </w:p>
  </w:comment>
  <w:comment w:id="516" w:author="Microsoft 帐户" w:date="2020-07-29T17:10:00Z" w:initials="M帐">
    <w:p w14:paraId="5BC8DC1A" w14:textId="77777777" w:rsidR="001B035E" w:rsidRDefault="001B035E" w:rsidP="00E67543">
      <w:pPr>
        <w:pStyle w:val="afe"/>
      </w:pPr>
      <w:r>
        <w:rPr>
          <w:rStyle w:val="afd"/>
        </w:rPr>
        <w:annotationRef/>
      </w:r>
      <w:r>
        <w:rPr>
          <w:rFonts w:hint="eastAsia"/>
        </w:rPr>
        <w:t>啥意思？这两者有啥区别？？</w:t>
      </w:r>
    </w:p>
  </w:comment>
  <w:comment w:id="517" w:author="Tan zhen" w:date="2020-08-12T20:16:00Z" w:initials="Tz">
    <w:p w14:paraId="43B0C55C" w14:textId="77777777" w:rsidR="001B035E" w:rsidRDefault="001B035E" w:rsidP="00E67543">
      <w:pPr>
        <w:pStyle w:val="afe"/>
        <w:rPr>
          <w:color w:val="333333"/>
          <w:sz w:val="24"/>
          <w:szCs w:val="24"/>
          <w:shd w:val="clear" w:color="auto" w:fill="FFFFFF"/>
        </w:rPr>
      </w:pPr>
      <w:r>
        <w:rPr>
          <w:rStyle w:val="afd"/>
        </w:rPr>
        <w:annotationRef/>
      </w:r>
      <w:r>
        <w:rPr>
          <w:rFonts w:hint="eastAsia"/>
          <w:b/>
          <w:bCs/>
        </w:rPr>
        <w:t>x</w:t>
      </w:r>
      <w:r>
        <w:rPr>
          <w:b/>
          <w:bCs/>
        </w:rPr>
        <w:t xml:space="preserve"> </w:t>
      </w:r>
      <w:r>
        <w:rPr>
          <w:rFonts w:hint="eastAsia"/>
        </w:rPr>
        <w:t>就是指任一个解，</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sz w:val="24"/>
          <w:szCs w:val="24"/>
        </w:rPr>
        <w:t xml:space="preserve"> </w:t>
      </w:r>
      <w:r>
        <w:rPr>
          <w:rFonts w:hint="eastAsia"/>
          <w:sz w:val="24"/>
          <w:szCs w:val="24"/>
        </w:rPr>
        <w:t>是其一个例子。因此就只定义了</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oMath>
    </w:p>
    <w:p w14:paraId="0F4290C8" w14:textId="77777777" w:rsidR="001B035E" w:rsidRDefault="001B035E" w:rsidP="00E67543">
      <w:pPr>
        <w:pStyle w:val="afe"/>
        <w:rPr>
          <w:color w:val="333333"/>
          <w:sz w:val="24"/>
          <w:szCs w:val="24"/>
          <w:shd w:val="clear" w:color="auto" w:fill="FFFFFF"/>
        </w:rPr>
      </w:pPr>
    </w:p>
    <w:p w14:paraId="07B8FC5C" w14:textId="326F0291" w:rsidR="001B035E" w:rsidRDefault="001B035E" w:rsidP="00E67543">
      <w:pPr>
        <w:pStyle w:val="afe"/>
        <w:rPr>
          <w:color w:val="333333"/>
          <w:sz w:val="24"/>
          <w:szCs w:val="24"/>
          <w:shd w:val="clear" w:color="auto" w:fill="FFFFFF"/>
        </w:rPr>
      </w:pPr>
      <w:r>
        <w:rPr>
          <w:color w:val="333333"/>
          <w:sz w:val="24"/>
          <w:szCs w:val="24"/>
          <w:shd w:val="clear" w:color="auto" w:fill="FFFFFF"/>
        </w:rPr>
        <w:t>这个等式怎么来？</w:t>
      </w:r>
    </w:p>
    <w:p w14:paraId="6DAEBED3" w14:textId="2C0667EA" w:rsidR="001B035E" w:rsidRDefault="001B035E" w:rsidP="00E67543">
      <w:pPr>
        <w:pStyle w:val="afe"/>
        <w:rPr>
          <w:color w:val="333333"/>
          <w:sz w:val="24"/>
          <w:szCs w:val="24"/>
          <w:shd w:val="clear" w:color="auto" w:fill="FFFFFF"/>
        </w:rPr>
      </w:pPr>
      <w:r>
        <w:rPr>
          <w:color w:val="333333"/>
          <w:sz w:val="24"/>
          <w:szCs w:val="24"/>
          <w:shd w:val="clear" w:color="auto" w:fill="FFFFFF"/>
        </w:rPr>
        <w:t>是等价的</w:t>
      </w:r>
      <w:r>
        <w:rPr>
          <w:rFonts w:hint="eastAsia"/>
          <w:color w:val="333333"/>
          <w:sz w:val="24"/>
          <w:szCs w:val="24"/>
          <w:shd w:val="clear" w:color="auto" w:fill="FFFFFF"/>
        </w:rPr>
        <w:t>么？</w:t>
      </w:r>
    </w:p>
    <w:p w14:paraId="4EAFE686" w14:textId="2A24B7B4" w:rsidR="001B035E" w:rsidRPr="00431CB8" w:rsidRDefault="001B035E" w:rsidP="00E67543">
      <w:pPr>
        <w:pStyle w:val="afe"/>
      </w:pPr>
      <w:r>
        <w:rPr>
          <w:color w:val="333333"/>
          <w:sz w:val="24"/>
          <w:szCs w:val="24"/>
          <w:shd w:val="clear" w:color="auto" w:fill="FFFFFF"/>
        </w:rPr>
        <w:t>推导一下？</w:t>
      </w:r>
    </w:p>
  </w:comment>
  <w:comment w:id="519" w:author="Microsoft 帐户" w:date="2020-07-29T17:17:00Z" w:initials="M帐">
    <w:p w14:paraId="6F90342F" w14:textId="77777777" w:rsidR="001B035E" w:rsidRDefault="001B035E" w:rsidP="00E67543">
      <w:pPr>
        <w:pStyle w:val="afe"/>
      </w:pPr>
      <w:r>
        <w:rPr>
          <w:rStyle w:val="afd"/>
        </w:rPr>
        <w:annotationRef/>
      </w:r>
      <w:r>
        <w:rPr>
          <w:rFonts w:hint="eastAsia"/>
        </w:rPr>
        <w:t>没有看出来在哪里取均值了？？？</w:t>
      </w:r>
    </w:p>
    <w:p w14:paraId="0A2EE025" w14:textId="77777777" w:rsidR="001B035E" w:rsidRDefault="001B035E" w:rsidP="00E67543">
      <w:pPr>
        <w:pStyle w:val="afe"/>
      </w:pPr>
    </w:p>
  </w:comment>
  <w:comment w:id="520" w:author="Tan zhen" w:date="2020-08-13T21:12:00Z" w:initials="Tz">
    <w:p w14:paraId="4359A2AA" w14:textId="77777777" w:rsidR="001B035E" w:rsidRPr="00397E22" w:rsidRDefault="001B035E" w:rsidP="00E67543">
      <w:pPr>
        <w:pStyle w:val="afe"/>
        <w:rPr>
          <w:iCs/>
        </w:rPr>
      </w:pPr>
      <w:r>
        <w:rPr>
          <w:rStyle w:val="afd"/>
        </w:rPr>
        <w:annotationRef/>
      </w:r>
      <w:r>
        <w:rPr>
          <w:rFonts w:hint="eastAsia"/>
        </w:rPr>
        <w:t>加了解释（主要看</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r>
          <m:rPr>
            <m:sty m:val="p"/>
          </m:rPr>
          <w:rPr>
            <w:rFonts w:ascii="Cambria Math" w:hAnsi="Cambria Math" w:cs="Cambria Math" w:hint="eastAsia"/>
            <w:color w:val="333333"/>
            <w:sz w:val="24"/>
            <w:szCs w:val="24"/>
            <w:shd w:val="clear" w:color="auto" w:fill="FFFFFF"/>
          </w:rPr>
          <m:t>的定义）</m:t>
        </m:r>
      </m:oMath>
    </w:p>
  </w:comment>
  <w:comment w:id="529" w:author="Microsoft 帐户" w:date="2020-07-29T17:45:00Z" w:initials="M帐">
    <w:p w14:paraId="60C22893" w14:textId="77777777" w:rsidR="001B035E" w:rsidRDefault="001B035E" w:rsidP="00E67543">
      <w:pPr>
        <w:pStyle w:val="afe"/>
      </w:pPr>
      <w:r>
        <w:rPr>
          <w:rStyle w:val="afd"/>
        </w:rPr>
        <w:annotationRef/>
      </w:r>
      <w:r>
        <w:rPr>
          <w:rFonts w:hint="eastAsia"/>
        </w:rPr>
        <w:t>为啥有下标</w:t>
      </w:r>
      <w:r>
        <w:t xml:space="preserve">j, </w:t>
      </w:r>
      <w:r>
        <w:rPr>
          <w:rFonts w:hint="eastAsia"/>
        </w:rPr>
        <w:t>个人感觉不是很好理解！！！</w:t>
      </w:r>
    </w:p>
    <w:p w14:paraId="139B80EC" w14:textId="77777777" w:rsidR="001B035E" w:rsidRDefault="001B035E" w:rsidP="00E67543">
      <w:pPr>
        <w:pStyle w:val="afe"/>
      </w:pPr>
      <w:r>
        <w:rPr>
          <w:rFonts w:hint="eastAsia"/>
        </w:rPr>
        <w:t>不知怎么等价的？</w:t>
      </w:r>
    </w:p>
    <w:p w14:paraId="4FAD9854" w14:textId="77777777" w:rsidR="001B035E" w:rsidRDefault="001B035E" w:rsidP="00E67543">
      <w:pPr>
        <w:pStyle w:val="afe"/>
      </w:pPr>
    </w:p>
  </w:comment>
  <w:comment w:id="530" w:author="Tan zhen" w:date="2020-08-12T23:40:00Z" w:initials="Tz">
    <w:p w14:paraId="51B9AA01" w14:textId="77777777" w:rsidR="001B035E" w:rsidRDefault="001B035E" w:rsidP="00E67543">
      <w:pPr>
        <w:pStyle w:val="afe"/>
      </w:pPr>
      <w:r>
        <w:rPr>
          <w:rStyle w:val="afd"/>
        </w:rPr>
        <w:annotationRef/>
      </w:r>
      <w:r>
        <w:rPr>
          <w:rFonts w:hint="eastAsia"/>
        </w:rPr>
        <w:t>嗯，下标</w:t>
      </w:r>
      <w:r>
        <w:rPr>
          <w:rFonts w:hint="eastAsia"/>
        </w:rPr>
        <w:t>j</w:t>
      </w:r>
      <w:r>
        <w:rPr>
          <w:rFonts w:hint="eastAsia"/>
        </w:rPr>
        <w:t>是写错了，不需要的</w:t>
      </w:r>
    </w:p>
  </w:comment>
  <w:comment w:id="545" w:author="Microsoft 帐户" w:date="2020-08-20T16:22:00Z" w:initials="M帐">
    <w:p w14:paraId="42768395" w14:textId="75B89FE3" w:rsidR="001B035E" w:rsidRDefault="001B035E">
      <w:pPr>
        <w:pStyle w:val="afe"/>
      </w:pPr>
      <w:r>
        <w:rPr>
          <w:rStyle w:val="afd"/>
        </w:rPr>
        <w:annotationRef/>
      </w:r>
      <w:r>
        <w:rPr>
          <w:rFonts w:hint="eastAsia"/>
        </w:rPr>
        <w:t>一样的？</w:t>
      </w:r>
    </w:p>
  </w:comment>
  <w:comment w:id="546" w:author="Zhen Tan" w:date="2020-08-27T17:30:00Z" w:initials="ZT">
    <w:p w14:paraId="69C78748" w14:textId="4E3F3457" w:rsidR="001B035E" w:rsidRDefault="001B035E">
      <w:pPr>
        <w:pStyle w:val="afe"/>
      </w:pPr>
      <w:r>
        <w:rPr>
          <w:rStyle w:val="afd"/>
        </w:rPr>
        <w:annotationRef/>
      </w:r>
      <w:r>
        <w:t>Typo here, should be …</w:t>
      </w:r>
      <w:r w:rsidRPr="000F6063">
        <w:rPr>
          <w:vertAlign w:val="superscript"/>
        </w:rPr>
        <w:t>n</w:t>
      </w:r>
      <w:r>
        <w:t xml:space="preserve"> -… </w:t>
      </w:r>
      <w:r w:rsidRPr="000F6063">
        <w:rPr>
          <w:vertAlign w:val="superscript"/>
        </w:rPr>
        <w:t>n-1</w:t>
      </w:r>
    </w:p>
  </w:comment>
  <w:comment w:id="547" w:author="Microsoft 帐户" w:date="2021-06-07T22:39:00Z" w:initials="M帐">
    <w:p w14:paraId="1F2C6299" w14:textId="04CF53A3" w:rsidR="001B035E" w:rsidRDefault="001B035E">
      <w:pPr>
        <w:pStyle w:val="afe"/>
      </w:pPr>
      <w:r>
        <w:rPr>
          <w:rStyle w:val="afd"/>
        </w:rPr>
        <w:annotationRef/>
      </w:r>
    </w:p>
  </w:comment>
  <w:comment w:id="559" w:author="Microsoft 帐户" w:date="2020-08-20T17:00:00Z" w:initials="M帐">
    <w:p w14:paraId="3F685BEE" w14:textId="5CBF7B94" w:rsidR="001B035E" w:rsidRDefault="001B035E">
      <w:pPr>
        <w:pStyle w:val="afe"/>
      </w:pPr>
      <w:r>
        <w:rPr>
          <w:rStyle w:val="afd"/>
        </w:rPr>
        <w:annotationRef/>
      </w:r>
      <w:r>
        <w:rPr>
          <w:rFonts w:hint="eastAsia"/>
        </w:rPr>
        <w:t>这个分支的情况呢？</w:t>
      </w:r>
    </w:p>
    <w:p w14:paraId="38F4CBCF" w14:textId="422B11B0" w:rsidR="001B035E" w:rsidRDefault="001B035E">
      <w:pPr>
        <w:pStyle w:val="afe"/>
      </w:pPr>
      <w:r>
        <w:rPr>
          <w:rFonts w:hint="eastAsia"/>
        </w:rPr>
        <w:t>有啥用么？</w:t>
      </w:r>
    </w:p>
  </w:comment>
  <w:comment w:id="560" w:author="Zhen Tan" w:date="2020-08-27T18:04:00Z" w:initials="ZT">
    <w:p w14:paraId="296EE9C1" w14:textId="342723A1" w:rsidR="001B035E" w:rsidRDefault="001B035E">
      <w:pPr>
        <w:pStyle w:val="afe"/>
      </w:pPr>
      <w:r>
        <w:rPr>
          <w:rStyle w:val="afd"/>
        </w:rPr>
        <w:annotationRef/>
      </w:r>
      <w:r>
        <w:t>In that case, third equality holds. The sentence is adjusted to make it clear.</w:t>
      </w:r>
    </w:p>
  </w:comment>
  <w:comment w:id="561" w:author="Microsoft 帐户" w:date="2020-08-20T16:53:00Z" w:initials="M帐">
    <w:p w14:paraId="30A535BC" w14:textId="6E24D8A7" w:rsidR="001B035E" w:rsidRPr="00031804" w:rsidRDefault="001B035E">
      <w:pPr>
        <w:pStyle w:val="afe"/>
      </w:pPr>
      <w:r>
        <w:rPr>
          <w:rStyle w:val="afd"/>
        </w:rPr>
        <w:annotationRef/>
      </w:r>
      <w:r>
        <w:rPr>
          <w:rFonts w:hint="eastAsia"/>
        </w:rPr>
        <w:t>根据公式</w:t>
      </w:r>
      <w:r>
        <w:rPr>
          <w:rFonts w:hint="eastAsia"/>
        </w:rPr>
        <w:t>15</w:t>
      </w:r>
      <w:r>
        <w:rPr>
          <w:rFonts w:hint="eastAsia"/>
        </w:rPr>
        <w:t>（</w:t>
      </w:r>
      <w:r>
        <w:rPr>
          <w:rFonts w:hint="eastAsia"/>
        </w:rPr>
        <w:t>b</w:t>
      </w:r>
      <w:r>
        <w:rPr>
          <w:rFonts w:hint="eastAsia"/>
        </w:rPr>
        <w:t>）应该求和取均值，这里直接相乘是因为</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eastAsia="宋体" w:hAnsi="Times New Roman" w:cs="Times New Roman" w:hint="eastAsia"/>
            <w:sz w:val="24"/>
            <w:szCs w:val="24"/>
          </w:rPr>
          <m:t>为未采样的点，估计值都一样？</m:t>
        </m:r>
      </m:oMath>
    </w:p>
  </w:comment>
  <w:comment w:id="562" w:author="Zhen Tan" w:date="2020-08-27T18:17:00Z" w:initials="ZT">
    <w:p w14:paraId="1C531AEF" w14:textId="6D811362" w:rsidR="001B035E" w:rsidRDefault="001B035E">
      <w:pPr>
        <w:pStyle w:val="afe"/>
      </w:pPr>
      <w:r>
        <w:rPr>
          <w:rStyle w:val="afd"/>
        </w:rPr>
        <w:annotationRef/>
      </w:r>
      <w:r>
        <w:t xml:space="preserve">This is for deriving 15(b) when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=1.</m:t>
        </m:r>
      </m:oMath>
    </w:p>
  </w:comment>
  <w:comment w:id="565" w:author="Microsoft 帐户" w:date="2020-07-29T17:50:00Z" w:initials="M帐">
    <w:p w14:paraId="5ABBB9E2" w14:textId="77777777" w:rsidR="001B035E" w:rsidRDefault="001B035E" w:rsidP="00E67543">
      <w:pPr>
        <w:pStyle w:val="afe"/>
      </w:pPr>
      <w:r>
        <w:rPr>
          <w:rStyle w:val="afd"/>
        </w:rPr>
        <w:annotationRef/>
      </w:r>
      <w:r>
        <w:rPr>
          <w:rFonts w:hint="eastAsia"/>
        </w:rPr>
        <w:t>为啥相等？？？？不懂！</w:t>
      </w:r>
    </w:p>
  </w:comment>
  <w:comment w:id="566" w:author="Tan zhen" w:date="2020-08-13T23:57:00Z" w:initials="Tz">
    <w:p w14:paraId="6ED704EA" w14:textId="77777777" w:rsidR="001B035E" w:rsidRDefault="001B035E" w:rsidP="00E67543">
      <w:pPr>
        <w:pStyle w:val="afe"/>
        <w:rPr>
          <w:bCs/>
          <w:sz w:val="24"/>
          <w:szCs w:val="24"/>
        </w:rPr>
      </w:pPr>
      <w:r>
        <w:rPr>
          <w:rStyle w:val="afd"/>
        </w:rPr>
        <w:annotationRef/>
      </w:r>
      <w:r>
        <w:rPr>
          <w:rFonts w:hint="eastAsia"/>
        </w:rPr>
        <w:t>直接该这样写了，清楚些，这里其实</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hint="eastAsia"/>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hint="eastAsia"/>
          <w:bCs/>
          <w:sz w:val="24"/>
          <w:szCs w:val="24"/>
        </w:rPr>
        <w:t>，因为</w:t>
      </w:r>
      <w:r>
        <w:rPr>
          <w:rFonts w:hint="eastAsia"/>
          <w:bCs/>
          <w:sz w:val="24"/>
          <w:szCs w:val="24"/>
        </w:rPr>
        <w:t>stage</w:t>
      </w:r>
      <w:r>
        <w:rPr>
          <w:bCs/>
          <w:sz w:val="24"/>
          <w:szCs w:val="24"/>
        </w:rPr>
        <w:t xml:space="preserve"> n-1</w:t>
      </w:r>
      <w:r>
        <w:rPr>
          <w:rFonts w:hint="eastAsia"/>
          <w:bCs/>
          <w:sz w:val="24"/>
          <w:szCs w:val="24"/>
        </w:rPr>
        <w:t>时</w:t>
      </w:r>
      <w:r>
        <w:rPr>
          <w:rFonts w:hint="eastAsia"/>
          <w:bCs/>
          <w:sz w:val="24"/>
          <w:szCs w:val="24"/>
        </w:rPr>
        <w:t xml:space="preserve"> x</w:t>
      </w:r>
      <w:r>
        <w:rPr>
          <w:bCs/>
          <w:sz w:val="24"/>
          <w:szCs w:val="24"/>
        </w:rPr>
        <w:t xml:space="preserve"> </w:t>
      </w:r>
      <w:r>
        <w:rPr>
          <w:rFonts w:hint="eastAsia"/>
          <w:bCs/>
          <w:sz w:val="24"/>
          <w:szCs w:val="24"/>
        </w:rPr>
        <w:t>和</w:t>
      </w:r>
      <w:r>
        <w:rPr>
          <w:rFonts w:hint="eastAsia"/>
          <w:bCs/>
          <w:sz w:val="24"/>
          <w:szCs w:val="24"/>
        </w:rPr>
        <w:t xml:space="preserve"> </w:t>
      </w:r>
      <w:proofErr w:type="spellStart"/>
      <w:r>
        <w:rPr>
          <w:bCs/>
          <w:sz w:val="24"/>
          <w:szCs w:val="24"/>
        </w:rPr>
        <w:t>x^n</w:t>
      </w:r>
      <w:proofErr w:type="spellEnd"/>
      <w:r>
        <w:rPr>
          <w:bCs/>
          <w:sz w:val="24"/>
          <w:szCs w:val="24"/>
        </w:rPr>
        <w:t xml:space="preserve"> </w:t>
      </w:r>
      <w:r>
        <w:rPr>
          <w:rFonts w:hint="eastAsia"/>
          <w:bCs/>
          <w:sz w:val="24"/>
          <w:szCs w:val="24"/>
        </w:rPr>
        <w:t>都未被采样过</w:t>
      </w:r>
    </w:p>
    <w:p w14:paraId="7054C08A" w14:textId="77777777" w:rsidR="001B035E" w:rsidRDefault="001B035E" w:rsidP="00E67543">
      <w:pPr>
        <w:pStyle w:val="afe"/>
        <w:rPr>
          <w:bCs/>
          <w:sz w:val="24"/>
          <w:szCs w:val="24"/>
        </w:rPr>
      </w:pPr>
    </w:p>
    <w:p w14:paraId="7E6B5E5F" w14:textId="33437A6D" w:rsidR="001B035E" w:rsidRDefault="001B035E" w:rsidP="00E67543">
      <w:pPr>
        <w:pStyle w:val="afe"/>
      </w:pPr>
      <w:r>
        <w:rPr>
          <w:bCs/>
          <w:sz w:val="24"/>
          <w:szCs w:val="24"/>
        </w:rPr>
        <w:t>未被采样过，就只有估计值么？</w:t>
      </w:r>
    </w:p>
  </w:comment>
  <w:comment w:id="567" w:author="Microsoft 帐户" w:date="2020-07-29T17:18:00Z" w:initials="M帐">
    <w:p w14:paraId="49E481D7" w14:textId="77777777" w:rsidR="001B035E" w:rsidRDefault="001B035E" w:rsidP="00E67543">
      <w:pPr>
        <w:pStyle w:val="afe"/>
      </w:pPr>
      <w:r>
        <w:rPr>
          <w:rStyle w:val="afd"/>
        </w:rPr>
        <w:annotationRef/>
      </w:r>
      <w:r>
        <w:rPr>
          <w:rFonts w:hint="eastAsia"/>
        </w:rPr>
        <w:t>这个公式有几个疑问：</w:t>
      </w:r>
    </w:p>
    <w:p w14:paraId="5E55E042" w14:textId="77777777" w:rsidR="001B035E" w:rsidRDefault="001B035E" w:rsidP="00E67543">
      <w:pPr>
        <w:pStyle w:val="afe"/>
        <w:numPr>
          <w:ilvl w:val="0"/>
          <w:numId w:val="43"/>
        </w:numPr>
        <w:rPr>
          <w:sz w:val="24"/>
          <w:szCs w:val="24"/>
        </w:rPr>
      </w:pPr>
      <w:r>
        <w:rPr>
          <w:rFonts w:hint="eastAsia"/>
        </w:rPr>
        <w:t>你这里是更新每一个</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hint="eastAsia"/>
          <w:sz w:val="24"/>
          <w:szCs w:val="24"/>
        </w:rPr>
        <w:t>么？相当于是更新</w:t>
      </w:r>
      <w:r>
        <w:rPr>
          <w:rFonts w:hint="eastAsia"/>
          <w:sz w:val="24"/>
          <w:szCs w:val="24"/>
        </w:rPr>
        <w:t>K</w:t>
      </w:r>
      <w:r>
        <w:rPr>
          <w:rFonts w:hint="eastAsia"/>
          <w:sz w:val="24"/>
          <w:szCs w:val="24"/>
        </w:rPr>
        <w:t>个解？</w:t>
      </w:r>
    </w:p>
    <w:p w14:paraId="1F8924F0" w14:textId="77777777" w:rsidR="001B035E" w:rsidRDefault="001B035E" w:rsidP="00E67543">
      <w:pPr>
        <w:pStyle w:val="afe"/>
        <w:numPr>
          <w:ilvl w:val="0"/>
          <w:numId w:val="43"/>
        </w:numPr>
      </w:pPr>
      <w:r>
        <w:rPr>
          <w:rFonts w:hint="eastAsia"/>
        </w:rPr>
        <w:t>第一个公式怎么来的呢，能否对这个迭代公式给出简单的</w:t>
      </w:r>
      <w:r>
        <w:rPr>
          <w:rFonts w:hint="eastAsia"/>
        </w:rPr>
        <w:t>p</w:t>
      </w:r>
      <w:r>
        <w:t>roof</w:t>
      </w:r>
      <w:r>
        <w:rPr>
          <w:rFonts w:hint="eastAsia"/>
        </w:rPr>
        <w:t>或推导！</w:t>
      </w:r>
    </w:p>
  </w:comment>
  <w:comment w:id="568" w:author="Tan zhen" w:date="2020-08-13T16:12:00Z" w:initials="Tz">
    <w:p w14:paraId="6B5AC04F" w14:textId="77777777" w:rsidR="001B035E" w:rsidRDefault="001B035E" w:rsidP="00E67543">
      <w:pPr>
        <w:pStyle w:val="afe"/>
      </w:pPr>
      <w:r>
        <w:rPr>
          <w:rStyle w:val="afd"/>
        </w:rPr>
        <w:annotationRef/>
      </w:r>
      <w:r>
        <w:t xml:space="preserve">1) </w:t>
      </w:r>
      <w:r>
        <w:rPr>
          <w:rFonts w:hint="eastAsia"/>
        </w:rPr>
        <w:t>不用，其实只要更新采样的那个解以及</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sub>
          <m:sup>
            <m:r>
              <w:rPr>
                <w:rFonts w:ascii="Cambria Math" w:eastAsia="宋体" w:hAnsi="Times New Roman" w:cs="Times New Roman"/>
                <w:sz w:val="24"/>
                <w:szCs w:val="24"/>
              </w:rPr>
              <m:t>i</m:t>
            </m:r>
          </m:sup>
        </m:sSubSup>
      </m:oMath>
      <w:r>
        <w:rPr>
          <w:bCs/>
          <w:sz w:val="24"/>
          <w:szCs w:val="24"/>
        </w:rPr>
        <w:t xml:space="preserve">, </w:t>
      </w:r>
      <w:r>
        <w:rPr>
          <w:rFonts w:hint="eastAsia"/>
          <w:bCs/>
          <w:sz w:val="24"/>
          <w:szCs w:val="24"/>
        </w:rPr>
        <w:t>加了句解释</w:t>
      </w:r>
    </w:p>
    <w:p w14:paraId="13908E96" w14:textId="77777777" w:rsidR="001B035E" w:rsidRDefault="001B035E" w:rsidP="00E67543">
      <w:pPr>
        <w:pStyle w:val="afe"/>
      </w:pPr>
      <w:r>
        <w:rPr>
          <w:rFonts w:hint="eastAsia"/>
        </w:rPr>
        <w:t>2</w:t>
      </w:r>
      <w:r>
        <w:t xml:space="preserve">) </w:t>
      </w:r>
      <w:r>
        <w:rPr>
          <w:rFonts w:hint="eastAsia"/>
        </w:rPr>
        <w:t>已经对此部分进行修改和简化</w:t>
      </w:r>
    </w:p>
  </w:comment>
  <w:comment w:id="569" w:author="Microsoft 帐户" w:date="2020-08-21T16:58:00Z" w:initials="M帐">
    <w:p w14:paraId="2B201CC7" w14:textId="4AF4D7D2" w:rsidR="001B035E" w:rsidRDefault="001B035E">
      <w:pPr>
        <w:pStyle w:val="afe"/>
      </w:pPr>
      <w:r>
        <w:rPr>
          <w:rStyle w:val="afd"/>
        </w:rPr>
        <w:annotationRef/>
      </w:r>
      <w:r>
        <w:rPr>
          <w:rFonts w:hint="eastAsia"/>
        </w:rPr>
        <w:t>两个</w:t>
      </w:r>
      <w:r>
        <w:rPr>
          <w:rFonts w:hint="eastAsia"/>
        </w:rPr>
        <w:t>15</w:t>
      </w:r>
      <w:r>
        <w:rPr>
          <w:rFonts w:hint="eastAsia"/>
        </w:rPr>
        <w:t>！</w:t>
      </w:r>
    </w:p>
  </w:comment>
  <w:comment w:id="570" w:author="Zhen Tan" w:date="2020-08-27T17:51:00Z" w:initials="ZT">
    <w:p w14:paraId="34362D9D" w14:textId="56D83977" w:rsidR="001B035E" w:rsidRDefault="001B035E">
      <w:pPr>
        <w:pStyle w:val="afe"/>
      </w:pPr>
      <w:r>
        <w:rPr>
          <w:rStyle w:val="afd"/>
        </w:rPr>
        <w:annotationRef/>
      </w:r>
      <w:r>
        <w:t>Changed to (15c)</w:t>
      </w:r>
    </w:p>
  </w:comment>
  <w:comment w:id="572" w:author="Microsoft 帐户" w:date="2020-08-20T22:46:00Z" w:initials="M帐">
    <w:p w14:paraId="04E77A5C" w14:textId="1DF7D2A8" w:rsidR="001B035E" w:rsidRDefault="001B035E">
      <w:pPr>
        <w:pStyle w:val="afe"/>
      </w:pPr>
      <w:r>
        <w:rPr>
          <w:rStyle w:val="afd"/>
        </w:rPr>
        <w:annotationRef/>
      </w:r>
      <w:r>
        <w:rPr>
          <w:rFonts w:hint="eastAsia"/>
        </w:rPr>
        <w:t>这段话感觉有点问题！</w:t>
      </w:r>
    </w:p>
    <w:p w14:paraId="475944E2" w14:textId="1B920DF1" w:rsidR="001B035E" w:rsidRDefault="001B035E">
      <w:pPr>
        <w:pStyle w:val="afe"/>
      </w:pPr>
      <w:r>
        <w:rPr>
          <w:rFonts w:hint="eastAsia"/>
        </w:rPr>
        <w:t>请在斟酌！</w:t>
      </w:r>
    </w:p>
  </w:comment>
  <w:comment w:id="573" w:author="Zhen Tan" w:date="2020-08-27T17:52:00Z" w:initials="ZT">
    <w:p w14:paraId="3D68D1AE" w14:textId="31692A5F" w:rsidR="001B035E" w:rsidRDefault="001B035E">
      <w:pPr>
        <w:pStyle w:val="afe"/>
      </w:pPr>
      <w:r>
        <w:rPr>
          <w:rStyle w:val="afd"/>
        </w:rPr>
        <w:annotationRef/>
      </w:r>
      <w:r>
        <w:t>Not sure what do you mean? Let’s talk this and the following two!</w:t>
      </w:r>
    </w:p>
  </w:comment>
  <w:comment w:id="574" w:author="Tan zhen" w:date="2021-07-20T19:05:00Z" w:initials="Tz">
    <w:p w14:paraId="1BEAE29D" w14:textId="46C1BC8C" w:rsidR="001B035E" w:rsidRDefault="001B035E">
      <w:pPr>
        <w:pStyle w:val="afe"/>
      </w:pPr>
      <w:r>
        <w:rPr>
          <w:rStyle w:val="afd"/>
        </w:rPr>
        <w:annotationRef/>
      </w:r>
      <w:r>
        <w:rPr>
          <w:rFonts w:hint="eastAsia"/>
        </w:rPr>
        <w:t>重新梳理了下</w:t>
      </w:r>
    </w:p>
  </w:comment>
  <w:comment w:id="590" w:author="Microsoft 帐户" w:date="2020-08-20T22:46:00Z" w:initials="M帐">
    <w:p w14:paraId="7594BCAC" w14:textId="77777777" w:rsidR="001B035E" w:rsidRDefault="001B035E" w:rsidP="000101CC">
      <w:pPr>
        <w:pStyle w:val="afe"/>
      </w:pPr>
      <w:r>
        <w:rPr>
          <w:rStyle w:val="afd"/>
        </w:rPr>
        <w:annotationRef/>
      </w:r>
      <w:r>
        <w:rPr>
          <w:rFonts w:hint="eastAsia"/>
        </w:rPr>
        <w:t>这段话感觉有点问题！</w:t>
      </w:r>
    </w:p>
    <w:p w14:paraId="66170293" w14:textId="77777777" w:rsidR="001B035E" w:rsidRDefault="001B035E" w:rsidP="000101CC">
      <w:pPr>
        <w:pStyle w:val="afe"/>
      </w:pPr>
      <w:r>
        <w:rPr>
          <w:rFonts w:hint="eastAsia"/>
        </w:rPr>
        <w:t>请在斟酌！</w:t>
      </w:r>
    </w:p>
  </w:comment>
  <w:comment w:id="591" w:author="Zhen Tan" w:date="2020-08-27T17:52:00Z" w:initials="ZT">
    <w:p w14:paraId="1BCAB76B" w14:textId="77777777" w:rsidR="001B035E" w:rsidRDefault="001B035E" w:rsidP="000101CC">
      <w:pPr>
        <w:pStyle w:val="afe"/>
      </w:pPr>
      <w:r>
        <w:rPr>
          <w:rStyle w:val="afd"/>
        </w:rPr>
        <w:annotationRef/>
      </w:r>
      <w:r>
        <w:t>Not sure what do you mean? Let’s talk this and the following two!</w:t>
      </w:r>
    </w:p>
  </w:comment>
  <w:comment w:id="592" w:author="Tan zhen" w:date="2021-07-20T19:05:00Z" w:initials="Tz">
    <w:p w14:paraId="4AEB3A92" w14:textId="7F99BB7C" w:rsidR="001B035E" w:rsidRDefault="001B035E" w:rsidP="000101CC">
      <w:pPr>
        <w:pStyle w:val="afe"/>
      </w:pPr>
      <w:r>
        <w:rPr>
          <w:rStyle w:val="afd"/>
        </w:rPr>
        <w:annotationRef/>
      </w:r>
      <w:r>
        <w:rPr>
          <w:rFonts w:hint="eastAsia"/>
        </w:rPr>
        <w:t>重新梳理了下，还是写的简单些</w:t>
      </w:r>
    </w:p>
  </w:comment>
  <w:comment w:id="594" w:author="Microsoft 帐户" w:date="2020-08-20T18:17:00Z" w:initials="M帐">
    <w:p w14:paraId="182A2020" w14:textId="21ADF7E2" w:rsidR="001B035E" w:rsidRDefault="001B035E">
      <w:pPr>
        <w:pStyle w:val="afe"/>
      </w:pPr>
      <w:r>
        <w:rPr>
          <w:rStyle w:val="afd"/>
        </w:rPr>
        <w:annotationRef/>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hint="eastAsia"/>
                <w:sz w:val="24"/>
                <w:szCs w:val="24"/>
              </w:rPr>
              <m:t>改成</m:t>
            </m:r>
            <m:r>
              <w:rPr>
                <w:rFonts w:ascii="Cambria Math" w:hAnsi="Cambria Math" w:cs="Times New Roman"/>
                <w:sz w:val="24"/>
                <w:szCs w:val="24"/>
              </w:rPr>
              <m:t xml:space="preserve">  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oMath>
      <w:r>
        <w:rPr>
          <w:rFonts w:hint="eastAsia"/>
          <w:color w:val="333333"/>
          <w:sz w:val="24"/>
          <w:szCs w:val="24"/>
          <w:shd w:val="clear" w:color="auto" w:fill="FFFFFF"/>
        </w:rPr>
        <w:t xml:space="preserve"> </w:t>
      </w:r>
      <w:r>
        <w:rPr>
          <w:color w:val="333333"/>
          <w:sz w:val="24"/>
          <w:szCs w:val="24"/>
          <w:shd w:val="clear" w:color="auto" w:fill="FFFFFF"/>
        </w:rPr>
        <w:t xml:space="preserve"> </w:t>
      </w:r>
      <w:r>
        <w:rPr>
          <w:color w:val="333333"/>
          <w:sz w:val="24"/>
          <w:szCs w:val="24"/>
          <w:shd w:val="clear" w:color="auto" w:fill="FFFFFF"/>
        </w:rPr>
        <w:t>？？？</w:t>
      </w:r>
    </w:p>
  </w:comment>
  <w:comment w:id="613" w:author="Microsoft 帐户" w:date="2020-08-20T18:18:00Z" w:initials="M帐">
    <w:p w14:paraId="3E639E71" w14:textId="756AB14A" w:rsidR="001B035E" w:rsidRDefault="001B035E">
      <w:pPr>
        <w:pStyle w:val="afe"/>
      </w:pPr>
      <w:r>
        <w:rPr>
          <w:rStyle w:val="afd"/>
        </w:rPr>
        <w:annotationRef/>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hint="eastAsia"/>
                <w:sz w:val="24"/>
                <w:szCs w:val="24"/>
              </w:rPr>
              <m:t>改成</m:t>
            </m:r>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oMath>
      <w:r>
        <w:rPr>
          <w:rFonts w:hint="eastAsia"/>
          <w:bCs/>
          <w:sz w:val="24"/>
          <w:szCs w:val="24"/>
        </w:rPr>
        <w:t xml:space="preserve"> </w:t>
      </w:r>
      <w:r>
        <w:rPr>
          <w:rFonts w:hint="eastAsia"/>
          <w:bCs/>
          <w:sz w:val="24"/>
          <w:szCs w:val="24"/>
        </w:rPr>
        <w:t>？？？</w:t>
      </w:r>
    </w:p>
  </w:comment>
  <w:comment w:id="660" w:author="Microsoft 帐户" w:date="2020-07-29T17:52:00Z" w:initials="M帐">
    <w:p w14:paraId="2BBADBF2" w14:textId="77777777" w:rsidR="001B035E" w:rsidRDefault="001B035E" w:rsidP="00E67543">
      <w:pPr>
        <w:pStyle w:val="afe"/>
      </w:pPr>
      <w:r>
        <w:rPr>
          <w:rStyle w:val="afd"/>
        </w:rPr>
        <w:annotationRef/>
      </w:r>
      <w:r>
        <w:rPr>
          <w:rFonts w:hint="eastAsia"/>
        </w:rPr>
        <w:t>包含了偏置！？！</w:t>
      </w:r>
    </w:p>
  </w:comment>
  <w:comment w:id="661" w:author="Tan zhen" w:date="2020-08-12T16:00:00Z" w:initials="Tz">
    <w:p w14:paraId="3A94A962" w14:textId="77777777" w:rsidR="001B035E" w:rsidRPr="00136E3C" w:rsidRDefault="001B035E" w:rsidP="00E67543">
      <w:pPr>
        <w:pStyle w:val="afe"/>
        <w:rPr>
          <w:iCs/>
        </w:rPr>
      </w:pPr>
      <w:r>
        <w:rPr>
          <w:rStyle w:val="afd"/>
        </w:rPr>
        <w:annotationRef/>
      </w:r>
      <w:r>
        <w:rPr>
          <w:rFonts w:hint="eastAsia"/>
        </w:rPr>
        <w:t>对，</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D</m:t>
            </m:r>
          </m:sup>
        </m:sSubSup>
        <m:r>
          <w:rPr>
            <w:rFonts w:ascii="Cambria Math" w:hAnsi="Cambria Math" w:cs="Cambria Math"/>
            <w:color w:val="333333"/>
            <w:sz w:val="24"/>
            <w:szCs w:val="24"/>
            <w:shd w:val="clear" w:color="auto" w:fill="FFFFFF"/>
          </w:rPr>
          <m:t xml:space="preserve"> </m:t>
        </m:r>
        <m:r>
          <m:rPr>
            <m:sty m:val="p"/>
          </m:rPr>
          <w:rPr>
            <w:rFonts w:ascii="Cambria Math" w:hAnsi="Cambria Math" w:cs="Cambria Math" w:hint="eastAsia"/>
            <w:color w:val="333333"/>
            <w:sz w:val="24"/>
            <w:szCs w:val="24"/>
            <w:shd w:val="clear" w:color="auto" w:fill="FFFFFF"/>
          </w:rPr>
          <m:t>（有波浪线呵）</m:t>
        </m:r>
      </m:oMath>
    </w:p>
  </w:comment>
  <w:comment w:id="663" w:author="Microsoft 帐户" w:date="2020-07-29T17:55:00Z" w:initials="M帐">
    <w:p w14:paraId="7432DF9A" w14:textId="77777777" w:rsidR="001B035E" w:rsidRDefault="001B035E" w:rsidP="00E67543">
      <w:pPr>
        <w:pStyle w:val="afe"/>
      </w:pPr>
      <w:r>
        <w:rPr>
          <w:rStyle w:val="afd"/>
        </w:rPr>
        <w:annotationRef/>
      </w:r>
      <w:r>
        <w:rPr>
          <w:rFonts w:hint="eastAsia"/>
        </w:rPr>
        <w:t>没懂！！</w:t>
      </w:r>
    </w:p>
  </w:comment>
  <w:comment w:id="664" w:author="Tan zhen" w:date="2020-08-12T21:37:00Z" w:initials="Tz">
    <w:p w14:paraId="5EB91054" w14:textId="77777777" w:rsidR="001B035E" w:rsidRDefault="001B035E" w:rsidP="00E67543">
      <w:pPr>
        <w:pStyle w:val="afe"/>
      </w:pPr>
      <w:r>
        <w:rPr>
          <w:rStyle w:val="afd"/>
        </w:rPr>
        <w:annotationRef/>
      </w:r>
      <w:r>
        <w:rPr>
          <w:rFonts w:hint="eastAsia"/>
        </w:rPr>
        <w:t>就是那些基函数分组相同的欠采样的解的方差还估计都认为是一样的</w:t>
      </w:r>
      <w:r>
        <w:t xml:space="preserve">, </w:t>
      </w:r>
      <w:r>
        <w:rPr>
          <w:rFonts w:hint="eastAsia"/>
        </w:rPr>
        <w:t>现在欠采样改为未采样了（更简单易用，本质差不多）</w:t>
      </w:r>
    </w:p>
  </w:comment>
  <w:comment w:id="665" w:author="Microsoft 帐户" w:date="2020-07-29T17:57:00Z" w:initials="M帐">
    <w:p w14:paraId="7CB44A3E" w14:textId="77777777" w:rsidR="001B035E" w:rsidRDefault="001B035E" w:rsidP="00E67543">
      <w:pPr>
        <w:pStyle w:val="afe"/>
      </w:pPr>
      <w:r>
        <w:rPr>
          <w:rStyle w:val="afd"/>
        </w:rPr>
        <w:annotationRef/>
      </w:r>
      <w:r>
        <w:t>？？？？</w:t>
      </w:r>
    </w:p>
  </w:comment>
  <w:comment w:id="666" w:author="Tan zhen" w:date="2020-08-14T12:45:00Z" w:initials="Tz">
    <w:p w14:paraId="2B9123A9" w14:textId="77777777" w:rsidR="001B035E" w:rsidRDefault="001B035E" w:rsidP="00E67543">
      <w:pPr>
        <w:pStyle w:val="afe"/>
      </w:pPr>
      <w:r>
        <w:rPr>
          <w:rStyle w:val="afd"/>
        </w:rPr>
        <w:annotationRef/>
      </w:r>
      <w:r>
        <w:rPr>
          <w:rFonts w:hint="eastAsia"/>
        </w:rPr>
        <w:t>没有下标</w:t>
      </w:r>
      <w:r>
        <w:rPr>
          <w:rFonts w:hint="eastAsia"/>
        </w:rPr>
        <w:t>j</w:t>
      </w:r>
    </w:p>
  </w:comment>
  <w:comment w:id="667" w:author="Microsoft 帐户" w:date="2020-07-29T17:59:00Z" w:initials="M帐">
    <w:p w14:paraId="7A11DD0A" w14:textId="77777777" w:rsidR="001B035E" w:rsidRDefault="001B035E" w:rsidP="00E67543">
      <w:pPr>
        <w:pStyle w:val="afe"/>
      </w:pPr>
      <w:r>
        <w:rPr>
          <w:rStyle w:val="afd"/>
        </w:rPr>
        <w:annotationRef/>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D,N</m:t>
            </m:r>
          </m:sup>
        </m:sSubSup>
      </m:oMath>
      <w:r>
        <w:rPr>
          <w:rFonts w:hint="eastAsia"/>
        </w:rPr>
        <w:t>等这三个符号指的是？？？</w:t>
      </w:r>
    </w:p>
    <w:p w14:paraId="1A59AFE3" w14:textId="77777777" w:rsidR="001B035E" w:rsidRDefault="001B035E" w:rsidP="00E67543">
      <w:pPr>
        <w:pStyle w:val="afe"/>
      </w:pPr>
      <w:r>
        <w:rPr>
          <w:rFonts w:hint="eastAsia"/>
        </w:rPr>
        <w:t>感觉没有包含偏置了？</w:t>
      </w:r>
    </w:p>
  </w:comment>
  <w:comment w:id="668" w:author="Tan zhen" w:date="2020-08-14T13:41:00Z" w:initials="Tz">
    <w:p w14:paraId="7DBD56A0" w14:textId="77777777" w:rsidR="001B035E" w:rsidRDefault="001B035E" w:rsidP="00E67543">
      <w:pPr>
        <w:pStyle w:val="afe"/>
      </w:pPr>
      <w:r>
        <w:rPr>
          <w:rStyle w:val="afd"/>
        </w:rPr>
        <w:annotationRef/>
      </w:r>
      <w:r>
        <w:rPr>
          <w:rFonts w:hint="eastAsia"/>
        </w:rPr>
        <w:t>加了这些符号的定义。这里这个问题先不需要包含那些采样过的解的偏置，因为后面那个问题是专门针对采样过的解的</w:t>
      </w:r>
    </w:p>
  </w:comment>
  <w:comment w:id="669" w:author="Microsoft 帐户" w:date="2020-08-21T17:35:00Z" w:initials="M帐">
    <w:p w14:paraId="38148A33" w14:textId="6AF21B65" w:rsidR="001B035E" w:rsidRDefault="001B035E">
      <w:pPr>
        <w:pStyle w:val="afe"/>
      </w:pPr>
      <w:r>
        <w:rPr>
          <w:rStyle w:val="afd"/>
        </w:rPr>
        <w:annotationRef/>
      </w:r>
      <w:r>
        <w:rPr>
          <w:rFonts w:hint="eastAsia"/>
        </w:rPr>
        <w:t>这个数值怎么出来？？？？</w:t>
      </w:r>
    </w:p>
    <w:p w14:paraId="0A1143B8" w14:textId="00E2B5CE" w:rsidR="001B035E" w:rsidRDefault="001B035E">
      <w:pPr>
        <w:pStyle w:val="afe"/>
      </w:pPr>
      <w:r>
        <w:rPr>
          <w:rFonts w:hint="eastAsia"/>
        </w:rPr>
        <w:t>每个组合里面的后验方差估计是一样的？</w:t>
      </w:r>
    </w:p>
    <w:p w14:paraId="14655D5B" w14:textId="3AD42ABE" w:rsidR="001B035E" w:rsidRDefault="001B035E">
      <w:pPr>
        <w:pStyle w:val="afe"/>
      </w:pPr>
      <w:r>
        <w:rPr>
          <w:rFonts w:hint="eastAsia"/>
        </w:rPr>
        <w:t>怎么得到呢？</w:t>
      </w:r>
    </w:p>
  </w:comment>
  <w:comment w:id="670" w:author="Tan zhen" w:date="2021-07-20T21:58:00Z" w:initials="Tz">
    <w:p w14:paraId="439F91A6" w14:textId="115EA2AB" w:rsidR="001B035E" w:rsidRDefault="001B035E">
      <w:pPr>
        <w:pStyle w:val="afe"/>
      </w:pPr>
      <w:r>
        <w:rPr>
          <w:rStyle w:val="afd"/>
        </w:rPr>
        <w:annotationRef/>
      </w:r>
      <w:r>
        <w:rPr>
          <w:rFonts w:hint="eastAsia"/>
        </w:rPr>
        <w:t>对，方差按估计是按组分的。就是按照</w:t>
      </w:r>
      <w:r>
        <w:rPr>
          <w:rFonts w:hint="eastAsia"/>
        </w:rPr>
        <w:t>3</w:t>
      </w:r>
      <w:r>
        <w:t>.2.2</w:t>
      </w:r>
      <w:r>
        <w:rPr>
          <w:rFonts w:hint="eastAsia"/>
        </w:rPr>
        <w:t>里的方法计算的</w:t>
      </w:r>
    </w:p>
  </w:comment>
  <w:comment w:id="671" w:author="Microsoft 帐户" w:date="2020-07-29T18:03:00Z" w:initials="M帐">
    <w:p w14:paraId="63B13D0C" w14:textId="77777777" w:rsidR="001B035E" w:rsidRDefault="001B035E" w:rsidP="00E67543">
      <w:pPr>
        <w:pStyle w:val="afe"/>
      </w:pPr>
      <w:r>
        <w:rPr>
          <w:rStyle w:val="afd"/>
        </w:rPr>
        <w:annotationRef/>
      </w:r>
      <w:r>
        <w:rPr>
          <w:rFonts w:hint="eastAsia"/>
        </w:rPr>
        <w:t>这工作量不少啊？解这么多子问题？</w:t>
      </w:r>
    </w:p>
  </w:comment>
  <w:comment w:id="672" w:author="Tan zhen" w:date="2020-08-14T18:16:00Z" w:initials="Tz">
    <w:p w14:paraId="217FD831" w14:textId="77777777" w:rsidR="001B035E" w:rsidRDefault="001B035E" w:rsidP="00E67543">
      <w:pPr>
        <w:pStyle w:val="afe"/>
      </w:pPr>
      <w:r>
        <w:rPr>
          <w:rStyle w:val="afd"/>
        </w:rPr>
        <w:annotationRef/>
      </w:r>
      <w:r>
        <w:rPr>
          <w:rFonts w:hint="eastAsia"/>
        </w:rPr>
        <w:t>嗯，理论上这是个问题。不过实际操作中我们这边假设</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 xml:space="preserve"> </m:t>
        </m:r>
        <m:r>
          <m:rPr>
            <m:sty m:val="p"/>
          </m:rPr>
          <w:rPr>
            <w:rFonts w:ascii="Cambria Math" w:eastAsia="宋体" w:hAnsi="Times New Roman" w:cs="Times New Roman" w:hint="eastAsia"/>
            <w:sz w:val="24"/>
            <w:szCs w:val="24"/>
          </w:rPr>
          <m:t>和</m:t>
        </m:r>
        <m:r>
          <m:rPr>
            <m:sty m:val="p"/>
          </m:rPr>
          <w:rPr>
            <w:rFonts w:ascii="Cambria Math" w:eastAsia="宋体" w:hAnsi="Times New Roman"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hint="eastAsia"/>
        </w:rPr>
        <w:t>都事先选定不是很大的值，比如基函数</w:t>
      </w:r>
      <w:r>
        <w:rPr>
          <w:rFonts w:hint="eastAsia"/>
        </w:rPr>
        <w:t>5</w:t>
      </w:r>
      <w:r>
        <w:rPr>
          <w:rFonts w:hint="eastAsia"/>
        </w:rPr>
        <w:t>个，每个基函数值域分成</w:t>
      </w:r>
      <w:r>
        <w:t>4</w:t>
      </w:r>
      <w:r>
        <w:rPr>
          <w:rFonts w:hint="eastAsia"/>
        </w:rPr>
        <w:t>块，那么这个乘积是</w:t>
      </w:r>
      <w:r>
        <w:rPr>
          <w:rFonts w:hint="eastAsia"/>
        </w:rPr>
        <w:t>6</w:t>
      </w:r>
      <w:r>
        <w:t xml:space="preserve">25. </w:t>
      </w:r>
      <w:r>
        <w:rPr>
          <w:rFonts w:hint="eastAsia"/>
        </w:rPr>
        <w:t>另外如果基函数满足某种性质的话，此问题可以进一步简化很多，不需要求那么子问题。</w:t>
      </w:r>
    </w:p>
  </w:comment>
  <w:comment w:id="673" w:author="Microsoft 帐户" w:date="2020-08-21T16:12:00Z" w:initials="M帐">
    <w:p w14:paraId="17A7F1AF" w14:textId="1075C884" w:rsidR="001B035E" w:rsidRDefault="001B035E">
      <w:pPr>
        <w:pStyle w:val="afe"/>
      </w:pPr>
      <w:r>
        <w:rPr>
          <w:rStyle w:val="afd"/>
        </w:rPr>
        <w:annotationRef/>
      </w:r>
      <w:r>
        <w:rPr>
          <w:rFonts w:hint="eastAsia"/>
        </w:rPr>
        <w:t>指的是</w:t>
      </w:r>
      <w:r>
        <w:rPr>
          <w:rFonts w:hint="eastAsia"/>
        </w:rPr>
        <w:t>NGGAII</w:t>
      </w:r>
      <w:r>
        <w:rPr>
          <w:rFonts w:hint="eastAsia"/>
        </w:rPr>
        <w:t>求出来的解么？？？</w:t>
      </w:r>
    </w:p>
    <w:p w14:paraId="119A260E" w14:textId="177B3672" w:rsidR="001B035E" w:rsidRDefault="001B035E">
      <w:pPr>
        <w:pStyle w:val="afe"/>
      </w:pPr>
      <w:r>
        <w:rPr>
          <w:rFonts w:hint="eastAsia"/>
        </w:rPr>
        <w:t>每个抽样解？？？哪里来的抽样解？</w:t>
      </w:r>
    </w:p>
    <w:p w14:paraId="378F68C5" w14:textId="6111B089" w:rsidR="001B035E" w:rsidRDefault="001B035E">
      <w:pPr>
        <w:pStyle w:val="afe"/>
      </w:pPr>
      <w:r>
        <w:rPr>
          <w:rFonts w:hint="eastAsia"/>
        </w:rPr>
        <w:t>历史以往仿真抽样解？</w:t>
      </w:r>
    </w:p>
    <w:p w14:paraId="6CE47666" w14:textId="52E2E168" w:rsidR="001B035E" w:rsidRDefault="001B035E">
      <w:pPr>
        <w:pStyle w:val="afe"/>
      </w:pPr>
      <w:r>
        <w:rPr>
          <w:rFonts w:hint="eastAsia"/>
        </w:rPr>
        <w:t>如何抽样？</w:t>
      </w:r>
    </w:p>
  </w:comment>
  <w:comment w:id="674" w:author="Microsoft 帐户" w:date="2020-08-21T16:18:00Z" w:initials="M帐">
    <w:p w14:paraId="64EE37EF" w14:textId="322E5F8E" w:rsidR="001B035E" w:rsidRDefault="001B035E">
      <w:pPr>
        <w:pStyle w:val="afe"/>
      </w:pPr>
      <w:r>
        <w:rPr>
          <w:rStyle w:val="afd"/>
        </w:rPr>
        <w:annotationRef/>
      </w:r>
      <w:r>
        <w:rPr>
          <w:rFonts w:hint="eastAsia"/>
        </w:rPr>
        <w:t>是仿真抽样解与</w:t>
      </w:r>
      <w:r>
        <w:rPr>
          <w:rFonts w:hint="eastAsia"/>
        </w:rPr>
        <w:t>(</w:t>
      </w:r>
      <w:r>
        <w:t>17)</w:t>
      </w:r>
      <w:r>
        <w:rPr>
          <w:rFonts w:hint="eastAsia"/>
        </w:rPr>
        <w:t>的帕累托解的目标函数值</w:t>
      </w:r>
      <w:r>
        <w:rPr>
          <w:rFonts w:hint="eastAsia"/>
        </w:rPr>
        <w:t>?</w:t>
      </w:r>
    </w:p>
    <w:p w14:paraId="30FB576B" w14:textId="602D7870" w:rsidR="001B035E" w:rsidRDefault="001B035E">
      <w:pPr>
        <w:pStyle w:val="afe"/>
      </w:pPr>
      <w:r>
        <w:rPr>
          <w:rFonts w:hint="eastAsia"/>
        </w:rPr>
        <w:t>怎么形成</w:t>
      </w:r>
      <w:r>
        <w:rPr>
          <w:rFonts w:hint="eastAsia"/>
        </w:rPr>
        <w:t>16</w:t>
      </w:r>
      <w:r>
        <w:rPr>
          <w:rFonts w:hint="eastAsia"/>
        </w:rPr>
        <w:t>的真正帕累托解？？？</w:t>
      </w:r>
    </w:p>
    <w:p w14:paraId="4B7247B7" w14:textId="6548B870" w:rsidR="001B035E" w:rsidRDefault="001B035E">
      <w:pPr>
        <w:pStyle w:val="afe"/>
      </w:pPr>
      <w:r>
        <w:rPr>
          <w:rFonts w:hint="eastAsia"/>
        </w:rPr>
        <w:t>这一段话的逻辑不是特别懂！</w:t>
      </w:r>
    </w:p>
    <w:p w14:paraId="6FECD24F" w14:textId="3902F4E4" w:rsidR="001B035E" w:rsidRDefault="001B035E">
      <w:pPr>
        <w:pStyle w:val="afe"/>
      </w:pPr>
    </w:p>
    <w:p w14:paraId="0EE865A1" w14:textId="476CE4B9" w:rsidR="001B035E" w:rsidRPr="00B73A22" w:rsidRDefault="001B035E">
      <w:pPr>
        <w:pStyle w:val="afe"/>
      </w:pPr>
      <w:r>
        <w:rPr>
          <w:rFonts w:hint="eastAsia"/>
        </w:rPr>
        <w:t>公式</w:t>
      </w:r>
      <w:r>
        <w:rPr>
          <w:rFonts w:hint="eastAsia"/>
        </w:rPr>
        <w:t>17</w:t>
      </w:r>
      <w:r>
        <w:rPr>
          <w:rFonts w:hint="eastAsia"/>
        </w:rPr>
        <w:t>后面这段话不是特别明白，怎么形成最终的帕累托解</w:t>
      </w:r>
    </w:p>
  </w:comment>
  <w:comment w:id="675" w:author="Microsoft 帐户" w:date="2021-06-08T17:50:00Z" w:initials="M帐">
    <w:p w14:paraId="01067D99" w14:textId="672730DE" w:rsidR="001B035E" w:rsidRDefault="001B035E">
      <w:pPr>
        <w:pStyle w:val="afe"/>
      </w:pPr>
      <w:r>
        <w:rPr>
          <w:rStyle w:val="afd"/>
        </w:rPr>
        <w:annotationRef/>
      </w:r>
      <w:r>
        <w:t>帕累托最优解是通过解问题</w:t>
      </w:r>
      <w:r>
        <w:rPr>
          <w:rFonts w:hint="eastAsia"/>
        </w:rPr>
        <w:t>1</w:t>
      </w:r>
      <w:r>
        <w:t>6</w:t>
      </w:r>
      <w:r>
        <w:t>还是问题</w:t>
      </w:r>
      <w:r>
        <w:rPr>
          <w:rFonts w:hint="eastAsia"/>
        </w:rPr>
        <w:t>1</w:t>
      </w:r>
      <w:r>
        <w:t>7</w:t>
      </w:r>
      <w:r>
        <w:t>？？？</w:t>
      </w:r>
    </w:p>
    <w:p w14:paraId="4B6898D8" w14:textId="5BB11B7E" w:rsidR="001B035E" w:rsidRDefault="001B035E">
      <w:pPr>
        <w:pStyle w:val="afe"/>
      </w:pPr>
      <w:r>
        <w:t>还是合并两者之间的解呢？</w:t>
      </w:r>
    </w:p>
    <w:p w14:paraId="34789494" w14:textId="226594C4" w:rsidR="001B035E" w:rsidRDefault="001B035E">
      <w:pPr>
        <w:pStyle w:val="afe"/>
      </w:pPr>
      <w:r>
        <w:t>感觉</w:t>
      </w:r>
      <w:r>
        <w:rPr>
          <w:rFonts w:hint="eastAsia"/>
        </w:rPr>
        <w:t>3</w:t>
      </w:r>
      <w:r>
        <w:t>.2.3</w:t>
      </w:r>
      <w:r>
        <w:t>最后一段和</w:t>
      </w:r>
      <w:r>
        <w:rPr>
          <w:rFonts w:hint="eastAsia"/>
        </w:rPr>
        <w:t>3</w:t>
      </w:r>
      <w:r>
        <w:t>.3</w:t>
      </w:r>
      <w:r>
        <w:t>开始有点蒙？</w:t>
      </w:r>
    </w:p>
  </w:comment>
  <w:comment w:id="676" w:author="Microsoft 帐户" w:date="2020-07-29T18:26:00Z" w:initials="M帐">
    <w:p w14:paraId="409599AE" w14:textId="77777777" w:rsidR="001B035E" w:rsidRDefault="001B035E" w:rsidP="00E67543">
      <w:pPr>
        <w:pStyle w:val="afe"/>
      </w:pPr>
      <w:r>
        <w:rPr>
          <w:rStyle w:val="afd"/>
        </w:rPr>
        <w:annotationRef/>
      </w:r>
      <w:r>
        <w:rPr>
          <w:rFonts w:hint="eastAsia"/>
        </w:rPr>
        <w:t>没懂！</w:t>
      </w:r>
    </w:p>
  </w:comment>
  <w:comment w:id="677" w:author="Tan zhen" w:date="2020-08-14T18:21:00Z" w:initials="Tz">
    <w:p w14:paraId="463585CC" w14:textId="77777777" w:rsidR="001B035E" w:rsidRDefault="001B035E" w:rsidP="00E67543">
      <w:pPr>
        <w:pStyle w:val="afe"/>
      </w:pPr>
      <w:r>
        <w:rPr>
          <w:rStyle w:val="afd"/>
        </w:rPr>
        <w:annotationRef/>
      </w:r>
      <w:r>
        <w:rPr>
          <w:rFonts w:hint="eastAsia"/>
        </w:rPr>
        <w:t>就是指（</w:t>
      </w:r>
      <w:r>
        <w:rPr>
          <w:rFonts w:hint="eastAsia"/>
        </w:rPr>
        <w:t>1</w:t>
      </w:r>
      <w:r>
        <w:t>6</w:t>
      </w:r>
      <w:r>
        <w:rPr>
          <w:rFonts w:hint="eastAsia"/>
        </w:rPr>
        <w:t>）中</w:t>
      </w:r>
      <w:r>
        <w:rPr>
          <w:rFonts w:hint="eastAsia"/>
        </w:rPr>
        <w:t>N</w:t>
      </w:r>
      <w:r>
        <w:rPr>
          <w:rFonts w:hint="eastAsia"/>
        </w:rPr>
        <w:t>替换为</w:t>
      </w:r>
      <w:r>
        <w:rPr>
          <w:rFonts w:hint="eastAsia"/>
        </w:rPr>
        <w:t>n</w:t>
      </w:r>
      <w:r>
        <w:rPr>
          <w:rFonts w:hint="eastAsia"/>
        </w:rPr>
        <w:t>后的那个问题</w:t>
      </w:r>
    </w:p>
  </w:comment>
  <w:comment w:id="678" w:author="Microsoft 帐户" w:date="2020-07-29T18:26:00Z" w:initials="M帐">
    <w:p w14:paraId="0E5AB7EE" w14:textId="77777777" w:rsidR="001B035E" w:rsidRPr="00A93041" w:rsidRDefault="001B035E" w:rsidP="00E67543">
      <w:pPr>
        <w:pStyle w:val="afe"/>
        <w:rPr>
          <w:b/>
          <w:bCs/>
          <w:sz w:val="24"/>
          <w:szCs w:val="24"/>
        </w:rPr>
      </w:pPr>
      <w:r>
        <w:rPr>
          <w:rStyle w:val="afd"/>
        </w:rPr>
        <w:annotationRef/>
      </w:r>
      <w:r>
        <w:rPr>
          <w:rFonts w:hint="eastAsia"/>
        </w:rPr>
        <w:t>这些新出来的符号</w:t>
      </w:r>
      <m:oMath>
        <m:acc>
          <m:accPr>
            <m:chr m:val="̅"/>
            <m:ctrlPr>
              <w:rPr>
                <w:rFonts w:ascii="Cambria Math" w:hAnsi="Cambria Math" w:cs="Times New Roman"/>
                <w:b/>
                <w:bCs/>
                <w:sz w:val="24"/>
                <w:szCs w:val="24"/>
              </w:rPr>
            </m:ctrlPr>
          </m:accPr>
          <m:e>
            <m:r>
              <m:rPr>
                <m:scr m:val="script"/>
              </m:rPr>
              <w:rPr>
                <w:rFonts w:ascii="Cambria Math" w:hAnsi="Cambria Math" w:cs="Times New Roman"/>
                <w:sz w:val="24"/>
                <w:szCs w:val="24"/>
              </w:rPr>
              <m:t>X</m:t>
            </m:r>
          </m:e>
        </m:acc>
        <m:r>
          <m:rPr>
            <m:sty m:val="bi"/>
          </m:rPr>
          <w:rPr>
            <w:rFonts w:ascii="Cambria Math" w:hAnsi="Cambria Math" w:cs="Times New Roman"/>
            <w:sz w:val="24"/>
            <w:szCs w:val="24"/>
          </w:rPr>
          <m:t xml:space="preserve"> </m:t>
        </m:r>
        <m:r>
          <m:rPr>
            <m:sty m:val="bi"/>
          </m:rPr>
          <w:rPr>
            <w:rFonts w:ascii="Cambria Math" w:hAnsi="Cambria Math" w:cs="Times New Roman" w:hint="eastAsia"/>
            <w:sz w:val="24"/>
            <w:szCs w:val="24"/>
          </w:rPr>
          <m:t>是不是要说明下？</m:t>
        </m:r>
      </m:oMath>
    </w:p>
    <w:p w14:paraId="494EF09D" w14:textId="77777777" w:rsidR="001B035E" w:rsidRPr="00A93041" w:rsidRDefault="001B035E" w:rsidP="00E67543">
      <w:pPr>
        <w:pStyle w:val="afe"/>
      </w:pPr>
      <w:r>
        <w:rPr>
          <w:rFonts w:hint="eastAsia"/>
        </w:rPr>
        <w:t>是啥意思呢？</w:t>
      </w:r>
    </w:p>
  </w:comment>
  <w:comment w:id="679" w:author="Tan zhen" w:date="2020-08-14T18:29:00Z" w:initials="Tz">
    <w:p w14:paraId="747197FD" w14:textId="77777777" w:rsidR="001B035E" w:rsidRDefault="001B035E" w:rsidP="00E67543">
      <w:pPr>
        <w:pStyle w:val="afe"/>
      </w:pPr>
      <w:r>
        <w:rPr>
          <w:rStyle w:val="afd"/>
        </w:rPr>
        <w:annotationRef/>
      </w:r>
      <w:r>
        <w:rPr>
          <w:rFonts w:hint="eastAsia"/>
        </w:rPr>
        <w:t>这个符号原来指的是可行解域，现在直接改成显示表达了</w:t>
      </w:r>
    </w:p>
    <w:p w14:paraId="67250578" w14:textId="6E0B7623" w:rsidR="001B035E" w:rsidRDefault="001B035E" w:rsidP="00E67543">
      <w:pPr>
        <w:pStyle w:val="afe"/>
      </w:pPr>
    </w:p>
    <w:p w14:paraId="48C01CB1" w14:textId="615B2827" w:rsidR="001B035E" w:rsidRDefault="001B035E" w:rsidP="00E67543">
      <w:pPr>
        <w:pStyle w:val="afe"/>
      </w:pPr>
      <w:r>
        <w:rPr>
          <w:rFonts w:hint="eastAsia"/>
        </w:rPr>
        <w:t>显示表达？？？是什么意思？？</w:t>
      </w:r>
    </w:p>
  </w:comment>
  <w:comment w:id="681" w:author="Microsoft 帐户" w:date="2020-08-30T07:46:00Z" w:initials="M帐">
    <w:p w14:paraId="789265D9" w14:textId="2DD57C80" w:rsidR="001B035E" w:rsidRDefault="001B035E">
      <w:pPr>
        <w:pStyle w:val="afe"/>
      </w:pPr>
      <w:r>
        <w:rPr>
          <w:rStyle w:val="afd"/>
        </w:rPr>
        <w:annotationRef/>
      </w:r>
      <w:r>
        <w:rPr>
          <w:rFonts w:hint="eastAsia"/>
        </w:rPr>
        <w:t>为啥这还是大</w:t>
      </w:r>
      <w:r>
        <w:rPr>
          <w:rFonts w:hint="eastAsia"/>
        </w:rPr>
        <w:t>N</w:t>
      </w:r>
      <w:r>
        <w:rPr>
          <w:rFonts w:hint="eastAsia"/>
        </w:rPr>
        <w:t>？</w:t>
      </w:r>
    </w:p>
    <w:p w14:paraId="7216135D" w14:textId="77777777" w:rsidR="001B035E" w:rsidRDefault="001B035E">
      <w:pPr>
        <w:pStyle w:val="afe"/>
      </w:pPr>
    </w:p>
    <w:p w14:paraId="53F1C0F5" w14:textId="032DFB1A" w:rsidR="001B035E" w:rsidRDefault="001B035E">
      <w:pPr>
        <w:pStyle w:val="afe"/>
      </w:pPr>
      <w:r>
        <w:rPr>
          <w:rFonts w:hint="eastAsia"/>
        </w:rPr>
        <w:t>要修改成小</w:t>
      </w:r>
      <w:r>
        <w:rPr>
          <w:rFonts w:hint="eastAsia"/>
        </w:rPr>
        <w:t>n</w:t>
      </w:r>
      <w:r>
        <w:t>??</w:t>
      </w:r>
    </w:p>
  </w:comment>
  <w:comment w:id="683" w:author="Microsoft 帐户" w:date="2020-08-21T16:40:00Z" w:initials="M帐">
    <w:p w14:paraId="5829B1C4" w14:textId="16E73224" w:rsidR="001B035E" w:rsidRDefault="001B035E">
      <w:pPr>
        <w:pStyle w:val="afe"/>
      </w:pPr>
      <w:r>
        <w:rPr>
          <w:rStyle w:val="afd"/>
        </w:rPr>
        <w:annotationRef/>
      </w:r>
      <w:r>
        <w:rPr>
          <w:rFonts w:hint="eastAsia"/>
        </w:rPr>
        <w:t>这是什么逻辑！！小于？</w:t>
      </w:r>
    </w:p>
    <w:p w14:paraId="3E7B5B48" w14:textId="323637D8" w:rsidR="001B035E" w:rsidRDefault="001B035E">
      <w:pPr>
        <w:pStyle w:val="afe"/>
      </w:pPr>
      <w:r>
        <w:rPr>
          <w:rFonts w:hint="eastAsia"/>
        </w:rPr>
        <w:t>我们是求最小化？？</w:t>
      </w:r>
    </w:p>
    <w:p w14:paraId="65091ABB" w14:textId="77777777" w:rsidR="001B035E" w:rsidRDefault="001B035E">
      <w:pPr>
        <w:pStyle w:val="afe"/>
      </w:pPr>
    </w:p>
  </w:comment>
  <w:comment w:id="684" w:author="Zhen Tan" w:date="2020-08-27T17:39:00Z" w:initials="ZT">
    <w:p w14:paraId="58EF3A67" w14:textId="0A66F24F" w:rsidR="001B035E" w:rsidRDefault="001B035E">
      <w:pPr>
        <w:pStyle w:val="afe"/>
      </w:pPr>
      <w:r>
        <w:rPr>
          <w:rStyle w:val="afd"/>
        </w:rPr>
        <w:annotationRef/>
      </w:r>
      <w:r>
        <w:t>You are right!</w:t>
      </w:r>
    </w:p>
  </w:comment>
  <w:comment w:id="689" w:author="Microsoft 帐户" w:date="2020-07-29T18:29:00Z" w:initials="M帐">
    <w:p w14:paraId="44E0C6C3" w14:textId="3C44A7D6" w:rsidR="001B035E" w:rsidRDefault="001B035E" w:rsidP="00E67543">
      <w:pPr>
        <w:pStyle w:val="afe"/>
      </w:pPr>
      <w:r>
        <w:rPr>
          <w:rStyle w:val="afd"/>
        </w:rPr>
        <w:annotationRef/>
      </w:r>
      <w:r>
        <w:rPr>
          <w:rFonts w:hint="eastAsia"/>
        </w:rPr>
        <w:t>这是什么逻辑？？？没懂！</w:t>
      </w:r>
    </w:p>
    <w:p w14:paraId="7E35F86F" w14:textId="77777777" w:rsidR="001B035E" w:rsidRDefault="009363F8" w:rsidP="00E67543">
      <w:pPr>
        <w:pStyle w:val="afe"/>
      </w:pPr>
      <m:oMathPara>
        <m:oMath>
          <m:sSub>
            <m:sSubPr>
              <m:ctrlPr>
                <w:rPr>
                  <w:rFonts w:ascii="Cambria Math" w:hAnsi="Times New Roman" w:cs="Times New Roman"/>
                  <w:i/>
                  <w:color w:val="FF0000"/>
                  <w:sz w:val="24"/>
                  <w:szCs w:val="24"/>
                </w:rPr>
              </m:ctrlPr>
            </m:sSubPr>
            <m:e>
              <m:r>
                <w:rPr>
                  <w:rFonts w:ascii="Cambria Math" w:eastAsia="宋体" w:hAnsi="Cambria Math" w:cs="Times New Roman"/>
                  <w:color w:val="FF0000"/>
                  <w:sz w:val="24"/>
                  <w:szCs w:val="24"/>
                </w:rPr>
                <m:t>K</m:t>
              </m:r>
            </m:e>
            <m:sub>
              <m:r>
                <m:rPr>
                  <m:sty m:val="p"/>
                </m:rPr>
                <w:rPr>
                  <w:rFonts w:ascii="Cambria Math" w:hAnsi="Cambria Math" w:cs="Times New Roman"/>
                  <w:color w:val="FF0000"/>
                  <w:sz w:val="24"/>
                  <w:szCs w:val="24"/>
                </w:rPr>
                <m:t>2</m:t>
              </m:r>
            </m:sub>
          </m:sSub>
          <m:r>
            <w:rPr>
              <w:rFonts w:ascii="Cambria Math" w:hAnsi="Times New Roman" w:cs="Times New Roman"/>
              <w:color w:val="FF0000"/>
              <w:sz w:val="24"/>
              <w:szCs w:val="24"/>
            </w:rPr>
            <m:t xml:space="preserve"> </m:t>
          </m:r>
          <m:r>
            <w:rPr>
              <w:rFonts w:ascii="Cambria Math" w:hAnsi="Times New Roman" w:cs="Times New Roman" w:hint="eastAsia"/>
              <w:color w:val="FF0000"/>
              <w:sz w:val="24"/>
              <w:szCs w:val="24"/>
            </w:rPr>
            <m:t>是干嘛用的？</m:t>
          </m:r>
        </m:oMath>
      </m:oMathPara>
    </w:p>
  </w:comment>
  <w:comment w:id="690" w:author="Tan zhen" w:date="2020-08-14T18:26:00Z" w:initials="Tz">
    <w:p w14:paraId="7788B31B" w14:textId="77777777" w:rsidR="001B035E" w:rsidRDefault="001B035E" w:rsidP="00E67543">
      <w:pPr>
        <w:pStyle w:val="afe"/>
      </w:pPr>
      <w:r>
        <w:rPr>
          <w:rStyle w:val="afd"/>
        </w:rPr>
        <w:annotationRef/>
      </w:r>
      <w:r>
        <w:rPr>
          <w:rFonts w:hint="eastAsia"/>
        </w:rPr>
        <w:t>就是说如果帕累托集里的没有</w:t>
      </w:r>
      <w:r>
        <w:rPr>
          <w:rFonts w:hint="eastAsia"/>
        </w:rPr>
        <w:t>K2</w:t>
      </w:r>
      <w:r>
        <w:rPr>
          <w:rFonts w:hint="eastAsia"/>
        </w:rPr>
        <w:t>那么多个，就再</w:t>
      </w:r>
      <w:r>
        <w:rPr>
          <w:rFonts w:hint="eastAsia"/>
        </w:rPr>
        <w:t>include</w:t>
      </w:r>
      <w:r>
        <w:rPr>
          <w:rFonts w:hint="eastAsia"/>
        </w:rPr>
        <w:t>进来一些多解（包括帕累托里的），如果帕累托集就已经很大，那就只用这个集合。这个具体可以调整的，一般</w:t>
      </w:r>
      <w:r>
        <w:rPr>
          <w:rFonts w:hint="eastAsia"/>
        </w:rPr>
        <w:t>K2</w:t>
      </w:r>
      <w:r>
        <w:rPr>
          <w:rFonts w:hint="eastAsia"/>
        </w:rPr>
        <w:t>要定比帕累托集大</w:t>
      </w:r>
    </w:p>
  </w:comment>
  <w:comment w:id="693" w:author="Microsoft 帐户" w:date="2020-08-30T08:15:00Z" w:initials="M帐">
    <w:p w14:paraId="6DB7D361" w14:textId="50FA8922" w:rsidR="001B035E" w:rsidRDefault="001B035E">
      <w:pPr>
        <w:pStyle w:val="afe"/>
      </w:pPr>
      <w:r>
        <w:rPr>
          <w:rStyle w:val="afd"/>
        </w:rPr>
        <w:annotationRef/>
      </w:r>
      <w:r>
        <w:rPr>
          <w:rFonts w:hint="eastAsia"/>
        </w:rPr>
        <w:t>先在帕累托抽样一个</w:t>
      </w:r>
      <w:r>
        <w:rPr>
          <w:rFonts w:hint="eastAsia"/>
        </w:rPr>
        <w:t>x</w:t>
      </w:r>
      <w:r>
        <w:t xml:space="preserve">, </w:t>
      </w:r>
    </w:p>
    <w:p w14:paraId="4C6FF2CA" w14:textId="0427E5AE" w:rsidR="001B035E" w:rsidRDefault="001B035E">
      <w:pPr>
        <w:pStyle w:val="afe"/>
      </w:pPr>
      <w:r>
        <w:rPr>
          <w:rFonts w:hint="eastAsia"/>
        </w:rPr>
        <w:t>后在</w:t>
      </w:r>
      <w:r>
        <w:t>x</w:t>
      </w:r>
      <w:r>
        <w:rPr>
          <w:rFonts w:hint="eastAsia"/>
        </w:rPr>
        <w:t>邻域里面先抽样一个解？</w:t>
      </w:r>
      <w:r>
        <w:t xml:space="preserve">C </w:t>
      </w:r>
      <w:r>
        <w:rPr>
          <w:rFonts w:hint="eastAsia"/>
        </w:rPr>
        <w:t>是半径？</w:t>
      </w:r>
    </w:p>
    <w:p w14:paraId="3E7EBC1D" w14:textId="173F2D41" w:rsidR="001B035E" w:rsidRDefault="001B035E">
      <w:pPr>
        <w:pStyle w:val="afe"/>
      </w:pPr>
      <w:r>
        <w:rPr>
          <w:rFonts w:hint="eastAsia"/>
        </w:rPr>
        <w:t>然后取整？</w:t>
      </w:r>
    </w:p>
  </w:comment>
  <w:comment w:id="691" w:author="Microsoft 帐户" w:date="2020-08-21T16:42:00Z" w:initials="M帐">
    <w:p w14:paraId="5B8BF494" w14:textId="636AB7FB" w:rsidR="001B035E" w:rsidRDefault="001B035E">
      <w:pPr>
        <w:pStyle w:val="afe"/>
      </w:pPr>
      <w:r>
        <w:rPr>
          <w:rStyle w:val="afd"/>
        </w:rPr>
        <w:annotationRef/>
      </w:r>
      <w:r>
        <w:rPr>
          <w:rFonts w:hint="eastAsia"/>
        </w:rPr>
        <w:t>这是什么？</w:t>
      </w:r>
    </w:p>
  </w:comment>
  <w:comment w:id="692" w:author="Zhen Tan" w:date="2020-08-27T17:33:00Z" w:initials="ZT">
    <w:p w14:paraId="18AE289A" w14:textId="49534C27" w:rsidR="001B035E" w:rsidRDefault="001B035E">
      <w:pPr>
        <w:pStyle w:val="afe"/>
      </w:pPr>
      <w:r>
        <w:rPr>
          <w:rStyle w:val="afd"/>
        </w:rPr>
        <w:annotationRef/>
      </w:r>
      <w:r>
        <w:t>Make sure the solution is a vector with integers</w:t>
      </w:r>
    </w:p>
  </w:comment>
  <w:comment w:id="695" w:author="Microsoft 帐户" w:date="2020-07-29T18:11:00Z" w:initials="M帐">
    <w:p w14:paraId="524C0B84" w14:textId="77777777" w:rsidR="001B035E" w:rsidRDefault="001B035E" w:rsidP="00E67543">
      <w:pPr>
        <w:pStyle w:val="afe"/>
      </w:pPr>
      <w:r>
        <w:rPr>
          <w:rStyle w:val="afd"/>
        </w:rPr>
        <w:annotationRef/>
      </w:r>
      <w:r>
        <w:rPr>
          <w:rFonts w:hint="eastAsia"/>
        </w:rPr>
        <w:t>这里可以修订下？！</w:t>
      </w:r>
    </w:p>
    <w:p w14:paraId="4A62B8C5" w14:textId="77777777" w:rsidR="001B035E" w:rsidRDefault="001B035E" w:rsidP="00E67543">
      <w:pPr>
        <w:pStyle w:val="afe"/>
      </w:pPr>
    </w:p>
  </w:comment>
  <w:comment w:id="696" w:author="Tan zhen" w:date="2020-08-14T19:44:00Z" w:initials="Tz">
    <w:p w14:paraId="48573409" w14:textId="77777777" w:rsidR="001B035E" w:rsidRDefault="001B035E" w:rsidP="00E67543">
      <w:pPr>
        <w:pStyle w:val="afe"/>
      </w:pPr>
      <w:r>
        <w:rPr>
          <w:rStyle w:val="afd"/>
        </w:rPr>
        <w:annotationRef/>
      </w:r>
      <w:r>
        <w:rPr>
          <w:rFonts w:hint="eastAsia"/>
        </w:rPr>
        <w:t>嗯，目标奥最小化，那么应该是反过来减</w:t>
      </w:r>
    </w:p>
  </w:comment>
  <w:comment w:id="697" w:author="Microsoft 帐户" w:date="2020-07-29T22:28:00Z" w:initials="M帐">
    <w:p w14:paraId="54740846" w14:textId="77777777" w:rsidR="001B035E" w:rsidRDefault="001B035E" w:rsidP="00E67543">
      <w:pPr>
        <w:pStyle w:val="afe"/>
        <w:rPr>
          <w:b/>
          <w:bCs/>
          <w:sz w:val="24"/>
          <w:szCs w:val="24"/>
        </w:rPr>
      </w:pPr>
      <w:r>
        <w:rPr>
          <w:rStyle w:val="afd"/>
        </w:rPr>
        <w:annotationRef/>
      </w:r>
      <m:oMath>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oMath>
      <w:r>
        <w:rPr>
          <w:rFonts w:hint="eastAsia"/>
          <w:b/>
          <w:bCs/>
          <w:sz w:val="24"/>
          <w:szCs w:val="24"/>
        </w:rPr>
        <w:t xml:space="preserve"> </w:t>
      </w:r>
      <w:r>
        <w:rPr>
          <w:rFonts w:hint="eastAsia"/>
          <w:b/>
          <w:bCs/>
          <w:sz w:val="24"/>
          <w:szCs w:val="24"/>
        </w:rPr>
        <w:t>在这里是个什么含义，和上面（</w:t>
      </w:r>
      <w:r>
        <w:rPr>
          <w:rFonts w:hint="eastAsia"/>
          <w:b/>
          <w:bCs/>
          <w:sz w:val="24"/>
          <w:szCs w:val="24"/>
        </w:rPr>
        <w:t>18</w:t>
      </w:r>
      <w:r>
        <w:rPr>
          <w:rFonts w:hint="eastAsia"/>
          <w:b/>
          <w:bCs/>
          <w:sz w:val="24"/>
          <w:szCs w:val="24"/>
        </w:rPr>
        <w:t>）的是一个意思么？</w:t>
      </w:r>
    </w:p>
    <w:p w14:paraId="026E3874" w14:textId="77777777" w:rsidR="001B035E" w:rsidRDefault="001B035E" w:rsidP="00E67543">
      <w:pPr>
        <w:pStyle w:val="afe"/>
      </w:pPr>
      <w:r>
        <w:rPr>
          <w:rFonts w:hint="eastAsia"/>
          <w:b/>
          <w:bCs/>
          <w:sz w:val="24"/>
          <w:szCs w:val="24"/>
        </w:rPr>
        <w:t>放在这里是个啥含义</w:t>
      </w:r>
    </w:p>
  </w:comment>
  <w:comment w:id="698" w:author="Tan zhen" w:date="2020-08-14T20:05:00Z" w:initials="Tz">
    <w:p w14:paraId="59787781" w14:textId="77777777" w:rsidR="001B035E" w:rsidRPr="00C90F0A" w:rsidRDefault="001B035E" w:rsidP="00E67543">
      <w:pPr>
        <w:pStyle w:val="afe"/>
      </w:pPr>
      <w:r>
        <w:rPr>
          <w:rStyle w:val="afd"/>
        </w:rPr>
        <w:annotationRef/>
      </w:r>
      <m:oMath>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i"/>
          </m:rPr>
          <w:rPr>
            <w:rFonts w:ascii="Cambria Math" w:hAnsi="Cambria Math" w:cs="Times New Roman"/>
            <w:sz w:val="24"/>
            <w:szCs w:val="24"/>
          </w:rPr>
          <m:t xml:space="preserve"> </m:t>
        </m:r>
      </m:oMath>
      <w:r>
        <w:rPr>
          <w:b/>
          <w:bCs/>
          <w:sz w:val="24"/>
          <w:szCs w:val="24"/>
        </w:rPr>
        <w:t xml:space="preserve"> </w:t>
      </w:r>
      <w:r>
        <w:rPr>
          <w:rFonts w:hint="eastAsia"/>
          <w:b/>
          <w:bCs/>
          <w:sz w:val="24"/>
          <w:szCs w:val="24"/>
        </w:rPr>
        <w:t>指的是</w:t>
      </w:r>
      <w:r>
        <w:rPr>
          <w:rFonts w:hint="eastAsia"/>
          <w:b/>
          <w:bCs/>
          <w:sz w:val="24"/>
          <w:szCs w:val="24"/>
        </w:rPr>
        <w:t>Sn</w:t>
      </w:r>
      <w:r>
        <w:rPr>
          <w:rFonts w:hint="eastAsia"/>
          <w:b/>
          <w:bCs/>
          <w:sz w:val="24"/>
          <w:szCs w:val="24"/>
        </w:rPr>
        <w:t>集合里的任一元素，也可以用其他符号，主要就是和</w:t>
      </w:r>
      <w:r>
        <w:rPr>
          <w:rFonts w:hint="eastAsia"/>
          <w:b/>
          <w:bCs/>
          <w:sz w:val="24"/>
          <w:szCs w:val="24"/>
        </w:rPr>
        <w:t>x</w:t>
      </w:r>
      <w:r>
        <w:rPr>
          <w:rFonts w:hint="eastAsia"/>
          <w:b/>
          <w:bCs/>
          <w:sz w:val="24"/>
          <w:szCs w:val="24"/>
        </w:rPr>
        <w:t>区分开来</w:t>
      </w:r>
    </w:p>
  </w:comment>
  <w:comment w:id="700" w:author="Microsoft 帐户" w:date="2020-07-29T18:35:00Z" w:initials="M帐">
    <w:p w14:paraId="7D8D8700" w14:textId="77777777" w:rsidR="001B035E" w:rsidRDefault="001B035E" w:rsidP="00E67543">
      <w:pPr>
        <w:pStyle w:val="afe"/>
      </w:pPr>
      <w:r>
        <w:rPr>
          <w:rStyle w:val="afd"/>
        </w:rPr>
        <w:annotationRef/>
      </w:r>
      <w:r>
        <w:rPr>
          <w:rFonts w:hint="eastAsia"/>
        </w:rPr>
        <w:t>公式</w:t>
      </w:r>
      <w:r>
        <w:rPr>
          <w:rFonts w:hint="eastAsia"/>
        </w:rPr>
        <w:t>20(</w:t>
      </w:r>
      <w:proofErr w:type="spellStart"/>
      <w:r>
        <w:t>a,b</w:t>
      </w:r>
      <w:proofErr w:type="spellEnd"/>
      <w:r>
        <w:t>)</w:t>
      </w:r>
      <w:r>
        <w:rPr>
          <w:rFonts w:hint="eastAsia"/>
        </w:rPr>
        <w:t>怎么出来的？有必要推导或</w:t>
      </w:r>
      <w:r>
        <w:rPr>
          <w:rFonts w:hint="eastAsia"/>
        </w:rPr>
        <w:t>p</w:t>
      </w:r>
      <w:r>
        <w:t>roof</w:t>
      </w:r>
      <w:r>
        <w:rPr>
          <w:rFonts w:hint="eastAsia"/>
        </w:rPr>
        <w:t>一下么？</w:t>
      </w:r>
    </w:p>
  </w:comment>
  <w:comment w:id="701" w:author="Tan zhen" w:date="2020-08-14T20:13:00Z" w:initials="Tz">
    <w:p w14:paraId="3980F480" w14:textId="77777777" w:rsidR="001B035E" w:rsidRDefault="001B035E" w:rsidP="00E67543">
      <w:pPr>
        <w:pStyle w:val="afe"/>
      </w:pPr>
      <w:r>
        <w:rPr>
          <w:rStyle w:val="afd"/>
        </w:rPr>
        <w:annotationRef/>
      </w:r>
      <w:r>
        <w:rPr>
          <w:rFonts w:hint="eastAsia"/>
        </w:rPr>
        <w:t>可以推倒，也可以引用类似公式的文献。。</w:t>
      </w:r>
    </w:p>
  </w:comment>
  <w:comment w:id="703" w:author="Microsoft 帐户" w:date="2020-08-21T17:07:00Z" w:initials="M帐">
    <w:p w14:paraId="614679F4" w14:textId="40A28D94" w:rsidR="001B035E" w:rsidRDefault="001B035E">
      <w:pPr>
        <w:pStyle w:val="afe"/>
      </w:pPr>
      <w:r>
        <w:rPr>
          <w:rStyle w:val="afd"/>
        </w:rPr>
        <w:annotationRef/>
      </w:r>
      <w:r>
        <w:rPr>
          <w:rFonts w:hint="eastAsia"/>
        </w:rPr>
        <w:t>确定是小</w:t>
      </w:r>
      <w:r>
        <w:rPr>
          <w:rFonts w:hint="eastAsia"/>
        </w:rPr>
        <w:t>f</w:t>
      </w:r>
      <w:r>
        <w:rPr>
          <w:rFonts w:hint="eastAsia"/>
        </w:rPr>
        <w:t>么？</w:t>
      </w:r>
    </w:p>
  </w:comment>
  <w:comment w:id="704" w:author="Zhen Tan" w:date="2020-08-27T17:40:00Z" w:initials="ZT">
    <w:p w14:paraId="0EAD1B55" w14:textId="004DCE6C" w:rsidR="001B035E" w:rsidRDefault="001B035E">
      <w:pPr>
        <w:pStyle w:val="afe"/>
      </w:pPr>
      <w:r>
        <w:rPr>
          <w:rStyle w:val="afd"/>
        </w:rPr>
        <w:annotationRef/>
      </w:r>
      <w:r>
        <w:t>Yes, this is a row vector here</w:t>
      </w:r>
    </w:p>
    <w:p w14:paraId="3038B1A6" w14:textId="77777777" w:rsidR="001B035E" w:rsidRDefault="001B035E">
      <w:pPr>
        <w:pStyle w:val="afe"/>
      </w:pPr>
    </w:p>
    <w:p w14:paraId="0A03EE32" w14:textId="5E3B7005" w:rsidR="001B035E" w:rsidRDefault="001B035E">
      <w:pPr>
        <w:pStyle w:val="afe"/>
      </w:pPr>
      <w:r>
        <w:t>前面是大</w:t>
      </w:r>
      <w:r>
        <w:t>F</w:t>
      </w:r>
      <w:r>
        <w:t>？</w:t>
      </w:r>
    </w:p>
  </w:comment>
  <w:comment w:id="705" w:author="Microsoft 帐户" w:date="2020-07-29T18:33:00Z" w:initials="M帐">
    <w:p w14:paraId="2330A2C0" w14:textId="77777777" w:rsidR="001B035E" w:rsidRDefault="001B035E" w:rsidP="00E67543">
      <w:pPr>
        <w:pStyle w:val="afe"/>
      </w:pPr>
      <w:r>
        <w:rPr>
          <w:rStyle w:val="afd"/>
        </w:rPr>
        <w:annotationRef/>
      </w:r>
      <w:r>
        <w:rPr>
          <w:rFonts w:hint="eastAsia"/>
        </w:rPr>
        <w:t>能不能更加直白表示一下？</w:t>
      </w:r>
    </w:p>
    <w:p w14:paraId="1BE067D5" w14:textId="77777777" w:rsidR="001B035E" w:rsidRDefault="001B035E" w:rsidP="00E67543">
      <w:pPr>
        <w:pStyle w:val="afe"/>
      </w:pPr>
      <w:r>
        <w:rPr>
          <w:rFonts w:hint="eastAsia"/>
        </w:rPr>
        <w:t>不大好懂</w:t>
      </w:r>
      <w:r>
        <w:rPr>
          <w:rFonts w:hint="eastAsia"/>
        </w:rPr>
        <w:t>~</w:t>
      </w:r>
    </w:p>
  </w:comment>
  <w:comment w:id="706" w:author="Tan zhen" w:date="2020-08-14T20:19:00Z" w:initials="Tz">
    <w:p w14:paraId="0AFC262E" w14:textId="77777777" w:rsidR="001B035E" w:rsidRDefault="001B035E" w:rsidP="00E67543">
      <w:pPr>
        <w:pStyle w:val="afe"/>
      </w:pPr>
      <w:r>
        <w:rPr>
          <w:rStyle w:val="afd"/>
        </w:rPr>
        <w:annotationRef/>
      </w:r>
      <w:r>
        <w:rPr>
          <w:rFonts w:hint="eastAsia"/>
        </w:rPr>
        <w:t>加了个简单例子</w:t>
      </w:r>
    </w:p>
  </w:comment>
  <w:comment w:id="708" w:author="Microsoft 帐户" w:date="2020-08-21T17:05:00Z" w:initials="M帐">
    <w:p w14:paraId="401DA058" w14:textId="29FCE9E9" w:rsidR="001B035E" w:rsidRDefault="001B035E">
      <w:pPr>
        <w:pStyle w:val="afe"/>
      </w:pPr>
      <w:r>
        <w:rPr>
          <w:rStyle w:val="afd"/>
        </w:rPr>
        <w:annotationRef/>
      </w:r>
      <w:r>
        <w:rPr>
          <w:rFonts w:hint="eastAsia"/>
        </w:rPr>
        <w:t>这个没有波浪？？？</w:t>
      </w:r>
    </w:p>
  </w:comment>
  <w:comment w:id="709" w:author="Zhen Tan" w:date="2020-08-27T17:41:00Z" w:initials="ZT">
    <w:p w14:paraId="02DDE332" w14:textId="7E877689" w:rsidR="001B035E" w:rsidRDefault="001B035E">
      <w:pPr>
        <w:pStyle w:val="afe"/>
      </w:pPr>
      <w:r>
        <w:rPr>
          <w:rStyle w:val="afd"/>
        </w:rPr>
        <w:annotationRef/>
      </w:r>
      <w:r>
        <w:t>You are right! revised</w:t>
      </w:r>
    </w:p>
  </w:comment>
  <w:comment w:id="713" w:author="Microsoft 帐户" w:date="2020-08-21T17:06:00Z" w:initials="M帐">
    <w:p w14:paraId="5BA479E7" w14:textId="25AEB7E9" w:rsidR="001B035E" w:rsidRDefault="001B035E">
      <w:pPr>
        <w:pStyle w:val="afe"/>
      </w:pPr>
      <w:r>
        <w:rPr>
          <w:rStyle w:val="afd"/>
        </w:rPr>
        <w:annotationRef/>
      </w:r>
      <w:r>
        <w:rPr>
          <w:rFonts w:hint="eastAsia"/>
        </w:rPr>
        <w:t>没有波浪？？？</w:t>
      </w:r>
    </w:p>
  </w:comment>
  <w:comment w:id="714" w:author="Zhen Tan" w:date="2020-08-27T17:41:00Z" w:initials="ZT">
    <w:p w14:paraId="2CA08CE5" w14:textId="72C75DD3" w:rsidR="001B035E" w:rsidRDefault="001B035E">
      <w:pPr>
        <w:pStyle w:val="afe"/>
      </w:pPr>
      <w:r>
        <w:rPr>
          <w:rStyle w:val="afd"/>
        </w:rPr>
        <w:annotationRef/>
      </w:r>
      <w:r>
        <w:t>You are right! revised</w:t>
      </w:r>
    </w:p>
  </w:comment>
  <w:comment w:id="719" w:author="Microsoft 帐户" w:date="2020-07-29T22:15:00Z" w:initials="M帐">
    <w:p w14:paraId="06517759" w14:textId="77777777" w:rsidR="001B035E" w:rsidRPr="00496537" w:rsidRDefault="001B035E" w:rsidP="00E67543">
      <w:pPr>
        <w:pStyle w:val="afe"/>
        <w:rPr>
          <w:color w:val="333333"/>
          <w:sz w:val="24"/>
          <w:szCs w:val="24"/>
          <w:shd w:val="clear" w:color="auto" w:fill="FFFFFF"/>
        </w:rPr>
      </w:pPr>
      <w:r>
        <w:rPr>
          <w:rStyle w:val="afd"/>
        </w:rPr>
        <w:annotationRef/>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hint="eastAsia"/>
            <w:color w:val="333333"/>
            <w:sz w:val="24"/>
            <w:szCs w:val="24"/>
            <w:shd w:val="clear" w:color="auto" w:fill="FFFFFF"/>
          </w:rPr>
          <m:t>是解！</m:t>
        </m:r>
      </m:oMath>
    </w:p>
    <w:p w14:paraId="7E5C537E" w14:textId="77777777" w:rsidR="001B035E" w:rsidRPr="00496537" w:rsidRDefault="009363F8" w:rsidP="00E67543">
      <w:pPr>
        <w:pStyle w:val="afe"/>
        <w:rPr>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bi"/>
          </m:rPr>
          <w:rPr>
            <w:rFonts w:ascii="Cambria Math" w:eastAsia="宋体" w:hAnsi="Times New Roman" w:cs="Times New Roman" w:hint="eastAsia"/>
            <w:sz w:val="24"/>
            <w:szCs w:val="24"/>
          </w:rPr>
          <m:t>是</m:t>
        </m:r>
        <m:r>
          <m:rPr>
            <m:sty m:val="bi"/>
          </m:rPr>
          <w:rPr>
            <w:rFonts w:ascii="Cambria Math" w:eastAsia="宋体" w:hAnsi="Times New Roman" w:cs="Times New Roman" w:hint="eastAsia"/>
            <w:sz w:val="24"/>
            <w:szCs w:val="24"/>
          </w:rPr>
          <m:t>KG</m:t>
        </m:r>
        <m:r>
          <m:rPr>
            <m:sty m:val="bi"/>
          </m:rPr>
          <w:rPr>
            <w:rFonts w:ascii="Cambria Math" w:eastAsia="宋体" w:hAnsi="Times New Roman" w:cs="Times New Roman" w:hint="eastAsia"/>
            <w:sz w:val="24"/>
            <w:szCs w:val="24"/>
          </w:rPr>
          <m:t>，</m:t>
        </m:r>
      </m:oMath>
      <w:r w:rsidR="001B035E">
        <w:rPr>
          <w:rFonts w:hint="eastAsia"/>
          <w:b/>
          <w:sz w:val="24"/>
          <w:szCs w:val="24"/>
        </w:rPr>
        <w:t>相当于函数值</w:t>
      </w:r>
    </w:p>
    <w:p w14:paraId="36FBF186" w14:textId="77777777" w:rsidR="001B035E" w:rsidRDefault="001B035E" w:rsidP="00E67543">
      <w:pPr>
        <w:pStyle w:val="afe"/>
      </w:pPr>
      <w:r>
        <w:rPr>
          <w:rFonts w:hint="eastAsia"/>
        </w:rPr>
        <w:t>两者并不统一，修订下</w:t>
      </w:r>
      <w:r>
        <w:rPr>
          <w:rFonts w:hint="eastAsia"/>
        </w:rPr>
        <w:t>~</w:t>
      </w:r>
    </w:p>
    <w:p w14:paraId="7A6D791E" w14:textId="77777777" w:rsidR="001B035E" w:rsidRPr="00496537" w:rsidRDefault="001B035E" w:rsidP="00E67543">
      <w:pPr>
        <w:pStyle w:val="afe"/>
      </w:pPr>
    </w:p>
  </w:comment>
  <w:comment w:id="720" w:author="Tan zhen" w:date="2020-08-14T22:22:00Z" w:initials="Tz">
    <w:p w14:paraId="54CC7320" w14:textId="77777777" w:rsidR="001B035E" w:rsidRPr="001E62BE" w:rsidRDefault="001B035E" w:rsidP="00E67543">
      <w:pPr>
        <w:pStyle w:val="afe"/>
        <w:rPr>
          <w:bCs/>
          <w:i/>
          <w:iCs/>
        </w:rPr>
      </w:pPr>
      <w:r>
        <w:rPr>
          <w:rStyle w:val="afd"/>
        </w:rPr>
        <w:annotationRef/>
      </w:r>
      <w:r>
        <w:rPr>
          <w:rFonts w:hint="eastAsia"/>
        </w:rPr>
        <w:t>我这边（</w:t>
      </w:r>
      <w:r>
        <w:rPr>
          <w:rFonts w:hint="eastAsia"/>
        </w:rPr>
        <w:t>2</w:t>
      </w:r>
      <w:r>
        <w:t>1</w:t>
      </w:r>
      <w:r>
        <w:rPr>
          <w:rFonts w:hint="eastAsia"/>
        </w:rPr>
        <w:t>）定义的</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eastAsia="宋体" w:hAnsi="Times New Roman" w:cs="Times New Roman" w:hint="eastAsia"/>
            <w:sz w:val="24"/>
            <w:szCs w:val="24"/>
          </w:rPr>
          <m:t>是解集</m:t>
        </m:r>
      </m:oMath>
      <w:r>
        <w:rPr>
          <w:rFonts w:hint="eastAsia"/>
          <w:bCs/>
          <w:iCs/>
          <w:sz w:val="24"/>
          <w:szCs w:val="24"/>
        </w:rPr>
        <w:t>，（</w:t>
      </w:r>
      <w:r>
        <w:rPr>
          <w:rFonts w:hint="eastAsia"/>
          <w:bCs/>
          <w:iCs/>
          <w:sz w:val="24"/>
          <w:szCs w:val="24"/>
        </w:rPr>
        <w:t>1</w:t>
      </w:r>
      <w:r>
        <w:rPr>
          <w:bCs/>
          <w:iCs/>
          <w:sz w:val="24"/>
          <w:szCs w:val="24"/>
        </w:rPr>
        <w:t>8</w:t>
      </w:r>
      <w:r>
        <w:rPr>
          <w:rFonts w:hint="eastAsia"/>
          <w:bCs/>
          <w:iCs/>
          <w:sz w:val="24"/>
          <w:szCs w:val="24"/>
        </w:rPr>
        <w:t>）</w:t>
      </w:r>
      <w:r>
        <w:rPr>
          <w:rFonts w:hint="eastAsia"/>
          <w:bCs/>
          <w:iCs/>
          <w:sz w:val="24"/>
          <w:szCs w:val="24"/>
        </w:rPr>
        <w:t xml:space="preserve"> </w:t>
      </w:r>
      <w:r>
        <w:rPr>
          <w:rFonts w:hint="eastAsia"/>
          <w:bCs/>
          <w:iCs/>
          <w:sz w:val="24"/>
          <w:szCs w:val="24"/>
        </w:rPr>
        <w:t>也类似</w:t>
      </w:r>
    </w:p>
  </w:comment>
  <w:comment w:id="725" w:author="Microsoft 帐户" w:date="2020-08-21T17:18:00Z" w:initials="M帐">
    <w:p w14:paraId="38F72B67" w14:textId="412467BB" w:rsidR="001B035E" w:rsidRDefault="001B035E">
      <w:pPr>
        <w:pStyle w:val="afe"/>
      </w:pPr>
      <w:r>
        <w:rPr>
          <w:rStyle w:val="afd"/>
        </w:rPr>
        <w:annotationRef/>
      </w:r>
      <w:r>
        <w:rPr>
          <w:rFonts w:hint="eastAsia"/>
        </w:rPr>
        <w:t>越大越好！</w:t>
      </w:r>
    </w:p>
  </w:comment>
  <w:comment w:id="726" w:author="Zhen Tan" w:date="2020-08-27T17:38:00Z" w:initials="ZT">
    <w:p w14:paraId="75E64185" w14:textId="1D6C7DCF" w:rsidR="001B035E" w:rsidRDefault="001B035E">
      <w:pPr>
        <w:pStyle w:val="afe"/>
      </w:pPr>
      <w:r>
        <w:rPr>
          <w:rStyle w:val="afd"/>
        </w:rPr>
        <w:annotationRef/>
      </w:r>
      <w:r>
        <w:t xml:space="preserve">We used </w:t>
      </w:r>
      <m:oMath>
        <m:r>
          <m:rPr>
            <m:sty m:val="bi"/>
          </m:rPr>
          <w:rPr>
            <w:rFonts w:ascii="Cambria Math" w:eastAsia="宋体" w:hAnsi="Cambria Math" w:cs="Times New Roman"/>
            <w:sz w:val="24"/>
            <w:szCs w:val="24"/>
          </w:rPr>
          <m:t xml:space="preserve">∄ </m:t>
        </m:r>
      </m:oMath>
      <w:r>
        <w:t>here haha</w:t>
      </w:r>
    </w:p>
    <w:p w14:paraId="662336A7" w14:textId="77777777" w:rsidR="001B035E" w:rsidRDefault="001B035E">
      <w:pPr>
        <w:pStyle w:val="afe"/>
      </w:pPr>
    </w:p>
    <w:p w14:paraId="6FF4974E" w14:textId="006960B9" w:rsidR="001B035E" w:rsidRDefault="001B035E">
      <w:pPr>
        <w:pStyle w:val="afe"/>
      </w:pPr>
      <w:r w:rsidRPr="00221A4F">
        <w:rPr>
          <w:rFonts w:hint="eastAsia"/>
          <w:color w:val="FF0000"/>
        </w:rPr>
        <w:t>写反了！！！！</w:t>
      </w:r>
    </w:p>
  </w:comment>
  <w:comment w:id="728" w:author="Microsoft 帐户" w:date="2020-07-29T22:09:00Z" w:initials="M帐">
    <w:p w14:paraId="42697CF3" w14:textId="77777777" w:rsidR="001B035E" w:rsidRDefault="001B035E" w:rsidP="00E67543">
      <w:pPr>
        <w:pStyle w:val="afe"/>
      </w:pPr>
      <w:r>
        <w:rPr>
          <w:rStyle w:val="afd"/>
        </w:rPr>
        <w:annotationRef/>
      </w:r>
      <w:r>
        <w:rPr>
          <w:rFonts w:hint="eastAsia"/>
        </w:rPr>
        <w:t>什么规则？？？</w:t>
      </w:r>
    </w:p>
  </w:comment>
  <w:comment w:id="729" w:author="Tan zhen" w:date="2020-08-14T22:25:00Z" w:initials="Tz">
    <w:p w14:paraId="63EB4673" w14:textId="77777777" w:rsidR="001B035E" w:rsidRDefault="001B035E" w:rsidP="00E67543">
      <w:pPr>
        <w:pStyle w:val="afe"/>
      </w:pPr>
      <w:r>
        <w:rPr>
          <w:rStyle w:val="afd"/>
        </w:rPr>
        <w:annotationRef/>
      </w:r>
      <w:r>
        <w:t xml:space="preserve">Similar to … </w:t>
      </w:r>
      <w:r>
        <w:rPr>
          <w:rFonts w:hint="eastAsia"/>
        </w:rPr>
        <w:t>已经提到了，这边就最后加了句再简略写下，</w:t>
      </w:r>
      <w:r>
        <w:rPr>
          <w:rFonts w:hint="eastAsia"/>
        </w:rPr>
        <w:t>e.g.</w:t>
      </w:r>
      <w:r>
        <w:t>.</w:t>
      </w:r>
    </w:p>
  </w:comment>
  <w:comment w:id="834" w:author="Microsoft 帐户" w:date="2020-07-29T22:38:00Z" w:initials="M帐">
    <w:p w14:paraId="53FA9141" w14:textId="77777777" w:rsidR="001B035E" w:rsidRDefault="001B035E" w:rsidP="00E67543">
      <w:pPr>
        <w:pStyle w:val="afe"/>
      </w:pPr>
      <w:r>
        <w:rPr>
          <w:rStyle w:val="afd"/>
        </w:rPr>
        <w:annotationRef/>
      </w:r>
      <w:r>
        <w:rPr>
          <w:rFonts w:hint="eastAsia"/>
        </w:rPr>
        <w:t>下面的伪代码貌似还要再斟酌下？</w:t>
      </w:r>
    </w:p>
    <w:p w14:paraId="4EA33E88" w14:textId="77777777" w:rsidR="001B035E" w:rsidRDefault="001B035E" w:rsidP="00E67543">
      <w:pPr>
        <w:pStyle w:val="afe"/>
      </w:pPr>
      <w:r>
        <w:rPr>
          <w:rFonts w:hint="eastAsia"/>
        </w:rPr>
        <w:t>方便编程序</w:t>
      </w:r>
      <w:r>
        <w:rPr>
          <w:rFonts w:hint="eastAsia"/>
        </w:rPr>
        <w:t>~</w:t>
      </w:r>
    </w:p>
    <w:p w14:paraId="67A2D207" w14:textId="77777777" w:rsidR="001B035E" w:rsidRPr="009E13BF" w:rsidRDefault="001B035E" w:rsidP="00E67543">
      <w:pPr>
        <w:pStyle w:val="afe"/>
      </w:pPr>
      <w:r>
        <w:rPr>
          <w:rFonts w:hint="eastAsia"/>
        </w:rPr>
        <w:t>麻烦谭教授再斟酌斟酌</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B02924" w15:done="0"/>
  <w15:commentEx w15:paraId="2EBF8534" w15:done="0"/>
  <w15:commentEx w15:paraId="3D06A9C6" w15:done="0"/>
  <w15:commentEx w15:paraId="2DA1CAF1" w15:done="0"/>
  <w15:commentEx w15:paraId="7CFFB197" w15:done="0"/>
  <w15:commentEx w15:paraId="31FCD5AF" w15:done="0"/>
  <w15:commentEx w15:paraId="0B37F300" w15:done="0"/>
  <w15:commentEx w15:paraId="7FAF62DA" w15:done="0"/>
  <w15:commentEx w15:paraId="26809591" w15:done="0"/>
  <w15:commentEx w15:paraId="7BC4AD26" w15:done="0"/>
  <w15:commentEx w15:paraId="35965069" w15:done="0"/>
  <w15:commentEx w15:paraId="3D575FF2" w15:done="0"/>
  <w15:commentEx w15:paraId="73D5C839" w15:done="0"/>
  <w15:commentEx w15:paraId="244664B4" w15:done="0"/>
  <w15:commentEx w15:paraId="1731F8E0" w15:done="0"/>
  <w15:commentEx w15:paraId="4B9C727A" w15:done="0"/>
  <w15:commentEx w15:paraId="24C04866" w15:done="0"/>
  <w15:commentEx w15:paraId="0123C212" w15:paraIdParent="24C04866" w15:done="0"/>
  <w15:commentEx w15:paraId="2C17A1B2" w15:done="0"/>
  <w15:commentEx w15:paraId="69750D89" w15:paraIdParent="2C17A1B2" w15:done="0"/>
  <w15:commentEx w15:paraId="39962DB5" w15:done="0"/>
  <w15:commentEx w15:paraId="3712FA43" w15:done="0"/>
  <w15:commentEx w15:paraId="076000FB" w15:paraIdParent="3712FA43" w15:done="0"/>
  <w15:commentEx w15:paraId="0FC56CCE" w15:done="0"/>
  <w15:commentEx w15:paraId="23EBC805" w15:paraIdParent="0FC56CCE" w15:done="0"/>
  <w15:commentEx w15:paraId="308589D3" w15:done="0"/>
  <w15:commentEx w15:paraId="60D10AAF" w15:paraIdParent="308589D3" w15:done="0"/>
  <w15:commentEx w15:paraId="79DC7221" w15:done="0"/>
  <w15:commentEx w15:paraId="19134304" w15:paraIdParent="79DC7221" w15:done="0"/>
  <w15:commentEx w15:paraId="49FBA66B" w15:done="0"/>
  <w15:commentEx w15:paraId="562C2818" w15:paraIdParent="49FBA66B" w15:done="0"/>
  <w15:commentEx w15:paraId="67715F4B" w15:done="0"/>
  <w15:commentEx w15:paraId="1458278F" w15:paraIdParent="67715F4B" w15:done="0"/>
  <w15:commentEx w15:paraId="7AA59858" w15:done="0"/>
  <w15:commentEx w15:paraId="3DD257FD" w15:paraIdParent="7AA59858" w15:done="0"/>
  <w15:commentEx w15:paraId="39324D2D" w15:done="0"/>
  <w15:commentEx w15:paraId="0BFDC9AB" w15:paraIdParent="39324D2D" w15:done="0"/>
  <w15:commentEx w15:paraId="62643BC1" w15:done="0"/>
  <w15:commentEx w15:paraId="49864DAA" w15:done="0"/>
  <w15:commentEx w15:paraId="5E261F29" w15:done="0"/>
  <w15:commentEx w15:paraId="7093E86B" w15:paraIdParent="5E261F29" w15:done="0"/>
  <w15:commentEx w15:paraId="193C9F19" w15:done="0"/>
  <w15:commentEx w15:paraId="2E184E79" w15:paraIdParent="193C9F19" w15:done="0"/>
  <w15:commentEx w15:paraId="405E5AE9" w15:done="0"/>
  <w15:commentEx w15:paraId="7ED2628D" w15:done="0"/>
  <w15:commentEx w15:paraId="681BA71E" w15:paraIdParent="7ED2628D" w15:done="0"/>
  <w15:commentEx w15:paraId="29C9F17F" w15:done="0"/>
  <w15:commentEx w15:paraId="2734E2B3" w15:paraIdParent="29C9F17F" w15:done="0"/>
  <w15:commentEx w15:paraId="349E1C95" w15:done="0"/>
  <w15:commentEx w15:paraId="5FFEB75E" w15:paraIdParent="349E1C95" w15:done="0"/>
  <w15:commentEx w15:paraId="5F2D58C3" w15:done="0"/>
  <w15:commentEx w15:paraId="69B31C0F" w15:paraIdParent="5F2D58C3" w15:done="0"/>
  <w15:commentEx w15:paraId="124B353F" w15:done="0"/>
  <w15:commentEx w15:paraId="76DFF15D" w15:paraIdParent="124B353F" w15:done="0"/>
  <w15:commentEx w15:paraId="677777EB" w15:done="0"/>
  <w15:commentEx w15:paraId="574125D9" w15:paraIdParent="677777EB" w15:done="0"/>
  <w15:commentEx w15:paraId="38D184FB" w15:done="0"/>
  <w15:commentEx w15:paraId="1868B61D" w15:paraIdParent="38D184FB" w15:done="0"/>
  <w15:commentEx w15:paraId="1483A16B" w15:done="0"/>
  <w15:commentEx w15:paraId="4C92E2C9" w15:paraIdParent="1483A16B" w15:done="0"/>
  <w15:commentEx w15:paraId="195BB601" w15:done="0"/>
  <w15:commentEx w15:paraId="2700CC27" w15:paraIdParent="195BB601" w15:done="0"/>
  <w15:commentEx w15:paraId="66698615" w15:done="0"/>
  <w15:commentEx w15:paraId="6053D25F" w15:paraIdParent="66698615" w15:done="0"/>
  <w15:commentEx w15:paraId="2AD500C4" w15:done="0"/>
  <w15:commentEx w15:paraId="17D115F3" w15:paraIdParent="2AD500C4" w15:done="0"/>
  <w15:commentEx w15:paraId="4FEC5C20" w15:done="0"/>
  <w15:commentEx w15:paraId="3997100B" w15:paraIdParent="4FEC5C20" w15:done="0"/>
  <w15:commentEx w15:paraId="40E54263" w15:done="0"/>
  <w15:commentEx w15:paraId="3F7A67B8" w15:paraIdParent="40E54263" w15:done="0"/>
  <w15:commentEx w15:paraId="01263596" w15:done="0"/>
  <w15:commentEx w15:paraId="31E260BC" w15:paraIdParent="01263596" w15:done="0"/>
  <w15:commentEx w15:paraId="775039DD" w15:done="0"/>
  <w15:commentEx w15:paraId="1B724000" w15:paraIdParent="775039DD" w15:done="0"/>
  <w15:commentEx w15:paraId="5BC8DC1A" w15:done="0"/>
  <w15:commentEx w15:paraId="4EAFE686" w15:paraIdParent="5BC8DC1A" w15:done="0"/>
  <w15:commentEx w15:paraId="0A2EE025" w15:done="0"/>
  <w15:commentEx w15:paraId="4359A2AA" w15:paraIdParent="0A2EE025" w15:done="0"/>
  <w15:commentEx w15:paraId="4FAD9854" w15:done="0"/>
  <w15:commentEx w15:paraId="51B9AA01" w15:paraIdParent="4FAD9854" w15:done="0"/>
  <w15:commentEx w15:paraId="42768395" w15:done="0"/>
  <w15:commentEx w15:paraId="69C78748" w15:paraIdParent="42768395" w15:done="0"/>
  <w15:commentEx w15:paraId="1F2C6299" w15:paraIdParent="42768395" w15:done="0"/>
  <w15:commentEx w15:paraId="38F4CBCF" w15:done="0"/>
  <w15:commentEx w15:paraId="296EE9C1" w15:paraIdParent="38F4CBCF" w15:done="0"/>
  <w15:commentEx w15:paraId="30A535BC" w15:done="0"/>
  <w15:commentEx w15:paraId="1C531AEF" w15:paraIdParent="30A535BC" w15:done="0"/>
  <w15:commentEx w15:paraId="5ABBB9E2" w15:done="0"/>
  <w15:commentEx w15:paraId="7E6B5E5F" w15:paraIdParent="5ABBB9E2" w15:done="0"/>
  <w15:commentEx w15:paraId="1F8924F0" w15:done="0"/>
  <w15:commentEx w15:paraId="13908E96" w15:paraIdParent="1F8924F0" w15:done="0"/>
  <w15:commentEx w15:paraId="2B201CC7" w15:done="0"/>
  <w15:commentEx w15:paraId="34362D9D" w15:paraIdParent="2B201CC7" w15:done="0"/>
  <w15:commentEx w15:paraId="475944E2" w15:done="0"/>
  <w15:commentEx w15:paraId="3D68D1AE" w15:paraIdParent="475944E2" w15:done="0"/>
  <w15:commentEx w15:paraId="1BEAE29D" w15:paraIdParent="475944E2" w15:done="0"/>
  <w15:commentEx w15:paraId="66170293" w15:done="0"/>
  <w15:commentEx w15:paraId="1BCAB76B" w15:paraIdParent="66170293" w15:done="0"/>
  <w15:commentEx w15:paraId="4AEB3A92" w15:paraIdParent="66170293" w15:done="0"/>
  <w15:commentEx w15:paraId="182A2020" w15:done="0"/>
  <w15:commentEx w15:paraId="3E639E71" w15:done="0"/>
  <w15:commentEx w15:paraId="2BBADBF2" w15:done="0"/>
  <w15:commentEx w15:paraId="3A94A962" w15:paraIdParent="2BBADBF2" w15:done="0"/>
  <w15:commentEx w15:paraId="7432DF9A" w15:done="0"/>
  <w15:commentEx w15:paraId="5EB91054" w15:paraIdParent="7432DF9A" w15:done="0"/>
  <w15:commentEx w15:paraId="7CB44A3E" w15:done="0"/>
  <w15:commentEx w15:paraId="2B9123A9" w15:paraIdParent="7CB44A3E" w15:done="0"/>
  <w15:commentEx w15:paraId="1A59AFE3" w15:done="0"/>
  <w15:commentEx w15:paraId="7DBD56A0" w15:paraIdParent="1A59AFE3" w15:done="0"/>
  <w15:commentEx w15:paraId="14655D5B" w15:done="0"/>
  <w15:commentEx w15:paraId="439F91A6" w15:paraIdParent="14655D5B" w15:done="0"/>
  <w15:commentEx w15:paraId="63B13D0C" w15:done="0"/>
  <w15:commentEx w15:paraId="217FD831" w15:paraIdParent="63B13D0C" w15:done="0"/>
  <w15:commentEx w15:paraId="6CE47666" w15:done="0"/>
  <w15:commentEx w15:paraId="0EE865A1" w15:done="0"/>
  <w15:commentEx w15:paraId="34789494" w15:done="0"/>
  <w15:commentEx w15:paraId="409599AE" w15:done="0"/>
  <w15:commentEx w15:paraId="463585CC" w15:paraIdParent="409599AE" w15:done="0"/>
  <w15:commentEx w15:paraId="494EF09D" w15:done="0"/>
  <w15:commentEx w15:paraId="48C01CB1" w15:paraIdParent="494EF09D" w15:done="0"/>
  <w15:commentEx w15:paraId="53F1C0F5" w15:done="0"/>
  <w15:commentEx w15:paraId="65091ABB" w15:done="0"/>
  <w15:commentEx w15:paraId="58EF3A67" w15:paraIdParent="65091ABB" w15:done="0"/>
  <w15:commentEx w15:paraId="7E35F86F" w15:done="0"/>
  <w15:commentEx w15:paraId="7788B31B" w15:paraIdParent="7E35F86F" w15:done="0"/>
  <w15:commentEx w15:paraId="3E7EBC1D" w15:done="0"/>
  <w15:commentEx w15:paraId="5B8BF494" w15:done="0"/>
  <w15:commentEx w15:paraId="18AE289A" w15:paraIdParent="5B8BF494" w15:done="0"/>
  <w15:commentEx w15:paraId="4A62B8C5" w15:done="0"/>
  <w15:commentEx w15:paraId="48573409" w15:paraIdParent="4A62B8C5" w15:done="0"/>
  <w15:commentEx w15:paraId="026E3874" w15:done="0"/>
  <w15:commentEx w15:paraId="59787781" w15:paraIdParent="026E3874" w15:done="0"/>
  <w15:commentEx w15:paraId="7D8D8700" w15:done="0"/>
  <w15:commentEx w15:paraId="3980F480" w15:paraIdParent="7D8D8700" w15:done="0"/>
  <w15:commentEx w15:paraId="614679F4" w15:done="0"/>
  <w15:commentEx w15:paraId="0A03EE32" w15:paraIdParent="614679F4" w15:done="0"/>
  <w15:commentEx w15:paraId="1BE067D5" w15:done="0"/>
  <w15:commentEx w15:paraId="0AFC262E" w15:paraIdParent="1BE067D5" w15:done="0"/>
  <w15:commentEx w15:paraId="401DA058" w15:done="0"/>
  <w15:commentEx w15:paraId="02DDE332" w15:paraIdParent="401DA058" w15:done="0"/>
  <w15:commentEx w15:paraId="5BA479E7" w15:done="0"/>
  <w15:commentEx w15:paraId="2CA08CE5" w15:paraIdParent="5BA479E7" w15:done="0"/>
  <w15:commentEx w15:paraId="7A6D791E" w15:done="0"/>
  <w15:commentEx w15:paraId="54CC7320" w15:paraIdParent="7A6D791E" w15:done="0"/>
  <w15:commentEx w15:paraId="38F72B67" w15:done="0"/>
  <w15:commentEx w15:paraId="6FF4974E" w15:paraIdParent="38F72B67" w15:done="0"/>
  <w15:commentEx w15:paraId="42697CF3" w15:done="0"/>
  <w15:commentEx w15:paraId="63EB4673" w15:paraIdParent="42697CF3" w15:done="0"/>
  <w15:commentEx w15:paraId="67A2D2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9D7B51" w16cex:dateUtc="2021-07-17T07:52:00Z"/>
  <w16cex:commentExtensible w16cex:durableId="249D7B7B" w16cex:dateUtc="2021-07-17T07:53:00Z"/>
  <w16cex:commentExtensible w16cex:durableId="24A184D2" w16cex:dateUtc="2021-07-20T09:22:00Z"/>
  <w16cex:commentExtensible w16cex:durableId="24A19051" w16cex:dateUtc="2021-07-20T10:11:00Z"/>
  <w16cex:commentExtensible w16cex:durableId="24A197DA" w16cex:dateUtc="2021-07-20T10:43:00Z"/>
  <w16cex:commentExtensible w16cex:durableId="24A1A953" w16cex:dateUtc="2021-07-20T11:58:00Z"/>
  <w16cex:commentExtensible w16cex:durableId="24A1C305" w16cex:dateUtc="2021-07-20T13:47:00Z"/>
  <w16cex:commentExtensible w16cex:durableId="24A1C29A" w16cex:dateUtc="2021-07-20T13:46:00Z"/>
  <w16cex:commentExtensible w16cex:durableId="24A19D01" w16cex:dateUtc="2021-07-20T11:05:00Z"/>
  <w16cex:commentExtensible w16cex:durableId="24A1A13C" w16cex:dateUtc="2021-07-20T11:05:00Z"/>
  <w16cex:commentExtensible w16cex:durableId="24A1C594" w16cex:dateUtc="2021-07-20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B02924" w16cid:durableId="24FC51DB"/>
  <w16cid:commentId w16cid:paraId="2EBF8534" w16cid:durableId="24FC51DC"/>
  <w16cid:commentId w16cid:paraId="3D06A9C6" w16cid:durableId="24FC51DD"/>
  <w16cid:commentId w16cid:paraId="2DA1CAF1" w16cid:durableId="24FC51DE"/>
  <w16cid:commentId w16cid:paraId="7CFFB197" w16cid:durableId="24FC51DF"/>
  <w16cid:commentId w16cid:paraId="31FCD5AF" w16cid:durableId="24FC51E0"/>
  <w16cid:commentId w16cid:paraId="0B37F300" w16cid:durableId="24FC51E1"/>
  <w16cid:commentId w16cid:paraId="7FAF62DA" w16cid:durableId="24FC51E2"/>
  <w16cid:commentId w16cid:paraId="26809591" w16cid:durableId="24FC51E3"/>
  <w16cid:commentId w16cid:paraId="7BC4AD26" w16cid:durableId="24FC51E4"/>
  <w16cid:commentId w16cid:paraId="35965069" w16cid:durableId="24FC51E5"/>
  <w16cid:commentId w16cid:paraId="3D575FF2" w16cid:durableId="24FC51E6"/>
  <w16cid:commentId w16cid:paraId="73D5C839" w16cid:durableId="24FC51E7"/>
  <w16cid:commentId w16cid:paraId="244664B4" w16cid:durableId="24FC51E8"/>
  <w16cid:commentId w16cid:paraId="1731F8E0" w16cid:durableId="24FC51E9"/>
  <w16cid:commentId w16cid:paraId="4B9C727A" w16cid:durableId="24FC51EA"/>
  <w16cid:commentId w16cid:paraId="24C04866" w16cid:durableId="24861C73"/>
  <w16cid:commentId w16cid:paraId="0123C212" w16cid:durableId="249D7B51"/>
  <w16cid:commentId w16cid:paraId="2C17A1B2" w16cid:durableId="249D7B0B"/>
  <w16cid:commentId w16cid:paraId="69750D89" w16cid:durableId="249D7B7B"/>
  <w16cid:commentId w16cid:paraId="39962DB5" w16cid:durableId="24861C74"/>
  <w16cid:commentId w16cid:paraId="3712FA43" w16cid:durableId="24861C75"/>
  <w16cid:commentId w16cid:paraId="076000FB" w16cid:durableId="24861C76"/>
  <w16cid:commentId w16cid:paraId="0FC56CCE" w16cid:durableId="24861C77"/>
  <w16cid:commentId w16cid:paraId="23EBC805" w16cid:durableId="24861C78"/>
  <w16cid:commentId w16cid:paraId="308589D3" w16cid:durableId="24861C79"/>
  <w16cid:commentId w16cid:paraId="60D10AAF" w16cid:durableId="24A184D2"/>
  <w16cid:commentId w16cid:paraId="79DC7221" w16cid:durableId="24861C7A"/>
  <w16cid:commentId w16cid:paraId="19134304" w16cid:durableId="24861C7B"/>
  <w16cid:commentId w16cid:paraId="49FBA66B" w16cid:durableId="24861C7C"/>
  <w16cid:commentId w16cid:paraId="562C2818" w16cid:durableId="24861C7D"/>
  <w16cid:commentId w16cid:paraId="67715F4B" w16cid:durableId="24861C7E"/>
  <w16cid:commentId w16cid:paraId="1458278F" w16cid:durableId="24A19051"/>
  <w16cid:commentId w16cid:paraId="7AA59858" w16cid:durableId="24861C7F"/>
  <w16cid:commentId w16cid:paraId="3DD257FD" w16cid:durableId="24861C80"/>
  <w16cid:commentId w16cid:paraId="39324D2D" w16cid:durableId="24861C81"/>
  <w16cid:commentId w16cid:paraId="0BFDC9AB" w16cid:durableId="24861C82"/>
  <w16cid:commentId w16cid:paraId="62643BC1" w16cid:durableId="24861C83"/>
  <w16cid:commentId w16cid:paraId="49864DAA" w16cid:durableId="24861C84"/>
  <w16cid:commentId w16cid:paraId="5E261F29" w16cid:durableId="24861C85"/>
  <w16cid:commentId w16cid:paraId="7093E86B" w16cid:durableId="24861C86"/>
  <w16cid:commentId w16cid:paraId="193C9F19" w16cid:durableId="24861C87"/>
  <w16cid:commentId w16cid:paraId="2E184E79" w16cid:durableId="24861C88"/>
  <w16cid:commentId w16cid:paraId="405E5AE9" w16cid:durableId="24861C89"/>
  <w16cid:commentId w16cid:paraId="7ED2628D" w16cid:durableId="24861C8A"/>
  <w16cid:commentId w16cid:paraId="681BA71E" w16cid:durableId="24861C8B"/>
  <w16cid:commentId w16cid:paraId="29C9F17F" w16cid:durableId="24861C8C"/>
  <w16cid:commentId w16cid:paraId="2734E2B3" w16cid:durableId="24861C8D"/>
  <w16cid:commentId w16cid:paraId="349E1C95" w16cid:durableId="24861C8E"/>
  <w16cid:commentId w16cid:paraId="5FFEB75E" w16cid:durableId="24861C8F"/>
  <w16cid:commentId w16cid:paraId="5F2D58C3" w16cid:durableId="24861C90"/>
  <w16cid:commentId w16cid:paraId="69B31C0F" w16cid:durableId="24861C91"/>
  <w16cid:commentId w16cid:paraId="124B353F" w16cid:durableId="24861C92"/>
  <w16cid:commentId w16cid:paraId="76DFF15D" w16cid:durableId="24A197DA"/>
  <w16cid:commentId w16cid:paraId="677777EB" w16cid:durableId="24861C93"/>
  <w16cid:commentId w16cid:paraId="574125D9" w16cid:durableId="24A1A953"/>
  <w16cid:commentId w16cid:paraId="38D184FB" w16cid:durableId="24861C94"/>
  <w16cid:commentId w16cid:paraId="1868B61D" w16cid:durableId="24861C95"/>
  <w16cid:commentId w16cid:paraId="1483A16B" w16cid:durableId="24861C96"/>
  <w16cid:commentId w16cid:paraId="4C92E2C9" w16cid:durableId="24861C97"/>
  <w16cid:commentId w16cid:paraId="195BB601" w16cid:durableId="24861C98"/>
  <w16cid:commentId w16cid:paraId="2700CC27" w16cid:durableId="24A1C305"/>
  <w16cid:commentId w16cid:paraId="66698615" w16cid:durableId="24861C99"/>
  <w16cid:commentId w16cid:paraId="6053D25F" w16cid:durableId="24861C9A"/>
  <w16cid:commentId w16cid:paraId="2AD500C4" w16cid:durableId="24861C9B"/>
  <w16cid:commentId w16cid:paraId="17D115F3" w16cid:durableId="24A1C29A"/>
  <w16cid:commentId w16cid:paraId="4FEC5C20" w16cid:durableId="24861C9C"/>
  <w16cid:commentId w16cid:paraId="3997100B" w16cid:durableId="24861C9D"/>
  <w16cid:commentId w16cid:paraId="40E54263" w16cid:durableId="24861C9E"/>
  <w16cid:commentId w16cid:paraId="3F7A67B8" w16cid:durableId="24861C9F"/>
  <w16cid:commentId w16cid:paraId="01263596" w16cid:durableId="24861CA0"/>
  <w16cid:commentId w16cid:paraId="31E260BC" w16cid:durableId="24861CA1"/>
  <w16cid:commentId w16cid:paraId="775039DD" w16cid:durableId="24861CA2"/>
  <w16cid:commentId w16cid:paraId="1B724000" w16cid:durableId="24861CA3"/>
  <w16cid:commentId w16cid:paraId="5BC8DC1A" w16cid:durableId="24861CA4"/>
  <w16cid:commentId w16cid:paraId="4EAFE686" w16cid:durableId="24861CA5"/>
  <w16cid:commentId w16cid:paraId="0A2EE025" w16cid:durableId="24861CA6"/>
  <w16cid:commentId w16cid:paraId="4359A2AA" w16cid:durableId="24861CA7"/>
  <w16cid:commentId w16cid:paraId="4FAD9854" w16cid:durableId="24861CA8"/>
  <w16cid:commentId w16cid:paraId="51B9AA01" w16cid:durableId="24861CA9"/>
  <w16cid:commentId w16cid:paraId="42768395" w16cid:durableId="24861CAA"/>
  <w16cid:commentId w16cid:paraId="69C78748" w16cid:durableId="24861CAB"/>
  <w16cid:commentId w16cid:paraId="1F2C6299" w16cid:durableId="24861CAC"/>
  <w16cid:commentId w16cid:paraId="38F4CBCF" w16cid:durableId="24861CAD"/>
  <w16cid:commentId w16cid:paraId="296EE9C1" w16cid:durableId="24861CAE"/>
  <w16cid:commentId w16cid:paraId="30A535BC" w16cid:durableId="24861CAF"/>
  <w16cid:commentId w16cid:paraId="1C531AEF" w16cid:durableId="24861CB0"/>
  <w16cid:commentId w16cid:paraId="5ABBB9E2" w16cid:durableId="24861CB1"/>
  <w16cid:commentId w16cid:paraId="7E6B5E5F" w16cid:durableId="24861CB2"/>
  <w16cid:commentId w16cid:paraId="1F8924F0" w16cid:durableId="24861CB3"/>
  <w16cid:commentId w16cid:paraId="13908E96" w16cid:durableId="24861CB4"/>
  <w16cid:commentId w16cid:paraId="2B201CC7" w16cid:durableId="24861CB5"/>
  <w16cid:commentId w16cid:paraId="34362D9D" w16cid:durableId="24861CB6"/>
  <w16cid:commentId w16cid:paraId="475944E2" w16cid:durableId="24861CB7"/>
  <w16cid:commentId w16cid:paraId="3D68D1AE" w16cid:durableId="24861CB8"/>
  <w16cid:commentId w16cid:paraId="1BEAE29D" w16cid:durableId="24A19D01"/>
  <w16cid:commentId w16cid:paraId="66170293" w16cid:durableId="24A1A13E"/>
  <w16cid:commentId w16cid:paraId="1BCAB76B" w16cid:durableId="24A1A13D"/>
  <w16cid:commentId w16cid:paraId="4AEB3A92" w16cid:durableId="24A1A13C"/>
  <w16cid:commentId w16cid:paraId="182A2020" w16cid:durableId="24861CB9"/>
  <w16cid:commentId w16cid:paraId="3E639E71" w16cid:durableId="24861CBA"/>
  <w16cid:commentId w16cid:paraId="2BBADBF2" w16cid:durableId="24861CBB"/>
  <w16cid:commentId w16cid:paraId="3A94A962" w16cid:durableId="24861CBC"/>
  <w16cid:commentId w16cid:paraId="7432DF9A" w16cid:durableId="24861CBD"/>
  <w16cid:commentId w16cid:paraId="5EB91054" w16cid:durableId="24861CBE"/>
  <w16cid:commentId w16cid:paraId="7CB44A3E" w16cid:durableId="24861CBF"/>
  <w16cid:commentId w16cid:paraId="2B9123A9" w16cid:durableId="24861CC0"/>
  <w16cid:commentId w16cid:paraId="1A59AFE3" w16cid:durableId="24861CC1"/>
  <w16cid:commentId w16cid:paraId="7DBD56A0" w16cid:durableId="24861CC2"/>
  <w16cid:commentId w16cid:paraId="14655D5B" w16cid:durableId="24861CC3"/>
  <w16cid:commentId w16cid:paraId="439F91A6" w16cid:durableId="24A1C594"/>
  <w16cid:commentId w16cid:paraId="63B13D0C" w16cid:durableId="24861CC4"/>
  <w16cid:commentId w16cid:paraId="217FD831" w16cid:durableId="24861CC5"/>
  <w16cid:commentId w16cid:paraId="6CE47666" w16cid:durableId="24861CC6"/>
  <w16cid:commentId w16cid:paraId="0EE865A1" w16cid:durableId="24861CC7"/>
  <w16cid:commentId w16cid:paraId="34789494" w16cid:durableId="24861CC8"/>
  <w16cid:commentId w16cid:paraId="409599AE" w16cid:durableId="24861CC9"/>
  <w16cid:commentId w16cid:paraId="463585CC" w16cid:durableId="24861CCA"/>
  <w16cid:commentId w16cid:paraId="494EF09D" w16cid:durableId="24861CCB"/>
  <w16cid:commentId w16cid:paraId="48C01CB1" w16cid:durableId="24861CCC"/>
  <w16cid:commentId w16cid:paraId="53F1C0F5" w16cid:durableId="24861CCD"/>
  <w16cid:commentId w16cid:paraId="65091ABB" w16cid:durableId="24861CCE"/>
  <w16cid:commentId w16cid:paraId="58EF3A67" w16cid:durableId="24861CCF"/>
  <w16cid:commentId w16cid:paraId="7E35F86F" w16cid:durableId="24861CD0"/>
  <w16cid:commentId w16cid:paraId="7788B31B" w16cid:durableId="24861CD1"/>
  <w16cid:commentId w16cid:paraId="3E7EBC1D" w16cid:durableId="24861CD2"/>
  <w16cid:commentId w16cid:paraId="5B8BF494" w16cid:durableId="24861CD3"/>
  <w16cid:commentId w16cid:paraId="18AE289A" w16cid:durableId="24861CD4"/>
  <w16cid:commentId w16cid:paraId="4A62B8C5" w16cid:durableId="24861CD5"/>
  <w16cid:commentId w16cid:paraId="48573409" w16cid:durableId="24861CD6"/>
  <w16cid:commentId w16cid:paraId="026E3874" w16cid:durableId="24861CD7"/>
  <w16cid:commentId w16cid:paraId="59787781" w16cid:durableId="24861CD8"/>
  <w16cid:commentId w16cid:paraId="7D8D8700" w16cid:durableId="24861CD9"/>
  <w16cid:commentId w16cid:paraId="3980F480" w16cid:durableId="24861CDA"/>
  <w16cid:commentId w16cid:paraId="614679F4" w16cid:durableId="24861CDB"/>
  <w16cid:commentId w16cid:paraId="0A03EE32" w16cid:durableId="24861CDC"/>
  <w16cid:commentId w16cid:paraId="1BE067D5" w16cid:durableId="24861CDD"/>
  <w16cid:commentId w16cid:paraId="0AFC262E" w16cid:durableId="24861CDE"/>
  <w16cid:commentId w16cid:paraId="401DA058" w16cid:durableId="24861CDF"/>
  <w16cid:commentId w16cid:paraId="02DDE332" w16cid:durableId="24861CE0"/>
  <w16cid:commentId w16cid:paraId="5BA479E7" w16cid:durableId="24861CE1"/>
  <w16cid:commentId w16cid:paraId="2CA08CE5" w16cid:durableId="24861CE2"/>
  <w16cid:commentId w16cid:paraId="7A6D791E" w16cid:durableId="24861CE3"/>
  <w16cid:commentId w16cid:paraId="54CC7320" w16cid:durableId="24861CE4"/>
  <w16cid:commentId w16cid:paraId="38F72B67" w16cid:durableId="24861CE5"/>
  <w16cid:commentId w16cid:paraId="6FF4974E" w16cid:durableId="24861CE6"/>
  <w16cid:commentId w16cid:paraId="42697CF3" w16cid:durableId="24861CE7"/>
  <w16cid:commentId w16cid:paraId="63EB4673" w16cid:durableId="24861CE8"/>
  <w16cid:commentId w16cid:paraId="67A2D207" w16cid:durableId="24861C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B4DF9" w14:textId="77777777" w:rsidR="009363F8" w:rsidRDefault="009363F8" w:rsidP="00E67543">
      <w:r>
        <w:separator/>
      </w:r>
    </w:p>
  </w:endnote>
  <w:endnote w:type="continuationSeparator" w:id="0">
    <w:p w14:paraId="74F1210B" w14:textId="77777777" w:rsidR="009363F8" w:rsidRDefault="009363F8" w:rsidP="00E67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仿宋">
    <w:altName w:val="Malgun Gothic Semilight"/>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C8EE0" w14:textId="77777777" w:rsidR="009363F8" w:rsidRDefault="009363F8" w:rsidP="00E67543">
      <w:r>
        <w:separator/>
      </w:r>
    </w:p>
  </w:footnote>
  <w:footnote w:type="continuationSeparator" w:id="0">
    <w:p w14:paraId="19E7F581" w14:textId="77777777" w:rsidR="009363F8" w:rsidRDefault="009363F8" w:rsidP="00E675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6ECA"/>
    <w:multiLevelType w:val="hybridMultilevel"/>
    <w:tmpl w:val="042C5854"/>
    <w:lvl w:ilvl="0" w:tplc="316427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9256143"/>
    <w:multiLevelType w:val="hybridMultilevel"/>
    <w:tmpl w:val="81AE959A"/>
    <w:lvl w:ilvl="0" w:tplc="17E27EB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C13BE7"/>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3" w15:restartNumberingAfterBreak="0">
    <w:nsid w:val="1C966ABE"/>
    <w:multiLevelType w:val="hybridMultilevel"/>
    <w:tmpl w:val="EA208466"/>
    <w:lvl w:ilvl="0" w:tplc="72AA44D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9B0C7B"/>
    <w:multiLevelType w:val="hybridMultilevel"/>
    <w:tmpl w:val="82FEEB36"/>
    <w:lvl w:ilvl="0" w:tplc="9E06DAC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E156B3"/>
    <w:multiLevelType w:val="hybridMultilevel"/>
    <w:tmpl w:val="4DFE911E"/>
    <w:lvl w:ilvl="0" w:tplc="EE7EFD8A">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6587AD3"/>
    <w:multiLevelType w:val="hybridMultilevel"/>
    <w:tmpl w:val="50F42E8C"/>
    <w:lvl w:ilvl="0" w:tplc="1D1C1286">
      <w:start w:val="1"/>
      <w:numFmt w:val="decimal"/>
      <w:lvlText w:val="%1:"/>
      <w:lvlJc w:val="left"/>
      <w:pPr>
        <w:ind w:left="454" w:hanging="334"/>
      </w:pPr>
      <w:rPr>
        <w:rFonts w:hint="eastAsia"/>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7" w15:restartNumberingAfterBreak="0">
    <w:nsid w:val="3EFF7546"/>
    <w:multiLevelType w:val="hybridMultilevel"/>
    <w:tmpl w:val="3C88B8C0"/>
    <w:lvl w:ilvl="0" w:tplc="C2362A32">
      <w:start w:val="1"/>
      <w:numFmt w:val="lowerLetter"/>
      <w:lvlText w:val="(%1)"/>
      <w:lvlJc w:val="left"/>
      <w:pPr>
        <w:ind w:left="2760" w:hanging="360"/>
      </w:pPr>
      <w:rPr>
        <w:rFonts w:hint="default"/>
      </w:rPr>
    </w:lvl>
    <w:lvl w:ilvl="1" w:tplc="04090019" w:tentative="1">
      <w:start w:val="1"/>
      <w:numFmt w:val="lowerLetter"/>
      <w:lvlText w:val="%2)"/>
      <w:lvlJc w:val="left"/>
      <w:pPr>
        <w:ind w:left="3240" w:hanging="420"/>
      </w:pPr>
    </w:lvl>
    <w:lvl w:ilvl="2" w:tplc="0409001B" w:tentative="1">
      <w:start w:val="1"/>
      <w:numFmt w:val="lowerRoman"/>
      <w:lvlText w:val="%3."/>
      <w:lvlJc w:val="right"/>
      <w:pPr>
        <w:ind w:left="3660" w:hanging="420"/>
      </w:pPr>
    </w:lvl>
    <w:lvl w:ilvl="3" w:tplc="0409000F" w:tentative="1">
      <w:start w:val="1"/>
      <w:numFmt w:val="decimal"/>
      <w:lvlText w:val="%4."/>
      <w:lvlJc w:val="left"/>
      <w:pPr>
        <w:ind w:left="4080" w:hanging="420"/>
      </w:pPr>
    </w:lvl>
    <w:lvl w:ilvl="4" w:tplc="04090019" w:tentative="1">
      <w:start w:val="1"/>
      <w:numFmt w:val="lowerLetter"/>
      <w:lvlText w:val="%5)"/>
      <w:lvlJc w:val="left"/>
      <w:pPr>
        <w:ind w:left="4500" w:hanging="420"/>
      </w:pPr>
    </w:lvl>
    <w:lvl w:ilvl="5" w:tplc="0409001B" w:tentative="1">
      <w:start w:val="1"/>
      <w:numFmt w:val="lowerRoman"/>
      <w:lvlText w:val="%6."/>
      <w:lvlJc w:val="right"/>
      <w:pPr>
        <w:ind w:left="4920" w:hanging="420"/>
      </w:pPr>
    </w:lvl>
    <w:lvl w:ilvl="6" w:tplc="0409000F" w:tentative="1">
      <w:start w:val="1"/>
      <w:numFmt w:val="decimal"/>
      <w:lvlText w:val="%7."/>
      <w:lvlJc w:val="left"/>
      <w:pPr>
        <w:ind w:left="5340" w:hanging="420"/>
      </w:pPr>
    </w:lvl>
    <w:lvl w:ilvl="7" w:tplc="04090019" w:tentative="1">
      <w:start w:val="1"/>
      <w:numFmt w:val="lowerLetter"/>
      <w:lvlText w:val="%8)"/>
      <w:lvlJc w:val="left"/>
      <w:pPr>
        <w:ind w:left="5760" w:hanging="420"/>
      </w:pPr>
    </w:lvl>
    <w:lvl w:ilvl="8" w:tplc="0409001B" w:tentative="1">
      <w:start w:val="1"/>
      <w:numFmt w:val="lowerRoman"/>
      <w:lvlText w:val="%9."/>
      <w:lvlJc w:val="right"/>
      <w:pPr>
        <w:ind w:left="6180" w:hanging="420"/>
      </w:pPr>
    </w:lvl>
  </w:abstractNum>
  <w:abstractNum w:abstractNumId="8" w15:restartNumberingAfterBreak="0">
    <w:nsid w:val="4F7160C4"/>
    <w:multiLevelType w:val="hybridMultilevel"/>
    <w:tmpl w:val="1666A71A"/>
    <w:lvl w:ilvl="0" w:tplc="431E543E">
      <w:start w:val="1"/>
      <w:numFmt w:val="decimal"/>
      <w:lvlText w:val="%1:"/>
      <w:lvlJc w:val="left"/>
      <w:pPr>
        <w:ind w:left="454" w:hanging="341"/>
      </w:pPr>
      <w:rPr>
        <w:rFonts w:hint="eastAsia"/>
        <w:b w:val="0"/>
        <w:bCs w:val="0"/>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0410F0A"/>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0" w15:restartNumberingAfterBreak="0">
    <w:nsid w:val="55F30C77"/>
    <w:multiLevelType w:val="hybridMultilevel"/>
    <w:tmpl w:val="CB8A08AC"/>
    <w:lvl w:ilvl="0" w:tplc="91F01BDA">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6693966"/>
    <w:multiLevelType w:val="hybridMultilevel"/>
    <w:tmpl w:val="B52271D2"/>
    <w:lvl w:ilvl="0" w:tplc="3EE41C14">
      <w:start w:val="1"/>
      <w:numFmt w:val="lowerLetter"/>
      <w:lvlText w:val="(%1)"/>
      <w:lvlJc w:val="left"/>
      <w:pPr>
        <w:ind w:left="4956" w:hanging="49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EC3266F"/>
    <w:multiLevelType w:val="hybridMultilevel"/>
    <w:tmpl w:val="1CD695A8"/>
    <w:lvl w:ilvl="0" w:tplc="6AF00B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F1E5B08"/>
    <w:multiLevelType w:val="hybridMultilevel"/>
    <w:tmpl w:val="BA68BEEE"/>
    <w:lvl w:ilvl="0" w:tplc="48067C66">
      <w:start w:val="1"/>
      <w:numFmt w:val="decimal"/>
      <w:lvlText w:val="%1:"/>
      <w:lvlJc w:val="left"/>
      <w:pPr>
        <w:ind w:left="454" w:hanging="334"/>
      </w:pPr>
      <w:rPr>
        <w:rFonts w:hint="eastAsia"/>
        <w:b w:val="0"/>
        <w:b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4" w15:restartNumberingAfterBreak="0">
    <w:nsid w:val="649E3BFA"/>
    <w:multiLevelType w:val="hybridMultilevel"/>
    <w:tmpl w:val="427E56A6"/>
    <w:lvl w:ilvl="0" w:tplc="C7FA4C1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A9F2E18"/>
    <w:multiLevelType w:val="hybridMultilevel"/>
    <w:tmpl w:val="24703102"/>
    <w:lvl w:ilvl="0" w:tplc="1DA830A2">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DC01F32"/>
    <w:multiLevelType w:val="hybridMultilevel"/>
    <w:tmpl w:val="4B0435F8"/>
    <w:lvl w:ilvl="0" w:tplc="17AC5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BA467E"/>
    <w:multiLevelType w:val="hybridMultilevel"/>
    <w:tmpl w:val="0C2EAD7A"/>
    <w:lvl w:ilvl="0" w:tplc="1BBC52E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4BC1156"/>
    <w:multiLevelType w:val="hybridMultilevel"/>
    <w:tmpl w:val="AE269E36"/>
    <w:lvl w:ilvl="0" w:tplc="E7962430">
      <w:start w:val="1"/>
      <w:numFmt w:val="lowerLetter"/>
      <w:lvlText w:val="(%1)"/>
      <w:lvlJc w:val="left"/>
      <w:pPr>
        <w:ind w:left="5016" w:hanging="50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
  </w:num>
  <w:num w:numId="3">
    <w:abstractNumId w:val="18"/>
  </w:num>
  <w:num w:numId="4">
    <w:abstractNumId w:val="6"/>
  </w:num>
  <w:num w:numId="5">
    <w:abstractNumId w:val="6"/>
    <w:lvlOverride w:ilvl="0">
      <w:lvl w:ilvl="0" w:tplc="1D1C128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abstractNumId w:val="6"/>
    <w:lvlOverride w:ilvl="0">
      <w:lvl w:ilvl="0" w:tplc="1D1C128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7">
    <w:abstractNumId w:val="6"/>
    <w:lvlOverride w:ilvl="0">
      <w:lvl w:ilvl="0" w:tplc="1D1C128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abstractNumId w:val="6"/>
    <w:lvlOverride w:ilvl="0">
      <w:lvl w:ilvl="0" w:tplc="1D1C1286">
        <w:start w:val="1"/>
        <w:numFmt w:val="decimal"/>
        <w:lvlText w:val="%1:"/>
        <w:lvlJc w:val="left"/>
        <w:pPr>
          <w:ind w:left="454" w:hanging="33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9">
    <w:abstractNumId w:val="6"/>
    <w:lvlOverride w:ilvl="0">
      <w:lvl w:ilvl="0" w:tplc="1D1C1286">
        <w:start w:val="1"/>
        <w:numFmt w:val="decimal"/>
        <w:lvlText w:val="%1:"/>
        <w:lvlJc w:val="left"/>
        <w:pPr>
          <w:ind w:left="1814" w:hanging="169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0">
    <w:abstractNumId w:val="6"/>
    <w:lvlOverride w:ilvl="0">
      <w:lvl w:ilvl="0" w:tplc="1D1C1286">
        <w:start w:val="1"/>
        <w:numFmt w:val="decimal"/>
        <w:lvlText w:val="%1:"/>
        <w:lvlJc w:val="left"/>
        <w:pPr>
          <w:ind w:left="1134" w:hanging="101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1">
    <w:abstractNumId w:val="13"/>
  </w:num>
  <w:num w:numId="12">
    <w:abstractNumId w:val="13"/>
    <w:lvlOverride w:ilvl="0">
      <w:lvl w:ilvl="0" w:tplc="48067C6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3">
    <w:abstractNumId w:val="13"/>
    <w:lvlOverride w:ilvl="0">
      <w:lvl w:ilvl="0" w:tplc="48067C6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4">
    <w:abstractNumId w:val="13"/>
    <w:lvlOverride w:ilvl="0">
      <w:lvl w:ilvl="0" w:tplc="48067C6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5">
    <w:abstractNumId w:val="13"/>
    <w:lvlOverride w:ilvl="0">
      <w:lvl w:ilvl="0" w:tplc="48067C66">
        <w:start w:val="1"/>
        <w:numFmt w:val="decimal"/>
        <w:lvlText w:val="%1:"/>
        <w:lvlJc w:val="left"/>
        <w:pPr>
          <w:ind w:left="1814" w:hanging="169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6">
    <w:abstractNumId w:val="8"/>
  </w:num>
  <w:num w:numId="17">
    <w:abstractNumId w:val="8"/>
    <w:lvlOverride w:ilvl="0">
      <w:lvl w:ilvl="0" w:tplc="431E543E">
        <w:start w:val="1"/>
        <w:numFmt w:val="decimal"/>
        <w:lvlText w:val="%1:"/>
        <w:lvlJc w:val="left"/>
        <w:pPr>
          <w:ind w:left="794" w:hanging="68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8">
    <w:abstractNumId w:val="8"/>
    <w:lvlOverride w:ilvl="0">
      <w:lvl w:ilvl="0" w:tplc="431E543E">
        <w:start w:val="1"/>
        <w:numFmt w:val="decimal"/>
        <w:lvlText w:val="%1:"/>
        <w:lvlJc w:val="left"/>
        <w:pPr>
          <w:ind w:left="1134" w:hanging="102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9">
    <w:abstractNumId w:val="8"/>
    <w:lvlOverride w:ilvl="0">
      <w:lvl w:ilvl="0" w:tplc="431E543E">
        <w:start w:val="1"/>
        <w:numFmt w:val="decimal"/>
        <w:lvlText w:val="%1:"/>
        <w:lvlJc w:val="left"/>
        <w:pPr>
          <w:ind w:left="1474" w:hanging="136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0">
    <w:abstractNumId w:val="8"/>
    <w:lvlOverride w:ilvl="0">
      <w:lvl w:ilvl="0" w:tplc="431E543E">
        <w:start w:val="1"/>
        <w:numFmt w:val="decimal"/>
        <w:lvlText w:val="%1:"/>
        <w:lvlJc w:val="left"/>
        <w:pPr>
          <w:ind w:left="1814" w:hanging="170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1">
    <w:abstractNumId w:val="5"/>
  </w:num>
  <w:num w:numId="22">
    <w:abstractNumId w:val="15"/>
  </w:num>
  <w:num w:numId="23">
    <w:abstractNumId w:val="2"/>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4">
    <w:abstractNumId w:val="2"/>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5">
    <w:abstractNumId w:val="2"/>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6">
    <w:abstractNumId w:val="2"/>
    <w:lvlOverride w:ilvl="0">
      <w:lvl w:ilvl="0" w:tplc="60309936">
        <w:start w:val="1"/>
        <w:numFmt w:val="decimal"/>
        <w:lvlText w:val="%1:"/>
        <w:lvlJc w:val="left"/>
        <w:pPr>
          <w:ind w:left="454" w:hanging="33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7">
    <w:abstractNumId w:val="2"/>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8">
    <w:abstractNumId w:val="2"/>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9">
    <w:abstractNumId w:val="2"/>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0">
    <w:abstractNumId w:val="2"/>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1">
    <w:abstractNumId w:val="9"/>
  </w:num>
  <w:num w:numId="32">
    <w:abstractNumId w:val="9"/>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3">
    <w:abstractNumId w:val="9"/>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abstractNumId w:val="9"/>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5">
    <w:abstractNumId w:val="9"/>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6">
    <w:abstractNumId w:val="9"/>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7">
    <w:abstractNumId w:val="9"/>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8">
    <w:abstractNumId w:val="9"/>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9">
    <w:abstractNumId w:val="9"/>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40">
    <w:abstractNumId w:val="11"/>
  </w:num>
  <w:num w:numId="41">
    <w:abstractNumId w:val="14"/>
  </w:num>
  <w:num w:numId="42">
    <w:abstractNumId w:val="0"/>
  </w:num>
  <w:num w:numId="43">
    <w:abstractNumId w:val="4"/>
  </w:num>
  <w:num w:numId="44">
    <w:abstractNumId w:val="16"/>
  </w:num>
  <w:num w:numId="45">
    <w:abstractNumId w:val="17"/>
  </w:num>
  <w:num w:numId="46">
    <w:abstractNumId w:val="10"/>
  </w:num>
  <w:num w:numId="47">
    <w:abstractNumId w:val="3"/>
  </w:num>
  <w:num w:numId="4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n zhen">
    <w15:presenceInfo w15:providerId="Windows Live" w15:userId="cdac4f85e9325219"/>
  </w15:person>
  <w15:person w15:author="Microsoft 帐户">
    <w15:presenceInfo w15:providerId="Windows Live" w15:userId="ce3649319318918b"/>
  </w15:person>
  <w15:person w15:author="Zhen Tan">
    <w15:presenceInfo w15:providerId="AD" w15:userId="S-1-5-21-371399076-3047136788-812747186-65797"/>
  </w15:person>
  <w15:person w15:author="zhengliang@csu.edu.cn">
    <w15:presenceInfo w15:providerId="None" w15:userId="zhengliang@csu.edu.c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07F"/>
    <w:rsid w:val="00001C35"/>
    <w:rsid w:val="000031D5"/>
    <w:rsid w:val="00004936"/>
    <w:rsid w:val="000052F2"/>
    <w:rsid w:val="00005922"/>
    <w:rsid w:val="0000629B"/>
    <w:rsid w:val="000101CC"/>
    <w:rsid w:val="0001051F"/>
    <w:rsid w:val="00011C74"/>
    <w:rsid w:val="00011E4A"/>
    <w:rsid w:val="000137F6"/>
    <w:rsid w:val="0001406A"/>
    <w:rsid w:val="0001754B"/>
    <w:rsid w:val="0002027E"/>
    <w:rsid w:val="00023F47"/>
    <w:rsid w:val="000249E7"/>
    <w:rsid w:val="000266B6"/>
    <w:rsid w:val="0002696C"/>
    <w:rsid w:val="00026A0A"/>
    <w:rsid w:val="00031804"/>
    <w:rsid w:val="00034A99"/>
    <w:rsid w:val="0003660E"/>
    <w:rsid w:val="000458C8"/>
    <w:rsid w:val="00045F15"/>
    <w:rsid w:val="00046E03"/>
    <w:rsid w:val="000535C5"/>
    <w:rsid w:val="000561BC"/>
    <w:rsid w:val="00061D78"/>
    <w:rsid w:val="00063777"/>
    <w:rsid w:val="00067625"/>
    <w:rsid w:val="00077B41"/>
    <w:rsid w:val="0008111E"/>
    <w:rsid w:val="000843E0"/>
    <w:rsid w:val="00085556"/>
    <w:rsid w:val="00087A0E"/>
    <w:rsid w:val="00092086"/>
    <w:rsid w:val="000950C6"/>
    <w:rsid w:val="000A1187"/>
    <w:rsid w:val="000A35E2"/>
    <w:rsid w:val="000A4148"/>
    <w:rsid w:val="000A461C"/>
    <w:rsid w:val="000A53D3"/>
    <w:rsid w:val="000A70C4"/>
    <w:rsid w:val="000B12E3"/>
    <w:rsid w:val="000B264F"/>
    <w:rsid w:val="000B327C"/>
    <w:rsid w:val="000B3BE4"/>
    <w:rsid w:val="000B47AA"/>
    <w:rsid w:val="000C14E2"/>
    <w:rsid w:val="000C3660"/>
    <w:rsid w:val="000C45A2"/>
    <w:rsid w:val="000C6234"/>
    <w:rsid w:val="000D0111"/>
    <w:rsid w:val="000D075E"/>
    <w:rsid w:val="000D2C1E"/>
    <w:rsid w:val="000D372E"/>
    <w:rsid w:val="000D41D7"/>
    <w:rsid w:val="000D6430"/>
    <w:rsid w:val="000E065A"/>
    <w:rsid w:val="000E695D"/>
    <w:rsid w:val="000F1B2D"/>
    <w:rsid w:val="000F6063"/>
    <w:rsid w:val="000F6891"/>
    <w:rsid w:val="000F731B"/>
    <w:rsid w:val="0010302E"/>
    <w:rsid w:val="00103AB6"/>
    <w:rsid w:val="001069A1"/>
    <w:rsid w:val="00111B73"/>
    <w:rsid w:val="00111C3A"/>
    <w:rsid w:val="00112B41"/>
    <w:rsid w:val="00116D6C"/>
    <w:rsid w:val="00117D31"/>
    <w:rsid w:val="00125167"/>
    <w:rsid w:val="0012558E"/>
    <w:rsid w:val="00125601"/>
    <w:rsid w:val="00127BD6"/>
    <w:rsid w:val="001318A4"/>
    <w:rsid w:val="00132D31"/>
    <w:rsid w:val="001361DD"/>
    <w:rsid w:val="0013643E"/>
    <w:rsid w:val="00141542"/>
    <w:rsid w:val="00143A14"/>
    <w:rsid w:val="001440E1"/>
    <w:rsid w:val="0014529C"/>
    <w:rsid w:val="001532AF"/>
    <w:rsid w:val="00154821"/>
    <w:rsid w:val="00156381"/>
    <w:rsid w:val="00156937"/>
    <w:rsid w:val="00162974"/>
    <w:rsid w:val="001639A5"/>
    <w:rsid w:val="00170ACE"/>
    <w:rsid w:val="00171895"/>
    <w:rsid w:val="001729EF"/>
    <w:rsid w:val="00172A96"/>
    <w:rsid w:val="00174AD6"/>
    <w:rsid w:val="00176B30"/>
    <w:rsid w:val="00180AF6"/>
    <w:rsid w:val="00182129"/>
    <w:rsid w:val="0018330F"/>
    <w:rsid w:val="00186B7E"/>
    <w:rsid w:val="00187D13"/>
    <w:rsid w:val="001904AC"/>
    <w:rsid w:val="00193E6F"/>
    <w:rsid w:val="001946AD"/>
    <w:rsid w:val="001A0FDD"/>
    <w:rsid w:val="001A1D67"/>
    <w:rsid w:val="001A2379"/>
    <w:rsid w:val="001A3234"/>
    <w:rsid w:val="001A473A"/>
    <w:rsid w:val="001B035E"/>
    <w:rsid w:val="001B125F"/>
    <w:rsid w:val="001B12D4"/>
    <w:rsid w:val="001B2691"/>
    <w:rsid w:val="001B349F"/>
    <w:rsid w:val="001B6E75"/>
    <w:rsid w:val="001C1D90"/>
    <w:rsid w:val="001C38B2"/>
    <w:rsid w:val="001C5011"/>
    <w:rsid w:val="001C5511"/>
    <w:rsid w:val="001C5A76"/>
    <w:rsid w:val="001C697D"/>
    <w:rsid w:val="001D04F1"/>
    <w:rsid w:val="001D2AA6"/>
    <w:rsid w:val="001D62FE"/>
    <w:rsid w:val="001D680F"/>
    <w:rsid w:val="001E0DD1"/>
    <w:rsid w:val="001E0E84"/>
    <w:rsid w:val="001E2556"/>
    <w:rsid w:val="001E2871"/>
    <w:rsid w:val="001E6D2F"/>
    <w:rsid w:val="001F1C28"/>
    <w:rsid w:val="001F38C6"/>
    <w:rsid w:val="002000D2"/>
    <w:rsid w:val="002016C8"/>
    <w:rsid w:val="0020355E"/>
    <w:rsid w:val="00204AAC"/>
    <w:rsid w:val="00204E61"/>
    <w:rsid w:val="00206395"/>
    <w:rsid w:val="00211467"/>
    <w:rsid w:val="002123E9"/>
    <w:rsid w:val="0021370B"/>
    <w:rsid w:val="00213949"/>
    <w:rsid w:val="00214416"/>
    <w:rsid w:val="00221A4F"/>
    <w:rsid w:val="00227F75"/>
    <w:rsid w:val="0023030A"/>
    <w:rsid w:val="00231583"/>
    <w:rsid w:val="002352A5"/>
    <w:rsid w:val="00236788"/>
    <w:rsid w:val="0024222C"/>
    <w:rsid w:val="00242250"/>
    <w:rsid w:val="00243136"/>
    <w:rsid w:val="00255876"/>
    <w:rsid w:val="00255B2B"/>
    <w:rsid w:val="00256CC8"/>
    <w:rsid w:val="00257164"/>
    <w:rsid w:val="002575A2"/>
    <w:rsid w:val="00260E02"/>
    <w:rsid w:val="00262B86"/>
    <w:rsid w:val="00263072"/>
    <w:rsid w:val="00264DD4"/>
    <w:rsid w:val="002659CE"/>
    <w:rsid w:val="00267D39"/>
    <w:rsid w:val="00270827"/>
    <w:rsid w:val="00270FDB"/>
    <w:rsid w:val="0027494E"/>
    <w:rsid w:val="00276DFA"/>
    <w:rsid w:val="0027706F"/>
    <w:rsid w:val="00277D10"/>
    <w:rsid w:val="00285C30"/>
    <w:rsid w:val="0028651E"/>
    <w:rsid w:val="00286F0F"/>
    <w:rsid w:val="00296612"/>
    <w:rsid w:val="002B2336"/>
    <w:rsid w:val="002B4BA7"/>
    <w:rsid w:val="002B5D11"/>
    <w:rsid w:val="002B6673"/>
    <w:rsid w:val="002C043E"/>
    <w:rsid w:val="002D0CF4"/>
    <w:rsid w:val="002D355C"/>
    <w:rsid w:val="002D452D"/>
    <w:rsid w:val="002E120F"/>
    <w:rsid w:val="002E1B47"/>
    <w:rsid w:val="002E347B"/>
    <w:rsid w:val="002E5C3D"/>
    <w:rsid w:val="002E646C"/>
    <w:rsid w:val="002E666E"/>
    <w:rsid w:val="002E6D61"/>
    <w:rsid w:val="002F1948"/>
    <w:rsid w:val="002F2A51"/>
    <w:rsid w:val="002F3374"/>
    <w:rsid w:val="002F6452"/>
    <w:rsid w:val="002F69D5"/>
    <w:rsid w:val="002F71BC"/>
    <w:rsid w:val="002F77F8"/>
    <w:rsid w:val="002F7EC5"/>
    <w:rsid w:val="00300A80"/>
    <w:rsid w:val="00301D20"/>
    <w:rsid w:val="00302487"/>
    <w:rsid w:val="00305FE1"/>
    <w:rsid w:val="003100CE"/>
    <w:rsid w:val="00314CB8"/>
    <w:rsid w:val="003153DD"/>
    <w:rsid w:val="00315B59"/>
    <w:rsid w:val="00316C7C"/>
    <w:rsid w:val="00316CF1"/>
    <w:rsid w:val="003202E0"/>
    <w:rsid w:val="00324E52"/>
    <w:rsid w:val="00336D6B"/>
    <w:rsid w:val="003378C6"/>
    <w:rsid w:val="00341A2C"/>
    <w:rsid w:val="00343DF4"/>
    <w:rsid w:val="003447C1"/>
    <w:rsid w:val="003454BB"/>
    <w:rsid w:val="00346711"/>
    <w:rsid w:val="003503B4"/>
    <w:rsid w:val="0035080C"/>
    <w:rsid w:val="0035106A"/>
    <w:rsid w:val="00352573"/>
    <w:rsid w:val="00352AF2"/>
    <w:rsid w:val="00353AB1"/>
    <w:rsid w:val="0035431A"/>
    <w:rsid w:val="003550F2"/>
    <w:rsid w:val="00357253"/>
    <w:rsid w:val="00360641"/>
    <w:rsid w:val="00365255"/>
    <w:rsid w:val="003677E0"/>
    <w:rsid w:val="00372ECB"/>
    <w:rsid w:val="00375E77"/>
    <w:rsid w:val="003805EA"/>
    <w:rsid w:val="00381A9F"/>
    <w:rsid w:val="00385DB7"/>
    <w:rsid w:val="00387F1F"/>
    <w:rsid w:val="003911CE"/>
    <w:rsid w:val="003942A1"/>
    <w:rsid w:val="00394E80"/>
    <w:rsid w:val="003972F2"/>
    <w:rsid w:val="00397444"/>
    <w:rsid w:val="003A2BBD"/>
    <w:rsid w:val="003A6CF0"/>
    <w:rsid w:val="003B0F15"/>
    <w:rsid w:val="003B1623"/>
    <w:rsid w:val="003B2396"/>
    <w:rsid w:val="003B31FA"/>
    <w:rsid w:val="003B79E4"/>
    <w:rsid w:val="003C1D74"/>
    <w:rsid w:val="003C2D48"/>
    <w:rsid w:val="003C669D"/>
    <w:rsid w:val="003D0496"/>
    <w:rsid w:val="003D11D4"/>
    <w:rsid w:val="003D483A"/>
    <w:rsid w:val="003D5778"/>
    <w:rsid w:val="003D5B7F"/>
    <w:rsid w:val="003D7330"/>
    <w:rsid w:val="003E148D"/>
    <w:rsid w:val="003E31F8"/>
    <w:rsid w:val="003E751D"/>
    <w:rsid w:val="003F15D3"/>
    <w:rsid w:val="003F480D"/>
    <w:rsid w:val="003F6B80"/>
    <w:rsid w:val="003F7033"/>
    <w:rsid w:val="00402FB5"/>
    <w:rsid w:val="004066C0"/>
    <w:rsid w:val="00412C41"/>
    <w:rsid w:val="00413970"/>
    <w:rsid w:val="00413E97"/>
    <w:rsid w:val="004141F0"/>
    <w:rsid w:val="00415973"/>
    <w:rsid w:val="0041683E"/>
    <w:rsid w:val="00416E83"/>
    <w:rsid w:val="004170F7"/>
    <w:rsid w:val="00421419"/>
    <w:rsid w:val="004214C3"/>
    <w:rsid w:val="0042221F"/>
    <w:rsid w:val="00432304"/>
    <w:rsid w:val="00433161"/>
    <w:rsid w:val="00434488"/>
    <w:rsid w:val="004348C6"/>
    <w:rsid w:val="004368BC"/>
    <w:rsid w:val="00436950"/>
    <w:rsid w:val="0043771D"/>
    <w:rsid w:val="00437D45"/>
    <w:rsid w:val="004401CA"/>
    <w:rsid w:val="004444F3"/>
    <w:rsid w:val="00453B33"/>
    <w:rsid w:val="00454CB0"/>
    <w:rsid w:val="00456847"/>
    <w:rsid w:val="004571B8"/>
    <w:rsid w:val="00462084"/>
    <w:rsid w:val="00462DC0"/>
    <w:rsid w:val="00464A06"/>
    <w:rsid w:val="004706CB"/>
    <w:rsid w:val="004707B5"/>
    <w:rsid w:val="00472212"/>
    <w:rsid w:val="00472787"/>
    <w:rsid w:val="00474597"/>
    <w:rsid w:val="004819A4"/>
    <w:rsid w:val="00483B98"/>
    <w:rsid w:val="00485CEF"/>
    <w:rsid w:val="004860AB"/>
    <w:rsid w:val="00491A34"/>
    <w:rsid w:val="004A1338"/>
    <w:rsid w:val="004A2489"/>
    <w:rsid w:val="004A39F5"/>
    <w:rsid w:val="004A4EAE"/>
    <w:rsid w:val="004A7BA5"/>
    <w:rsid w:val="004B0E3C"/>
    <w:rsid w:val="004B1FC6"/>
    <w:rsid w:val="004B663D"/>
    <w:rsid w:val="004B77D4"/>
    <w:rsid w:val="004C0B93"/>
    <w:rsid w:val="004C13CC"/>
    <w:rsid w:val="004D07CC"/>
    <w:rsid w:val="004D10B8"/>
    <w:rsid w:val="004E03A7"/>
    <w:rsid w:val="004E3BB5"/>
    <w:rsid w:val="004F0BC2"/>
    <w:rsid w:val="004F1788"/>
    <w:rsid w:val="004F3B95"/>
    <w:rsid w:val="004F4DB3"/>
    <w:rsid w:val="004F7388"/>
    <w:rsid w:val="005001CA"/>
    <w:rsid w:val="00500F99"/>
    <w:rsid w:val="00504B3C"/>
    <w:rsid w:val="005112FD"/>
    <w:rsid w:val="00513E46"/>
    <w:rsid w:val="00520E99"/>
    <w:rsid w:val="00523681"/>
    <w:rsid w:val="00527568"/>
    <w:rsid w:val="00527C85"/>
    <w:rsid w:val="00530752"/>
    <w:rsid w:val="00531075"/>
    <w:rsid w:val="005312F2"/>
    <w:rsid w:val="00535AD1"/>
    <w:rsid w:val="0053666A"/>
    <w:rsid w:val="00536CDB"/>
    <w:rsid w:val="00540605"/>
    <w:rsid w:val="005411E5"/>
    <w:rsid w:val="005454E1"/>
    <w:rsid w:val="00546C25"/>
    <w:rsid w:val="00547719"/>
    <w:rsid w:val="005535A4"/>
    <w:rsid w:val="00562AAF"/>
    <w:rsid w:val="00565870"/>
    <w:rsid w:val="005673F4"/>
    <w:rsid w:val="00572824"/>
    <w:rsid w:val="00574E08"/>
    <w:rsid w:val="00575BBB"/>
    <w:rsid w:val="00575E15"/>
    <w:rsid w:val="00577CFA"/>
    <w:rsid w:val="00580F65"/>
    <w:rsid w:val="0058207F"/>
    <w:rsid w:val="00582268"/>
    <w:rsid w:val="00584303"/>
    <w:rsid w:val="0058470A"/>
    <w:rsid w:val="005847D9"/>
    <w:rsid w:val="00592482"/>
    <w:rsid w:val="005925DC"/>
    <w:rsid w:val="00593EC4"/>
    <w:rsid w:val="00593FB8"/>
    <w:rsid w:val="005942AC"/>
    <w:rsid w:val="00594492"/>
    <w:rsid w:val="00594D35"/>
    <w:rsid w:val="005953A9"/>
    <w:rsid w:val="0059635F"/>
    <w:rsid w:val="0059693B"/>
    <w:rsid w:val="0059772B"/>
    <w:rsid w:val="005A26F3"/>
    <w:rsid w:val="005A4C6E"/>
    <w:rsid w:val="005A6CF3"/>
    <w:rsid w:val="005B132B"/>
    <w:rsid w:val="005B2616"/>
    <w:rsid w:val="005B4FA3"/>
    <w:rsid w:val="005C0C3B"/>
    <w:rsid w:val="005C3A84"/>
    <w:rsid w:val="005C66C5"/>
    <w:rsid w:val="005C6F1A"/>
    <w:rsid w:val="005D3A2C"/>
    <w:rsid w:val="005D4E67"/>
    <w:rsid w:val="005D629D"/>
    <w:rsid w:val="005D6466"/>
    <w:rsid w:val="005E0D1B"/>
    <w:rsid w:val="005E17CB"/>
    <w:rsid w:val="005E276C"/>
    <w:rsid w:val="005E2A89"/>
    <w:rsid w:val="005E4591"/>
    <w:rsid w:val="005E4D0E"/>
    <w:rsid w:val="005E4FF8"/>
    <w:rsid w:val="005E6A13"/>
    <w:rsid w:val="005E7720"/>
    <w:rsid w:val="005F12E0"/>
    <w:rsid w:val="005F4E00"/>
    <w:rsid w:val="005F4E80"/>
    <w:rsid w:val="00600C48"/>
    <w:rsid w:val="00601B64"/>
    <w:rsid w:val="0061304A"/>
    <w:rsid w:val="00614488"/>
    <w:rsid w:val="0062194A"/>
    <w:rsid w:val="0062414B"/>
    <w:rsid w:val="00624365"/>
    <w:rsid w:val="0062555D"/>
    <w:rsid w:val="006302C7"/>
    <w:rsid w:val="0063159A"/>
    <w:rsid w:val="00631DCB"/>
    <w:rsid w:val="006346C8"/>
    <w:rsid w:val="00636981"/>
    <w:rsid w:val="00640FB0"/>
    <w:rsid w:val="00641C72"/>
    <w:rsid w:val="00643B9A"/>
    <w:rsid w:val="00643D6E"/>
    <w:rsid w:val="006470A7"/>
    <w:rsid w:val="00647273"/>
    <w:rsid w:val="00650890"/>
    <w:rsid w:val="006527A9"/>
    <w:rsid w:val="00652EBF"/>
    <w:rsid w:val="006565D5"/>
    <w:rsid w:val="006573EA"/>
    <w:rsid w:val="006606EC"/>
    <w:rsid w:val="006644BC"/>
    <w:rsid w:val="00665938"/>
    <w:rsid w:val="006706F9"/>
    <w:rsid w:val="0067297B"/>
    <w:rsid w:val="00673538"/>
    <w:rsid w:val="00680DC5"/>
    <w:rsid w:val="006810E9"/>
    <w:rsid w:val="00683028"/>
    <w:rsid w:val="00686A56"/>
    <w:rsid w:val="006873E5"/>
    <w:rsid w:val="00691747"/>
    <w:rsid w:val="0069292F"/>
    <w:rsid w:val="00694959"/>
    <w:rsid w:val="006960DB"/>
    <w:rsid w:val="00697365"/>
    <w:rsid w:val="006A02AA"/>
    <w:rsid w:val="006A0CC0"/>
    <w:rsid w:val="006A0DF0"/>
    <w:rsid w:val="006A0F6A"/>
    <w:rsid w:val="006A7361"/>
    <w:rsid w:val="006A7E8D"/>
    <w:rsid w:val="006B0D14"/>
    <w:rsid w:val="006B151B"/>
    <w:rsid w:val="006B465E"/>
    <w:rsid w:val="006B5A35"/>
    <w:rsid w:val="006C33D2"/>
    <w:rsid w:val="006C3D5C"/>
    <w:rsid w:val="006C4109"/>
    <w:rsid w:val="006C4A8A"/>
    <w:rsid w:val="006D4A19"/>
    <w:rsid w:val="006E2363"/>
    <w:rsid w:val="006E3D94"/>
    <w:rsid w:val="006E521A"/>
    <w:rsid w:val="006F3637"/>
    <w:rsid w:val="006F3BBA"/>
    <w:rsid w:val="006F5ED5"/>
    <w:rsid w:val="006F6C40"/>
    <w:rsid w:val="006F76E1"/>
    <w:rsid w:val="00700D57"/>
    <w:rsid w:val="007017B8"/>
    <w:rsid w:val="0070237A"/>
    <w:rsid w:val="00704C90"/>
    <w:rsid w:val="00707404"/>
    <w:rsid w:val="007110C7"/>
    <w:rsid w:val="00713AC0"/>
    <w:rsid w:val="007144F7"/>
    <w:rsid w:val="0071607F"/>
    <w:rsid w:val="00726FC0"/>
    <w:rsid w:val="007303C1"/>
    <w:rsid w:val="0073125E"/>
    <w:rsid w:val="0073194C"/>
    <w:rsid w:val="0073562D"/>
    <w:rsid w:val="00735C2E"/>
    <w:rsid w:val="007436D4"/>
    <w:rsid w:val="00743B0A"/>
    <w:rsid w:val="007457F3"/>
    <w:rsid w:val="007526A1"/>
    <w:rsid w:val="0075446B"/>
    <w:rsid w:val="00754B01"/>
    <w:rsid w:val="007571B5"/>
    <w:rsid w:val="0075780D"/>
    <w:rsid w:val="00761A57"/>
    <w:rsid w:val="00765C08"/>
    <w:rsid w:val="0076644F"/>
    <w:rsid w:val="00770BDC"/>
    <w:rsid w:val="00772B2D"/>
    <w:rsid w:val="00772B42"/>
    <w:rsid w:val="007771E2"/>
    <w:rsid w:val="00780332"/>
    <w:rsid w:val="0078097C"/>
    <w:rsid w:val="0078197F"/>
    <w:rsid w:val="00784C29"/>
    <w:rsid w:val="00786E6A"/>
    <w:rsid w:val="00786EDA"/>
    <w:rsid w:val="00787CAC"/>
    <w:rsid w:val="00793AEB"/>
    <w:rsid w:val="00794790"/>
    <w:rsid w:val="00796E96"/>
    <w:rsid w:val="007A13BF"/>
    <w:rsid w:val="007A47DB"/>
    <w:rsid w:val="007A4CED"/>
    <w:rsid w:val="007A5CD5"/>
    <w:rsid w:val="007A651F"/>
    <w:rsid w:val="007A6D22"/>
    <w:rsid w:val="007B0EB8"/>
    <w:rsid w:val="007B3D78"/>
    <w:rsid w:val="007B41C5"/>
    <w:rsid w:val="007B485F"/>
    <w:rsid w:val="007C137E"/>
    <w:rsid w:val="007C4165"/>
    <w:rsid w:val="007C5D82"/>
    <w:rsid w:val="007D1699"/>
    <w:rsid w:val="007D1CB5"/>
    <w:rsid w:val="007D350D"/>
    <w:rsid w:val="007E13A3"/>
    <w:rsid w:val="007E23EA"/>
    <w:rsid w:val="007E3C3C"/>
    <w:rsid w:val="007E4885"/>
    <w:rsid w:val="007E4A76"/>
    <w:rsid w:val="007E6C1C"/>
    <w:rsid w:val="007E7018"/>
    <w:rsid w:val="007F04A5"/>
    <w:rsid w:val="007F51E1"/>
    <w:rsid w:val="00803575"/>
    <w:rsid w:val="00805298"/>
    <w:rsid w:val="0081491B"/>
    <w:rsid w:val="008164BC"/>
    <w:rsid w:val="008203EF"/>
    <w:rsid w:val="008218BA"/>
    <w:rsid w:val="0082441A"/>
    <w:rsid w:val="00830D98"/>
    <w:rsid w:val="00833F59"/>
    <w:rsid w:val="00834473"/>
    <w:rsid w:val="00834AD1"/>
    <w:rsid w:val="00835D68"/>
    <w:rsid w:val="00837FA4"/>
    <w:rsid w:val="00841493"/>
    <w:rsid w:val="008424DD"/>
    <w:rsid w:val="00845381"/>
    <w:rsid w:val="00847BE9"/>
    <w:rsid w:val="0085090D"/>
    <w:rsid w:val="008514F8"/>
    <w:rsid w:val="00860CEC"/>
    <w:rsid w:val="00861071"/>
    <w:rsid w:val="00866C12"/>
    <w:rsid w:val="00867D19"/>
    <w:rsid w:val="008771D2"/>
    <w:rsid w:val="00880183"/>
    <w:rsid w:val="008872C8"/>
    <w:rsid w:val="008972C3"/>
    <w:rsid w:val="00897782"/>
    <w:rsid w:val="008A1991"/>
    <w:rsid w:val="008A3086"/>
    <w:rsid w:val="008A45F2"/>
    <w:rsid w:val="008A60B9"/>
    <w:rsid w:val="008A7B03"/>
    <w:rsid w:val="008B066E"/>
    <w:rsid w:val="008B1A38"/>
    <w:rsid w:val="008B1C62"/>
    <w:rsid w:val="008B7356"/>
    <w:rsid w:val="008C1181"/>
    <w:rsid w:val="008C1AA7"/>
    <w:rsid w:val="008C2A8A"/>
    <w:rsid w:val="008C31A4"/>
    <w:rsid w:val="008C47F1"/>
    <w:rsid w:val="008C5AF1"/>
    <w:rsid w:val="008C75DE"/>
    <w:rsid w:val="008D0CD5"/>
    <w:rsid w:val="008D10E5"/>
    <w:rsid w:val="008D18B6"/>
    <w:rsid w:val="008D2CB3"/>
    <w:rsid w:val="008D6752"/>
    <w:rsid w:val="008E629F"/>
    <w:rsid w:val="008E7BC6"/>
    <w:rsid w:val="008F2446"/>
    <w:rsid w:val="008F26AB"/>
    <w:rsid w:val="008F77B1"/>
    <w:rsid w:val="009030EA"/>
    <w:rsid w:val="009048E7"/>
    <w:rsid w:val="00905528"/>
    <w:rsid w:val="00910806"/>
    <w:rsid w:val="00912315"/>
    <w:rsid w:val="00913EAC"/>
    <w:rsid w:val="0093090A"/>
    <w:rsid w:val="0093606C"/>
    <w:rsid w:val="009363F8"/>
    <w:rsid w:val="009405E8"/>
    <w:rsid w:val="0094531F"/>
    <w:rsid w:val="009474B7"/>
    <w:rsid w:val="00950709"/>
    <w:rsid w:val="0095317B"/>
    <w:rsid w:val="00953A0F"/>
    <w:rsid w:val="00953F2D"/>
    <w:rsid w:val="00955D44"/>
    <w:rsid w:val="0095730C"/>
    <w:rsid w:val="009612A5"/>
    <w:rsid w:val="0096398C"/>
    <w:rsid w:val="00966101"/>
    <w:rsid w:val="00973094"/>
    <w:rsid w:val="0097716F"/>
    <w:rsid w:val="00980200"/>
    <w:rsid w:val="0098095A"/>
    <w:rsid w:val="009906DF"/>
    <w:rsid w:val="009A0A1F"/>
    <w:rsid w:val="009A10F4"/>
    <w:rsid w:val="009A20BA"/>
    <w:rsid w:val="009A3B87"/>
    <w:rsid w:val="009A435E"/>
    <w:rsid w:val="009B1AEF"/>
    <w:rsid w:val="009B1C1F"/>
    <w:rsid w:val="009B6EA7"/>
    <w:rsid w:val="009C17DA"/>
    <w:rsid w:val="009C28DC"/>
    <w:rsid w:val="009C3893"/>
    <w:rsid w:val="009C49EE"/>
    <w:rsid w:val="009C76E0"/>
    <w:rsid w:val="009C7BE5"/>
    <w:rsid w:val="009D0A9D"/>
    <w:rsid w:val="009D3344"/>
    <w:rsid w:val="009D355E"/>
    <w:rsid w:val="009D54AA"/>
    <w:rsid w:val="009D6540"/>
    <w:rsid w:val="009D6989"/>
    <w:rsid w:val="009D7924"/>
    <w:rsid w:val="009E117C"/>
    <w:rsid w:val="009E37A4"/>
    <w:rsid w:val="009E521B"/>
    <w:rsid w:val="009E5F57"/>
    <w:rsid w:val="009E74C8"/>
    <w:rsid w:val="009F0246"/>
    <w:rsid w:val="009F178A"/>
    <w:rsid w:val="009F2090"/>
    <w:rsid w:val="009F6201"/>
    <w:rsid w:val="009F79E5"/>
    <w:rsid w:val="00A00335"/>
    <w:rsid w:val="00A02AF1"/>
    <w:rsid w:val="00A034F9"/>
    <w:rsid w:val="00A07A86"/>
    <w:rsid w:val="00A17339"/>
    <w:rsid w:val="00A20A08"/>
    <w:rsid w:val="00A21F47"/>
    <w:rsid w:val="00A26C64"/>
    <w:rsid w:val="00A3315F"/>
    <w:rsid w:val="00A37052"/>
    <w:rsid w:val="00A375B5"/>
    <w:rsid w:val="00A41D13"/>
    <w:rsid w:val="00A4623A"/>
    <w:rsid w:val="00A46F49"/>
    <w:rsid w:val="00A51428"/>
    <w:rsid w:val="00A53824"/>
    <w:rsid w:val="00A5606A"/>
    <w:rsid w:val="00A578B5"/>
    <w:rsid w:val="00A6348D"/>
    <w:rsid w:val="00A63948"/>
    <w:rsid w:val="00A647A6"/>
    <w:rsid w:val="00A70674"/>
    <w:rsid w:val="00A708CA"/>
    <w:rsid w:val="00A75175"/>
    <w:rsid w:val="00A751ED"/>
    <w:rsid w:val="00A75310"/>
    <w:rsid w:val="00A80DB6"/>
    <w:rsid w:val="00A827DA"/>
    <w:rsid w:val="00A82CD2"/>
    <w:rsid w:val="00A830BC"/>
    <w:rsid w:val="00A834D2"/>
    <w:rsid w:val="00A84418"/>
    <w:rsid w:val="00A87CA8"/>
    <w:rsid w:val="00A913D6"/>
    <w:rsid w:val="00A93ABC"/>
    <w:rsid w:val="00A93D96"/>
    <w:rsid w:val="00AA14F3"/>
    <w:rsid w:val="00AA1780"/>
    <w:rsid w:val="00AA274A"/>
    <w:rsid w:val="00AA3A6E"/>
    <w:rsid w:val="00AB10D6"/>
    <w:rsid w:val="00AB4E4E"/>
    <w:rsid w:val="00AB5441"/>
    <w:rsid w:val="00AB6F81"/>
    <w:rsid w:val="00AC0D8C"/>
    <w:rsid w:val="00AC1F53"/>
    <w:rsid w:val="00AD26EF"/>
    <w:rsid w:val="00AE3552"/>
    <w:rsid w:val="00AE5E30"/>
    <w:rsid w:val="00AE73AF"/>
    <w:rsid w:val="00AF1795"/>
    <w:rsid w:val="00AF2723"/>
    <w:rsid w:val="00AF2D91"/>
    <w:rsid w:val="00AF3527"/>
    <w:rsid w:val="00AF3820"/>
    <w:rsid w:val="00B01E2F"/>
    <w:rsid w:val="00B10729"/>
    <w:rsid w:val="00B115B0"/>
    <w:rsid w:val="00B1313D"/>
    <w:rsid w:val="00B14045"/>
    <w:rsid w:val="00B143B6"/>
    <w:rsid w:val="00B15D68"/>
    <w:rsid w:val="00B2204D"/>
    <w:rsid w:val="00B2488A"/>
    <w:rsid w:val="00B25087"/>
    <w:rsid w:val="00B31695"/>
    <w:rsid w:val="00B36F43"/>
    <w:rsid w:val="00B372B4"/>
    <w:rsid w:val="00B37A89"/>
    <w:rsid w:val="00B37BAE"/>
    <w:rsid w:val="00B42A18"/>
    <w:rsid w:val="00B5092C"/>
    <w:rsid w:val="00B517DE"/>
    <w:rsid w:val="00B55604"/>
    <w:rsid w:val="00B567B8"/>
    <w:rsid w:val="00B62896"/>
    <w:rsid w:val="00B64134"/>
    <w:rsid w:val="00B6421C"/>
    <w:rsid w:val="00B652B5"/>
    <w:rsid w:val="00B654D1"/>
    <w:rsid w:val="00B716DC"/>
    <w:rsid w:val="00B728DC"/>
    <w:rsid w:val="00B729CF"/>
    <w:rsid w:val="00B73A22"/>
    <w:rsid w:val="00B7702C"/>
    <w:rsid w:val="00B804E5"/>
    <w:rsid w:val="00B814A7"/>
    <w:rsid w:val="00B82216"/>
    <w:rsid w:val="00B82C35"/>
    <w:rsid w:val="00B9125A"/>
    <w:rsid w:val="00B91575"/>
    <w:rsid w:val="00B95D84"/>
    <w:rsid w:val="00BA7315"/>
    <w:rsid w:val="00BB4349"/>
    <w:rsid w:val="00BB5B02"/>
    <w:rsid w:val="00BC0DBA"/>
    <w:rsid w:val="00BC36DC"/>
    <w:rsid w:val="00BC372D"/>
    <w:rsid w:val="00BC3A9E"/>
    <w:rsid w:val="00BC7A67"/>
    <w:rsid w:val="00BD5981"/>
    <w:rsid w:val="00BD6CFF"/>
    <w:rsid w:val="00BD7163"/>
    <w:rsid w:val="00BE1468"/>
    <w:rsid w:val="00BE361D"/>
    <w:rsid w:val="00BE591E"/>
    <w:rsid w:val="00BE5B0D"/>
    <w:rsid w:val="00BF23D0"/>
    <w:rsid w:val="00BF2B32"/>
    <w:rsid w:val="00BF4EC4"/>
    <w:rsid w:val="00BF5FFA"/>
    <w:rsid w:val="00C12895"/>
    <w:rsid w:val="00C12B27"/>
    <w:rsid w:val="00C154D8"/>
    <w:rsid w:val="00C1552E"/>
    <w:rsid w:val="00C16288"/>
    <w:rsid w:val="00C2173C"/>
    <w:rsid w:val="00C22C23"/>
    <w:rsid w:val="00C3069F"/>
    <w:rsid w:val="00C30C48"/>
    <w:rsid w:val="00C34385"/>
    <w:rsid w:val="00C34888"/>
    <w:rsid w:val="00C36145"/>
    <w:rsid w:val="00C37FC1"/>
    <w:rsid w:val="00C40148"/>
    <w:rsid w:val="00C47607"/>
    <w:rsid w:val="00C47EBD"/>
    <w:rsid w:val="00C50D66"/>
    <w:rsid w:val="00C53DAC"/>
    <w:rsid w:val="00C544BB"/>
    <w:rsid w:val="00C54848"/>
    <w:rsid w:val="00C555F8"/>
    <w:rsid w:val="00C55606"/>
    <w:rsid w:val="00C61046"/>
    <w:rsid w:val="00C6508A"/>
    <w:rsid w:val="00C66706"/>
    <w:rsid w:val="00C7095D"/>
    <w:rsid w:val="00C712EC"/>
    <w:rsid w:val="00C71460"/>
    <w:rsid w:val="00C719CF"/>
    <w:rsid w:val="00C719D0"/>
    <w:rsid w:val="00C71F3A"/>
    <w:rsid w:val="00C73AB1"/>
    <w:rsid w:val="00C75F7B"/>
    <w:rsid w:val="00C76547"/>
    <w:rsid w:val="00C806C0"/>
    <w:rsid w:val="00C836D1"/>
    <w:rsid w:val="00C8408C"/>
    <w:rsid w:val="00C85C25"/>
    <w:rsid w:val="00C86CB3"/>
    <w:rsid w:val="00C87976"/>
    <w:rsid w:val="00C90B41"/>
    <w:rsid w:val="00C91091"/>
    <w:rsid w:val="00C9135A"/>
    <w:rsid w:val="00C92658"/>
    <w:rsid w:val="00C94487"/>
    <w:rsid w:val="00C94A0C"/>
    <w:rsid w:val="00C94A76"/>
    <w:rsid w:val="00C9717B"/>
    <w:rsid w:val="00CA2960"/>
    <w:rsid w:val="00CA4420"/>
    <w:rsid w:val="00CA5465"/>
    <w:rsid w:val="00CA64B5"/>
    <w:rsid w:val="00CB066C"/>
    <w:rsid w:val="00CB629A"/>
    <w:rsid w:val="00CC4EC8"/>
    <w:rsid w:val="00CD0D1B"/>
    <w:rsid w:val="00CD23D9"/>
    <w:rsid w:val="00CD40EB"/>
    <w:rsid w:val="00CD5958"/>
    <w:rsid w:val="00CE14F1"/>
    <w:rsid w:val="00CE248D"/>
    <w:rsid w:val="00CE37D1"/>
    <w:rsid w:val="00CE739C"/>
    <w:rsid w:val="00CE7D41"/>
    <w:rsid w:val="00CF04D5"/>
    <w:rsid w:val="00CF0FCC"/>
    <w:rsid w:val="00CF3748"/>
    <w:rsid w:val="00D000A7"/>
    <w:rsid w:val="00D01654"/>
    <w:rsid w:val="00D01BEE"/>
    <w:rsid w:val="00D04B56"/>
    <w:rsid w:val="00D0553E"/>
    <w:rsid w:val="00D102A0"/>
    <w:rsid w:val="00D10E36"/>
    <w:rsid w:val="00D2132F"/>
    <w:rsid w:val="00D2299E"/>
    <w:rsid w:val="00D22DA8"/>
    <w:rsid w:val="00D2479B"/>
    <w:rsid w:val="00D2585F"/>
    <w:rsid w:val="00D2631D"/>
    <w:rsid w:val="00D305F9"/>
    <w:rsid w:val="00D3083B"/>
    <w:rsid w:val="00D31849"/>
    <w:rsid w:val="00D31AEF"/>
    <w:rsid w:val="00D32DF6"/>
    <w:rsid w:val="00D336EE"/>
    <w:rsid w:val="00D34D8B"/>
    <w:rsid w:val="00D352C6"/>
    <w:rsid w:val="00D41FA5"/>
    <w:rsid w:val="00D42B9B"/>
    <w:rsid w:val="00D44238"/>
    <w:rsid w:val="00D463C3"/>
    <w:rsid w:val="00D46FA6"/>
    <w:rsid w:val="00D473CB"/>
    <w:rsid w:val="00D47805"/>
    <w:rsid w:val="00D50305"/>
    <w:rsid w:val="00D506FA"/>
    <w:rsid w:val="00D51C09"/>
    <w:rsid w:val="00D52F5F"/>
    <w:rsid w:val="00D54286"/>
    <w:rsid w:val="00D552CB"/>
    <w:rsid w:val="00D574D5"/>
    <w:rsid w:val="00D579C1"/>
    <w:rsid w:val="00D654D0"/>
    <w:rsid w:val="00D66008"/>
    <w:rsid w:val="00D66488"/>
    <w:rsid w:val="00D71356"/>
    <w:rsid w:val="00D74D8B"/>
    <w:rsid w:val="00D76CCC"/>
    <w:rsid w:val="00D823CF"/>
    <w:rsid w:val="00D8555B"/>
    <w:rsid w:val="00D901A4"/>
    <w:rsid w:val="00D91E8D"/>
    <w:rsid w:val="00D93BDD"/>
    <w:rsid w:val="00D93FCC"/>
    <w:rsid w:val="00D941F7"/>
    <w:rsid w:val="00D9514B"/>
    <w:rsid w:val="00D97013"/>
    <w:rsid w:val="00DA23C5"/>
    <w:rsid w:val="00DA770C"/>
    <w:rsid w:val="00DB0CD0"/>
    <w:rsid w:val="00DB122F"/>
    <w:rsid w:val="00DB181E"/>
    <w:rsid w:val="00DB24A0"/>
    <w:rsid w:val="00DB2CCF"/>
    <w:rsid w:val="00DB3236"/>
    <w:rsid w:val="00DB358B"/>
    <w:rsid w:val="00DB54EE"/>
    <w:rsid w:val="00DB78B0"/>
    <w:rsid w:val="00DC4221"/>
    <w:rsid w:val="00DC500A"/>
    <w:rsid w:val="00DC6CA1"/>
    <w:rsid w:val="00DD29DE"/>
    <w:rsid w:val="00DD4103"/>
    <w:rsid w:val="00DE08AD"/>
    <w:rsid w:val="00DE0EBC"/>
    <w:rsid w:val="00DE4853"/>
    <w:rsid w:val="00DE6753"/>
    <w:rsid w:val="00DE6A75"/>
    <w:rsid w:val="00DF0DEE"/>
    <w:rsid w:val="00DF14B3"/>
    <w:rsid w:val="00DF1A9B"/>
    <w:rsid w:val="00DF3789"/>
    <w:rsid w:val="00DF4E40"/>
    <w:rsid w:val="00E00E7A"/>
    <w:rsid w:val="00E0189C"/>
    <w:rsid w:val="00E02737"/>
    <w:rsid w:val="00E0369F"/>
    <w:rsid w:val="00E06D68"/>
    <w:rsid w:val="00E073E2"/>
    <w:rsid w:val="00E07563"/>
    <w:rsid w:val="00E1215E"/>
    <w:rsid w:val="00E128A3"/>
    <w:rsid w:val="00E128A8"/>
    <w:rsid w:val="00E12DA0"/>
    <w:rsid w:val="00E15C83"/>
    <w:rsid w:val="00E169A6"/>
    <w:rsid w:val="00E172EB"/>
    <w:rsid w:val="00E2117D"/>
    <w:rsid w:val="00E22D91"/>
    <w:rsid w:val="00E24110"/>
    <w:rsid w:val="00E2547E"/>
    <w:rsid w:val="00E3377A"/>
    <w:rsid w:val="00E3418E"/>
    <w:rsid w:val="00E34A76"/>
    <w:rsid w:val="00E370F2"/>
    <w:rsid w:val="00E43803"/>
    <w:rsid w:val="00E43AFF"/>
    <w:rsid w:val="00E47F49"/>
    <w:rsid w:val="00E504ED"/>
    <w:rsid w:val="00E55735"/>
    <w:rsid w:val="00E60C2D"/>
    <w:rsid w:val="00E60FC6"/>
    <w:rsid w:val="00E6118D"/>
    <w:rsid w:val="00E62A6A"/>
    <w:rsid w:val="00E62FA1"/>
    <w:rsid w:val="00E65CB0"/>
    <w:rsid w:val="00E65D7B"/>
    <w:rsid w:val="00E67543"/>
    <w:rsid w:val="00E743AF"/>
    <w:rsid w:val="00E76DCD"/>
    <w:rsid w:val="00E83F81"/>
    <w:rsid w:val="00E8543D"/>
    <w:rsid w:val="00E8596A"/>
    <w:rsid w:val="00E86D96"/>
    <w:rsid w:val="00E902AE"/>
    <w:rsid w:val="00E90A0F"/>
    <w:rsid w:val="00E923B7"/>
    <w:rsid w:val="00E9318A"/>
    <w:rsid w:val="00EA3C7E"/>
    <w:rsid w:val="00EA44E2"/>
    <w:rsid w:val="00EA569D"/>
    <w:rsid w:val="00EA6874"/>
    <w:rsid w:val="00EB0EEE"/>
    <w:rsid w:val="00EB5A7F"/>
    <w:rsid w:val="00EC0AFC"/>
    <w:rsid w:val="00EC5FF5"/>
    <w:rsid w:val="00EC7394"/>
    <w:rsid w:val="00EC745A"/>
    <w:rsid w:val="00EC77DD"/>
    <w:rsid w:val="00ED17B3"/>
    <w:rsid w:val="00ED4562"/>
    <w:rsid w:val="00EE6D43"/>
    <w:rsid w:val="00EE7BFF"/>
    <w:rsid w:val="00EF09AF"/>
    <w:rsid w:val="00EF34BA"/>
    <w:rsid w:val="00EF44FC"/>
    <w:rsid w:val="00EF5FB7"/>
    <w:rsid w:val="00EF748C"/>
    <w:rsid w:val="00F006B0"/>
    <w:rsid w:val="00F02E6A"/>
    <w:rsid w:val="00F043A1"/>
    <w:rsid w:val="00F07CB3"/>
    <w:rsid w:val="00F1132B"/>
    <w:rsid w:val="00F113F1"/>
    <w:rsid w:val="00F13AA0"/>
    <w:rsid w:val="00F15677"/>
    <w:rsid w:val="00F217F9"/>
    <w:rsid w:val="00F22D01"/>
    <w:rsid w:val="00F23A6C"/>
    <w:rsid w:val="00F26058"/>
    <w:rsid w:val="00F272FE"/>
    <w:rsid w:val="00F30542"/>
    <w:rsid w:val="00F37C8E"/>
    <w:rsid w:val="00F413ED"/>
    <w:rsid w:val="00F4260B"/>
    <w:rsid w:val="00F443EE"/>
    <w:rsid w:val="00F44E5D"/>
    <w:rsid w:val="00F4678E"/>
    <w:rsid w:val="00F50A6A"/>
    <w:rsid w:val="00F53E59"/>
    <w:rsid w:val="00F60043"/>
    <w:rsid w:val="00F636FF"/>
    <w:rsid w:val="00F64390"/>
    <w:rsid w:val="00F64E83"/>
    <w:rsid w:val="00F67289"/>
    <w:rsid w:val="00F6744C"/>
    <w:rsid w:val="00F67E14"/>
    <w:rsid w:val="00F70671"/>
    <w:rsid w:val="00F72E90"/>
    <w:rsid w:val="00F745FC"/>
    <w:rsid w:val="00F7524F"/>
    <w:rsid w:val="00F762FD"/>
    <w:rsid w:val="00F77022"/>
    <w:rsid w:val="00F77B3B"/>
    <w:rsid w:val="00F813AB"/>
    <w:rsid w:val="00F82CC8"/>
    <w:rsid w:val="00F872A7"/>
    <w:rsid w:val="00F946E2"/>
    <w:rsid w:val="00F949D5"/>
    <w:rsid w:val="00F95EA1"/>
    <w:rsid w:val="00FA175E"/>
    <w:rsid w:val="00FA2336"/>
    <w:rsid w:val="00FA364B"/>
    <w:rsid w:val="00FA5E33"/>
    <w:rsid w:val="00FB0214"/>
    <w:rsid w:val="00FB1A91"/>
    <w:rsid w:val="00FB2311"/>
    <w:rsid w:val="00FB3B79"/>
    <w:rsid w:val="00FB6FEA"/>
    <w:rsid w:val="00FB7B66"/>
    <w:rsid w:val="00FC5CE9"/>
    <w:rsid w:val="00FD1F21"/>
    <w:rsid w:val="00FD1FBD"/>
    <w:rsid w:val="00FD7EC7"/>
    <w:rsid w:val="00FE39BA"/>
    <w:rsid w:val="00FE3EF1"/>
    <w:rsid w:val="00FE7801"/>
    <w:rsid w:val="00FF0A11"/>
    <w:rsid w:val="00FF5325"/>
    <w:rsid w:val="00FF6BE4"/>
    <w:rsid w:val="00FF6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B933D"/>
  <w15:chartTrackingRefBased/>
  <w15:docId w15:val="{5AB97064-3266-44B9-9C83-5EC024F6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67543"/>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2">
    <w:name w:val="heading 2"/>
    <w:basedOn w:val="a"/>
    <w:next w:val="a"/>
    <w:link w:val="20"/>
    <w:uiPriority w:val="9"/>
    <w:unhideWhenUsed/>
    <w:qFormat/>
    <w:rsid w:val="00E67543"/>
    <w:pPr>
      <w:keepNext/>
      <w:keepLines/>
      <w:widowControl/>
      <w:spacing w:before="80"/>
      <w:jc w:val="left"/>
      <w:outlineLvl w:val="1"/>
    </w:pPr>
    <w:rPr>
      <w:rFonts w:asciiTheme="majorHAnsi" w:eastAsiaTheme="majorEastAsia" w:hAnsiTheme="majorHAnsi" w:cstheme="majorBidi"/>
      <w:color w:val="538135" w:themeColor="accent6" w:themeShade="BF"/>
      <w:kern w:val="0"/>
      <w:sz w:val="28"/>
      <w:szCs w:val="28"/>
    </w:rPr>
  </w:style>
  <w:style w:type="paragraph" w:styleId="3">
    <w:name w:val="heading 3"/>
    <w:basedOn w:val="a"/>
    <w:next w:val="a"/>
    <w:link w:val="30"/>
    <w:uiPriority w:val="9"/>
    <w:unhideWhenUsed/>
    <w:qFormat/>
    <w:rsid w:val="00E67543"/>
    <w:pPr>
      <w:keepNext/>
      <w:keepLines/>
      <w:widowControl/>
      <w:spacing w:before="80"/>
      <w:jc w:val="left"/>
      <w:outlineLvl w:val="2"/>
    </w:pPr>
    <w:rPr>
      <w:rFonts w:asciiTheme="majorHAnsi" w:eastAsiaTheme="majorEastAsia" w:hAnsiTheme="majorHAnsi" w:cstheme="majorBidi"/>
      <w:color w:val="538135" w:themeColor="accent6" w:themeShade="BF"/>
      <w:kern w:val="0"/>
      <w:sz w:val="24"/>
      <w:szCs w:val="24"/>
    </w:rPr>
  </w:style>
  <w:style w:type="paragraph" w:styleId="4">
    <w:name w:val="heading 4"/>
    <w:basedOn w:val="a"/>
    <w:next w:val="a"/>
    <w:link w:val="40"/>
    <w:uiPriority w:val="9"/>
    <w:semiHidden/>
    <w:unhideWhenUsed/>
    <w:qFormat/>
    <w:rsid w:val="00E67543"/>
    <w:pPr>
      <w:keepNext/>
      <w:keepLines/>
      <w:widowControl/>
      <w:spacing w:before="80" w:line="288" w:lineRule="auto"/>
      <w:jc w:val="left"/>
      <w:outlineLvl w:val="3"/>
    </w:pPr>
    <w:rPr>
      <w:rFonts w:asciiTheme="majorHAnsi" w:eastAsiaTheme="majorEastAsia" w:hAnsiTheme="majorHAnsi" w:cstheme="majorBidi"/>
      <w:color w:val="70AD47" w:themeColor="accent6"/>
      <w:kern w:val="0"/>
      <w:sz w:val="22"/>
    </w:rPr>
  </w:style>
  <w:style w:type="paragraph" w:styleId="5">
    <w:name w:val="heading 5"/>
    <w:basedOn w:val="a"/>
    <w:next w:val="a"/>
    <w:link w:val="50"/>
    <w:uiPriority w:val="9"/>
    <w:semiHidden/>
    <w:unhideWhenUsed/>
    <w:qFormat/>
    <w:rsid w:val="00E67543"/>
    <w:pPr>
      <w:keepNext/>
      <w:keepLines/>
      <w:widowControl/>
      <w:spacing w:before="40" w:line="288" w:lineRule="auto"/>
      <w:jc w:val="left"/>
      <w:outlineLvl w:val="4"/>
    </w:pPr>
    <w:rPr>
      <w:rFonts w:asciiTheme="majorHAnsi" w:eastAsiaTheme="majorEastAsia" w:hAnsiTheme="majorHAnsi" w:cstheme="majorBidi"/>
      <w:i/>
      <w:iCs/>
      <w:color w:val="70AD47" w:themeColor="accent6"/>
      <w:kern w:val="0"/>
      <w:sz w:val="22"/>
    </w:rPr>
  </w:style>
  <w:style w:type="paragraph" w:styleId="6">
    <w:name w:val="heading 6"/>
    <w:basedOn w:val="a"/>
    <w:next w:val="a"/>
    <w:link w:val="60"/>
    <w:uiPriority w:val="9"/>
    <w:semiHidden/>
    <w:unhideWhenUsed/>
    <w:qFormat/>
    <w:rsid w:val="00E67543"/>
    <w:pPr>
      <w:keepNext/>
      <w:keepLines/>
      <w:widowControl/>
      <w:spacing w:before="40" w:line="288" w:lineRule="auto"/>
      <w:jc w:val="left"/>
      <w:outlineLvl w:val="5"/>
    </w:pPr>
    <w:rPr>
      <w:rFonts w:asciiTheme="majorHAnsi" w:eastAsiaTheme="majorEastAsia" w:hAnsiTheme="majorHAnsi" w:cstheme="majorBidi"/>
      <w:color w:val="70AD47" w:themeColor="accent6"/>
      <w:kern w:val="0"/>
      <w:szCs w:val="21"/>
    </w:rPr>
  </w:style>
  <w:style w:type="paragraph" w:styleId="7">
    <w:name w:val="heading 7"/>
    <w:basedOn w:val="a"/>
    <w:next w:val="a"/>
    <w:link w:val="70"/>
    <w:uiPriority w:val="9"/>
    <w:semiHidden/>
    <w:unhideWhenUsed/>
    <w:qFormat/>
    <w:rsid w:val="00E67543"/>
    <w:pPr>
      <w:keepNext/>
      <w:keepLines/>
      <w:widowControl/>
      <w:spacing w:before="40" w:line="288" w:lineRule="auto"/>
      <w:jc w:val="left"/>
      <w:outlineLvl w:val="6"/>
    </w:pPr>
    <w:rPr>
      <w:rFonts w:asciiTheme="majorHAnsi" w:eastAsiaTheme="majorEastAsia" w:hAnsiTheme="majorHAnsi" w:cstheme="majorBidi"/>
      <w:b/>
      <w:bCs/>
      <w:color w:val="70AD47" w:themeColor="accent6"/>
      <w:kern w:val="0"/>
      <w:szCs w:val="21"/>
    </w:rPr>
  </w:style>
  <w:style w:type="paragraph" w:styleId="8">
    <w:name w:val="heading 8"/>
    <w:basedOn w:val="a"/>
    <w:next w:val="a"/>
    <w:link w:val="80"/>
    <w:uiPriority w:val="9"/>
    <w:semiHidden/>
    <w:unhideWhenUsed/>
    <w:qFormat/>
    <w:rsid w:val="00E67543"/>
    <w:pPr>
      <w:keepNext/>
      <w:keepLines/>
      <w:widowControl/>
      <w:spacing w:before="40" w:line="288" w:lineRule="auto"/>
      <w:jc w:val="left"/>
      <w:outlineLvl w:val="7"/>
    </w:pPr>
    <w:rPr>
      <w:rFonts w:asciiTheme="majorHAnsi" w:eastAsiaTheme="majorEastAsia" w:hAnsiTheme="majorHAnsi" w:cstheme="majorBidi"/>
      <w:b/>
      <w:bCs/>
      <w:i/>
      <w:iCs/>
      <w:color w:val="70AD47" w:themeColor="accent6"/>
      <w:kern w:val="0"/>
      <w:sz w:val="20"/>
      <w:szCs w:val="20"/>
    </w:rPr>
  </w:style>
  <w:style w:type="paragraph" w:styleId="9">
    <w:name w:val="heading 9"/>
    <w:basedOn w:val="a"/>
    <w:next w:val="a"/>
    <w:link w:val="90"/>
    <w:uiPriority w:val="9"/>
    <w:semiHidden/>
    <w:unhideWhenUsed/>
    <w:qFormat/>
    <w:rsid w:val="00E67543"/>
    <w:pPr>
      <w:keepNext/>
      <w:keepLines/>
      <w:widowControl/>
      <w:spacing w:before="40" w:line="288" w:lineRule="auto"/>
      <w:jc w:val="left"/>
      <w:outlineLvl w:val="8"/>
    </w:pPr>
    <w:rPr>
      <w:rFonts w:asciiTheme="majorHAnsi" w:eastAsiaTheme="majorEastAsia" w:hAnsiTheme="majorHAnsi" w:cstheme="majorBidi"/>
      <w:i/>
      <w:iCs/>
      <w:color w:val="70AD47" w:themeColor="accent6"/>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54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67543"/>
    <w:rPr>
      <w:sz w:val="18"/>
      <w:szCs w:val="18"/>
    </w:rPr>
  </w:style>
  <w:style w:type="paragraph" w:styleId="a5">
    <w:name w:val="footer"/>
    <w:basedOn w:val="a"/>
    <w:link w:val="a6"/>
    <w:uiPriority w:val="99"/>
    <w:unhideWhenUsed/>
    <w:rsid w:val="00E67543"/>
    <w:pPr>
      <w:tabs>
        <w:tab w:val="center" w:pos="4153"/>
        <w:tab w:val="right" w:pos="8306"/>
      </w:tabs>
      <w:snapToGrid w:val="0"/>
      <w:jc w:val="left"/>
    </w:pPr>
    <w:rPr>
      <w:sz w:val="18"/>
      <w:szCs w:val="18"/>
    </w:rPr>
  </w:style>
  <w:style w:type="character" w:customStyle="1" w:styleId="a6">
    <w:name w:val="页脚 字符"/>
    <w:basedOn w:val="a0"/>
    <w:link w:val="a5"/>
    <w:uiPriority w:val="99"/>
    <w:rsid w:val="00E67543"/>
    <w:rPr>
      <w:sz w:val="18"/>
      <w:szCs w:val="18"/>
    </w:rPr>
  </w:style>
  <w:style w:type="character" w:customStyle="1" w:styleId="10">
    <w:name w:val="标题 1 字符"/>
    <w:basedOn w:val="a0"/>
    <w:link w:val="1"/>
    <w:uiPriority w:val="9"/>
    <w:rsid w:val="00E67543"/>
    <w:rPr>
      <w:rFonts w:asciiTheme="majorHAnsi" w:eastAsiaTheme="majorEastAsia" w:hAnsiTheme="majorHAnsi" w:cstheme="majorBidi"/>
      <w:color w:val="538135" w:themeColor="accent6" w:themeShade="BF"/>
      <w:kern w:val="0"/>
      <w:sz w:val="40"/>
      <w:szCs w:val="40"/>
    </w:rPr>
  </w:style>
  <w:style w:type="character" w:customStyle="1" w:styleId="20">
    <w:name w:val="标题 2 字符"/>
    <w:basedOn w:val="a0"/>
    <w:link w:val="2"/>
    <w:uiPriority w:val="9"/>
    <w:rsid w:val="00E67543"/>
    <w:rPr>
      <w:rFonts w:asciiTheme="majorHAnsi" w:eastAsiaTheme="majorEastAsia" w:hAnsiTheme="majorHAnsi" w:cstheme="majorBidi"/>
      <w:color w:val="538135" w:themeColor="accent6" w:themeShade="BF"/>
      <w:kern w:val="0"/>
      <w:sz w:val="28"/>
      <w:szCs w:val="28"/>
    </w:rPr>
  </w:style>
  <w:style w:type="character" w:customStyle="1" w:styleId="30">
    <w:name w:val="标题 3 字符"/>
    <w:basedOn w:val="a0"/>
    <w:link w:val="3"/>
    <w:uiPriority w:val="9"/>
    <w:rsid w:val="00E67543"/>
    <w:rPr>
      <w:rFonts w:asciiTheme="majorHAnsi" w:eastAsiaTheme="majorEastAsia" w:hAnsiTheme="majorHAnsi" w:cstheme="majorBidi"/>
      <w:color w:val="538135" w:themeColor="accent6" w:themeShade="BF"/>
      <w:kern w:val="0"/>
      <w:sz w:val="24"/>
      <w:szCs w:val="24"/>
    </w:rPr>
  </w:style>
  <w:style w:type="character" w:customStyle="1" w:styleId="40">
    <w:name w:val="标题 4 字符"/>
    <w:basedOn w:val="a0"/>
    <w:link w:val="4"/>
    <w:uiPriority w:val="9"/>
    <w:semiHidden/>
    <w:rsid w:val="00E67543"/>
    <w:rPr>
      <w:rFonts w:asciiTheme="majorHAnsi" w:eastAsiaTheme="majorEastAsia" w:hAnsiTheme="majorHAnsi" w:cstheme="majorBidi"/>
      <w:color w:val="70AD47" w:themeColor="accent6"/>
      <w:kern w:val="0"/>
      <w:sz w:val="22"/>
    </w:rPr>
  </w:style>
  <w:style w:type="character" w:customStyle="1" w:styleId="50">
    <w:name w:val="标题 5 字符"/>
    <w:basedOn w:val="a0"/>
    <w:link w:val="5"/>
    <w:uiPriority w:val="9"/>
    <w:semiHidden/>
    <w:rsid w:val="00E67543"/>
    <w:rPr>
      <w:rFonts w:asciiTheme="majorHAnsi" w:eastAsiaTheme="majorEastAsia" w:hAnsiTheme="majorHAnsi" w:cstheme="majorBidi"/>
      <w:i/>
      <w:iCs/>
      <w:color w:val="70AD47" w:themeColor="accent6"/>
      <w:kern w:val="0"/>
      <w:sz w:val="22"/>
    </w:rPr>
  </w:style>
  <w:style w:type="character" w:customStyle="1" w:styleId="60">
    <w:name w:val="标题 6 字符"/>
    <w:basedOn w:val="a0"/>
    <w:link w:val="6"/>
    <w:uiPriority w:val="9"/>
    <w:semiHidden/>
    <w:rsid w:val="00E67543"/>
    <w:rPr>
      <w:rFonts w:asciiTheme="majorHAnsi" w:eastAsiaTheme="majorEastAsia" w:hAnsiTheme="majorHAnsi" w:cstheme="majorBidi"/>
      <w:color w:val="70AD47" w:themeColor="accent6"/>
      <w:kern w:val="0"/>
      <w:szCs w:val="21"/>
    </w:rPr>
  </w:style>
  <w:style w:type="character" w:customStyle="1" w:styleId="70">
    <w:name w:val="标题 7 字符"/>
    <w:basedOn w:val="a0"/>
    <w:link w:val="7"/>
    <w:uiPriority w:val="9"/>
    <w:semiHidden/>
    <w:rsid w:val="00E67543"/>
    <w:rPr>
      <w:rFonts w:asciiTheme="majorHAnsi" w:eastAsiaTheme="majorEastAsia" w:hAnsiTheme="majorHAnsi" w:cstheme="majorBidi"/>
      <w:b/>
      <w:bCs/>
      <w:color w:val="70AD47" w:themeColor="accent6"/>
      <w:kern w:val="0"/>
      <w:szCs w:val="21"/>
    </w:rPr>
  </w:style>
  <w:style w:type="character" w:customStyle="1" w:styleId="80">
    <w:name w:val="标题 8 字符"/>
    <w:basedOn w:val="a0"/>
    <w:link w:val="8"/>
    <w:uiPriority w:val="9"/>
    <w:semiHidden/>
    <w:rsid w:val="00E67543"/>
    <w:rPr>
      <w:rFonts w:asciiTheme="majorHAnsi" w:eastAsiaTheme="majorEastAsia" w:hAnsiTheme="majorHAnsi" w:cstheme="majorBidi"/>
      <w:b/>
      <w:bCs/>
      <w:i/>
      <w:iCs/>
      <w:color w:val="70AD47" w:themeColor="accent6"/>
      <w:kern w:val="0"/>
      <w:sz w:val="20"/>
      <w:szCs w:val="20"/>
    </w:rPr>
  </w:style>
  <w:style w:type="character" w:customStyle="1" w:styleId="90">
    <w:name w:val="标题 9 字符"/>
    <w:basedOn w:val="a0"/>
    <w:link w:val="9"/>
    <w:uiPriority w:val="9"/>
    <w:semiHidden/>
    <w:rsid w:val="00E67543"/>
    <w:rPr>
      <w:rFonts w:asciiTheme="majorHAnsi" w:eastAsiaTheme="majorEastAsia" w:hAnsiTheme="majorHAnsi" w:cstheme="majorBidi"/>
      <w:i/>
      <w:iCs/>
      <w:color w:val="70AD47" w:themeColor="accent6"/>
      <w:kern w:val="0"/>
      <w:sz w:val="20"/>
      <w:szCs w:val="20"/>
    </w:rPr>
  </w:style>
  <w:style w:type="character" w:styleId="a7">
    <w:name w:val="Placeholder Text"/>
    <w:basedOn w:val="a0"/>
    <w:uiPriority w:val="99"/>
    <w:semiHidden/>
    <w:rsid w:val="00E67543"/>
    <w:rPr>
      <w:color w:val="808080"/>
    </w:rPr>
  </w:style>
  <w:style w:type="paragraph" w:styleId="a8">
    <w:name w:val="List Paragraph"/>
    <w:basedOn w:val="a"/>
    <w:uiPriority w:val="34"/>
    <w:qFormat/>
    <w:rsid w:val="00E67543"/>
    <w:pPr>
      <w:widowControl/>
      <w:spacing w:after="200" w:line="288" w:lineRule="auto"/>
      <w:ind w:left="720"/>
      <w:contextualSpacing/>
      <w:jc w:val="left"/>
    </w:pPr>
    <w:rPr>
      <w:kern w:val="0"/>
      <w:szCs w:val="21"/>
    </w:rPr>
  </w:style>
  <w:style w:type="paragraph" w:styleId="a9">
    <w:name w:val="Balloon Text"/>
    <w:basedOn w:val="a"/>
    <w:link w:val="aa"/>
    <w:uiPriority w:val="99"/>
    <w:semiHidden/>
    <w:unhideWhenUsed/>
    <w:rsid w:val="00E67543"/>
    <w:pPr>
      <w:widowControl/>
      <w:jc w:val="left"/>
    </w:pPr>
    <w:rPr>
      <w:kern w:val="0"/>
      <w:sz w:val="18"/>
      <w:szCs w:val="18"/>
    </w:rPr>
  </w:style>
  <w:style w:type="character" w:customStyle="1" w:styleId="aa">
    <w:name w:val="批注框文本 字符"/>
    <w:basedOn w:val="a0"/>
    <w:link w:val="a9"/>
    <w:uiPriority w:val="99"/>
    <w:semiHidden/>
    <w:rsid w:val="00E67543"/>
    <w:rPr>
      <w:kern w:val="0"/>
      <w:sz w:val="18"/>
      <w:szCs w:val="18"/>
    </w:rPr>
  </w:style>
  <w:style w:type="table" w:styleId="ab">
    <w:name w:val="Table Grid"/>
    <w:basedOn w:val="a1"/>
    <w:uiPriority w:val="39"/>
    <w:qFormat/>
    <w:rsid w:val="00E67543"/>
    <w:pPr>
      <w:spacing w:after="200" w:line="288" w:lineRule="auto"/>
    </w:pPr>
    <w:rPr>
      <w:kern w:val="0"/>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qFormat/>
    <w:rsid w:val="00E67543"/>
    <w:pPr>
      <w:widowControl/>
      <w:spacing w:after="200"/>
      <w:jc w:val="left"/>
    </w:pPr>
    <w:rPr>
      <w:b/>
      <w:bCs/>
      <w:smallCaps/>
      <w:color w:val="595959" w:themeColor="text1" w:themeTint="A6"/>
      <w:kern w:val="0"/>
      <w:szCs w:val="21"/>
    </w:rPr>
  </w:style>
  <w:style w:type="paragraph" w:styleId="ad">
    <w:name w:val="Title"/>
    <w:basedOn w:val="a"/>
    <w:next w:val="a"/>
    <w:link w:val="ae"/>
    <w:uiPriority w:val="10"/>
    <w:qFormat/>
    <w:rsid w:val="00E67543"/>
    <w:pPr>
      <w:widowControl/>
      <w:contextualSpacing/>
      <w:jc w:val="left"/>
    </w:pPr>
    <w:rPr>
      <w:rFonts w:asciiTheme="majorHAnsi" w:eastAsiaTheme="majorEastAsia" w:hAnsiTheme="majorHAnsi" w:cstheme="majorBidi"/>
      <w:color w:val="262626" w:themeColor="text1" w:themeTint="D9"/>
      <w:spacing w:val="-15"/>
      <w:kern w:val="0"/>
      <w:sz w:val="96"/>
      <w:szCs w:val="96"/>
    </w:rPr>
  </w:style>
  <w:style w:type="character" w:customStyle="1" w:styleId="ae">
    <w:name w:val="标题 字符"/>
    <w:basedOn w:val="a0"/>
    <w:link w:val="ad"/>
    <w:uiPriority w:val="10"/>
    <w:rsid w:val="00E67543"/>
    <w:rPr>
      <w:rFonts w:asciiTheme="majorHAnsi" w:eastAsiaTheme="majorEastAsia" w:hAnsiTheme="majorHAnsi" w:cstheme="majorBidi"/>
      <w:color w:val="262626" w:themeColor="text1" w:themeTint="D9"/>
      <w:spacing w:val="-15"/>
      <w:kern w:val="0"/>
      <w:sz w:val="96"/>
      <w:szCs w:val="96"/>
    </w:rPr>
  </w:style>
  <w:style w:type="paragraph" w:styleId="af">
    <w:name w:val="Subtitle"/>
    <w:basedOn w:val="a"/>
    <w:next w:val="a"/>
    <w:link w:val="af0"/>
    <w:uiPriority w:val="11"/>
    <w:qFormat/>
    <w:rsid w:val="00E67543"/>
    <w:pPr>
      <w:widowControl/>
      <w:numPr>
        <w:ilvl w:val="1"/>
      </w:numPr>
      <w:spacing w:after="200"/>
      <w:jc w:val="left"/>
    </w:pPr>
    <w:rPr>
      <w:rFonts w:asciiTheme="majorHAnsi" w:eastAsiaTheme="majorEastAsia" w:hAnsiTheme="majorHAnsi" w:cstheme="majorBidi"/>
      <w:kern w:val="0"/>
      <w:sz w:val="30"/>
      <w:szCs w:val="30"/>
    </w:rPr>
  </w:style>
  <w:style w:type="character" w:customStyle="1" w:styleId="af0">
    <w:name w:val="副标题 字符"/>
    <w:basedOn w:val="a0"/>
    <w:link w:val="af"/>
    <w:uiPriority w:val="11"/>
    <w:rsid w:val="00E67543"/>
    <w:rPr>
      <w:rFonts w:asciiTheme="majorHAnsi" w:eastAsiaTheme="majorEastAsia" w:hAnsiTheme="majorHAnsi" w:cstheme="majorBidi"/>
      <w:kern w:val="0"/>
      <w:sz w:val="30"/>
      <w:szCs w:val="30"/>
    </w:rPr>
  </w:style>
  <w:style w:type="character" w:styleId="af1">
    <w:name w:val="Strong"/>
    <w:basedOn w:val="a0"/>
    <w:uiPriority w:val="22"/>
    <w:qFormat/>
    <w:rsid w:val="00E67543"/>
    <w:rPr>
      <w:b/>
      <w:bCs/>
    </w:rPr>
  </w:style>
  <w:style w:type="character" w:styleId="af2">
    <w:name w:val="Emphasis"/>
    <w:basedOn w:val="a0"/>
    <w:uiPriority w:val="20"/>
    <w:qFormat/>
    <w:rsid w:val="00E67543"/>
    <w:rPr>
      <w:i/>
      <w:iCs/>
      <w:color w:val="70AD47" w:themeColor="accent6"/>
    </w:rPr>
  </w:style>
  <w:style w:type="paragraph" w:styleId="af3">
    <w:name w:val="No Spacing"/>
    <w:uiPriority w:val="1"/>
    <w:qFormat/>
    <w:rsid w:val="00E67543"/>
    <w:rPr>
      <w:kern w:val="0"/>
      <w:szCs w:val="21"/>
    </w:rPr>
  </w:style>
  <w:style w:type="paragraph" w:styleId="af4">
    <w:name w:val="Quote"/>
    <w:basedOn w:val="a"/>
    <w:next w:val="a"/>
    <w:link w:val="af5"/>
    <w:uiPriority w:val="29"/>
    <w:qFormat/>
    <w:rsid w:val="00E67543"/>
    <w:pPr>
      <w:widowControl/>
      <w:spacing w:before="160" w:after="200" w:line="288" w:lineRule="auto"/>
      <w:ind w:left="720" w:right="720"/>
      <w:jc w:val="center"/>
    </w:pPr>
    <w:rPr>
      <w:i/>
      <w:iCs/>
      <w:color w:val="262626" w:themeColor="text1" w:themeTint="D9"/>
      <w:kern w:val="0"/>
      <w:szCs w:val="21"/>
    </w:rPr>
  </w:style>
  <w:style w:type="character" w:customStyle="1" w:styleId="af5">
    <w:name w:val="引用 字符"/>
    <w:basedOn w:val="a0"/>
    <w:link w:val="af4"/>
    <w:uiPriority w:val="29"/>
    <w:rsid w:val="00E67543"/>
    <w:rPr>
      <w:i/>
      <w:iCs/>
      <w:color w:val="262626" w:themeColor="text1" w:themeTint="D9"/>
      <w:kern w:val="0"/>
      <w:szCs w:val="21"/>
    </w:rPr>
  </w:style>
  <w:style w:type="paragraph" w:styleId="af6">
    <w:name w:val="Intense Quote"/>
    <w:basedOn w:val="a"/>
    <w:next w:val="a"/>
    <w:link w:val="af7"/>
    <w:uiPriority w:val="30"/>
    <w:qFormat/>
    <w:rsid w:val="00E67543"/>
    <w:pPr>
      <w:widowControl/>
      <w:spacing w:before="160" w:after="160" w:line="264" w:lineRule="auto"/>
      <w:ind w:left="720" w:right="720"/>
      <w:jc w:val="center"/>
    </w:pPr>
    <w:rPr>
      <w:rFonts w:asciiTheme="majorHAnsi" w:eastAsiaTheme="majorEastAsia" w:hAnsiTheme="majorHAnsi" w:cstheme="majorBidi"/>
      <w:i/>
      <w:iCs/>
      <w:color w:val="70AD47" w:themeColor="accent6"/>
      <w:kern w:val="0"/>
      <w:sz w:val="32"/>
      <w:szCs w:val="32"/>
    </w:rPr>
  </w:style>
  <w:style w:type="character" w:customStyle="1" w:styleId="af7">
    <w:name w:val="明显引用 字符"/>
    <w:basedOn w:val="a0"/>
    <w:link w:val="af6"/>
    <w:uiPriority w:val="30"/>
    <w:rsid w:val="00E67543"/>
    <w:rPr>
      <w:rFonts w:asciiTheme="majorHAnsi" w:eastAsiaTheme="majorEastAsia" w:hAnsiTheme="majorHAnsi" w:cstheme="majorBidi"/>
      <w:i/>
      <w:iCs/>
      <w:color w:val="70AD47" w:themeColor="accent6"/>
      <w:kern w:val="0"/>
      <w:sz w:val="32"/>
      <w:szCs w:val="32"/>
    </w:rPr>
  </w:style>
  <w:style w:type="character" w:styleId="af8">
    <w:name w:val="Subtle Emphasis"/>
    <w:basedOn w:val="a0"/>
    <w:uiPriority w:val="19"/>
    <w:qFormat/>
    <w:rsid w:val="00E67543"/>
    <w:rPr>
      <w:i/>
      <w:iCs/>
    </w:rPr>
  </w:style>
  <w:style w:type="character" w:styleId="af9">
    <w:name w:val="Intense Emphasis"/>
    <w:basedOn w:val="a0"/>
    <w:uiPriority w:val="21"/>
    <w:qFormat/>
    <w:rsid w:val="00E67543"/>
    <w:rPr>
      <w:b/>
      <w:bCs/>
      <w:i/>
      <w:iCs/>
    </w:rPr>
  </w:style>
  <w:style w:type="character" w:styleId="afa">
    <w:name w:val="Subtle Reference"/>
    <w:basedOn w:val="a0"/>
    <w:uiPriority w:val="31"/>
    <w:qFormat/>
    <w:rsid w:val="00E67543"/>
    <w:rPr>
      <w:smallCaps/>
      <w:color w:val="595959" w:themeColor="text1" w:themeTint="A6"/>
    </w:rPr>
  </w:style>
  <w:style w:type="character" w:styleId="afb">
    <w:name w:val="Intense Reference"/>
    <w:basedOn w:val="a0"/>
    <w:uiPriority w:val="32"/>
    <w:qFormat/>
    <w:rsid w:val="00E67543"/>
    <w:rPr>
      <w:b/>
      <w:bCs/>
      <w:smallCaps/>
      <w:color w:val="70AD47" w:themeColor="accent6"/>
    </w:rPr>
  </w:style>
  <w:style w:type="character" w:styleId="afc">
    <w:name w:val="Book Title"/>
    <w:basedOn w:val="a0"/>
    <w:uiPriority w:val="33"/>
    <w:qFormat/>
    <w:rsid w:val="00E67543"/>
    <w:rPr>
      <w:b/>
      <w:bCs/>
      <w:caps w:val="0"/>
      <w:smallCaps/>
      <w:spacing w:val="7"/>
      <w:sz w:val="21"/>
      <w:szCs w:val="21"/>
    </w:rPr>
  </w:style>
  <w:style w:type="paragraph" w:styleId="TOC">
    <w:name w:val="TOC Heading"/>
    <w:basedOn w:val="1"/>
    <w:next w:val="a"/>
    <w:uiPriority w:val="39"/>
    <w:semiHidden/>
    <w:unhideWhenUsed/>
    <w:qFormat/>
    <w:rsid w:val="00E67543"/>
    <w:pPr>
      <w:outlineLvl w:val="9"/>
    </w:pPr>
  </w:style>
  <w:style w:type="character" w:styleId="afd">
    <w:name w:val="annotation reference"/>
    <w:basedOn w:val="a0"/>
    <w:uiPriority w:val="99"/>
    <w:semiHidden/>
    <w:unhideWhenUsed/>
    <w:rsid w:val="00E67543"/>
    <w:rPr>
      <w:sz w:val="21"/>
      <w:szCs w:val="21"/>
    </w:rPr>
  </w:style>
  <w:style w:type="paragraph" w:styleId="afe">
    <w:name w:val="annotation text"/>
    <w:basedOn w:val="a"/>
    <w:link w:val="aff"/>
    <w:uiPriority w:val="99"/>
    <w:unhideWhenUsed/>
    <w:rsid w:val="00E67543"/>
    <w:pPr>
      <w:jc w:val="left"/>
    </w:pPr>
    <w:rPr>
      <w:szCs w:val="21"/>
    </w:rPr>
  </w:style>
  <w:style w:type="character" w:customStyle="1" w:styleId="aff">
    <w:name w:val="批注文字 字符"/>
    <w:basedOn w:val="a0"/>
    <w:link w:val="afe"/>
    <w:uiPriority w:val="99"/>
    <w:rsid w:val="00E67543"/>
    <w:rPr>
      <w:szCs w:val="21"/>
    </w:rPr>
  </w:style>
  <w:style w:type="paragraph" w:styleId="aff0">
    <w:name w:val="annotation subject"/>
    <w:basedOn w:val="afe"/>
    <w:next w:val="afe"/>
    <w:link w:val="aff1"/>
    <w:uiPriority w:val="99"/>
    <w:semiHidden/>
    <w:unhideWhenUsed/>
    <w:rsid w:val="00E67543"/>
    <w:pPr>
      <w:widowControl/>
      <w:spacing w:after="200" w:line="276" w:lineRule="auto"/>
    </w:pPr>
    <w:rPr>
      <w:b/>
      <w:bCs/>
      <w:kern w:val="0"/>
      <w:sz w:val="22"/>
    </w:rPr>
  </w:style>
  <w:style w:type="character" w:customStyle="1" w:styleId="aff1">
    <w:name w:val="批注主题 字符"/>
    <w:basedOn w:val="aff"/>
    <w:link w:val="aff0"/>
    <w:uiPriority w:val="99"/>
    <w:semiHidden/>
    <w:rsid w:val="00E67543"/>
    <w:rPr>
      <w:b/>
      <w:bCs/>
      <w:kern w:val="0"/>
      <w:sz w:val="22"/>
      <w:szCs w:val="21"/>
    </w:rPr>
  </w:style>
  <w:style w:type="paragraph" w:customStyle="1" w:styleId="Default">
    <w:name w:val="Default"/>
    <w:rsid w:val="00E67543"/>
    <w:pPr>
      <w:widowControl w:val="0"/>
      <w:autoSpaceDE w:val="0"/>
      <w:autoSpaceDN w:val="0"/>
      <w:adjustRightInd w:val="0"/>
      <w:spacing w:after="200" w:line="288" w:lineRule="auto"/>
    </w:pPr>
    <w:rPr>
      <w:rFonts w:ascii="Times New Roman" w:hAnsi="Times New Roman" w:cs="Times New Roman"/>
      <w:color w:val="000000"/>
      <w:kern w:val="0"/>
      <w:sz w:val="24"/>
      <w:szCs w:val="24"/>
    </w:rPr>
  </w:style>
  <w:style w:type="character" w:customStyle="1" w:styleId="hithilite">
    <w:name w:val="hithilite"/>
    <w:basedOn w:val="a0"/>
    <w:rsid w:val="00413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111111111111111111111111111111111111111.vsdx"/><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http://www.baidu.com/link?url=GflZJqQMQDgFs3GIWQBHqa-qyBSEIuSLYY5xz7J9z-aMLSn6afIUzRYerFcuE8avBnLBM1HVpyVftPZZAOBwPKpvEIYu6BGG32lpllUpiS3" TargetMode="External"/><Relationship Id="rId12" Type="http://schemas.openxmlformats.org/officeDocument/2006/relationships/image" Target="media/image1.emf"/><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e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7.jpe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15820</TotalTime>
  <Pages>29</Pages>
  <Words>11208</Words>
  <Characters>63886</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zhengliang@csu.edu.cn</cp:lastModifiedBy>
  <cp:revision>826</cp:revision>
  <dcterms:created xsi:type="dcterms:W3CDTF">2020-08-20T02:06:00Z</dcterms:created>
  <dcterms:modified xsi:type="dcterms:W3CDTF">2021-09-28T06:57:00Z</dcterms:modified>
</cp:coreProperties>
</file>