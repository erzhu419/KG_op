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997BB" w14:textId="2C8362E0" w:rsidR="00045992" w:rsidRDefault="00045992" w:rsidP="00045992">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Abstract</w:t>
      </w:r>
    </w:p>
    <w:p w14:paraId="59CD0AE4" w14:textId="42379245" w:rsidR="00045992" w:rsidRDefault="00045992" w:rsidP="00045992">
      <w:pPr>
        <w:rPr>
          <w:rFonts w:ascii="Times New Roman" w:hAnsi="Times New Roman" w:cs="Times New Roman"/>
          <w:sz w:val="24"/>
          <w:szCs w:val="24"/>
        </w:rPr>
      </w:pPr>
      <w:r>
        <w:rPr>
          <w:rFonts w:ascii="Times New Roman" w:hAnsi="Times New Roman" w:cs="Times New Roman"/>
          <w:sz w:val="24"/>
          <w:szCs w:val="24"/>
        </w:rPr>
        <w:t>This study proposes a simulation-based optimization (SO) method to solve stochastic constrained bi</w:t>
      </w:r>
      <w:ins w:id="0" w:author="Zhen Tan" w:date="2022-10-15T12:09:00Z">
        <w:r w:rsidR="001E65D7">
          <w:rPr>
            <w:rFonts w:ascii="Times New Roman" w:hAnsi="Times New Roman" w:cs="Times New Roman"/>
            <w:sz w:val="24"/>
            <w:szCs w:val="24"/>
          </w:rPr>
          <w:t>-</w:t>
        </w:r>
      </w:ins>
      <w:r>
        <w:rPr>
          <w:rFonts w:ascii="Times New Roman" w:hAnsi="Times New Roman" w:cs="Times New Roman"/>
          <w:sz w:val="24"/>
          <w:szCs w:val="24"/>
        </w:rPr>
        <w:t>objective urban transportation problems, whose bi</w:t>
      </w:r>
      <w:ins w:id="1" w:author="Zhen Tan" w:date="2022-10-15T12:09:00Z">
        <w:r w:rsidR="001E65D7">
          <w:rPr>
            <w:rFonts w:ascii="Times New Roman" w:hAnsi="Times New Roman" w:cs="Times New Roman"/>
            <w:sz w:val="24"/>
            <w:szCs w:val="24"/>
          </w:rPr>
          <w:t>-</w:t>
        </w:r>
      </w:ins>
      <w:r>
        <w:rPr>
          <w:rFonts w:ascii="Times New Roman" w:hAnsi="Times New Roman" w:cs="Times New Roman"/>
          <w:sz w:val="24"/>
          <w:szCs w:val="24"/>
        </w:rPr>
        <w:t xml:space="preserve">objectives and constraint can only be evaluated </w:t>
      </w:r>
      <w:ins w:id="2" w:author="Zhen Tan [2]" w:date="2022-10-15T01:04:00Z">
        <w:r w:rsidR="00970248">
          <w:rPr>
            <w:rFonts w:ascii="Times New Roman" w:hAnsi="Times New Roman" w:cs="Times New Roman"/>
            <w:sz w:val="24"/>
            <w:szCs w:val="24"/>
          </w:rPr>
          <w:t>based on</w:t>
        </w:r>
      </w:ins>
      <w:r>
        <w:rPr>
          <w:rFonts w:ascii="Times New Roman" w:hAnsi="Times New Roman" w:cs="Times New Roman"/>
          <w:sz w:val="24"/>
          <w:szCs w:val="24"/>
        </w:rPr>
        <w:t xml:space="preserve"> computationally expensive stochastic traffic simulators. It presents </w:t>
      </w:r>
      <w:ins w:id="3" w:author="Zhen Tan [2]" w:date="2022-10-15T01:05:00Z">
        <w:r w:rsidR="00970248">
          <w:rPr>
            <w:rFonts w:ascii="Times New Roman" w:hAnsi="Times New Roman" w:cs="Times New Roman"/>
            <w:sz w:val="24"/>
            <w:szCs w:val="24"/>
          </w:rPr>
          <w:t xml:space="preserve">a parametric belief based </w:t>
        </w:r>
      </w:ins>
      <w:r w:rsidRPr="00E7134E">
        <w:rPr>
          <w:rFonts w:ascii="Times New Roman" w:hAnsi="Times New Roman" w:cs="Times New Roman" w:hint="eastAsia"/>
          <w:sz w:val="24"/>
          <w:szCs w:val="24"/>
        </w:rPr>
        <w:t>Gaussian</w:t>
      </w:r>
      <w:r w:rsidRPr="00E7134E">
        <w:rPr>
          <w:rFonts w:ascii="Times New Roman" w:hAnsi="Times New Roman" w:cs="Times New Roman"/>
          <w:sz w:val="24"/>
          <w:szCs w:val="24"/>
        </w:rPr>
        <w:t xml:space="preserve"> </w:t>
      </w:r>
      <w:r>
        <w:rPr>
          <w:rFonts w:ascii="Times New Roman" w:hAnsi="Times New Roman" w:cs="Times New Roman"/>
          <w:sz w:val="24"/>
          <w:szCs w:val="24"/>
        </w:rPr>
        <w:t>p</w:t>
      </w:r>
      <w:r w:rsidRPr="00E7134E">
        <w:rPr>
          <w:rFonts w:ascii="Times New Roman" w:hAnsi="Times New Roman" w:cs="Times New Roman" w:hint="eastAsia"/>
          <w:sz w:val="24"/>
          <w:szCs w:val="24"/>
        </w:rPr>
        <w:t>rocess</w:t>
      </w:r>
      <w:r w:rsidRPr="00E7134E">
        <w:rPr>
          <w:rFonts w:ascii="Times New Roman" w:hAnsi="Times New Roman" w:cs="Times New Roman"/>
          <w:sz w:val="24"/>
          <w:szCs w:val="24"/>
        </w:rPr>
        <w:t xml:space="preserve"> </w:t>
      </w:r>
      <w:r>
        <w:rPr>
          <w:rFonts w:ascii="Times New Roman" w:hAnsi="Times New Roman" w:cs="Times New Roman"/>
          <w:sz w:val="24"/>
          <w:szCs w:val="24"/>
        </w:rPr>
        <w:t xml:space="preserve">regression to estimate the </w:t>
      </w:r>
      <w:ins w:id="4" w:author="Zhen Tan [2]" w:date="2022-10-15T01:01:00Z">
        <w:r w:rsidR="00970248">
          <w:rPr>
            <w:rFonts w:ascii="Times New Roman" w:hAnsi="Times New Roman" w:cs="Times New Roman"/>
            <w:sz w:val="24"/>
            <w:szCs w:val="24"/>
          </w:rPr>
          <w:t>bi-objective values as well as the constrai</w:t>
        </w:r>
      </w:ins>
      <w:ins w:id="5" w:author="Zhen Tan [2]" w:date="2022-10-15T01:04:00Z">
        <w:r w:rsidR="00970248">
          <w:rPr>
            <w:rFonts w:ascii="Times New Roman" w:hAnsi="Times New Roman" w:cs="Times New Roman"/>
            <w:sz w:val="24"/>
            <w:szCs w:val="24"/>
          </w:rPr>
          <w:t>nt at</w:t>
        </w:r>
      </w:ins>
      <w:r>
        <w:rPr>
          <w:rFonts w:ascii="Times New Roman" w:hAnsi="Times New Roman" w:cs="Times New Roman"/>
          <w:sz w:val="24"/>
          <w:szCs w:val="24"/>
        </w:rPr>
        <w:t xml:space="preserve"> unsampled solutions with those at sampled solutions</w:t>
      </w:r>
      <w:ins w:id="6" w:author="Zhen Tan [2]" w:date="2022-10-15T01:05:00Z">
        <w:r w:rsidR="00970248">
          <w:rPr>
            <w:rFonts w:ascii="Times New Roman" w:hAnsi="Times New Roman" w:cs="Times New Roman"/>
            <w:sz w:val="24"/>
            <w:szCs w:val="24"/>
          </w:rPr>
          <w:t xml:space="preserve">. </w:t>
        </w:r>
      </w:ins>
      <w:ins w:id="7" w:author="Zhen Tan [2]" w:date="2022-10-15T01:25:00Z">
        <w:r w:rsidR="00A074C1">
          <w:rPr>
            <w:rFonts w:ascii="Times New Roman" w:hAnsi="Times New Roman" w:cs="Times New Roman"/>
            <w:sz w:val="24"/>
            <w:szCs w:val="24"/>
          </w:rPr>
          <w:t>We design</w:t>
        </w:r>
      </w:ins>
      <w:r w:rsidR="009A55FC">
        <w:rPr>
          <w:rFonts w:ascii="Times New Roman" w:hAnsi="Times New Roman" w:cs="Times New Roman"/>
          <w:sz w:val="24"/>
          <w:szCs w:val="24"/>
        </w:rPr>
        <w:t xml:space="preserve"> </w:t>
      </w:r>
      <w:ins w:id="8" w:author="Zhen Tan [2]" w:date="2022-10-15T01:25:00Z">
        <w:r w:rsidR="00A074C1" w:rsidRPr="009A55FC">
          <w:rPr>
            <w:rFonts w:ascii="Times New Roman" w:hAnsi="Times New Roman" w:cs="Times New Roman"/>
            <w:sz w:val="24"/>
            <w:szCs w:val="24"/>
            <w:highlight w:val="yellow"/>
          </w:rPr>
          <w:t>a</w:t>
        </w:r>
      </w:ins>
      <w:ins w:id="9" w:author="Zhen Tan [2]" w:date="2022-10-15T01:20:00Z">
        <w:r w:rsidR="00A074C1" w:rsidRPr="009A55FC">
          <w:rPr>
            <w:rFonts w:ascii="Times New Roman" w:hAnsi="Times New Roman" w:cs="Times New Roman"/>
            <w:sz w:val="24"/>
            <w:szCs w:val="24"/>
            <w:highlight w:val="yellow"/>
          </w:rPr>
          <w:t xml:space="preserve"> computationally efficient</w:t>
        </w:r>
      </w:ins>
      <w:ins w:id="10" w:author="Zhen Tan [2]" w:date="2022-10-15T01:05:00Z">
        <w:r w:rsidR="00970248" w:rsidRPr="009A55FC">
          <w:rPr>
            <w:rFonts w:ascii="Times New Roman" w:hAnsi="Times New Roman" w:cs="Times New Roman"/>
            <w:sz w:val="24"/>
            <w:szCs w:val="24"/>
            <w:highlight w:val="yellow"/>
          </w:rPr>
          <w:t xml:space="preserve"> approximate</w:t>
        </w:r>
      </w:ins>
      <w:r>
        <w:rPr>
          <w:rFonts w:ascii="Times New Roman" w:hAnsi="Times New Roman" w:cs="Times New Roman"/>
          <w:sz w:val="24"/>
          <w:szCs w:val="24"/>
        </w:rPr>
        <w:t xml:space="preserve"> knowledge gradient sampling policy to search </w:t>
      </w:r>
      <w:ins w:id="11" w:author="Tan zhen" w:date="2021-06-29T22:27:00Z">
        <w:r>
          <w:rPr>
            <w:rFonts w:ascii="Times New Roman" w:hAnsi="Times New Roman" w:cs="Times New Roman"/>
            <w:sz w:val="24"/>
            <w:szCs w:val="24"/>
          </w:rPr>
          <w:t xml:space="preserve">for </w:t>
        </w:r>
      </w:ins>
      <w:r>
        <w:rPr>
          <w:rFonts w:ascii="Times New Roman" w:hAnsi="Times New Roman" w:cs="Times New Roman"/>
          <w:sz w:val="24"/>
          <w:szCs w:val="24"/>
        </w:rPr>
        <w:t>the</w:t>
      </w:r>
      <w:ins w:id="12" w:author="Zhen Tan [2]" w:date="2022-10-15T01:04:00Z">
        <w:r w:rsidR="00970248">
          <w:rPr>
            <w:rFonts w:ascii="Times New Roman" w:hAnsi="Times New Roman" w:cs="Times New Roman"/>
            <w:sz w:val="24"/>
            <w:szCs w:val="24"/>
          </w:rPr>
          <w:t xml:space="preserve"> feasible</w:t>
        </w:r>
      </w:ins>
      <w:r>
        <w:rPr>
          <w:rFonts w:ascii="Times New Roman" w:hAnsi="Times New Roman" w:cs="Times New Roman"/>
          <w:sz w:val="24"/>
          <w:szCs w:val="24"/>
        </w:rPr>
        <w:t xml:space="preserve"> non-dominated solutions. </w:t>
      </w:r>
      <w:ins w:id="13" w:author="Zhen Tan [2]" w:date="2022-10-15T01:25:00Z">
        <w:r w:rsidR="00A074C1">
          <w:rPr>
            <w:rFonts w:ascii="Times New Roman" w:hAnsi="Times New Roman" w:cs="Times New Roman"/>
            <w:sz w:val="24"/>
            <w:szCs w:val="24"/>
          </w:rPr>
          <w:t>A</w:t>
        </w:r>
      </w:ins>
      <w:ins w:id="14" w:author="Zhen Tan [2]" w:date="2022-10-15T01:09:00Z">
        <w:r w:rsidR="00970248">
          <w:rPr>
            <w:rFonts w:ascii="Times New Roman" w:hAnsi="Times New Roman" w:cs="Times New Roman"/>
            <w:sz w:val="24"/>
            <w:szCs w:val="24"/>
          </w:rPr>
          <w:t xml:space="preserve"> </w:t>
        </w:r>
      </w:ins>
      <w:ins w:id="15" w:author="Zhen Tan [2]" w:date="2022-10-15T01:06:00Z">
        <w:r w:rsidR="00970248">
          <w:rPr>
            <w:rFonts w:ascii="Times New Roman" w:hAnsi="Times New Roman" w:cs="Times New Roman"/>
            <w:sz w:val="24"/>
            <w:szCs w:val="24"/>
          </w:rPr>
          <w:t>convenie</w:t>
        </w:r>
      </w:ins>
      <w:ins w:id="16" w:author="Zhen Tan [2]" w:date="2022-10-15T01:07:00Z">
        <w:r w:rsidR="00970248">
          <w:rPr>
            <w:rFonts w:ascii="Times New Roman" w:hAnsi="Times New Roman" w:cs="Times New Roman"/>
            <w:sz w:val="24"/>
            <w:szCs w:val="24"/>
          </w:rPr>
          <w:t xml:space="preserve">nt </w:t>
        </w:r>
      </w:ins>
      <w:ins w:id="17" w:author="Zhen Tan [2]" w:date="2022-10-15T01:11:00Z">
        <w:r w:rsidR="00970248">
          <w:rPr>
            <w:rFonts w:ascii="Times New Roman" w:hAnsi="Times New Roman" w:cs="Times New Roman"/>
            <w:sz w:val="24"/>
            <w:szCs w:val="24"/>
          </w:rPr>
          <w:t xml:space="preserve">variance </w:t>
        </w:r>
      </w:ins>
      <w:ins w:id="18" w:author="Zhen Tan [2]" w:date="2022-10-15T01:15:00Z">
        <w:r w:rsidR="00970248">
          <w:rPr>
            <w:rFonts w:ascii="Times New Roman" w:hAnsi="Times New Roman" w:cs="Times New Roman"/>
            <w:sz w:val="24"/>
            <w:szCs w:val="24"/>
          </w:rPr>
          <w:t>updating</w:t>
        </w:r>
      </w:ins>
      <w:ins w:id="19" w:author="Zhen Tan [2]" w:date="2022-10-15T01:08:00Z">
        <w:r w:rsidR="00970248">
          <w:rPr>
            <w:rFonts w:ascii="Times New Roman" w:hAnsi="Times New Roman" w:cs="Times New Roman"/>
            <w:sz w:val="24"/>
            <w:szCs w:val="24"/>
          </w:rPr>
          <w:t xml:space="preserve"> scheme </w:t>
        </w:r>
      </w:ins>
      <w:ins w:id="20" w:author="Zhen Tan [2]" w:date="2022-10-15T01:25:00Z">
        <w:r w:rsidR="00A074C1">
          <w:rPr>
            <w:rFonts w:ascii="Times New Roman" w:hAnsi="Times New Roman" w:cs="Times New Roman"/>
            <w:sz w:val="24"/>
            <w:szCs w:val="24"/>
          </w:rPr>
          <w:t>is also proposed</w:t>
        </w:r>
      </w:ins>
      <w:ins w:id="21" w:author="Zhen Tan [2]" w:date="2022-10-15T01:09:00Z">
        <w:r w:rsidR="00970248">
          <w:rPr>
            <w:rFonts w:ascii="Times New Roman" w:hAnsi="Times New Roman" w:cs="Times New Roman"/>
            <w:sz w:val="24"/>
            <w:szCs w:val="24"/>
          </w:rPr>
          <w:t xml:space="preserve">, which is </w:t>
        </w:r>
      </w:ins>
      <w:ins w:id="22" w:author="Zhen Tan [2]" w:date="2022-10-15T01:25:00Z">
        <w:r w:rsidR="00A074C1">
          <w:rPr>
            <w:rFonts w:ascii="Times New Roman" w:hAnsi="Times New Roman" w:cs="Times New Roman"/>
            <w:sz w:val="24"/>
            <w:szCs w:val="24"/>
          </w:rPr>
          <w:t>based on gridding of the feature space</w:t>
        </w:r>
        <w:r w:rsidR="00A074C1" w:rsidRPr="00970248">
          <w:rPr>
            <w:rFonts w:ascii="Times New Roman" w:hAnsi="Times New Roman" w:cs="Times New Roman"/>
            <w:sz w:val="24"/>
            <w:szCs w:val="24"/>
          </w:rPr>
          <w:t xml:space="preserve"> </w:t>
        </w:r>
        <w:r w:rsidR="00A074C1">
          <w:rPr>
            <w:rFonts w:ascii="Times New Roman" w:hAnsi="Times New Roman" w:cs="Times New Roman"/>
            <w:sz w:val="24"/>
            <w:szCs w:val="24"/>
          </w:rPr>
          <w:t xml:space="preserve">and is </w:t>
        </w:r>
      </w:ins>
      <w:ins w:id="23" w:author="Zhen Tan [2]" w:date="2022-10-15T01:09:00Z">
        <w:r w:rsidR="00970248" w:rsidRPr="00970248">
          <w:rPr>
            <w:rFonts w:ascii="Times New Roman" w:hAnsi="Times New Roman" w:cs="Times New Roman"/>
            <w:sz w:val="24"/>
            <w:szCs w:val="24"/>
          </w:rPr>
          <w:t xml:space="preserve">particularly </w:t>
        </w:r>
      </w:ins>
      <w:ins w:id="24" w:author="Zhen Tan [2]" w:date="2022-10-15T01:14:00Z">
        <w:r w:rsidR="00970248">
          <w:rPr>
            <w:rFonts w:ascii="Times New Roman" w:hAnsi="Times New Roman" w:cs="Times New Roman"/>
            <w:sz w:val="24"/>
            <w:szCs w:val="24"/>
          </w:rPr>
          <w:t>helpful</w:t>
        </w:r>
      </w:ins>
      <w:ins w:id="25" w:author="Zhen Tan [2]" w:date="2022-10-15T01:10:00Z">
        <w:r w:rsidR="00970248">
          <w:rPr>
            <w:rFonts w:ascii="Times New Roman" w:hAnsi="Times New Roman" w:cs="Times New Roman"/>
            <w:sz w:val="24"/>
            <w:szCs w:val="24"/>
          </w:rPr>
          <w:t xml:space="preserve"> </w:t>
        </w:r>
      </w:ins>
      <w:ins w:id="26" w:author="Zhen Tan [2]" w:date="2022-10-15T01:09:00Z">
        <w:r w:rsidR="00970248">
          <w:rPr>
            <w:rFonts w:ascii="Times New Roman" w:hAnsi="Times New Roman" w:cs="Times New Roman"/>
            <w:sz w:val="24"/>
            <w:szCs w:val="24"/>
          </w:rPr>
          <w:t xml:space="preserve">in </w:t>
        </w:r>
      </w:ins>
      <w:ins w:id="27" w:author="Zhen Tan [2]" w:date="2022-10-15T01:15:00Z">
        <w:r w:rsidR="00970248">
          <w:rPr>
            <w:rFonts w:ascii="Times New Roman" w:hAnsi="Times New Roman" w:cs="Times New Roman"/>
            <w:sz w:val="24"/>
            <w:szCs w:val="24"/>
          </w:rPr>
          <w:t>learning</w:t>
        </w:r>
      </w:ins>
      <w:ins w:id="28" w:author="Zhen Tan [2]" w:date="2022-10-15T01:09:00Z">
        <w:r w:rsidR="00970248">
          <w:rPr>
            <w:rFonts w:ascii="Times New Roman" w:hAnsi="Times New Roman" w:cs="Times New Roman"/>
            <w:sz w:val="24"/>
            <w:szCs w:val="24"/>
          </w:rPr>
          <w:t xml:space="preserve"> the quantile of the const</w:t>
        </w:r>
      </w:ins>
      <w:ins w:id="29" w:author="Zhen Tan [2]" w:date="2022-10-15T01:10:00Z">
        <w:r w:rsidR="00970248">
          <w:rPr>
            <w:rFonts w:ascii="Times New Roman" w:hAnsi="Times New Roman" w:cs="Times New Roman"/>
            <w:sz w:val="24"/>
            <w:szCs w:val="24"/>
          </w:rPr>
          <w:t xml:space="preserve">raint </w:t>
        </w:r>
      </w:ins>
      <w:ins w:id="30" w:author="Zhen Tan [2]" w:date="2022-10-15T01:25:00Z">
        <w:r w:rsidR="00A074C1">
          <w:rPr>
            <w:rFonts w:ascii="Times New Roman" w:hAnsi="Times New Roman" w:cs="Times New Roman"/>
            <w:sz w:val="24"/>
            <w:szCs w:val="24"/>
          </w:rPr>
          <w:t>for</w:t>
        </w:r>
      </w:ins>
      <w:ins w:id="31" w:author="Zhen Tan [2]" w:date="2022-10-15T01:15:00Z">
        <w:r w:rsidR="00970248">
          <w:rPr>
            <w:rFonts w:ascii="Times New Roman" w:hAnsi="Times New Roman" w:cs="Times New Roman"/>
            <w:sz w:val="24"/>
            <w:szCs w:val="24"/>
          </w:rPr>
          <w:t xml:space="preserve"> </w:t>
        </w:r>
      </w:ins>
      <w:ins w:id="32" w:author="Zhen Tan [2]" w:date="2022-10-15T01:26:00Z">
        <w:r w:rsidR="00A074C1">
          <w:rPr>
            <w:rFonts w:ascii="Times New Roman" w:hAnsi="Times New Roman" w:cs="Times New Roman"/>
            <w:sz w:val="24"/>
            <w:szCs w:val="24"/>
          </w:rPr>
          <w:t>estimating feasibility</w:t>
        </w:r>
      </w:ins>
      <w:ins w:id="33" w:author="Zhen Tan [2]" w:date="2022-10-15T01:16:00Z">
        <w:r w:rsidR="00970248">
          <w:rPr>
            <w:rFonts w:ascii="Times New Roman" w:hAnsi="Times New Roman" w:cs="Times New Roman"/>
            <w:sz w:val="24"/>
            <w:szCs w:val="24"/>
          </w:rPr>
          <w:t xml:space="preserve">. </w:t>
        </w:r>
      </w:ins>
      <w:ins w:id="34" w:author="Zhen Tan [2]" w:date="2022-10-15T01:18:00Z">
        <w:r w:rsidR="00970248">
          <w:rPr>
            <w:rFonts w:ascii="Times New Roman" w:hAnsi="Times New Roman" w:cs="Times New Roman"/>
            <w:sz w:val="24"/>
            <w:szCs w:val="24"/>
          </w:rPr>
          <w:t>The proposed SO method</w:t>
        </w:r>
      </w:ins>
      <w:ins w:id="35" w:author="Zhen Tan [2]" w:date="2022-10-15T01:16:00Z">
        <w:r w:rsidR="00970248">
          <w:rPr>
            <w:rFonts w:ascii="Times New Roman" w:hAnsi="Times New Roman" w:cs="Times New Roman"/>
            <w:sz w:val="24"/>
            <w:szCs w:val="24"/>
          </w:rPr>
          <w:t xml:space="preserve"> </w:t>
        </w:r>
      </w:ins>
      <w:ins w:id="36" w:author="Zhen Tan [2]" w:date="2022-10-15T01:17:00Z">
        <w:r w:rsidR="00970248">
          <w:rPr>
            <w:rFonts w:ascii="Times New Roman" w:hAnsi="Times New Roman" w:cs="Times New Roman"/>
            <w:sz w:val="24"/>
            <w:szCs w:val="24"/>
          </w:rPr>
          <w:t>achieve</w:t>
        </w:r>
      </w:ins>
      <w:ins w:id="37" w:author="Zhen Tan [2]" w:date="2022-10-15T01:18:00Z">
        <w:r w:rsidR="00970248">
          <w:rPr>
            <w:rFonts w:ascii="Times New Roman" w:hAnsi="Times New Roman" w:cs="Times New Roman"/>
            <w:sz w:val="24"/>
            <w:szCs w:val="24"/>
          </w:rPr>
          <w:t>s</w:t>
        </w:r>
      </w:ins>
      <w:ins w:id="38" w:author="Zhen Tan [2]" w:date="2022-10-15T01:17:00Z">
        <w:r w:rsidR="00970248">
          <w:rPr>
            <w:rFonts w:ascii="Times New Roman" w:hAnsi="Times New Roman" w:cs="Times New Roman"/>
            <w:sz w:val="24"/>
            <w:szCs w:val="24"/>
          </w:rPr>
          <w:t xml:space="preserve"> satisfactory results for</w:t>
        </w:r>
      </w:ins>
      <w:ins w:id="39" w:author="Zhen Tan [2]" w:date="2022-10-15T01:16:00Z">
        <w:r w:rsidR="00970248">
          <w:rPr>
            <w:rFonts w:ascii="Times New Roman" w:hAnsi="Times New Roman" w:cs="Times New Roman"/>
            <w:sz w:val="24"/>
            <w:szCs w:val="24"/>
          </w:rPr>
          <w:t xml:space="preserve"> </w:t>
        </w:r>
      </w:ins>
      <w:ins w:id="40" w:author="Zhen Tan [2]" w:date="2022-10-15T01:17:00Z">
        <w:r w:rsidR="00970248">
          <w:rPr>
            <w:rFonts w:ascii="Times New Roman" w:hAnsi="Times New Roman" w:cs="Times New Roman"/>
            <w:sz w:val="24"/>
            <w:szCs w:val="24"/>
          </w:rPr>
          <w:t xml:space="preserve">a set of synthetic </w:t>
        </w:r>
      </w:ins>
      <w:ins w:id="41" w:author="Zhen Tan [2]" w:date="2022-10-15T01:26:00Z">
        <w:r w:rsidR="00A074C1">
          <w:rPr>
            <w:rFonts w:ascii="Times New Roman" w:hAnsi="Times New Roman" w:cs="Times New Roman"/>
            <w:sz w:val="24"/>
            <w:szCs w:val="24"/>
          </w:rPr>
          <w:t xml:space="preserve">numerical </w:t>
        </w:r>
      </w:ins>
      <w:ins w:id="42" w:author="Zhen Tan [2]" w:date="2022-10-15T01:17:00Z">
        <w:r w:rsidR="00970248">
          <w:rPr>
            <w:rFonts w:ascii="Times New Roman" w:hAnsi="Times New Roman" w:cs="Times New Roman"/>
            <w:sz w:val="24"/>
            <w:szCs w:val="24"/>
          </w:rPr>
          <w:t xml:space="preserve">test problems. </w:t>
        </w:r>
      </w:ins>
      <w:ins w:id="43" w:author="Zhen Tan [2]" w:date="2022-10-15T01:18:00Z">
        <w:r w:rsidR="00970248">
          <w:rPr>
            <w:rFonts w:ascii="Times New Roman" w:hAnsi="Times New Roman" w:cs="Times New Roman"/>
            <w:sz w:val="24"/>
            <w:szCs w:val="24"/>
          </w:rPr>
          <w:t>We also</w:t>
        </w:r>
      </w:ins>
      <w:r w:rsidR="009A55FC">
        <w:rPr>
          <w:rFonts w:ascii="Times New Roman" w:hAnsi="Times New Roman" w:cs="Times New Roman"/>
          <w:sz w:val="24"/>
          <w:szCs w:val="24"/>
        </w:rPr>
        <w:t xml:space="preserve"> </w:t>
      </w:r>
      <w:ins w:id="44" w:author="Zhen Tan [2]" w:date="2022-10-15T01:18:00Z">
        <w:r w:rsidR="00970248">
          <w:rPr>
            <w:rFonts w:ascii="Times New Roman" w:hAnsi="Times New Roman" w:cs="Times New Roman"/>
            <w:sz w:val="24"/>
            <w:szCs w:val="24"/>
          </w:rPr>
          <w:t>e</w:t>
        </w:r>
      </w:ins>
      <w:r>
        <w:rPr>
          <w:rFonts w:ascii="Times New Roman" w:hAnsi="Times New Roman" w:cs="Times New Roman"/>
          <w:sz w:val="24"/>
          <w:szCs w:val="24"/>
        </w:rPr>
        <w:t xml:space="preserve">valuate the performance of </w:t>
      </w:r>
      <w:ins w:id="45" w:author="Zhen Tan [2]" w:date="2022-10-15T01:18:00Z">
        <w:r w:rsidR="00970248">
          <w:rPr>
            <w:rFonts w:ascii="Times New Roman" w:hAnsi="Times New Roman" w:cs="Times New Roman"/>
            <w:sz w:val="24"/>
            <w:szCs w:val="24"/>
          </w:rPr>
          <w:t>the algorithm</w:t>
        </w:r>
      </w:ins>
      <w:r w:rsidR="009A55FC">
        <w:rPr>
          <w:rFonts w:ascii="Times New Roman" w:hAnsi="Times New Roman" w:cs="Times New Roman"/>
          <w:sz w:val="24"/>
          <w:szCs w:val="24"/>
        </w:rPr>
        <w:t xml:space="preserve"> </w:t>
      </w:r>
      <w:ins w:id="46" w:author="Zhen Tan [2]" w:date="2022-10-15T01:18:00Z">
        <w:r w:rsidR="00970248">
          <w:rPr>
            <w:rFonts w:ascii="Times New Roman" w:hAnsi="Times New Roman" w:cs="Times New Roman"/>
            <w:sz w:val="24"/>
            <w:szCs w:val="24"/>
          </w:rPr>
          <w:t xml:space="preserve">for </w:t>
        </w:r>
      </w:ins>
      <w:r>
        <w:rPr>
          <w:rFonts w:ascii="Times New Roman" w:hAnsi="Times New Roman" w:cs="Times New Roman"/>
          <w:sz w:val="24"/>
          <w:szCs w:val="24"/>
        </w:rPr>
        <w:t xml:space="preserve">a </w:t>
      </w:r>
      <w:ins w:id="47" w:author="Zhen Tan [2]" w:date="2022-10-15T01:18:00Z">
        <w:r w:rsidR="00970248">
          <w:rPr>
            <w:rFonts w:ascii="Times New Roman" w:hAnsi="Times New Roman" w:cs="Times New Roman"/>
            <w:sz w:val="24"/>
            <w:szCs w:val="24"/>
          </w:rPr>
          <w:t xml:space="preserve">real-word </w:t>
        </w:r>
      </w:ins>
      <w:r>
        <w:rPr>
          <w:rFonts w:ascii="Times New Roman" w:hAnsi="Times New Roman" w:cs="Times New Roman"/>
          <w:sz w:val="24"/>
          <w:szCs w:val="24"/>
        </w:rPr>
        <w:t xml:space="preserve">network-wide traffic signal timing problem </w:t>
      </w:r>
      <w:ins w:id="48" w:author="Zhen Tan [2]" w:date="2022-10-15T01:19:00Z">
        <w:r w:rsidR="00970248">
          <w:rPr>
            <w:rFonts w:ascii="Times New Roman" w:hAnsi="Times New Roman" w:cs="Times New Roman"/>
            <w:sz w:val="24"/>
            <w:szCs w:val="24"/>
          </w:rPr>
          <w:t>under</w:t>
        </w:r>
      </w:ins>
      <w:r w:rsidR="009A55FC">
        <w:rPr>
          <w:rFonts w:ascii="Times New Roman" w:hAnsi="Times New Roman" w:cs="Times New Roman"/>
          <w:sz w:val="24"/>
          <w:szCs w:val="24"/>
        </w:rPr>
        <w:t xml:space="preserve"> </w:t>
      </w:r>
      <w:r>
        <w:rPr>
          <w:rFonts w:ascii="Times New Roman" w:hAnsi="Times New Roman" w:cs="Times New Roman"/>
          <w:sz w:val="24"/>
          <w:szCs w:val="24"/>
        </w:rPr>
        <w:t xml:space="preserve">various uncertainty scenarios and tight computational budgets. </w:t>
      </w:r>
      <w:ins w:id="49" w:author="Zhen Tan [2]" w:date="2022-10-15T01:26:00Z">
        <w:r w:rsidR="00A074C1">
          <w:rPr>
            <w:rFonts w:ascii="Times New Roman" w:hAnsi="Times New Roman" w:cs="Times New Roman"/>
            <w:sz w:val="24"/>
            <w:szCs w:val="24"/>
          </w:rPr>
          <w:t>Our</w:t>
        </w:r>
      </w:ins>
      <w:r w:rsidR="009A55FC">
        <w:rPr>
          <w:rFonts w:ascii="Times New Roman" w:hAnsi="Times New Roman" w:cs="Times New Roman"/>
          <w:sz w:val="24"/>
          <w:szCs w:val="24"/>
        </w:rPr>
        <w:t xml:space="preserve"> </w:t>
      </w:r>
      <w:r>
        <w:rPr>
          <w:rFonts w:ascii="Times New Roman" w:hAnsi="Times New Roman" w:cs="Times New Roman"/>
          <w:sz w:val="24"/>
          <w:szCs w:val="24"/>
        </w:rPr>
        <w:t xml:space="preserve">method leads to well-performing nondominated signal plans, which can not only balance </w:t>
      </w:r>
      <w:proofErr w:type="gramStart"/>
      <w:r>
        <w:rPr>
          <w:rFonts w:ascii="Times New Roman" w:hAnsi="Times New Roman" w:cs="Times New Roman"/>
          <w:sz w:val="24"/>
          <w:szCs w:val="24"/>
        </w:rPr>
        <w:t>bi</w:t>
      </w:r>
      <w:ins w:id="50" w:author="Zhen Tan [2]" w:date="2022-10-15T01:26:00Z">
        <w:r w:rsidR="00A074C1">
          <w:rPr>
            <w:rFonts w:ascii="Times New Roman" w:hAnsi="Times New Roman" w:cs="Times New Roman"/>
            <w:sz w:val="24"/>
            <w:szCs w:val="24"/>
          </w:rPr>
          <w:t>-</w:t>
        </w:r>
      </w:ins>
      <w:r>
        <w:rPr>
          <w:rFonts w:ascii="Times New Roman" w:hAnsi="Times New Roman" w:cs="Times New Roman"/>
          <w:sz w:val="24"/>
          <w:szCs w:val="24"/>
        </w:rPr>
        <w:t>objectives</w:t>
      </w:r>
      <w:proofErr w:type="gramEnd"/>
      <w:r>
        <w:rPr>
          <w:rFonts w:ascii="Times New Roman" w:hAnsi="Times New Roman" w:cs="Times New Roman"/>
          <w:sz w:val="24"/>
          <w:szCs w:val="24"/>
        </w:rPr>
        <w:t xml:space="preserve"> of expected normalized traffic efficiency and equity, but also guarantee a probabilistic constraint for the normalized vehicular emissions, under </w:t>
      </w:r>
      <w:ins w:id="51" w:author="Zhen Tan" w:date="2022-10-15T11:35:00Z">
        <w:r w:rsidR="006002A8">
          <w:rPr>
            <w:rFonts w:ascii="Times New Roman" w:hAnsi="Times New Roman" w:cs="Times New Roman"/>
            <w:sz w:val="24"/>
            <w:szCs w:val="24"/>
          </w:rPr>
          <w:t>ran</w:t>
        </w:r>
      </w:ins>
      <w:ins w:id="52" w:author="Zhen Tan" w:date="2022-10-15T11:36:00Z">
        <w:r w:rsidR="006002A8">
          <w:rPr>
            <w:rFonts w:ascii="Times New Roman" w:hAnsi="Times New Roman" w:cs="Times New Roman"/>
            <w:sz w:val="24"/>
            <w:szCs w:val="24"/>
          </w:rPr>
          <w:t>dom</w:t>
        </w:r>
      </w:ins>
      <w:r w:rsidRPr="006002A8">
        <w:rPr>
          <w:rFonts w:ascii="Times New Roman" w:hAnsi="Times New Roman" w:cs="Times New Roman"/>
          <w:sz w:val="24"/>
          <w:szCs w:val="24"/>
        </w:rPr>
        <w:t xml:space="preserve"> perturbation</w:t>
      </w:r>
      <w:r>
        <w:rPr>
          <w:rFonts w:ascii="Times New Roman" w:hAnsi="Times New Roman" w:cs="Times New Roman"/>
          <w:sz w:val="24"/>
          <w:szCs w:val="24"/>
        </w:rPr>
        <w:t xml:space="preserve"> of traffic volumes on the road network.</w:t>
      </w:r>
      <w:ins w:id="53" w:author="Zhen Tan [2]" w:date="2022-10-15T01:19:00Z">
        <w:r w:rsidR="00970248">
          <w:rPr>
            <w:rFonts w:ascii="Times New Roman" w:hAnsi="Times New Roman" w:cs="Times New Roman"/>
            <w:sz w:val="24"/>
            <w:szCs w:val="24"/>
          </w:rPr>
          <w:t xml:space="preserve"> </w:t>
        </w:r>
      </w:ins>
      <w:ins w:id="54" w:author="Zhen Tan [2]" w:date="2022-10-15T01:27:00Z">
        <w:r w:rsidR="00A074C1">
          <w:rPr>
            <w:rFonts w:ascii="Times New Roman" w:hAnsi="Times New Roman" w:cs="Times New Roman"/>
            <w:sz w:val="24"/>
            <w:szCs w:val="24"/>
          </w:rPr>
          <w:t>Compared to</w:t>
        </w:r>
      </w:ins>
      <w:ins w:id="55" w:author="Zhen Tan" w:date="2022-10-15T12:11:00Z">
        <w:r w:rsidR="00A768F9">
          <w:rPr>
            <w:rFonts w:ascii="Times New Roman" w:hAnsi="Times New Roman" w:cs="Times New Roman"/>
            <w:sz w:val="24"/>
            <w:szCs w:val="24"/>
          </w:rPr>
          <w:t xml:space="preserve"> the </w:t>
        </w:r>
        <w:r w:rsidR="00A768F9">
          <w:rPr>
            <w:rFonts w:ascii="Times New Roman" w:hAnsi="Times New Roman" w:cs="Times New Roman" w:hint="eastAsia"/>
            <w:sz w:val="24"/>
            <w:szCs w:val="24"/>
          </w:rPr>
          <w:t>field</w:t>
        </w:r>
        <w:r w:rsidR="00A768F9">
          <w:rPr>
            <w:rFonts w:ascii="Times New Roman" w:hAnsi="Times New Roman" w:cs="Times New Roman"/>
            <w:sz w:val="24"/>
            <w:szCs w:val="24"/>
          </w:rPr>
          <w:t xml:space="preserve"> implemented signal plan</w:t>
        </w:r>
      </w:ins>
      <w:r w:rsidR="009A55FC">
        <w:rPr>
          <w:rFonts w:ascii="Times New Roman" w:hAnsi="Times New Roman" w:cs="Times New Roman"/>
          <w:sz w:val="24"/>
          <w:szCs w:val="24"/>
        </w:rPr>
        <w:t xml:space="preserve">, </w:t>
      </w:r>
      <w:ins w:id="56" w:author="Zhen Tan" w:date="2022-10-15T12:11:00Z">
        <w:r w:rsidR="00A768F9">
          <w:rPr>
            <w:rFonts w:ascii="Times New Roman" w:hAnsi="Times New Roman" w:cs="Times New Roman"/>
            <w:sz w:val="24"/>
            <w:szCs w:val="24"/>
          </w:rPr>
          <w:t xml:space="preserve">those </w:t>
        </w:r>
      </w:ins>
      <w:ins w:id="57" w:author="Zhen Tan" w:date="2022-10-15T11:49:00Z">
        <w:r w:rsidR="00317ACE">
          <w:rPr>
            <w:rFonts w:ascii="Times New Roman" w:hAnsi="Times New Roman" w:cs="Times New Roman"/>
            <w:sz w:val="24"/>
            <w:szCs w:val="24"/>
          </w:rPr>
          <w:t>found by our</w:t>
        </w:r>
      </w:ins>
      <w:ins w:id="58" w:author="Zhen Tan [2]" w:date="2022-10-15T01:27:00Z">
        <w:r w:rsidR="00A074C1">
          <w:rPr>
            <w:rFonts w:ascii="Times New Roman" w:hAnsi="Times New Roman" w:cs="Times New Roman"/>
            <w:sz w:val="24"/>
            <w:szCs w:val="24"/>
          </w:rPr>
          <w:t xml:space="preserve"> algorithm</w:t>
        </w:r>
      </w:ins>
      <w:r w:rsidR="009A55FC">
        <w:rPr>
          <w:rFonts w:ascii="Times New Roman" w:hAnsi="Times New Roman" w:cs="Times New Roman"/>
          <w:sz w:val="24"/>
          <w:szCs w:val="24"/>
        </w:rPr>
        <w:t xml:space="preserve"> </w:t>
      </w:r>
      <w:ins w:id="59" w:author="Zhen Tan" w:date="2022-10-15T11:49:00Z">
        <w:r w:rsidR="00317ACE">
          <w:rPr>
            <w:rFonts w:ascii="Times New Roman" w:hAnsi="Times New Roman" w:cs="Times New Roman"/>
            <w:sz w:val="24"/>
            <w:szCs w:val="24"/>
          </w:rPr>
          <w:t xml:space="preserve">can reduce the </w:t>
        </w:r>
      </w:ins>
      <w:ins w:id="60" w:author="Zhen Tan" w:date="2022-10-15T12:11:00Z">
        <w:r w:rsidR="00A768F9">
          <w:rPr>
            <w:rFonts w:ascii="Times New Roman" w:hAnsi="Times New Roman" w:cs="Times New Roman"/>
            <w:sz w:val="24"/>
            <w:szCs w:val="24"/>
          </w:rPr>
          <w:t>expected</w:t>
        </w:r>
      </w:ins>
      <w:ins w:id="61" w:author="Zhen Tan" w:date="2022-10-15T11:49:00Z">
        <w:r w:rsidR="00317ACE">
          <w:rPr>
            <w:rFonts w:ascii="Times New Roman" w:hAnsi="Times New Roman" w:cs="Times New Roman"/>
            <w:sz w:val="24"/>
            <w:szCs w:val="24"/>
          </w:rPr>
          <w:t xml:space="preserve"> </w:t>
        </w:r>
      </w:ins>
      <w:ins w:id="62" w:author="Zhen Tan" w:date="2022-10-15T11:50:00Z">
        <w:r w:rsidR="00BD61BB">
          <w:rPr>
            <w:rFonts w:ascii="Times New Roman" w:hAnsi="Times New Roman" w:cs="Times New Roman"/>
            <w:sz w:val="24"/>
            <w:szCs w:val="24"/>
          </w:rPr>
          <w:t>delay and fairness measures</w:t>
        </w:r>
      </w:ins>
      <w:ins w:id="63" w:author="Zhen Tan" w:date="2022-10-15T11:49:00Z">
        <w:r w:rsidR="00317ACE">
          <w:rPr>
            <w:rFonts w:ascii="Times New Roman" w:hAnsi="Times New Roman" w:cs="Times New Roman"/>
            <w:sz w:val="24"/>
            <w:szCs w:val="24"/>
          </w:rPr>
          <w:t xml:space="preserve"> by </w:t>
        </w:r>
        <w:commentRangeStart w:id="64"/>
        <w:r w:rsidR="00317ACE" w:rsidRPr="00CE45CF">
          <w:rPr>
            <w:rFonts w:ascii="Times New Roman" w:hAnsi="Times New Roman" w:cs="Times New Roman"/>
            <w:sz w:val="24"/>
            <w:szCs w:val="24"/>
            <w:highlight w:val="magenta"/>
            <w:rPrChange w:id="65" w:author="Zhen Tan" w:date="2022-10-15T12:09:00Z">
              <w:rPr>
                <w:rFonts w:ascii="Times New Roman" w:hAnsi="Times New Roman" w:cs="Times New Roman"/>
                <w:sz w:val="24"/>
                <w:szCs w:val="24"/>
              </w:rPr>
            </w:rPrChange>
          </w:rPr>
          <w:t>11% and 14%</w:t>
        </w:r>
        <w:r w:rsidR="00BD61BB">
          <w:rPr>
            <w:rFonts w:ascii="Times New Roman" w:hAnsi="Times New Roman" w:cs="Times New Roman"/>
            <w:sz w:val="24"/>
            <w:szCs w:val="24"/>
          </w:rPr>
          <w:t xml:space="preserve"> </w:t>
        </w:r>
      </w:ins>
      <w:commentRangeEnd w:id="64"/>
      <w:ins w:id="66" w:author="Zhen Tan" w:date="2022-10-15T12:09:00Z">
        <w:r w:rsidR="00CE45CF">
          <w:rPr>
            <w:rStyle w:val="a3"/>
          </w:rPr>
          <w:commentReference w:id="64"/>
        </w:r>
      </w:ins>
      <w:ins w:id="67" w:author="Zhen Tan" w:date="2022-10-15T11:49:00Z">
        <w:r w:rsidR="00BD61BB">
          <w:rPr>
            <w:rFonts w:ascii="Times New Roman" w:hAnsi="Times New Roman" w:cs="Times New Roman"/>
            <w:sz w:val="24"/>
            <w:szCs w:val="24"/>
          </w:rPr>
          <w:t xml:space="preserve">in average, </w:t>
        </w:r>
      </w:ins>
      <w:ins w:id="68" w:author="Zhen Tan" w:date="2022-10-15T11:50:00Z">
        <w:r w:rsidR="00BD61BB">
          <w:rPr>
            <w:rFonts w:ascii="Times New Roman" w:hAnsi="Times New Roman" w:cs="Times New Roman"/>
            <w:sz w:val="24"/>
            <w:szCs w:val="24"/>
          </w:rPr>
          <w:t xml:space="preserve">respectively. </w:t>
        </w:r>
      </w:ins>
      <w:ins w:id="69" w:author="Zhen Tan" w:date="2022-10-15T12:11:00Z">
        <w:r w:rsidR="00A768F9">
          <w:rPr>
            <w:rFonts w:ascii="Times New Roman" w:hAnsi="Times New Roman" w:cs="Times New Roman"/>
            <w:sz w:val="24"/>
            <w:szCs w:val="24"/>
          </w:rPr>
          <w:t>Besides</w:t>
        </w:r>
      </w:ins>
      <w:ins w:id="70" w:author="Zhen Tan" w:date="2022-10-15T11:50:00Z">
        <w:r w:rsidR="00BD61BB">
          <w:rPr>
            <w:rFonts w:ascii="Times New Roman" w:hAnsi="Times New Roman" w:cs="Times New Roman"/>
            <w:sz w:val="24"/>
            <w:szCs w:val="24"/>
          </w:rPr>
          <w:t xml:space="preserve">, </w:t>
        </w:r>
      </w:ins>
      <w:ins w:id="71" w:author="Zhen Tan" w:date="2022-10-15T11:53:00Z">
        <w:r w:rsidR="00BD61BB">
          <w:rPr>
            <w:rFonts w:ascii="Times New Roman" w:hAnsi="Times New Roman" w:cs="Times New Roman"/>
            <w:sz w:val="24"/>
            <w:szCs w:val="24"/>
          </w:rPr>
          <w:t xml:space="preserve">these solutions all meet the 95% probabilistic constraint </w:t>
        </w:r>
      </w:ins>
      <w:ins w:id="72" w:author="Zhen Tan" w:date="2022-10-15T11:54:00Z">
        <w:r w:rsidR="00BD61BB">
          <w:rPr>
            <w:rFonts w:ascii="Times New Roman" w:hAnsi="Times New Roman" w:cs="Times New Roman"/>
            <w:sz w:val="24"/>
            <w:szCs w:val="24"/>
          </w:rPr>
          <w:t xml:space="preserve">for </w:t>
        </w:r>
        <w:r w:rsidR="00BD61BB" w:rsidRPr="00453543">
          <w:rPr>
            <w:rFonts w:ascii="Times New Roman" w:hAnsi="Times New Roman" w:cs="Times New Roman"/>
            <w:sz w:val="24"/>
            <w:szCs w:val="24"/>
            <w:highlight w:val="yellow"/>
          </w:rPr>
          <w:t>the emission target</w:t>
        </w:r>
      </w:ins>
      <w:ins w:id="73" w:author="Zhen Tan" w:date="2022-10-15T12:07:00Z">
        <w:r w:rsidR="001E65D7">
          <w:rPr>
            <w:rFonts w:ascii="Times New Roman" w:hAnsi="Times New Roman" w:cs="Times New Roman"/>
            <w:sz w:val="24"/>
            <w:szCs w:val="24"/>
          </w:rPr>
          <w:t xml:space="preserve">, which was </w:t>
        </w:r>
      </w:ins>
      <w:ins w:id="74" w:author="Zhen Tan" w:date="2022-10-15T12:12:00Z">
        <w:r w:rsidR="00A768F9">
          <w:rPr>
            <w:rFonts w:ascii="Times New Roman" w:hAnsi="Times New Roman" w:cs="Times New Roman"/>
            <w:sz w:val="24"/>
            <w:szCs w:val="24"/>
          </w:rPr>
          <w:t xml:space="preserve">actually </w:t>
        </w:r>
      </w:ins>
      <w:ins w:id="75" w:author="Zhen Tan" w:date="2022-10-15T12:07:00Z">
        <w:r w:rsidR="001E65D7">
          <w:rPr>
            <w:rFonts w:ascii="Times New Roman" w:hAnsi="Times New Roman" w:cs="Times New Roman"/>
            <w:sz w:val="24"/>
            <w:szCs w:val="24"/>
          </w:rPr>
          <w:t xml:space="preserve">violated </w:t>
        </w:r>
      </w:ins>
      <w:ins w:id="76" w:author="Zhen Tan" w:date="2022-10-15T12:08:00Z">
        <w:r w:rsidR="001E65D7">
          <w:rPr>
            <w:rFonts w:ascii="Times New Roman" w:hAnsi="Times New Roman" w:cs="Times New Roman"/>
            <w:sz w:val="24"/>
            <w:szCs w:val="24"/>
          </w:rPr>
          <w:t xml:space="preserve">by the </w:t>
        </w:r>
        <w:r w:rsidR="001E65D7">
          <w:rPr>
            <w:rFonts w:ascii="Times New Roman" w:hAnsi="Times New Roman" w:cs="Times New Roman" w:hint="eastAsia"/>
            <w:sz w:val="24"/>
            <w:szCs w:val="24"/>
          </w:rPr>
          <w:t>field</w:t>
        </w:r>
        <w:r w:rsidR="001E65D7">
          <w:rPr>
            <w:rFonts w:ascii="Times New Roman" w:hAnsi="Times New Roman" w:cs="Times New Roman"/>
            <w:sz w:val="24"/>
            <w:szCs w:val="24"/>
          </w:rPr>
          <w:t xml:space="preserve"> implemented signal plan. </w:t>
        </w:r>
      </w:ins>
      <w:ins w:id="77" w:author="Zhen Tan [2]" w:date="2022-10-15T01:19:00Z">
        <w:r w:rsidR="00970248">
          <w:rPr>
            <w:rFonts w:ascii="Times New Roman" w:hAnsi="Times New Roman" w:cs="Times New Roman"/>
            <w:sz w:val="24"/>
            <w:szCs w:val="24"/>
          </w:rPr>
          <w:t xml:space="preserve">The proposed </w:t>
        </w:r>
      </w:ins>
      <w:ins w:id="78" w:author="Zhen Tan [2]" w:date="2022-10-15T01:23:00Z">
        <w:r w:rsidR="00A074C1">
          <w:rPr>
            <w:rFonts w:ascii="Times New Roman" w:hAnsi="Times New Roman" w:cs="Times New Roman"/>
            <w:sz w:val="24"/>
            <w:szCs w:val="24"/>
          </w:rPr>
          <w:t>SO method</w:t>
        </w:r>
      </w:ins>
      <w:ins w:id="79" w:author="Zhen Tan [2]" w:date="2022-10-15T01:19:00Z">
        <w:r w:rsidR="00970248">
          <w:rPr>
            <w:rFonts w:ascii="Times New Roman" w:hAnsi="Times New Roman" w:cs="Times New Roman"/>
            <w:sz w:val="24"/>
            <w:szCs w:val="24"/>
          </w:rPr>
          <w:t xml:space="preserve"> is </w:t>
        </w:r>
      </w:ins>
      <w:ins w:id="80" w:author="Zhen Tan [2]" w:date="2022-10-15T01:20:00Z">
        <w:r w:rsidR="00A074C1">
          <w:rPr>
            <w:rFonts w:ascii="Times New Roman" w:hAnsi="Times New Roman" w:cs="Times New Roman"/>
            <w:sz w:val="24"/>
            <w:szCs w:val="24"/>
          </w:rPr>
          <w:t xml:space="preserve">promising </w:t>
        </w:r>
      </w:ins>
      <w:ins w:id="81" w:author="Zhen Tan [2]" w:date="2022-10-15T01:19:00Z">
        <w:r w:rsidR="00970248">
          <w:rPr>
            <w:rFonts w:ascii="Times New Roman" w:hAnsi="Times New Roman" w:cs="Times New Roman"/>
            <w:sz w:val="24"/>
            <w:szCs w:val="24"/>
          </w:rPr>
          <w:t xml:space="preserve">for </w:t>
        </w:r>
      </w:ins>
      <w:ins w:id="82" w:author="Zhen Tan [2]" w:date="2022-10-15T01:21:00Z">
        <w:r w:rsidR="00A074C1">
          <w:rPr>
            <w:rFonts w:ascii="Times New Roman" w:hAnsi="Times New Roman" w:cs="Times New Roman"/>
            <w:sz w:val="24"/>
            <w:szCs w:val="24"/>
          </w:rPr>
          <w:t xml:space="preserve">solving </w:t>
        </w:r>
      </w:ins>
      <w:ins w:id="83" w:author="Zhen Tan [2]" w:date="2022-10-15T01:19:00Z">
        <w:r w:rsidR="00970248">
          <w:rPr>
            <w:rFonts w:ascii="Times New Roman" w:hAnsi="Times New Roman" w:cs="Times New Roman"/>
            <w:sz w:val="24"/>
            <w:szCs w:val="24"/>
          </w:rPr>
          <w:t xml:space="preserve">complex </w:t>
        </w:r>
      </w:ins>
      <w:ins w:id="84" w:author="Zhen Tan" w:date="2022-10-15T12:13:00Z">
        <w:r w:rsidR="00925B43">
          <w:rPr>
            <w:rFonts w:ascii="Times New Roman" w:hAnsi="Times New Roman" w:cs="Times New Roman"/>
            <w:sz w:val="24"/>
            <w:szCs w:val="24"/>
          </w:rPr>
          <w:t xml:space="preserve">multi-criteria </w:t>
        </w:r>
      </w:ins>
      <w:ins w:id="85" w:author="Zhen Tan [2]" w:date="2022-10-15T01:19:00Z">
        <w:r w:rsidR="00970248">
          <w:rPr>
            <w:rFonts w:ascii="Times New Roman" w:hAnsi="Times New Roman" w:cs="Times New Roman"/>
            <w:sz w:val="24"/>
            <w:szCs w:val="24"/>
          </w:rPr>
          <w:t>transportation problems</w:t>
        </w:r>
      </w:ins>
      <w:ins w:id="86" w:author="Zhen Tan [2]" w:date="2022-10-15T01:22:00Z">
        <w:r w:rsidR="00A074C1">
          <w:rPr>
            <w:rFonts w:ascii="Times New Roman" w:hAnsi="Times New Roman" w:cs="Times New Roman"/>
            <w:sz w:val="24"/>
            <w:szCs w:val="24"/>
          </w:rPr>
          <w:t xml:space="preserve"> </w:t>
        </w:r>
      </w:ins>
      <w:ins w:id="87" w:author="Zhen Tan" w:date="2022-10-15T12:13:00Z">
        <w:r w:rsidR="00925B43">
          <w:rPr>
            <w:rFonts w:ascii="Times New Roman" w:hAnsi="Times New Roman" w:cs="Times New Roman"/>
            <w:sz w:val="24"/>
            <w:szCs w:val="24"/>
          </w:rPr>
          <w:t xml:space="preserve">with </w:t>
        </w:r>
      </w:ins>
      <w:ins w:id="88" w:author="Zhen Tan [2]" w:date="2022-10-15T01:24:00Z">
        <w:r w:rsidR="00A074C1">
          <w:rPr>
            <w:rFonts w:ascii="Times New Roman" w:hAnsi="Times New Roman" w:cs="Times New Roman"/>
            <w:sz w:val="24"/>
            <w:szCs w:val="24"/>
          </w:rPr>
          <w:t>large</w:t>
        </w:r>
      </w:ins>
      <w:ins w:id="89" w:author="Zhen Tan [2]" w:date="2022-10-15T01:19:00Z">
        <w:r w:rsidR="00970248">
          <w:rPr>
            <w:rFonts w:ascii="Times New Roman" w:hAnsi="Times New Roman" w:cs="Times New Roman"/>
            <w:sz w:val="24"/>
            <w:szCs w:val="24"/>
          </w:rPr>
          <w:t xml:space="preserve"> solution spaces</w:t>
        </w:r>
      </w:ins>
      <w:ins w:id="90" w:author="Zhen Tan [2]" w:date="2022-10-15T01:23:00Z">
        <w:r w:rsidR="00A074C1">
          <w:rPr>
            <w:rFonts w:ascii="Times New Roman" w:hAnsi="Times New Roman" w:cs="Times New Roman"/>
            <w:sz w:val="24"/>
            <w:szCs w:val="24"/>
          </w:rPr>
          <w:t xml:space="preserve"> and can be applied to other similar bi-objective probabilistically constrained </w:t>
        </w:r>
      </w:ins>
      <w:ins w:id="91" w:author="Zhen Tan [2]" w:date="2022-10-15T01:24:00Z">
        <w:r w:rsidR="00A074C1">
          <w:rPr>
            <w:rFonts w:ascii="Times New Roman" w:hAnsi="Times New Roman" w:cs="Times New Roman"/>
            <w:sz w:val="24"/>
            <w:szCs w:val="24"/>
          </w:rPr>
          <w:t>black-box</w:t>
        </w:r>
      </w:ins>
      <w:ins w:id="92" w:author="Zhen Tan [2]" w:date="2022-10-15T01:23:00Z">
        <w:r w:rsidR="00A074C1">
          <w:rPr>
            <w:rFonts w:ascii="Times New Roman" w:hAnsi="Times New Roman" w:cs="Times New Roman"/>
            <w:sz w:val="24"/>
            <w:szCs w:val="24"/>
          </w:rPr>
          <w:t xml:space="preserve"> problems. </w:t>
        </w:r>
      </w:ins>
    </w:p>
    <w:p w14:paraId="2A27B594" w14:textId="00122A94" w:rsidR="00045992" w:rsidRPr="001C5511" w:rsidRDefault="00045992" w:rsidP="00045992">
      <w:pPr>
        <w:rPr>
          <w:rFonts w:ascii="Times New Roman" w:hAnsi="Times New Roman" w:cs="Times New Roman"/>
          <w:sz w:val="24"/>
          <w:szCs w:val="24"/>
        </w:rPr>
      </w:pPr>
      <w:r w:rsidRPr="001C5511">
        <w:rPr>
          <w:rFonts w:ascii="Times New Roman" w:hAnsi="Times New Roman" w:cs="Times New Roman"/>
          <w:b/>
          <w:i/>
          <w:sz w:val="24"/>
          <w:szCs w:val="24"/>
        </w:rPr>
        <w:t xml:space="preserve">Keywords: </w:t>
      </w:r>
      <w:r>
        <w:rPr>
          <w:rFonts w:ascii="Times New Roman" w:hAnsi="Times New Roman" w:cs="Times New Roman"/>
          <w:sz w:val="24"/>
          <w:szCs w:val="24"/>
        </w:rPr>
        <w:t>simulation-based optimization; bi</w:t>
      </w:r>
      <w:ins w:id="93" w:author="Zhen Tan" w:date="2022-10-15T12:08:00Z">
        <w:r w:rsidR="001E65D7">
          <w:rPr>
            <w:rFonts w:ascii="Times New Roman" w:hAnsi="Times New Roman" w:cs="Times New Roman"/>
            <w:sz w:val="24"/>
            <w:szCs w:val="24"/>
          </w:rPr>
          <w:t>-</w:t>
        </w:r>
      </w:ins>
      <w:r>
        <w:rPr>
          <w:rFonts w:ascii="Times New Roman" w:hAnsi="Times New Roman" w:cs="Times New Roman"/>
          <w:sz w:val="24"/>
          <w:szCs w:val="24"/>
        </w:rPr>
        <w:t xml:space="preserve">objectives; </w:t>
      </w:r>
      <w:ins w:id="94" w:author="Zhen Tan" w:date="2022-10-15T12:09:00Z">
        <w:r w:rsidR="001E65D7">
          <w:rPr>
            <w:rFonts w:ascii="Times New Roman" w:hAnsi="Times New Roman" w:cs="Times New Roman"/>
            <w:sz w:val="24"/>
            <w:szCs w:val="24"/>
          </w:rPr>
          <w:t xml:space="preserve">probabilistic </w:t>
        </w:r>
      </w:ins>
      <w:r>
        <w:rPr>
          <w:rFonts w:ascii="Times New Roman" w:hAnsi="Times New Roman" w:cs="Times New Roman"/>
          <w:sz w:val="24"/>
          <w:szCs w:val="24"/>
        </w:rPr>
        <w:t xml:space="preserve">constraint; traffic </w:t>
      </w:r>
      <w:ins w:id="95" w:author="Zhen Tan" w:date="2022-10-15T12:09:00Z">
        <w:r w:rsidR="001E65D7">
          <w:rPr>
            <w:rFonts w:ascii="Times New Roman" w:hAnsi="Times New Roman" w:cs="Times New Roman"/>
            <w:sz w:val="24"/>
            <w:szCs w:val="24"/>
          </w:rPr>
          <w:t xml:space="preserve">network </w:t>
        </w:r>
      </w:ins>
      <w:r>
        <w:rPr>
          <w:rFonts w:ascii="Times New Roman" w:hAnsi="Times New Roman" w:cs="Times New Roman"/>
          <w:sz w:val="24"/>
          <w:szCs w:val="24"/>
        </w:rPr>
        <w:t>signal timing.</w:t>
      </w:r>
    </w:p>
    <w:p w14:paraId="1E53F861" w14:textId="77777777" w:rsidR="00045992" w:rsidRDefault="00045992" w:rsidP="00A83672">
      <w:pPr>
        <w:pStyle w:val="1"/>
        <w:spacing w:before="0" w:after="0"/>
        <w:rPr>
          <w:rFonts w:ascii="Times New Roman" w:eastAsiaTheme="minorEastAsia" w:hAnsi="Times New Roman" w:cs="Times New Roman"/>
          <w:b/>
          <w:bCs/>
          <w:color w:val="auto"/>
          <w:kern w:val="2"/>
          <w:sz w:val="24"/>
          <w:szCs w:val="24"/>
        </w:rPr>
      </w:pPr>
    </w:p>
    <w:p w14:paraId="38B6A4E7" w14:textId="506DC60E" w:rsidR="009C613B" w:rsidRDefault="00BB2282" w:rsidP="00A83672">
      <w:pPr>
        <w:pStyle w:val="1"/>
        <w:spacing w:before="0" w:after="0"/>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4FEB1AE7" w14:textId="77777777" w:rsidR="00A83672" w:rsidRPr="00A83672" w:rsidRDefault="00A83672" w:rsidP="00A83672"/>
    <w:p w14:paraId="51E113D9" w14:textId="3811A4A8" w:rsidR="009C613B" w:rsidRPr="009C613B" w:rsidRDefault="009C613B" w:rsidP="009C613B">
      <w:pPr>
        <w:pStyle w:val="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1 Background and motivation</w:t>
      </w:r>
    </w:p>
    <w:p w14:paraId="0FA0CC59" w14:textId="62B19020" w:rsidR="00790166" w:rsidRDefault="00BB2282" w:rsidP="00BB2282">
      <w:pPr>
        <w:rPr>
          <w:rFonts w:ascii="Times New Roman" w:hAnsi="Times New Roman" w:cs="Times New Roman"/>
          <w:sz w:val="24"/>
          <w:szCs w:val="24"/>
        </w:rPr>
      </w:pPr>
      <w:r>
        <w:rPr>
          <w:rFonts w:ascii="Times New Roman" w:hAnsi="Times New Roman" w:cs="Times New Roman"/>
          <w:sz w:val="24"/>
          <w:szCs w:val="24"/>
        </w:rPr>
        <w:t>D</w:t>
      </w:r>
      <w:r w:rsidRPr="004D0107">
        <w:rPr>
          <w:rFonts w:ascii="Times New Roman" w:hAnsi="Times New Roman" w:cs="Times New Roman"/>
          <w:sz w:val="24"/>
          <w:szCs w:val="24"/>
        </w:rPr>
        <w:t>ecision</w:t>
      </w:r>
      <w:r>
        <w:rPr>
          <w:rFonts w:ascii="Times New Roman" w:hAnsi="Times New Roman" w:cs="Times New Roman"/>
          <w:sz w:val="24"/>
          <w:szCs w:val="24"/>
        </w:rPr>
        <w:t xml:space="preserve"> problems in urban transportation systems </w:t>
      </w:r>
      <w:r w:rsidR="00790166">
        <w:rPr>
          <w:rFonts w:ascii="Times New Roman" w:hAnsi="Times New Roman" w:cs="Times New Roman"/>
          <w:sz w:val="24"/>
          <w:szCs w:val="24"/>
        </w:rPr>
        <w:t xml:space="preserve">can </w:t>
      </w:r>
      <w:r>
        <w:rPr>
          <w:rFonts w:ascii="Times New Roman" w:hAnsi="Times New Roman" w:cs="Times New Roman"/>
          <w:sz w:val="24"/>
          <w:szCs w:val="24"/>
        </w:rPr>
        <w:t>have h</w:t>
      </w:r>
      <w:r w:rsidRPr="00425B97">
        <w:rPr>
          <w:rFonts w:ascii="Times New Roman" w:hAnsi="Times New Roman" w:cs="Times New Roman"/>
          <w:sz w:val="24"/>
          <w:szCs w:val="24"/>
        </w:rPr>
        <w:t xml:space="preserve">uge socio-economic </w:t>
      </w:r>
      <w:r>
        <w:rPr>
          <w:rFonts w:ascii="Times New Roman" w:hAnsi="Times New Roman" w:cs="Times New Roman"/>
          <w:sz w:val="24"/>
          <w:szCs w:val="24"/>
        </w:rPr>
        <w:t xml:space="preserve">impact, which need careful analysis in various levels of resolution </w:t>
      </w:r>
      <w:r w:rsidR="00654D22">
        <w:rPr>
          <w:rFonts w:ascii="Times New Roman" w:hAnsi="Times New Roman" w:cs="Times New Roman"/>
          <w:sz w:val="24"/>
          <w:szCs w:val="24"/>
        </w:rPr>
        <w:t>and</w:t>
      </w:r>
      <w:r>
        <w:rPr>
          <w:rFonts w:ascii="Times New Roman" w:hAnsi="Times New Roman" w:cs="Times New Roman"/>
          <w:sz w:val="24"/>
          <w:szCs w:val="24"/>
        </w:rPr>
        <w:t xml:space="preserve"> an efficient optimization framework. </w:t>
      </w:r>
      <w:r>
        <w:rPr>
          <w:rFonts w:ascii="Times New Roman" w:hAnsi="Times New Roman" w:cs="Times New Roman" w:hint="eastAsia"/>
          <w:sz w:val="24"/>
          <w:szCs w:val="24"/>
        </w:rPr>
        <w:t>In</w:t>
      </w:r>
      <w:r>
        <w:rPr>
          <w:rFonts w:ascii="Times New Roman" w:hAnsi="Times New Roman" w:cs="Times New Roman"/>
          <w:sz w:val="24"/>
          <w:szCs w:val="24"/>
        </w:rPr>
        <w:t xml:space="preserve"> general, these</w:t>
      </w:r>
      <w:r w:rsidRPr="008F77B1">
        <w:rPr>
          <w:rFonts w:ascii="Times New Roman" w:hAnsi="Times New Roman" w:cs="Times New Roman"/>
          <w:sz w:val="24"/>
          <w:szCs w:val="24"/>
        </w:rPr>
        <w:t xml:space="preserve"> </w:t>
      </w:r>
      <w:r>
        <w:rPr>
          <w:rFonts w:ascii="Times New Roman" w:hAnsi="Times New Roman" w:cs="Times New Roman"/>
          <w:sz w:val="24"/>
          <w:szCs w:val="24"/>
        </w:rPr>
        <w:t xml:space="preserve">systems </w:t>
      </w:r>
      <w:r w:rsidRPr="008F77B1">
        <w:rPr>
          <w:rFonts w:ascii="Times New Roman" w:hAnsi="Times New Roman" w:cs="Times New Roman"/>
          <w:sz w:val="24"/>
          <w:szCs w:val="24"/>
        </w:rPr>
        <w:t xml:space="preserve">are </w:t>
      </w:r>
      <w:r>
        <w:rPr>
          <w:rFonts w:ascii="Times New Roman" w:hAnsi="Times New Roman" w:cs="Times New Roman"/>
          <w:sz w:val="24"/>
          <w:szCs w:val="24"/>
        </w:rPr>
        <w:t xml:space="preserve">complex (e.g., dynamic, </w:t>
      </w:r>
      <w:r w:rsidRPr="008F77B1">
        <w:rPr>
          <w:rFonts w:ascii="Times New Roman" w:hAnsi="Times New Roman" w:cs="Times New Roman"/>
          <w:sz w:val="24"/>
          <w:szCs w:val="24"/>
        </w:rPr>
        <w:t>stochastic</w:t>
      </w:r>
      <w:r>
        <w:rPr>
          <w:rFonts w:ascii="Times New Roman" w:hAnsi="Times New Roman" w:cs="Times New Roman"/>
          <w:sz w:val="24"/>
          <w:szCs w:val="24"/>
        </w:rPr>
        <w:t xml:space="preserve">, </w:t>
      </w:r>
      <w:r w:rsidRPr="008F77B1">
        <w:rPr>
          <w:rFonts w:ascii="Times New Roman" w:hAnsi="Times New Roman" w:cs="Times New Roman"/>
          <w:sz w:val="24"/>
          <w:szCs w:val="24"/>
        </w:rPr>
        <w:t>non-linear</w:t>
      </w:r>
      <w:r>
        <w:rPr>
          <w:rFonts w:ascii="Times New Roman" w:hAnsi="Times New Roman" w:cs="Times New Roman"/>
          <w:sz w:val="24"/>
          <w:szCs w:val="24"/>
        </w:rPr>
        <w:t>) and difficult</w:t>
      </w:r>
      <w:r w:rsidRPr="008F77B1">
        <w:rPr>
          <w:rFonts w:ascii="Times New Roman" w:hAnsi="Times New Roman" w:cs="Times New Roman"/>
          <w:sz w:val="24"/>
          <w:szCs w:val="24"/>
        </w:rPr>
        <w:t xml:space="preserve"> to </w:t>
      </w:r>
      <w:r>
        <w:rPr>
          <w:rFonts w:ascii="Times New Roman" w:hAnsi="Times New Roman" w:cs="Times New Roman"/>
          <w:sz w:val="24"/>
          <w:szCs w:val="24"/>
        </w:rPr>
        <w:t>model</w:t>
      </w:r>
      <w:r w:rsidRPr="008F77B1">
        <w:rPr>
          <w:rFonts w:ascii="Times New Roman" w:hAnsi="Times New Roman" w:cs="Times New Roman"/>
          <w:sz w:val="24"/>
          <w:szCs w:val="24"/>
        </w:rPr>
        <w:t xml:space="preserve"> analytical</w:t>
      </w:r>
      <w:r>
        <w:rPr>
          <w:rFonts w:ascii="Times New Roman" w:hAnsi="Times New Roman" w:cs="Times New Roman"/>
          <w:sz w:val="24"/>
          <w:szCs w:val="24"/>
        </w:rPr>
        <w:t xml:space="preserve">ly, which precludes the use of </w:t>
      </w:r>
      <w:r w:rsidRPr="008F77B1">
        <w:rPr>
          <w:rFonts w:ascii="Times New Roman" w:hAnsi="Times New Roman" w:cs="Times New Roman"/>
          <w:sz w:val="24"/>
          <w:szCs w:val="24"/>
        </w:rPr>
        <w:t xml:space="preserve">traditional optimization methods. A powerful alternative is </w:t>
      </w:r>
      <w:r w:rsidRPr="005B7067">
        <w:rPr>
          <w:rFonts w:ascii="Times New Roman" w:hAnsi="Times New Roman" w:cs="Times New Roman"/>
          <w:sz w:val="24"/>
          <w:szCs w:val="24"/>
        </w:rPr>
        <w:t xml:space="preserve">simulation-enabled approach. Recently, a variety of </w:t>
      </w:r>
      <w:r w:rsidR="00654D22" w:rsidRPr="005B7067">
        <w:rPr>
          <w:rFonts w:ascii="Times New Roman" w:hAnsi="Times New Roman" w:cs="Times New Roman"/>
          <w:sz w:val="24"/>
          <w:szCs w:val="24"/>
        </w:rPr>
        <w:t xml:space="preserve">commercial or open-source </w:t>
      </w:r>
      <w:r w:rsidRPr="005B7067">
        <w:rPr>
          <w:rFonts w:ascii="Times New Roman" w:hAnsi="Times New Roman" w:cs="Times New Roman"/>
          <w:sz w:val="24"/>
          <w:szCs w:val="24"/>
        </w:rPr>
        <w:t>traffic simulation tools have been developed</w:t>
      </w:r>
      <w:r w:rsidR="00654D22" w:rsidRPr="005B7067">
        <w:rPr>
          <w:rFonts w:ascii="Times New Roman" w:hAnsi="Times New Roman" w:cs="Times New Roman"/>
          <w:sz w:val="24"/>
          <w:szCs w:val="24"/>
        </w:rPr>
        <w:t>,</w:t>
      </w:r>
      <w:r w:rsidRPr="005B7067">
        <w:rPr>
          <w:rFonts w:ascii="Times New Roman" w:hAnsi="Times New Roman" w:cs="Times New Roman"/>
          <w:sz w:val="24"/>
          <w:szCs w:val="24"/>
        </w:rPr>
        <w:t xml:space="preserve"> provid</w:t>
      </w:r>
      <w:r w:rsidR="00654D22" w:rsidRPr="005B7067">
        <w:rPr>
          <w:rFonts w:ascii="Times New Roman" w:hAnsi="Times New Roman" w:cs="Times New Roman"/>
          <w:sz w:val="24"/>
          <w:szCs w:val="24"/>
        </w:rPr>
        <w:t>ing</w:t>
      </w:r>
      <w:r w:rsidRPr="005B7067">
        <w:rPr>
          <w:rFonts w:ascii="Times New Roman" w:hAnsi="Times New Roman" w:cs="Times New Roman"/>
          <w:sz w:val="24"/>
          <w:szCs w:val="24"/>
        </w:rPr>
        <w:t xml:space="preserve"> us with a more flexible </w:t>
      </w:r>
      <w:r w:rsidR="00BE10A6" w:rsidRPr="005B7067">
        <w:rPr>
          <w:rFonts w:ascii="Times New Roman" w:hAnsi="Times New Roman" w:cs="Times New Roman" w:hint="eastAsia"/>
          <w:sz w:val="24"/>
          <w:szCs w:val="24"/>
        </w:rPr>
        <w:t>and</w:t>
      </w:r>
      <w:r w:rsidRPr="005B7067">
        <w:rPr>
          <w:rFonts w:ascii="Times New Roman" w:hAnsi="Times New Roman" w:cs="Times New Roman"/>
          <w:sz w:val="24"/>
          <w:szCs w:val="24"/>
        </w:rPr>
        <w:t xml:space="preserve"> comprehensive way to capture the intricate interactions between the supply and the demand components of the mobility networks</w:t>
      </w:r>
      <w:commentRangeStart w:id="96"/>
      <w:r w:rsidRPr="005B7067">
        <w:rPr>
          <w:rFonts w:ascii="Times New Roman" w:hAnsi="Times New Roman" w:cs="Times New Roman"/>
          <w:sz w:val="24"/>
          <w:szCs w:val="24"/>
        </w:rPr>
        <w:t>.</w:t>
      </w:r>
      <w:commentRangeEnd w:id="96"/>
      <w:r w:rsidR="008D0B5A" w:rsidRPr="005B7067">
        <w:rPr>
          <w:rStyle w:val="a3"/>
        </w:rPr>
        <w:commentReference w:id="96"/>
      </w:r>
      <w:r w:rsidRPr="005B7067">
        <w:rPr>
          <w:rFonts w:ascii="Times New Roman" w:hAnsi="Times New Roman" w:cs="Times New Roman"/>
          <w:sz w:val="24"/>
          <w:szCs w:val="24"/>
        </w:rPr>
        <w:t xml:space="preserve"> </w:t>
      </w:r>
      <w:r w:rsidRPr="00790166">
        <w:rPr>
          <w:rFonts w:ascii="Times New Roman" w:hAnsi="Times New Roman" w:cs="Times New Roman"/>
          <w:sz w:val="24"/>
          <w:szCs w:val="24"/>
          <w:highlight w:val="yellow"/>
        </w:rPr>
        <w:t>In current practices, there are widely applied traffic simulators such as microscopic ones (e.g., VISSIM, PARAMICS, SUMO) and macroscopic ones (e.g., VISUM, DTALITE, DYNUST)</w:t>
      </w:r>
      <w:r w:rsidR="00170BFF">
        <w:rPr>
          <w:rFonts w:ascii="Times New Roman" w:hAnsi="Times New Roman" w:cs="Times New Roman"/>
          <w:sz w:val="24"/>
          <w:szCs w:val="24"/>
          <w:highlight w:val="yellow"/>
        </w:rPr>
        <w:t>. T</w:t>
      </w:r>
      <w:r w:rsidRPr="00790166">
        <w:rPr>
          <w:rFonts w:ascii="Times New Roman" w:hAnsi="Times New Roman" w:cs="Times New Roman"/>
          <w:sz w:val="24"/>
          <w:szCs w:val="24"/>
          <w:highlight w:val="yellow"/>
        </w:rPr>
        <w: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w:t>
      </w:r>
      <w:r w:rsidR="00170BFF">
        <w:rPr>
          <w:rFonts w:ascii="Times New Roman" w:hAnsi="Times New Roman" w:cs="Times New Roman"/>
          <w:sz w:val="24"/>
          <w:szCs w:val="24"/>
          <w:highlight w:val="yellow"/>
        </w:rPr>
        <w:t xml:space="preserve">ce </w:t>
      </w:r>
      <w:r w:rsidRPr="00790166">
        <w:rPr>
          <w:rFonts w:ascii="Times New Roman" w:hAnsi="Times New Roman" w:cs="Times New Roman"/>
          <w:sz w:val="24"/>
          <w:szCs w:val="24"/>
          <w:highlight w:val="yellow"/>
        </w:rPr>
        <w:t>under various system uncertainties (e.g., random traffic volume input</w:t>
      </w:r>
      <w:r w:rsidR="00170BFF">
        <w:rPr>
          <w:rFonts w:ascii="Times New Roman" w:hAnsi="Times New Roman" w:cs="Times New Roman"/>
          <w:sz w:val="24"/>
          <w:szCs w:val="24"/>
          <w:highlight w:val="yellow"/>
        </w:rPr>
        <w:t>s</w:t>
      </w:r>
      <w:r w:rsidRPr="00790166">
        <w:rPr>
          <w:rFonts w:ascii="Times New Roman" w:hAnsi="Times New Roman" w:cs="Times New Roman"/>
          <w:sz w:val="24"/>
          <w:szCs w:val="24"/>
          <w:highlight w:val="yellow"/>
        </w:rPr>
        <w:t xml:space="preserve">, random </w:t>
      </w:r>
      <w:r w:rsidR="00170BFF">
        <w:rPr>
          <w:rFonts w:ascii="Times New Roman" w:hAnsi="Times New Roman" w:cs="Times New Roman"/>
          <w:sz w:val="24"/>
          <w:szCs w:val="24"/>
          <w:highlight w:val="yellow"/>
        </w:rPr>
        <w:t xml:space="preserve">driving and </w:t>
      </w:r>
      <w:r w:rsidRPr="00790166">
        <w:rPr>
          <w:rFonts w:ascii="Times New Roman" w:hAnsi="Times New Roman" w:cs="Times New Roman"/>
          <w:sz w:val="24"/>
          <w:szCs w:val="24"/>
          <w:highlight w:val="yellow"/>
        </w:rPr>
        <w:t>routing behavior</w:t>
      </w:r>
      <w:r w:rsidR="00170BFF">
        <w:rPr>
          <w:rFonts w:ascii="Times New Roman" w:hAnsi="Times New Roman" w:cs="Times New Roman"/>
          <w:sz w:val="24"/>
          <w:szCs w:val="24"/>
          <w:highlight w:val="yellow"/>
        </w:rPr>
        <w:t>s</w:t>
      </w:r>
      <w:r w:rsidRPr="00790166">
        <w:rPr>
          <w:rFonts w:ascii="Times New Roman" w:hAnsi="Times New Roman" w:cs="Times New Roman"/>
          <w:sz w:val="24"/>
          <w:szCs w:val="24"/>
          <w:highlight w:val="yellow"/>
        </w:rPr>
        <w:t>, et</w:t>
      </w:r>
      <w:r w:rsidRPr="00790166">
        <w:rPr>
          <w:rFonts w:ascii="Times New Roman" w:hAnsi="Times New Roman" w:cs="Times New Roman" w:hint="eastAsia"/>
          <w:sz w:val="24"/>
          <w:szCs w:val="24"/>
          <w:highlight w:val="yellow"/>
        </w:rPr>
        <w:t>c</w:t>
      </w:r>
      <w:r w:rsidRPr="00790166">
        <w:rPr>
          <w:rFonts w:ascii="Times New Roman" w:hAnsi="Times New Roman" w:cs="Times New Roman"/>
          <w:sz w:val="24"/>
          <w:szCs w:val="24"/>
          <w:highlight w:val="yellow"/>
        </w:rPr>
        <w:t>.).</w:t>
      </w:r>
      <w:r w:rsidRPr="005B7067">
        <w:rPr>
          <w:rFonts w:ascii="Times New Roman" w:hAnsi="Times New Roman" w:cs="Times New Roman"/>
          <w:sz w:val="24"/>
          <w:szCs w:val="24"/>
        </w:rPr>
        <w:t xml:space="preserve"> </w:t>
      </w:r>
      <w:r w:rsidRPr="005B7067">
        <w:rPr>
          <w:rFonts w:ascii="Times New Roman" w:hAnsi="Times New Roman" w:cs="Times New Roman"/>
          <w:sz w:val="24"/>
          <w:szCs w:val="24"/>
        </w:rPr>
        <w:t>The</w:t>
      </w:r>
      <w:r w:rsidR="00940572" w:rsidRPr="005B7067">
        <w:rPr>
          <w:rFonts w:ascii="Times New Roman" w:hAnsi="Times New Roman" w:cs="Times New Roman"/>
          <w:sz w:val="24"/>
          <w:szCs w:val="24"/>
        </w:rPr>
        <w:t>se tools</w:t>
      </w:r>
      <w:r w:rsidRPr="005B7067">
        <w:rPr>
          <w:rFonts w:ascii="Times New Roman" w:hAnsi="Times New Roman" w:cs="Times New Roman"/>
          <w:sz w:val="24"/>
          <w:szCs w:val="24"/>
        </w:rPr>
        <w:t xml:space="preserve"> are therefore often used to evaluate and compare a set of predetermined </w:t>
      </w:r>
      <w:r w:rsidR="00E40261" w:rsidRPr="005B7067">
        <w:rPr>
          <w:rFonts w:ascii="Times New Roman" w:hAnsi="Times New Roman" w:cs="Times New Roman"/>
          <w:sz w:val="24"/>
          <w:szCs w:val="24"/>
        </w:rPr>
        <w:t>solutions</w:t>
      </w:r>
      <w:r w:rsidRPr="005B7067">
        <w:rPr>
          <w:rFonts w:ascii="Times New Roman" w:hAnsi="Times New Roman" w:cs="Times New Roman"/>
          <w:sz w:val="24"/>
          <w:szCs w:val="24"/>
        </w:rPr>
        <w:t xml:space="preserve"> (e.g., traffic facility location</w:t>
      </w:r>
      <w:r w:rsidR="001F501D" w:rsidRPr="005B7067">
        <w:rPr>
          <w:rFonts w:ascii="Times New Roman" w:hAnsi="Times New Roman" w:cs="Times New Roman"/>
          <w:sz w:val="24"/>
          <w:szCs w:val="24"/>
        </w:rPr>
        <w:t>s</w:t>
      </w:r>
      <w:r w:rsidRPr="005B7067">
        <w:rPr>
          <w:rFonts w:ascii="Times New Roman" w:hAnsi="Times New Roman" w:cs="Times New Roman"/>
          <w:sz w:val="24"/>
          <w:szCs w:val="24"/>
        </w:rPr>
        <w:t xml:space="preserve"> or network design </w:t>
      </w:r>
      <w:r w:rsidR="001F501D" w:rsidRPr="005B7067">
        <w:rPr>
          <w:rFonts w:ascii="Times New Roman" w:hAnsi="Times New Roman" w:cs="Times New Roman"/>
          <w:sz w:val="24"/>
          <w:szCs w:val="24"/>
        </w:rPr>
        <w:t>plan</w:t>
      </w:r>
      <w:r w:rsidRPr="005B7067">
        <w:rPr>
          <w:rFonts w:ascii="Times New Roman" w:hAnsi="Times New Roman" w:cs="Times New Roman"/>
          <w:sz w:val="24"/>
          <w:szCs w:val="24"/>
        </w:rPr>
        <w:t>s)</w:t>
      </w:r>
      <w:r w:rsidRPr="005B7067">
        <w:t xml:space="preserve"> </w:t>
      </w:r>
      <w:r w:rsidRPr="005B7067">
        <w:rPr>
          <w:rFonts w:ascii="Times New Roman" w:hAnsi="Times New Roman" w:cs="Times New Roman"/>
          <w:sz w:val="24"/>
          <w:szCs w:val="24"/>
        </w:rPr>
        <w:t xml:space="preserve">in the context of what-if analysis or sensitivity analysis for better decision-making. </w:t>
      </w:r>
    </w:p>
    <w:p w14:paraId="63481EDF" w14:textId="77777777" w:rsidR="00790166" w:rsidRDefault="00790166" w:rsidP="00BB2282">
      <w:pPr>
        <w:rPr>
          <w:rFonts w:ascii="Times New Roman" w:hAnsi="Times New Roman" w:cs="Times New Roman"/>
          <w:sz w:val="24"/>
          <w:szCs w:val="24"/>
        </w:rPr>
      </w:pPr>
    </w:p>
    <w:p w14:paraId="4D24CD3C" w14:textId="7B2F5E78" w:rsidR="00BB2282" w:rsidRDefault="00BB2282" w:rsidP="00BB2282">
      <w:pPr>
        <w:rPr>
          <w:rFonts w:ascii="Times New Roman" w:hAnsi="Times New Roman" w:cs="Times New Roman"/>
          <w:sz w:val="24"/>
          <w:szCs w:val="24"/>
        </w:rPr>
      </w:pPr>
      <w:r w:rsidRPr="005B7067">
        <w:rPr>
          <w:rFonts w:ascii="Times New Roman" w:hAnsi="Times New Roman" w:cs="Times New Roman" w:hint="eastAsia"/>
          <w:sz w:val="24"/>
          <w:szCs w:val="24"/>
        </w:rPr>
        <w:t>However,</w:t>
      </w:r>
      <w:r w:rsidR="00940572" w:rsidRPr="005B7067">
        <w:rPr>
          <w:rFonts w:ascii="Times New Roman" w:hAnsi="Times New Roman" w:cs="Times New Roman"/>
          <w:sz w:val="24"/>
          <w:szCs w:val="24"/>
        </w:rPr>
        <w:t xml:space="preserve"> when the number of</w:t>
      </w:r>
      <w:r w:rsidR="00E40261" w:rsidRPr="005B7067">
        <w:rPr>
          <w:rFonts w:ascii="Times New Roman" w:hAnsi="Times New Roman" w:cs="Times New Roman"/>
          <w:sz w:val="24"/>
          <w:szCs w:val="24"/>
        </w:rPr>
        <w:t xml:space="preserve"> feasible or candidate solutions</w:t>
      </w:r>
      <w:r w:rsidR="00940572" w:rsidRPr="005B7067">
        <w:rPr>
          <w:rFonts w:ascii="Times New Roman" w:hAnsi="Times New Roman" w:cs="Times New Roman"/>
          <w:sz w:val="24"/>
          <w:szCs w:val="24"/>
        </w:rPr>
        <w:t xml:space="preserve"> becomes larg</w:t>
      </w:r>
      <w:r w:rsidR="00940572" w:rsidRPr="005B7067">
        <w:rPr>
          <w:rFonts w:ascii="Times New Roman" w:hAnsi="Times New Roman" w:cs="Times New Roman" w:hint="eastAsia"/>
          <w:sz w:val="24"/>
          <w:szCs w:val="24"/>
        </w:rPr>
        <w:t>e</w:t>
      </w:r>
      <w:r w:rsidR="00E40261" w:rsidRPr="005B7067">
        <w:rPr>
          <w:rFonts w:ascii="Times New Roman" w:hAnsi="Times New Roman" w:cs="Times New Roman"/>
          <w:sz w:val="24"/>
          <w:szCs w:val="24"/>
        </w:rPr>
        <w:t xml:space="preserve">, it is impractical or prohibitive to simulate all of them. </w:t>
      </w:r>
      <w:r w:rsidRPr="005B7067">
        <w:rPr>
          <w:rFonts w:ascii="Times New Roman" w:hAnsi="Times New Roman" w:cs="Times New Roman"/>
          <w:sz w:val="24"/>
          <w:szCs w:val="24"/>
        </w:rPr>
        <w:t>This is common in urban transportation problems which involve computationally expensive calibrated traffic</w:t>
      </w:r>
      <w:r>
        <w:rPr>
          <w:rFonts w:ascii="Times New Roman" w:hAnsi="Times New Roman" w:cs="Times New Roman"/>
          <w:sz w:val="24"/>
          <w:szCs w:val="24"/>
        </w:rPr>
        <w:t xml:space="preserve"> simulation model and h</w:t>
      </w:r>
      <w:r w:rsidRPr="008F77B1">
        <w:rPr>
          <w:rFonts w:ascii="Times New Roman" w:hAnsi="Times New Roman" w:cs="Times New Roman"/>
          <w:sz w:val="24"/>
          <w:szCs w:val="24"/>
        </w:rPr>
        <w:t>igh dimension</w:t>
      </w:r>
      <w:r>
        <w:rPr>
          <w:rFonts w:ascii="Times New Roman" w:hAnsi="Times New Roman" w:cs="Times New Roman"/>
          <w:sz w:val="24"/>
          <w:szCs w:val="24"/>
        </w:rPr>
        <w:t>al decision variables</w:t>
      </w:r>
      <w:r w:rsidR="00382FA9">
        <w:rPr>
          <w:rFonts w:ascii="Times New Roman" w:hAnsi="Times New Roman" w:cs="Times New Roman"/>
          <w:sz w:val="24"/>
          <w:szCs w:val="24"/>
        </w:rPr>
        <w:t xml:space="preserve">. For example, </w:t>
      </w:r>
      <w:r>
        <w:rPr>
          <w:rFonts w:ascii="Times New Roman" w:hAnsi="Times New Roman" w:cs="Times New Roman"/>
          <w:sz w:val="24"/>
          <w:szCs w:val="24"/>
        </w:rPr>
        <w:t xml:space="preserve">the network signal timing problem </w:t>
      </w:r>
      <w:r w:rsidR="006A4717">
        <w:rPr>
          <w:rFonts w:ascii="Times New Roman" w:hAnsi="Times New Roman" w:cs="Times New Roman"/>
          <w:sz w:val="24"/>
          <w:szCs w:val="24"/>
        </w:rPr>
        <w:t xml:space="preserve">needs to </w:t>
      </w:r>
      <w:r w:rsidR="00940572">
        <w:rPr>
          <w:rFonts w:ascii="Times New Roman" w:hAnsi="Times New Roman" w:cs="Times New Roman"/>
          <w:sz w:val="24"/>
          <w:szCs w:val="24"/>
        </w:rPr>
        <w:t>optimize the</w:t>
      </w:r>
      <w:r w:rsidR="006A4717">
        <w:rPr>
          <w:rFonts w:ascii="Times New Roman" w:hAnsi="Times New Roman" w:cs="Times New Roman"/>
          <w:sz w:val="24"/>
          <w:szCs w:val="24"/>
        </w:rPr>
        <w:t xml:space="preserve"> green time</w:t>
      </w:r>
      <w:r w:rsidR="005F7814">
        <w:rPr>
          <w:rFonts w:ascii="Times New Roman" w:hAnsi="Times New Roman" w:cs="Times New Roman"/>
          <w:sz w:val="24"/>
          <w:szCs w:val="24"/>
        </w:rPr>
        <w:t>s</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of</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all the</w:t>
      </w:r>
      <w:r w:rsidR="006A4717">
        <w:rPr>
          <w:rFonts w:ascii="Times New Roman" w:hAnsi="Times New Roman" w:cs="Times New Roman"/>
          <w:sz w:val="24"/>
          <w:szCs w:val="24"/>
        </w:rPr>
        <w:t xml:space="preserve"> phase</w:t>
      </w:r>
      <w:r w:rsidR="005F7814">
        <w:rPr>
          <w:rFonts w:ascii="Times New Roman" w:hAnsi="Times New Roman" w:cs="Times New Roman"/>
          <w:sz w:val="24"/>
          <w:szCs w:val="24"/>
        </w:rPr>
        <w:t xml:space="preserve">s </w:t>
      </w:r>
      <w:r w:rsidR="00E40261">
        <w:rPr>
          <w:rFonts w:ascii="Times New Roman" w:hAnsi="Times New Roman" w:cs="Times New Roman"/>
          <w:sz w:val="24"/>
          <w:szCs w:val="24"/>
        </w:rPr>
        <w:t xml:space="preserve">at </w:t>
      </w:r>
      <w:r w:rsidR="005F7814">
        <w:rPr>
          <w:rFonts w:ascii="Times New Roman" w:hAnsi="Times New Roman" w:cs="Times New Roman"/>
          <w:sz w:val="24"/>
          <w:szCs w:val="24"/>
        </w:rPr>
        <w:t>all the intersections in the network</w:t>
      </w:r>
      <w:r w:rsidR="002D36D6">
        <w:rPr>
          <w:rFonts w:ascii="Times New Roman" w:hAnsi="Times New Roman" w:cs="Times New Roman"/>
          <w:sz w:val="24"/>
          <w:szCs w:val="24"/>
        </w:rPr>
        <w:t xml:space="preserve"> </w:t>
      </w:r>
      <w:r w:rsidR="002D36D6">
        <w:rPr>
          <w:rFonts w:ascii="Times New Roman" w:hAnsi="Times New Roman" w:cs="Times New Roman"/>
          <w:sz w:val="24"/>
          <w:szCs w:val="24"/>
          <w:highlight w:val="yellow"/>
        </w:rPr>
        <w:t>(</w:t>
      </w:r>
      <w:r w:rsidR="002F1473" w:rsidRPr="00AA5314">
        <w:rPr>
          <w:rFonts w:ascii="Times New Roman" w:hAnsi="Times New Roman" w:cs="Times New Roman"/>
          <w:sz w:val="24"/>
          <w:szCs w:val="24"/>
          <w:highlight w:val="yellow"/>
        </w:rPr>
        <w:t xml:space="preserve">Osorio and </w:t>
      </w:r>
      <w:proofErr w:type="spellStart"/>
      <w:r w:rsidR="002F1473" w:rsidRPr="00AA5314">
        <w:rPr>
          <w:rFonts w:ascii="Times New Roman" w:hAnsi="Times New Roman" w:cs="Times New Roman"/>
          <w:sz w:val="24"/>
          <w:szCs w:val="24"/>
          <w:highlight w:val="yellow"/>
        </w:rPr>
        <w:t>Bierlaire</w:t>
      </w:r>
      <w:proofErr w:type="spellEnd"/>
      <w:r w:rsidR="002F1473" w:rsidRPr="00AA5314">
        <w:rPr>
          <w:rFonts w:ascii="Times New Roman" w:hAnsi="Times New Roman" w:cs="Times New Roman"/>
          <w:sz w:val="24"/>
          <w:szCs w:val="24"/>
          <w:highlight w:val="yellow"/>
        </w:rPr>
        <w:t>, 2013</w:t>
      </w:r>
      <w:r w:rsidR="002F1473">
        <w:rPr>
          <w:rFonts w:ascii="Times New Roman" w:hAnsi="Times New Roman" w:cs="Times New Roman"/>
          <w:sz w:val="24"/>
          <w:szCs w:val="24"/>
          <w:highlight w:val="yellow"/>
        </w:rPr>
        <w:t xml:space="preserve">, </w:t>
      </w:r>
      <w:r w:rsidR="002F1473">
        <w:rPr>
          <w:rFonts w:ascii="Times New Roman" w:hAnsi="Times New Roman" w:cs="Times New Roman" w:hint="eastAsia"/>
          <w:sz w:val="24"/>
          <w:szCs w:val="24"/>
          <w:highlight w:val="yellow"/>
        </w:rPr>
        <w:t>Zheng</w:t>
      </w:r>
      <w:r w:rsidR="00F851DB">
        <w:rPr>
          <w:rFonts w:ascii="Times New Roman" w:hAnsi="Times New Roman" w:cs="Times New Roman"/>
          <w:sz w:val="24"/>
          <w:szCs w:val="24"/>
          <w:highlight w:val="yellow"/>
        </w:rPr>
        <w:t xml:space="preserve"> et al</w:t>
      </w:r>
      <w:r w:rsidR="0026118E">
        <w:rPr>
          <w:rFonts w:ascii="Times New Roman" w:hAnsi="Times New Roman" w:cs="Times New Roman"/>
          <w:sz w:val="24"/>
          <w:szCs w:val="24"/>
          <w:highlight w:val="yellow"/>
        </w:rPr>
        <w:t xml:space="preserve">. </w:t>
      </w:r>
      <w:r w:rsidR="0087213D">
        <w:rPr>
          <w:rFonts w:ascii="Times New Roman" w:hAnsi="Times New Roman" w:cs="Times New Roman"/>
          <w:sz w:val="24"/>
          <w:szCs w:val="24"/>
          <w:highlight w:val="yellow"/>
        </w:rPr>
        <w:t xml:space="preserve">2019, </w:t>
      </w:r>
      <w:r w:rsidR="00F851DB">
        <w:rPr>
          <w:rFonts w:ascii="Times New Roman" w:hAnsi="Times New Roman" w:cs="Times New Roman"/>
          <w:sz w:val="24"/>
          <w:szCs w:val="24"/>
          <w:highlight w:val="yellow"/>
        </w:rPr>
        <w:t>2021</w:t>
      </w:r>
      <w:r w:rsidR="002D36D6">
        <w:rPr>
          <w:rFonts w:ascii="Times New Roman" w:hAnsi="Times New Roman" w:cs="Times New Roman"/>
          <w:sz w:val="24"/>
          <w:szCs w:val="24"/>
          <w:highlight w:val="yellow"/>
        </w:rPr>
        <w:t>)</w:t>
      </w:r>
      <w:r w:rsidR="005F7814">
        <w:rPr>
          <w:rFonts w:ascii="Times New Roman" w:hAnsi="Times New Roman" w:cs="Times New Roman"/>
          <w:sz w:val="24"/>
          <w:szCs w:val="24"/>
        </w:rPr>
        <w:t xml:space="preserve">, </w:t>
      </w:r>
      <w:r w:rsidR="00940572">
        <w:rPr>
          <w:rFonts w:ascii="Times New Roman" w:hAnsi="Times New Roman" w:cs="Times New Roman"/>
          <w:sz w:val="24"/>
          <w:szCs w:val="24"/>
        </w:rPr>
        <w:t>leading to a huge number of feasible solutions</w:t>
      </w:r>
      <w:r w:rsidR="004C05E7">
        <w:rPr>
          <w:rFonts w:ascii="Times New Roman" w:hAnsi="Times New Roman" w:cs="Times New Roman"/>
          <w:sz w:val="24"/>
          <w:szCs w:val="24"/>
        </w:rPr>
        <w:t xml:space="preserve">, which generally grows exponentially in problem dimension </w:t>
      </w:r>
      <w:r w:rsidR="004C05E7" w:rsidRPr="00077324">
        <w:rPr>
          <w:rFonts w:ascii="Times New Roman" w:hAnsi="Times New Roman" w:cs="Times New Roman"/>
          <w:sz w:val="24"/>
          <w:szCs w:val="24"/>
          <w:highlight w:val="yellow"/>
        </w:rPr>
        <w:t>(</w:t>
      </w:r>
      <w:r w:rsidR="004C05E7">
        <w:rPr>
          <w:rFonts w:ascii="Times New Roman" w:hAnsi="Times New Roman" w:cs="Times New Roman" w:hint="eastAsia"/>
          <w:sz w:val="24"/>
          <w:szCs w:val="24"/>
          <w:highlight w:val="yellow"/>
        </w:rPr>
        <w:t>Li</w:t>
      </w:r>
      <w:r w:rsidR="004C05E7">
        <w:rPr>
          <w:rFonts w:ascii="Times New Roman" w:hAnsi="Times New Roman" w:cs="Times New Roman"/>
          <w:sz w:val="24"/>
          <w:szCs w:val="24"/>
          <w:highlight w:val="yellow"/>
        </w:rPr>
        <w:t xml:space="preserve"> et al., 2015</w:t>
      </w:r>
      <w:r w:rsidR="004C05E7" w:rsidRPr="00077324">
        <w:rPr>
          <w:rFonts w:ascii="Times New Roman" w:hAnsi="Times New Roman" w:cs="Times New Roman"/>
          <w:sz w:val="24"/>
          <w:szCs w:val="24"/>
          <w:highlight w:val="yellow"/>
        </w:rPr>
        <w:t>)</w:t>
      </w:r>
      <w:r>
        <w:rPr>
          <w:rFonts w:ascii="Times New Roman" w:hAnsi="Times New Roman" w:cs="Times New Roman"/>
          <w:sz w:val="24"/>
          <w:szCs w:val="24"/>
        </w:rPr>
        <w:t xml:space="preserve">. </w:t>
      </w:r>
      <w:r w:rsidR="001B4857">
        <w:rPr>
          <w:rFonts w:ascii="Times New Roman" w:hAnsi="Times New Roman" w:cs="Times New Roman"/>
          <w:sz w:val="24"/>
          <w:szCs w:val="24"/>
        </w:rPr>
        <w:t>Simple enumeration is even less applicable w</w:t>
      </w:r>
      <w:r w:rsidR="00940572">
        <w:rPr>
          <w:rFonts w:ascii="Times New Roman" w:hAnsi="Times New Roman" w:cs="Times New Roman"/>
          <w:sz w:val="24"/>
          <w:szCs w:val="24"/>
        </w:rPr>
        <w:t xml:space="preserve">hen simulations are stochastic, </w:t>
      </w:r>
      <w:r w:rsidR="002D36D6">
        <w:rPr>
          <w:rFonts w:ascii="Times New Roman" w:hAnsi="Times New Roman" w:cs="Times New Roman"/>
          <w:sz w:val="24"/>
          <w:szCs w:val="24"/>
        </w:rPr>
        <w:t xml:space="preserve">as </w:t>
      </w:r>
      <w:r>
        <w:rPr>
          <w:rFonts w:ascii="Times New Roman" w:hAnsi="Times New Roman" w:cs="Times New Roman"/>
          <w:sz w:val="24"/>
          <w:szCs w:val="24"/>
        </w:rPr>
        <w:t>each simulation run</w:t>
      </w:r>
      <w:r w:rsidR="00D02A14">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D02A14">
        <w:rPr>
          <w:rFonts w:ascii="Times New Roman" w:hAnsi="Times New Roman" w:cs="Times New Roman"/>
          <w:sz w:val="24"/>
          <w:szCs w:val="24"/>
        </w:rPr>
        <w:t xml:space="preserve">gives </w:t>
      </w:r>
      <w:r>
        <w:rPr>
          <w:rFonts w:ascii="Times New Roman" w:hAnsi="Times New Roman" w:cs="Times New Roman"/>
          <w:sz w:val="24"/>
          <w:szCs w:val="24"/>
        </w:rPr>
        <w:t xml:space="preserve">a noisy observation of the underlying quality of a solution. For </w:t>
      </w:r>
      <w:r w:rsidR="00EB663E">
        <w:rPr>
          <w:rFonts w:ascii="Times New Roman" w:hAnsi="Times New Roman" w:cs="Times New Roman"/>
          <w:sz w:val="24"/>
          <w:szCs w:val="24"/>
        </w:rPr>
        <w:t xml:space="preserve">such </w:t>
      </w:r>
      <w:r>
        <w:rPr>
          <w:rFonts w:ascii="Times New Roman" w:hAnsi="Times New Roman" w:cs="Times New Roman"/>
          <w:sz w:val="24"/>
          <w:szCs w:val="24"/>
        </w:rPr>
        <w:t xml:space="preserve">problems with large number of alternatives or measurement noises, </w:t>
      </w:r>
      <w:r w:rsidRPr="008F77B1">
        <w:rPr>
          <w:rFonts w:ascii="Times New Roman" w:hAnsi="Times New Roman" w:cs="Times New Roman"/>
          <w:sz w:val="24"/>
          <w:szCs w:val="24"/>
        </w:rPr>
        <w:t>research framework of simulation-</w:t>
      </w:r>
      <w:r w:rsidRPr="005B7067">
        <w:rPr>
          <w:rFonts w:ascii="Times New Roman" w:hAnsi="Times New Roman" w:cs="Times New Roman"/>
          <w:sz w:val="24"/>
          <w:szCs w:val="24"/>
        </w:rPr>
        <w:t xml:space="preserve">based </w:t>
      </w:r>
      <w:commentRangeStart w:id="97"/>
      <w:r w:rsidRPr="005B7067">
        <w:rPr>
          <w:rFonts w:ascii="Times New Roman" w:hAnsi="Times New Roman" w:cs="Times New Roman"/>
          <w:sz w:val="24"/>
          <w:szCs w:val="24"/>
        </w:rPr>
        <w:t>optimization (SO) was proposed</w:t>
      </w:r>
      <w:commentRangeEnd w:id="97"/>
      <w:r w:rsidRPr="005B7067">
        <w:rPr>
          <w:rStyle w:val="a3"/>
        </w:rPr>
        <w:commentReference w:id="97"/>
      </w:r>
      <w:r w:rsidRPr="005B7067">
        <w:rPr>
          <w:rFonts w:ascii="Times New Roman" w:hAnsi="Times New Roman" w:cs="Times New Roman"/>
          <w:sz w:val="24"/>
          <w:szCs w:val="24"/>
        </w:rPr>
        <w:t>, which design algorithms that seek good solutions</w:t>
      </w:r>
      <w:r>
        <w:rPr>
          <w:rFonts w:ascii="Times New Roman" w:hAnsi="Times New Roman" w:cs="Times New Roman"/>
          <w:sz w:val="24"/>
          <w:szCs w:val="24"/>
        </w:rPr>
        <w:t xml:space="preserve"> </w:t>
      </w:r>
      <w:r w:rsidR="00D02A14">
        <w:rPr>
          <w:rFonts w:ascii="Times New Roman" w:hAnsi="Times New Roman" w:cs="Times New Roman"/>
          <w:sz w:val="24"/>
          <w:szCs w:val="24"/>
        </w:rPr>
        <w:t>quickly</w:t>
      </w:r>
      <w:r>
        <w:rPr>
          <w:rFonts w:ascii="Times New Roman" w:hAnsi="Times New Roman" w:cs="Times New Roman"/>
          <w:sz w:val="24"/>
          <w:szCs w:val="24"/>
        </w:rPr>
        <w:t>. SO has been a</w:t>
      </w:r>
      <w:r w:rsidR="001B4857">
        <w:rPr>
          <w:rFonts w:ascii="Times New Roman" w:hAnsi="Times New Roman" w:cs="Times New Roman"/>
          <w:sz w:val="24"/>
          <w:szCs w:val="24"/>
        </w:rPr>
        <w:t xml:space="preserve">n increasingly </w:t>
      </w:r>
      <w:r>
        <w:rPr>
          <w:rFonts w:ascii="Times New Roman" w:hAnsi="Times New Roman" w:cs="Times New Roman"/>
          <w:sz w:val="24"/>
          <w:szCs w:val="24"/>
        </w:rPr>
        <w:t xml:space="preserve">hot </w:t>
      </w:r>
      <w:r w:rsidR="00EB663E">
        <w:rPr>
          <w:rFonts w:ascii="Times New Roman" w:hAnsi="Times New Roman" w:cs="Times New Roman"/>
          <w:sz w:val="24"/>
          <w:szCs w:val="24"/>
        </w:rPr>
        <w:t xml:space="preserve">research </w:t>
      </w:r>
      <w:r w:rsidR="001B4857">
        <w:rPr>
          <w:rFonts w:ascii="Times New Roman" w:hAnsi="Times New Roman" w:cs="Times New Roman"/>
          <w:sz w:val="24"/>
          <w:szCs w:val="24"/>
        </w:rPr>
        <w:t>topic</w:t>
      </w:r>
      <w:r w:rsidR="00EB663E">
        <w:rPr>
          <w:rFonts w:ascii="Times New Roman" w:hAnsi="Times New Roman" w:cs="Times New Roman"/>
          <w:sz w:val="24"/>
          <w:szCs w:val="24"/>
        </w:rPr>
        <w:t>,</w:t>
      </w:r>
      <w:r>
        <w:rPr>
          <w:rFonts w:ascii="Times New Roman" w:hAnsi="Times New Roman" w:cs="Times New Roman"/>
          <w:sz w:val="24"/>
          <w:szCs w:val="24"/>
        </w:rPr>
        <w:t xml:space="preserve"> </w:t>
      </w:r>
      <w:r w:rsidR="00D02A14">
        <w:rPr>
          <w:rFonts w:ascii="Times New Roman" w:hAnsi="Times New Roman" w:cs="Times New Roman"/>
          <w:sz w:val="24"/>
          <w:szCs w:val="24"/>
        </w:rPr>
        <w:t xml:space="preserve">see </w:t>
      </w:r>
      <w:r>
        <w:rPr>
          <w:rFonts w:ascii="Times New Roman" w:hAnsi="Times New Roman" w:cs="Times New Roman"/>
          <w:sz w:val="24"/>
          <w:szCs w:val="24"/>
        </w:rPr>
        <w:t xml:space="preserve">relevant reviews </w:t>
      </w:r>
      <w:r>
        <w:rPr>
          <w:rFonts w:ascii="Times New Roman" w:hAnsi="Times New Roman" w:cs="Times New Roman"/>
          <w:sz w:val="24"/>
          <w:szCs w:val="24"/>
          <w:highlight w:val="yellow"/>
        </w:rPr>
        <w:t>(***).</w:t>
      </w:r>
    </w:p>
    <w:p w14:paraId="17E261B9" w14:textId="77777777" w:rsidR="00BB2282" w:rsidRDefault="00BB2282" w:rsidP="00BB2282">
      <w:pPr>
        <w:rPr>
          <w:rFonts w:ascii="Times New Roman" w:hAnsi="Times New Roman" w:cs="Times New Roman"/>
          <w:sz w:val="24"/>
          <w:szCs w:val="24"/>
        </w:rPr>
      </w:pPr>
    </w:p>
    <w:p w14:paraId="26E89504" w14:textId="175B06C4" w:rsidR="00BB2282" w:rsidRDefault="00BB2282" w:rsidP="00BB2282">
      <w:pPr>
        <w:rPr>
          <w:rFonts w:ascii="Times New Roman" w:hAnsi="Times New Roman" w:cs="Times New Roman"/>
          <w:sz w:val="24"/>
          <w:szCs w:val="24"/>
        </w:rPr>
      </w:pPr>
      <w:r>
        <w:rPr>
          <w:rFonts w:ascii="Times New Roman" w:hAnsi="Times New Roman" w:cs="Times New Roman" w:hint="eastAsia"/>
          <w:sz w:val="24"/>
          <w:szCs w:val="24"/>
        </w:rPr>
        <w:t xml:space="preserve">In </w:t>
      </w:r>
      <w:r>
        <w:rPr>
          <w:rFonts w:ascii="Times New Roman" w:hAnsi="Times New Roman" w:cs="Times New Roman"/>
          <w:sz w:val="24"/>
          <w:szCs w:val="24"/>
        </w:rPr>
        <w:t xml:space="preserve">addition to the abovementioned challenges, urban transportation problems often involve multiple performance measures or criteria </w:t>
      </w:r>
      <w:r w:rsidRPr="00425B97">
        <w:rPr>
          <w:rFonts w:ascii="Times New Roman" w:hAnsi="Times New Roman" w:cs="Times New Roman"/>
          <w:sz w:val="24"/>
          <w:szCs w:val="24"/>
          <w:highlight w:val="yellow"/>
        </w:rPr>
        <w:t>(</w:t>
      </w:r>
      <w:r>
        <w:rPr>
          <w:rFonts w:ascii="Times New Roman" w:hAnsi="Times New Roman" w:cs="Times New Roman"/>
          <w:sz w:val="24"/>
          <w:szCs w:val="24"/>
          <w:highlight w:val="yellow"/>
        </w:rPr>
        <w:t>Zheng</w:t>
      </w:r>
      <w:r w:rsidR="00F20F81">
        <w:rPr>
          <w:rFonts w:ascii="Times New Roman" w:hAnsi="Times New Roman" w:cs="Times New Roman"/>
          <w:sz w:val="24"/>
          <w:szCs w:val="24"/>
          <w:highlight w:val="yellow"/>
        </w:rPr>
        <w:t xml:space="preserve"> et al., </w:t>
      </w:r>
      <w:r>
        <w:rPr>
          <w:rFonts w:ascii="Times New Roman" w:hAnsi="Times New Roman" w:cs="Times New Roman"/>
          <w:sz w:val="24"/>
          <w:szCs w:val="24"/>
          <w:highlight w:val="yellow"/>
        </w:rPr>
        <w:t>2019</w:t>
      </w:r>
      <w:r w:rsidR="00F20F81">
        <w:rPr>
          <w:rFonts w:ascii="Times New Roman" w:hAnsi="Times New Roman" w:cs="Times New Roman" w:hint="eastAsia"/>
          <w:sz w:val="24"/>
          <w:szCs w:val="24"/>
          <w:highlight w:val="yellow"/>
        </w:rPr>
        <w:t>.</w:t>
      </w:r>
      <w:r w:rsidR="00F20F81">
        <w:rPr>
          <w:rFonts w:ascii="Times New Roman" w:hAnsi="Times New Roman" w:cs="Times New Roman"/>
          <w:sz w:val="24"/>
          <w:szCs w:val="24"/>
          <w:highlight w:val="yellow"/>
        </w:rPr>
        <w:t>..</w:t>
      </w:r>
      <w:r w:rsidRPr="00425B97">
        <w:rPr>
          <w:rFonts w:ascii="Times New Roman" w:hAnsi="Times New Roman" w:cs="Times New Roman"/>
          <w:sz w:val="24"/>
          <w:szCs w:val="24"/>
          <w:highlight w:val="yellow"/>
        </w:rPr>
        <w:t>)</w:t>
      </w:r>
      <w:r w:rsidRPr="00425B97">
        <w:rPr>
          <w:rFonts w:ascii="Times New Roman" w:hAnsi="Times New Roman" w:cs="Times New Roman"/>
          <w:sz w:val="24"/>
          <w:szCs w:val="24"/>
        </w:rPr>
        <w:t xml:space="preserve">, such as </w:t>
      </w:r>
      <w:r w:rsidRPr="008F77B1">
        <w:rPr>
          <w:rFonts w:ascii="Times New Roman" w:hAnsi="Times New Roman" w:cs="Times New Roman"/>
          <w:sz w:val="24"/>
          <w:szCs w:val="24"/>
        </w:rPr>
        <w:t>traffic efficiency, safety, environment</w:t>
      </w:r>
      <w:r>
        <w:rPr>
          <w:rFonts w:ascii="Times New Roman" w:hAnsi="Times New Roman" w:cs="Times New Roman"/>
          <w:sz w:val="24"/>
          <w:szCs w:val="24"/>
        </w:rPr>
        <w:t>al impact</w:t>
      </w:r>
      <w:r w:rsidRPr="008F77B1">
        <w:rPr>
          <w:rFonts w:ascii="Times New Roman" w:hAnsi="Times New Roman" w:cs="Times New Roman"/>
          <w:sz w:val="24"/>
          <w:szCs w:val="24"/>
        </w:rPr>
        <w:t xml:space="preserve"> and equity</w:t>
      </w:r>
      <w:r>
        <w:rPr>
          <w:rFonts w:ascii="Times New Roman" w:hAnsi="Times New Roman" w:cs="Times New Roman"/>
          <w:sz w:val="24"/>
          <w:szCs w:val="24"/>
        </w:rPr>
        <w:t>. Some of these performance measures are the primary objectives to be optimized, such as the total travel time on the network, wh</w:t>
      </w:r>
      <w:r w:rsidR="007244ED">
        <w:rPr>
          <w:rFonts w:ascii="Times New Roman" w:hAnsi="Times New Roman" w:cs="Times New Roman"/>
          <w:sz w:val="24"/>
          <w:szCs w:val="24"/>
        </w:rPr>
        <w:t>ereas</w:t>
      </w:r>
      <w:r>
        <w:rPr>
          <w:rFonts w:ascii="Times New Roman" w:hAnsi="Times New Roman" w:cs="Times New Roman"/>
          <w:sz w:val="24"/>
          <w:szCs w:val="24"/>
        </w:rPr>
        <w:t xml:space="preserve"> others have to satisfy some control target</w:t>
      </w:r>
      <w:r w:rsidR="000418AA">
        <w:rPr>
          <w:rFonts w:ascii="Times New Roman" w:hAnsi="Times New Roman" w:cs="Times New Roman"/>
          <w:sz w:val="24"/>
          <w:szCs w:val="24"/>
        </w:rPr>
        <w:t>s</w:t>
      </w:r>
      <w:r>
        <w:rPr>
          <w:rFonts w:ascii="Times New Roman" w:hAnsi="Times New Roman" w:cs="Times New Roman"/>
          <w:sz w:val="24"/>
          <w:szCs w:val="24"/>
        </w:rPr>
        <w:t xml:space="preserve"> such as the total </w:t>
      </w:r>
      <w:r w:rsidR="007244ED">
        <w:rPr>
          <w:rFonts w:ascii="Times New Roman" w:hAnsi="Times New Roman" w:cs="Times New Roman"/>
          <w:sz w:val="24"/>
          <w:szCs w:val="24"/>
        </w:rPr>
        <w:t xml:space="preserve">traffic </w:t>
      </w:r>
      <w:r>
        <w:rPr>
          <w:rFonts w:ascii="Times New Roman" w:hAnsi="Times New Roman" w:cs="Times New Roman"/>
          <w:sz w:val="24"/>
          <w:szCs w:val="24"/>
        </w:rPr>
        <w:t>emission</w:t>
      </w:r>
      <w:r w:rsidR="007244ED">
        <w:rPr>
          <w:rFonts w:ascii="Times New Roman" w:hAnsi="Times New Roman" w:cs="Times New Roman"/>
          <w:sz w:val="24"/>
          <w:szCs w:val="24"/>
        </w:rPr>
        <w:t>s</w:t>
      </w:r>
      <w:r>
        <w:rPr>
          <w:rFonts w:ascii="Times New Roman" w:hAnsi="Times New Roman" w:cs="Times New Roman"/>
          <w:sz w:val="24"/>
          <w:szCs w:val="24"/>
        </w:rPr>
        <w:t xml:space="preserve"> on the network. </w:t>
      </w:r>
      <w:r w:rsidR="008F0A65">
        <w:rPr>
          <w:rFonts w:ascii="Times New Roman" w:hAnsi="Times New Roman" w:cs="Times New Roman"/>
          <w:sz w:val="24"/>
          <w:szCs w:val="24"/>
        </w:rPr>
        <w:t>Moreover,</w:t>
      </w:r>
      <w:r>
        <w:rPr>
          <w:rFonts w:ascii="Times New Roman" w:hAnsi="Times New Roman" w:cs="Times New Roman"/>
          <w:sz w:val="24"/>
          <w:szCs w:val="24"/>
        </w:rPr>
        <w:t xml:space="preserve"> these performance measures are </w:t>
      </w:r>
      <w:r w:rsidRPr="0043068C">
        <w:rPr>
          <w:rFonts w:ascii="Times New Roman" w:hAnsi="Times New Roman" w:cs="Times New Roman"/>
          <w:sz w:val="24"/>
          <w:szCs w:val="24"/>
        </w:rPr>
        <w:t>typically stochastic with very limited prior information about their distributions</w:t>
      </w:r>
      <w:r w:rsidR="008F0A65">
        <w:rPr>
          <w:rFonts w:ascii="Times New Roman" w:hAnsi="Times New Roman" w:cs="Times New Roman"/>
          <w:sz w:val="24"/>
          <w:szCs w:val="24"/>
        </w:rPr>
        <w:t xml:space="preserve">, </w:t>
      </w:r>
      <w:r w:rsidR="002D215D">
        <w:rPr>
          <w:rFonts w:ascii="Times New Roman" w:hAnsi="Times New Roman" w:cs="Times New Roman"/>
          <w:sz w:val="24"/>
          <w:szCs w:val="24"/>
        </w:rPr>
        <w:t xml:space="preserve">making </w:t>
      </w:r>
      <w:r w:rsidR="008F0A65">
        <w:rPr>
          <w:rFonts w:ascii="Times New Roman" w:hAnsi="Times New Roman" w:cs="Times New Roman"/>
          <w:sz w:val="24"/>
          <w:szCs w:val="24"/>
        </w:rPr>
        <w:t>the problem</w:t>
      </w:r>
      <w:r w:rsidR="002D215D">
        <w:rPr>
          <w:rFonts w:ascii="Times New Roman" w:hAnsi="Times New Roman" w:cs="Times New Roman"/>
          <w:sz w:val="24"/>
          <w:szCs w:val="24"/>
        </w:rPr>
        <w:t xml:space="preserve"> harder</w:t>
      </w:r>
      <w:r w:rsidRPr="0043068C">
        <w:rPr>
          <w:rFonts w:ascii="Times New Roman" w:hAnsi="Times New Roman" w:cs="Times New Roman"/>
          <w:sz w:val="24"/>
          <w:szCs w:val="24"/>
        </w:rPr>
        <w:t>. So, there is</w:t>
      </w:r>
      <w:r w:rsidR="000418AA" w:rsidRPr="0043068C">
        <w:rPr>
          <w:rFonts w:ascii="Times New Roman" w:hAnsi="Times New Roman" w:cs="Times New Roman"/>
          <w:sz w:val="24"/>
          <w:szCs w:val="24"/>
        </w:rPr>
        <w:t xml:space="preserve"> an </w:t>
      </w:r>
      <w:r w:rsidRPr="0043068C">
        <w:rPr>
          <w:rFonts w:ascii="Times New Roman" w:hAnsi="Times New Roman" w:cs="Times New Roman"/>
          <w:sz w:val="24"/>
          <w:szCs w:val="24"/>
        </w:rPr>
        <w:t xml:space="preserve">urgent need for novel </w:t>
      </w:r>
      <w:r w:rsidR="0043068C">
        <w:rPr>
          <w:rFonts w:ascii="Times New Roman" w:hAnsi="Times New Roman" w:cs="Times New Roman"/>
          <w:sz w:val="24"/>
          <w:szCs w:val="24"/>
        </w:rPr>
        <w:t>a</w:t>
      </w:r>
      <w:r w:rsidRPr="0043068C">
        <w:rPr>
          <w:rFonts w:ascii="Times New Roman" w:hAnsi="Times New Roman" w:cs="Times New Roman"/>
          <w:sz w:val="24"/>
          <w:szCs w:val="24"/>
        </w:rPr>
        <w:t xml:space="preserve">lgorithms </w:t>
      </w:r>
      <w:r w:rsidR="0043068C">
        <w:rPr>
          <w:rFonts w:ascii="Times New Roman" w:hAnsi="Times New Roman" w:cs="Times New Roman"/>
          <w:sz w:val="24"/>
          <w:szCs w:val="24"/>
        </w:rPr>
        <w:t>tackling stochastic constrained multi-objective</w:t>
      </w:r>
      <w:r w:rsidRPr="0043068C">
        <w:rPr>
          <w:rFonts w:ascii="Times New Roman" w:hAnsi="Times New Roman" w:cs="Times New Roman"/>
          <w:sz w:val="24"/>
          <w:szCs w:val="24"/>
        </w:rPr>
        <w:t xml:space="preserve"> </w:t>
      </w:r>
      <w:r w:rsidR="00D31751" w:rsidRPr="0043068C">
        <w:rPr>
          <w:rFonts w:ascii="Times New Roman" w:hAnsi="Times New Roman" w:cs="Times New Roman"/>
          <w:sz w:val="24"/>
          <w:szCs w:val="24"/>
        </w:rPr>
        <w:t>problems</w:t>
      </w:r>
      <w:r w:rsidRPr="0043068C">
        <w:rPr>
          <w:rFonts w:ascii="Times New Roman" w:hAnsi="Times New Roman" w:cs="Times New Roman"/>
          <w:sz w:val="24"/>
          <w:szCs w:val="24"/>
        </w:rPr>
        <w:t xml:space="preserve"> </w:t>
      </w:r>
      <w:r w:rsidR="0043068C" w:rsidRPr="0043068C">
        <w:rPr>
          <w:rFonts w:ascii="Times New Roman" w:hAnsi="Times New Roman" w:cs="Times New Roman"/>
          <w:sz w:val="24"/>
          <w:szCs w:val="24"/>
        </w:rPr>
        <w:t>arise in u</w:t>
      </w:r>
      <w:r w:rsidR="00233D96">
        <w:rPr>
          <w:rFonts w:ascii="Times New Roman" w:hAnsi="Times New Roman" w:cs="Times New Roman"/>
          <w:sz w:val="24"/>
          <w:szCs w:val="24"/>
        </w:rPr>
        <w:t xml:space="preserve">rban </w:t>
      </w:r>
      <w:r w:rsidR="0043068C" w:rsidRPr="0043068C">
        <w:rPr>
          <w:rFonts w:ascii="Times New Roman" w:hAnsi="Times New Roman" w:cs="Times New Roman"/>
          <w:sz w:val="24"/>
          <w:szCs w:val="24"/>
        </w:rPr>
        <w:t>transportation systems</w:t>
      </w:r>
      <w:r w:rsidRPr="0043068C">
        <w:rPr>
          <w:rFonts w:ascii="Times New Roman" w:hAnsi="Times New Roman" w:cs="Times New Roman"/>
          <w:sz w:val="24"/>
          <w:szCs w:val="24"/>
        </w:rPr>
        <w:t>.</w:t>
      </w:r>
      <w:r>
        <w:rPr>
          <w:rFonts w:ascii="Times New Roman" w:hAnsi="Times New Roman" w:cs="Times New Roman"/>
          <w:sz w:val="24"/>
          <w:szCs w:val="24"/>
        </w:rPr>
        <w:t xml:space="preserve"> To this end, this study will focus on urban transportation problems</w:t>
      </w:r>
      <w:r w:rsidR="008D0B5A">
        <w:rPr>
          <w:rFonts w:ascii="Times New Roman" w:hAnsi="Times New Roman" w:cs="Times New Roman"/>
          <w:sz w:val="24"/>
          <w:szCs w:val="24"/>
        </w:rPr>
        <w:t xml:space="preserve"> in the following form</w:t>
      </w:r>
      <w:r>
        <w:rPr>
          <w:rFonts w:ascii="Times New Roman" w:hAnsi="Times New Roman" w:cs="Times New Roman"/>
          <w:sz w:val="24"/>
          <w:szCs w:val="24"/>
        </w:rPr>
        <w:t>:</w:t>
      </w:r>
    </w:p>
    <w:p w14:paraId="43A988E7" w14:textId="063F2BFE" w:rsidR="00BB2282" w:rsidRDefault="00000000" w:rsidP="00BB2282">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                    </w:t>
      </w:r>
      <w:r w:rsidR="003C2F3C">
        <w:rPr>
          <w:rFonts w:ascii="Times New Roman" w:hAnsi="Times New Roman" w:cs="Times New Roman"/>
          <w:sz w:val="24"/>
          <w:szCs w:val="24"/>
        </w:rPr>
        <w:t xml:space="preserve">   </w:t>
      </w:r>
      <w:r w:rsidR="00BB2282">
        <w:rPr>
          <w:rFonts w:ascii="Times New Roman" w:hAnsi="Times New Roman" w:cs="Times New Roman"/>
          <w:sz w:val="24"/>
          <w:szCs w:val="24"/>
        </w:rPr>
        <w:t xml:space="preserve"> (1)</w:t>
      </w:r>
    </w:p>
    <w:p w14:paraId="59F5E693" w14:textId="247A54E1" w:rsidR="00BB2282" w:rsidRDefault="003F3043" w:rsidP="00057F0F">
      <w:pPr>
        <w:rPr>
          <w:rFonts w:ascii="Times New Roman" w:hAnsi="Times New Roman" w:cs="Times New Roman"/>
          <w:sz w:val="24"/>
          <w:szCs w:val="24"/>
        </w:rPr>
      </w:pPr>
      <w:r>
        <w:rPr>
          <w:rFonts w:ascii="Times New Roman" w:hAnsi="Times New Roman" w:cs="Times New Roman"/>
          <w:sz w:val="24"/>
          <w:szCs w:val="24"/>
        </w:rPr>
        <w:t>F</w:t>
      </w:r>
      <w:r w:rsidR="00BB2282">
        <w:rPr>
          <w:rFonts w:ascii="Times New Roman" w:hAnsi="Times New Roman" w:cs="Times New Roman"/>
          <w:sz w:val="24"/>
          <w:szCs w:val="24"/>
        </w:rPr>
        <w:t xml:space="preserve">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are three </w:t>
      </w:r>
      <w:r w:rsidR="00BB2282">
        <w:rPr>
          <w:rFonts w:ascii="Times New Roman" w:hAnsi="Times New Roman" w:cs="Times New Roman" w:hint="eastAsia"/>
          <w:sz w:val="24"/>
          <w:szCs w:val="24"/>
        </w:rPr>
        <w:t>scalar-valued</w:t>
      </w:r>
      <w:r w:rsidR="00BB2282">
        <w:rPr>
          <w:rFonts w:ascii="Times New Roman" w:hAnsi="Times New Roman" w:cs="Times New Roman"/>
          <w:sz w:val="24"/>
          <w:szCs w:val="24"/>
        </w:rPr>
        <w:t xml:space="preserve"> stochastic performance measures output from traffic simulator, which depend on the decision vector </w:t>
      </w:r>
      <m:oMath>
        <m:r>
          <m:rPr>
            <m:sty m:val="b"/>
          </m:rPr>
          <w:rPr>
            <w:rFonts w:ascii="Cambria Math" w:hAnsi="Times New Roman" w:cs="Times New Roman"/>
            <w:sz w:val="24"/>
            <w:szCs w:val="24"/>
          </w:rPr>
          <m:t>x</m:t>
        </m:r>
      </m:oMath>
      <w:r w:rsidR="00BB2282">
        <w:rPr>
          <w:rFonts w:ascii="Times New Roman" w:hAnsi="Times New Roman" w:cs="Times New Roman" w:hint="eastAsia"/>
          <w:b/>
          <w:sz w:val="24"/>
          <w:szCs w:val="24"/>
        </w:rPr>
        <w:t xml:space="preserve"> </w:t>
      </w:r>
      <w:r w:rsidR="00BB2282">
        <w:rPr>
          <w:rFonts w:ascii="Times New Roman" w:hAnsi="Times New Roman" w:cs="Times New Roman"/>
          <w:sz w:val="24"/>
          <w:szCs w:val="24"/>
        </w:rPr>
        <w:t xml:space="preserve">and the </w:t>
      </w:r>
      <w:commentRangeStart w:id="98"/>
      <w:r w:rsidR="00BB2282" w:rsidRPr="00425B97">
        <w:rPr>
          <w:rFonts w:ascii="Times New Roman" w:hAnsi="Times New Roman" w:cs="Times New Roman"/>
          <w:sz w:val="24"/>
          <w:szCs w:val="24"/>
        </w:rPr>
        <w:t>random parameter vector</w:t>
      </w:r>
      <w:commentRangeEnd w:id="98"/>
      <w:r w:rsidR="00BB2282" w:rsidRPr="00425B97">
        <w:rPr>
          <w:rStyle w:val="a3"/>
        </w:rPr>
        <w:commentReference w:id="98"/>
      </w:r>
      <w:r w:rsidR="00BB2282">
        <w:rPr>
          <w:rFonts w:ascii="Times New Roman" w:hAnsi="Times New Roman" w:cs="Times New Roman"/>
          <w:sz w:val="24"/>
          <w:szCs w:val="24"/>
        </w:rPr>
        <w:t xml:space="preserve"> </w:t>
      </w:r>
      <m:oMath>
        <m:r>
          <w:rPr>
            <w:rFonts w:ascii="Cambria Math" w:hAnsi="Times New Roman" w:cs="Times New Roman"/>
            <w:sz w:val="24"/>
            <w:szCs w:val="24"/>
          </w:rPr>
          <m:t>ξ</m:t>
        </m:r>
      </m:oMath>
      <w:r w:rsidR="00BB2282">
        <w:rPr>
          <w:rFonts w:ascii="Times New Roman" w:hAnsi="Times New Roman" w:cs="Times New Roman"/>
          <w:sz w:val="24"/>
          <w:szCs w:val="24"/>
        </w:rPr>
        <w:t xml:space="preserve"> in the traffic simulator.</w:t>
      </w:r>
      <w:r>
        <w:rPr>
          <w:rFonts w:ascii="Times New Roman" w:hAnsi="Times New Roman" w:cs="Times New Roman"/>
          <w:sz w:val="24"/>
          <w:szCs w:val="24"/>
        </w:rPr>
        <w:t xml:space="preserve"> </w:t>
      </w:r>
      <w:r w:rsidR="00502985">
        <w:rPr>
          <w:rFonts w:ascii="Times New Roman" w:hAnsi="Times New Roman" w:cs="Times New Roman"/>
          <w:sz w:val="24"/>
          <w:szCs w:val="24"/>
        </w:rPr>
        <w:t xml:space="preserve">Suppose </w:t>
      </w:r>
      <m:oMath>
        <m:r>
          <m:rPr>
            <m:sty m:val="b"/>
          </m:rPr>
          <w:rPr>
            <w:rFonts w:ascii="Cambria Math" w:hAnsi="Times New Roman" w:cs="Times New Roman"/>
            <w:sz w:val="24"/>
            <w:szCs w:val="24"/>
          </w:rPr>
          <m:t>x</m:t>
        </m:r>
      </m:oMath>
      <w:r w:rsidR="00502985">
        <w:rPr>
          <w:rFonts w:ascii="Times New Roman" w:hAnsi="Times New Roman" w:cs="Times New Roman" w:hint="eastAsia"/>
          <w:b/>
          <w:sz w:val="24"/>
          <w:szCs w:val="24"/>
        </w:rPr>
        <w:t xml:space="preserve"> </w:t>
      </w:r>
      <w:r w:rsidR="00502985">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sidR="00502985">
        <w:rPr>
          <w:rFonts w:ascii="Times New Roman" w:hAnsi="Times New Roman" w:cs="Times New Roman"/>
          <w:bCs/>
          <w:sz w:val="24"/>
          <w:szCs w:val="24"/>
        </w:rPr>
        <w:t xml:space="preserve">, </w:t>
      </w:r>
      <w:r w:rsidR="00502985">
        <w:rPr>
          <w:rFonts w:ascii="Times New Roman" w:hAnsi="Times New Roman" w:cs="Times New Roman"/>
          <w:sz w:val="24"/>
          <w:szCs w:val="24"/>
        </w:rPr>
        <w:t xml:space="preserve">and </w:t>
      </w:r>
      <m:oMath>
        <m:r>
          <w:rPr>
            <w:rFonts w:ascii="Cambria Math" w:hAnsi="Times New Roman" w:cs="Times New Roman"/>
            <w:sz w:val="24"/>
            <w:szCs w:val="24"/>
          </w:rPr>
          <m:t>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 xml:space="preserve">has a known distribution </w:t>
      </w:r>
      <m:oMath>
        <m:r>
          <w:rPr>
            <w:rFonts w:ascii="Cambria Math" w:hAnsi="Times New Roman" w:cs="Times New Roman"/>
            <w:sz w:val="24"/>
            <w:szCs w:val="24"/>
          </w:rPr>
          <m:t>p(ξ)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with bounded</w:t>
      </w:r>
      <w:r w:rsidR="00502985">
        <w:rPr>
          <w:rFonts w:ascii="Times New Roman" w:hAnsi="Times New Roman" w:cs="Times New Roman"/>
          <w:sz w:val="24"/>
          <w:szCs w:val="24"/>
        </w:rPr>
        <w:t xml:space="preserve"> supp</w:t>
      </w:r>
      <w:r w:rsidR="00502985" w:rsidRPr="00002325">
        <w:rPr>
          <w:rFonts w:ascii="Times New Roman" w:hAnsi="Times New Roman" w:cs="Times New Roman"/>
          <w:sz w:val="24"/>
          <w:szCs w:val="24"/>
        </w:rPr>
        <w:t xml:space="preserve">ort </w:t>
      </w:r>
      <w:commentRangeStart w:id="99"/>
      <m:oMath>
        <m:r>
          <m:rPr>
            <m:sty m:val="p"/>
          </m:rPr>
          <w:rPr>
            <w:rFonts w:ascii="Cambria Math" w:hAnsi="Cambria Math" w:cs="Times New Roman"/>
            <w:sz w:val="24"/>
            <w:szCs w:val="24"/>
          </w:rPr>
          <m:t>Ξ</m:t>
        </m:r>
        <w:commentRangeEnd w:id="99"/>
        <m:r>
          <m:rPr>
            <m:sty m:val="p"/>
          </m:rPr>
          <w:rPr>
            <w:rStyle w:val="a3"/>
            <w:rFonts w:ascii="Cambria Math" w:hAnsi="Cambria Math"/>
          </w:rPr>
          <w:commentReference w:id="99"/>
        </m:r>
      </m:oMath>
      <w:r w:rsidR="00502985" w:rsidRPr="00002325">
        <w:rPr>
          <w:rFonts w:ascii="Times New Roman" w:hAnsi="Times New Roman" w:cs="Times New Roman"/>
          <w:sz w:val="24"/>
          <w:szCs w:val="24"/>
        </w:rPr>
        <w:t>.</w:t>
      </w:r>
      <w:r w:rsidR="00502985">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00502985">
        <w:rPr>
          <w:rFonts w:ascii="Times New Roman" w:hAnsi="Times New Roman" w:cs="Times New Roman" w:hint="eastAsia"/>
          <w:sz w:val="24"/>
          <w:szCs w:val="24"/>
        </w:rPr>
        <w:t xml:space="preserve"> </w:t>
      </w:r>
      <w:r w:rsidR="00502985">
        <w:rPr>
          <w:rFonts w:ascii="Times New Roman" w:hAnsi="Times New Roman" w:cs="Times New Roman"/>
          <w:sz w:val="24"/>
          <w:szCs w:val="24"/>
        </w:rPr>
        <w:t xml:space="preserve">can contain </w:t>
      </w:r>
      <w:r w:rsidR="0043068C">
        <w:rPr>
          <w:rFonts w:ascii="Times New Roman" w:hAnsi="Times New Roman" w:cs="Times New Roman"/>
          <w:sz w:val="24"/>
          <w:szCs w:val="24"/>
        </w:rPr>
        <w:t>uncertain parameters</w:t>
      </w:r>
      <w:r w:rsidR="00502985">
        <w:rPr>
          <w:rFonts w:ascii="Times New Roman" w:hAnsi="Times New Roman" w:cs="Times New Roman"/>
          <w:sz w:val="24"/>
          <w:szCs w:val="24"/>
        </w:rPr>
        <w:t xml:space="preserve"> in</w:t>
      </w:r>
      <w:r w:rsidR="0043068C">
        <w:rPr>
          <w:rFonts w:ascii="Times New Roman" w:hAnsi="Times New Roman" w:cs="Times New Roman"/>
          <w:sz w:val="24"/>
          <w:szCs w:val="24"/>
        </w:rPr>
        <w:t xml:space="preserve"> traffic demand, </w:t>
      </w:r>
      <w:r w:rsidR="00502985">
        <w:rPr>
          <w:rFonts w:ascii="Times New Roman" w:hAnsi="Times New Roman" w:cs="Times New Roman"/>
          <w:sz w:val="24"/>
          <w:szCs w:val="24"/>
        </w:rPr>
        <w:t>driving behavior, routing behavior</w:t>
      </w:r>
      <w:r w:rsidR="0043068C">
        <w:rPr>
          <w:rFonts w:ascii="Times New Roman" w:hAnsi="Times New Roman" w:cs="Times New Roman"/>
          <w:sz w:val="24"/>
          <w:szCs w:val="24"/>
        </w:rPr>
        <w:t xml:space="preserve">, </w:t>
      </w:r>
      <w:r w:rsidR="00502985">
        <w:rPr>
          <w:rFonts w:ascii="Times New Roman" w:hAnsi="Times New Roman" w:cs="Times New Roman"/>
          <w:sz w:val="24"/>
          <w:szCs w:val="24"/>
        </w:rPr>
        <w:t xml:space="preserve">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sidR="00BB2282">
        <w:rPr>
          <w:rFonts w:ascii="Times New Roman" w:hAnsi="Times New Roman" w:cs="Times New Roman"/>
          <w:sz w:val="24"/>
          <w:szCs w:val="24"/>
        </w:rPr>
        <w:t>, respectively.</w:t>
      </w:r>
      <w:r w:rsidR="00057F0F">
        <w:rPr>
          <w:rFonts w:ascii="Times New Roman" w:hAnsi="Times New Roman" w:cs="Times New Roman"/>
          <w:sz w:val="24"/>
          <w:szCs w:val="24"/>
        </w:rPr>
        <w:t xml:space="preserve"> The constraint means the probability </w:t>
      </w:r>
      <w:r w:rsidR="00057F0F">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057F0F">
        <w:rPr>
          <w:rFonts w:ascii="Times New Roman" w:hAnsi="Times New Roman" w:cs="Times New Roman"/>
          <w:sz w:val="24"/>
          <w:szCs w:val="24"/>
        </w:rPr>
        <w:t xml:space="preserve"> is ove</w:t>
      </w:r>
      <w:r w:rsidR="0043068C">
        <w:rPr>
          <w:rFonts w:ascii="Times New Roman" w:hAnsi="Times New Roman" w:cs="Times New Roman"/>
          <w:sz w:val="24"/>
          <w:szCs w:val="24"/>
        </w:rPr>
        <w:t>r the</w:t>
      </w:r>
      <w:r w:rsidR="00057F0F">
        <w:rPr>
          <w:rFonts w:ascii="Times New Roman" w:hAnsi="Times New Roman" w:cs="Times New Roman"/>
          <w:sz w:val="24"/>
          <w:szCs w:val="24"/>
        </w:rPr>
        <w:t xml:space="preserve"> limit </w:t>
      </w:r>
      <m:oMath>
        <m:r>
          <w:rPr>
            <w:rFonts w:ascii="Cambria Math" w:hAnsi="Cambria Math" w:cs="Cambria Math"/>
            <w:color w:val="333333"/>
            <w:sz w:val="24"/>
            <w:szCs w:val="24"/>
            <w:shd w:val="clear" w:color="auto" w:fill="FFFFFF"/>
          </w:rPr>
          <m:t>τ</m:t>
        </m:r>
      </m:oMath>
      <w:r w:rsidR="00057F0F">
        <w:rPr>
          <w:rFonts w:ascii="Times New Roman" w:hAnsi="Times New Roman" w:cs="Times New Roman"/>
          <w:color w:val="333333"/>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00057F0F">
        <w:rPr>
          <w:rFonts w:ascii="Times New Roman" w:hAnsi="Times New Roman" w:cs="Times New Roman"/>
          <w:sz w:val="24"/>
          <w:szCs w:val="24"/>
        </w:rPr>
        <w:t>, where</w:t>
      </w:r>
      <m:oMath>
        <m:r>
          <w:rPr>
            <w:rFonts w:ascii="Cambria Math" w:hAnsi="Cambria Math" w:cs="Cambria Math"/>
            <w:color w:val="333333"/>
            <w:sz w:val="24"/>
            <w:szCs w:val="24"/>
            <w:shd w:val="clear" w:color="auto" w:fill="FFFFFF"/>
          </w:rPr>
          <m:t xml:space="preserve"> τ</m:t>
        </m:r>
      </m:oMath>
      <w:r w:rsidR="00057F0F">
        <w:rPr>
          <w:rFonts w:ascii="Times New Roman" w:hAnsi="Times New Roman" w:cs="Times New Roman"/>
          <w:color w:val="333333"/>
          <w:sz w:val="24"/>
          <w:szCs w:val="24"/>
          <w:shd w:val="clear" w:color="auto" w:fill="FFFFFF"/>
        </w:rPr>
        <w:t xml:space="preserve"> and </w:t>
      </w:r>
      <m:oMath>
        <m:r>
          <m:rPr>
            <m:scr m:val="script"/>
            <m:sty m:val="p"/>
          </m:rPr>
          <w:rPr>
            <w:rFonts w:ascii="Cambria Math" w:hAnsi="Cambria Math" w:cs="Times New Roman"/>
            <w:sz w:val="24"/>
            <w:szCs w:val="24"/>
          </w:rPr>
          <m:t>E</m:t>
        </m:r>
      </m:oMath>
      <w:r w:rsidR="00057F0F">
        <w:rPr>
          <w:rFonts w:ascii="Times New Roman" w:hAnsi="Times New Roman" w:cs="Times New Roman"/>
          <w:sz w:val="24"/>
          <w:szCs w:val="24"/>
        </w:rPr>
        <w:t xml:space="preserve"> are</w:t>
      </w:r>
      <w:r w:rsidR="0043068C">
        <w:rPr>
          <w:rFonts w:ascii="Times New Roman" w:hAnsi="Times New Roman" w:cs="Times New Roman"/>
          <w:sz w:val="24"/>
          <w:szCs w:val="24"/>
        </w:rPr>
        <w:t xml:space="preserve"> </w:t>
      </w:r>
      <w:r w:rsidR="00BB2282">
        <w:rPr>
          <w:rFonts w:ascii="Times New Roman" w:hAnsi="Times New Roman" w:cs="Times New Roman"/>
          <w:iCs/>
          <w:sz w:val="24"/>
          <w:szCs w:val="24"/>
        </w:rPr>
        <w:t xml:space="preserve">predetermined </w:t>
      </w:r>
      <w:r w:rsidR="00502985">
        <w:rPr>
          <w:rFonts w:ascii="Times New Roman" w:hAnsi="Times New Roman" w:cs="Times New Roman"/>
          <w:iCs/>
          <w:sz w:val="24"/>
          <w:szCs w:val="24"/>
        </w:rPr>
        <w:t>scalar</w:t>
      </w:r>
      <w:r w:rsidR="00057F0F">
        <w:rPr>
          <w:rFonts w:ascii="Times New Roman" w:hAnsi="Times New Roman" w:cs="Times New Roman"/>
          <w:iCs/>
          <w:sz w:val="24"/>
          <w:szCs w:val="24"/>
        </w:rPr>
        <w:t>s</w:t>
      </w:r>
      <w:r w:rsidR="00502985">
        <w:rPr>
          <w:rFonts w:ascii="Times New Roman" w:hAnsi="Times New Roman" w:cs="Times New Roman"/>
          <w:sz w:val="24"/>
          <w:szCs w:val="24"/>
        </w:rPr>
        <w:t xml:space="preserve">. </w:t>
      </w:r>
      <w:r w:rsidR="00057F0F">
        <w:rPr>
          <w:rFonts w:ascii="Times New Roman" w:hAnsi="Times New Roman" w:cs="Times New Roman"/>
          <w:sz w:val="24"/>
          <w:szCs w:val="24"/>
        </w:rPr>
        <w:t>P</w:t>
      </w:r>
      <w:r w:rsidR="00BB2282">
        <w:rPr>
          <w:rFonts w:ascii="Times New Roman" w:hAnsi="Times New Roman" w:cs="Times New Roman"/>
          <w:sz w:val="24"/>
          <w:szCs w:val="24"/>
        </w:rPr>
        <w:t xml:space="preserve">roblem (1) is </w:t>
      </w:r>
      <w:r w:rsidR="00951D9F">
        <w:rPr>
          <w:rFonts w:ascii="Times New Roman" w:hAnsi="Times New Roman" w:cs="Times New Roman"/>
          <w:sz w:val="24"/>
          <w:szCs w:val="24"/>
        </w:rPr>
        <w:t xml:space="preserve">therefore </w:t>
      </w:r>
      <w:r w:rsidR="00E538F9">
        <w:rPr>
          <w:rFonts w:ascii="Times New Roman" w:hAnsi="Times New Roman" w:cs="Times New Roman"/>
          <w:sz w:val="24"/>
          <w:szCs w:val="24"/>
        </w:rPr>
        <w:t xml:space="preserve">to find the nondominated solutions </w:t>
      </w:r>
      <w:r w:rsidR="00E538F9" w:rsidRPr="00030495">
        <w:rPr>
          <w:rFonts w:ascii="Times New Roman" w:hAnsi="Times New Roman" w:cs="Times New Roman"/>
          <w:sz w:val="24"/>
          <w:szCs w:val="24"/>
          <w:highlight w:val="yellow"/>
        </w:rPr>
        <w:t>in term</w:t>
      </w:r>
      <w:r w:rsidR="00030495" w:rsidRPr="00030495">
        <w:rPr>
          <w:rFonts w:ascii="Times New Roman" w:hAnsi="Times New Roman" w:cs="Times New Roman"/>
          <w:sz w:val="24"/>
          <w:szCs w:val="24"/>
          <w:highlight w:val="yellow"/>
        </w:rPr>
        <w:t>s of</w:t>
      </w:r>
      <w:r w:rsidR="00030495">
        <w:rPr>
          <w:rFonts w:ascii="Times New Roman" w:hAnsi="Times New Roman" w:cs="Times New Roman"/>
          <w:sz w:val="24"/>
          <w:szCs w:val="24"/>
        </w:rPr>
        <w:t xml:space="preserve"> </w:t>
      </w:r>
      <w:r w:rsidR="00A977BA">
        <w:rPr>
          <w:rFonts w:ascii="Times New Roman" w:hAnsi="Times New Roman" w:cs="Times New Roman"/>
          <w:sz w:val="24"/>
          <w:szCs w:val="24"/>
        </w:rPr>
        <w:t xml:space="preserve">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BB2282">
        <w:rPr>
          <w:rFonts w:ascii="Times New Roman" w:hAnsi="Times New Roman" w:cs="Times New Roman"/>
          <w:sz w:val="24"/>
          <w:szCs w:val="24"/>
        </w:rPr>
        <w:t xml:space="preserve"> </w:t>
      </w:r>
      <w:r w:rsidR="00A977BA">
        <w:rPr>
          <w:rFonts w:ascii="Times New Roman" w:hAnsi="Times New Roman" w:cs="Times New Roman"/>
          <w:sz w:val="24"/>
          <w:szCs w:val="24"/>
        </w:rPr>
        <w:t xml:space="preserve">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A977BA">
        <w:rPr>
          <w:rFonts w:ascii="Times New Roman" w:hAnsi="Times New Roman" w:cs="Times New Roman"/>
          <w:sz w:val="24"/>
          <w:szCs w:val="24"/>
        </w:rPr>
        <w:t xml:space="preserve"> values satisfy the </w:t>
      </w:r>
      <w:r w:rsidR="00BB2282" w:rsidRPr="00425B97">
        <w:rPr>
          <w:rFonts w:ascii="Times New Roman" w:hAnsi="Times New Roman" w:cs="Times New Roman"/>
          <w:sz w:val="24"/>
          <w:szCs w:val="24"/>
        </w:rPr>
        <w:t>probabilistic</w:t>
      </w:r>
      <w:r w:rsidR="00BB2282" w:rsidRPr="00902F6B">
        <w:rPr>
          <w:rFonts w:ascii="Times New Roman" w:hAnsi="Times New Roman" w:cs="Times New Roman"/>
          <w:sz w:val="24"/>
          <w:szCs w:val="24"/>
        </w:rPr>
        <w:t xml:space="preserve"> constraint</w:t>
      </w:r>
      <w:r w:rsidR="00A977BA">
        <w:rPr>
          <w:rFonts w:ascii="Times New Roman" w:hAnsi="Times New Roman" w:cs="Times New Roman"/>
          <w:sz w:val="24"/>
          <w:szCs w:val="24"/>
        </w:rPr>
        <w:t>.</w:t>
      </w:r>
    </w:p>
    <w:p w14:paraId="1C554A69" w14:textId="77777777" w:rsidR="000118C5" w:rsidRDefault="000118C5" w:rsidP="00057F0F">
      <w:pPr>
        <w:rPr>
          <w:rFonts w:ascii="Times New Roman" w:hAnsi="Times New Roman" w:cs="Times New Roman"/>
          <w:sz w:val="24"/>
          <w:szCs w:val="24"/>
        </w:rPr>
      </w:pPr>
    </w:p>
    <w:p w14:paraId="21DB5926" w14:textId="1E77C3E1" w:rsidR="00DE05A5" w:rsidRDefault="00BF2FA4" w:rsidP="00057F0F">
      <w:pPr>
        <w:rPr>
          <w:rFonts w:ascii="Times New Roman" w:hAnsi="Times New Roman" w:cs="Times New Roman"/>
          <w:sz w:val="24"/>
          <w:szCs w:val="24"/>
        </w:rPr>
      </w:pPr>
      <w:r>
        <w:rPr>
          <w:rFonts w:ascii="Times New Roman" w:hAnsi="Times New Roman" w:cs="Times New Roman"/>
          <w:sz w:val="24"/>
          <w:szCs w:val="24"/>
        </w:rPr>
        <w:t xml:space="preserve">The </w:t>
      </w:r>
      <w:r w:rsidR="000118C5">
        <w:rPr>
          <w:rFonts w:ascii="Times New Roman" w:hAnsi="Times New Roman" w:cs="Times New Roman"/>
          <w:sz w:val="24"/>
          <w:szCs w:val="24"/>
        </w:rPr>
        <w:t xml:space="preserve">main </w:t>
      </w:r>
      <w:r>
        <w:rPr>
          <w:rFonts w:ascii="Times New Roman" w:hAnsi="Times New Roman" w:cs="Times New Roman"/>
          <w:sz w:val="24"/>
          <w:szCs w:val="24"/>
        </w:rPr>
        <w:t xml:space="preserve">purpose of this study is </w:t>
      </w:r>
      <w:r w:rsidR="00120734">
        <w:rPr>
          <w:rFonts w:ascii="Times New Roman" w:hAnsi="Times New Roman" w:cs="Times New Roman"/>
          <w:sz w:val="24"/>
          <w:szCs w:val="24"/>
        </w:rPr>
        <w:t>to propose</w:t>
      </w:r>
      <w:r w:rsidR="000118C5">
        <w:rPr>
          <w:rFonts w:ascii="Times New Roman" w:hAnsi="Times New Roman" w:cs="Times New Roman"/>
          <w:sz w:val="24"/>
          <w:szCs w:val="24"/>
        </w:rPr>
        <w:t xml:space="preserve"> </w:t>
      </w:r>
      <w:ins w:id="100" w:author="zhengliang@csu.edu.cn" w:date="2022-10-21T09:46:00Z">
        <w:r w:rsidR="00631C2D">
          <w:rPr>
            <w:rFonts w:ascii="Times New Roman" w:hAnsi="Times New Roman" w:cs="Times New Roman"/>
            <w:sz w:val="24"/>
            <w:szCs w:val="24"/>
          </w:rPr>
          <w:t xml:space="preserve">a </w:t>
        </w:r>
      </w:ins>
      <w:r w:rsidR="000118C5">
        <w:rPr>
          <w:rFonts w:ascii="Times New Roman" w:hAnsi="Times New Roman" w:cs="Times New Roman"/>
          <w:sz w:val="24"/>
          <w:szCs w:val="24"/>
        </w:rPr>
        <w:t>novel SO methodology which can tackle problem (1) effectively. We will</w:t>
      </w:r>
      <w:r w:rsidR="00120734">
        <w:rPr>
          <w:rFonts w:ascii="Times New Roman" w:hAnsi="Times New Roman" w:cs="Times New Roman"/>
          <w:sz w:val="24"/>
          <w:szCs w:val="24"/>
        </w:rPr>
        <w:t xml:space="preserve"> test the proposed method using</w:t>
      </w:r>
      <w:r w:rsidR="000118C5">
        <w:rPr>
          <w:rFonts w:ascii="Times New Roman" w:hAnsi="Times New Roman" w:cs="Times New Roman"/>
          <w:sz w:val="24"/>
          <w:szCs w:val="24"/>
        </w:rPr>
        <w:t xml:space="preserve"> </w:t>
      </w:r>
      <w:r w:rsidR="00120734">
        <w:rPr>
          <w:rFonts w:ascii="Times New Roman" w:hAnsi="Times New Roman" w:cs="Times New Roman"/>
          <w:sz w:val="24"/>
          <w:szCs w:val="24"/>
        </w:rPr>
        <w:t xml:space="preserve">both synthetic test problems and </w:t>
      </w:r>
      <w:r w:rsidR="000118C5">
        <w:rPr>
          <w:rFonts w:ascii="Times New Roman" w:hAnsi="Times New Roman" w:cs="Times New Roman"/>
          <w:sz w:val="24"/>
          <w:szCs w:val="24"/>
        </w:rPr>
        <w:t>a</w:t>
      </w:r>
      <w:r w:rsidR="00120734">
        <w:rPr>
          <w:rFonts w:ascii="Times New Roman" w:hAnsi="Times New Roman" w:cs="Times New Roman"/>
          <w:sz w:val="24"/>
          <w:szCs w:val="24"/>
        </w:rPr>
        <w:t xml:space="preserve"> real-world</w:t>
      </w:r>
      <w:r w:rsidR="000118C5">
        <w:rPr>
          <w:rFonts w:ascii="Times New Roman" w:hAnsi="Times New Roman" w:cs="Times New Roman"/>
          <w:sz w:val="24"/>
          <w:szCs w:val="24"/>
        </w:rPr>
        <w:t xml:space="preserve"> traffic network signal timing problem which involves </w:t>
      </w:r>
      <w:r w:rsidR="00120734">
        <w:rPr>
          <w:rFonts w:ascii="Times New Roman" w:hAnsi="Times New Roman" w:cs="Times New Roman"/>
          <w:sz w:val="24"/>
          <w:szCs w:val="24"/>
        </w:rPr>
        <w:t xml:space="preserve">high-dimensional discrete decision space and </w:t>
      </w:r>
      <w:r w:rsidR="000118C5">
        <w:rPr>
          <w:rFonts w:ascii="Times New Roman" w:hAnsi="Times New Roman" w:cs="Times New Roman"/>
          <w:sz w:val="24"/>
          <w:szCs w:val="24"/>
        </w:rPr>
        <w:t xml:space="preserve">uncertainty in traffic demand. </w:t>
      </w:r>
    </w:p>
    <w:p w14:paraId="512E9D39" w14:textId="04528441" w:rsidR="00BF2FA4" w:rsidRDefault="00BF2FA4" w:rsidP="00057F0F">
      <w:pPr>
        <w:rPr>
          <w:rFonts w:ascii="Times New Roman" w:hAnsi="Times New Roman" w:cs="Times New Roman"/>
          <w:sz w:val="24"/>
          <w:szCs w:val="24"/>
        </w:rPr>
      </w:pPr>
    </w:p>
    <w:p w14:paraId="499B7B61" w14:textId="7D5649E4" w:rsidR="00BB2282" w:rsidRPr="00BF2FA4" w:rsidRDefault="00BF2FA4" w:rsidP="00BF2FA4">
      <w:pPr>
        <w:pStyle w:val="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 xml:space="preserve">2 </w:t>
      </w:r>
      <w:r w:rsidR="00CA1E4C">
        <w:rPr>
          <w:rFonts w:ascii="Times New Roman" w:eastAsiaTheme="minorEastAsia" w:hAnsi="Times New Roman" w:cs="Times New Roman"/>
          <w:b/>
          <w:iCs/>
          <w:color w:val="auto"/>
          <w:sz w:val="24"/>
          <w:szCs w:val="24"/>
        </w:rPr>
        <w:t>Method overview and our contribution</w:t>
      </w:r>
    </w:p>
    <w:p w14:paraId="5442E518" w14:textId="38F7465F" w:rsidR="006A75C9" w:rsidRDefault="00BE6469" w:rsidP="008B22E8">
      <w:pPr>
        <w:rPr>
          <w:rFonts w:ascii="Times New Roman" w:hAnsi="Times New Roman" w:cs="Times New Roman"/>
          <w:sz w:val="24"/>
          <w:szCs w:val="24"/>
        </w:rPr>
      </w:pPr>
      <w:r w:rsidRPr="00BE6469">
        <w:rPr>
          <w:rFonts w:ascii="Times New Roman" w:hAnsi="Times New Roman" w:cs="Times New Roman"/>
          <w:sz w:val="24"/>
          <w:szCs w:val="24"/>
        </w:rPr>
        <w:t>G</w:t>
      </w:r>
      <w:r w:rsidR="00BB2282" w:rsidRPr="00BE6469">
        <w:rPr>
          <w:rFonts w:ascii="Times New Roman" w:hAnsi="Times New Roman" w:cs="Times New Roman" w:hint="eastAsia"/>
          <w:sz w:val="24"/>
          <w:szCs w:val="24"/>
        </w:rPr>
        <w:t>enerally</w:t>
      </w:r>
      <w:r>
        <w:rPr>
          <w:rFonts w:ascii="Times New Roman" w:hAnsi="Times New Roman" w:cs="Times New Roman"/>
          <w:sz w:val="24"/>
          <w:szCs w:val="24"/>
        </w:rPr>
        <w:t>,</w:t>
      </w:r>
      <w:r w:rsidR="00BB2282" w:rsidRPr="00BE6469">
        <w:rPr>
          <w:rFonts w:ascii="Times New Roman" w:hAnsi="Times New Roman" w:cs="Times New Roman"/>
          <w:sz w:val="24"/>
          <w:szCs w:val="24"/>
        </w:rPr>
        <w:t xml:space="preserve"> </w:t>
      </w:r>
      <w:r w:rsidR="00F42809" w:rsidRPr="00BE6469">
        <w:rPr>
          <w:rFonts w:ascii="Times New Roman" w:hAnsi="Times New Roman" w:cs="Times New Roman"/>
          <w:sz w:val="24"/>
          <w:szCs w:val="24"/>
        </w:rPr>
        <w:t xml:space="preserve">there </w:t>
      </w:r>
      <w:r w:rsidR="00F42809">
        <w:rPr>
          <w:rFonts w:ascii="Times New Roman" w:hAnsi="Times New Roman" w:cs="Times New Roman"/>
          <w:sz w:val="24"/>
          <w:szCs w:val="24"/>
        </w:rPr>
        <w:t xml:space="preserve">are </w:t>
      </w:r>
      <w:r w:rsidR="00BB2282">
        <w:rPr>
          <w:rFonts w:ascii="Times New Roman" w:hAnsi="Times New Roman" w:cs="Times New Roman"/>
          <w:sz w:val="24"/>
          <w:szCs w:val="24"/>
        </w:rPr>
        <w:t>three ways to address the SO problems</w:t>
      </w:r>
      <w:r w:rsidR="00BB2282">
        <w:rPr>
          <w:rFonts w:ascii="Times New Roman" w:hAnsi="Times New Roman" w:cs="Times New Roman" w:hint="eastAsia"/>
          <w:sz w:val="24"/>
          <w:szCs w:val="24"/>
        </w:rPr>
        <w:t>:</w:t>
      </w:r>
      <w:r w:rsidR="00BB2282">
        <w:rPr>
          <w:rFonts w:ascii="Times New Roman" w:hAnsi="Times New Roman" w:cs="Times New Roman"/>
          <w:sz w:val="24"/>
          <w:szCs w:val="24"/>
        </w:rPr>
        <w:t xml:space="preserve"> </w:t>
      </w:r>
      <w:r w:rsidR="00BB2282" w:rsidRPr="00DB0CD0">
        <w:rPr>
          <w:rFonts w:ascii="Times New Roman" w:hAnsi="Times New Roman" w:cs="Times New Roman"/>
          <w:sz w:val="24"/>
          <w:szCs w:val="24"/>
        </w:rPr>
        <w:t>direct-search method</w:t>
      </w:r>
      <w:r w:rsidR="00BB2282">
        <w:rPr>
          <w:rFonts w:ascii="Times New Roman" w:hAnsi="Times New Roman" w:cs="Times New Roman"/>
          <w:sz w:val="24"/>
          <w:szCs w:val="24"/>
        </w:rPr>
        <w:t>s</w:t>
      </w:r>
      <w:r w:rsidR="00BB2282" w:rsidRPr="00412C41">
        <w:rPr>
          <w:rFonts w:ascii="Times New Roman" w:hAnsi="Times New Roman" w:cs="Times New Roman"/>
          <w:sz w:val="24"/>
          <w:szCs w:val="24"/>
        </w:rPr>
        <w:t xml:space="preserve">, stochastic </w:t>
      </w:r>
      <w:r w:rsidR="00BB2282" w:rsidRPr="00DB0CD0">
        <w:rPr>
          <w:rFonts w:ascii="Times New Roman" w:hAnsi="Times New Roman" w:cs="Times New Roman"/>
          <w:sz w:val="24"/>
          <w:szCs w:val="24"/>
        </w:rPr>
        <w:t xml:space="preserve">gradient methods </w:t>
      </w:r>
      <w:r w:rsidR="00BB2282" w:rsidRPr="00412C41">
        <w:rPr>
          <w:rFonts w:ascii="Times New Roman" w:hAnsi="Times New Roman" w:cs="Times New Roman"/>
          <w:sz w:val="24"/>
          <w:szCs w:val="24"/>
        </w:rPr>
        <w:t xml:space="preserve">and </w:t>
      </w:r>
      <w:r w:rsidR="00A24004">
        <w:rPr>
          <w:rFonts w:ascii="Times New Roman" w:hAnsi="Times New Roman" w:cs="Times New Roman"/>
          <w:sz w:val="24"/>
          <w:szCs w:val="24"/>
        </w:rPr>
        <w:t xml:space="preserve">metamodel </w:t>
      </w:r>
      <w:r w:rsidR="00BB2282" w:rsidRPr="00412C41">
        <w:rPr>
          <w:rFonts w:ascii="Times New Roman" w:hAnsi="Times New Roman" w:cs="Times New Roman"/>
          <w:sz w:val="24"/>
          <w:szCs w:val="24"/>
        </w:rPr>
        <w:t xml:space="preserve">methods </w:t>
      </w:r>
      <w:r w:rsidR="00BB2282" w:rsidRPr="00AA5314">
        <w:rPr>
          <w:rFonts w:ascii="Times New Roman" w:hAnsi="Times New Roman" w:cs="Times New Roman"/>
          <w:sz w:val="24"/>
          <w:szCs w:val="24"/>
          <w:highlight w:val="yellow"/>
        </w:rPr>
        <w:t xml:space="preserve">(Osorio and </w:t>
      </w:r>
      <w:proofErr w:type="spellStart"/>
      <w:r w:rsidR="00BB2282" w:rsidRPr="00AA5314">
        <w:rPr>
          <w:rFonts w:ascii="Times New Roman" w:hAnsi="Times New Roman" w:cs="Times New Roman"/>
          <w:sz w:val="24"/>
          <w:szCs w:val="24"/>
          <w:highlight w:val="yellow"/>
        </w:rPr>
        <w:t>Bierlaire</w:t>
      </w:r>
      <w:proofErr w:type="spellEnd"/>
      <w:r w:rsidR="00BB2282" w:rsidRPr="00AA5314">
        <w:rPr>
          <w:rFonts w:ascii="Times New Roman" w:hAnsi="Times New Roman" w:cs="Times New Roman"/>
          <w:sz w:val="24"/>
          <w:szCs w:val="24"/>
          <w:highlight w:val="yellow"/>
        </w:rPr>
        <w:t xml:space="preserve"> 2013</w:t>
      </w:r>
      <w:r w:rsidR="00BB2282" w:rsidRPr="00412C41">
        <w:rPr>
          <w:rFonts w:ascii="Times New Roman" w:hAnsi="Times New Roman" w:cs="Times New Roman"/>
          <w:sz w:val="24"/>
          <w:szCs w:val="24"/>
        </w:rPr>
        <w:t>)</w:t>
      </w:r>
      <w:r w:rsidR="00BB2282">
        <w:rPr>
          <w:rFonts w:ascii="Times New Roman" w:hAnsi="Times New Roman" w:cs="Times New Roman"/>
          <w:sz w:val="24"/>
          <w:szCs w:val="24"/>
        </w:rPr>
        <w:t>.</w:t>
      </w:r>
      <w:r w:rsidR="00BB2282" w:rsidRPr="00412C41" w:rsidDel="00D358FF">
        <w:rPr>
          <w:rFonts w:ascii="Times New Roman" w:hAnsi="Times New Roman" w:cs="Times New Roman"/>
          <w:sz w:val="24"/>
          <w:szCs w:val="24"/>
        </w:rPr>
        <w:t xml:space="preserve"> </w:t>
      </w:r>
      <w:r w:rsidR="00BB2282">
        <w:rPr>
          <w:rFonts w:ascii="Times New Roman" w:hAnsi="Times New Roman" w:cs="Times New Roman"/>
          <w:sz w:val="24"/>
          <w:szCs w:val="24"/>
        </w:rPr>
        <w:t>Note</w:t>
      </w:r>
      <w:commentRangeStart w:id="101"/>
      <w:commentRangeEnd w:id="101"/>
      <w:r w:rsidR="00BB2282">
        <w:rPr>
          <w:rStyle w:val="a3"/>
        </w:rPr>
        <w:commentReference w:id="101"/>
      </w:r>
      <w:r w:rsidR="00BB2282">
        <w:rPr>
          <w:rFonts w:ascii="Times New Roman" w:hAnsi="Times New Roman" w:cs="Times New Roman"/>
          <w:sz w:val="24"/>
          <w:szCs w:val="24"/>
        </w:rPr>
        <w:t xml:space="preserve"> </w:t>
      </w:r>
      <w:r w:rsidR="008D0B5A">
        <w:rPr>
          <w:rFonts w:ascii="Times New Roman" w:hAnsi="Times New Roman" w:cs="Times New Roman"/>
          <w:sz w:val="24"/>
          <w:szCs w:val="24"/>
        </w:rPr>
        <w:lastRenderedPageBreak/>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81231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936B6B">
        <w:rPr>
          <w:rFonts w:ascii="Times New Roman" w:hAnsi="Times New Roman" w:cs="Times New Roman"/>
          <w:sz w:val="24"/>
          <w:szCs w:val="24"/>
        </w:rPr>
        <w:t xml:space="preserve"> in problem (1) are </w:t>
      </w:r>
      <w:r w:rsidR="008D0B5A">
        <w:rPr>
          <w:rFonts w:ascii="Times New Roman" w:hAnsi="Times New Roman" w:cs="Times New Roman"/>
          <w:sz w:val="24"/>
          <w:szCs w:val="24"/>
        </w:rPr>
        <w:t xml:space="preserve">all </w:t>
      </w:r>
      <w:r w:rsidR="00936B6B">
        <w:rPr>
          <w:rFonts w:ascii="Times New Roman" w:hAnsi="Times New Roman" w:cs="Times New Roman"/>
          <w:sz w:val="24"/>
          <w:szCs w:val="24"/>
        </w:rPr>
        <w:t>stochastic and costly to evaluate</w:t>
      </w:r>
      <w:r w:rsidR="00486094">
        <w:rPr>
          <w:rFonts w:ascii="Times New Roman" w:hAnsi="Times New Roman" w:cs="Times New Roman"/>
          <w:sz w:val="24"/>
          <w:szCs w:val="24"/>
        </w:rPr>
        <w:t xml:space="preserve"> and</w:t>
      </w:r>
      <w:r w:rsidR="00936B6B">
        <w:rPr>
          <w:rFonts w:ascii="Times New Roman" w:hAnsi="Times New Roman" w:cs="Times New Roman"/>
          <w:sz w:val="24"/>
          <w:szCs w:val="24"/>
        </w:rPr>
        <w:t xml:space="preserve"> </w:t>
      </w:r>
      <w:r w:rsidR="00936B6B" w:rsidRPr="00C74625">
        <w:rPr>
          <w:rFonts w:ascii="Times New Roman" w:hAnsi="Times New Roman" w:cs="Times New Roman"/>
          <w:sz w:val="24"/>
          <w:szCs w:val="24"/>
          <w:highlight w:val="yellow"/>
          <w:rPrChange w:id="102" w:author="zhengliang@csu.edu.cn" w:date="2022-10-21T09:48:00Z">
            <w:rPr>
              <w:rFonts w:ascii="Times New Roman" w:hAnsi="Times New Roman" w:cs="Times New Roman"/>
              <w:sz w:val="24"/>
              <w:szCs w:val="24"/>
            </w:rPr>
          </w:rPrChange>
        </w:rPr>
        <w:t>may</w:t>
      </w:r>
      <w:r w:rsidR="008D0B5A" w:rsidRPr="00C74625">
        <w:rPr>
          <w:rFonts w:ascii="Times New Roman" w:hAnsi="Times New Roman" w:cs="Times New Roman"/>
          <w:sz w:val="24"/>
          <w:szCs w:val="24"/>
          <w:highlight w:val="yellow"/>
          <w:rPrChange w:id="103" w:author="zhengliang@csu.edu.cn" w:date="2022-10-21T09:48:00Z">
            <w:rPr>
              <w:rFonts w:ascii="Times New Roman" w:hAnsi="Times New Roman" w:cs="Times New Roman"/>
              <w:sz w:val="24"/>
              <w:szCs w:val="24"/>
            </w:rPr>
          </w:rPrChange>
        </w:rPr>
        <w:t xml:space="preserve"> r</w:t>
      </w:r>
      <w:r w:rsidR="00BB2282" w:rsidRPr="00C74625">
        <w:rPr>
          <w:rFonts w:ascii="Times New Roman" w:hAnsi="Times New Roman" w:cs="Times New Roman"/>
          <w:sz w:val="24"/>
          <w:szCs w:val="24"/>
          <w:highlight w:val="yellow"/>
          <w:rPrChange w:id="104" w:author="zhengliang@csu.edu.cn" w:date="2022-10-21T09:48:00Z">
            <w:rPr>
              <w:rFonts w:ascii="Times New Roman" w:hAnsi="Times New Roman" w:cs="Times New Roman"/>
              <w:sz w:val="24"/>
              <w:szCs w:val="24"/>
            </w:rPr>
          </w:rPrChange>
        </w:rPr>
        <w:t>equire different procedures or components</w:t>
      </w:r>
      <w:r w:rsidR="00BB2282">
        <w:rPr>
          <w:rFonts w:ascii="Times New Roman" w:hAnsi="Times New Roman" w:cs="Times New Roman"/>
          <w:sz w:val="24"/>
          <w:szCs w:val="24"/>
        </w:rPr>
        <w:t xml:space="preserve"> in simulations</w:t>
      </w:r>
      <w:r w:rsidR="008D0B5A">
        <w:rPr>
          <w:rFonts w:ascii="Times New Roman" w:hAnsi="Times New Roman" w:cs="Times New Roman"/>
          <w:sz w:val="24"/>
          <w:szCs w:val="24"/>
        </w:rPr>
        <w:t xml:space="preserve">. Thus, </w:t>
      </w:r>
      <w:r w:rsidR="00A9449D">
        <w:rPr>
          <w:rFonts w:ascii="Times New Roman" w:hAnsi="Times New Roman" w:cs="Times New Roman"/>
          <w:sz w:val="24"/>
          <w:szCs w:val="24"/>
        </w:rPr>
        <w:t xml:space="preserve">an ideal SO algorithm should </w:t>
      </w:r>
      <w:r w:rsidR="00BB2282">
        <w:rPr>
          <w:rFonts w:ascii="Times New Roman" w:hAnsi="Times New Roman" w:cs="Times New Roman"/>
          <w:sz w:val="24"/>
          <w:szCs w:val="24"/>
        </w:rPr>
        <w:t>make full use of the information given by the simulation observations</w:t>
      </w:r>
      <w:r w:rsidR="00A76168">
        <w:rPr>
          <w:rFonts w:ascii="Times New Roman" w:hAnsi="Times New Roman" w:cs="Times New Roman"/>
          <w:sz w:val="24"/>
          <w:szCs w:val="24"/>
        </w:rPr>
        <w:t>, i</w:t>
      </w:r>
      <w:r w:rsidR="00E538F9">
        <w:rPr>
          <w:rFonts w:ascii="Times New Roman" w:hAnsi="Times New Roman" w:cs="Times New Roman"/>
          <w:sz w:val="24"/>
          <w:szCs w:val="24"/>
        </w:rPr>
        <w:t>.e.,</w:t>
      </w:r>
      <w:r w:rsidR="008D0B5A">
        <w:rPr>
          <w:rFonts w:ascii="Times New Roman" w:hAnsi="Times New Roman" w:cs="Times New Roman"/>
          <w:sz w:val="24"/>
          <w:szCs w:val="24"/>
        </w:rPr>
        <w:t xml:space="preserve"> infer</w:t>
      </w:r>
      <w:r w:rsidR="00E538F9">
        <w:rPr>
          <w:rFonts w:ascii="Times New Roman" w:hAnsi="Times New Roman" w:cs="Times New Roman"/>
          <w:sz w:val="24"/>
          <w:szCs w:val="24"/>
        </w:rPr>
        <w:t xml:space="preserve"> </w:t>
      </w:r>
      <w:r w:rsidR="008D0B5A">
        <w:rPr>
          <w:rFonts w:ascii="Times New Roman" w:hAnsi="Times New Roman" w:cs="Times New Roman"/>
          <w:sz w:val="24"/>
          <w:szCs w:val="24"/>
        </w:rPr>
        <w:t xml:space="preserve">useful information globally with </w:t>
      </w:r>
      <w:r w:rsidR="00E538F9">
        <w:rPr>
          <w:rFonts w:ascii="Times New Roman" w:hAnsi="Times New Roman" w:cs="Times New Roman"/>
          <w:sz w:val="24"/>
          <w:szCs w:val="24"/>
        </w:rPr>
        <w:t xml:space="preserve">a local observation. </w:t>
      </w:r>
      <w:r w:rsidR="00A76168">
        <w:rPr>
          <w:rFonts w:ascii="Times New Roman" w:hAnsi="Times New Roman" w:cs="Times New Roman"/>
          <w:sz w:val="24"/>
          <w:szCs w:val="24"/>
        </w:rPr>
        <w:t xml:space="preserve">In this regard, </w:t>
      </w:r>
      <w:r w:rsidR="00A76168" w:rsidRPr="00D31751">
        <w:rPr>
          <w:rFonts w:ascii="Times New Roman" w:hAnsi="Times New Roman" w:cs="Times New Roman"/>
          <w:sz w:val="24"/>
          <w:szCs w:val="24"/>
        </w:rPr>
        <w:t>direct-searc</w:t>
      </w:r>
      <w:r w:rsidR="00A76168">
        <w:rPr>
          <w:rFonts w:ascii="Times New Roman" w:hAnsi="Times New Roman" w:cs="Times New Roman"/>
          <w:sz w:val="24"/>
          <w:szCs w:val="24"/>
        </w:rPr>
        <w:t xml:space="preserve">h and </w:t>
      </w:r>
      <w:r w:rsidR="00A9449D" w:rsidRPr="00D31751">
        <w:rPr>
          <w:rFonts w:ascii="Times New Roman" w:hAnsi="Times New Roman" w:cs="Times New Roman"/>
          <w:sz w:val="24"/>
          <w:szCs w:val="24"/>
        </w:rPr>
        <w:t>stochastic gradient methods</w:t>
      </w:r>
      <w:r w:rsidR="00A76168">
        <w:rPr>
          <w:rFonts w:ascii="Times New Roman" w:hAnsi="Times New Roman" w:cs="Times New Roman"/>
          <w:sz w:val="24"/>
          <w:szCs w:val="24"/>
        </w:rPr>
        <w:t xml:space="preserve"> are not the best choice, </w:t>
      </w:r>
      <w:r w:rsidR="00A9449D" w:rsidRPr="00D31751">
        <w:rPr>
          <w:rFonts w:ascii="Times New Roman" w:hAnsi="Times New Roman" w:cs="Times New Roman"/>
          <w:sz w:val="24"/>
          <w:szCs w:val="24"/>
        </w:rPr>
        <w:t>since accurate estimation of search directions or gradients is sample-intensive</w:t>
      </w:r>
      <w:r w:rsidR="00362931">
        <w:rPr>
          <w:rFonts w:ascii="Times New Roman" w:hAnsi="Times New Roman" w:cs="Times New Roman"/>
          <w:sz w:val="24"/>
          <w:szCs w:val="24"/>
        </w:rPr>
        <w:t xml:space="preserve"> and o</w:t>
      </w:r>
      <w:r w:rsidR="0025794F">
        <w:rPr>
          <w:rFonts w:ascii="Times New Roman" w:hAnsi="Times New Roman" w:cs="Times New Roman"/>
          <w:sz w:val="24"/>
          <w:szCs w:val="24"/>
        </w:rPr>
        <w:t>nly provide local information</w:t>
      </w:r>
      <w:r w:rsidR="00A9449D" w:rsidRPr="00D31751">
        <w:rPr>
          <w:rFonts w:ascii="Times New Roman" w:hAnsi="Times New Roman" w:cs="Times New Roman"/>
          <w:sz w:val="24"/>
          <w:szCs w:val="24"/>
        </w:rPr>
        <w:t>.</w:t>
      </w:r>
      <w:r w:rsidR="0025794F">
        <w:rPr>
          <w:rFonts w:ascii="Times New Roman" w:hAnsi="Times New Roman" w:cs="Times New Roman"/>
          <w:sz w:val="24"/>
          <w:szCs w:val="24"/>
        </w:rPr>
        <w:t xml:space="preserve"> </w:t>
      </w:r>
      <w:r w:rsidR="00E21E19">
        <w:rPr>
          <w:rFonts w:ascii="Times New Roman" w:hAnsi="Times New Roman" w:cs="Times New Roman"/>
          <w:sz w:val="24"/>
          <w:szCs w:val="24"/>
        </w:rPr>
        <w:t>Thus, in our algorithm design</w:t>
      </w:r>
      <w:r w:rsidR="00E55801">
        <w:rPr>
          <w:rFonts w:ascii="Times New Roman" w:hAnsi="Times New Roman" w:cs="Times New Roman"/>
          <w:sz w:val="24"/>
          <w:szCs w:val="24"/>
        </w:rPr>
        <w:t xml:space="preserve">, we </w:t>
      </w:r>
      <w:r w:rsidR="0025794F">
        <w:rPr>
          <w:rFonts w:ascii="Times New Roman" w:hAnsi="Times New Roman" w:cs="Times New Roman"/>
          <w:sz w:val="24"/>
          <w:szCs w:val="24"/>
        </w:rPr>
        <w:t xml:space="preserve">focus </w:t>
      </w:r>
      <w:r w:rsidR="00D255BA">
        <w:rPr>
          <w:rFonts w:ascii="Times New Roman" w:hAnsi="Times New Roman" w:cs="Times New Roman"/>
          <w:sz w:val="24"/>
          <w:szCs w:val="24"/>
        </w:rPr>
        <w:t>on</w:t>
      </w:r>
      <w:r w:rsidR="0025794F">
        <w:rPr>
          <w:rFonts w:ascii="Times New Roman" w:hAnsi="Times New Roman" w:cs="Times New Roman"/>
          <w:sz w:val="24"/>
          <w:szCs w:val="24"/>
        </w:rPr>
        <w:t xml:space="preserve"> </w:t>
      </w:r>
      <w:r w:rsidR="00A24004">
        <w:rPr>
          <w:rFonts w:ascii="Times New Roman" w:hAnsi="Times New Roman" w:cs="Times New Roman"/>
          <w:sz w:val="24"/>
          <w:szCs w:val="24"/>
        </w:rPr>
        <w:t>meta</w:t>
      </w:r>
      <w:r w:rsidR="00CE083A">
        <w:rPr>
          <w:rFonts w:ascii="Times New Roman" w:hAnsi="Times New Roman" w:cs="Times New Roman"/>
          <w:sz w:val="24"/>
          <w:szCs w:val="24"/>
        </w:rPr>
        <w:t>model</w:t>
      </w:r>
      <w:r w:rsidR="00E21E19">
        <w:rPr>
          <w:rFonts w:ascii="Times New Roman" w:hAnsi="Times New Roman" w:cs="Times New Roman"/>
          <w:sz w:val="24"/>
          <w:szCs w:val="24"/>
        </w:rPr>
        <w:t>s</w:t>
      </w:r>
      <w:r w:rsidR="00CE083A">
        <w:rPr>
          <w:rFonts w:ascii="Times New Roman" w:hAnsi="Times New Roman" w:cs="Times New Roman"/>
          <w:sz w:val="24"/>
          <w:szCs w:val="24"/>
        </w:rPr>
        <w:t xml:space="preserve"> </w:t>
      </w:r>
      <w:r w:rsidR="00E7554E">
        <w:rPr>
          <w:rFonts w:ascii="Times New Roman" w:hAnsi="Times New Roman" w:cs="Times New Roman"/>
          <w:sz w:val="24"/>
          <w:szCs w:val="24"/>
        </w:rPr>
        <w:t xml:space="preserve">to approximate </w:t>
      </w:r>
      <w:r w:rsidR="00E55801">
        <w:rPr>
          <w:rFonts w:ascii="Times New Roman" w:hAnsi="Times New Roman" w:cs="Times New Roman"/>
          <w:sz w:val="24"/>
          <w:szCs w:val="24"/>
        </w:rPr>
        <w:t xml:space="preserve">the </w:t>
      </w:r>
      <w:r w:rsidR="00E21E19">
        <w:rPr>
          <w:rFonts w:ascii="Times New Roman" w:hAnsi="Times New Roman" w:cs="Times New Roman"/>
          <w:sz w:val="24"/>
          <w:szCs w:val="24"/>
        </w:rPr>
        <w:t>expectations</w:t>
      </w:r>
      <w:r w:rsidR="0025794F">
        <w:rPr>
          <w:rFonts w:ascii="Times New Roman" w:hAnsi="Times New Roman" w:cs="Times New Roman"/>
          <w:sz w:val="24"/>
          <w:szCs w:val="24"/>
        </w:rPr>
        <w:t xml:space="preserve"> </w:t>
      </w:r>
      <w:r w:rsidR="003F71D2">
        <w:rPr>
          <w:rFonts w:ascii="Times New Roman" w:hAnsi="Times New Roman" w:cs="Times New Roman"/>
          <w:sz w:val="24"/>
          <w:szCs w:val="24"/>
        </w:rPr>
        <w:t>in the objectives and the probability in the constraint</w:t>
      </w:r>
      <w:r w:rsidR="00A24004">
        <w:rPr>
          <w:rFonts w:ascii="Times New Roman" w:hAnsi="Times New Roman" w:cs="Times New Roman"/>
          <w:sz w:val="24"/>
          <w:szCs w:val="24"/>
        </w:rPr>
        <w:t xml:space="preserve"> of problem (1). T</w:t>
      </w:r>
      <w:r w:rsidR="00E54604">
        <w:rPr>
          <w:rFonts w:ascii="Times New Roman" w:hAnsi="Times New Roman" w:cs="Times New Roman"/>
          <w:sz w:val="24"/>
          <w:szCs w:val="24"/>
        </w:rPr>
        <w:t>h</w:t>
      </w:r>
      <w:r w:rsidR="00E55801">
        <w:rPr>
          <w:rFonts w:ascii="Times New Roman" w:hAnsi="Times New Roman" w:cs="Times New Roman"/>
          <w:sz w:val="24"/>
          <w:szCs w:val="24"/>
        </w:rPr>
        <w:t xml:space="preserve">e </w:t>
      </w:r>
      <w:r w:rsidR="00A24004">
        <w:rPr>
          <w:rFonts w:ascii="Times New Roman" w:hAnsi="Times New Roman" w:cs="Times New Roman"/>
          <w:sz w:val="24"/>
          <w:szCs w:val="24"/>
        </w:rPr>
        <w:t>meta</w:t>
      </w:r>
      <w:r w:rsidR="00E54604">
        <w:rPr>
          <w:rFonts w:ascii="Times New Roman" w:hAnsi="Times New Roman" w:cs="Times New Roman"/>
          <w:sz w:val="24"/>
          <w:szCs w:val="24"/>
        </w:rPr>
        <w:t xml:space="preserve">models </w:t>
      </w:r>
      <w:r w:rsidR="0025794F">
        <w:rPr>
          <w:rFonts w:ascii="Times New Roman" w:hAnsi="Times New Roman" w:cs="Times New Roman"/>
          <w:sz w:val="24"/>
          <w:szCs w:val="24"/>
        </w:rPr>
        <w:t>are</w:t>
      </w:r>
      <w:r w:rsidR="00F41F1C">
        <w:rPr>
          <w:rFonts w:ascii="Times New Roman" w:hAnsi="Times New Roman" w:cs="Times New Roman"/>
          <w:sz w:val="24"/>
          <w:szCs w:val="24"/>
        </w:rPr>
        <w:t xml:space="preserve"> </w:t>
      </w:r>
      <w:r w:rsidR="00CE083A">
        <w:rPr>
          <w:rFonts w:ascii="Times New Roman" w:hAnsi="Times New Roman" w:cs="Times New Roman"/>
          <w:sz w:val="24"/>
          <w:szCs w:val="24"/>
        </w:rPr>
        <w:t>iteratively</w:t>
      </w:r>
      <w:r w:rsidR="00F41F1C">
        <w:rPr>
          <w:rFonts w:ascii="Times New Roman" w:hAnsi="Times New Roman" w:cs="Times New Roman"/>
          <w:sz w:val="24"/>
          <w:szCs w:val="24"/>
        </w:rPr>
        <w:t xml:space="preserve"> fitted </w:t>
      </w:r>
      <w:r w:rsidR="00CE083A">
        <w:rPr>
          <w:rFonts w:ascii="Times New Roman" w:hAnsi="Times New Roman" w:cs="Times New Roman"/>
          <w:sz w:val="24"/>
          <w:szCs w:val="24"/>
        </w:rPr>
        <w:t>using the simulate</w:t>
      </w:r>
      <w:r w:rsidR="00E54604">
        <w:rPr>
          <w:rFonts w:ascii="Times New Roman" w:hAnsi="Times New Roman" w:cs="Times New Roman"/>
          <w:sz w:val="24"/>
          <w:szCs w:val="24"/>
        </w:rPr>
        <w:t>d</w:t>
      </w:r>
      <w:r w:rsidR="00E7554E">
        <w:rPr>
          <w:rFonts w:ascii="Times New Roman" w:hAnsi="Times New Roman" w:cs="Times New Roman"/>
          <w:sz w:val="24"/>
          <w:szCs w:val="24"/>
        </w:rPr>
        <w:t xml:space="preserve"> observation</w:t>
      </w:r>
      <w:r w:rsidR="00CE083A">
        <w:rPr>
          <w:rFonts w:ascii="Times New Roman" w:hAnsi="Times New Roman" w:cs="Times New Roman"/>
          <w:sz w:val="24"/>
          <w:szCs w:val="24"/>
        </w:rPr>
        <w:t>s</w:t>
      </w:r>
      <w:r w:rsidR="001111EF">
        <w:rPr>
          <w:rFonts w:ascii="Times New Roman" w:hAnsi="Times New Roman" w:cs="Times New Roman"/>
          <w:sz w:val="24"/>
          <w:szCs w:val="24"/>
        </w:rPr>
        <w:t xml:space="preserve"> and provide</w:t>
      </w:r>
      <w:r w:rsidR="00E54604">
        <w:rPr>
          <w:rFonts w:ascii="Times New Roman" w:hAnsi="Times New Roman" w:cs="Times New Roman"/>
          <w:sz w:val="24"/>
          <w:szCs w:val="24"/>
        </w:rPr>
        <w:t xml:space="preserve"> </w:t>
      </w:r>
      <w:r w:rsidR="00E7554E">
        <w:rPr>
          <w:rFonts w:ascii="Times New Roman" w:hAnsi="Times New Roman" w:cs="Times New Roman"/>
          <w:sz w:val="24"/>
          <w:szCs w:val="24"/>
        </w:rPr>
        <w:t xml:space="preserve">improved prediction of the underlying performance </w:t>
      </w:r>
      <w:r w:rsidR="00E55801">
        <w:rPr>
          <w:rFonts w:ascii="Times New Roman" w:hAnsi="Times New Roman" w:cs="Times New Roman"/>
          <w:sz w:val="24"/>
          <w:szCs w:val="24"/>
        </w:rPr>
        <w:t xml:space="preserve">measures </w:t>
      </w:r>
      <w:r w:rsidR="0025794F">
        <w:rPr>
          <w:rFonts w:ascii="Times New Roman" w:hAnsi="Times New Roman" w:cs="Times New Roman"/>
          <w:sz w:val="24"/>
          <w:szCs w:val="24"/>
        </w:rPr>
        <w:t>globally</w:t>
      </w:r>
      <w:r w:rsidR="00A24004">
        <w:rPr>
          <w:rFonts w:ascii="Times New Roman" w:hAnsi="Times New Roman" w:cs="Times New Roman"/>
          <w:sz w:val="24"/>
          <w:szCs w:val="24"/>
        </w:rPr>
        <w:t xml:space="preserve"> to </w:t>
      </w:r>
      <w:r w:rsidR="001111EF">
        <w:rPr>
          <w:rFonts w:ascii="Times New Roman" w:hAnsi="Times New Roman" w:cs="Times New Roman"/>
          <w:sz w:val="24"/>
          <w:szCs w:val="24"/>
        </w:rPr>
        <w:t xml:space="preserve">guide the </w:t>
      </w:r>
      <w:r w:rsidR="00A24004">
        <w:rPr>
          <w:rFonts w:ascii="Times New Roman" w:hAnsi="Times New Roman" w:cs="Times New Roman"/>
          <w:sz w:val="24"/>
          <w:szCs w:val="24"/>
        </w:rPr>
        <w:t xml:space="preserve">search of the feasible Pareto optimal solutions. </w:t>
      </w:r>
      <w:r w:rsidR="00215D88">
        <w:rPr>
          <w:rFonts w:ascii="Times New Roman" w:hAnsi="Times New Roman" w:cs="Times New Roman"/>
          <w:sz w:val="24"/>
          <w:szCs w:val="24"/>
        </w:rPr>
        <w:t xml:space="preserve">In fact, </w:t>
      </w:r>
      <w:r w:rsidR="001111EF">
        <w:rPr>
          <w:rFonts w:ascii="Times New Roman" w:hAnsi="Times New Roman" w:cs="Times New Roman"/>
          <w:sz w:val="24"/>
          <w:szCs w:val="24"/>
        </w:rPr>
        <w:t>m</w:t>
      </w:r>
      <w:r w:rsidR="00A746E3">
        <w:rPr>
          <w:rFonts w:ascii="Times New Roman" w:hAnsi="Times New Roman" w:cs="Times New Roman"/>
          <w:sz w:val="24"/>
          <w:szCs w:val="24"/>
        </w:rPr>
        <w:t>e</w:t>
      </w:r>
      <w:r w:rsidR="00A24004">
        <w:rPr>
          <w:rFonts w:ascii="Times New Roman" w:hAnsi="Times New Roman" w:cs="Times New Roman"/>
          <w:sz w:val="24"/>
          <w:szCs w:val="24"/>
        </w:rPr>
        <w:t>ta</w:t>
      </w:r>
      <w:r w:rsidR="00F1779A">
        <w:rPr>
          <w:rFonts w:ascii="Times New Roman" w:hAnsi="Times New Roman" w:cs="Times New Roman"/>
          <w:sz w:val="24"/>
          <w:szCs w:val="24"/>
        </w:rPr>
        <w:t>model</w:t>
      </w:r>
      <w:r w:rsidR="00A746E3">
        <w:rPr>
          <w:rFonts w:ascii="Times New Roman" w:hAnsi="Times New Roman" w:cs="Times New Roman"/>
          <w:sz w:val="24"/>
          <w:szCs w:val="24"/>
        </w:rPr>
        <w:t>-</w:t>
      </w:r>
      <w:r w:rsidR="00A24004">
        <w:rPr>
          <w:rFonts w:ascii="Times New Roman" w:hAnsi="Times New Roman" w:cs="Times New Roman"/>
          <w:sz w:val="24"/>
          <w:szCs w:val="24"/>
        </w:rPr>
        <w:t xml:space="preserve">guided </w:t>
      </w:r>
      <w:r w:rsidR="00034916">
        <w:rPr>
          <w:rFonts w:ascii="Times New Roman" w:hAnsi="Times New Roman" w:cs="Times New Roman"/>
          <w:sz w:val="24"/>
          <w:szCs w:val="24"/>
        </w:rPr>
        <w:t>sampling policies</w:t>
      </w:r>
      <w:r w:rsidR="00A746E3">
        <w:rPr>
          <w:rFonts w:ascii="Times New Roman" w:hAnsi="Times New Roman" w:cs="Times New Roman"/>
          <w:sz w:val="24"/>
          <w:szCs w:val="24"/>
        </w:rPr>
        <w:t xml:space="preserve"> have been proposed </w:t>
      </w:r>
      <w:r w:rsidR="00215D88" w:rsidRPr="00F91406">
        <w:rPr>
          <w:rFonts w:ascii="Times New Roman" w:hAnsi="Times New Roman" w:cs="Times New Roman"/>
          <w:sz w:val="24"/>
          <w:szCs w:val="24"/>
        </w:rPr>
        <w:t xml:space="preserve">extensively </w:t>
      </w:r>
      <w:r w:rsidR="00A746E3" w:rsidRPr="00F91406">
        <w:rPr>
          <w:rFonts w:ascii="Times New Roman" w:hAnsi="Times New Roman" w:cs="Times New Roman"/>
          <w:sz w:val="24"/>
          <w:szCs w:val="24"/>
        </w:rPr>
        <w:t>in</w:t>
      </w:r>
      <w:r w:rsidR="00A746E3">
        <w:rPr>
          <w:rFonts w:ascii="Times New Roman" w:hAnsi="Times New Roman" w:cs="Times New Roman"/>
          <w:sz w:val="24"/>
          <w:szCs w:val="24"/>
        </w:rPr>
        <w:t xml:space="preserve"> </w:t>
      </w:r>
      <w:r w:rsidR="001111EF">
        <w:rPr>
          <w:rFonts w:ascii="Times New Roman" w:hAnsi="Times New Roman" w:cs="Times New Roman"/>
          <w:sz w:val="24"/>
          <w:szCs w:val="24"/>
        </w:rPr>
        <w:t>SO literature</w:t>
      </w:r>
      <w:r w:rsidR="00B93858">
        <w:rPr>
          <w:rFonts w:ascii="Times New Roman" w:hAnsi="Times New Roman" w:cs="Times New Roman"/>
          <w:sz w:val="24"/>
          <w:szCs w:val="24"/>
        </w:rPr>
        <w:t xml:space="preserve">. </w:t>
      </w:r>
      <w:r w:rsidR="00B260EA">
        <w:rPr>
          <w:rFonts w:ascii="Times New Roman" w:hAnsi="Times New Roman" w:cs="Times New Roman"/>
          <w:sz w:val="24"/>
          <w:szCs w:val="24"/>
        </w:rPr>
        <w:t>For</w:t>
      </w:r>
      <w:r w:rsidR="006A75C9">
        <w:rPr>
          <w:rFonts w:ascii="Times New Roman" w:hAnsi="Times New Roman" w:cs="Times New Roman"/>
          <w:sz w:val="24"/>
          <w:szCs w:val="24"/>
        </w:rPr>
        <w:t xml:space="preserve"> instance</w:t>
      </w:r>
      <w:r w:rsidR="00B260EA">
        <w:rPr>
          <w:rFonts w:ascii="Times New Roman" w:hAnsi="Times New Roman" w:cs="Times New Roman"/>
          <w:sz w:val="24"/>
          <w:szCs w:val="24"/>
        </w:rPr>
        <w:t xml:space="preserve">, </w:t>
      </w:r>
      <w:r w:rsidR="00900107">
        <w:rPr>
          <w:rFonts w:ascii="Times New Roman" w:hAnsi="Times New Roman" w:cs="Times New Roman"/>
          <w:sz w:val="24"/>
          <w:szCs w:val="24"/>
        </w:rPr>
        <w:t>kriging</w:t>
      </w:r>
      <w:r w:rsidR="00F1779A">
        <w:rPr>
          <w:rFonts w:ascii="Times New Roman" w:hAnsi="Times New Roman" w:cs="Times New Roman"/>
          <w:sz w:val="24"/>
          <w:szCs w:val="24"/>
        </w:rPr>
        <w:t xml:space="preserve"> </w:t>
      </w:r>
      <w:r w:rsidR="0074001D">
        <w:rPr>
          <w:rFonts w:ascii="Times New Roman" w:hAnsi="Times New Roman" w:cs="Times New Roman"/>
          <w:sz w:val="24"/>
          <w:szCs w:val="24"/>
        </w:rPr>
        <w:t xml:space="preserve">model </w:t>
      </w:r>
      <w:r w:rsidR="00B260EA">
        <w:rPr>
          <w:rFonts w:ascii="Times New Roman" w:hAnsi="Times New Roman" w:cs="Times New Roman"/>
          <w:sz w:val="24"/>
          <w:szCs w:val="24"/>
        </w:rPr>
        <w:t xml:space="preserve">is used with expected improvement (EI) </w:t>
      </w:r>
      <w:r w:rsidR="00AA0956">
        <w:rPr>
          <w:rFonts w:ascii="Times New Roman" w:hAnsi="Times New Roman" w:cs="Times New Roman"/>
          <w:sz w:val="24"/>
          <w:szCs w:val="24"/>
        </w:rPr>
        <w:t>sampling</w:t>
      </w:r>
      <w:r w:rsidR="00B260EA" w:rsidRPr="0074001D">
        <w:rPr>
          <w:rFonts w:ascii="Times New Roman" w:hAnsi="Times New Roman" w:cs="Times New Roman"/>
          <w:sz w:val="24"/>
          <w:szCs w:val="24"/>
        </w:rPr>
        <w:t xml:space="preserve"> </w:t>
      </w:r>
      <w:r w:rsidR="00F1779A" w:rsidRPr="00AA0956">
        <w:rPr>
          <w:rFonts w:ascii="Times New Roman" w:hAnsi="Times New Roman" w:cs="Times New Roman"/>
          <w:sz w:val="24"/>
          <w:szCs w:val="24"/>
        </w:rPr>
        <w:t>(</w:t>
      </w:r>
      <w:r w:rsidR="00AA0956" w:rsidRPr="00A61D5E">
        <w:rPr>
          <w:rFonts w:ascii="Times New Roman" w:hAnsi="Times New Roman" w:cs="Times New Roman"/>
          <w:sz w:val="24"/>
          <w:szCs w:val="24"/>
          <w:highlight w:val="yellow"/>
        </w:rPr>
        <w:t>Forrester and Keane 2009</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RBF model</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scoring</w:t>
      </w:r>
      <w:r w:rsidR="00F1779A" w:rsidRPr="00735C2E">
        <w:rPr>
          <w:rFonts w:ascii="Times New Roman" w:hAnsi="Times New Roman" w:cs="Times New Roman"/>
          <w:sz w:val="24"/>
          <w:szCs w:val="24"/>
        </w:rPr>
        <w:t xml:space="preserve"> </w:t>
      </w:r>
      <w:r w:rsidR="00F1779A" w:rsidRPr="00B2488A">
        <w:rPr>
          <w:rFonts w:ascii="Times New Roman" w:hAnsi="Times New Roman" w:cs="Times New Roman"/>
          <w:sz w:val="24"/>
          <w:szCs w:val="24"/>
        </w:rPr>
        <w:t>criterion</w:t>
      </w:r>
      <w:r w:rsidR="00F1779A">
        <w:rPr>
          <w:rFonts w:ascii="Times New Roman" w:hAnsi="Times New Roman" w:cs="Times New Roman"/>
          <w:sz w:val="24"/>
          <w:szCs w:val="24"/>
        </w:rPr>
        <w:t xml:space="preserve"> </w:t>
      </w:r>
      <w:r w:rsidR="00AA0956">
        <w:rPr>
          <w:rFonts w:ascii="Times New Roman" w:hAnsi="Times New Roman" w:cs="Times New Roman"/>
          <w:sz w:val="24"/>
          <w:szCs w:val="24"/>
        </w:rPr>
        <w:t>search</w:t>
      </w:r>
      <w:r w:rsidR="00900107">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Müller et al. 2014</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polynomials</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trust-region search</w:t>
      </w:r>
      <w:r w:rsidR="00B93858">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 xml:space="preserve">Osorio and </w:t>
      </w:r>
      <w:proofErr w:type="spellStart"/>
      <w:r w:rsidR="00AA5314" w:rsidRPr="00AA5314">
        <w:rPr>
          <w:rFonts w:ascii="Times New Roman" w:hAnsi="Times New Roman" w:cs="Times New Roman"/>
          <w:sz w:val="24"/>
          <w:szCs w:val="24"/>
          <w:highlight w:val="yellow"/>
        </w:rPr>
        <w:t>Bierlaire</w:t>
      </w:r>
      <w:proofErr w:type="spellEnd"/>
      <w:r w:rsidR="00AA5314" w:rsidRPr="00AA5314">
        <w:rPr>
          <w:rFonts w:ascii="Times New Roman" w:hAnsi="Times New Roman" w:cs="Times New Roman"/>
          <w:sz w:val="24"/>
          <w:szCs w:val="24"/>
          <w:highlight w:val="yellow"/>
        </w:rPr>
        <w:t xml:space="preserve"> 2013</w:t>
      </w:r>
      <w:r w:rsidR="00F1779A">
        <w:rPr>
          <w:rFonts w:ascii="Times New Roman" w:hAnsi="Times New Roman" w:cs="Times New Roman"/>
          <w:sz w:val="24"/>
          <w:szCs w:val="24"/>
        </w:rPr>
        <w:t>),</w:t>
      </w:r>
      <w:r w:rsidR="00034916">
        <w:rPr>
          <w:rFonts w:ascii="Times New Roman" w:hAnsi="Times New Roman" w:cs="Times New Roman"/>
          <w:sz w:val="24"/>
          <w:szCs w:val="24"/>
        </w:rPr>
        <w:t xml:space="preserve"> </w:t>
      </w:r>
      <w:r w:rsidR="00AA0956">
        <w:rPr>
          <w:rFonts w:ascii="Times New Roman" w:hAnsi="Times New Roman" w:cs="Times New Roman"/>
          <w:sz w:val="24"/>
          <w:szCs w:val="24"/>
        </w:rPr>
        <w:t xml:space="preserve">Gaussian process regression (GPR) </w:t>
      </w:r>
      <w:r w:rsidR="00B260EA">
        <w:rPr>
          <w:rFonts w:ascii="Times New Roman" w:hAnsi="Times New Roman" w:cs="Times New Roman"/>
          <w:sz w:val="24"/>
          <w:szCs w:val="24"/>
        </w:rPr>
        <w:t xml:space="preserve">with </w:t>
      </w:r>
      <w:r w:rsidR="00E107A8">
        <w:rPr>
          <w:rFonts w:ascii="Times New Roman" w:hAnsi="Times New Roman" w:cs="Times New Roman"/>
          <w:sz w:val="24"/>
          <w:szCs w:val="24"/>
        </w:rPr>
        <w:t>Bayesian optimization</w:t>
      </w:r>
      <w:r w:rsidR="00215D88">
        <w:rPr>
          <w:rFonts w:ascii="Times New Roman" w:hAnsi="Times New Roman" w:cs="Times New Roman"/>
          <w:sz w:val="24"/>
          <w:szCs w:val="24"/>
        </w:rPr>
        <w:t xml:space="preserve"> </w:t>
      </w:r>
      <w:r w:rsidR="00E107A8">
        <w:rPr>
          <w:rFonts w:ascii="Times New Roman" w:hAnsi="Times New Roman" w:cs="Times New Roman"/>
          <w:sz w:val="24"/>
          <w:szCs w:val="24"/>
        </w:rPr>
        <w:t xml:space="preserve">(BO) </w:t>
      </w:r>
      <w:r w:rsidR="00F1779A">
        <w:rPr>
          <w:rFonts w:ascii="Times New Roman" w:hAnsi="Times New Roman" w:cs="Times New Roman"/>
          <w:sz w:val="24"/>
          <w:szCs w:val="24"/>
        </w:rPr>
        <w:t>(</w:t>
      </w:r>
      <w:r w:rsidR="00E107A8">
        <w:rPr>
          <w:rFonts w:ascii="Times New Roman" w:hAnsi="Times New Roman" w:cs="Times New Roman"/>
          <w:sz w:val="24"/>
          <w:szCs w:val="24"/>
        </w:rPr>
        <w:t xml:space="preserve">e.g., </w:t>
      </w:r>
      <w:r w:rsidR="00992291" w:rsidRPr="00992291">
        <w:rPr>
          <w:rFonts w:ascii="Times New Roman" w:hAnsi="Times New Roman" w:cs="Times New Roman"/>
          <w:sz w:val="24"/>
          <w:szCs w:val="24"/>
          <w:highlight w:val="yellow"/>
        </w:rPr>
        <w:t xml:space="preserve">Scott et al. </w:t>
      </w:r>
      <w:r w:rsidR="00AA0956" w:rsidRPr="00992291">
        <w:rPr>
          <w:rFonts w:ascii="Times New Roman" w:hAnsi="Times New Roman" w:cs="Times New Roman"/>
          <w:sz w:val="24"/>
          <w:szCs w:val="24"/>
          <w:highlight w:val="yellow"/>
        </w:rPr>
        <w:t>2011</w:t>
      </w:r>
      <w:r w:rsidR="00F1779A">
        <w:rPr>
          <w:rFonts w:ascii="Times New Roman" w:hAnsi="Times New Roman" w:cs="Times New Roman"/>
          <w:sz w:val="24"/>
          <w:szCs w:val="24"/>
        </w:rPr>
        <w:t>)</w:t>
      </w:r>
      <w:r w:rsidR="00AA5314">
        <w:rPr>
          <w:rFonts w:ascii="Times New Roman" w:hAnsi="Times New Roman" w:cs="Times New Roman"/>
          <w:sz w:val="24"/>
          <w:szCs w:val="24"/>
        </w:rPr>
        <w:t>, etc</w:t>
      </w:r>
      <w:r w:rsidR="00F1779A">
        <w:rPr>
          <w:rFonts w:ascii="Times New Roman" w:hAnsi="Times New Roman" w:cs="Times New Roman"/>
          <w:sz w:val="24"/>
          <w:szCs w:val="24"/>
        </w:rPr>
        <w:t xml:space="preserve">. </w:t>
      </w:r>
      <w:r w:rsidR="00B93858">
        <w:rPr>
          <w:rFonts w:ascii="Times New Roman" w:hAnsi="Times New Roman" w:cs="Times New Roman"/>
          <w:sz w:val="24"/>
          <w:szCs w:val="24"/>
        </w:rPr>
        <w:t xml:space="preserve">Naturally, the applicability and the performance of the algorithm </w:t>
      </w:r>
      <w:r w:rsidR="00B260EA">
        <w:rPr>
          <w:rFonts w:ascii="Times New Roman" w:hAnsi="Times New Roman" w:cs="Times New Roman"/>
          <w:sz w:val="24"/>
          <w:szCs w:val="24"/>
        </w:rPr>
        <w:t>rely</w:t>
      </w:r>
      <w:r w:rsidR="00B93858">
        <w:rPr>
          <w:rFonts w:ascii="Times New Roman" w:hAnsi="Times New Roman" w:cs="Times New Roman"/>
          <w:sz w:val="24"/>
          <w:szCs w:val="24"/>
        </w:rPr>
        <w:t xml:space="preserve"> on</w:t>
      </w:r>
      <w:r w:rsidR="00B260EA">
        <w:rPr>
          <w:rFonts w:ascii="Times New Roman" w:hAnsi="Times New Roman" w:cs="Times New Roman"/>
          <w:sz w:val="24"/>
          <w:szCs w:val="24"/>
        </w:rPr>
        <w:t xml:space="preserve"> </w:t>
      </w:r>
      <w:r w:rsidR="00B93858">
        <w:rPr>
          <w:rFonts w:ascii="Times New Roman" w:hAnsi="Times New Roman" w:cs="Times New Roman"/>
          <w:sz w:val="24"/>
          <w:szCs w:val="24"/>
        </w:rPr>
        <w:t xml:space="preserve">what combination of </w:t>
      </w:r>
      <w:proofErr w:type="gramStart"/>
      <w:r w:rsidR="00A5379D">
        <w:rPr>
          <w:rFonts w:ascii="Times New Roman" w:hAnsi="Times New Roman" w:cs="Times New Roman"/>
          <w:sz w:val="24"/>
          <w:szCs w:val="24"/>
        </w:rPr>
        <w:t>meta</w:t>
      </w:r>
      <w:r w:rsidR="00B93858">
        <w:rPr>
          <w:rFonts w:ascii="Times New Roman" w:hAnsi="Times New Roman" w:cs="Times New Roman"/>
          <w:sz w:val="24"/>
          <w:szCs w:val="24"/>
        </w:rPr>
        <w:t>model</w:t>
      </w:r>
      <w:proofErr w:type="gramEnd"/>
      <w:r w:rsidR="00B93858">
        <w:rPr>
          <w:rFonts w:ascii="Times New Roman" w:hAnsi="Times New Roman" w:cs="Times New Roman"/>
          <w:sz w:val="24"/>
          <w:szCs w:val="24"/>
        </w:rPr>
        <w:t xml:space="preserve"> and sampling policy is used</w:t>
      </w:r>
      <w:r w:rsidR="00744730">
        <w:rPr>
          <w:rFonts w:ascii="Times New Roman" w:hAnsi="Times New Roman" w:cs="Times New Roman"/>
          <w:sz w:val="24"/>
          <w:szCs w:val="24"/>
        </w:rPr>
        <w:t xml:space="preserve">. </w:t>
      </w:r>
      <w:r w:rsidR="006A75C9">
        <w:rPr>
          <w:rFonts w:ascii="Times New Roman" w:hAnsi="Times New Roman" w:cs="Times New Roman"/>
          <w:sz w:val="24"/>
          <w:szCs w:val="24"/>
        </w:rPr>
        <w:t xml:space="preserve">We </w:t>
      </w:r>
      <w:r w:rsidR="00494AB3">
        <w:rPr>
          <w:rFonts w:ascii="Times New Roman" w:hAnsi="Times New Roman" w:cs="Times New Roman"/>
          <w:sz w:val="24"/>
          <w:szCs w:val="24"/>
        </w:rPr>
        <w:t xml:space="preserve">propose </w:t>
      </w:r>
      <w:r w:rsidR="00F400D6">
        <w:rPr>
          <w:rFonts w:ascii="Times New Roman" w:hAnsi="Times New Roman" w:cs="Times New Roman"/>
          <w:sz w:val="24"/>
          <w:szCs w:val="24"/>
        </w:rPr>
        <w:t>parametric</w:t>
      </w:r>
      <w:r w:rsidR="00452731">
        <w:rPr>
          <w:rFonts w:ascii="Times New Roman" w:hAnsi="Times New Roman" w:cs="Times New Roman"/>
          <w:sz w:val="24"/>
          <w:szCs w:val="24"/>
        </w:rPr>
        <w:t>-</w:t>
      </w:r>
      <w:r w:rsidR="00744730">
        <w:rPr>
          <w:rFonts w:ascii="Times New Roman" w:hAnsi="Times New Roman" w:cs="Times New Roman"/>
          <w:sz w:val="24"/>
          <w:szCs w:val="24"/>
        </w:rPr>
        <w:t>GPR</w:t>
      </w:r>
      <w:r w:rsidR="00452731">
        <w:rPr>
          <w:rFonts w:ascii="Times New Roman" w:hAnsi="Times New Roman" w:cs="Times New Roman"/>
          <w:sz w:val="24"/>
          <w:szCs w:val="24"/>
        </w:rPr>
        <w:t>-</w:t>
      </w:r>
      <w:r w:rsidR="00B06513" w:rsidRPr="00452731">
        <w:rPr>
          <w:rFonts w:ascii="Times New Roman" w:hAnsi="Times New Roman" w:cs="Times New Roman"/>
          <w:sz w:val="24"/>
          <w:szCs w:val="24"/>
        </w:rPr>
        <w:t>based</w:t>
      </w:r>
      <w:r w:rsidR="006C6272" w:rsidRPr="00452731">
        <w:rPr>
          <w:rFonts w:ascii="Times New Roman" w:hAnsi="Times New Roman" w:cs="Times New Roman"/>
          <w:sz w:val="24"/>
          <w:szCs w:val="24"/>
        </w:rPr>
        <w:t xml:space="preserve"> approximate</w:t>
      </w:r>
      <w:r w:rsidR="00452731">
        <w:rPr>
          <w:rFonts w:ascii="Times New Roman" w:hAnsi="Times New Roman" w:cs="Times New Roman"/>
          <w:sz w:val="24"/>
          <w:szCs w:val="24"/>
        </w:rPr>
        <w:t>-</w:t>
      </w:r>
      <w:commentRangeStart w:id="105"/>
      <w:r w:rsidR="00744730">
        <w:rPr>
          <w:rFonts w:ascii="Times New Roman" w:hAnsi="Times New Roman" w:cs="Times New Roman"/>
          <w:sz w:val="24"/>
          <w:szCs w:val="24"/>
        </w:rPr>
        <w:t>KG</w:t>
      </w:r>
      <w:commentRangeEnd w:id="105"/>
      <w:r w:rsidR="00B73C04">
        <w:rPr>
          <w:rStyle w:val="a3"/>
        </w:rPr>
        <w:commentReference w:id="105"/>
      </w:r>
      <w:r w:rsidR="00744730">
        <w:rPr>
          <w:rFonts w:ascii="Times New Roman" w:hAnsi="Times New Roman" w:cs="Times New Roman"/>
          <w:sz w:val="24"/>
          <w:szCs w:val="24"/>
        </w:rPr>
        <w:t xml:space="preserve"> sampling polic</w:t>
      </w:r>
      <w:r w:rsidR="00992291">
        <w:rPr>
          <w:rFonts w:ascii="Times New Roman" w:hAnsi="Times New Roman" w:cs="Times New Roman"/>
          <w:sz w:val="24"/>
          <w:szCs w:val="24"/>
        </w:rPr>
        <w:t>y</w:t>
      </w:r>
      <w:r w:rsidR="00A746E3">
        <w:rPr>
          <w:rFonts w:ascii="Times New Roman" w:hAnsi="Times New Roman" w:cs="Times New Roman"/>
          <w:sz w:val="24"/>
          <w:szCs w:val="24"/>
        </w:rPr>
        <w:t xml:space="preserve"> for tackling </w:t>
      </w:r>
      <w:r w:rsidR="006C6272">
        <w:rPr>
          <w:rFonts w:ascii="Times New Roman" w:hAnsi="Times New Roman" w:cs="Times New Roman"/>
          <w:sz w:val="24"/>
          <w:szCs w:val="24"/>
        </w:rPr>
        <w:t xml:space="preserve">challenging </w:t>
      </w:r>
      <w:r w:rsidR="00A746E3">
        <w:rPr>
          <w:rFonts w:ascii="Times New Roman" w:hAnsi="Times New Roman" w:cs="Times New Roman"/>
          <w:sz w:val="24"/>
          <w:szCs w:val="24"/>
        </w:rPr>
        <w:t>problem</w:t>
      </w:r>
      <w:r w:rsidR="006A10A1">
        <w:rPr>
          <w:rFonts w:ascii="Times New Roman" w:hAnsi="Times New Roman" w:cs="Times New Roman"/>
          <w:sz w:val="24"/>
          <w:szCs w:val="24"/>
        </w:rPr>
        <w:t xml:space="preserve"> (1)</w:t>
      </w:r>
      <w:r w:rsidR="006A75C9">
        <w:rPr>
          <w:rFonts w:ascii="Times New Roman" w:hAnsi="Times New Roman" w:cs="Times New Roman"/>
          <w:sz w:val="24"/>
          <w:szCs w:val="24"/>
        </w:rPr>
        <w:t>, which is the main contribution of this study.</w:t>
      </w:r>
    </w:p>
    <w:p w14:paraId="673D927F" w14:textId="77777777" w:rsidR="00CA1E4C" w:rsidRDefault="00CA1E4C" w:rsidP="008B22E8">
      <w:pPr>
        <w:rPr>
          <w:rFonts w:ascii="Times New Roman" w:hAnsi="Times New Roman" w:cs="Times New Roman"/>
          <w:b/>
          <w:iCs/>
          <w:sz w:val="24"/>
          <w:szCs w:val="24"/>
        </w:rPr>
      </w:pPr>
    </w:p>
    <w:p w14:paraId="00EC5FE5" w14:textId="1CF7BDEB" w:rsidR="00D92522" w:rsidRDefault="00BB5533" w:rsidP="008B22E8">
      <w:pPr>
        <w:rPr>
          <w:rFonts w:ascii="Times New Roman" w:hAnsi="Times New Roman" w:cs="Times New Roman"/>
          <w:sz w:val="24"/>
          <w:szCs w:val="24"/>
        </w:rPr>
      </w:pPr>
      <w:commentRangeStart w:id="106"/>
      <w:r>
        <w:rPr>
          <w:rFonts w:ascii="Times New Roman" w:hAnsi="Times New Roman" w:cs="Times New Roman"/>
          <w:sz w:val="24"/>
          <w:szCs w:val="24"/>
        </w:rPr>
        <w:t xml:space="preserve">BO </w:t>
      </w:r>
      <w:r w:rsidR="00F27821">
        <w:rPr>
          <w:rFonts w:ascii="Times New Roman" w:hAnsi="Times New Roman" w:cs="Times New Roman"/>
          <w:sz w:val="24"/>
          <w:szCs w:val="24"/>
        </w:rPr>
        <w:t xml:space="preserve">is a </w:t>
      </w:r>
      <w:r w:rsidR="00E107A8">
        <w:rPr>
          <w:rFonts w:ascii="Times New Roman" w:hAnsi="Times New Roman" w:cs="Times New Roman"/>
          <w:sz w:val="24"/>
          <w:szCs w:val="24"/>
        </w:rPr>
        <w:t xml:space="preserve">powerful SO </w:t>
      </w:r>
      <w:r w:rsidR="00E4654F">
        <w:rPr>
          <w:rFonts w:ascii="Times New Roman" w:hAnsi="Times New Roman" w:cs="Times New Roman"/>
          <w:sz w:val="24"/>
          <w:szCs w:val="24"/>
        </w:rPr>
        <w:t>framework</w:t>
      </w:r>
      <w:r w:rsidR="00E107A8">
        <w:rPr>
          <w:rFonts w:ascii="Times New Roman" w:hAnsi="Times New Roman" w:cs="Times New Roman"/>
          <w:sz w:val="24"/>
          <w:szCs w:val="24"/>
        </w:rPr>
        <w:t xml:space="preserve"> which </w:t>
      </w:r>
      <w:r>
        <w:rPr>
          <w:rFonts w:ascii="Times New Roman" w:hAnsi="Times New Roman" w:cs="Times New Roman"/>
          <w:sz w:val="24"/>
          <w:szCs w:val="24"/>
        </w:rPr>
        <w:t xml:space="preserve">starts with </w:t>
      </w:r>
      <w:r w:rsidR="00452731">
        <w:rPr>
          <w:rFonts w:ascii="Times New Roman" w:hAnsi="Times New Roman" w:cs="Times New Roman"/>
          <w:sz w:val="24"/>
          <w:szCs w:val="24"/>
        </w:rPr>
        <w:t>a</w:t>
      </w:r>
      <w:r>
        <w:rPr>
          <w:rFonts w:ascii="Times New Roman" w:hAnsi="Times New Roman" w:cs="Times New Roman"/>
          <w:sz w:val="24"/>
          <w:szCs w:val="24"/>
        </w:rPr>
        <w:t xml:space="preserve"> prior </w:t>
      </w:r>
      <w:r w:rsidR="00E4654F">
        <w:rPr>
          <w:rFonts w:ascii="Times New Roman" w:hAnsi="Times New Roman" w:cs="Times New Roman"/>
          <w:sz w:val="24"/>
          <w:szCs w:val="24"/>
        </w:rPr>
        <w:t xml:space="preserve">belief </w:t>
      </w:r>
      <w:r w:rsidR="00884E62">
        <w:rPr>
          <w:rFonts w:ascii="Times New Roman" w:hAnsi="Times New Roman" w:cs="Times New Roman"/>
          <w:sz w:val="24"/>
          <w:szCs w:val="24"/>
        </w:rPr>
        <w:t>(estimates of the function value</w:t>
      </w:r>
      <w:r w:rsidR="00ED331A">
        <w:rPr>
          <w:rFonts w:ascii="Times New Roman" w:hAnsi="Times New Roman" w:cs="Times New Roman"/>
          <w:sz w:val="24"/>
          <w:szCs w:val="24"/>
        </w:rPr>
        <w:t>s</w:t>
      </w:r>
      <w:r w:rsidR="00884E62">
        <w:rPr>
          <w:rFonts w:ascii="Times New Roman" w:hAnsi="Times New Roman" w:cs="Times New Roman"/>
          <w:sz w:val="24"/>
          <w:szCs w:val="24"/>
        </w:rPr>
        <w:t xml:space="preserve"> and the uncertaint</w:t>
      </w:r>
      <w:r w:rsidR="00ED331A">
        <w:rPr>
          <w:rFonts w:ascii="Times New Roman" w:hAnsi="Times New Roman" w:cs="Times New Roman"/>
          <w:sz w:val="24"/>
          <w:szCs w:val="24"/>
        </w:rPr>
        <w:t>ies</w:t>
      </w:r>
      <w:r w:rsidR="00884E62">
        <w:rPr>
          <w:rFonts w:ascii="Times New Roman" w:hAnsi="Times New Roman" w:cs="Times New Roman"/>
          <w:sz w:val="24"/>
          <w:szCs w:val="24"/>
        </w:rPr>
        <w:t xml:space="preserve">) </w:t>
      </w:r>
      <w:r w:rsidR="001003D0">
        <w:rPr>
          <w:rFonts w:ascii="Times New Roman" w:hAnsi="Times New Roman" w:cs="Times New Roman"/>
          <w:sz w:val="24"/>
          <w:szCs w:val="24"/>
        </w:rPr>
        <w:t>on the</w:t>
      </w:r>
      <w:r>
        <w:rPr>
          <w:rFonts w:ascii="Times New Roman" w:hAnsi="Times New Roman" w:cs="Times New Roman"/>
          <w:sz w:val="24"/>
          <w:szCs w:val="24"/>
        </w:rPr>
        <w:t xml:space="preserve"> solutions and select</w:t>
      </w:r>
      <w:r w:rsidR="00ED331A">
        <w:rPr>
          <w:rFonts w:ascii="Times New Roman" w:hAnsi="Times New Roman" w:cs="Times New Roman"/>
          <w:sz w:val="24"/>
          <w:szCs w:val="24"/>
        </w:rPr>
        <w:t>s</w:t>
      </w:r>
      <w:r>
        <w:rPr>
          <w:rFonts w:ascii="Times New Roman" w:hAnsi="Times New Roman" w:cs="Times New Roman"/>
          <w:sz w:val="24"/>
          <w:szCs w:val="24"/>
        </w:rPr>
        <w:t xml:space="preserve"> the new sample</w:t>
      </w:r>
      <w:r>
        <w:rPr>
          <w:rFonts w:ascii="Times New Roman" w:hAnsi="Times New Roman" w:cs="Times New Roman" w:hint="eastAsia"/>
          <w:sz w:val="24"/>
          <w:szCs w:val="24"/>
        </w:rPr>
        <w:t xml:space="preserve"> </w:t>
      </w:r>
      <w:r w:rsidR="00E4654F">
        <w:rPr>
          <w:rFonts w:ascii="Times New Roman" w:hAnsi="Times New Roman" w:cs="Times New Roman"/>
          <w:sz w:val="24"/>
          <w:szCs w:val="24"/>
        </w:rPr>
        <w:t>which</w:t>
      </w:r>
      <w:r>
        <w:rPr>
          <w:rFonts w:ascii="Times New Roman" w:hAnsi="Times New Roman" w:cs="Times New Roman"/>
          <w:sz w:val="24"/>
          <w:szCs w:val="24"/>
        </w:rPr>
        <w:t xml:space="preserve"> maximizes the value of </w:t>
      </w:r>
      <w:r w:rsidR="00E4654F">
        <w:rPr>
          <w:rFonts w:ascii="Times New Roman" w:hAnsi="Times New Roman" w:cs="Times New Roman"/>
          <w:sz w:val="24"/>
          <w:szCs w:val="24"/>
        </w:rPr>
        <w:t>the</w:t>
      </w:r>
      <w:r>
        <w:rPr>
          <w:rFonts w:ascii="Times New Roman" w:hAnsi="Times New Roman" w:cs="Times New Roman"/>
          <w:sz w:val="24"/>
          <w:szCs w:val="24"/>
        </w:rPr>
        <w:t xml:space="preserve"> measurement</w:t>
      </w:r>
      <w:r w:rsidR="00E4654F">
        <w:rPr>
          <w:rFonts w:ascii="Times New Roman" w:hAnsi="Times New Roman" w:cs="Times New Roman"/>
          <w:sz w:val="24"/>
          <w:szCs w:val="24"/>
        </w:rPr>
        <w:t>, the new observation is then used for updating the posterior belief. Th</w:t>
      </w:r>
      <w:r w:rsidR="001003D0">
        <w:rPr>
          <w:rFonts w:ascii="Times New Roman" w:hAnsi="Times New Roman" w:cs="Times New Roman"/>
          <w:sz w:val="24"/>
          <w:szCs w:val="24"/>
        </w:rPr>
        <w:t xml:space="preserve">e </w:t>
      </w:r>
      <w:r w:rsidR="00E4654F">
        <w:rPr>
          <w:rFonts w:ascii="Times New Roman" w:hAnsi="Times New Roman" w:cs="Times New Roman"/>
          <w:sz w:val="24"/>
          <w:szCs w:val="24"/>
        </w:rPr>
        <w:t xml:space="preserve">value of measurement is called the acquisition function defined </w:t>
      </w:r>
      <w:r w:rsidR="004864FB">
        <w:rPr>
          <w:rFonts w:ascii="Times New Roman" w:hAnsi="Times New Roman" w:cs="Times New Roman"/>
          <w:sz w:val="24"/>
          <w:szCs w:val="24"/>
        </w:rPr>
        <w:t>by the</w:t>
      </w:r>
      <w:r w:rsidR="00E4654F">
        <w:rPr>
          <w:rFonts w:ascii="Times New Roman" w:hAnsi="Times New Roman" w:cs="Times New Roman"/>
          <w:sz w:val="24"/>
          <w:szCs w:val="24"/>
        </w:rPr>
        <w:t xml:space="preserve"> sampling policy</w:t>
      </w:r>
      <w:commentRangeEnd w:id="106"/>
      <w:r w:rsidR="00E171E0">
        <w:rPr>
          <w:rStyle w:val="a3"/>
        </w:rPr>
        <w:commentReference w:id="106"/>
      </w:r>
      <w:r w:rsidR="00E4654F">
        <w:rPr>
          <w:rFonts w:ascii="Times New Roman" w:hAnsi="Times New Roman" w:cs="Times New Roman"/>
          <w:sz w:val="24"/>
          <w:szCs w:val="24"/>
        </w:rPr>
        <w:t xml:space="preserve">. </w:t>
      </w:r>
      <w:r w:rsidR="003175BB">
        <w:rPr>
          <w:rFonts w:ascii="Times New Roman" w:hAnsi="Times New Roman" w:cs="Times New Roman"/>
          <w:sz w:val="24"/>
          <w:szCs w:val="24"/>
        </w:rPr>
        <w:t xml:space="preserve">In particular, </w:t>
      </w:r>
      <w:r w:rsidR="00BB148C">
        <w:rPr>
          <w:rFonts w:ascii="Times New Roman" w:hAnsi="Times New Roman" w:cs="Times New Roman"/>
          <w:sz w:val="24"/>
          <w:szCs w:val="24"/>
        </w:rPr>
        <w:t xml:space="preserve">the </w:t>
      </w:r>
      <w:r w:rsidR="006A75C9">
        <w:rPr>
          <w:rFonts w:ascii="Times New Roman" w:hAnsi="Times New Roman" w:cs="Times New Roman"/>
          <w:sz w:val="24"/>
          <w:szCs w:val="24"/>
        </w:rPr>
        <w:t xml:space="preserve">KG policy </w:t>
      </w:r>
      <w:r w:rsidR="00BB148C">
        <w:rPr>
          <w:rFonts w:ascii="Times New Roman" w:hAnsi="Times New Roman" w:cs="Times New Roman"/>
          <w:sz w:val="24"/>
          <w:szCs w:val="24"/>
        </w:rPr>
        <w:t xml:space="preserve">defines acquisition </w:t>
      </w:r>
      <w:r w:rsidR="00BB148C" w:rsidRPr="0075324C">
        <w:rPr>
          <w:rFonts w:ascii="Times New Roman" w:hAnsi="Times New Roman" w:cs="Times New Roman"/>
          <w:sz w:val="24"/>
          <w:szCs w:val="24"/>
        </w:rPr>
        <w:t xml:space="preserve">function as the expected improvement in the </w:t>
      </w:r>
      <w:r w:rsidR="00BB148C" w:rsidRPr="00F01C8B">
        <w:rPr>
          <w:rFonts w:ascii="Times New Roman" w:hAnsi="Times New Roman" w:cs="Times New Roman"/>
          <w:i/>
          <w:sz w:val="24"/>
          <w:szCs w:val="24"/>
        </w:rPr>
        <w:t>best posterior mean</w:t>
      </w:r>
      <w:r w:rsidR="006A75C9">
        <w:rPr>
          <w:rFonts w:ascii="Times New Roman" w:hAnsi="Times New Roman" w:cs="Times New Roman"/>
          <w:sz w:val="24"/>
          <w:szCs w:val="24"/>
        </w:rPr>
        <w:t xml:space="preserve"> (known as the KG-factor)</w:t>
      </w:r>
      <w:r w:rsidR="00F01C8B">
        <w:rPr>
          <w:rFonts w:ascii="Times New Roman" w:hAnsi="Times New Roman" w:cs="Times New Roman"/>
          <w:sz w:val="24"/>
          <w:szCs w:val="24"/>
        </w:rPr>
        <w:t xml:space="preserve">. KG policy </w:t>
      </w:r>
      <w:r w:rsidR="006A75C9">
        <w:rPr>
          <w:rFonts w:ascii="Times New Roman" w:hAnsi="Times New Roman" w:cs="Times New Roman"/>
          <w:sz w:val="24"/>
          <w:szCs w:val="24"/>
        </w:rPr>
        <w:t>has theoretical</w:t>
      </w:r>
      <w:r w:rsidR="00E94406">
        <w:rPr>
          <w:rFonts w:ascii="Times New Roman" w:hAnsi="Times New Roman" w:cs="Times New Roman"/>
          <w:sz w:val="24"/>
          <w:szCs w:val="24"/>
        </w:rPr>
        <w:t xml:space="preserve"> </w:t>
      </w:r>
      <w:r w:rsidR="006A75C9">
        <w:rPr>
          <w:rFonts w:ascii="Times New Roman" w:hAnsi="Times New Roman" w:cs="Times New Roman"/>
          <w:sz w:val="24"/>
          <w:szCs w:val="24"/>
        </w:rPr>
        <w:t>convergence</w:t>
      </w:r>
      <w:r w:rsidR="00E94406" w:rsidRPr="00E94406">
        <w:rPr>
          <w:rFonts w:ascii="Times New Roman" w:hAnsi="Times New Roman" w:cs="Times New Roman"/>
          <w:sz w:val="24"/>
          <w:szCs w:val="24"/>
        </w:rPr>
        <w:t xml:space="preserve"> </w:t>
      </w:r>
      <w:r w:rsidR="00E94406">
        <w:rPr>
          <w:rFonts w:ascii="Times New Roman" w:hAnsi="Times New Roman" w:cs="Times New Roman"/>
          <w:sz w:val="24"/>
          <w:szCs w:val="24"/>
        </w:rPr>
        <w:t>guarantee</w:t>
      </w:r>
      <w:r w:rsidR="006A75C9">
        <w:rPr>
          <w:rFonts w:ascii="Times New Roman" w:hAnsi="Times New Roman" w:cs="Times New Roman"/>
          <w:sz w:val="24"/>
          <w:szCs w:val="24"/>
        </w:rPr>
        <w:t xml:space="preserve"> and perform</w:t>
      </w:r>
      <w:r w:rsidR="008239E0">
        <w:rPr>
          <w:rFonts w:ascii="Times New Roman" w:hAnsi="Times New Roman" w:cs="Times New Roman"/>
          <w:sz w:val="24"/>
          <w:szCs w:val="24"/>
        </w:rPr>
        <w:t>s</w:t>
      </w:r>
      <w:r w:rsidR="006A75C9">
        <w:rPr>
          <w:rFonts w:ascii="Times New Roman" w:hAnsi="Times New Roman" w:cs="Times New Roman"/>
          <w:sz w:val="24"/>
          <w:szCs w:val="24"/>
        </w:rPr>
        <w:t xml:space="preserve"> well in </w:t>
      </w:r>
      <w:r w:rsidR="004A2D0B">
        <w:rPr>
          <w:rFonts w:ascii="Times New Roman" w:hAnsi="Times New Roman" w:cs="Times New Roman"/>
          <w:sz w:val="24"/>
          <w:szCs w:val="24"/>
        </w:rPr>
        <w:t xml:space="preserve">practice </w:t>
      </w:r>
      <w:r w:rsidR="006A75C9">
        <w:rPr>
          <w:rFonts w:ascii="Times New Roman" w:hAnsi="Times New Roman" w:cs="Times New Roman"/>
          <w:sz w:val="24"/>
          <w:szCs w:val="24"/>
        </w:rPr>
        <w:t>(</w:t>
      </w:r>
      <w:r w:rsidR="009E7B9D">
        <w:rPr>
          <w:rFonts w:ascii="Times New Roman" w:hAnsi="Times New Roman" w:cs="Times New Roman"/>
          <w:sz w:val="24"/>
          <w:szCs w:val="24"/>
          <w:highlight w:val="yellow"/>
        </w:rPr>
        <w:t>e.g.,</w:t>
      </w:r>
      <w:r w:rsidR="009E7B9D" w:rsidRPr="009E7B9D">
        <w:rPr>
          <w:rFonts w:ascii="Times New Roman" w:hAnsi="Times New Roman" w:cs="Times New Roman"/>
          <w:color w:val="000000" w:themeColor="text1"/>
          <w:sz w:val="24"/>
          <w:szCs w:val="24"/>
          <w:highlight w:val="yellow"/>
        </w:rPr>
        <w:t xml:space="preserve"> </w:t>
      </w:r>
      <w:proofErr w:type="spellStart"/>
      <w:r w:rsidR="009E7B9D" w:rsidRPr="009E7B9D">
        <w:rPr>
          <w:rFonts w:ascii="Times New Roman" w:hAnsi="Times New Roman" w:cs="Times New Roman"/>
          <w:color w:val="000000" w:themeColor="text1"/>
          <w:sz w:val="24"/>
          <w:szCs w:val="24"/>
          <w:highlight w:val="yellow"/>
        </w:rPr>
        <w:t>Negoescu</w:t>
      </w:r>
      <w:proofErr w:type="spellEnd"/>
      <w:r w:rsidR="009E7B9D" w:rsidRPr="009E7B9D">
        <w:rPr>
          <w:rFonts w:ascii="Times New Roman" w:hAnsi="Times New Roman" w:cs="Times New Roman"/>
          <w:color w:val="000000" w:themeColor="text1"/>
          <w:sz w:val="24"/>
          <w:szCs w:val="24"/>
          <w:highlight w:val="yellow"/>
        </w:rPr>
        <w:t xml:space="preserve"> et al. 2011</w:t>
      </w:r>
      <w:r w:rsidR="009E7B9D">
        <w:rPr>
          <w:rFonts w:ascii="Times New Roman" w:hAnsi="Times New Roman" w:cs="Times New Roman"/>
          <w:color w:val="000000" w:themeColor="text1"/>
          <w:sz w:val="24"/>
          <w:szCs w:val="24"/>
          <w:highlight w:val="yellow"/>
        </w:rPr>
        <w:t xml:space="preserve">, </w:t>
      </w:r>
      <w:r w:rsidR="009E7B9D" w:rsidRPr="00862832">
        <w:rPr>
          <w:rFonts w:ascii="Times New Roman" w:hAnsi="Times New Roman" w:cs="Times New Roman"/>
          <w:color w:val="000000" w:themeColor="text1"/>
          <w:sz w:val="24"/>
          <w:szCs w:val="24"/>
          <w:highlight w:val="yellow"/>
        </w:rPr>
        <w:t>Tan and Gao 2016</w:t>
      </w:r>
      <w:r w:rsidR="009E7B9D">
        <w:rPr>
          <w:rFonts w:ascii="Times New Roman" w:hAnsi="Times New Roman" w:cs="Times New Roman"/>
          <w:color w:val="000000" w:themeColor="text1"/>
          <w:sz w:val="24"/>
          <w:szCs w:val="24"/>
          <w:highlight w:val="yellow"/>
        </w:rPr>
        <w:t xml:space="preserve">, </w:t>
      </w:r>
      <w:r w:rsidR="009E7B9D" w:rsidRPr="009E7B9D">
        <w:rPr>
          <w:rFonts w:ascii="Times New Roman" w:hAnsi="Times New Roman" w:cs="Times New Roman"/>
          <w:color w:val="000000" w:themeColor="text1"/>
          <w:sz w:val="24"/>
          <w:szCs w:val="24"/>
          <w:highlight w:val="yellow"/>
        </w:rPr>
        <w:t>Wu and Frazier 2016</w:t>
      </w:r>
      <w:r w:rsidR="006A75C9">
        <w:rPr>
          <w:rFonts w:ascii="Times New Roman" w:hAnsi="Times New Roman" w:cs="Times New Roman"/>
          <w:sz w:val="24"/>
          <w:szCs w:val="24"/>
        </w:rPr>
        <w:t>).</w:t>
      </w:r>
      <w:r w:rsidR="00833BFE">
        <w:rPr>
          <w:rFonts w:ascii="Times New Roman" w:hAnsi="Times New Roman" w:cs="Times New Roman"/>
          <w:sz w:val="24"/>
          <w:szCs w:val="24"/>
        </w:rPr>
        <w:t xml:space="preserve"> </w:t>
      </w:r>
      <w:proofErr w:type="gramStart"/>
      <w:r w:rsidR="008239E0">
        <w:rPr>
          <w:rFonts w:ascii="Times New Roman" w:hAnsi="Times New Roman" w:cs="Times New Roman"/>
          <w:sz w:val="24"/>
          <w:szCs w:val="24"/>
        </w:rPr>
        <w:t>While,</w:t>
      </w:r>
      <w:proofErr w:type="gramEnd"/>
      <w:r w:rsidR="008239E0">
        <w:rPr>
          <w:rFonts w:ascii="Times New Roman" w:hAnsi="Times New Roman" w:cs="Times New Roman"/>
          <w:sz w:val="24"/>
          <w:szCs w:val="24"/>
        </w:rPr>
        <w:t xml:space="preserve"> </w:t>
      </w:r>
      <w:r w:rsidR="00486709">
        <w:rPr>
          <w:rFonts w:ascii="Times New Roman" w:hAnsi="Times New Roman" w:cs="Times New Roman"/>
          <w:sz w:val="24"/>
          <w:szCs w:val="24"/>
        </w:rPr>
        <w:t>G</w:t>
      </w:r>
      <w:r w:rsidR="00833BFE">
        <w:rPr>
          <w:rFonts w:ascii="Times New Roman" w:hAnsi="Times New Roman" w:cs="Times New Roman"/>
          <w:sz w:val="24"/>
          <w:szCs w:val="24"/>
        </w:rPr>
        <w:t xml:space="preserve">PR is commonly used in BO </w:t>
      </w:r>
      <w:r w:rsidR="00452731">
        <w:rPr>
          <w:rFonts w:ascii="Times New Roman" w:hAnsi="Times New Roman" w:cs="Times New Roman"/>
          <w:sz w:val="24"/>
          <w:szCs w:val="24"/>
        </w:rPr>
        <w:t>due to neat</w:t>
      </w:r>
      <w:r w:rsidR="00833BFE">
        <w:rPr>
          <w:rFonts w:ascii="Times New Roman" w:hAnsi="Times New Roman" w:cs="Times New Roman"/>
          <w:sz w:val="24"/>
          <w:szCs w:val="24"/>
        </w:rPr>
        <w:t xml:space="preserve"> posterior</w:t>
      </w:r>
      <w:r w:rsidR="00452731">
        <w:rPr>
          <w:rFonts w:ascii="Times New Roman" w:hAnsi="Times New Roman" w:cs="Times New Roman"/>
          <w:sz w:val="24"/>
          <w:szCs w:val="24"/>
        </w:rPr>
        <w:t xml:space="preserve"> update of the Gaussian process</w:t>
      </w:r>
      <w:r w:rsidR="00E23E65">
        <w:rPr>
          <w:rFonts w:ascii="Times New Roman" w:hAnsi="Times New Roman" w:cs="Times New Roman"/>
          <w:sz w:val="24"/>
          <w:szCs w:val="24"/>
        </w:rPr>
        <w:t>. M</w:t>
      </w:r>
      <w:r w:rsidR="005B3344" w:rsidRPr="004B56B3">
        <w:rPr>
          <w:rFonts w:ascii="Times New Roman" w:hAnsi="Times New Roman" w:cs="Times New Roman"/>
          <w:sz w:val="24"/>
          <w:szCs w:val="24"/>
        </w:rPr>
        <w:t xml:space="preserve">any popular </w:t>
      </w:r>
      <w:r w:rsidR="003442CB" w:rsidRPr="004B56B3">
        <w:rPr>
          <w:rFonts w:ascii="Times New Roman" w:hAnsi="Times New Roman" w:cs="Times New Roman"/>
          <w:sz w:val="24"/>
          <w:szCs w:val="24"/>
        </w:rPr>
        <w:t>meta</w:t>
      </w:r>
      <w:r w:rsidR="005B3344" w:rsidRPr="004B56B3">
        <w:rPr>
          <w:rFonts w:ascii="Times New Roman" w:hAnsi="Times New Roman" w:cs="Times New Roman"/>
          <w:sz w:val="24"/>
          <w:szCs w:val="24"/>
        </w:rPr>
        <w:t xml:space="preserve">models </w:t>
      </w:r>
      <w:r w:rsidR="009F7AF0" w:rsidRPr="004B56B3">
        <w:rPr>
          <w:rFonts w:ascii="Times New Roman" w:hAnsi="Times New Roman" w:cs="Times New Roman"/>
          <w:sz w:val="24"/>
          <w:szCs w:val="24"/>
        </w:rPr>
        <w:t>have</w:t>
      </w:r>
      <w:r w:rsidR="005B3344" w:rsidRPr="004B56B3">
        <w:rPr>
          <w:rFonts w:ascii="Times New Roman" w:hAnsi="Times New Roman" w:cs="Times New Roman"/>
          <w:sz w:val="24"/>
          <w:szCs w:val="24"/>
        </w:rPr>
        <w:t xml:space="preserve"> </w:t>
      </w:r>
      <w:r w:rsidR="007874D8" w:rsidRPr="004B56B3">
        <w:rPr>
          <w:rFonts w:ascii="Times New Roman" w:hAnsi="Times New Roman" w:cs="Times New Roman"/>
          <w:sz w:val="24"/>
          <w:szCs w:val="24"/>
        </w:rPr>
        <w:t xml:space="preserve">similar essence </w:t>
      </w:r>
      <w:r w:rsidR="005B3344" w:rsidRPr="004B56B3">
        <w:rPr>
          <w:rFonts w:ascii="Times New Roman" w:hAnsi="Times New Roman" w:cs="Times New Roman"/>
          <w:sz w:val="24"/>
          <w:szCs w:val="24"/>
        </w:rPr>
        <w:t xml:space="preserve">as GPR, </w:t>
      </w:r>
      <w:r w:rsidR="007874D8" w:rsidRPr="004B56B3">
        <w:rPr>
          <w:rFonts w:ascii="Times New Roman" w:hAnsi="Times New Roman" w:cs="Times New Roman"/>
          <w:sz w:val="24"/>
          <w:szCs w:val="24"/>
        </w:rPr>
        <w:t xml:space="preserve">such as </w:t>
      </w:r>
      <w:r w:rsidR="005B3344" w:rsidRPr="004B56B3">
        <w:rPr>
          <w:rFonts w:ascii="Times New Roman" w:hAnsi="Times New Roman" w:cs="Times New Roman"/>
          <w:sz w:val="24"/>
          <w:szCs w:val="24"/>
        </w:rPr>
        <w:t xml:space="preserve">various </w:t>
      </w:r>
      <w:r w:rsidR="007874D8" w:rsidRPr="004B56B3">
        <w:rPr>
          <w:rFonts w:ascii="Times New Roman" w:hAnsi="Times New Roman" w:cs="Times New Roman"/>
          <w:sz w:val="24"/>
          <w:szCs w:val="24"/>
        </w:rPr>
        <w:t>kriging model</w:t>
      </w:r>
      <w:r w:rsidR="005B3344" w:rsidRPr="004B56B3">
        <w:rPr>
          <w:rFonts w:ascii="Times New Roman" w:hAnsi="Times New Roman" w:cs="Times New Roman"/>
          <w:sz w:val="24"/>
          <w:szCs w:val="24"/>
        </w:rPr>
        <w:t>s</w:t>
      </w:r>
      <w:r w:rsidR="007874D8" w:rsidRPr="004B56B3">
        <w:rPr>
          <w:rFonts w:ascii="Times New Roman" w:hAnsi="Times New Roman" w:cs="Times New Roman"/>
          <w:sz w:val="24"/>
          <w:szCs w:val="24"/>
        </w:rPr>
        <w:t xml:space="preserve"> </w:t>
      </w:r>
      <w:r w:rsidR="00E43772" w:rsidRPr="004B56B3">
        <w:rPr>
          <w:rFonts w:ascii="Times New Roman" w:hAnsi="Times New Roman" w:cs="Times New Roman"/>
          <w:sz w:val="24"/>
          <w:szCs w:val="24"/>
        </w:rPr>
        <w:t>that estimate sp</w:t>
      </w:r>
      <w:r w:rsidR="007D2494" w:rsidRPr="004B56B3">
        <w:rPr>
          <w:rFonts w:ascii="Times New Roman" w:hAnsi="Times New Roman" w:cs="Times New Roman"/>
          <w:sz w:val="24"/>
          <w:szCs w:val="24"/>
        </w:rPr>
        <w:t>at</w:t>
      </w:r>
      <w:r w:rsidR="00E43772" w:rsidRPr="004B56B3">
        <w:rPr>
          <w:rFonts w:ascii="Times New Roman" w:hAnsi="Times New Roman" w:cs="Times New Roman"/>
          <w:sz w:val="24"/>
          <w:szCs w:val="24"/>
        </w:rPr>
        <w:t>ial correlations</w:t>
      </w:r>
      <w:r w:rsidR="002A42AB" w:rsidRPr="004B56B3">
        <w:rPr>
          <w:rFonts w:ascii="Times New Roman" w:hAnsi="Times New Roman" w:cs="Times New Roman"/>
          <w:sz w:val="24"/>
          <w:szCs w:val="24"/>
        </w:rPr>
        <w:t xml:space="preserve"> </w:t>
      </w:r>
      <w:r w:rsidR="002A42AB" w:rsidRPr="004447D1">
        <w:rPr>
          <w:rFonts w:ascii="Times New Roman" w:hAnsi="Times New Roman" w:cs="Times New Roman"/>
          <w:sz w:val="24"/>
          <w:szCs w:val="24"/>
          <w:highlight w:val="yellow"/>
        </w:rPr>
        <w:t>(***)</w:t>
      </w:r>
      <w:r w:rsidR="002A42AB" w:rsidRPr="004B56B3">
        <w:rPr>
          <w:rFonts w:ascii="Times New Roman" w:hAnsi="Times New Roman" w:cs="Times New Roman"/>
          <w:sz w:val="24"/>
          <w:szCs w:val="24"/>
        </w:rPr>
        <w:t>,</w:t>
      </w:r>
      <w:r w:rsidR="005B3344" w:rsidRPr="004B56B3">
        <w:rPr>
          <w:rFonts w:ascii="Times New Roman" w:hAnsi="Times New Roman" w:cs="Times New Roman"/>
          <w:sz w:val="24"/>
          <w:szCs w:val="24"/>
        </w:rPr>
        <w:t xml:space="preserve"> </w:t>
      </w:r>
      <w:r w:rsidR="009312C9" w:rsidRPr="004B56B3">
        <w:rPr>
          <w:rFonts w:ascii="Times New Roman" w:hAnsi="Times New Roman" w:cs="Times New Roman"/>
          <w:sz w:val="24"/>
          <w:szCs w:val="24"/>
        </w:rPr>
        <w:t xml:space="preserve">and </w:t>
      </w:r>
      <w:r w:rsidR="005B3344" w:rsidRPr="004B56B3">
        <w:rPr>
          <w:rFonts w:ascii="Times New Roman" w:hAnsi="Times New Roman" w:cs="Times New Roman"/>
          <w:sz w:val="24"/>
          <w:szCs w:val="24"/>
        </w:rPr>
        <w:t>the</w:t>
      </w:r>
      <w:r w:rsidR="007874D8" w:rsidRPr="004B56B3">
        <w:rPr>
          <w:rFonts w:ascii="Times New Roman" w:hAnsi="Times New Roman" w:cs="Times New Roman"/>
          <w:sz w:val="24"/>
          <w:szCs w:val="24"/>
        </w:rPr>
        <w:t xml:space="preserve"> Gaussian Markov random fields</w:t>
      </w:r>
      <w:r w:rsidR="003442CB" w:rsidRPr="004B56B3">
        <w:rPr>
          <w:rFonts w:ascii="Times New Roman" w:hAnsi="Times New Roman" w:cs="Times New Roman"/>
          <w:sz w:val="24"/>
          <w:szCs w:val="24"/>
        </w:rPr>
        <w:t xml:space="preserve"> which restrict GPR to have</w:t>
      </w:r>
      <w:r w:rsidR="003442CB">
        <w:rPr>
          <w:rFonts w:ascii="Times New Roman" w:hAnsi="Times New Roman" w:cs="Times New Roman"/>
          <w:sz w:val="24"/>
          <w:szCs w:val="24"/>
        </w:rPr>
        <w:t xml:space="preserve"> certain</w:t>
      </w:r>
      <w:r w:rsidR="004B5BDB">
        <w:rPr>
          <w:rFonts w:ascii="Times New Roman" w:hAnsi="Times New Roman" w:cs="Times New Roman"/>
          <w:sz w:val="24"/>
          <w:szCs w:val="24"/>
        </w:rPr>
        <w:t xml:space="preserve"> dependence structure among </w:t>
      </w:r>
      <w:r w:rsidR="00E57152">
        <w:rPr>
          <w:rFonts w:ascii="Times New Roman" w:hAnsi="Times New Roman" w:cs="Times New Roman"/>
          <w:sz w:val="24"/>
          <w:szCs w:val="24"/>
        </w:rPr>
        <w:t>the</w:t>
      </w:r>
      <w:r w:rsidR="004B5BDB">
        <w:rPr>
          <w:rFonts w:ascii="Times New Roman" w:hAnsi="Times New Roman" w:cs="Times New Roman"/>
          <w:sz w:val="24"/>
          <w:szCs w:val="24"/>
        </w:rPr>
        <w:t xml:space="preserve"> solutions (</w:t>
      </w:r>
      <w:proofErr w:type="spellStart"/>
      <w:r w:rsidR="00E57152" w:rsidRPr="00E57152">
        <w:rPr>
          <w:rFonts w:ascii="Times New Roman" w:hAnsi="Times New Roman" w:cs="Times New Roman"/>
          <w:sz w:val="24"/>
          <w:szCs w:val="24"/>
          <w:highlight w:val="yellow"/>
        </w:rPr>
        <w:t>S</w:t>
      </w:r>
      <w:r w:rsidR="00582647">
        <w:rPr>
          <w:rFonts w:ascii="Times New Roman" w:hAnsi="Times New Roman" w:cs="Times New Roman"/>
          <w:sz w:val="24"/>
          <w:szCs w:val="24"/>
          <w:highlight w:val="yellow"/>
        </w:rPr>
        <w:t>emelhago</w:t>
      </w:r>
      <w:proofErr w:type="spellEnd"/>
      <w:r w:rsidR="00E57152" w:rsidRPr="00E57152">
        <w:rPr>
          <w:rFonts w:ascii="Times New Roman" w:hAnsi="Times New Roman" w:cs="Times New Roman"/>
          <w:sz w:val="24"/>
          <w:szCs w:val="24"/>
          <w:highlight w:val="yellow"/>
        </w:rPr>
        <w:t>,</w:t>
      </w:r>
      <w:r w:rsidR="00582647">
        <w:rPr>
          <w:rFonts w:ascii="Times New Roman" w:hAnsi="Times New Roman" w:cs="Times New Roman"/>
          <w:sz w:val="24"/>
          <w:szCs w:val="24"/>
          <w:highlight w:val="yellow"/>
        </w:rPr>
        <w:t xml:space="preserve"> et al. </w:t>
      </w:r>
      <w:r w:rsidR="00E57152" w:rsidRPr="00E57152">
        <w:rPr>
          <w:rFonts w:ascii="Times New Roman" w:hAnsi="Times New Roman" w:cs="Times New Roman"/>
          <w:sz w:val="24"/>
          <w:szCs w:val="24"/>
          <w:highlight w:val="yellow"/>
        </w:rPr>
        <w:t>2019</w:t>
      </w:r>
      <w:r w:rsidR="004B5BDB">
        <w:rPr>
          <w:rFonts w:ascii="Times New Roman" w:hAnsi="Times New Roman" w:cs="Times New Roman"/>
          <w:sz w:val="24"/>
          <w:szCs w:val="24"/>
        </w:rPr>
        <w:t>)</w:t>
      </w:r>
      <w:r w:rsidR="005B3344">
        <w:rPr>
          <w:rFonts w:ascii="Times New Roman" w:hAnsi="Times New Roman" w:cs="Times New Roman"/>
          <w:sz w:val="24"/>
          <w:szCs w:val="24"/>
        </w:rPr>
        <w:t xml:space="preserve">. </w:t>
      </w:r>
      <w:r w:rsidR="00F8418C">
        <w:rPr>
          <w:rFonts w:ascii="Times New Roman" w:hAnsi="Times New Roman" w:cs="Times New Roman" w:hint="eastAsia"/>
          <w:sz w:val="24"/>
          <w:szCs w:val="24"/>
        </w:rPr>
        <w:t>A</w:t>
      </w:r>
      <w:r w:rsidR="00827D50">
        <w:rPr>
          <w:rFonts w:ascii="Times New Roman" w:hAnsi="Times New Roman" w:cs="Times New Roman"/>
          <w:sz w:val="24"/>
          <w:szCs w:val="24"/>
        </w:rPr>
        <w:t xml:space="preserve">dvantages of </w:t>
      </w:r>
      <w:r w:rsidR="00862832">
        <w:rPr>
          <w:rFonts w:ascii="Times New Roman" w:hAnsi="Times New Roman" w:cs="Times New Roman"/>
          <w:sz w:val="24"/>
          <w:szCs w:val="24"/>
        </w:rPr>
        <w:t xml:space="preserve">the </w:t>
      </w:r>
      <w:r w:rsidR="00827D50">
        <w:rPr>
          <w:rFonts w:ascii="Times New Roman" w:hAnsi="Times New Roman" w:cs="Times New Roman"/>
          <w:sz w:val="24"/>
          <w:szCs w:val="24"/>
        </w:rPr>
        <w:t>GPR-based</w:t>
      </w:r>
      <w:r w:rsidR="00B214CF">
        <w:rPr>
          <w:rFonts w:ascii="Times New Roman" w:hAnsi="Times New Roman" w:cs="Times New Roman"/>
          <w:sz w:val="24"/>
          <w:szCs w:val="24"/>
        </w:rPr>
        <w:t xml:space="preserve"> KG policy</w:t>
      </w:r>
      <w:r w:rsidR="00F8418C">
        <w:rPr>
          <w:rFonts w:ascii="Times New Roman" w:hAnsi="Times New Roman" w:cs="Times New Roman"/>
          <w:sz w:val="24"/>
          <w:szCs w:val="24"/>
        </w:rPr>
        <w:t xml:space="preserve"> include</w:t>
      </w:r>
      <w:r w:rsidR="00827D50">
        <w:rPr>
          <w:rFonts w:ascii="Times New Roman" w:hAnsi="Times New Roman" w:cs="Times New Roman"/>
          <w:sz w:val="24"/>
          <w:szCs w:val="24"/>
        </w:rPr>
        <w:t xml:space="preserve">: </w:t>
      </w:r>
      <w:r w:rsidR="00032DC7">
        <w:rPr>
          <w:rFonts w:ascii="Times New Roman" w:hAnsi="Times New Roman" w:cs="Times New Roman"/>
          <w:sz w:val="24"/>
          <w:szCs w:val="24"/>
        </w:rPr>
        <w:t>1)</w:t>
      </w:r>
      <w:r w:rsidR="008B1074">
        <w:rPr>
          <w:rFonts w:ascii="Times New Roman" w:hAnsi="Times New Roman" w:cs="Times New Roman"/>
          <w:sz w:val="24"/>
          <w:szCs w:val="24"/>
        </w:rPr>
        <w:t xml:space="preserve"> </w:t>
      </w:r>
      <w:r w:rsidR="004A2D0B">
        <w:rPr>
          <w:rFonts w:ascii="Times New Roman" w:hAnsi="Times New Roman" w:cs="Times New Roman"/>
          <w:sz w:val="24"/>
          <w:szCs w:val="24"/>
        </w:rPr>
        <w:t>convenient</w:t>
      </w:r>
      <w:r w:rsidR="008B22E8">
        <w:rPr>
          <w:rFonts w:ascii="Times New Roman" w:hAnsi="Times New Roman" w:cs="Times New Roman"/>
          <w:sz w:val="24"/>
          <w:szCs w:val="24"/>
        </w:rPr>
        <w:t xml:space="preserve"> KG-factor</w:t>
      </w:r>
      <w:r w:rsidR="00827D50">
        <w:rPr>
          <w:rFonts w:ascii="Times New Roman" w:hAnsi="Times New Roman" w:cs="Times New Roman"/>
          <w:sz w:val="24"/>
          <w:szCs w:val="24"/>
        </w:rPr>
        <w:t xml:space="preserve"> </w:t>
      </w:r>
      <w:r w:rsidR="004A2D0B">
        <w:rPr>
          <w:rFonts w:ascii="Times New Roman" w:hAnsi="Times New Roman" w:cs="Times New Roman"/>
          <w:sz w:val="24"/>
          <w:szCs w:val="24"/>
        </w:rPr>
        <w:t xml:space="preserve">computation </w:t>
      </w:r>
      <w:r w:rsidR="00827D50">
        <w:rPr>
          <w:rFonts w:ascii="Times New Roman" w:hAnsi="Times New Roman" w:cs="Times New Roman"/>
          <w:sz w:val="24"/>
          <w:szCs w:val="24"/>
        </w:rPr>
        <w:t xml:space="preserve">with explicit </w:t>
      </w:r>
      <w:r w:rsidR="00862832">
        <w:rPr>
          <w:rFonts w:ascii="Times New Roman" w:hAnsi="Times New Roman" w:cs="Times New Roman"/>
          <w:sz w:val="24"/>
          <w:szCs w:val="24"/>
        </w:rPr>
        <w:t>modeling</w:t>
      </w:r>
      <w:r w:rsidR="00827D50">
        <w:rPr>
          <w:rFonts w:ascii="Times New Roman" w:hAnsi="Times New Roman" w:cs="Times New Roman"/>
          <w:sz w:val="24"/>
          <w:szCs w:val="24"/>
        </w:rPr>
        <w:t xml:space="preserve"> of </w:t>
      </w:r>
      <w:r w:rsidR="00862832">
        <w:rPr>
          <w:rFonts w:ascii="Times New Roman" w:hAnsi="Times New Roman" w:cs="Times New Roman"/>
          <w:sz w:val="24"/>
          <w:szCs w:val="24"/>
        </w:rPr>
        <w:t>possible correlations</w:t>
      </w:r>
      <w:r w:rsidR="00827D50">
        <w:rPr>
          <w:rFonts w:ascii="Times New Roman" w:hAnsi="Times New Roman" w:cs="Times New Roman"/>
          <w:sz w:val="24"/>
          <w:szCs w:val="24"/>
        </w:rPr>
        <w:t xml:space="preserve"> among solutions</w:t>
      </w:r>
      <w:r w:rsidR="002E45FE">
        <w:rPr>
          <w:rFonts w:ascii="Times New Roman" w:hAnsi="Times New Roman" w:cs="Times New Roman"/>
          <w:sz w:val="24"/>
          <w:szCs w:val="24"/>
        </w:rPr>
        <w:t xml:space="preserve"> (</w:t>
      </w:r>
      <w:r w:rsidR="00862832" w:rsidRPr="00862832">
        <w:rPr>
          <w:rFonts w:ascii="Times New Roman" w:hAnsi="Times New Roman" w:cs="Times New Roman"/>
          <w:color w:val="000000" w:themeColor="text1"/>
          <w:sz w:val="24"/>
          <w:szCs w:val="24"/>
          <w:highlight w:val="yellow"/>
        </w:rPr>
        <w:t>Frazier</w:t>
      </w:r>
      <w:r w:rsidR="00141204">
        <w:rPr>
          <w:rFonts w:ascii="Times New Roman" w:hAnsi="Times New Roman" w:cs="Times New Roman"/>
          <w:color w:val="000000" w:themeColor="text1"/>
          <w:sz w:val="24"/>
          <w:szCs w:val="24"/>
          <w:highlight w:val="yellow"/>
        </w:rPr>
        <w:t xml:space="preserve"> </w:t>
      </w:r>
      <w:r w:rsidR="00862832" w:rsidRPr="00862832">
        <w:rPr>
          <w:rFonts w:ascii="Times New Roman" w:hAnsi="Times New Roman" w:cs="Times New Roman"/>
          <w:color w:val="000000" w:themeColor="text1"/>
          <w:sz w:val="24"/>
          <w:szCs w:val="24"/>
          <w:highlight w:val="yellow"/>
        </w:rPr>
        <w:t>2009</w:t>
      </w:r>
      <w:r w:rsidR="002E45FE">
        <w:rPr>
          <w:rFonts w:ascii="Times New Roman" w:hAnsi="Times New Roman" w:cs="Times New Roman"/>
          <w:sz w:val="24"/>
          <w:szCs w:val="24"/>
        </w:rPr>
        <w:t>)</w:t>
      </w:r>
      <w:r w:rsidR="00032DC7">
        <w:rPr>
          <w:rFonts w:ascii="Times New Roman" w:hAnsi="Times New Roman" w:cs="Times New Roman"/>
          <w:sz w:val="24"/>
          <w:szCs w:val="24"/>
        </w:rPr>
        <w:t>;</w:t>
      </w:r>
      <w:r w:rsidR="008B22E8">
        <w:rPr>
          <w:rFonts w:ascii="Times New Roman" w:hAnsi="Times New Roman" w:cs="Times New Roman"/>
          <w:sz w:val="24"/>
          <w:szCs w:val="24"/>
        </w:rPr>
        <w:t xml:space="preserve"> </w:t>
      </w:r>
      <w:r w:rsidR="00B43523">
        <w:rPr>
          <w:rFonts w:ascii="Times New Roman" w:hAnsi="Times New Roman" w:cs="Times New Roman"/>
          <w:sz w:val="24"/>
          <w:szCs w:val="24"/>
        </w:rPr>
        <w:t>2</w:t>
      </w:r>
      <w:r w:rsidR="00032DC7">
        <w:rPr>
          <w:rFonts w:ascii="Times New Roman" w:hAnsi="Times New Roman" w:cs="Times New Roman"/>
          <w:sz w:val="24"/>
          <w:szCs w:val="24"/>
        </w:rPr>
        <w:t xml:space="preserve">) </w:t>
      </w:r>
      <w:r w:rsidR="00B214CF">
        <w:rPr>
          <w:rFonts w:ascii="Times New Roman" w:hAnsi="Times New Roman" w:cs="Times New Roman"/>
          <w:sz w:val="24"/>
          <w:szCs w:val="24"/>
        </w:rPr>
        <w:t xml:space="preserve">flexibility in </w:t>
      </w:r>
      <w:r w:rsidR="00375848">
        <w:rPr>
          <w:rFonts w:ascii="Times New Roman" w:hAnsi="Times New Roman" w:cs="Times New Roman"/>
          <w:sz w:val="24"/>
          <w:szCs w:val="24"/>
        </w:rPr>
        <w:t>parameterizing the prior</w:t>
      </w:r>
      <w:r w:rsidR="00B214CF">
        <w:rPr>
          <w:rFonts w:ascii="Times New Roman" w:hAnsi="Times New Roman" w:cs="Times New Roman"/>
          <w:sz w:val="24"/>
          <w:szCs w:val="24"/>
        </w:rPr>
        <w:t xml:space="preserve"> as linear combinations of </w:t>
      </w:r>
      <w:r w:rsidR="006A10A1">
        <w:rPr>
          <w:rFonts w:ascii="Times New Roman" w:hAnsi="Times New Roman" w:cs="Times New Roman"/>
          <w:sz w:val="24"/>
          <w:szCs w:val="24"/>
        </w:rPr>
        <w:t>any basis functions</w:t>
      </w:r>
      <w:r w:rsidR="008B22E8">
        <w:rPr>
          <w:rFonts w:ascii="Times New Roman" w:hAnsi="Times New Roman" w:cs="Times New Roman"/>
          <w:sz w:val="24"/>
          <w:szCs w:val="24"/>
        </w:rPr>
        <w:t xml:space="preserve"> </w:t>
      </w:r>
      <w:r w:rsidR="006A10A1">
        <w:rPr>
          <w:rFonts w:ascii="Times New Roman" w:hAnsi="Times New Roman" w:cs="Times New Roman"/>
          <w:sz w:val="24"/>
          <w:szCs w:val="24"/>
        </w:rPr>
        <w:t>(or features) of the solutio</w:t>
      </w:r>
      <w:r w:rsidR="00B43523">
        <w:rPr>
          <w:rFonts w:ascii="Times New Roman" w:hAnsi="Times New Roman" w:cs="Times New Roman"/>
          <w:sz w:val="24"/>
          <w:szCs w:val="24"/>
        </w:rPr>
        <w:t>n</w:t>
      </w:r>
      <w:r w:rsidR="002E45FE">
        <w:rPr>
          <w:rFonts w:ascii="Times New Roman" w:hAnsi="Times New Roman" w:cs="Times New Roman"/>
          <w:sz w:val="24"/>
          <w:szCs w:val="24"/>
        </w:rPr>
        <w:t xml:space="preserve"> (</w:t>
      </w:r>
      <w:r w:rsidR="00141204" w:rsidRPr="00862832">
        <w:rPr>
          <w:rFonts w:ascii="Times New Roman" w:hAnsi="Times New Roman" w:cs="Times New Roman"/>
          <w:color w:val="000000" w:themeColor="text1"/>
          <w:sz w:val="24"/>
          <w:szCs w:val="24"/>
          <w:highlight w:val="yellow"/>
        </w:rPr>
        <w:t>Powell</w:t>
      </w:r>
      <w:r w:rsidR="00141204">
        <w:rPr>
          <w:rFonts w:ascii="Times New Roman" w:hAnsi="Times New Roman" w:cs="Times New Roman"/>
          <w:color w:val="000000" w:themeColor="text1"/>
          <w:sz w:val="24"/>
          <w:szCs w:val="24"/>
          <w:highlight w:val="yellow"/>
        </w:rPr>
        <w:t xml:space="preserve"> and </w:t>
      </w:r>
      <w:proofErr w:type="spellStart"/>
      <w:r w:rsidR="00141204" w:rsidRPr="00862832">
        <w:rPr>
          <w:rFonts w:ascii="Times New Roman" w:hAnsi="Times New Roman" w:cs="Times New Roman"/>
          <w:color w:val="000000" w:themeColor="text1"/>
          <w:sz w:val="24"/>
          <w:szCs w:val="24"/>
          <w:highlight w:val="yellow"/>
        </w:rPr>
        <w:t>Ryzhov</w:t>
      </w:r>
      <w:proofErr w:type="spellEnd"/>
      <w:r w:rsidR="00141204" w:rsidRPr="00862832">
        <w:rPr>
          <w:rFonts w:ascii="Times New Roman" w:hAnsi="Times New Roman" w:cs="Times New Roman"/>
          <w:color w:val="000000" w:themeColor="text1"/>
          <w:sz w:val="24"/>
          <w:szCs w:val="24"/>
          <w:highlight w:val="yellow"/>
        </w:rPr>
        <w:t xml:space="preserve"> 2009</w:t>
      </w:r>
      <w:r w:rsidR="002E45FE">
        <w:rPr>
          <w:rFonts w:ascii="Times New Roman" w:hAnsi="Times New Roman" w:cs="Times New Roman"/>
          <w:sz w:val="24"/>
          <w:szCs w:val="24"/>
        </w:rPr>
        <w:t>)</w:t>
      </w:r>
      <w:r w:rsidR="00B43523">
        <w:rPr>
          <w:rFonts w:ascii="Times New Roman" w:hAnsi="Times New Roman" w:cs="Times New Roman"/>
          <w:sz w:val="24"/>
          <w:szCs w:val="24"/>
        </w:rPr>
        <w:t>; and 3)</w:t>
      </w:r>
      <w:r w:rsidR="00B43523">
        <w:rPr>
          <w:rFonts w:ascii="Times New Roman" w:hAnsi="Times New Roman" w:cs="Times New Roman" w:hint="eastAsia"/>
          <w:sz w:val="24"/>
          <w:szCs w:val="24"/>
        </w:rPr>
        <w:t xml:space="preserve"> </w:t>
      </w:r>
      <w:r w:rsidR="00436F6B">
        <w:rPr>
          <w:rFonts w:ascii="Times New Roman" w:hAnsi="Times New Roman" w:cs="Times New Roman"/>
          <w:sz w:val="24"/>
          <w:szCs w:val="24"/>
        </w:rPr>
        <w:t xml:space="preserve">available </w:t>
      </w:r>
      <w:r w:rsidR="009C41D8">
        <w:rPr>
          <w:rFonts w:ascii="Times New Roman" w:hAnsi="Times New Roman" w:cs="Times New Roman"/>
          <w:sz w:val="24"/>
          <w:szCs w:val="24"/>
        </w:rPr>
        <w:t xml:space="preserve">techniques </w:t>
      </w:r>
      <w:r w:rsidR="00032DC7">
        <w:rPr>
          <w:rFonts w:ascii="Times New Roman" w:hAnsi="Times New Roman" w:cs="Times New Roman"/>
          <w:sz w:val="24"/>
          <w:szCs w:val="24"/>
        </w:rPr>
        <w:t xml:space="preserve">for accelerating the </w:t>
      </w:r>
      <w:r w:rsidR="00827D50">
        <w:rPr>
          <w:rFonts w:ascii="Times New Roman" w:hAnsi="Times New Roman" w:cs="Times New Roman"/>
          <w:sz w:val="24"/>
          <w:szCs w:val="24"/>
        </w:rPr>
        <w:t>computation</w:t>
      </w:r>
      <w:r w:rsidR="00032DC7">
        <w:rPr>
          <w:rFonts w:ascii="Times New Roman" w:hAnsi="Times New Roman" w:cs="Times New Roman"/>
          <w:sz w:val="24"/>
          <w:szCs w:val="24"/>
        </w:rPr>
        <w:t xml:space="preserve"> </w:t>
      </w:r>
      <w:r w:rsidR="00B43523">
        <w:rPr>
          <w:rFonts w:ascii="Times New Roman" w:hAnsi="Times New Roman" w:cs="Times New Roman"/>
          <w:sz w:val="24"/>
          <w:szCs w:val="24"/>
        </w:rPr>
        <w:t xml:space="preserve">of the sampling decision </w:t>
      </w:r>
      <w:r w:rsidR="00032DC7">
        <w:rPr>
          <w:rFonts w:ascii="Times New Roman" w:hAnsi="Times New Roman" w:cs="Times New Roman"/>
          <w:sz w:val="24"/>
          <w:szCs w:val="24"/>
        </w:rPr>
        <w:t xml:space="preserve">when </w:t>
      </w:r>
      <w:r w:rsidR="009C41D8">
        <w:rPr>
          <w:rFonts w:ascii="Times New Roman" w:hAnsi="Times New Roman" w:cs="Times New Roman"/>
          <w:sz w:val="24"/>
          <w:szCs w:val="24"/>
        </w:rPr>
        <w:t>solution space</w:t>
      </w:r>
      <w:r w:rsidR="00032DC7">
        <w:rPr>
          <w:rFonts w:ascii="Times New Roman" w:hAnsi="Times New Roman" w:cs="Times New Roman"/>
          <w:sz w:val="24"/>
          <w:szCs w:val="24"/>
        </w:rPr>
        <w:t xml:space="preserve"> </w:t>
      </w:r>
      <w:r w:rsidR="000B2E71">
        <w:rPr>
          <w:rFonts w:ascii="Times New Roman" w:hAnsi="Times New Roman" w:cs="Times New Roman"/>
          <w:sz w:val="24"/>
          <w:szCs w:val="24"/>
        </w:rPr>
        <w:t>i</w:t>
      </w:r>
      <w:r w:rsidR="002A42AB">
        <w:rPr>
          <w:rFonts w:ascii="Times New Roman" w:hAnsi="Times New Roman" w:cs="Times New Roman"/>
          <w:sz w:val="24"/>
          <w:szCs w:val="24"/>
        </w:rPr>
        <w:t>s</w:t>
      </w:r>
      <w:r w:rsidR="00032DC7">
        <w:rPr>
          <w:rFonts w:ascii="Times New Roman" w:hAnsi="Times New Roman" w:cs="Times New Roman"/>
          <w:sz w:val="24"/>
          <w:szCs w:val="24"/>
        </w:rPr>
        <w:t xml:space="preserve"> </w:t>
      </w:r>
      <w:r w:rsidR="00D40E70">
        <w:rPr>
          <w:rFonts w:ascii="Times New Roman" w:hAnsi="Times New Roman" w:cs="Times New Roman"/>
          <w:sz w:val="24"/>
          <w:szCs w:val="24"/>
        </w:rPr>
        <w:t>large</w:t>
      </w:r>
      <w:r w:rsidR="00032DC7">
        <w:rPr>
          <w:rFonts w:ascii="Times New Roman" w:hAnsi="Times New Roman" w:cs="Times New Roman"/>
          <w:sz w:val="24"/>
          <w:szCs w:val="24"/>
        </w:rPr>
        <w:t xml:space="preserve"> (</w:t>
      </w:r>
      <w:proofErr w:type="spellStart"/>
      <w:r w:rsidR="00612010" w:rsidRPr="00862832">
        <w:rPr>
          <w:rFonts w:ascii="Times New Roman" w:hAnsi="Times New Roman" w:cs="Times New Roman"/>
          <w:color w:val="000000" w:themeColor="text1"/>
          <w:sz w:val="24"/>
          <w:szCs w:val="24"/>
          <w:highlight w:val="yellow"/>
        </w:rPr>
        <w:t>Ryzhov</w:t>
      </w:r>
      <w:proofErr w:type="spellEnd"/>
      <w:r w:rsidR="00612010" w:rsidRPr="00862832">
        <w:rPr>
          <w:rFonts w:ascii="Times New Roman" w:hAnsi="Times New Roman" w:cs="Times New Roman"/>
          <w:color w:val="000000" w:themeColor="text1"/>
          <w:sz w:val="24"/>
          <w:szCs w:val="24"/>
          <w:highlight w:val="yellow"/>
        </w:rPr>
        <w:t xml:space="preserve"> and Powell 2009, Tan and Gao 2016</w:t>
      </w:r>
      <w:r w:rsidR="00032DC7">
        <w:rPr>
          <w:rFonts w:ascii="Times New Roman" w:hAnsi="Times New Roman" w:cs="Times New Roman"/>
          <w:sz w:val="24"/>
          <w:szCs w:val="24"/>
        </w:rPr>
        <w:t>)</w:t>
      </w:r>
      <w:r w:rsidR="008B22E8">
        <w:rPr>
          <w:rFonts w:ascii="Times New Roman" w:hAnsi="Times New Roman" w:cs="Times New Roman"/>
          <w:sz w:val="24"/>
          <w:szCs w:val="24"/>
        </w:rPr>
        <w:t>.</w:t>
      </w:r>
      <w:r w:rsidR="00894A44">
        <w:rPr>
          <w:rFonts w:ascii="Times New Roman" w:hAnsi="Times New Roman" w:cs="Times New Roman"/>
          <w:sz w:val="24"/>
          <w:szCs w:val="24"/>
        </w:rPr>
        <w:t xml:space="preserve"> W</w:t>
      </w:r>
      <w:r w:rsidR="000C2659">
        <w:rPr>
          <w:rFonts w:ascii="Times New Roman" w:hAnsi="Times New Roman" w:cs="Times New Roman"/>
          <w:sz w:val="24"/>
          <w:szCs w:val="24"/>
        </w:rPr>
        <w:t>e</w:t>
      </w:r>
      <w:r w:rsidR="00B43523">
        <w:rPr>
          <w:rFonts w:ascii="Times New Roman" w:hAnsi="Times New Roman" w:cs="Times New Roman"/>
          <w:sz w:val="24"/>
          <w:szCs w:val="24"/>
        </w:rPr>
        <w:t xml:space="preserve"> design </w:t>
      </w:r>
      <w:r w:rsidR="000D4D69">
        <w:rPr>
          <w:rFonts w:ascii="Times New Roman" w:hAnsi="Times New Roman" w:cs="Times New Roman"/>
          <w:sz w:val="24"/>
          <w:szCs w:val="24"/>
        </w:rPr>
        <w:t>parametric GPR</w:t>
      </w:r>
      <w:r w:rsidR="00894A44">
        <w:rPr>
          <w:rFonts w:ascii="Times New Roman" w:hAnsi="Times New Roman" w:cs="Times New Roman"/>
          <w:sz w:val="24"/>
          <w:szCs w:val="24"/>
        </w:rPr>
        <w:t xml:space="preserve"> models</w:t>
      </w:r>
      <w:r w:rsidR="000D4D69">
        <w:rPr>
          <w:rFonts w:ascii="Times New Roman" w:hAnsi="Times New Roman" w:cs="Times New Roman"/>
          <w:sz w:val="24"/>
          <w:szCs w:val="24"/>
        </w:rPr>
        <w:t xml:space="preserve">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766F5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766F58">
        <w:rPr>
          <w:rFonts w:ascii="Times New Roman" w:hAnsi="Times New Roman" w:cs="Times New Roman"/>
          <w:sz w:val="24"/>
          <w:szCs w:val="24"/>
        </w:rPr>
        <w:t xml:space="preserve"> with</w:t>
      </w:r>
      <w:r w:rsidR="00773275">
        <w:rPr>
          <w:rFonts w:ascii="Times New Roman" w:hAnsi="Times New Roman" w:cs="Times New Roman"/>
          <w:sz w:val="24"/>
          <w:szCs w:val="24"/>
        </w:rPr>
        <w:t xml:space="preserve"> </w:t>
      </w:r>
      <w:r w:rsidR="00B43523">
        <w:rPr>
          <w:rFonts w:ascii="Times New Roman" w:hAnsi="Times New Roman" w:cs="Times New Roman"/>
          <w:sz w:val="24"/>
          <w:szCs w:val="24"/>
        </w:rPr>
        <w:t>problem-specific feature</w:t>
      </w:r>
      <w:r w:rsidR="00B01A8B">
        <w:rPr>
          <w:rFonts w:ascii="Times New Roman" w:hAnsi="Times New Roman" w:cs="Times New Roman"/>
          <w:sz w:val="24"/>
          <w:szCs w:val="24"/>
        </w:rPr>
        <w:t xml:space="preserve"> vector of the solution</w:t>
      </w:r>
      <w:r w:rsidR="00766F58">
        <w:rPr>
          <w:rFonts w:ascii="Times New Roman" w:hAnsi="Times New Roman" w:cs="Times New Roman"/>
          <w:sz w:val="24"/>
          <w:szCs w:val="24"/>
        </w:rPr>
        <w:t xml:space="preserve">, which </w:t>
      </w:r>
      <w:r w:rsidR="008B48AB">
        <w:rPr>
          <w:rFonts w:ascii="Times New Roman" w:hAnsi="Times New Roman" w:cs="Times New Roman"/>
          <w:sz w:val="24"/>
          <w:szCs w:val="24"/>
        </w:rPr>
        <w:t xml:space="preserve">makes computation affordable </w:t>
      </w:r>
      <w:r w:rsidR="00766F58">
        <w:rPr>
          <w:rFonts w:ascii="Times New Roman" w:hAnsi="Times New Roman" w:cs="Times New Roman"/>
          <w:sz w:val="24"/>
          <w:szCs w:val="24"/>
        </w:rPr>
        <w:t xml:space="preserve">by maintaining posteriors </w:t>
      </w:r>
      <w:r w:rsidR="00695A66">
        <w:rPr>
          <w:rFonts w:ascii="Times New Roman" w:hAnsi="Times New Roman" w:cs="Times New Roman"/>
          <w:sz w:val="24"/>
          <w:szCs w:val="24"/>
        </w:rPr>
        <w:t xml:space="preserve">only </w:t>
      </w:r>
      <w:r w:rsidR="00766F58">
        <w:rPr>
          <w:rFonts w:ascii="Times New Roman" w:hAnsi="Times New Roman" w:cs="Times New Roman"/>
          <w:sz w:val="24"/>
          <w:szCs w:val="24"/>
        </w:rPr>
        <w:t>on</w:t>
      </w:r>
      <w:r w:rsidR="008B48AB">
        <w:rPr>
          <w:rFonts w:ascii="Times New Roman" w:hAnsi="Times New Roman" w:cs="Times New Roman"/>
          <w:sz w:val="24"/>
          <w:szCs w:val="24"/>
        </w:rPr>
        <w:t xml:space="preserve"> model</w:t>
      </w:r>
      <w:r w:rsidR="00766F58">
        <w:rPr>
          <w:rFonts w:ascii="Times New Roman" w:hAnsi="Times New Roman" w:cs="Times New Roman"/>
          <w:sz w:val="24"/>
          <w:szCs w:val="24"/>
        </w:rPr>
        <w:t xml:space="preserve"> coefficients </w:t>
      </w:r>
      <w:r w:rsidR="008B48AB">
        <w:rPr>
          <w:rFonts w:ascii="Times New Roman" w:hAnsi="Times New Roman" w:cs="Times New Roman"/>
          <w:sz w:val="24"/>
          <w:szCs w:val="24"/>
        </w:rPr>
        <w:t xml:space="preserve">and the sampled solutions </w:t>
      </w:r>
      <w:r w:rsidR="00766F58">
        <w:rPr>
          <w:rFonts w:ascii="Times New Roman" w:hAnsi="Times New Roman" w:cs="Times New Roman"/>
          <w:sz w:val="24"/>
          <w:szCs w:val="24"/>
        </w:rPr>
        <w:t xml:space="preserve">rather than </w:t>
      </w:r>
      <w:r w:rsidR="002A42AB">
        <w:rPr>
          <w:rFonts w:ascii="Times New Roman" w:hAnsi="Times New Roman" w:cs="Times New Roman"/>
          <w:sz w:val="24"/>
          <w:szCs w:val="24"/>
        </w:rPr>
        <w:t xml:space="preserve">on </w:t>
      </w:r>
      <w:r w:rsidR="008B48AB">
        <w:rPr>
          <w:rFonts w:ascii="Times New Roman" w:hAnsi="Times New Roman" w:cs="Times New Roman"/>
          <w:sz w:val="24"/>
          <w:szCs w:val="24"/>
        </w:rPr>
        <w:t>all the</w:t>
      </w:r>
      <w:r w:rsidR="00B01A8B">
        <w:rPr>
          <w:rFonts w:ascii="Times New Roman" w:hAnsi="Times New Roman" w:cs="Times New Roman"/>
          <w:sz w:val="24"/>
          <w:szCs w:val="24"/>
        </w:rPr>
        <w:t xml:space="preserve"> </w:t>
      </w:r>
      <w:r w:rsidR="00766F58">
        <w:rPr>
          <w:rFonts w:ascii="Times New Roman" w:hAnsi="Times New Roman" w:cs="Times New Roman"/>
          <w:sz w:val="24"/>
          <w:szCs w:val="24"/>
        </w:rPr>
        <w:t xml:space="preserve">solutions. </w:t>
      </w:r>
      <w:r w:rsidR="00B43523">
        <w:rPr>
          <w:rFonts w:ascii="Times New Roman" w:hAnsi="Times New Roman" w:cs="Times New Roman"/>
          <w:sz w:val="24"/>
          <w:szCs w:val="24"/>
        </w:rPr>
        <w:t xml:space="preserve">In addition, we </w:t>
      </w:r>
      <w:r w:rsidR="000C2659">
        <w:rPr>
          <w:rFonts w:ascii="Times New Roman" w:hAnsi="Times New Roman" w:cs="Times New Roman"/>
          <w:sz w:val="24"/>
          <w:szCs w:val="24"/>
        </w:rPr>
        <w:t xml:space="preserve">extend the GPR based KG policy to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setting by combining the posterior distribution and </w:t>
      </w:r>
      <w:r w:rsidR="002A42AB">
        <w:rPr>
          <w:rFonts w:ascii="Times New Roman" w:hAnsi="Times New Roman" w:cs="Times New Roman"/>
          <w:sz w:val="24"/>
          <w:szCs w:val="24"/>
        </w:rPr>
        <w:t xml:space="preserve">the </w:t>
      </w:r>
      <w:r w:rsidR="000C2659">
        <w:rPr>
          <w:rFonts w:ascii="Times New Roman" w:hAnsi="Times New Roman" w:cs="Times New Roman"/>
          <w:sz w:val="24"/>
          <w:szCs w:val="24"/>
        </w:rPr>
        <w:t xml:space="preserve">deterministic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solvers in generating candidate samples</w:t>
      </w:r>
      <w:r w:rsidR="00346549">
        <w:rPr>
          <w:rFonts w:ascii="Times New Roman" w:hAnsi="Times New Roman" w:cs="Times New Roman"/>
          <w:sz w:val="24"/>
          <w:szCs w:val="24"/>
        </w:rPr>
        <w:t xml:space="preserve"> </w:t>
      </w:r>
      <w:r w:rsidR="007C2F96">
        <w:rPr>
          <w:rFonts w:ascii="Times New Roman" w:hAnsi="Times New Roman" w:cs="Times New Roman"/>
          <w:sz w:val="24"/>
          <w:szCs w:val="24"/>
        </w:rPr>
        <w:t>for the next</w:t>
      </w:r>
      <w:r w:rsidR="00346549">
        <w:rPr>
          <w:rFonts w:ascii="Times New Roman" w:hAnsi="Times New Roman" w:cs="Times New Roman"/>
          <w:sz w:val="24"/>
          <w:szCs w:val="24"/>
        </w:rPr>
        <w:t xml:space="preserve"> iteration</w:t>
      </w:r>
      <w:r w:rsidR="000C2659">
        <w:rPr>
          <w:rFonts w:ascii="Times New Roman" w:hAnsi="Times New Roman" w:cs="Times New Roman"/>
          <w:sz w:val="24"/>
          <w:szCs w:val="24"/>
        </w:rPr>
        <w:t xml:space="preserve">. </w:t>
      </w:r>
    </w:p>
    <w:p w14:paraId="152E3871" w14:textId="77777777" w:rsidR="000D4D69" w:rsidRDefault="000D4D69" w:rsidP="00BB2282">
      <w:pPr>
        <w:rPr>
          <w:rFonts w:ascii="Times New Roman" w:hAnsi="Times New Roman" w:cs="Times New Roman"/>
          <w:sz w:val="24"/>
          <w:szCs w:val="24"/>
        </w:rPr>
      </w:pPr>
    </w:p>
    <w:p w14:paraId="1D8C4EFA" w14:textId="0676D098" w:rsidR="0061568C" w:rsidRDefault="00806D2A" w:rsidP="00BB2282">
      <w:pPr>
        <w:rPr>
          <w:rFonts w:ascii="Times New Roman" w:hAnsi="Times New Roman" w:cs="Times New Roman"/>
          <w:sz w:val="24"/>
          <w:szCs w:val="24"/>
        </w:rPr>
      </w:pPr>
      <w:r>
        <w:rPr>
          <w:rFonts w:ascii="Times New Roman" w:hAnsi="Times New Roman" w:cs="Times New Roman"/>
          <w:sz w:val="24"/>
          <w:szCs w:val="24"/>
        </w:rPr>
        <w:t xml:space="preserve">Our </w:t>
      </w:r>
      <w:r w:rsidR="00032DC7">
        <w:rPr>
          <w:rFonts w:ascii="Times New Roman" w:hAnsi="Times New Roman" w:cs="Times New Roman"/>
          <w:sz w:val="24"/>
          <w:szCs w:val="24"/>
        </w:rPr>
        <w:t xml:space="preserve">second contribution </w:t>
      </w:r>
      <w:r w:rsidR="00B20606">
        <w:rPr>
          <w:rFonts w:ascii="Times New Roman" w:hAnsi="Times New Roman" w:cs="Times New Roman"/>
          <w:sz w:val="24"/>
          <w:szCs w:val="24"/>
        </w:rPr>
        <w:t xml:space="preserve">is </w:t>
      </w:r>
      <w:r w:rsidR="00A72198">
        <w:rPr>
          <w:rFonts w:ascii="Times New Roman" w:hAnsi="Times New Roman" w:cs="Times New Roman"/>
          <w:sz w:val="24"/>
          <w:szCs w:val="24"/>
        </w:rPr>
        <w:t xml:space="preserve">designing a </w:t>
      </w:r>
      <w:r>
        <w:rPr>
          <w:rFonts w:ascii="Times New Roman" w:hAnsi="Times New Roman" w:cs="Times New Roman"/>
          <w:sz w:val="24"/>
          <w:szCs w:val="24"/>
        </w:rPr>
        <w:t xml:space="preserve">novel </w:t>
      </w:r>
      <w:r w:rsidR="00EC65B0">
        <w:rPr>
          <w:rFonts w:ascii="Times New Roman" w:hAnsi="Times New Roman" w:cs="Times New Roman"/>
          <w:sz w:val="24"/>
          <w:szCs w:val="24"/>
        </w:rPr>
        <w:t xml:space="preserve">updating scheme </w:t>
      </w:r>
      <w:r w:rsidR="002E45FE">
        <w:rPr>
          <w:rFonts w:ascii="Times New Roman" w:hAnsi="Times New Roman" w:cs="Times New Roman"/>
          <w:sz w:val="24"/>
          <w:szCs w:val="24"/>
        </w:rPr>
        <w:t xml:space="preserve">for </w:t>
      </w:r>
      <w:r w:rsidR="00D90349">
        <w:rPr>
          <w:rFonts w:ascii="Times New Roman" w:hAnsi="Times New Roman" w:cs="Times New Roman"/>
          <w:sz w:val="24"/>
          <w:szCs w:val="24"/>
        </w:rPr>
        <w:t>learning</w:t>
      </w:r>
      <w:r w:rsidR="002E45FE">
        <w:rPr>
          <w:rFonts w:ascii="Times New Roman" w:hAnsi="Times New Roman" w:cs="Times New Roman"/>
          <w:sz w:val="24"/>
          <w:szCs w:val="24"/>
        </w:rPr>
        <w:t xml:space="preserve"> unknown and heterogeneous </w:t>
      </w:r>
      <w:r>
        <w:rPr>
          <w:rFonts w:ascii="Times New Roman" w:hAnsi="Times New Roman" w:cs="Times New Roman"/>
          <w:sz w:val="24"/>
          <w:szCs w:val="24"/>
        </w:rPr>
        <w:t>variances</w:t>
      </w:r>
      <w:r w:rsidR="002E45FE">
        <w:rPr>
          <w:rFonts w:ascii="Times New Roman" w:hAnsi="Times New Roman" w:cs="Times New Roman"/>
          <w:sz w:val="24"/>
          <w:szCs w:val="24"/>
        </w:rPr>
        <w:t xml:space="preserve"> of the solutions. </w:t>
      </w:r>
      <w:r w:rsidR="00F452F9">
        <w:rPr>
          <w:rFonts w:ascii="Times New Roman" w:hAnsi="Times New Roman" w:cs="Times New Roman"/>
          <w:sz w:val="24"/>
          <w:szCs w:val="24"/>
        </w:rPr>
        <w:t>In urban transportation problems,</w:t>
      </w:r>
      <w:r w:rsidR="00F8563B">
        <w:rPr>
          <w:rFonts w:ascii="Times New Roman" w:hAnsi="Times New Roman" w:cs="Times New Roman"/>
          <w:sz w:val="24"/>
          <w:szCs w:val="24"/>
        </w:rPr>
        <w:t xml:space="preserve"> the variance of the same</w:t>
      </w:r>
      <w:r w:rsidR="00F452F9">
        <w:rPr>
          <w:rFonts w:ascii="Times New Roman" w:hAnsi="Times New Roman" w:cs="Times New Roman"/>
          <w:sz w:val="24"/>
          <w:szCs w:val="24"/>
        </w:rPr>
        <w:t xml:space="preserve"> </w:t>
      </w:r>
      <w:r w:rsidR="00F8563B">
        <w:rPr>
          <w:rFonts w:ascii="Times New Roman" w:hAnsi="Times New Roman" w:cs="Times New Roman"/>
          <w:sz w:val="24"/>
          <w:szCs w:val="24"/>
        </w:rPr>
        <w:t>performance measure</w:t>
      </w:r>
      <w:r w:rsidR="00346549">
        <w:rPr>
          <w:rFonts w:ascii="Times New Roman" w:hAnsi="Times New Roman" w:cs="Times New Roman"/>
          <w:sz w:val="24"/>
          <w:szCs w:val="24"/>
        </w:rPr>
        <w:t xml:space="preserve"> can</w:t>
      </w:r>
      <w:r w:rsidR="00F8563B">
        <w:rPr>
          <w:rFonts w:ascii="Times New Roman" w:hAnsi="Times New Roman" w:cs="Times New Roman"/>
          <w:sz w:val="24"/>
          <w:szCs w:val="24"/>
        </w:rPr>
        <w:t xml:space="preserve"> vary </w:t>
      </w:r>
      <w:r w:rsidR="00346549">
        <w:rPr>
          <w:rFonts w:ascii="Times New Roman" w:hAnsi="Times New Roman" w:cs="Times New Roman"/>
          <w:sz w:val="24"/>
          <w:szCs w:val="24"/>
        </w:rPr>
        <w:t xml:space="preserve">notably </w:t>
      </w:r>
      <w:r w:rsidR="00F8563B">
        <w:rPr>
          <w:rFonts w:ascii="Times New Roman" w:hAnsi="Times New Roman" w:cs="Times New Roman"/>
          <w:sz w:val="24"/>
          <w:szCs w:val="24"/>
        </w:rPr>
        <w:t xml:space="preserve">for different solutions, </w:t>
      </w:r>
      <w:r w:rsidR="00FE5468">
        <w:rPr>
          <w:rFonts w:ascii="Times New Roman" w:hAnsi="Times New Roman" w:cs="Times New Roman"/>
          <w:sz w:val="24"/>
          <w:szCs w:val="24"/>
        </w:rPr>
        <w:t>as</w:t>
      </w:r>
      <w:r w:rsidR="00F8563B" w:rsidRPr="00FE5468">
        <w:rPr>
          <w:rFonts w:ascii="Times New Roman" w:hAnsi="Times New Roman" w:cs="Times New Roman"/>
          <w:sz w:val="24"/>
          <w:szCs w:val="24"/>
        </w:rPr>
        <w:t xml:space="preserve"> </w:t>
      </w:r>
      <w:r w:rsidR="00346549" w:rsidRPr="00FE5468">
        <w:rPr>
          <w:rFonts w:ascii="Times New Roman" w:hAnsi="Times New Roman" w:cs="Times New Roman"/>
          <w:sz w:val="24"/>
          <w:szCs w:val="24"/>
        </w:rPr>
        <w:t>observe</w:t>
      </w:r>
      <w:r w:rsidR="00F8563B" w:rsidRPr="00FE5468">
        <w:rPr>
          <w:rFonts w:ascii="Times New Roman" w:hAnsi="Times New Roman" w:cs="Times New Roman"/>
          <w:sz w:val="24"/>
          <w:szCs w:val="24"/>
        </w:rPr>
        <w:t>d</w:t>
      </w:r>
      <w:r w:rsidR="00EF5F18">
        <w:rPr>
          <w:rFonts w:ascii="Times New Roman" w:hAnsi="Times New Roman" w:cs="Times New Roman"/>
          <w:sz w:val="24"/>
          <w:szCs w:val="24"/>
        </w:rPr>
        <w:t>,</w:t>
      </w:r>
      <w:r w:rsidR="00F8563B" w:rsidRPr="00FE5468">
        <w:rPr>
          <w:rFonts w:ascii="Times New Roman" w:hAnsi="Times New Roman" w:cs="Times New Roman"/>
          <w:sz w:val="24"/>
          <w:szCs w:val="24"/>
        </w:rPr>
        <w:t xml:space="preserve"> </w:t>
      </w:r>
      <w:r w:rsidR="00EF5F18">
        <w:rPr>
          <w:rFonts w:ascii="Times New Roman" w:hAnsi="Times New Roman" w:cs="Times New Roman"/>
          <w:sz w:val="24"/>
          <w:szCs w:val="24"/>
        </w:rPr>
        <w:t xml:space="preserve">for </w:t>
      </w:r>
      <w:r w:rsidR="00EF5F18">
        <w:rPr>
          <w:rFonts w:ascii="Times New Roman" w:hAnsi="Times New Roman" w:cs="Times New Roman"/>
          <w:sz w:val="24"/>
          <w:szCs w:val="24"/>
        </w:rPr>
        <w:lastRenderedPageBreak/>
        <w:t xml:space="preserve">example, in </w:t>
      </w:r>
      <w:r w:rsidR="00F8563B" w:rsidRPr="00AA5314">
        <w:rPr>
          <w:rFonts w:ascii="Times New Roman" w:hAnsi="Times New Roman" w:cs="Times New Roman"/>
          <w:sz w:val="24"/>
          <w:szCs w:val="24"/>
          <w:highlight w:val="yellow"/>
        </w:rPr>
        <w:t xml:space="preserve">Osorio and </w:t>
      </w:r>
      <w:proofErr w:type="spellStart"/>
      <w:r w:rsidR="00F8563B" w:rsidRPr="00AA5314">
        <w:rPr>
          <w:rFonts w:ascii="Times New Roman" w:hAnsi="Times New Roman" w:cs="Times New Roman"/>
          <w:sz w:val="24"/>
          <w:szCs w:val="24"/>
          <w:highlight w:val="yellow"/>
        </w:rPr>
        <w:t>Bierlaire</w:t>
      </w:r>
      <w:proofErr w:type="spellEnd"/>
      <w:r w:rsidR="00F8563B">
        <w:rPr>
          <w:rFonts w:ascii="Times New Roman" w:hAnsi="Times New Roman" w:cs="Times New Roman"/>
          <w:sz w:val="24"/>
          <w:szCs w:val="24"/>
          <w:highlight w:val="yellow"/>
        </w:rPr>
        <w:t xml:space="preserve"> (</w:t>
      </w:r>
      <w:r w:rsidR="00F8563B" w:rsidRPr="00AA5314">
        <w:rPr>
          <w:rFonts w:ascii="Times New Roman" w:hAnsi="Times New Roman" w:cs="Times New Roman"/>
          <w:sz w:val="24"/>
          <w:szCs w:val="24"/>
          <w:highlight w:val="yellow"/>
        </w:rPr>
        <w:t>20</w:t>
      </w:r>
      <w:commentRangeStart w:id="107"/>
      <w:r w:rsidR="00F8563B" w:rsidRPr="00AA5314">
        <w:rPr>
          <w:rFonts w:ascii="Times New Roman" w:hAnsi="Times New Roman" w:cs="Times New Roman"/>
          <w:sz w:val="24"/>
          <w:szCs w:val="24"/>
          <w:highlight w:val="yellow"/>
        </w:rPr>
        <w:t>13</w:t>
      </w:r>
      <w:r w:rsidR="00EF5F18" w:rsidRPr="00D81EAB">
        <w:rPr>
          <w:rFonts w:ascii="Times New Roman" w:hAnsi="Times New Roman" w:cs="Times New Roman"/>
          <w:sz w:val="24"/>
          <w:szCs w:val="24"/>
          <w:highlight w:val="yellow"/>
        </w:rPr>
        <w:t>)</w:t>
      </w:r>
      <w:r w:rsidR="00EF5F18">
        <w:rPr>
          <w:rFonts w:ascii="Times New Roman" w:hAnsi="Times New Roman" w:cs="Times New Roman"/>
          <w:sz w:val="24"/>
          <w:szCs w:val="24"/>
        </w:rPr>
        <w:t xml:space="preserve"> and </w:t>
      </w:r>
      <w:r w:rsidR="00EF5F18" w:rsidRPr="00862832">
        <w:rPr>
          <w:rFonts w:ascii="Times New Roman" w:hAnsi="Times New Roman" w:cs="Times New Roman"/>
          <w:color w:val="000000" w:themeColor="text1"/>
          <w:sz w:val="24"/>
          <w:szCs w:val="24"/>
          <w:highlight w:val="yellow"/>
        </w:rPr>
        <w:t>Tan</w:t>
      </w:r>
      <w:commentRangeEnd w:id="107"/>
      <w:r w:rsidR="00525999">
        <w:rPr>
          <w:rStyle w:val="a3"/>
        </w:rPr>
        <w:commentReference w:id="107"/>
      </w:r>
      <w:r w:rsidR="00EF5F18" w:rsidRPr="00862832">
        <w:rPr>
          <w:rFonts w:ascii="Times New Roman" w:hAnsi="Times New Roman" w:cs="Times New Roman"/>
          <w:color w:val="000000" w:themeColor="text1"/>
          <w:sz w:val="24"/>
          <w:szCs w:val="24"/>
          <w:highlight w:val="yellow"/>
        </w:rPr>
        <w:t xml:space="preserve"> and Gao </w:t>
      </w:r>
      <w:r w:rsidR="00EF5F18">
        <w:rPr>
          <w:rFonts w:ascii="Times New Roman" w:hAnsi="Times New Roman" w:cs="Times New Roman"/>
          <w:color w:val="000000" w:themeColor="text1"/>
          <w:sz w:val="24"/>
          <w:szCs w:val="24"/>
          <w:highlight w:val="yellow"/>
        </w:rPr>
        <w:t>(</w:t>
      </w:r>
      <w:r w:rsidR="00EF5F18" w:rsidRPr="00862832">
        <w:rPr>
          <w:rFonts w:ascii="Times New Roman" w:hAnsi="Times New Roman" w:cs="Times New Roman"/>
          <w:color w:val="000000" w:themeColor="text1"/>
          <w:sz w:val="24"/>
          <w:szCs w:val="24"/>
          <w:highlight w:val="yellow"/>
        </w:rPr>
        <w:t>2016</w:t>
      </w:r>
      <w:r w:rsidR="00EF5F18">
        <w:rPr>
          <w:rFonts w:ascii="Times New Roman" w:hAnsi="Times New Roman" w:cs="Times New Roman"/>
          <w:color w:val="000000" w:themeColor="text1"/>
          <w:sz w:val="24"/>
          <w:szCs w:val="24"/>
          <w:highlight w:val="yellow"/>
        </w:rPr>
        <w:t>)</w:t>
      </w:r>
      <w:r w:rsidR="00F8563B">
        <w:rPr>
          <w:rFonts w:ascii="Times New Roman" w:hAnsi="Times New Roman" w:cs="Times New Roman"/>
          <w:sz w:val="24"/>
          <w:szCs w:val="24"/>
        </w:rPr>
        <w:t>.</w:t>
      </w:r>
      <w:r w:rsidR="00582647">
        <w:rPr>
          <w:rFonts w:ascii="Times New Roman" w:hAnsi="Times New Roman" w:cs="Times New Roman"/>
          <w:sz w:val="24"/>
          <w:szCs w:val="24"/>
        </w:rPr>
        <w:t xml:space="preserve"> </w:t>
      </w:r>
      <w:r w:rsidR="00D7758B">
        <w:rPr>
          <w:rFonts w:ascii="Times New Roman" w:hAnsi="Times New Roman" w:cs="Times New Roman"/>
          <w:sz w:val="24"/>
          <w:szCs w:val="24"/>
        </w:rPr>
        <w:t xml:space="preserve">This </w:t>
      </w:r>
      <w:r w:rsidR="00354F6F">
        <w:rPr>
          <w:rFonts w:ascii="Times New Roman" w:hAnsi="Times New Roman" w:cs="Times New Roman"/>
          <w:sz w:val="24"/>
          <w:szCs w:val="24"/>
        </w:rPr>
        <w:t>necessitates ef</w:t>
      </w:r>
      <w:r w:rsidR="002D215D">
        <w:rPr>
          <w:rFonts w:ascii="Times New Roman" w:hAnsi="Times New Roman" w:cs="Times New Roman"/>
          <w:sz w:val="24"/>
          <w:szCs w:val="24"/>
        </w:rPr>
        <w:t>fective</w:t>
      </w:r>
      <w:r w:rsidR="00D7758B">
        <w:rPr>
          <w:rFonts w:ascii="Times New Roman" w:hAnsi="Times New Roman" w:cs="Times New Roman"/>
          <w:sz w:val="24"/>
          <w:szCs w:val="24"/>
        </w:rPr>
        <w:t xml:space="preserve"> learning </w:t>
      </w:r>
      <w:r w:rsidR="002D215D">
        <w:rPr>
          <w:rFonts w:ascii="Times New Roman" w:hAnsi="Times New Roman" w:cs="Times New Roman"/>
          <w:sz w:val="24"/>
          <w:szCs w:val="24"/>
        </w:rPr>
        <w:t xml:space="preserve">of the variances </w:t>
      </w:r>
      <w:r w:rsidR="00582647">
        <w:rPr>
          <w:rFonts w:ascii="Times New Roman" w:hAnsi="Times New Roman" w:cs="Times New Roman"/>
          <w:sz w:val="24"/>
          <w:szCs w:val="24"/>
        </w:rPr>
        <w:t>e</w:t>
      </w:r>
      <w:r w:rsidR="00C50D14">
        <w:rPr>
          <w:rFonts w:ascii="Times New Roman" w:hAnsi="Times New Roman" w:cs="Times New Roman"/>
          <w:sz w:val="24"/>
          <w:szCs w:val="24"/>
        </w:rPr>
        <w:t xml:space="preserve">specially considering the </w:t>
      </w:r>
      <w:r w:rsidR="004C05E7">
        <w:rPr>
          <w:rFonts w:ascii="Times New Roman" w:hAnsi="Times New Roman" w:cs="Times New Roman"/>
          <w:sz w:val="24"/>
          <w:szCs w:val="24"/>
        </w:rPr>
        <w:t xml:space="preserve">fact that </w:t>
      </w:r>
      <w:r w:rsidR="004A6233">
        <w:rPr>
          <w:rFonts w:ascii="Times New Roman" w:hAnsi="Times New Roman" w:cs="Times New Roman"/>
          <w:sz w:val="24"/>
          <w:szCs w:val="24"/>
        </w:rPr>
        <w:t>most</w:t>
      </w:r>
      <w:r w:rsidR="00077324">
        <w:rPr>
          <w:rFonts w:ascii="Times New Roman" w:hAnsi="Times New Roman" w:cs="Times New Roman"/>
          <w:sz w:val="24"/>
          <w:szCs w:val="24"/>
        </w:rPr>
        <w:t xml:space="preserve"> solutions</w:t>
      </w:r>
      <w:r w:rsidR="00582647">
        <w:rPr>
          <w:rFonts w:ascii="Times New Roman" w:hAnsi="Times New Roman" w:cs="Times New Roman"/>
          <w:sz w:val="24"/>
          <w:szCs w:val="24"/>
        </w:rPr>
        <w:t xml:space="preserve"> </w:t>
      </w:r>
      <w:r w:rsidR="004A6233">
        <w:rPr>
          <w:rFonts w:ascii="Times New Roman" w:hAnsi="Times New Roman" w:cs="Times New Roman"/>
          <w:sz w:val="24"/>
          <w:szCs w:val="24"/>
        </w:rPr>
        <w:t xml:space="preserve">will not be sampled </w:t>
      </w:r>
      <w:r w:rsidR="00582647">
        <w:rPr>
          <w:rFonts w:ascii="Times New Roman" w:hAnsi="Times New Roman" w:cs="Times New Roman"/>
          <w:sz w:val="24"/>
          <w:szCs w:val="24"/>
        </w:rPr>
        <w:t>under limited budget</w:t>
      </w:r>
      <w:r w:rsidR="00077324">
        <w:rPr>
          <w:rFonts w:ascii="Times New Roman" w:hAnsi="Times New Roman" w:cs="Times New Roman"/>
          <w:sz w:val="24"/>
          <w:szCs w:val="24"/>
        </w:rPr>
        <w:t>.</w:t>
      </w:r>
      <w:r w:rsidR="0021482D">
        <w:rPr>
          <w:rFonts w:ascii="Times New Roman" w:hAnsi="Times New Roman" w:cs="Times New Roman"/>
          <w:sz w:val="24"/>
          <w:szCs w:val="24"/>
        </w:rPr>
        <w:t xml:space="preserve"> </w:t>
      </w:r>
      <w:r w:rsidR="00FE5468">
        <w:rPr>
          <w:rFonts w:ascii="Times New Roman" w:hAnsi="Times New Roman" w:cs="Times New Roman"/>
          <w:sz w:val="24"/>
          <w:szCs w:val="24"/>
        </w:rPr>
        <w:t xml:space="preserve">In </w:t>
      </w:r>
      <w:r w:rsidR="004A6233">
        <w:rPr>
          <w:rFonts w:ascii="Times New Roman" w:hAnsi="Times New Roman" w:cs="Times New Roman"/>
          <w:sz w:val="24"/>
          <w:szCs w:val="24"/>
        </w:rPr>
        <w:t>our</w:t>
      </w:r>
      <w:r w:rsidR="00FE5468">
        <w:rPr>
          <w:rFonts w:ascii="Times New Roman" w:hAnsi="Times New Roman" w:cs="Times New Roman"/>
          <w:sz w:val="24"/>
          <w:szCs w:val="24"/>
        </w:rPr>
        <w:t xml:space="preserve"> approach, we divide the feature space of the solutions into grids, the</w:t>
      </w:r>
      <w:r w:rsidR="00EF5F18">
        <w:rPr>
          <w:rFonts w:ascii="Times New Roman" w:hAnsi="Times New Roman" w:cs="Times New Roman"/>
          <w:sz w:val="24"/>
          <w:szCs w:val="24"/>
        </w:rPr>
        <w:t>n we estimate the</w:t>
      </w:r>
      <w:r w:rsidR="00FE5468">
        <w:rPr>
          <w:rFonts w:ascii="Times New Roman" w:hAnsi="Times New Roman" w:cs="Times New Roman"/>
          <w:sz w:val="24"/>
          <w:szCs w:val="24"/>
        </w:rPr>
        <w:t xml:space="preserve"> variance of any </w:t>
      </w:r>
      <w:r w:rsidR="00A93E6F">
        <w:rPr>
          <w:rFonts w:ascii="Times New Roman" w:hAnsi="Times New Roman" w:cs="Times New Roman"/>
          <w:sz w:val="24"/>
          <w:szCs w:val="24"/>
        </w:rPr>
        <w:t xml:space="preserve">unsampled solution </w:t>
      </w:r>
      <w:r w:rsidR="0021482D">
        <w:rPr>
          <w:rFonts w:ascii="Times New Roman" w:hAnsi="Times New Roman" w:cs="Times New Roman"/>
          <w:b/>
          <w:sz w:val="24"/>
          <w:szCs w:val="24"/>
        </w:rPr>
        <w:t xml:space="preserve">x </w:t>
      </w:r>
      <w:r w:rsidR="004A6233">
        <w:rPr>
          <w:rFonts w:ascii="Times New Roman" w:hAnsi="Times New Roman" w:cs="Times New Roman"/>
          <w:sz w:val="24"/>
          <w:szCs w:val="24"/>
        </w:rPr>
        <w:t xml:space="preserve">by </w:t>
      </w:r>
      <w:r w:rsidR="00A93E6F">
        <w:rPr>
          <w:rFonts w:ascii="Times New Roman" w:hAnsi="Times New Roman" w:cs="Times New Roman"/>
          <w:sz w:val="24"/>
          <w:szCs w:val="24"/>
        </w:rPr>
        <w:t>the average of those</w:t>
      </w:r>
      <w:r w:rsidR="0021482D">
        <w:rPr>
          <w:rFonts w:ascii="Times New Roman" w:hAnsi="Times New Roman" w:cs="Times New Roman"/>
          <w:sz w:val="24"/>
          <w:szCs w:val="24"/>
        </w:rPr>
        <w:t xml:space="preserve"> of the</w:t>
      </w:r>
      <w:r w:rsidR="00A93E6F">
        <w:rPr>
          <w:rFonts w:ascii="Times New Roman" w:hAnsi="Times New Roman" w:cs="Times New Roman"/>
          <w:sz w:val="24"/>
          <w:szCs w:val="24"/>
        </w:rPr>
        <w:t xml:space="preserve"> sampled solutions whose features lie</w:t>
      </w:r>
      <w:r w:rsidR="0021482D">
        <w:rPr>
          <w:rFonts w:ascii="Times New Roman" w:hAnsi="Times New Roman" w:cs="Times New Roman"/>
          <w:sz w:val="24"/>
          <w:szCs w:val="24"/>
        </w:rPr>
        <w:t>s</w:t>
      </w:r>
      <w:r w:rsidR="00A93E6F">
        <w:rPr>
          <w:rFonts w:ascii="Times New Roman" w:hAnsi="Times New Roman" w:cs="Times New Roman"/>
          <w:sz w:val="24"/>
          <w:szCs w:val="24"/>
        </w:rPr>
        <w:t xml:space="preserve"> in the same grid</w:t>
      </w:r>
      <w:r w:rsidR="0021482D">
        <w:rPr>
          <w:rFonts w:ascii="Times New Roman" w:hAnsi="Times New Roman" w:cs="Times New Roman"/>
          <w:sz w:val="24"/>
          <w:szCs w:val="24"/>
        </w:rPr>
        <w:t xml:space="preserve"> as </w:t>
      </w:r>
      <w:r w:rsidR="0021482D">
        <w:rPr>
          <w:rFonts w:ascii="Times New Roman" w:hAnsi="Times New Roman" w:cs="Times New Roman"/>
          <w:b/>
          <w:sz w:val="24"/>
          <w:szCs w:val="24"/>
        </w:rPr>
        <w:t>x</w:t>
      </w:r>
      <w:r w:rsidR="00A93E6F">
        <w:rPr>
          <w:rFonts w:ascii="Times New Roman" w:hAnsi="Times New Roman" w:cs="Times New Roman"/>
          <w:sz w:val="24"/>
          <w:szCs w:val="24"/>
        </w:rPr>
        <w:t xml:space="preserve">. </w:t>
      </w:r>
      <w:r w:rsidR="00582647">
        <w:rPr>
          <w:rFonts w:ascii="Times New Roman" w:hAnsi="Times New Roman" w:cs="Times New Roman"/>
          <w:sz w:val="24"/>
          <w:szCs w:val="24"/>
        </w:rPr>
        <w:t xml:space="preserve">This grid-based </w:t>
      </w:r>
      <w:r w:rsidR="00476016">
        <w:rPr>
          <w:rFonts w:ascii="Times New Roman" w:hAnsi="Times New Roman" w:cs="Times New Roman"/>
          <w:sz w:val="24"/>
          <w:szCs w:val="24"/>
        </w:rPr>
        <w:t xml:space="preserve">learning </w:t>
      </w:r>
      <w:r w:rsidR="00582647">
        <w:rPr>
          <w:rFonts w:ascii="Times New Roman" w:hAnsi="Times New Roman" w:cs="Times New Roman"/>
          <w:sz w:val="24"/>
          <w:szCs w:val="24"/>
        </w:rPr>
        <w:t xml:space="preserve">approach is </w:t>
      </w:r>
      <w:r w:rsidR="00EF5F18">
        <w:rPr>
          <w:rFonts w:ascii="Times New Roman" w:hAnsi="Times New Roman" w:cs="Times New Roman"/>
          <w:sz w:val="24"/>
          <w:szCs w:val="24"/>
        </w:rPr>
        <w:t xml:space="preserve">similar to that </w:t>
      </w:r>
      <w:r w:rsidR="00582647">
        <w:rPr>
          <w:rFonts w:ascii="Times New Roman" w:hAnsi="Times New Roman" w:cs="Times New Roman"/>
          <w:sz w:val="24"/>
          <w:szCs w:val="24"/>
        </w:rPr>
        <w:t xml:space="preserve">proposed by </w:t>
      </w:r>
      <w:proofErr w:type="spellStart"/>
      <w:r w:rsidR="00476016" w:rsidRPr="00476016">
        <w:rPr>
          <w:rFonts w:ascii="Times New Roman" w:hAnsi="Times New Roman" w:cs="Times New Roman"/>
          <w:sz w:val="24"/>
          <w:szCs w:val="24"/>
          <w:highlight w:val="yellow"/>
        </w:rPr>
        <w:t>Salemi</w:t>
      </w:r>
      <w:proofErr w:type="spellEnd"/>
      <w:r w:rsidR="00476016" w:rsidRPr="00476016">
        <w:rPr>
          <w:rFonts w:ascii="Times New Roman" w:hAnsi="Times New Roman" w:cs="Times New Roman"/>
          <w:sz w:val="24"/>
          <w:szCs w:val="24"/>
          <w:highlight w:val="yellow"/>
        </w:rPr>
        <w:t xml:space="preserve"> et al. (2019)</w:t>
      </w:r>
      <w:r w:rsidR="00476016">
        <w:rPr>
          <w:rFonts w:ascii="Times New Roman" w:hAnsi="Times New Roman" w:cs="Times New Roman"/>
          <w:sz w:val="24"/>
          <w:szCs w:val="24"/>
          <w:highlight w:val="yellow"/>
        </w:rPr>
        <w:t xml:space="preserve">, </w:t>
      </w:r>
      <w:r w:rsidR="00476016" w:rsidRPr="00476016">
        <w:rPr>
          <w:rFonts w:ascii="Times New Roman" w:hAnsi="Times New Roman" w:cs="Times New Roman"/>
          <w:sz w:val="24"/>
          <w:szCs w:val="24"/>
        </w:rPr>
        <w:t xml:space="preserve">but </w:t>
      </w:r>
      <w:r w:rsidR="00A82A9F">
        <w:rPr>
          <w:rFonts w:ascii="Times New Roman" w:hAnsi="Times New Roman" w:cs="Times New Roman"/>
          <w:sz w:val="24"/>
          <w:szCs w:val="24"/>
        </w:rPr>
        <w:t>they</w:t>
      </w:r>
      <w:r w:rsidR="00476016">
        <w:rPr>
          <w:rFonts w:ascii="Times New Roman" w:hAnsi="Times New Roman" w:cs="Times New Roman"/>
          <w:sz w:val="24"/>
          <w:szCs w:val="24"/>
        </w:rPr>
        <w:t xml:space="preserve"> defin</w:t>
      </w:r>
      <w:r w:rsidR="00A82A9F">
        <w:rPr>
          <w:rFonts w:ascii="Times New Roman" w:hAnsi="Times New Roman" w:cs="Times New Roman"/>
          <w:sz w:val="24"/>
          <w:szCs w:val="24"/>
        </w:rPr>
        <w:t xml:space="preserve">ed grids directly </w:t>
      </w:r>
      <w:r w:rsidR="00476016" w:rsidRPr="00476016">
        <w:rPr>
          <w:rFonts w:ascii="Times New Roman" w:hAnsi="Times New Roman" w:cs="Times New Roman"/>
          <w:sz w:val="24"/>
          <w:szCs w:val="24"/>
        </w:rPr>
        <w:t>on the solution space</w:t>
      </w:r>
      <w:r w:rsidR="00476016">
        <w:rPr>
          <w:rFonts w:ascii="Times New Roman" w:hAnsi="Times New Roman" w:cs="Times New Roman"/>
          <w:sz w:val="24"/>
          <w:szCs w:val="24"/>
        </w:rPr>
        <w:t xml:space="preserve">, which can be costly to manage when problem dimension grows. </w:t>
      </w:r>
      <w:r w:rsidR="002A3F45">
        <w:rPr>
          <w:rFonts w:ascii="Times New Roman" w:hAnsi="Times New Roman" w:cs="Times New Roman"/>
          <w:sz w:val="24"/>
          <w:szCs w:val="24"/>
        </w:rPr>
        <w:t>Our variance estimation</w:t>
      </w:r>
      <w:r w:rsidR="00E01878">
        <w:rPr>
          <w:rFonts w:ascii="Times New Roman" w:hAnsi="Times New Roman" w:cs="Times New Roman"/>
          <w:sz w:val="24"/>
          <w:szCs w:val="24"/>
        </w:rPr>
        <w:t xml:space="preserve"> approach enables</w:t>
      </w:r>
      <w:r w:rsidR="00070472">
        <w:rPr>
          <w:rFonts w:ascii="Times New Roman" w:hAnsi="Times New Roman" w:cs="Times New Roman"/>
          <w:sz w:val="24"/>
          <w:szCs w:val="24"/>
        </w:rPr>
        <w:t xml:space="preserve"> </w:t>
      </w:r>
      <w:r w:rsidR="008072EA">
        <w:rPr>
          <w:rFonts w:ascii="Times New Roman" w:hAnsi="Times New Roman" w:cs="Times New Roman"/>
          <w:sz w:val="24"/>
          <w:szCs w:val="24"/>
        </w:rPr>
        <w:t>cheap</w:t>
      </w:r>
      <w:r w:rsidR="00070472">
        <w:rPr>
          <w:rFonts w:ascii="Times New Roman" w:hAnsi="Times New Roman" w:cs="Times New Roman"/>
          <w:sz w:val="24"/>
          <w:szCs w:val="24"/>
        </w:rPr>
        <w:t xml:space="preserve"> </w:t>
      </w:r>
      <w:r w:rsidR="00E01878">
        <w:rPr>
          <w:rFonts w:ascii="Times New Roman" w:hAnsi="Times New Roman" w:cs="Times New Roman"/>
          <w:sz w:val="24"/>
          <w:szCs w:val="24"/>
        </w:rPr>
        <w:t xml:space="preserve">approximation of the </w:t>
      </w:r>
      <w:r w:rsidR="002E1D8F">
        <w:rPr>
          <w:rFonts w:ascii="Times New Roman" w:hAnsi="Times New Roman" w:cs="Times New Roman"/>
          <w:sz w:val="24"/>
          <w:szCs w:val="24"/>
        </w:rPr>
        <w:t>KG</w:t>
      </w:r>
      <w:r w:rsidR="00E01878">
        <w:rPr>
          <w:rFonts w:ascii="Times New Roman" w:hAnsi="Times New Roman" w:cs="Times New Roman"/>
          <w:sz w:val="24"/>
          <w:szCs w:val="24"/>
        </w:rPr>
        <w:t>-factor</w:t>
      </w:r>
      <w:r w:rsidR="002A3F45">
        <w:rPr>
          <w:rFonts w:ascii="Times New Roman" w:hAnsi="Times New Roman" w:cs="Times New Roman"/>
          <w:sz w:val="24"/>
          <w:szCs w:val="24"/>
        </w:rPr>
        <w:t>, which is</w:t>
      </w:r>
      <w:r w:rsidR="008072EA">
        <w:rPr>
          <w:rFonts w:ascii="Times New Roman" w:hAnsi="Times New Roman" w:cs="Times New Roman"/>
          <w:sz w:val="24"/>
          <w:szCs w:val="24"/>
        </w:rPr>
        <w:t xml:space="preserve"> one</w:t>
      </w:r>
      <w:r w:rsidR="002A3F45">
        <w:rPr>
          <w:rFonts w:ascii="Times New Roman" w:hAnsi="Times New Roman" w:cs="Times New Roman"/>
          <w:sz w:val="24"/>
          <w:szCs w:val="24"/>
        </w:rPr>
        <w:t xml:space="preserve"> research focus </w:t>
      </w:r>
      <w:r w:rsidR="008072EA">
        <w:rPr>
          <w:rFonts w:ascii="Times New Roman" w:hAnsi="Times New Roman" w:cs="Times New Roman"/>
          <w:sz w:val="24"/>
          <w:szCs w:val="24"/>
        </w:rPr>
        <w:t xml:space="preserve">of </w:t>
      </w:r>
      <w:r w:rsidR="002A3F45">
        <w:rPr>
          <w:rFonts w:ascii="Times New Roman" w:hAnsi="Times New Roman" w:cs="Times New Roman"/>
          <w:sz w:val="24"/>
          <w:szCs w:val="24"/>
        </w:rPr>
        <w:t xml:space="preserve">the KG policy </w:t>
      </w:r>
      <w:r w:rsidR="00D81EAB" w:rsidRPr="002D215D">
        <w:rPr>
          <w:rFonts w:ascii="Times New Roman" w:hAnsi="Times New Roman" w:cs="Times New Roman"/>
          <w:color w:val="000000" w:themeColor="text1"/>
          <w:sz w:val="24"/>
          <w:szCs w:val="24"/>
          <w:highlight w:val="yellow"/>
        </w:rPr>
        <w:t>(Qu 2015, Zhang 2016)</w:t>
      </w:r>
      <w:r w:rsidR="00D81EAB">
        <w:rPr>
          <w:rFonts w:ascii="Times New Roman" w:hAnsi="Times New Roman" w:cs="Times New Roman"/>
          <w:color w:val="000000" w:themeColor="text1"/>
          <w:sz w:val="24"/>
          <w:szCs w:val="24"/>
          <w:highlight w:val="yellow"/>
        </w:rPr>
        <w:t xml:space="preserve"> </w:t>
      </w:r>
      <w:r w:rsidR="00D81EAB" w:rsidRPr="00D81EAB">
        <w:rPr>
          <w:rFonts w:ascii="Times New Roman" w:hAnsi="Times New Roman" w:cs="Times New Roman"/>
          <w:color w:val="000000" w:themeColor="text1"/>
          <w:sz w:val="24"/>
          <w:szCs w:val="24"/>
        </w:rPr>
        <w:t>since</w:t>
      </w:r>
      <w:r w:rsidR="002E1D8F" w:rsidRPr="00D81EAB">
        <w:rPr>
          <w:rFonts w:ascii="Times New Roman" w:hAnsi="Times New Roman" w:cs="Times New Roman"/>
          <w:sz w:val="24"/>
          <w:szCs w:val="24"/>
        </w:rPr>
        <w:t xml:space="preserve"> </w:t>
      </w:r>
      <w:r w:rsidR="00B13405" w:rsidRPr="00D81EAB">
        <w:rPr>
          <w:rFonts w:ascii="Times New Roman" w:hAnsi="Times New Roman" w:cs="Times New Roman"/>
          <w:sz w:val="24"/>
          <w:szCs w:val="24"/>
        </w:rPr>
        <w:t>exact Bayesian inferences</w:t>
      </w:r>
      <w:r w:rsidR="002A3F45" w:rsidRPr="00D81EAB">
        <w:rPr>
          <w:rFonts w:ascii="Times New Roman" w:hAnsi="Times New Roman" w:cs="Times New Roman"/>
          <w:sz w:val="24"/>
          <w:szCs w:val="24"/>
        </w:rPr>
        <w:t xml:space="preserve"> is</w:t>
      </w:r>
      <w:r w:rsidR="00B13405" w:rsidRPr="00D81EAB">
        <w:rPr>
          <w:rFonts w:ascii="Times New Roman" w:hAnsi="Times New Roman" w:cs="Times New Roman"/>
          <w:sz w:val="24"/>
          <w:szCs w:val="24"/>
        </w:rPr>
        <w:t xml:space="preserve"> </w:t>
      </w:r>
      <w:r w:rsidR="00E01878" w:rsidRPr="00D81EAB">
        <w:rPr>
          <w:rFonts w:ascii="Times New Roman" w:hAnsi="Times New Roman" w:cs="Times New Roman" w:hint="eastAsia"/>
          <w:sz w:val="24"/>
          <w:szCs w:val="24"/>
        </w:rPr>
        <w:t>impo</w:t>
      </w:r>
      <w:r w:rsidR="00E01878" w:rsidRPr="00D81EAB">
        <w:rPr>
          <w:rFonts w:ascii="Times New Roman" w:hAnsi="Times New Roman" w:cs="Times New Roman"/>
          <w:sz w:val="24"/>
          <w:szCs w:val="24"/>
        </w:rPr>
        <w:t xml:space="preserve">ssible </w:t>
      </w:r>
      <w:r w:rsidR="00B13405" w:rsidRPr="00D81EAB">
        <w:rPr>
          <w:rFonts w:ascii="Times New Roman" w:hAnsi="Times New Roman" w:cs="Times New Roman"/>
          <w:sz w:val="24"/>
          <w:szCs w:val="24"/>
        </w:rPr>
        <w:t>with single observation</w:t>
      </w:r>
      <w:r w:rsidR="002D74B1">
        <w:rPr>
          <w:rFonts w:ascii="Times New Roman" w:hAnsi="Times New Roman" w:cs="Times New Roman"/>
          <w:sz w:val="24"/>
          <w:szCs w:val="24"/>
        </w:rPr>
        <w:t xml:space="preserve"> under</w:t>
      </w:r>
      <w:r w:rsidR="008072EA" w:rsidRPr="00D81EAB">
        <w:rPr>
          <w:rFonts w:ascii="Times New Roman" w:hAnsi="Times New Roman" w:cs="Times New Roman"/>
          <w:color w:val="000000" w:themeColor="text1"/>
          <w:sz w:val="24"/>
          <w:szCs w:val="24"/>
        </w:rPr>
        <w:t xml:space="preserve"> a multivariate Gaussian prior</w:t>
      </w:r>
      <w:r w:rsidR="00B13405" w:rsidRPr="00D81EAB">
        <w:rPr>
          <w:rFonts w:ascii="Times New Roman" w:hAnsi="Times New Roman" w:cs="Times New Roman"/>
          <w:sz w:val="24"/>
          <w:szCs w:val="24"/>
        </w:rPr>
        <w:t xml:space="preserve">. </w:t>
      </w:r>
      <w:r w:rsidR="00D81EAB">
        <w:rPr>
          <w:rFonts w:ascii="Times New Roman" w:hAnsi="Times New Roman" w:cs="Times New Roman"/>
          <w:sz w:val="24"/>
          <w:szCs w:val="24"/>
        </w:rPr>
        <w:t>Also note that o</w:t>
      </w:r>
      <w:r w:rsidR="0061568C" w:rsidRPr="00D81EAB">
        <w:rPr>
          <w:rFonts w:ascii="Times New Roman" w:hAnsi="Times New Roman" w:cs="Times New Roman"/>
          <w:sz w:val="24"/>
          <w:szCs w:val="24"/>
        </w:rPr>
        <w:t>ur</w:t>
      </w:r>
      <w:r w:rsidR="0061568C" w:rsidRPr="00DA1B3D">
        <w:rPr>
          <w:rFonts w:ascii="Times New Roman" w:hAnsi="Times New Roman" w:cs="Times New Roman"/>
          <w:sz w:val="24"/>
          <w:szCs w:val="24"/>
        </w:rPr>
        <w:t xml:space="preserve"> approach for learning </w:t>
      </w:r>
      <w:r w:rsidR="00AB4A8C">
        <w:rPr>
          <w:rFonts w:ascii="Times New Roman" w:hAnsi="Times New Roman" w:cs="Times New Roman"/>
          <w:sz w:val="24"/>
          <w:szCs w:val="24"/>
        </w:rPr>
        <w:t>under meas</w:t>
      </w:r>
      <w:r w:rsidR="003C0441">
        <w:rPr>
          <w:rFonts w:ascii="Times New Roman" w:hAnsi="Times New Roman" w:cs="Times New Roman"/>
          <w:sz w:val="24"/>
          <w:szCs w:val="24"/>
        </w:rPr>
        <w:t>ur</w:t>
      </w:r>
      <w:r w:rsidR="00AB4A8C">
        <w:rPr>
          <w:rFonts w:ascii="Times New Roman" w:hAnsi="Times New Roman" w:cs="Times New Roman"/>
          <w:sz w:val="24"/>
          <w:szCs w:val="24"/>
        </w:rPr>
        <w:t>ement</w:t>
      </w:r>
      <w:r w:rsidR="0061568C" w:rsidRPr="00DA1B3D">
        <w:rPr>
          <w:rFonts w:ascii="Times New Roman" w:hAnsi="Times New Roman" w:cs="Times New Roman"/>
          <w:sz w:val="24"/>
          <w:szCs w:val="24"/>
        </w:rPr>
        <w:t xml:space="preserve"> noises is quite different with those proposed for cases with relatively small number of alternatives, e.g., </w:t>
      </w:r>
      <w:r w:rsidR="0061568C" w:rsidRPr="00D5557B">
        <w:rPr>
          <w:rFonts w:ascii="Times New Roman" w:hAnsi="Times New Roman" w:cs="Times New Roman"/>
          <w:color w:val="FF0000"/>
          <w:sz w:val="24"/>
          <w:szCs w:val="24"/>
          <w:rPrChange w:id="108" w:author="zhengliang@csu.edu.cn" w:date="2022-10-21T10:29:00Z">
            <w:rPr>
              <w:rFonts w:ascii="Times New Roman" w:hAnsi="Times New Roman" w:cs="Times New Roman"/>
              <w:sz w:val="24"/>
              <w:szCs w:val="24"/>
            </w:rPr>
          </w:rPrChange>
        </w:rPr>
        <w:t>sample average approximation</w:t>
      </w:r>
      <w:r w:rsidR="0061568C" w:rsidRPr="00DA1B3D">
        <w:rPr>
          <w:rFonts w:ascii="Times New Roman" w:hAnsi="Times New Roman" w:cs="Times New Roman"/>
          <w:sz w:val="24"/>
          <w:szCs w:val="24"/>
        </w:rPr>
        <w:t xml:space="preserve"> (SAA)</w:t>
      </w:r>
      <w:r w:rsidR="00DA1B3D" w:rsidRPr="00DA1B3D">
        <w:rPr>
          <w:rFonts w:ascii="Times New Roman" w:hAnsi="Times New Roman" w:cs="Times New Roman"/>
          <w:sz w:val="24"/>
          <w:szCs w:val="24"/>
        </w:rPr>
        <w:t xml:space="preserve"> </w:t>
      </w:r>
      <w:r w:rsidR="00DA1B3D" w:rsidRPr="00DA1B3D">
        <w:rPr>
          <w:rFonts w:ascii="Times New Roman" w:hAnsi="Times New Roman" w:cs="Times New Roman"/>
          <w:sz w:val="24"/>
          <w:szCs w:val="24"/>
          <w:highlight w:val="yellow"/>
        </w:rPr>
        <w:t>(***)</w:t>
      </w:r>
      <w:r w:rsidR="0061568C" w:rsidRPr="00DA1B3D">
        <w:rPr>
          <w:rFonts w:ascii="Times New Roman" w:hAnsi="Times New Roman" w:cs="Times New Roman"/>
          <w:sz w:val="24"/>
          <w:szCs w:val="24"/>
          <w:highlight w:val="yellow"/>
        </w:rPr>
        <w:t>,</w:t>
      </w:r>
      <w:r w:rsidR="0061568C" w:rsidRPr="002D2FAB">
        <w:rPr>
          <w:rFonts w:ascii="Times New Roman" w:hAnsi="Times New Roman" w:cs="Times New Roman"/>
          <w:sz w:val="24"/>
          <w:szCs w:val="24"/>
        </w:rPr>
        <w:t xml:space="preserve"> </w:t>
      </w:r>
      <w:r w:rsidR="0061568C" w:rsidRPr="005B7067">
        <w:rPr>
          <w:rFonts w:ascii="Times New Roman" w:hAnsi="Times New Roman" w:cs="Times New Roman"/>
          <w:sz w:val="24"/>
          <w:szCs w:val="24"/>
        </w:rPr>
        <w:t>simulation allocation rule such as OCBA</w:t>
      </w:r>
      <w:r w:rsidR="0061568C">
        <w:rPr>
          <w:rFonts w:ascii="Times New Roman" w:hAnsi="Times New Roman" w:cs="Times New Roman"/>
          <w:sz w:val="24"/>
          <w:szCs w:val="24"/>
        </w:rPr>
        <w:t xml:space="preserve"> (</w:t>
      </w:r>
      <w:r w:rsidR="0061568C">
        <w:rPr>
          <w:rFonts w:ascii="Times New Roman" w:hAnsi="Times New Roman" w:cs="Times New Roman"/>
          <w:sz w:val="24"/>
          <w:szCs w:val="24"/>
          <w:highlight w:val="yellow"/>
        </w:rPr>
        <w:t>Li et al., 2015</w:t>
      </w:r>
      <w:r w:rsidR="0061568C">
        <w:rPr>
          <w:rFonts w:ascii="Times New Roman" w:hAnsi="Times New Roman" w:cs="Times New Roman"/>
          <w:sz w:val="24"/>
          <w:szCs w:val="24"/>
        </w:rPr>
        <w:t>), shrinking ball method (</w:t>
      </w:r>
      <w:r w:rsidR="0061568C">
        <w:rPr>
          <w:rFonts w:ascii="Times New Roman" w:hAnsi="Times New Roman" w:cs="Times New Roman"/>
          <w:sz w:val="24"/>
          <w:szCs w:val="24"/>
          <w:highlight w:val="yellow"/>
        </w:rPr>
        <w:t>Fan and Hu, 2018</w:t>
      </w:r>
      <w:r w:rsidR="0061568C">
        <w:rPr>
          <w:rFonts w:ascii="Times New Roman" w:hAnsi="Times New Roman" w:cs="Times New Roman"/>
          <w:sz w:val="24"/>
          <w:szCs w:val="24"/>
        </w:rPr>
        <w:t xml:space="preserve">), etc., where </w:t>
      </w:r>
      <w:commentRangeStart w:id="109"/>
      <w:r w:rsidR="0061568C">
        <w:rPr>
          <w:rFonts w:ascii="Times New Roman" w:hAnsi="Times New Roman" w:cs="Times New Roman"/>
          <w:sz w:val="24"/>
          <w:szCs w:val="24"/>
        </w:rPr>
        <w:t>each alternative is sampled for multiple times</w:t>
      </w:r>
      <w:commentRangeEnd w:id="109"/>
      <w:r w:rsidR="00647797">
        <w:rPr>
          <w:rStyle w:val="a3"/>
        </w:rPr>
        <w:commentReference w:id="109"/>
      </w:r>
      <w:r w:rsidR="0061568C">
        <w:rPr>
          <w:rFonts w:ascii="Times New Roman" w:hAnsi="Times New Roman" w:cs="Times New Roman"/>
          <w:sz w:val="24"/>
          <w:szCs w:val="24"/>
        </w:rPr>
        <w:t xml:space="preserve"> and variances are </w:t>
      </w:r>
      <w:r w:rsidR="00AB4A8C">
        <w:rPr>
          <w:rFonts w:ascii="Times New Roman" w:hAnsi="Times New Roman" w:cs="Times New Roman"/>
          <w:sz w:val="24"/>
          <w:szCs w:val="24"/>
        </w:rPr>
        <w:t xml:space="preserve">typically </w:t>
      </w:r>
      <w:r w:rsidR="0061568C">
        <w:rPr>
          <w:rFonts w:ascii="Times New Roman" w:hAnsi="Times New Roman" w:cs="Times New Roman"/>
          <w:sz w:val="24"/>
          <w:szCs w:val="24"/>
        </w:rPr>
        <w:t>known.</w:t>
      </w:r>
    </w:p>
    <w:p w14:paraId="6BAB39FE" w14:textId="6DA0F52F" w:rsidR="0061568C" w:rsidRDefault="0061568C" w:rsidP="00BB2282">
      <w:pPr>
        <w:rPr>
          <w:rFonts w:ascii="Times New Roman" w:hAnsi="Times New Roman" w:cs="Times New Roman"/>
          <w:sz w:val="24"/>
          <w:szCs w:val="24"/>
        </w:rPr>
      </w:pPr>
    </w:p>
    <w:p w14:paraId="52EB03BC" w14:textId="0634E092" w:rsidR="00554086" w:rsidRDefault="00554086" w:rsidP="00BB2282">
      <w:pPr>
        <w:rPr>
          <w:rFonts w:ascii="Times New Roman" w:hAnsi="Times New Roman" w:cs="Times New Roman"/>
          <w:sz w:val="24"/>
          <w:szCs w:val="24"/>
        </w:rPr>
      </w:pPr>
      <w:r>
        <w:rPr>
          <w:rFonts w:ascii="Times New Roman" w:hAnsi="Times New Roman" w:cs="Times New Roman"/>
          <w:sz w:val="24"/>
          <w:szCs w:val="24"/>
        </w:rPr>
        <w:t>Finally, this study enriches the literature on B</w:t>
      </w:r>
      <w:r w:rsidR="000578E6">
        <w:rPr>
          <w:rFonts w:ascii="Times New Roman" w:hAnsi="Times New Roman" w:cs="Times New Roman"/>
          <w:sz w:val="24"/>
          <w:szCs w:val="24"/>
        </w:rPr>
        <w:t xml:space="preserve">O </w:t>
      </w:r>
      <w:r w:rsidR="005F0697">
        <w:rPr>
          <w:rFonts w:ascii="Times New Roman" w:hAnsi="Times New Roman" w:cs="Times New Roman"/>
          <w:sz w:val="24"/>
          <w:szCs w:val="24"/>
        </w:rPr>
        <w:t xml:space="preserve">problems </w:t>
      </w:r>
      <w:r w:rsidR="009C5E5F">
        <w:rPr>
          <w:rFonts w:ascii="Times New Roman" w:hAnsi="Times New Roman" w:cs="Times New Roman"/>
          <w:sz w:val="24"/>
          <w:szCs w:val="24"/>
        </w:rPr>
        <w:t>with noisy constraints</w:t>
      </w:r>
      <w:r w:rsidR="003C0441">
        <w:rPr>
          <w:rFonts w:ascii="Times New Roman" w:hAnsi="Times New Roman" w:cs="Times New Roman"/>
          <w:sz w:val="24"/>
          <w:szCs w:val="24"/>
        </w:rPr>
        <w:t>, a</w:t>
      </w:r>
      <w:r w:rsidR="009C5E5F">
        <w:rPr>
          <w:rFonts w:ascii="Times New Roman" w:hAnsi="Times New Roman" w:cs="Times New Roman"/>
          <w:sz w:val="24"/>
          <w:szCs w:val="24"/>
        </w:rPr>
        <w:t xml:space="preserve"> relatively new</w:t>
      </w:r>
      <w:r w:rsidR="003C0441">
        <w:rPr>
          <w:rFonts w:ascii="Times New Roman" w:hAnsi="Times New Roman" w:cs="Times New Roman"/>
          <w:sz w:val="24"/>
          <w:szCs w:val="24"/>
        </w:rPr>
        <w:t xml:space="preserve"> research</w:t>
      </w:r>
      <w:r w:rsidR="002F68AF">
        <w:rPr>
          <w:rFonts w:ascii="Times New Roman" w:hAnsi="Times New Roman" w:cs="Times New Roman"/>
          <w:sz w:val="24"/>
          <w:szCs w:val="24"/>
        </w:rPr>
        <w:t xml:space="preserve"> </w:t>
      </w:r>
      <w:r w:rsidR="009319C5">
        <w:rPr>
          <w:rFonts w:ascii="Times New Roman" w:hAnsi="Times New Roman" w:cs="Times New Roman"/>
          <w:sz w:val="24"/>
          <w:szCs w:val="24"/>
        </w:rPr>
        <w:t>topic</w:t>
      </w:r>
      <w:r w:rsidR="003C0441">
        <w:rPr>
          <w:rFonts w:ascii="Times New Roman" w:hAnsi="Times New Roman" w:cs="Times New Roman"/>
          <w:sz w:val="24"/>
          <w:szCs w:val="24"/>
        </w:rPr>
        <w:t xml:space="preserve">. </w:t>
      </w:r>
      <w:r w:rsidR="009319C5">
        <w:rPr>
          <w:rFonts w:ascii="Times New Roman" w:hAnsi="Times New Roman" w:cs="Times New Roman"/>
          <w:sz w:val="24"/>
          <w:szCs w:val="24"/>
        </w:rPr>
        <w:t xml:space="preserve">Recent </w:t>
      </w:r>
      <w:r w:rsidR="009C5E5F">
        <w:rPr>
          <w:rFonts w:ascii="Times New Roman" w:hAnsi="Times New Roman" w:cs="Times New Roman"/>
          <w:sz w:val="24"/>
          <w:szCs w:val="24"/>
        </w:rPr>
        <w:t>studies have looked at single objective constrained BO</w:t>
      </w:r>
      <w:r w:rsidR="000578E6">
        <w:rPr>
          <w:rFonts w:ascii="Times New Roman" w:hAnsi="Times New Roman" w:cs="Times New Roman"/>
          <w:sz w:val="24"/>
          <w:szCs w:val="24"/>
        </w:rPr>
        <w:t xml:space="preserve"> </w:t>
      </w:r>
      <w:r w:rsidR="00E107A8">
        <w:rPr>
          <w:rFonts w:ascii="Times New Roman" w:hAnsi="Times New Roman" w:cs="Times New Roman"/>
          <w:sz w:val="24"/>
          <w:szCs w:val="24"/>
        </w:rPr>
        <w:t xml:space="preserve">problems </w:t>
      </w:r>
      <w:r w:rsidR="009A51D1">
        <w:rPr>
          <w:rFonts w:ascii="Times New Roman" w:hAnsi="Times New Roman" w:cs="Times New Roman"/>
          <w:sz w:val="24"/>
          <w:szCs w:val="24"/>
        </w:rPr>
        <w:t>for</w:t>
      </w:r>
      <w:r w:rsidR="000578E6">
        <w:rPr>
          <w:rFonts w:ascii="Times New Roman" w:hAnsi="Times New Roman" w:cs="Times New Roman"/>
          <w:sz w:val="24"/>
          <w:szCs w:val="24"/>
        </w:rPr>
        <w:t xml:space="preserve"> expected improvement (EI) polic</w:t>
      </w:r>
      <w:r w:rsidR="009A51D1">
        <w:rPr>
          <w:rFonts w:ascii="Times New Roman" w:hAnsi="Times New Roman" w:cs="Times New Roman"/>
          <w:sz w:val="24"/>
          <w:szCs w:val="24"/>
        </w:rPr>
        <w:t>ies</w:t>
      </w:r>
      <w:r w:rsidR="000578E6">
        <w:rPr>
          <w:rFonts w:ascii="Times New Roman" w:hAnsi="Times New Roman" w:cs="Times New Roman"/>
          <w:sz w:val="24"/>
          <w:szCs w:val="24"/>
        </w:rPr>
        <w:t xml:space="preserve"> (</w:t>
      </w:r>
      <w:proofErr w:type="spellStart"/>
      <w:r w:rsidR="000578E6" w:rsidRPr="000578E6">
        <w:rPr>
          <w:rFonts w:ascii="Times New Roman" w:hAnsi="Times New Roman" w:cs="Times New Roman"/>
          <w:sz w:val="24"/>
          <w:szCs w:val="24"/>
          <w:highlight w:val="yellow"/>
        </w:rPr>
        <w:t>Gelbart</w:t>
      </w:r>
      <w:proofErr w:type="spellEnd"/>
      <w:r w:rsidR="000578E6" w:rsidRPr="000578E6">
        <w:rPr>
          <w:rFonts w:ascii="Times New Roman" w:hAnsi="Times New Roman" w:cs="Times New Roman"/>
          <w:sz w:val="24"/>
          <w:szCs w:val="24"/>
          <w:highlight w:val="yellow"/>
        </w:rPr>
        <w:t xml:space="preserve"> et al. </w:t>
      </w:r>
      <w:r w:rsidR="000578E6" w:rsidRPr="009F4006">
        <w:rPr>
          <w:rFonts w:ascii="Times New Roman" w:hAnsi="Times New Roman" w:cs="Times New Roman"/>
          <w:sz w:val="24"/>
          <w:szCs w:val="24"/>
          <w:highlight w:val="yellow"/>
        </w:rPr>
        <w:t>2014,</w:t>
      </w:r>
      <w:r w:rsidR="009F4006" w:rsidRPr="009F4006">
        <w:rPr>
          <w:rFonts w:ascii="Times New Roman" w:hAnsi="Times New Roman" w:cs="Times New Roman"/>
          <w:sz w:val="24"/>
          <w:szCs w:val="24"/>
          <w:highlight w:val="yellow"/>
        </w:rPr>
        <w:t xml:space="preserve"> </w:t>
      </w:r>
      <w:proofErr w:type="spellStart"/>
      <w:r w:rsidR="009F4006" w:rsidRPr="009F4006">
        <w:rPr>
          <w:rFonts w:ascii="Times New Roman" w:hAnsi="Times New Roman" w:cs="Times New Roman"/>
          <w:sz w:val="24"/>
          <w:szCs w:val="24"/>
          <w:highlight w:val="yellow"/>
        </w:rPr>
        <w:t>Gramacy</w:t>
      </w:r>
      <w:proofErr w:type="spellEnd"/>
      <w:r w:rsidR="000578E6" w:rsidRPr="009F4006">
        <w:rPr>
          <w:rFonts w:ascii="Times New Roman" w:hAnsi="Times New Roman" w:cs="Times New Roman"/>
          <w:sz w:val="24"/>
          <w:szCs w:val="24"/>
          <w:highlight w:val="yellow"/>
        </w:rPr>
        <w:t xml:space="preserve"> </w:t>
      </w:r>
      <w:r w:rsidR="009F4006">
        <w:rPr>
          <w:rFonts w:ascii="Times New Roman" w:hAnsi="Times New Roman" w:cs="Times New Roman"/>
          <w:sz w:val="24"/>
          <w:szCs w:val="24"/>
          <w:highlight w:val="yellow"/>
        </w:rPr>
        <w:t xml:space="preserve">2016, </w:t>
      </w:r>
      <w:proofErr w:type="spellStart"/>
      <w:r w:rsidR="000578E6" w:rsidRPr="000578E6">
        <w:rPr>
          <w:rFonts w:ascii="Times New Roman" w:hAnsi="Times New Roman" w:cs="Times New Roman"/>
          <w:sz w:val="24"/>
          <w:szCs w:val="24"/>
          <w:highlight w:val="yellow"/>
        </w:rPr>
        <w:t>Letham</w:t>
      </w:r>
      <w:proofErr w:type="spellEnd"/>
      <w:r w:rsidR="000578E6" w:rsidRPr="000578E6">
        <w:rPr>
          <w:rFonts w:ascii="Times New Roman" w:hAnsi="Times New Roman" w:cs="Times New Roman"/>
          <w:sz w:val="24"/>
          <w:szCs w:val="24"/>
          <w:highlight w:val="yellow"/>
        </w:rPr>
        <w:t xml:space="preserve"> et al., 2019</w:t>
      </w:r>
      <w:r w:rsidR="000578E6">
        <w:rPr>
          <w:rFonts w:ascii="Times New Roman" w:hAnsi="Times New Roman" w:cs="Times New Roman"/>
          <w:sz w:val="24"/>
          <w:szCs w:val="24"/>
        </w:rPr>
        <w:t>)</w:t>
      </w:r>
      <w:r w:rsidR="00E107A8">
        <w:rPr>
          <w:rFonts w:ascii="Times New Roman" w:hAnsi="Times New Roman" w:cs="Times New Roman"/>
          <w:sz w:val="24"/>
          <w:szCs w:val="24"/>
        </w:rPr>
        <w:t xml:space="preserve">. </w:t>
      </w:r>
      <w:r w:rsidR="006A18D8" w:rsidRPr="00FF6F2B">
        <w:rPr>
          <w:rFonts w:ascii="Times New Roman" w:hAnsi="Times New Roman" w:cs="Times New Roman"/>
          <w:sz w:val="24"/>
          <w:szCs w:val="24"/>
        </w:rPr>
        <w:t>T</w:t>
      </w:r>
      <w:r w:rsidR="00F86BD6" w:rsidRPr="00FF6F2B">
        <w:rPr>
          <w:rFonts w:ascii="Times New Roman" w:hAnsi="Times New Roman" w:cs="Times New Roman"/>
          <w:sz w:val="24"/>
          <w:szCs w:val="24"/>
        </w:rPr>
        <w:t>hey applied</w:t>
      </w:r>
      <w:r w:rsidR="001464AD" w:rsidRPr="00FF6F2B">
        <w:rPr>
          <w:rFonts w:ascii="Times New Roman" w:hAnsi="Times New Roman" w:cs="Times New Roman"/>
          <w:sz w:val="24"/>
          <w:szCs w:val="24"/>
        </w:rPr>
        <w:t xml:space="preserve"> a GP prior directly on all the solutions</w:t>
      </w:r>
      <w:r w:rsidR="00F86BD6" w:rsidRPr="00FF6F2B">
        <w:rPr>
          <w:rFonts w:ascii="Times New Roman" w:hAnsi="Times New Roman" w:cs="Times New Roman"/>
          <w:sz w:val="24"/>
          <w:szCs w:val="24"/>
        </w:rPr>
        <w:t xml:space="preserve"> and implicitly assumed known</w:t>
      </w:r>
      <w:r w:rsidR="00BC763D" w:rsidRPr="00FF6F2B">
        <w:rPr>
          <w:rFonts w:ascii="Times New Roman" w:hAnsi="Times New Roman" w:cs="Times New Roman"/>
          <w:sz w:val="24"/>
          <w:szCs w:val="24"/>
        </w:rPr>
        <w:t xml:space="preserve"> noise distributions</w:t>
      </w:r>
      <w:r w:rsidR="00F86BD6" w:rsidRPr="00FF6F2B">
        <w:rPr>
          <w:rFonts w:ascii="Times New Roman" w:hAnsi="Times New Roman" w:cs="Times New Roman"/>
          <w:sz w:val="24"/>
          <w:szCs w:val="24"/>
        </w:rPr>
        <w:t xml:space="preserve">, </w:t>
      </w:r>
      <w:r w:rsidR="004C6953" w:rsidRPr="00FF6F2B">
        <w:rPr>
          <w:rFonts w:ascii="Times New Roman" w:hAnsi="Times New Roman" w:cs="Times New Roman"/>
          <w:sz w:val="24"/>
          <w:szCs w:val="24"/>
        </w:rPr>
        <w:t>which</w:t>
      </w:r>
      <w:r w:rsidR="00AA7D51">
        <w:rPr>
          <w:rFonts w:ascii="Times New Roman" w:hAnsi="Times New Roman" w:cs="Times New Roman"/>
          <w:sz w:val="24"/>
          <w:szCs w:val="24"/>
        </w:rPr>
        <w:t xml:space="preserve"> </w:t>
      </w:r>
      <w:r w:rsidR="001464AD">
        <w:rPr>
          <w:rFonts w:ascii="Times New Roman" w:hAnsi="Times New Roman" w:cs="Times New Roman"/>
          <w:sz w:val="24"/>
          <w:szCs w:val="24"/>
        </w:rPr>
        <w:t xml:space="preserve">are </w:t>
      </w:r>
      <w:r w:rsidR="00AA7D51">
        <w:rPr>
          <w:rFonts w:ascii="Times New Roman" w:hAnsi="Times New Roman" w:cs="Times New Roman"/>
          <w:sz w:val="24"/>
          <w:szCs w:val="24"/>
        </w:rPr>
        <w:t>not applicable to high-dimensional problems</w:t>
      </w:r>
      <w:r w:rsidR="00F86BD6">
        <w:rPr>
          <w:rFonts w:ascii="Times New Roman" w:hAnsi="Times New Roman" w:cs="Times New Roman"/>
          <w:sz w:val="24"/>
          <w:szCs w:val="24"/>
        </w:rPr>
        <w:t xml:space="preserve"> with unknown variances</w:t>
      </w:r>
      <w:r w:rsidR="001464AD">
        <w:rPr>
          <w:rFonts w:ascii="Times New Roman" w:hAnsi="Times New Roman" w:cs="Times New Roman"/>
          <w:sz w:val="24"/>
          <w:szCs w:val="24"/>
        </w:rPr>
        <w:t>.</w:t>
      </w:r>
      <w:r w:rsidR="00C20AF9">
        <w:rPr>
          <w:rFonts w:ascii="Times New Roman" w:hAnsi="Times New Roman" w:cs="Times New Roman"/>
          <w:sz w:val="24"/>
          <w:szCs w:val="24"/>
        </w:rPr>
        <w:t xml:space="preserve"> </w:t>
      </w:r>
      <w:r w:rsidR="005E1317">
        <w:rPr>
          <w:rFonts w:ascii="Times New Roman" w:hAnsi="Times New Roman" w:cs="Times New Roman"/>
          <w:sz w:val="24"/>
          <w:szCs w:val="24"/>
        </w:rPr>
        <w:t>In contrast</w:t>
      </w:r>
      <w:r w:rsidR="00C20AF9">
        <w:rPr>
          <w:rFonts w:ascii="Times New Roman" w:hAnsi="Times New Roman" w:cs="Times New Roman"/>
          <w:sz w:val="24"/>
          <w:szCs w:val="24"/>
        </w:rPr>
        <w:t>, our parametric GP</w:t>
      </w:r>
      <w:r w:rsidR="005E1317">
        <w:rPr>
          <w:rFonts w:ascii="Times New Roman" w:hAnsi="Times New Roman" w:cs="Times New Roman"/>
          <w:sz w:val="24"/>
          <w:szCs w:val="24"/>
        </w:rPr>
        <w:t>R model</w:t>
      </w:r>
      <w:r w:rsidR="00C20AF9">
        <w:rPr>
          <w:rFonts w:ascii="Times New Roman" w:hAnsi="Times New Roman" w:cs="Times New Roman"/>
          <w:sz w:val="24"/>
          <w:szCs w:val="24"/>
        </w:rPr>
        <w:t xml:space="preserve"> and the variance learning scheme enable</w:t>
      </w:r>
      <w:r w:rsidR="005E1317">
        <w:rPr>
          <w:rFonts w:ascii="Times New Roman" w:hAnsi="Times New Roman" w:cs="Times New Roman"/>
          <w:sz w:val="24"/>
          <w:szCs w:val="24"/>
        </w:rPr>
        <w:t xml:space="preserve"> </w:t>
      </w:r>
      <w:r w:rsidR="008072EA">
        <w:rPr>
          <w:rFonts w:ascii="Times New Roman" w:hAnsi="Times New Roman" w:cs="Times New Roman"/>
          <w:sz w:val="24"/>
          <w:szCs w:val="24"/>
        </w:rPr>
        <w:t>learning under noi</w:t>
      </w:r>
      <w:r w:rsidR="00AA5908">
        <w:rPr>
          <w:rFonts w:ascii="Times New Roman" w:hAnsi="Times New Roman" w:cs="Times New Roman"/>
          <w:sz w:val="24"/>
          <w:szCs w:val="24"/>
        </w:rPr>
        <w:t>s</w:t>
      </w:r>
      <w:r w:rsidR="008072EA">
        <w:rPr>
          <w:rFonts w:ascii="Times New Roman" w:hAnsi="Times New Roman" w:cs="Times New Roman"/>
          <w:sz w:val="24"/>
          <w:szCs w:val="24"/>
        </w:rPr>
        <w:t>es</w:t>
      </w:r>
      <w:r w:rsidR="00C20AF9">
        <w:rPr>
          <w:rFonts w:ascii="Times New Roman" w:hAnsi="Times New Roman" w:cs="Times New Roman"/>
          <w:sz w:val="24"/>
          <w:szCs w:val="24"/>
        </w:rPr>
        <w:t xml:space="preserve"> for </w:t>
      </w:r>
      <w:r w:rsidR="008072EA">
        <w:rPr>
          <w:rFonts w:ascii="Times New Roman" w:hAnsi="Times New Roman" w:cs="Times New Roman"/>
          <w:sz w:val="24"/>
          <w:szCs w:val="24"/>
        </w:rPr>
        <w:t>high-dimensional problems</w:t>
      </w:r>
      <w:r w:rsidR="00C20AF9">
        <w:rPr>
          <w:rFonts w:ascii="Times New Roman" w:hAnsi="Times New Roman" w:cs="Times New Roman"/>
          <w:sz w:val="24"/>
          <w:szCs w:val="24"/>
        </w:rPr>
        <w:t>.</w:t>
      </w:r>
      <w:r w:rsidR="00986EB8">
        <w:rPr>
          <w:rFonts w:ascii="Times New Roman" w:hAnsi="Times New Roman" w:cs="Times New Roman"/>
          <w:sz w:val="24"/>
          <w:szCs w:val="24"/>
        </w:rPr>
        <w:t xml:space="preserve"> Interestingly, t</w:t>
      </w:r>
      <w:r w:rsidR="00BC763D">
        <w:rPr>
          <w:rFonts w:ascii="Times New Roman" w:hAnsi="Times New Roman" w:cs="Times New Roman"/>
          <w:sz w:val="24"/>
          <w:szCs w:val="24"/>
        </w:rPr>
        <w:t>hese studies</w:t>
      </w:r>
      <w:r w:rsidR="002B2A25">
        <w:rPr>
          <w:rFonts w:ascii="Times New Roman" w:hAnsi="Times New Roman" w:cs="Times New Roman"/>
          <w:sz w:val="24"/>
          <w:szCs w:val="24"/>
        </w:rPr>
        <w:t xml:space="preserve"> multiplied the or</w:t>
      </w:r>
      <w:r w:rsidR="0039691F">
        <w:rPr>
          <w:rFonts w:ascii="Times New Roman" w:hAnsi="Times New Roman" w:cs="Times New Roman"/>
          <w:sz w:val="24"/>
          <w:szCs w:val="24"/>
        </w:rPr>
        <w:t>i</w:t>
      </w:r>
      <w:r w:rsidR="002B2A25">
        <w:rPr>
          <w:rFonts w:ascii="Times New Roman" w:hAnsi="Times New Roman" w:cs="Times New Roman"/>
          <w:sz w:val="24"/>
          <w:szCs w:val="24"/>
        </w:rPr>
        <w:t>ginal acquisition funct</w:t>
      </w:r>
      <w:commentRangeStart w:id="110"/>
      <w:r w:rsidR="002B2A25">
        <w:rPr>
          <w:rFonts w:ascii="Times New Roman" w:hAnsi="Times New Roman" w:cs="Times New Roman"/>
          <w:sz w:val="24"/>
          <w:szCs w:val="24"/>
        </w:rPr>
        <w:t xml:space="preserve">ion </w:t>
      </w:r>
      <w:r w:rsidR="0039691F">
        <w:rPr>
          <w:rFonts w:ascii="Times New Roman" w:hAnsi="Times New Roman" w:cs="Times New Roman"/>
          <w:sz w:val="24"/>
          <w:szCs w:val="24"/>
        </w:rPr>
        <w:t xml:space="preserve">(i.e., the unconstrained case) by the </w:t>
      </w:r>
      <w:r w:rsidR="002B2A25">
        <w:rPr>
          <w:rFonts w:ascii="Times New Roman" w:hAnsi="Times New Roman" w:cs="Times New Roman"/>
          <w:sz w:val="24"/>
          <w:szCs w:val="24"/>
        </w:rPr>
        <w:t xml:space="preserve">probability </w:t>
      </w:r>
      <w:r w:rsidR="0039691F">
        <w:rPr>
          <w:rFonts w:ascii="Times New Roman" w:hAnsi="Times New Roman" w:cs="Times New Roman"/>
          <w:sz w:val="24"/>
          <w:szCs w:val="24"/>
        </w:rPr>
        <w:t>of feasibility conditional on the post</w:t>
      </w:r>
      <w:commentRangeEnd w:id="110"/>
      <w:r w:rsidR="006F1EAA">
        <w:rPr>
          <w:rStyle w:val="a3"/>
        </w:rPr>
        <w:commentReference w:id="110"/>
      </w:r>
      <w:r w:rsidR="0039691F">
        <w:rPr>
          <w:rFonts w:ascii="Times New Roman" w:hAnsi="Times New Roman" w:cs="Times New Roman"/>
          <w:sz w:val="24"/>
          <w:szCs w:val="24"/>
        </w:rPr>
        <w:t xml:space="preserve">erior, </w:t>
      </w:r>
      <w:r w:rsidR="006A18D8">
        <w:rPr>
          <w:rFonts w:ascii="Times New Roman" w:hAnsi="Times New Roman" w:cs="Times New Roman"/>
          <w:sz w:val="24"/>
          <w:szCs w:val="24"/>
        </w:rPr>
        <w:t xml:space="preserve">but </w:t>
      </w:r>
      <w:r w:rsidR="00F2006A">
        <w:rPr>
          <w:rFonts w:ascii="Times New Roman" w:hAnsi="Times New Roman" w:cs="Times New Roman"/>
          <w:sz w:val="24"/>
          <w:szCs w:val="24"/>
        </w:rPr>
        <w:t xml:space="preserve">this leads to </w:t>
      </w:r>
      <w:r w:rsidR="006A18D8">
        <w:rPr>
          <w:rFonts w:ascii="Times New Roman" w:hAnsi="Times New Roman" w:cs="Times New Roman"/>
          <w:sz w:val="24"/>
          <w:szCs w:val="24"/>
        </w:rPr>
        <w:t>very cumbersome</w:t>
      </w:r>
      <w:r w:rsidR="00F2006A">
        <w:rPr>
          <w:rFonts w:ascii="Times New Roman" w:hAnsi="Times New Roman" w:cs="Times New Roman"/>
          <w:sz w:val="24"/>
          <w:szCs w:val="24"/>
        </w:rPr>
        <w:t xml:space="preserve"> computation</w:t>
      </w:r>
      <w:r w:rsidR="0039691F">
        <w:rPr>
          <w:rFonts w:ascii="Times New Roman" w:hAnsi="Times New Roman" w:cs="Times New Roman"/>
          <w:sz w:val="24"/>
          <w:szCs w:val="24"/>
        </w:rPr>
        <w:t>.</w:t>
      </w:r>
      <w:r w:rsidR="0079523D">
        <w:rPr>
          <w:rFonts w:ascii="Times New Roman" w:hAnsi="Times New Roman" w:cs="Times New Roman"/>
          <w:sz w:val="24"/>
          <w:szCs w:val="24"/>
        </w:rPr>
        <w:t xml:space="preserve"> However, </w:t>
      </w:r>
      <w:r w:rsidR="00BC763D">
        <w:rPr>
          <w:rFonts w:ascii="Times New Roman" w:hAnsi="Times New Roman" w:cs="Times New Roman"/>
          <w:sz w:val="24"/>
          <w:szCs w:val="24"/>
        </w:rPr>
        <w:t xml:space="preserve">we do not </w:t>
      </w:r>
      <w:r w:rsidR="001D1F5C">
        <w:rPr>
          <w:rFonts w:ascii="Times New Roman" w:hAnsi="Times New Roman" w:cs="Times New Roman"/>
          <w:sz w:val="24"/>
          <w:szCs w:val="24"/>
        </w:rPr>
        <w:t xml:space="preserve">add </w:t>
      </w:r>
      <w:r w:rsidR="00BC763D">
        <w:rPr>
          <w:rFonts w:ascii="Times New Roman" w:hAnsi="Times New Roman" w:cs="Times New Roman"/>
          <w:sz w:val="24"/>
          <w:szCs w:val="24"/>
        </w:rPr>
        <w:t xml:space="preserve">this </w:t>
      </w:r>
      <w:r w:rsidR="001D1F5C">
        <w:rPr>
          <w:rFonts w:ascii="Times New Roman" w:hAnsi="Times New Roman" w:cs="Times New Roman"/>
          <w:sz w:val="24"/>
          <w:szCs w:val="24"/>
        </w:rPr>
        <w:t xml:space="preserve">complexity </w:t>
      </w:r>
      <w:r w:rsidR="0079523D">
        <w:rPr>
          <w:rFonts w:ascii="Times New Roman" w:hAnsi="Times New Roman" w:cs="Times New Roman"/>
          <w:sz w:val="24"/>
          <w:szCs w:val="24"/>
        </w:rPr>
        <w:t>since unlike the EI policy, the KG policy</w:t>
      </w:r>
      <w:r w:rsidR="00AA5908">
        <w:rPr>
          <w:rFonts w:ascii="Times New Roman" w:hAnsi="Times New Roman" w:cs="Times New Roman"/>
          <w:sz w:val="24"/>
          <w:szCs w:val="24"/>
        </w:rPr>
        <w:t xml:space="preserve"> can</w:t>
      </w:r>
      <w:r w:rsidR="0079523D">
        <w:rPr>
          <w:rFonts w:ascii="Times New Roman" w:hAnsi="Times New Roman" w:cs="Times New Roman"/>
          <w:sz w:val="24"/>
          <w:szCs w:val="24"/>
        </w:rPr>
        <w:t xml:space="preserve"> choose an unsampled decision for final implementation. </w:t>
      </w:r>
      <w:r w:rsidR="00D936B9">
        <w:rPr>
          <w:rFonts w:ascii="Times New Roman" w:hAnsi="Times New Roman" w:cs="Times New Roman"/>
          <w:sz w:val="24"/>
          <w:szCs w:val="24"/>
        </w:rPr>
        <w:t>So,</w:t>
      </w:r>
      <w:r w:rsidR="00C7116E">
        <w:rPr>
          <w:rFonts w:ascii="Times New Roman" w:hAnsi="Times New Roman" w:cs="Times New Roman"/>
          <w:sz w:val="24"/>
          <w:szCs w:val="24"/>
        </w:rPr>
        <w:t xml:space="preserve"> our approach</w:t>
      </w:r>
      <w:r w:rsidR="008072EA">
        <w:rPr>
          <w:rFonts w:ascii="Times New Roman" w:hAnsi="Times New Roman" w:cs="Times New Roman"/>
          <w:sz w:val="24"/>
          <w:szCs w:val="24"/>
        </w:rPr>
        <w:t xml:space="preserve"> is</w:t>
      </w:r>
      <w:r w:rsidR="001D1F5C">
        <w:rPr>
          <w:rFonts w:ascii="Times New Roman" w:hAnsi="Times New Roman" w:cs="Times New Roman"/>
          <w:sz w:val="24"/>
          <w:szCs w:val="24"/>
        </w:rPr>
        <w:t xml:space="preserve"> tractab</w:t>
      </w:r>
      <w:r w:rsidR="008072EA">
        <w:rPr>
          <w:rFonts w:ascii="Times New Roman" w:hAnsi="Times New Roman" w:cs="Times New Roman"/>
          <w:sz w:val="24"/>
          <w:szCs w:val="24"/>
        </w:rPr>
        <w:t>le</w:t>
      </w:r>
      <w:r w:rsidR="001D1F5C">
        <w:rPr>
          <w:rFonts w:ascii="Times New Roman" w:hAnsi="Times New Roman" w:cs="Times New Roman"/>
          <w:sz w:val="24"/>
          <w:szCs w:val="24"/>
        </w:rPr>
        <w:t xml:space="preserve"> and</w:t>
      </w:r>
      <w:r w:rsidR="00D936B9">
        <w:rPr>
          <w:rFonts w:ascii="Times New Roman" w:hAnsi="Times New Roman" w:cs="Times New Roman"/>
          <w:sz w:val="24"/>
          <w:szCs w:val="24"/>
        </w:rPr>
        <w:t xml:space="preserve"> can have</w:t>
      </w:r>
      <w:r w:rsidR="001D1F5C">
        <w:rPr>
          <w:rFonts w:ascii="Times New Roman" w:hAnsi="Times New Roman" w:cs="Times New Roman"/>
          <w:sz w:val="24"/>
          <w:szCs w:val="24"/>
        </w:rPr>
        <w:t xml:space="preserve"> </w:t>
      </w:r>
      <w:r w:rsidR="004B253E">
        <w:rPr>
          <w:rFonts w:ascii="Times New Roman" w:hAnsi="Times New Roman" w:cs="Times New Roman"/>
          <w:sz w:val="24"/>
          <w:szCs w:val="24"/>
        </w:rPr>
        <w:t>fa</w:t>
      </w:r>
      <w:r w:rsidR="00CB08B6">
        <w:rPr>
          <w:rFonts w:ascii="Times New Roman" w:hAnsi="Times New Roman" w:cs="Times New Roman"/>
          <w:sz w:val="24"/>
          <w:szCs w:val="24"/>
        </w:rPr>
        <w:t>ster</w:t>
      </w:r>
      <w:r w:rsidR="004B253E">
        <w:rPr>
          <w:rFonts w:ascii="Times New Roman" w:hAnsi="Times New Roman" w:cs="Times New Roman"/>
          <w:sz w:val="24"/>
          <w:szCs w:val="24"/>
        </w:rPr>
        <w:t xml:space="preserve"> </w:t>
      </w:r>
      <w:r w:rsidR="00B143F2">
        <w:rPr>
          <w:rFonts w:ascii="Times New Roman" w:hAnsi="Times New Roman" w:cs="Times New Roman"/>
          <w:sz w:val="24"/>
          <w:szCs w:val="24"/>
        </w:rPr>
        <w:t>fitting of</w:t>
      </w:r>
      <w:r w:rsidR="00C7116E">
        <w:rPr>
          <w:rFonts w:ascii="Times New Roman" w:hAnsi="Times New Roman" w:cs="Times New Roman"/>
          <w:sz w:val="24"/>
          <w:szCs w:val="24"/>
        </w:rPr>
        <w:t xml:space="preserve"> the</w:t>
      </w:r>
      <w:r w:rsidR="00B143F2">
        <w:rPr>
          <w:rFonts w:ascii="Times New Roman" w:hAnsi="Times New Roman" w:cs="Times New Roman"/>
          <w:sz w:val="24"/>
          <w:szCs w:val="24"/>
        </w:rPr>
        <w:t xml:space="preserve"> </w:t>
      </w:r>
      <w:r w:rsidR="00D936B9">
        <w:rPr>
          <w:rFonts w:ascii="Times New Roman" w:hAnsi="Times New Roman" w:cs="Times New Roman"/>
          <w:sz w:val="24"/>
          <w:szCs w:val="24"/>
        </w:rPr>
        <w:t xml:space="preserve">proposed </w:t>
      </w:r>
      <w:r w:rsidR="00B143F2">
        <w:rPr>
          <w:rFonts w:ascii="Times New Roman" w:hAnsi="Times New Roman" w:cs="Times New Roman"/>
          <w:sz w:val="24"/>
          <w:szCs w:val="24"/>
        </w:rPr>
        <w:t>parametric GPR</w:t>
      </w:r>
      <w:r w:rsidR="001D1F5C">
        <w:rPr>
          <w:rFonts w:ascii="Times New Roman" w:hAnsi="Times New Roman" w:cs="Times New Roman"/>
          <w:sz w:val="24"/>
          <w:szCs w:val="24"/>
        </w:rPr>
        <w:t xml:space="preserve"> model </w:t>
      </w:r>
      <w:r w:rsidR="00D936B9">
        <w:rPr>
          <w:rFonts w:ascii="Times New Roman" w:hAnsi="Times New Roman" w:cs="Times New Roman"/>
          <w:sz w:val="24"/>
          <w:szCs w:val="24"/>
        </w:rPr>
        <w:t xml:space="preserve">by </w:t>
      </w:r>
      <w:r w:rsidR="0026118E">
        <w:rPr>
          <w:rFonts w:ascii="Times New Roman" w:hAnsi="Times New Roman" w:cs="Times New Roman"/>
          <w:sz w:val="24"/>
          <w:szCs w:val="24"/>
        </w:rPr>
        <w:t>allowing broader exploration</w:t>
      </w:r>
      <w:r w:rsidR="00C7116E">
        <w:rPr>
          <w:rFonts w:ascii="Times New Roman" w:hAnsi="Times New Roman" w:cs="Times New Roman"/>
          <w:sz w:val="24"/>
          <w:szCs w:val="24"/>
        </w:rPr>
        <w:t>,</w:t>
      </w:r>
      <w:r w:rsidR="00CB08B6">
        <w:rPr>
          <w:rFonts w:ascii="Times New Roman" w:hAnsi="Times New Roman" w:cs="Times New Roman"/>
          <w:sz w:val="24"/>
          <w:szCs w:val="24"/>
        </w:rPr>
        <w:t xml:space="preserve"> </w:t>
      </w:r>
      <w:r w:rsidR="004B253E">
        <w:rPr>
          <w:rFonts w:ascii="Times New Roman" w:hAnsi="Times New Roman" w:cs="Times New Roman"/>
          <w:sz w:val="24"/>
          <w:szCs w:val="24"/>
        </w:rPr>
        <w:t xml:space="preserve">thus identify </w:t>
      </w:r>
      <w:r w:rsidR="00B143F2">
        <w:rPr>
          <w:rFonts w:ascii="Times New Roman" w:hAnsi="Times New Roman" w:cs="Times New Roman"/>
          <w:sz w:val="24"/>
          <w:szCs w:val="24"/>
        </w:rPr>
        <w:t>Pareto optimal solutions</w:t>
      </w:r>
      <w:r w:rsidR="004B253E">
        <w:rPr>
          <w:rFonts w:ascii="Times New Roman" w:hAnsi="Times New Roman" w:cs="Times New Roman"/>
          <w:sz w:val="24"/>
          <w:szCs w:val="24"/>
        </w:rPr>
        <w:t xml:space="preserve"> </w:t>
      </w:r>
      <w:r w:rsidR="001D1F5C">
        <w:rPr>
          <w:rFonts w:ascii="Times New Roman" w:hAnsi="Times New Roman" w:cs="Times New Roman"/>
          <w:sz w:val="24"/>
          <w:szCs w:val="24"/>
        </w:rPr>
        <w:t xml:space="preserve">faster. </w:t>
      </w:r>
      <w:r w:rsidR="00CB08B6">
        <w:rPr>
          <w:rFonts w:ascii="Times New Roman" w:hAnsi="Times New Roman" w:cs="Times New Roman"/>
          <w:sz w:val="24"/>
          <w:szCs w:val="24"/>
        </w:rPr>
        <w:t>N</w:t>
      </w:r>
      <w:r w:rsidR="009A51D1">
        <w:rPr>
          <w:rFonts w:ascii="Times New Roman" w:hAnsi="Times New Roman" w:cs="Times New Roman"/>
          <w:sz w:val="24"/>
          <w:szCs w:val="24"/>
        </w:rPr>
        <w:t>ote that th</w:t>
      </w:r>
      <w:r w:rsidR="00C20AF9">
        <w:rPr>
          <w:rFonts w:ascii="Times New Roman" w:hAnsi="Times New Roman" w:cs="Times New Roman"/>
          <w:sz w:val="24"/>
          <w:szCs w:val="24"/>
        </w:rPr>
        <w:t xml:space="preserve">e probabilistic </w:t>
      </w:r>
      <w:r w:rsidR="009A51D1">
        <w:rPr>
          <w:rFonts w:ascii="Times New Roman" w:hAnsi="Times New Roman" w:cs="Times New Roman"/>
          <w:sz w:val="24"/>
          <w:szCs w:val="24"/>
        </w:rPr>
        <w:t xml:space="preserve">constraint </w:t>
      </w:r>
      <w:r w:rsidR="00C20AF9">
        <w:rPr>
          <w:rFonts w:ascii="Times New Roman" w:hAnsi="Times New Roman" w:cs="Times New Roman"/>
          <w:sz w:val="24"/>
          <w:szCs w:val="24"/>
        </w:rPr>
        <w:t xml:space="preserve">in problem (1) </w:t>
      </w:r>
      <w:r w:rsidR="00E107A8">
        <w:rPr>
          <w:rFonts w:ascii="Times New Roman" w:hAnsi="Times New Roman" w:cs="Times New Roman"/>
          <w:sz w:val="24"/>
          <w:szCs w:val="24"/>
        </w:rPr>
        <w:t xml:space="preserve">is </w:t>
      </w:r>
      <w:r w:rsidR="00E107A8">
        <w:rPr>
          <w:rFonts w:ascii="Times New Roman" w:hAnsi="Times New Roman" w:cs="Times New Roman" w:hint="eastAsia"/>
          <w:sz w:val="24"/>
          <w:szCs w:val="24"/>
        </w:rPr>
        <w:t>equivalent</w:t>
      </w:r>
      <w:r w:rsidR="00E107A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00E107A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E107A8">
        <w:rPr>
          <w:rFonts w:ascii="Times New Roman" w:hAnsi="Times New Roman" w:cs="Times New Roman"/>
          <w:sz w:val="24"/>
          <w:szCs w:val="24"/>
        </w:rPr>
        <w:t xml:space="preserve"> to be at least </w:t>
      </w:r>
      <m:oMath>
        <m:r>
          <w:rPr>
            <w:rFonts w:ascii="Cambria Math" w:hAnsi="Cambria Math" w:cs="Cambria Math"/>
            <w:color w:val="333333"/>
            <w:sz w:val="24"/>
            <w:szCs w:val="24"/>
            <w:shd w:val="clear" w:color="auto" w:fill="FFFFFF"/>
          </w:rPr>
          <m:t>τ</m:t>
        </m:r>
      </m:oMath>
      <w:r w:rsidR="009A51D1">
        <w:rPr>
          <w:rFonts w:ascii="Times New Roman" w:hAnsi="Times New Roman" w:cs="Times New Roman"/>
          <w:sz w:val="24"/>
          <w:szCs w:val="24"/>
        </w:rPr>
        <w:t>. S</w:t>
      </w:r>
      <w:proofErr w:type="spellStart"/>
      <w:r w:rsidR="008E2BC2">
        <w:rPr>
          <w:rFonts w:ascii="Times New Roman" w:hAnsi="Times New Roman" w:cs="Times New Roman"/>
          <w:sz w:val="24"/>
          <w:szCs w:val="24"/>
        </w:rPr>
        <w:t>ome</w:t>
      </w:r>
      <w:proofErr w:type="spellEnd"/>
      <w:r w:rsidR="008E2BC2">
        <w:rPr>
          <w:rFonts w:ascii="Times New Roman" w:hAnsi="Times New Roman" w:cs="Times New Roman"/>
          <w:sz w:val="24"/>
          <w:szCs w:val="24"/>
        </w:rPr>
        <w:t xml:space="preserve"> related stud</w:t>
      </w:r>
      <w:r w:rsidR="009A51D1">
        <w:rPr>
          <w:rFonts w:ascii="Times New Roman" w:hAnsi="Times New Roman" w:cs="Times New Roman"/>
          <w:sz w:val="24"/>
          <w:szCs w:val="24"/>
        </w:rPr>
        <w:t xml:space="preserve">y also </w:t>
      </w:r>
      <w:r w:rsidR="008E2BC2">
        <w:rPr>
          <w:rFonts w:ascii="Times New Roman" w:hAnsi="Times New Roman" w:cs="Times New Roman"/>
          <w:sz w:val="24"/>
          <w:szCs w:val="24"/>
        </w:rPr>
        <w:t>use</w:t>
      </w:r>
      <w:r w:rsidR="009A51D1">
        <w:rPr>
          <w:rFonts w:ascii="Times New Roman" w:hAnsi="Times New Roman" w:cs="Times New Roman"/>
          <w:sz w:val="24"/>
          <w:szCs w:val="24"/>
        </w:rPr>
        <w:t>d</w:t>
      </w:r>
      <w:r w:rsidR="008E2BC2">
        <w:rPr>
          <w:rFonts w:ascii="Times New Roman" w:hAnsi="Times New Roman" w:cs="Times New Roman"/>
          <w:sz w:val="24"/>
          <w:szCs w:val="24"/>
        </w:rPr>
        <w:t xml:space="preserve"> </w:t>
      </w:r>
      <w:r w:rsidR="002F68AF">
        <w:rPr>
          <w:rFonts w:ascii="Times New Roman" w:hAnsi="Times New Roman" w:cs="Times New Roman" w:hint="eastAsia"/>
          <w:sz w:val="24"/>
          <w:szCs w:val="24"/>
        </w:rPr>
        <w:t>G</w:t>
      </w:r>
      <w:r w:rsidR="00AA5908">
        <w:rPr>
          <w:rFonts w:ascii="Times New Roman" w:hAnsi="Times New Roman" w:cs="Times New Roman"/>
          <w:sz w:val="24"/>
          <w:szCs w:val="24"/>
        </w:rPr>
        <w:t>aussian process</w:t>
      </w:r>
      <w:r w:rsidR="009319C5">
        <w:rPr>
          <w:rFonts w:ascii="Times New Roman" w:hAnsi="Times New Roman" w:cs="Times New Roman"/>
          <w:sz w:val="24"/>
          <w:szCs w:val="24"/>
        </w:rPr>
        <w:t xml:space="preserve"> </w:t>
      </w:r>
      <w:r w:rsidR="002F68AF">
        <w:rPr>
          <w:rFonts w:ascii="Times New Roman" w:hAnsi="Times New Roman" w:cs="Times New Roman"/>
          <w:sz w:val="24"/>
          <w:szCs w:val="24"/>
        </w:rPr>
        <w:t>models in opt</w:t>
      </w:r>
      <w:commentRangeStart w:id="111"/>
      <w:r w:rsidR="002F68AF">
        <w:rPr>
          <w:rFonts w:ascii="Times New Roman" w:hAnsi="Times New Roman" w:cs="Times New Roman"/>
          <w:sz w:val="24"/>
          <w:szCs w:val="24"/>
        </w:rPr>
        <w:t>imizing quant</w:t>
      </w:r>
      <w:commentRangeEnd w:id="111"/>
      <w:r w:rsidR="00FF004E">
        <w:rPr>
          <w:rStyle w:val="a3"/>
        </w:rPr>
        <w:commentReference w:id="111"/>
      </w:r>
      <w:r w:rsidR="002F68AF">
        <w:rPr>
          <w:rFonts w:ascii="Times New Roman" w:hAnsi="Times New Roman" w:cs="Times New Roman"/>
          <w:sz w:val="24"/>
          <w:szCs w:val="24"/>
        </w:rPr>
        <w:t>iles (</w:t>
      </w:r>
      <w:r w:rsidR="002F68AF" w:rsidRPr="00F851DB">
        <w:rPr>
          <w:rFonts w:ascii="Times New Roman" w:hAnsi="Times New Roman" w:cs="Times New Roman"/>
          <w:sz w:val="24"/>
          <w:szCs w:val="24"/>
          <w:highlight w:val="yellow"/>
        </w:rPr>
        <w:t>Wang et al. 2021</w:t>
      </w:r>
      <w:r w:rsidR="002F68AF">
        <w:rPr>
          <w:rFonts w:ascii="Times New Roman" w:hAnsi="Times New Roman" w:cs="Times New Roman"/>
          <w:sz w:val="24"/>
          <w:szCs w:val="24"/>
        </w:rPr>
        <w:t>)</w:t>
      </w:r>
      <w:r w:rsidR="009A51D1">
        <w:rPr>
          <w:rFonts w:ascii="Times New Roman" w:hAnsi="Times New Roman" w:cs="Times New Roman"/>
          <w:sz w:val="24"/>
          <w:szCs w:val="24"/>
        </w:rPr>
        <w:t xml:space="preserve">. </w:t>
      </w:r>
      <w:r w:rsidR="002A38A4">
        <w:rPr>
          <w:rFonts w:ascii="Times New Roman" w:hAnsi="Times New Roman" w:cs="Times New Roman"/>
          <w:sz w:val="24"/>
          <w:szCs w:val="24"/>
        </w:rPr>
        <w:t>Based on similar Gaussian assumption, we</w:t>
      </w:r>
      <w:r w:rsidR="005F0697">
        <w:rPr>
          <w:rFonts w:ascii="Times New Roman" w:hAnsi="Times New Roman" w:cs="Times New Roman"/>
          <w:sz w:val="24"/>
          <w:szCs w:val="24"/>
        </w:rPr>
        <w:t xml:space="preserve"> can </w:t>
      </w:r>
      <w:r w:rsidR="00B143F2">
        <w:rPr>
          <w:rFonts w:ascii="Times New Roman" w:hAnsi="Times New Roman" w:cs="Times New Roman"/>
          <w:sz w:val="24"/>
          <w:szCs w:val="24"/>
        </w:rPr>
        <w:t xml:space="preserve">conveniently </w:t>
      </w:r>
      <w:r w:rsidR="005F0697">
        <w:rPr>
          <w:rFonts w:ascii="Times New Roman" w:hAnsi="Times New Roman" w:cs="Times New Roman"/>
          <w:sz w:val="24"/>
          <w:szCs w:val="24"/>
        </w:rPr>
        <w:t xml:space="preserve">predict feasibility </w:t>
      </w:r>
      <w:r w:rsidR="00B143F2">
        <w:rPr>
          <w:rFonts w:ascii="Times New Roman" w:hAnsi="Times New Roman" w:cs="Times New Roman"/>
          <w:sz w:val="24"/>
          <w:szCs w:val="24"/>
        </w:rPr>
        <w:t>using</w:t>
      </w:r>
      <w:r w:rsidR="005F0697">
        <w:rPr>
          <w:rFonts w:ascii="Times New Roman" w:hAnsi="Times New Roman" w:cs="Times New Roman"/>
          <w:sz w:val="24"/>
          <w:szCs w:val="24"/>
        </w:rPr>
        <w:t xml:space="preserve"> the mean and</w:t>
      </w:r>
      <w:r w:rsidR="003C0441">
        <w:rPr>
          <w:rFonts w:ascii="Times New Roman" w:hAnsi="Times New Roman" w:cs="Times New Roman"/>
          <w:sz w:val="24"/>
          <w:szCs w:val="24"/>
        </w:rPr>
        <w:t xml:space="preserve"> variance estimate</w:t>
      </w:r>
      <w:r w:rsidR="005F0697">
        <w:rPr>
          <w:rFonts w:ascii="Times New Roman" w:hAnsi="Times New Roman" w:cs="Times New Roman"/>
          <w:sz w:val="24"/>
          <w:szCs w:val="24"/>
        </w:rPr>
        <w:t>s</w:t>
      </w:r>
      <w:r w:rsidR="003C0441">
        <w:rPr>
          <w:rFonts w:ascii="Times New Roman" w:hAnsi="Times New Roman" w:cs="Times New Roman"/>
          <w:sz w:val="24"/>
          <w:szCs w:val="24"/>
        </w:rPr>
        <w:t xml:space="preserve"> of </w:t>
      </w:r>
      <m:oMath>
        <m:sSub>
          <m:sSubPr>
            <m:ctrlPr>
              <w:rPr>
                <w:rFonts w:ascii="Cambria Math" w:hAnsi="Times New Roman" w:cs="Times New Roman"/>
                <w:sz w:val="24"/>
                <w:szCs w:val="24"/>
              </w:rPr>
            </m:ctrlPr>
          </m:sSubPr>
          <m:e>
            <m:r>
              <w:rPr>
                <w:rFonts w:ascii="Cambria Math" w:hAnsi="Times New Roman" w:cs="Times New Roman"/>
                <w:sz w:val="24"/>
                <w:szCs w:val="24"/>
              </w:rPr>
              <m:t>f</m:t>
            </m:r>
          </m:e>
          <m:sub>
            <m:r>
              <m:rPr>
                <m:sty m:val="p"/>
              </m:rPr>
              <w:rPr>
                <w:rFonts w:ascii="Cambria Math" w:hAnsi="Times New Roman" w:cs="Times New Roman"/>
                <w:sz w:val="24"/>
                <w:szCs w:val="24"/>
              </w:rPr>
              <m:t>3</m:t>
            </m:r>
          </m:sub>
        </m:sSub>
      </m:oMath>
      <w:r w:rsidR="003C0441" w:rsidRPr="00DA1B3D">
        <w:rPr>
          <w:rFonts w:ascii="Times New Roman" w:hAnsi="Times New Roman" w:cs="Times New Roman"/>
          <w:sz w:val="24"/>
          <w:szCs w:val="24"/>
        </w:rPr>
        <w:t>.</w:t>
      </w:r>
      <w:r w:rsidR="00BB30F4">
        <w:rPr>
          <w:rFonts w:ascii="Times New Roman" w:hAnsi="Times New Roman" w:cs="Times New Roman"/>
          <w:sz w:val="24"/>
          <w:szCs w:val="24"/>
        </w:rPr>
        <w:t xml:space="preserve"> </w:t>
      </w:r>
      <w:r w:rsidR="00AE26A3">
        <w:rPr>
          <w:rFonts w:ascii="Times New Roman" w:hAnsi="Times New Roman" w:cs="Times New Roman"/>
          <w:sz w:val="24"/>
          <w:szCs w:val="24"/>
        </w:rPr>
        <w:t>We</w:t>
      </w:r>
      <w:r w:rsidR="00744A9C">
        <w:rPr>
          <w:rFonts w:ascii="Times New Roman" w:hAnsi="Times New Roman" w:cs="Times New Roman"/>
          <w:sz w:val="24"/>
          <w:szCs w:val="24"/>
        </w:rPr>
        <w:t xml:space="preserve"> demonstrate</w:t>
      </w:r>
      <w:r w:rsidR="00AE26A3">
        <w:rPr>
          <w:rFonts w:ascii="Times New Roman" w:hAnsi="Times New Roman" w:cs="Times New Roman"/>
          <w:sz w:val="24"/>
          <w:szCs w:val="24"/>
        </w:rPr>
        <w:t xml:space="preserve"> the effectiveness of </w:t>
      </w:r>
      <w:r w:rsidR="00744A9C">
        <w:rPr>
          <w:rFonts w:ascii="Times New Roman" w:hAnsi="Times New Roman" w:cs="Times New Roman"/>
          <w:sz w:val="24"/>
          <w:szCs w:val="24"/>
        </w:rPr>
        <w:t>our</w:t>
      </w:r>
      <w:r w:rsidR="00AE26A3">
        <w:rPr>
          <w:rFonts w:ascii="Times New Roman" w:hAnsi="Times New Roman" w:cs="Times New Roman"/>
          <w:sz w:val="24"/>
          <w:szCs w:val="24"/>
        </w:rPr>
        <w:t xml:space="preserve"> approach </w:t>
      </w:r>
      <w:r w:rsidR="00744A9C">
        <w:rPr>
          <w:rFonts w:ascii="Times New Roman" w:hAnsi="Times New Roman" w:cs="Times New Roman"/>
          <w:sz w:val="24"/>
          <w:szCs w:val="24"/>
        </w:rPr>
        <w:t xml:space="preserve">using </w:t>
      </w:r>
      <w:r w:rsidR="00FF6F2B">
        <w:rPr>
          <w:rFonts w:ascii="Times New Roman" w:hAnsi="Times New Roman" w:cs="Times New Roman"/>
          <w:sz w:val="24"/>
          <w:szCs w:val="24"/>
        </w:rPr>
        <w:t>both test problems and a real-world urban transportation problem.</w:t>
      </w:r>
    </w:p>
    <w:p w14:paraId="61E266CA" w14:textId="706DDBA5" w:rsidR="0079523D" w:rsidRDefault="0079523D" w:rsidP="00BB2282">
      <w:pPr>
        <w:rPr>
          <w:rFonts w:ascii="Times New Roman" w:hAnsi="Times New Roman" w:cs="Times New Roman"/>
          <w:sz w:val="24"/>
          <w:szCs w:val="24"/>
        </w:rPr>
      </w:pPr>
    </w:p>
    <w:p w14:paraId="07F8CB4F" w14:textId="12D6866E" w:rsidR="000418AA" w:rsidRDefault="00BB2282">
      <w:pPr>
        <w:rPr>
          <w:rFonts w:ascii="Times New Roman" w:hAnsi="Times New Roman" w:cs="Times New Roman"/>
          <w:bCs/>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w:t>
      </w:r>
      <w:r w:rsidR="00A00A8F">
        <w:rPr>
          <w:rFonts w:ascii="Times New Roman" w:hAnsi="Times New Roman" w:cs="Times New Roman"/>
          <w:sz w:val="24"/>
          <w:szCs w:val="24"/>
        </w:rPr>
        <w:t>e</w:t>
      </w:r>
      <w:r w:rsidRPr="003153DD">
        <w:rPr>
          <w:rFonts w:ascii="Times New Roman" w:hAnsi="Times New Roman" w:cs="Times New Roman"/>
          <w:sz w:val="24"/>
          <w:szCs w:val="24"/>
        </w:rPr>
        <w:t xml:space="preserve"> paper is </w:t>
      </w:r>
      <w:r w:rsidR="00A00A8F">
        <w:rPr>
          <w:rFonts w:ascii="Times New Roman" w:hAnsi="Times New Roman" w:cs="Times New Roman"/>
          <w:sz w:val="24"/>
          <w:szCs w:val="24"/>
        </w:rPr>
        <w:t>organized</w:t>
      </w:r>
      <w:r w:rsidRPr="00EC6F41">
        <w:rPr>
          <w:rFonts w:ascii="Times New Roman" w:hAnsi="Times New Roman" w:cs="Times New Roman"/>
          <w:sz w:val="24"/>
          <w:szCs w:val="24"/>
        </w:rPr>
        <w:t xml:space="preserve"> as follows. We present a literature review of the related SO methods in Section 2</w:t>
      </w:r>
      <w:r w:rsidR="00FB3F16">
        <w:rPr>
          <w:rFonts w:ascii="Times New Roman" w:hAnsi="Times New Roman" w:cs="Times New Roman"/>
          <w:sz w:val="24"/>
          <w:szCs w:val="24"/>
        </w:rPr>
        <w:t xml:space="preserve"> including the KG sampling policy</w:t>
      </w:r>
      <w:r w:rsidRPr="00EC6F41">
        <w:rPr>
          <w:rFonts w:ascii="Times New Roman" w:hAnsi="Times New Roman" w:cs="Times New Roman"/>
          <w:sz w:val="24"/>
          <w:szCs w:val="24"/>
        </w:rPr>
        <w:t>. A</w:t>
      </w:r>
      <w:r>
        <w:rPr>
          <w:rFonts w:ascii="Times New Roman" w:hAnsi="Times New Roman" w:cs="Times New Roman"/>
          <w:sz w:val="24"/>
          <w:szCs w:val="24"/>
        </w:rPr>
        <w:t xml:space="preserve"> network-wide signal timing p</w:t>
      </w:r>
      <w:r w:rsidRPr="008C75DE">
        <w:rPr>
          <w:rFonts w:ascii="Times New Roman" w:hAnsi="Times New Roman" w:cs="Times New Roman"/>
          <w:sz w:val="24"/>
          <w:szCs w:val="24"/>
        </w:rPr>
        <w:t>r</w:t>
      </w:r>
      <w:r>
        <w:rPr>
          <w:rFonts w:ascii="Times New Roman" w:hAnsi="Times New Roman" w:cs="Times New Roman"/>
          <w:sz w:val="24"/>
          <w:szCs w:val="24"/>
        </w:rPr>
        <w:t>oblem under uncertainties (</w:t>
      </w:r>
      <w:r w:rsidRPr="00A07A86">
        <w:rPr>
          <w:rFonts w:ascii="Times New Roman" w:hAnsi="Times New Roman" w:cs="Times New Roman"/>
          <w:sz w:val="24"/>
          <w:szCs w:val="24"/>
        </w:rPr>
        <w:t>NSTPU</w:t>
      </w:r>
      <w:r>
        <w:rPr>
          <w:rFonts w:ascii="Times New Roman" w:hAnsi="Times New Roman" w:cs="Times New Roman"/>
          <w:sz w:val="24"/>
          <w:szCs w:val="24"/>
        </w:rPr>
        <w:t xml:space="preserve">) is formulated in Section 3 as an application of model (1). </w:t>
      </w:r>
      <w:r w:rsidR="00DA6DF7">
        <w:rPr>
          <w:rFonts w:ascii="Times New Roman" w:hAnsi="Times New Roman" w:cs="Times New Roman"/>
          <w:sz w:val="24"/>
          <w:szCs w:val="24"/>
        </w:rPr>
        <w:t>In Section 4, w</w:t>
      </w:r>
      <w:r w:rsidRPr="003153DD">
        <w:rPr>
          <w:rFonts w:ascii="Times New Roman" w:hAnsi="Times New Roman" w:cs="Times New Roman"/>
          <w:sz w:val="24"/>
          <w:szCs w:val="24"/>
        </w:rPr>
        <w:t xml:space="preserve">e </w:t>
      </w:r>
      <w:r w:rsidR="00DA6DF7">
        <w:rPr>
          <w:rFonts w:ascii="Times New Roman" w:hAnsi="Times New Roman" w:cs="Times New Roman"/>
          <w:bCs/>
          <w:sz w:val="24"/>
          <w:szCs w:val="24"/>
        </w:rPr>
        <w:t>design</w:t>
      </w:r>
      <w:r w:rsidRPr="003153DD">
        <w:rPr>
          <w:rFonts w:ascii="Times New Roman" w:hAnsi="Times New Roman" w:cs="Times New Roman"/>
          <w:sz w:val="24"/>
          <w:szCs w:val="24"/>
        </w:rPr>
        <w:t xml:space="preserve"> </w:t>
      </w:r>
      <w:r w:rsidR="007D7E15">
        <w:rPr>
          <w:rFonts w:ascii="Times New Roman" w:hAnsi="Times New Roman" w:cs="Times New Roman"/>
          <w:sz w:val="24"/>
          <w:szCs w:val="24"/>
        </w:rPr>
        <w:t xml:space="preserve">parametric </w:t>
      </w:r>
      <w:r w:rsidRPr="003153DD">
        <w:rPr>
          <w:rFonts w:ascii="Times New Roman" w:hAnsi="Times New Roman" w:cs="Times New Roman" w:hint="eastAsia"/>
          <w:bCs/>
          <w:sz w:val="24"/>
          <w:szCs w:val="24"/>
        </w:rPr>
        <w:t>G</w:t>
      </w:r>
      <w:r w:rsidR="00DA6DF7">
        <w:rPr>
          <w:rFonts w:ascii="Times New Roman" w:hAnsi="Times New Roman" w:cs="Times New Roman" w:hint="eastAsia"/>
          <w:bCs/>
          <w:sz w:val="24"/>
          <w:szCs w:val="24"/>
        </w:rPr>
        <w:t>PR</w:t>
      </w:r>
      <w:r w:rsidR="00DA6DF7">
        <w:rPr>
          <w:rFonts w:ascii="Times New Roman" w:hAnsi="Times New Roman" w:cs="Times New Roman"/>
          <w:bCs/>
          <w:sz w:val="24"/>
          <w:szCs w:val="24"/>
        </w:rPr>
        <w:t xml:space="preserve"> and KG sampling poli</w:t>
      </w:r>
      <w:r w:rsidR="007D7E15">
        <w:rPr>
          <w:rFonts w:ascii="Times New Roman" w:hAnsi="Times New Roman" w:cs="Times New Roman"/>
          <w:bCs/>
          <w:sz w:val="24"/>
          <w:szCs w:val="24"/>
        </w:rPr>
        <w:t xml:space="preserve">cy </w:t>
      </w:r>
      <w:r w:rsidR="00DA6DF7">
        <w:rPr>
          <w:rFonts w:ascii="Times New Roman" w:hAnsi="Times New Roman" w:cs="Times New Roman"/>
          <w:bCs/>
          <w:sz w:val="24"/>
          <w:szCs w:val="24"/>
        </w:rPr>
        <w:t>for NSTP</w:t>
      </w:r>
      <w:r>
        <w:rPr>
          <w:rFonts w:ascii="Times New Roman" w:hAnsi="Times New Roman" w:cs="Times New Roman"/>
          <w:bCs/>
          <w:sz w:val="24"/>
          <w:szCs w:val="24"/>
        </w:rPr>
        <w:t xml:space="preserve">. We apply the proposed method to a test problem and discuss the results in Section 5. Finally, some important findings are drawn in Section 6. </w:t>
      </w:r>
    </w:p>
    <w:p w14:paraId="4AEFE262" w14:textId="6FCC9AD2" w:rsidR="0050736A" w:rsidRDefault="0050736A">
      <w:pPr>
        <w:rPr>
          <w:rFonts w:ascii="Times New Roman" w:hAnsi="Times New Roman" w:cs="Times New Roman"/>
          <w:sz w:val="24"/>
          <w:szCs w:val="24"/>
        </w:rPr>
      </w:pPr>
    </w:p>
    <w:p w14:paraId="4ED8BC3F" w14:textId="0973FAFF" w:rsidR="0050736A" w:rsidRPr="00BE7332" w:rsidRDefault="0050736A" w:rsidP="00BE7332">
      <w:pPr>
        <w:pStyle w:val="1"/>
        <w:spacing w:before="0" w:after="0"/>
        <w:rPr>
          <w:rFonts w:ascii="Times New Roman" w:eastAsiaTheme="minorEastAsia" w:hAnsi="Times New Roman" w:cs="Times New Roman"/>
          <w:b/>
          <w:bCs/>
          <w:color w:val="auto"/>
          <w:kern w:val="2"/>
          <w:sz w:val="24"/>
          <w:szCs w:val="24"/>
        </w:rPr>
      </w:pPr>
      <w:r w:rsidRPr="00BE7332">
        <w:rPr>
          <w:rFonts w:ascii="Times New Roman" w:eastAsiaTheme="minorEastAsia" w:hAnsi="Times New Roman" w:cs="Times New Roman"/>
          <w:b/>
          <w:bCs/>
          <w:color w:val="auto"/>
          <w:kern w:val="2"/>
          <w:sz w:val="24"/>
          <w:szCs w:val="24"/>
        </w:rPr>
        <w:t>2 Literature review</w:t>
      </w:r>
    </w:p>
    <w:p w14:paraId="4170AB67" w14:textId="77777777" w:rsidR="00A83672" w:rsidRPr="00286F0F" w:rsidRDefault="00A83672" w:rsidP="0050736A">
      <w:pPr>
        <w:rPr>
          <w:rFonts w:ascii="Times New Roman" w:hAnsi="Times New Roman" w:cs="Times New Roman"/>
          <w:b/>
          <w:bCs/>
          <w:sz w:val="24"/>
          <w:szCs w:val="24"/>
        </w:rPr>
      </w:pPr>
    </w:p>
    <w:p w14:paraId="6ECDDF68" w14:textId="7E759335" w:rsidR="0050736A" w:rsidRDefault="00877918" w:rsidP="0050736A">
      <w:pPr>
        <w:rPr>
          <w:rFonts w:ascii="Times New Roman" w:hAnsi="Times New Roman" w:cs="Times New Roman"/>
          <w:sz w:val="24"/>
          <w:szCs w:val="24"/>
        </w:rPr>
      </w:pPr>
      <w:r>
        <w:rPr>
          <w:rFonts w:ascii="Times New Roman" w:hAnsi="Times New Roman" w:cs="Times New Roman"/>
          <w:sz w:val="24"/>
          <w:szCs w:val="24"/>
        </w:rPr>
        <w:t xml:space="preserve">In this section, we will first </w:t>
      </w:r>
      <w:r w:rsidR="00757D9C">
        <w:rPr>
          <w:rFonts w:ascii="Times New Roman" w:hAnsi="Times New Roman" w:cs="Times New Roman"/>
          <w:sz w:val="24"/>
          <w:szCs w:val="24"/>
        </w:rPr>
        <w:t>review the</w:t>
      </w:r>
      <w:r w:rsidR="000118C5">
        <w:rPr>
          <w:rFonts w:ascii="Times New Roman" w:hAnsi="Times New Roman" w:cs="Times New Roman"/>
          <w:sz w:val="24"/>
          <w:szCs w:val="24"/>
        </w:rPr>
        <w:t xml:space="preserve"> </w:t>
      </w:r>
      <w:r w:rsidR="00C65901">
        <w:rPr>
          <w:rFonts w:ascii="Times New Roman" w:hAnsi="Times New Roman" w:cs="Times New Roman"/>
          <w:sz w:val="24"/>
          <w:szCs w:val="24"/>
        </w:rPr>
        <w:t xml:space="preserve">stochastic </w:t>
      </w:r>
      <w:r w:rsidR="000118C5">
        <w:rPr>
          <w:rFonts w:ascii="Times New Roman" w:hAnsi="Times New Roman" w:cs="Times New Roman"/>
          <w:sz w:val="24"/>
          <w:szCs w:val="24"/>
        </w:rPr>
        <w:t>SO methods</w:t>
      </w:r>
      <w:r w:rsidR="00757D9C">
        <w:rPr>
          <w:rFonts w:ascii="Times New Roman" w:hAnsi="Times New Roman" w:cs="Times New Roman"/>
          <w:sz w:val="24"/>
          <w:szCs w:val="24"/>
        </w:rPr>
        <w:t xml:space="preserve"> that can address computationally expensive simulation-based problems, whose objectives are formulated as </w:t>
      </w:r>
      <w:r w:rsidR="00757D9C">
        <w:rPr>
          <w:rFonts w:ascii="Times New Roman" w:hAnsi="Times New Roman" w:cs="Times New Roman"/>
          <w:sz w:val="24"/>
          <w:szCs w:val="24"/>
        </w:rPr>
        <w:lastRenderedPageBreak/>
        <w:t xml:space="preserve">expectations with respect to some stochastic parameters involved in the simulation. We will review </w:t>
      </w:r>
      <w:r w:rsidR="000118C5">
        <w:rPr>
          <w:rFonts w:ascii="Times New Roman" w:hAnsi="Times New Roman" w:cs="Times New Roman"/>
          <w:sz w:val="24"/>
          <w:szCs w:val="24"/>
        </w:rPr>
        <w:t xml:space="preserve">those </w:t>
      </w:r>
      <w:r w:rsidR="00757D9C">
        <w:rPr>
          <w:rFonts w:ascii="Times New Roman" w:hAnsi="Times New Roman" w:cs="Times New Roman"/>
          <w:sz w:val="24"/>
          <w:szCs w:val="24"/>
        </w:rPr>
        <w:t xml:space="preserve">SO methods </w:t>
      </w:r>
      <w:r w:rsidR="000118C5">
        <w:rPr>
          <w:rFonts w:ascii="Times New Roman" w:hAnsi="Times New Roman" w:cs="Times New Roman"/>
          <w:sz w:val="24"/>
          <w:szCs w:val="24"/>
        </w:rPr>
        <w:t xml:space="preserve">for problems that include single/multiple objectives and </w:t>
      </w:r>
      <w:r w:rsidR="00B53C86">
        <w:rPr>
          <w:rFonts w:ascii="Times New Roman" w:hAnsi="Times New Roman" w:cs="Times New Roman"/>
          <w:sz w:val="24"/>
          <w:szCs w:val="24"/>
        </w:rPr>
        <w:t xml:space="preserve">are </w:t>
      </w:r>
      <w:r w:rsidR="000118C5">
        <w:rPr>
          <w:rFonts w:ascii="Times New Roman" w:hAnsi="Times New Roman" w:cs="Times New Roman"/>
          <w:sz w:val="24"/>
          <w:szCs w:val="24"/>
        </w:rPr>
        <w:t xml:space="preserve">with or without </w:t>
      </w:r>
      <w:r w:rsidR="00C65901">
        <w:rPr>
          <w:rFonts w:ascii="Times New Roman" w:hAnsi="Times New Roman" w:cs="Times New Roman"/>
          <w:sz w:val="24"/>
          <w:szCs w:val="24"/>
        </w:rPr>
        <w:t xml:space="preserve">nontrivial </w:t>
      </w:r>
      <w:r w:rsidR="000118C5">
        <w:rPr>
          <w:rFonts w:ascii="Times New Roman" w:hAnsi="Times New Roman" w:cs="Times New Roman"/>
          <w:sz w:val="24"/>
          <w:szCs w:val="24"/>
        </w:rPr>
        <w:t>constraint</w:t>
      </w:r>
      <w:r w:rsidR="009F41EA">
        <w:rPr>
          <w:rFonts w:ascii="Times New Roman" w:hAnsi="Times New Roman" w:cs="Times New Roman"/>
          <w:sz w:val="24"/>
          <w:szCs w:val="24"/>
        </w:rPr>
        <w:t xml:space="preserve"> (i.e., simulation-based constraint or probabilistic constraint)</w:t>
      </w:r>
      <w:r w:rsidR="000118C5">
        <w:rPr>
          <w:rFonts w:ascii="Times New Roman" w:hAnsi="Times New Roman" w:cs="Times New Roman"/>
          <w:sz w:val="24"/>
          <w:szCs w:val="24"/>
        </w:rPr>
        <w:t xml:space="preserve">. </w:t>
      </w:r>
      <w:r w:rsidR="0050736A">
        <w:rPr>
          <w:rFonts w:ascii="Times New Roman" w:hAnsi="Times New Roman" w:cs="Times New Roman"/>
          <w:color w:val="000000" w:themeColor="text1"/>
          <w:sz w:val="24"/>
          <w:szCs w:val="24"/>
        </w:rPr>
        <w:t>One notable stream of the SO literature</w:t>
      </w:r>
      <w:r w:rsidR="0050736A">
        <w:rPr>
          <w:rFonts w:ascii="Times New Roman" w:hAnsi="Times New Roman" w:cs="Times New Roman"/>
          <w:sz w:val="24"/>
          <w:szCs w:val="24"/>
        </w:rPr>
        <w:t xml:space="preserve"> </w:t>
      </w:r>
      <w:r w:rsidR="00B53C86">
        <w:rPr>
          <w:rFonts w:ascii="Times New Roman" w:hAnsi="Times New Roman" w:cs="Times New Roman"/>
          <w:sz w:val="24"/>
          <w:szCs w:val="24"/>
        </w:rPr>
        <w:t>focuses on</w:t>
      </w:r>
      <w:r w:rsidR="0050736A">
        <w:rPr>
          <w:rFonts w:ascii="Times New Roman" w:hAnsi="Times New Roman" w:cs="Times New Roman"/>
          <w:sz w:val="24"/>
          <w:szCs w:val="24"/>
        </w:rPr>
        <w:t xml:space="preserve"> the BO approach which maintains some probabilistic beliefs of the underlying objective values over the feasible solution space, based on which different sampling policy (a.k.a. infill strategy) are designed. </w:t>
      </w:r>
      <w:r w:rsidR="00B53C86">
        <w:rPr>
          <w:rFonts w:ascii="Times New Roman" w:hAnsi="Times New Roman" w:cs="Times New Roman"/>
          <w:sz w:val="24"/>
          <w:szCs w:val="24"/>
        </w:rPr>
        <w:t>The BO approach has been successfully applied to problems in various fields, we will a</w:t>
      </w:r>
      <w:r w:rsidR="0050736A">
        <w:rPr>
          <w:rFonts w:ascii="Times New Roman" w:hAnsi="Times New Roman" w:cs="Times New Roman"/>
          <w:sz w:val="24"/>
          <w:szCs w:val="24"/>
        </w:rPr>
        <w:t xml:space="preserve">lso apply </w:t>
      </w:r>
      <w:r w:rsidR="00B53C86">
        <w:rPr>
          <w:rFonts w:ascii="Times New Roman" w:hAnsi="Times New Roman" w:cs="Times New Roman"/>
          <w:sz w:val="24"/>
          <w:szCs w:val="24"/>
        </w:rPr>
        <w:t>it</w:t>
      </w:r>
      <w:r w:rsidR="0050736A">
        <w:rPr>
          <w:rFonts w:ascii="Times New Roman" w:hAnsi="Times New Roman" w:cs="Times New Roman"/>
          <w:sz w:val="24"/>
          <w:szCs w:val="24"/>
        </w:rPr>
        <w:t xml:space="preserve"> to our traffic SO problem. In particular, we will adapt the </w:t>
      </w:r>
      <w:r w:rsidR="00B53C86">
        <w:rPr>
          <w:rFonts w:ascii="Times New Roman" w:hAnsi="Times New Roman" w:cs="Times New Roman"/>
          <w:sz w:val="24"/>
          <w:szCs w:val="24"/>
        </w:rPr>
        <w:t xml:space="preserve">GP-based </w:t>
      </w:r>
      <w:r w:rsidR="0050736A">
        <w:rPr>
          <w:rFonts w:ascii="Times New Roman" w:hAnsi="Times New Roman" w:cs="Times New Roman"/>
          <w:sz w:val="24"/>
          <w:szCs w:val="24"/>
        </w:rPr>
        <w:t xml:space="preserve">KG sampling policy to our stochastic bi-objective traffic problem with probabilistic constraint. To this end, we will also briefly review relevant studies on KG policy in this section. </w:t>
      </w:r>
    </w:p>
    <w:p w14:paraId="6B0082A7" w14:textId="77777777" w:rsidR="0050736A" w:rsidRDefault="0050736A" w:rsidP="0050736A">
      <w:pPr>
        <w:rPr>
          <w:rFonts w:ascii="Times New Roman" w:hAnsi="Times New Roman" w:cs="Times New Roman"/>
          <w:sz w:val="24"/>
          <w:szCs w:val="24"/>
        </w:rPr>
      </w:pPr>
      <w:r>
        <w:rPr>
          <w:rFonts w:ascii="Times New Roman" w:hAnsi="Times New Roman" w:cs="Times New Roman"/>
          <w:sz w:val="24"/>
          <w:szCs w:val="24"/>
        </w:rPr>
        <w:t xml:space="preserve"> </w:t>
      </w:r>
    </w:p>
    <w:p w14:paraId="0DA133D6" w14:textId="77777777" w:rsidR="0050736A" w:rsidRPr="00BE7332" w:rsidRDefault="0050736A" w:rsidP="00BE7332">
      <w:pPr>
        <w:pStyle w:val="2"/>
        <w:spacing w:before="0"/>
        <w:rPr>
          <w:rFonts w:ascii="Times New Roman" w:eastAsiaTheme="minorEastAsia" w:hAnsi="Times New Roman" w:cs="Times New Roman"/>
          <w:b/>
          <w:iCs/>
          <w:color w:val="auto"/>
          <w:sz w:val="24"/>
          <w:szCs w:val="24"/>
        </w:rPr>
      </w:pPr>
      <w:r w:rsidRPr="00BE7332">
        <w:rPr>
          <w:rFonts w:ascii="Times New Roman" w:eastAsiaTheme="minorEastAsia" w:hAnsi="Times New Roman" w:cs="Times New Roman" w:hint="eastAsia"/>
          <w:b/>
          <w:iCs/>
          <w:color w:val="auto"/>
          <w:sz w:val="24"/>
          <w:szCs w:val="24"/>
        </w:rPr>
        <w:t>2</w:t>
      </w:r>
      <w:r w:rsidRPr="00BE7332">
        <w:rPr>
          <w:rFonts w:ascii="Times New Roman" w:eastAsiaTheme="minorEastAsia" w:hAnsi="Times New Roman" w:cs="Times New Roman"/>
          <w:b/>
          <w:iCs/>
          <w:color w:val="auto"/>
          <w:sz w:val="24"/>
          <w:szCs w:val="24"/>
        </w:rPr>
        <w:t>.1 Stochastic SO methods</w:t>
      </w:r>
    </w:p>
    <w:p w14:paraId="7C4E5342" w14:textId="02C66042" w:rsidR="0050736A" w:rsidRDefault="0050736A" w:rsidP="0050736A">
      <w:pPr>
        <w:rPr>
          <w:rFonts w:ascii="Times New Roman" w:hAnsi="Times New Roman" w:cs="Times New Roman"/>
          <w:sz w:val="24"/>
          <w:szCs w:val="24"/>
        </w:rPr>
      </w:pPr>
      <w:r>
        <w:rPr>
          <w:rFonts w:ascii="Times New Roman" w:hAnsi="Times New Roman" w:cs="Times New Roman"/>
          <w:sz w:val="24"/>
          <w:szCs w:val="24"/>
        </w:rPr>
        <w:t>For stochastic simulations, the expectations of simulated performance measures are often considered to be optimized. The stochastic noises in response need to be carefully considered by surrogate model and optimization algorithm. Based on random search, Hong and Nelson (2006) proposed a convergent optimization via most-promising-area stochastic search (COMPASS) algorithm to solve constrained or unconstrained discrete optimization via simulation (</w:t>
      </w:r>
      <w:proofErr w:type="spellStart"/>
      <w:r>
        <w:rPr>
          <w:rFonts w:ascii="Times New Roman" w:hAnsi="Times New Roman" w:cs="Times New Roman"/>
          <w:sz w:val="24"/>
          <w:szCs w:val="24"/>
        </w:rPr>
        <w:t>DOvS</w:t>
      </w:r>
      <w:proofErr w:type="spellEnd"/>
      <w:r>
        <w:rPr>
          <w:rFonts w:ascii="Times New Roman" w:hAnsi="Times New Roman" w:cs="Times New Roman"/>
          <w:sz w:val="24"/>
          <w:szCs w:val="24"/>
        </w:rPr>
        <w:t xml:space="preserve">) problems. It employs </w:t>
      </w:r>
      <w:commentRangeStart w:id="112"/>
      <w:r>
        <w:rPr>
          <w:rFonts w:ascii="Times New Roman" w:hAnsi="Times New Roman" w:cs="Times New Roman"/>
          <w:sz w:val="24"/>
          <w:szCs w:val="24"/>
        </w:rPr>
        <w:t>SAR</w:t>
      </w:r>
      <w:commentRangeEnd w:id="112"/>
      <w:r w:rsidR="00903F26">
        <w:rPr>
          <w:rStyle w:val="a3"/>
        </w:rPr>
        <w:commentReference w:id="112"/>
      </w:r>
      <w:r>
        <w:rPr>
          <w:rFonts w:ascii="Times New Roman" w:hAnsi="Times New Roman" w:cs="Times New Roman"/>
          <w:sz w:val="24"/>
          <w:szCs w:val="24"/>
        </w:rPr>
        <w:t xml:space="preserve">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repetitions for each candidate solution and </w:t>
      </w:r>
      <w:commentRangeStart w:id="113"/>
      <w:r>
        <w:rPr>
          <w:rFonts w:ascii="Times New Roman" w:hAnsi="Times New Roman" w:cs="Times New Roman"/>
          <w:sz w:val="24"/>
          <w:szCs w:val="24"/>
        </w:rPr>
        <w:t>AAM</w:t>
      </w:r>
      <w:commentRangeEnd w:id="113"/>
      <w:r w:rsidR="00903F26">
        <w:rPr>
          <w:rStyle w:val="a3"/>
        </w:rPr>
        <w:commentReference w:id="113"/>
      </w:r>
      <w:r>
        <w:rPr>
          <w:rFonts w:ascii="Times New Roman" w:hAnsi="Times New Roman" w:cs="Times New Roman"/>
          <w:sz w:val="24"/>
          <w:szCs w:val="24"/>
        </w:rPr>
        <w:t xml:space="preserve"> to estimate its performance measures. For responses with </w:t>
      </w:r>
      <w:r w:rsidRPr="00286F0F">
        <w:rPr>
          <w:rFonts w:ascii="Times New Roman" w:hAnsi="Times New Roman" w:cs="Times New Roman"/>
          <w:sz w:val="24"/>
          <w:szCs w:val="24"/>
          <w:highlight w:val="yellow"/>
        </w:rPr>
        <w:t>homoscedastic noises</w:t>
      </w:r>
      <w:r>
        <w:rPr>
          <w:rFonts w:ascii="Times New Roman" w:hAnsi="Times New Roman" w:cs="Times New Roman"/>
          <w:sz w:val="24"/>
          <w:szCs w:val="24"/>
        </w:rPr>
        <w:t xml:space="preserve">, </w:t>
      </w:r>
      <w:r w:rsidRPr="00286F0F">
        <w:rPr>
          <w:rFonts w:ascii="Times New Roman" w:hAnsi="Times New Roman" w:cs="Times New Roman"/>
          <w:sz w:val="24"/>
          <w:szCs w:val="24"/>
          <w:highlight w:val="cyan"/>
        </w:rPr>
        <w:t>Huang et al. (2006)</w:t>
      </w:r>
      <w:r>
        <w:rPr>
          <w:rFonts w:ascii="Times New Roman" w:hAnsi="Times New Roman" w:cs="Times New Roman"/>
          <w:sz w:val="24"/>
          <w:szCs w:val="24"/>
        </w:rPr>
        <w:t xml:space="preserve"> proposed sequential kriging optimization (SKO) with the nugget effect GP</w:t>
      </w:r>
      <w:r w:rsidR="00A542F4">
        <w:rPr>
          <w:rFonts w:ascii="Times New Roman" w:hAnsi="Times New Roman" w:cs="Times New Roman"/>
          <w:sz w:val="24"/>
          <w:szCs w:val="24"/>
        </w:rPr>
        <w:t xml:space="preserve"> </w:t>
      </w:r>
      <w:r>
        <w:rPr>
          <w:rFonts w:ascii="Times New Roman" w:hAnsi="Times New Roman" w:cs="Times New Roman"/>
          <w:sz w:val="24"/>
          <w:szCs w:val="24"/>
        </w:rPr>
        <w:t xml:space="preserve">as the surrogate model and an augmented EI as the infill strategy. For responses with </w:t>
      </w:r>
      <w:r w:rsidRPr="00286F0F">
        <w:rPr>
          <w:rFonts w:ascii="Times New Roman" w:hAnsi="Times New Roman" w:cs="Times New Roman"/>
          <w:sz w:val="24"/>
          <w:szCs w:val="24"/>
          <w:highlight w:val="yellow"/>
        </w:rPr>
        <w:t>heterogeneous noises</w:t>
      </w:r>
      <w:r>
        <w:rPr>
          <w:rFonts w:ascii="Times New Roman" w:hAnsi="Times New Roman" w:cs="Times New Roman"/>
          <w:sz w:val="24"/>
          <w:szCs w:val="24"/>
        </w:rPr>
        <w:t xml:space="preserve">, </w:t>
      </w:r>
      <w:proofErr w:type="spellStart"/>
      <w:r w:rsidRPr="00286F0F">
        <w:rPr>
          <w:rFonts w:ascii="Times New Roman" w:hAnsi="Times New Roman" w:cs="Times New Roman"/>
          <w:sz w:val="24"/>
          <w:szCs w:val="24"/>
          <w:highlight w:val="cyan"/>
        </w:rPr>
        <w:t>Picheny</w:t>
      </w:r>
      <w:proofErr w:type="spellEnd"/>
      <w:r w:rsidRPr="00286F0F">
        <w:rPr>
          <w:rFonts w:ascii="Times New Roman" w:hAnsi="Times New Roman" w:cs="Times New Roman"/>
          <w:sz w:val="24"/>
          <w:szCs w:val="24"/>
          <w:highlight w:val="cyan"/>
        </w:rPr>
        <w:t xml:space="preserve"> et al.</w:t>
      </w:r>
      <w:r>
        <w:rPr>
          <w:rFonts w:ascii="Times New Roman" w:hAnsi="Times New Roman" w:cs="Times New Roman"/>
          <w:sz w:val="24"/>
          <w:szCs w:val="24"/>
        </w:rPr>
        <w:t xml:space="preserve"> (2013) put forward an extension of EI named expected quantile improvement to consider the known noise levels at both the already observed design points and </w:t>
      </w:r>
      <w:r w:rsidRPr="00286F0F">
        <w:rPr>
          <w:rFonts w:ascii="Times New Roman" w:hAnsi="Times New Roman" w:cs="Times New Roman"/>
          <w:sz w:val="24"/>
          <w:szCs w:val="24"/>
          <w:highlight w:val="cyan"/>
        </w:rPr>
        <w:t>the future candidates</w:t>
      </w:r>
      <w:r>
        <w:rPr>
          <w:rFonts w:ascii="Times New Roman" w:hAnsi="Times New Roman" w:cs="Times New Roman"/>
          <w:sz w:val="24"/>
          <w:szCs w:val="24"/>
        </w:rPr>
        <w:t xml:space="preserve">. To handle </w:t>
      </w:r>
      <w:commentRangeStart w:id="114"/>
      <w:r>
        <w:rPr>
          <w:rFonts w:ascii="Times New Roman" w:hAnsi="Times New Roman" w:cs="Times New Roman"/>
          <w:sz w:val="24"/>
          <w:szCs w:val="24"/>
        </w:rPr>
        <w:t>the heteroscedastic simulation noises</w:t>
      </w:r>
      <w:commentRangeEnd w:id="114"/>
      <w:r>
        <w:rPr>
          <w:rStyle w:val="a3"/>
        </w:rPr>
        <w:commentReference w:id="114"/>
      </w:r>
      <w:r>
        <w:rPr>
          <w:rFonts w:ascii="Times New Roman" w:hAnsi="Times New Roman" w:cs="Times New Roman"/>
          <w:sz w:val="24"/>
          <w:szCs w:val="24"/>
        </w:rPr>
        <w:t xml:space="preserve">, </w:t>
      </w:r>
      <w:proofErr w:type="spellStart"/>
      <w:r w:rsidRPr="00286F0F">
        <w:rPr>
          <w:rFonts w:ascii="Times New Roman" w:hAnsi="Times New Roman" w:cs="Times New Roman"/>
          <w:sz w:val="24"/>
          <w:szCs w:val="24"/>
          <w:highlight w:val="cyan"/>
        </w:rPr>
        <w:t>Ankenman</w:t>
      </w:r>
      <w:proofErr w:type="spellEnd"/>
      <w:r w:rsidRPr="00286F0F">
        <w:rPr>
          <w:rFonts w:ascii="Times New Roman" w:hAnsi="Times New Roman" w:cs="Times New Roman"/>
          <w:sz w:val="24"/>
          <w:szCs w:val="24"/>
          <w:highlight w:val="cyan"/>
        </w:rPr>
        <w:t xml:space="preserve"> et al. (2010)</w:t>
      </w:r>
      <w:r>
        <w:rPr>
          <w:rFonts w:ascii="Times New Roman" w:hAnsi="Times New Roman" w:cs="Times New Roman"/>
          <w:sz w:val="24"/>
          <w:szCs w:val="24"/>
        </w:rPr>
        <w:t xml:space="preserve"> proposed stochastic kriging, and </w:t>
      </w:r>
      <w:r w:rsidRPr="00286F0F">
        <w:rPr>
          <w:rFonts w:ascii="Times New Roman" w:hAnsi="Times New Roman" w:cs="Times New Roman"/>
          <w:sz w:val="24"/>
          <w:szCs w:val="24"/>
          <w:highlight w:val="cyan"/>
        </w:rPr>
        <w:t>Deng et al. (2012)</w:t>
      </w:r>
      <w:r w:rsidRPr="009A0A1F">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286F0F">
        <w:rPr>
          <w:rFonts w:ascii="Times New Roman" w:hAnsi="Times New Roman" w:cs="Times New Roman"/>
          <w:sz w:val="24"/>
          <w:szCs w:val="24"/>
          <w:highlight w:val="cyan"/>
        </w:rPr>
        <w:t>Ng and Yin (2012)</w:t>
      </w:r>
      <w:r>
        <w:rPr>
          <w:rFonts w:ascii="Times New Roman" w:hAnsi="Times New Roman" w:cs="Times New Roman"/>
          <w:sz w:val="24"/>
          <w:szCs w:val="24"/>
        </w:rPr>
        <w:t xml:space="preserve"> developed Bayesian kriging, which also account for the extrinsic uncertainty about the unknown response surface. The difference between them lies in the fact that the model parameter uncertainty is considered in the latter but not in the former. Recently, </w:t>
      </w:r>
      <w:r w:rsidRPr="00286F0F">
        <w:rPr>
          <w:rFonts w:ascii="Times New Roman" w:hAnsi="Times New Roman" w:cs="Times New Roman"/>
          <w:sz w:val="24"/>
          <w:szCs w:val="24"/>
          <w:highlight w:val="cyan"/>
        </w:rPr>
        <w:t>Chen et al. (2018)</w:t>
      </w:r>
      <w:r>
        <w:rPr>
          <w:rFonts w:ascii="Times New Roman" w:hAnsi="Times New Roman" w:cs="Times New Roman"/>
          <w:sz w:val="24"/>
          <w:szCs w:val="24"/>
        </w:rPr>
        <w:t xml:space="preserve"> enhanced the stochastic kriging and Bayesian kriging by incorporating the parameter uncertainty into the model architecture, which results in the Bayesian stochastic kriging. This approach explicitly accounts for the parameter uncertainty in the regression and </w:t>
      </w:r>
      <w:proofErr w:type="gramStart"/>
      <w:r>
        <w:rPr>
          <w:rFonts w:ascii="Times New Roman" w:hAnsi="Times New Roman" w:cs="Times New Roman"/>
          <w:sz w:val="24"/>
          <w:szCs w:val="24"/>
        </w:rPr>
        <w:t>prediction, and</w:t>
      </w:r>
      <w:proofErr w:type="gramEnd"/>
      <w:r>
        <w:rPr>
          <w:rFonts w:ascii="Times New Roman" w:hAnsi="Times New Roman" w:cs="Times New Roman"/>
          <w:sz w:val="24"/>
          <w:szCs w:val="24"/>
        </w:rPr>
        <w:t xml:space="preserve"> relaxes specific assumptions on the prior probability distributions of model parameters that exist in Bayesian kriging. Additionally, </w:t>
      </w:r>
      <w:r w:rsidRPr="00BC3ED5">
        <w:rPr>
          <w:rFonts w:ascii="Times New Roman" w:hAnsi="Times New Roman" w:cs="Times New Roman"/>
          <w:sz w:val="24"/>
          <w:szCs w:val="24"/>
          <w:highlight w:val="cyan"/>
        </w:rPr>
        <w:t>Chen et al. (2017)</w:t>
      </w:r>
      <w:r>
        <w:rPr>
          <w:rFonts w:ascii="Times New Roman" w:hAnsi="Times New Roman" w:cs="Times New Roman"/>
          <w:sz w:val="24"/>
          <w:szCs w:val="24"/>
        </w:rPr>
        <w:t xml:space="preserve"> extended the cokriging model, which was originally developed by </w:t>
      </w:r>
      <w:r w:rsidRPr="00BC3ED5">
        <w:rPr>
          <w:rFonts w:ascii="Times New Roman" w:hAnsi="Times New Roman" w:cs="Times New Roman"/>
          <w:sz w:val="24"/>
          <w:szCs w:val="24"/>
          <w:highlight w:val="cyan"/>
        </w:rPr>
        <w:t>Kennedy and O’Hagan (2000)</w:t>
      </w:r>
      <w:r>
        <w:rPr>
          <w:rFonts w:ascii="Times New Roman" w:hAnsi="Times New Roman" w:cs="Times New Roman"/>
          <w:sz w:val="24"/>
          <w:szCs w:val="24"/>
        </w:rPr>
        <w:t xml:space="preserve"> to model deterministic </w:t>
      </w:r>
      <w:proofErr w:type="spellStart"/>
      <w:r>
        <w:rPr>
          <w:rFonts w:ascii="Times New Roman" w:hAnsi="Times New Roman" w:cs="Times New Roman"/>
          <w:sz w:val="24"/>
          <w:szCs w:val="24"/>
        </w:rPr>
        <w:t>multifidelity</w:t>
      </w:r>
      <w:proofErr w:type="spellEnd"/>
      <w:r>
        <w:rPr>
          <w:rFonts w:ascii="Times New Roman" w:hAnsi="Times New Roman" w:cs="Times New Roman"/>
          <w:sz w:val="24"/>
          <w:szCs w:val="24"/>
        </w:rPr>
        <w:t xml:space="preserve"> problems, to stochastic simulation metamodeling for expectations, i.e., stochastic cokriging model. </w:t>
      </w:r>
      <w:r>
        <w:rPr>
          <w:rFonts w:ascii="Times New Roman" w:hAnsi="Times New Roman" w:cs="Times New Roman"/>
          <w:sz w:val="24"/>
          <w:szCs w:val="24"/>
          <w:highlight w:val="cyan"/>
        </w:rPr>
        <w:t>Quan et al. (</w:t>
      </w:r>
      <w:r w:rsidRPr="00BC3ED5">
        <w:rPr>
          <w:rFonts w:ascii="Times New Roman" w:hAnsi="Times New Roman" w:cs="Times New Roman"/>
          <w:sz w:val="24"/>
          <w:szCs w:val="24"/>
          <w:highlight w:val="cyan"/>
        </w:rPr>
        <w:t>2013</w:t>
      </w:r>
      <w:r>
        <w:rPr>
          <w:rFonts w:ascii="Times New Roman" w:hAnsi="Times New Roman" w:cs="Times New Roman"/>
          <w:sz w:val="24"/>
          <w:szCs w:val="24"/>
        </w:rPr>
        <w:t xml:space="preserve">) and </w:t>
      </w:r>
      <w:proofErr w:type="spellStart"/>
      <w:r w:rsidRPr="00BC3ED5">
        <w:rPr>
          <w:rFonts w:ascii="Times New Roman" w:hAnsi="Times New Roman" w:cs="Times New Roman"/>
          <w:sz w:val="24"/>
          <w:szCs w:val="24"/>
          <w:highlight w:val="cyan"/>
        </w:rPr>
        <w:t>Ped</w:t>
      </w:r>
      <w:r>
        <w:rPr>
          <w:rFonts w:ascii="Times New Roman" w:hAnsi="Times New Roman" w:cs="Times New Roman"/>
          <w:sz w:val="24"/>
          <w:szCs w:val="24"/>
          <w:highlight w:val="cyan"/>
        </w:rPr>
        <w:t>rielli</w:t>
      </w:r>
      <w:proofErr w:type="spellEnd"/>
      <w:r>
        <w:rPr>
          <w:rFonts w:ascii="Times New Roman" w:hAnsi="Times New Roman" w:cs="Times New Roman"/>
          <w:sz w:val="24"/>
          <w:szCs w:val="24"/>
          <w:highlight w:val="cyan"/>
        </w:rPr>
        <w:t xml:space="preserve"> et al. (</w:t>
      </w:r>
      <w:r w:rsidRPr="00BC3ED5">
        <w:rPr>
          <w:rFonts w:ascii="Times New Roman" w:hAnsi="Times New Roman" w:cs="Times New Roman"/>
          <w:sz w:val="24"/>
          <w:szCs w:val="24"/>
          <w:highlight w:val="cyan"/>
        </w:rPr>
        <w:t>2020</w:t>
      </w:r>
      <w:r>
        <w:rPr>
          <w:rFonts w:ascii="Times New Roman" w:hAnsi="Times New Roman" w:cs="Times New Roman"/>
          <w:sz w:val="24"/>
          <w:szCs w:val="24"/>
        </w:rPr>
        <w:t>) proposed the two-stage sequential optimization (TSSO) and the extended TSSO (</w:t>
      </w:r>
      <w:proofErr w:type="spellStart"/>
      <w:r>
        <w:rPr>
          <w:rFonts w:ascii="Times New Roman" w:hAnsi="Times New Roman" w:cs="Times New Roman"/>
          <w:sz w:val="24"/>
          <w:szCs w:val="24"/>
        </w:rPr>
        <w:t>eTSSO</w:t>
      </w:r>
      <w:proofErr w:type="spellEnd"/>
      <w:r>
        <w:rPr>
          <w:rFonts w:ascii="Times New Roman" w:hAnsi="Times New Roman" w:cs="Times New Roman"/>
          <w:sz w:val="24"/>
          <w:szCs w:val="24"/>
        </w:rPr>
        <w:t>), respectively, in which the stochastic kriging is applied as the surrogate model, the EI criterion as the infill strategy and the optimal computing budget allocation (OCBA) (</w:t>
      </w:r>
      <w:r w:rsidRPr="00286F0F">
        <w:rPr>
          <w:rFonts w:ascii="Times New Roman" w:hAnsi="Times New Roman" w:cs="Times New Roman"/>
          <w:sz w:val="24"/>
          <w:szCs w:val="24"/>
          <w:highlight w:val="cyan"/>
        </w:rPr>
        <w:t>Chen et al., 2000</w:t>
      </w:r>
      <w:r>
        <w:rPr>
          <w:rFonts w:ascii="Times New Roman" w:hAnsi="Times New Roman" w:cs="Times New Roman"/>
          <w:sz w:val="24"/>
          <w:szCs w:val="24"/>
        </w:rPr>
        <w:t>) technique to decide the number of replications at design points.</w:t>
      </w:r>
      <w:r w:rsidRPr="00143A14">
        <w:rPr>
          <w:rFonts w:ascii="Times New Roman" w:hAnsi="Times New Roman" w:cs="Times New Roman"/>
          <w:sz w:val="24"/>
          <w:szCs w:val="24"/>
        </w:rPr>
        <w:t xml:space="preserve"> </w:t>
      </w:r>
      <w:r>
        <w:rPr>
          <w:rFonts w:ascii="Times New Roman" w:hAnsi="Times New Roman" w:cs="Times New Roman"/>
          <w:sz w:val="24"/>
          <w:szCs w:val="24"/>
        </w:rPr>
        <w:t xml:space="preserve">Besides, </w:t>
      </w:r>
      <w:commentRangeStart w:id="115"/>
      <w:proofErr w:type="spellStart"/>
      <w:r>
        <w:rPr>
          <w:rFonts w:ascii="Times New Roman" w:hAnsi="Times New Roman" w:cs="Times New Roman"/>
          <w:sz w:val="24"/>
          <w:szCs w:val="24"/>
        </w:rPr>
        <w:t>Salemi</w:t>
      </w:r>
      <w:proofErr w:type="spellEnd"/>
      <w:r>
        <w:rPr>
          <w:rFonts w:ascii="Times New Roman" w:hAnsi="Times New Roman" w:cs="Times New Roman"/>
          <w:sz w:val="24"/>
          <w:szCs w:val="24"/>
        </w:rPr>
        <w:t xml:space="preserve"> et al. (2019)</w:t>
      </w:r>
      <w:commentRangeEnd w:id="115"/>
      <w:r>
        <w:rPr>
          <w:rStyle w:val="a3"/>
        </w:rPr>
        <w:commentReference w:id="115"/>
      </w:r>
      <w:r>
        <w:rPr>
          <w:rFonts w:ascii="Times New Roman" w:hAnsi="Times New Roman" w:cs="Times New Roman"/>
          <w:sz w:val="24"/>
          <w:szCs w:val="24"/>
        </w:rPr>
        <w:t xml:space="preserve"> used a Gaussian Markov random field (GMRF) to learn and exploit spatial relationships among the decision variables and objective function values, which is particularly well suited to the discrete stochastic SO problem with a large number of feasible solutions and a high computational cost for each simulation. Later, </w:t>
      </w:r>
      <w:proofErr w:type="spellStart"/>
      <w:r>
        <w:rPr>
          <w:rFonts w:ascii="Times New Roman" w:hAnsi="Times New Roman" w:cs="Times New Roman"/>
          <w:sz w:val="24"/>
          <w:szCs w:val="24"/>
        </w:rPr>
        <w:t>Semelhago</w:t>
      </w:r>
      <w:proofErr w:type="spellEnd"/>
      <w:r>
        <w:rPr>
          <w:rFonts w:ascii="Times New Roman" w:hAnsi="Times New Roman" w:cs="Times New Roman"/>
          <w:sz w:val="24"/>
          <w:szCs w:val="24"/>
        </w:rPr>
        <w:t xml:space="preserve"> et al. (2020) proposed a rapid Gaussian Markov Improvement Algorithm (</w:t>
      </w:r>
      <w:proofErr w:type="spellStart"/>
      <w:r>
        <w:rPr>
          <w:rFonts w:ascii="Times New Roman" w:hAnsi="Times New Roman" w:cs="Times New Roman"/>
          <w:sz w:val="24"/>
          <w:szCs w:val="24"/>
        </w:rPr>
        <w:t>rGMIA</w:t>
      </w:r>
      <w:proofErr w:type="spellEnd"/>
      <w:r>
        <w:rPr>
          <w:rFonts w:ascii="Times New Roman" w:hAnsi="Times New Roman" w:cs="Times New Roman"/>
          <w:sz w:val="24"/>
          <w:szCs w:val="24"/>
        </w:rPr>
        <w:t xml:space="preserve">), in which the underlying Gaussian </w:t>
      </w:r>
      <w:r>
        <w:rPr>
          <w:rFonts w:ascii="Times New Roman" w:hAnsi="Times New Roman" w:cs="Times New Roman"/>
          <w:sz w:val="24"/>
          <w:szCs w:val="24"/>
        </w:rPr>
        <w:lastRenderedPageBreak/>
        <w:t>process is a discrete GMRF, and this algorithm delivers both a global convergence guarantee and finite-sample optimality-gap inference for significantly larger problems. Fan and Hu (2018) presented an adaptive search algorithm called surrogate-based promising area search (SPAS) for solving stochastic SO problems with Lipschitz continuous objective functions. The SPAS algorithm employs a shrinking ball method to estimate the performance of sampled solutions, a surrogate model fitted iteratively with the performance estimates to approximate the response surface of the objective function, and a promising area adaptively constructed for searching improved solutions.</w:t>
      </w:r>
    </w:p>
    <w:p w14:paraId="63DD05DB" w14:textId="77777777" w:rsidR="0050736A" w:rsidRDefault="0050736A" w:rsidP="0050736A">
      <w:pPr>
        <w:rPr>
          <w:rFonts w:ascii="Times New Roman" w:hAnsi="Times New Roman" w:cs="Times New Roman"/>
          <w:sz w:val="24"/>
          <w:szCs w:val="24"/>
        </w:rPr>
      </w:pPr>
    </w:p>
    <w:p w14:paraId="31369E91" w14:textId="77777777" w:rsidR="0050736A" w:rsidRDefault="0050736A" w:rsidP="0050736A">
      <w:pPr>
        <w:rPr>
          <w:rFonts w:ascii="Times New Roman" w:hAnsi="Times New Roman" w:cs="Times New Roman"/>
          <w:sz w:val="24"/>
          <w:szCs w:val="24"/>
        </w:rPr>
      </w:pPr>
      <w:r>
        <w:rPr>
          <w:rFonts w:ascii="Times New Roman" w:hAnsi="Times New Roman" w:cs="Times New Roman"/>
          <w:sz w:val="24"/>
          <w:szCs w:val="24"/>
        </w:rPr>
        <w:t xml:space="preserve">As for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SO methods, </w:t>
      </w:r>
      <w:r w:rsidRPr="00286F0F">
        <w:rPr>
          <w:rFonts w:ascii="Times New Roman" w:hAnsi="Times New Roman" w:cs="Times New Roman"/>
          <w:sz w:val="24"/>
          <w:szCs w:val="24"/>
          <w:highlight w:val="cyan"/>
        </w:rPr>
        <w:t>Forrester and Keane (2009)</w:t>
      </w:r>
      <w:r>
        <w:rPr>
          <w:rFonts w:ascii="Times New Roman" w:hAnsi="Times New Roman" w:cs="Times New Roman"/>
          <w:sz w:val="24"/>
          <w:szCs w:val="24"/>
        </w:rPr>
        <w:t xml:space="preserve"> introduced regressing kriging to deal with homoscedastic noisy data and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EI as the infill strategy, which can help to tackle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SO problems. Li et al. (2015) developed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COMPASS (MO-COMPASS), as an extension of the single-objective COMPASS, to solve </w:t>
      </w:r>
      <w:proofErr w:type="spellStart"/>
      <w:r>
        <w:rPr>
          <w:rFonts w:ascii="Times New Roman" w:hAnsi="Times New Roman" w:cs="Times New Roman"/>
          <w:sz w:val="24"/>
          <w:szCs w:val="24"/>
        </w:rPr>
        <w:t>DOvS</w:t>
      </w:r>
      <w:proofErr w:type="spellEnd"/>
      <w:r>
        <w:rPr>
          <w:rFonts w:ascii="Times New Roman" w:hAnsi="Times New Roman" w:cs="Times New Roman"/>
          <w:sz w:val="24"/>
          <w:szCs w:val="24"/>
        </w:rPr>
        <w:t xml:space="preserve"> problems with two or more objectives by considering the Pareto optimality and the probability of correct selection. Notably, MO-COMPASS also applies SAR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budget for each candidate solution and AAM to estimate its performance measures. Cooper et al. (2020) proposed the retrospective partitioned </w:t>
      </w:r>
      <w:r w:rsidRPr="00803575">
        <w:rPr>
          <w:rFonts w:ascii="Times New Roman" w:hAnsi="Times New Roman" w:cs="Times New Roman"/>
          <w:sz w:val="24"/>
          <w:szCs w:val="24"/>
        </w:rPr>
        <w:t>epsilon-constraint with relaxed local enumeration (R-PERLE) algorithm</w:t>
      </w:r>
      <w:r>
        <w:rPr>
          <w:rFonts w:ascii="Times New Roman" w:hAnsi="Times New Roman" w:cs="Times New Roman"/>
          <w:sz w:val="24"/>
          <w:szCs w:val="24"/>
        </w:rPr>
        <w:t xml:space="preserve"> to solve the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SO problem on integer lattices, and numerical experiments showed its favorable performance relative to </w:t>
      </w:r>
      <w:commentRangeStart w:id="116"/>
      <w:r w:rsidRPr="00286F0F">
        <w:rPr>
          <w:rFonts w:ascii="Times New Roman" w:hAnsi="Times New Roman" w:cs="Times New Roman"/>
          <w:sz w:val="24"/>
          <w:szCs w:val="24"/>
          <w:highlight w:val="cyan"/>
        </w:rPr>
        <w:t>R-</w:t>
      </w:r>
      <w:proofErr w:type="spellStart"/>
      <w:r w:rsidRPr="00286F0F">
        <w:rPr>
          <w:rFonts w:ascii="Times New Roman" w:hAnsi="Times New Roman" w:cs="Times New Roman"/>
          <w:sz w:val="24"/>
          <w:szCs w:val="24"/>
          <w:highlight w:val="cyan"/>
        </w:rPr>
        <w:t>MinRLE</w:t>
      </w:r>
      <w:commentRangeEnd w:id="116"/>
      <w:proofErr w:type="spellEnd"/>
      <w:r>
        <w:rPr>
          <w:rStyle w:val="a3"/>
        </w:rPr>
        <w:commentReference w:id="116"/>
      </w:r>
      <w:r>
        <w:rPr>
          <w:rFonts w:ascii="Times New Roman" w:hAnsi="Times New Roman" w:cs="Times New Roman"/>
          <w:sz w:val="24"/>
          <w:szCs w:val="24"/>
        </w:rPr>
        <w:t xml:space="preserve"> and MO-COMPASS. Based on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derivative-free trust region (BOTR) algorithm proposed by Ryu and Kim (2014), Zheng et al. (2019) put forward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proposed BOSSO method has been successfully applied in the network-wide traffic signal timing problem and validated to outperform other counterpart algorithms.</w:t>
      </w:r>
    </w:p>
    <w:p w14:paraId="176DEBC2" w14:textId="77777777" w:rsidR="0050736A" w:rsidRDefault="0050736A" w:rsidP="0050736A">
      <w:pPr>
        <w:rPr>
          <w:rFonts w:ascii="Times New Roman" w:hAnsi="Times New Roman" w:cs="Times New Roman"/>
          <w:sz w:val="24"/>
          <w:szCs w:val="24"/>
        </w:rPr>
      </w:pPr>
    </w:p>
    <w:p w14:paraId="6EFA251A" w14:textId="77777777" w:rsidR="0050736A" w:rsidRPr="006302C7" w:rsidRDefault="0050736A" w:rsidP="0050736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revious single- or multi-objective stochastic SO algorithms involving surrogate models have mostly dealt with bound constrained (also called box-constrained) SO problems with only expensive objective functions, and so the surrogate models are used to approximate the objective function only. </w:t>
      </w:r>
      <w:r>
        <w:rPr>
          <w:rFonts w:ascii="Times New Roman" w:hAnsi="Times New Roman" w:cs="Times New Roman" w:hint="eastAsia"/>
          <w:sz w:val="24"/>
          <w:szCs w:val="24"/>
        </w:rPr>
        <w:t>A</w:t>
      </w:r>
      <w:r>
        <w:rPr>
          <w:rFonts w:ascii="Times New Roman" w:hAnsi="Times New Roman" w:cs="Times New Roman"/>
          <w:sz w:val="24"/>
          <w:szCs w:val="24"/>
        </w:rPr>
        <w:t xml:space="preserve">s for addressing (single- or multi-objective) SO problems with expensive constraints, </w:t>
      </w:r>
      <w:r>
        <w:rPr>
          <w:rFonts w:ascii="Times New Roman" w:hAnsi="Times New Roman" w:cs="Times New Roman"/>
          <w:color w:val="000000" w:themeColor="text1"/>
          <w:sz w:val="24"/>
          <w:szCs w:val="24"/>
        </w:rPr>
        <w:t>Regis</w:t>
      </w:r>
      <w:r>
        <w:rPr>
          <w:rFonts w:ascii="Times New Roman" w:hAnsi="Times New Roman" w:cs="Times New Roman"/>
          <w:sz w:val="24"/>
          <w:szCs w:val="24"/>
        </w:rPr>
        <w:t xml:space="preserve"> (2011) presented a new derivative-free algorithm called </w:t>
      </w:r>
      <w:proofErr w:type="spellStart"/>
      <w:r>
        <w:rPr>
          <w:rFonts w:ascii="Times New Roman" w:hAnsi="Times New Roman" w:cs="Times New Roman"/>
          <w:sz w:val="24"/>
          <w:szCs w:val="24"/>
        </w:rPr>
        <w:t>ConstrLMSRBF</w:t>
      </w:r>
      <w:proofErr w:type="spellEnd"/>
      <w:r>
        <w:rPr>
          <w:rFonts w:ascii="Times New Roman" w:hAnsi="Times New Roman" w:cs="Times New Roman"/>
          <w:sz w:val="24"/>
          <w:szCs w:val="24"/>
        </w:rPr>
        <w:t xml:space="preserve"> to optimize expensive black-box objective functions subject to expensive black-box inequality constraints. This algorithm uses radial basis function (RBF) surrogate models and e</w:t>
      </w:r>
      <w:r w:rsidRPr="00D71356">
        <w:rPr>
          <w:rFonts w:ascii="Times New Roman" w:hAnsi="Times New Roman" w:cs="Times New Roman"/>
          <w:sz w:val="24"/>
          <w:szCs w:val="24"/>
        </w:rPr>
        <w:t>xtend</w:t>
      </w:r>
      <w:r>
        <w:rPr>
          <w:rFonts w:ascii="Times New Roman" w:hAnsi="Times New Roman" w:cs="Times New Roman"/>
          <w:sz w:val="24"/>
          <w:szCs w:val="24"/>
        </w:rPr>
        <w:t>s the Local Metric Stochastic RBF (LMSRBF) algorithm by Regis and Shoemaker (2007) that can handle black-box inequality constraints. Müller et al. (2013) introduced a surrogate model-based algorithm named SO-MI to address expensive mixed-integer black-box global optimization problems that may have expensive constraints, in which the RBF surrogate model is used to select candidates at which the expensive objective and constraint functions are to be evaluated. Later, Müller et al. (2014) presented a variant of SO-MI, which is called surrogate optimization-i</w:t>
      </w:r>
      <w:r w:rsidRPr="00267D39">
        <w:rPr>
          <w:rFonts w:ascii="Times New Roman" w:hAnsi="Times New Roman" w:cs="Times New Roman"/>
          <w:sz w:val="24"/>
          <w:szCs w:val="24"/>
        </w:rPr>
        <w:t>nteger</w:t>
      </w:r>
      <w:r>
        <w:rPr>
          <w:rFonts w:ascii="Times New Roman" w:hAnsi="Times New Roman" w:cs="Times New Roman"/>
          <w:sz w:val="24"/>
          <w:szCs w:val="24"/>
        </w:rPr>
        <w:t xml:space="preserve"> (SO-I) algorithm, to solve purely integer optimization problems that have expensive black-box objective functions and constraints. Müller and Woodbury (2017) put forward a global optimization with surrogate approximation of constraints (GOSAC) algorithm with two phases to </w:t>
      </w:r>
      <w:r>
        <w:rPr>
          <w:rFonts w:ascii="Times New Roman" w:hAnsi="Times New Roman" w:cs="Times New Roman"/>
          <w:sz w:val="24"/>
          <w:szCs w:val="24"/>
        </w:rPr>
        <w:lastRenderedPageBreak/>
        <w:t xml:space="preserve">address problems with expensive black-box constraints, cheap objective functions and continuous, integer or mixed-integer variables. For a given budget of expensive constraint evaluations allowed, GOSAC finds better feasible solutions more efficiently than other algorithms. </w:t>
      </w:r>
      <w:proofErr w:type="spellStart"/>
      <w:r>
        <w:rPr>
          <w:rFonts w:ascii="Times New Roman" w:hAnsi="Times New Roman" w:cs="Times New Roman"/>
          <w:sz w:val="24"/>
          <w:szCs w:val="24"/>
        </w:rPr>
        <w:t>Felio</w:t>
      </w:r>
      <w:r>
        <w:rPr>
          <w:rFonts w:ascii="Times New Roman" w:hAnsi="Times New Roman" w:cs="Times New Roman" w:hint="eastAsia"/>
          <w:sz w:val="24"/>
          <w:szCs w:val="24"/>
        </w:rPr>
        <w:t>t</w:t>
      </w:r>
      <w:proofErr w:type="spellEnd"/>
      <w:r>
        <w:rPr>
          <w:rFonts w:ascii="Times New Roman" w:hAnsi="Times New Roman" w:cs="Times New Roman"/>
          <w:sz w:val="24"/>
          <w:szCs w:val="24"/>
        </w:rPr>
        <w:t xml:space="preserve"> et al. (2016) proposed Bayesian Multi-Objective Optimization (BMOO), which handles objectives and constraints in a unified way by </w:t>
      </w:r>
      <w:r w:rsidRPr="00286F0F">
        <w:rPr>
          <w:rFonts w:ascii="Times New Roman" w:hAnsi="Times New Roman" w:cs="Times New Roman"/>
          <w:sz w:val="24"/>
          <w:szCs w:val="24"/>
          <w:highlight w:val="yellow"/>
        </w:rPr>
        <w:t>an extended domination rule</w:t>
      </w:r>
      <w:r>
        <w:rPr>
          <w:rFonts w:ascii="Times New Roman" w:hAnsi="Times New Roman" w:cs="Times New Roman"/>
          <w:sz w:val="24"/>
          <w:szCs w:val="24"/>
        </w:rPr>
        <w:t xml:space="preserve"> and calculate and optimize an expected hyper-volume improvement sampling criterion using Sequential Monte Carlo techniques.</w:t>
      </w:r>
    </w:p>
    <w:p w14:paraId="0D6E360F" w14:textId="77777777" w:rsidR="0050736A" w:rsidRPr="001B349F" w:rsidRDefault="0050736A" w:rsidP="0050736A">
      <w:pPr>
        <w:rPr>
          <w:rFonts w:ascii="Times New Roman" w:hAnsi="Times New Roman" w:cs="Times New Roman"/>
          <w:sz w:val="24"/>
          <w:szCs w:val="24"/>
        </w:rPr>
      </w:pPr>
    </w:p>
    <w:p w14:paraId="581C883B" w14:textId="2C18D8DE" w:rsidR="0050736A" w:rsidRDefault="0050736A" w:rsidP="0050736A">
      <w:pPr>
        <w:rPr>
          <w:rFonts w:ascii="Times New Roman" w:hAnsi="Times New Roman" w:cs="Times New Roman"/>
          <w:sz w:val="24"/>
          <w:szCs w:val="24"/>
        </w:rPr>
      </w:pPr>
      <w:r>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w:t>
      </w:r>
      <w:proofErr w:type="spellStart"/>
      <w:r w:rsidRPr="004707B5">
        <w:rPr>
          <w:rFonts w:ascii="Times New Roman" w:hAnsi="Times New Roman" w:cs="Times New Roman"/>
          <w:sz w:val="24"/>
          <w:szCs w:val="24"/>
          <w:highlight w:val="cyan"/>
        </w:rPr>
        <w:t>Longerstaey</w:t>
      </w:r>
      <w:proofErr w:type="spellEnd"/>
      <w:r w:rsidRPr="004707B5">
        <w:rPr>
          <w:rFonts w:ascii="Times New Roman" w:hAnsi="Times New Roman" w:cs="Times New Roman"/>
          <w:sz w:val="24"/>
          <w:szCs w:val="24"/>
          <w:highlight w:val="cyan"/>
        </w:rPr>
        <w:t xml:space="preserve"> and Martin</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 xml:space="preserve">1996; </w:t>
      </w:r>
      <w:proofErr w:type="spellStart"/>
      <w:r w:rsidRPr="00286F0F">
        <w:rPr>
          <w:rFonts w:ascii="Times New Roman" w:hAnsi="Times New Roman" w:cs="Times New Roman"/>
          <w:sz w:val="24"/>
          <w:szCs w:val="24"/>
          <w:highlight w:val="cyan"/>
        </w:rPr>
        <w:t>Wipplinger</w:t>
      </w:r>
      <w:proofErr w:type="spellEnd"/>
      <w:r>
        <w:rPr>
          <w:rFonts w:ascii="Times New Roman" w:hAnsi="Times New Roman" w:cs="Times New Roman"/>
          <w:sz w:val="24"/>
          <w:szCs w:val="24"/>
          <w:highlight w:val="cyan"/>
        </w:rPr>
        <w:t>,</w:t>
      </w:r>
      <w:r w:rsidRPr="00286F0F">
        <w:rPr>
          <w:rFonts w:ascii="Times New Roman" w:hAnsi="Times New Roman" w:cs="Times New Roman"/>
          <w:sz w:val="24"/>
          <w:szCs w:val="24"/>
          <w:highlight w:val="cyan"/>
        </w:rPr>
        <w:t xml:space="preserve"> 2007; Cope et al</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2009</w:t>
      </w:r>
      <w:r>
        <w:rPr>
          <w:rFonts w:ascii="Times New Roman" w:hAnsi="Times New Roman" w:cs="Times New Roman"/>
          <w:sz w:val="24"/>
          <w:szCs w:val="24"/>
        </w:rPr>
        <w:t>). In risk management, quantile, also termed value at risk, is one of the primary risk measures to quantify and interpret the risk that one stochastic system may face. So, the surrogate models for quantiles have been developed extensively,</w:t>
      </w:r>
      <w:r w:rsidRPr="00805298">
        <w:rPr>
          <w:rFonts w:ascii="Times New Roman" w:hAnsi="Times New Roman" w:cs="Times New Roman"/>
          <w:sz w:val="24"/>
          <w:szCs w:val="24"/>
        </w:rPr>
        <w:t xml:space="preserve"> </w:t>
      </w:r>
      <w:r>
        <w:rPr>
          <w:rFonts w:ascii="Times New Roman" w:hAnsi="Times New Roman" w:cs="Times New Roman"/>
          <w:sz w:val="24"/>
          <w:szCs w:val="24"/>
        </w:rPr>
        <w:t>e.g., quantile regression (QR) model, stochastic kriging model, and stochastic cokriging model (</w:t>
      </w:r>
      <w:proofErr w:type="spellStart"/>
      <w:r w:rsidRPr="00286F0F">
        <w:rPr>
          <w:rFonts w:ascii="Times New Roman" w:hAnsi="Times New Roman" w:cs="Times New Roman"/>
          <w:sz w:val="24"/>
          <w:szCs w:val="24"/>
          <w:highlight w:val="cyan"/>
        </w:rPr>
        <w:t>Koenker</w:t>
      </w:r>
      <w:proofErr w:type="spellEnd"/>
      <w:r w:rsidRPr="00286F0F">
        <w:rPr>
          <w:rFonts w:ascii="Times New Roman" w:hAnsi="Times New Roman" w:cs="Times New Roman"/>
          <w:sz w:val="24"/>
          <w:szCs w:val="24"/>
          <w:highlight w:val="cyan"/>
        </w:rPr>
        <w:t xml:space="preserve"> and</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Hallock, 2001; Chen, 2009; Dabo-Niang and Thiam, 2010;</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 xml:space="preserve">Chen and Kim 2016; </w:t>
      </w:r>
      <w:proofErr w:type="spellStart"/>
      <w:r w:rsidRPr="00286F0F">
        <w:rPr>
          <w:rFonts w:ascii="Times New Roman" w:hAnsi="Times New Roman" w:cs="Times New Roman"/>
          <w:sz w:val="24"/>
          <w:szCs w:val="24"/>
          <w:highlight w:val="cyan"/>
        </w:rPr>
        <w:t>Xie</w:t>
      </w:r>
      <w:proofErr w:type="spellEnd"/>
      <w:r w:rsidRPr="00286F0F">
        <w:rPr>
          <w:rFonts w:ascii="Times New Roman" w:hAnsi="Times New Roman" w:cs="Times New Roman"/>
          <w:sz w:val="24"/>
          <w:szCs w:val="24"/>
          <w:highlight w:val="cyan"/>
        </w:rPr>
        <w:t xml:space="preserve"> et al. 2018</w:t>
      </w:r>
      <w:r w:rsidRPr="00204E61">
        <w:rPr>
          <w:rFonts w:ascii="Times New Roman" w:hAnsi="Times New Roman" w:cs="Times New Roman"/>
          <w:sz w:val="24"/>
          <w:szCs w:val="24"/>
          <w:highlight w:val="cyan"/>
        </w:rPr>
        <w:t>; Wang</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e</w:t>
      </w:r>
      <w:r w:rsidRPr="00C712EC">
        <w:rPr>
          <w:rFonts w:ascii="Times New Roman" w:hAnsi="Times New Roman" w:cs="Times New Roman"/>
          <w:sz w:val="24"/>
          <w:szCs w:val="24"/>
          <w:highlight w:val="cyan"/>
        </w:rPr>
        <w:t>t a</w:t>
      </w:r>
      <w:r>
        <w:rPr>
          <w:rFonts w:ascii="Times New Roman" w:hAnsi="Times New Roman" w:cs="Times New Roman"/>
          <w:sz w:val="24"/>
          <w:szCs w:val="24"/>
          <w:highlight w:val="cyan"/>
        </w:rPr>
        <w:t xml:space="preserve">l., </w:t>
      </w:r>
      <w:r w:rsidRPr="00286F0F">
        <w:rPr>
          <w:rFonts w:ascii="Times New Roman" w:hAnsi="Times New Roman" w:cs="Times New Roman"/>
          <w:sz w:val="24"/>
          <w:szCs w:val="24"/>
          <w:highlight w:val="cyan"/>
        </w:rPr>
        <w:t>2021</w:t>
      </w:r>
      <w:r>
        <w:rPr>
          <w:rFonts w:ascii="Times New Roman" w:hAnsi="Times New Roman" w:cs="Times New Roman"/>
          <w:sz w:val="24"/>
          <w:szCs w:val="24"/>
        </w:rPr>
        <w:t xml:space="preserve">), based on which some optimization algorithms can be integrated for quantile optimization. Furthermore, the black-box constraints in aforementioned constrained SO algorithms are usually evaluated by expensive deterministic simulations, and do not consider the stochastic performance about the constraints. However, as mentioned previously, the stochasticity inherent in the simulation evaluation tool that commonly exists in various engineering fields would result in stochastic evaluation values of the constraint functions. Therefore, it is necessary and more </w:t>
      </w:r>
      <w:r w:rsidRPr="00F77022">
        <w:rPr>
          <w:rFonts w:ascii="Times New Roman" w:hAnsi="Times New Roman" w:cs="Times New Roman"/>
          <w:sz w:val="24"/>
          <w:szCs w:val="24"/>
        </w:rPr>
        <w:t>challenging</w:t>
      </w:r>
      <w:r>
        <w:rPr>
          <w:rFonts w:ascii="Times New Roman" w:hAnsi="Times New Roman" w:cs="Times New Roman"/>
          <w:sz w:val="24"/>
          <w:szCs w:val="24"/>
        </w:rPr>
        <w:t xml:space="preserve"> to account for the stochastic performance about the constraints. In this study, as formulated by the model (1), besides of using the expectations on two stochastic performance measures as </w:t>
      </w:r>
      <w:proofErr w:type="spellStart"/>
      <w:r>
        <w:rPr>
          <w:rFonts w:ascii="Times New Roman" w:hAnsi="Times New Roman" w:cs="Times New Roman"/>
          <w:sz w:val="24"/>
          <w:szCs w:val="24"/>
        </w:rPr>
        <w:t>biobjectives</w:t>
      </w:r>
      <w:proofErr w:type="spellEnd"/>
      <w:r>
        <w:rPr>
          <w:rFonts w:ascii="Times New Roman" w:hAnsi="Times New Roman" w:cs="Times New Roman"/>
          <w:sz w:val="24"/>
          <w:szCs w:val="24"/>
        </w:rPr>
        <w:t xml:space="preserve">, we set a probabilistic constraint about another performance measure evaluated by stochastic simulation, which can be treated as the </w:t>
      </w:r>
      <w:r w:rsidRPr="00286F0F">
        <w:rPr>
          <w:rFonts w:ascii="Times New Roman" w:hAnsi="Times New Roman" w:cs="Times New Roman"/>
          <w:sz w:val="24"/>
          <w:szCs w:val="24"/>
          <w:highlight w:val="cyan"/>
        </w:rPr>
        <w:t>inverse solution</w:t>
      </w:r>
      <w:r>
        <w:rPr>
          <w:rFonts w:ascii="Times New Roman" w:hAnsi="Times New Roman" w:cs="Times New Roman"/>
          <w:sz w:val="24"/>
          <w:szCs w:val="24"/>
        </w:rPr>
        <w:t xml:space="preserve"> of the corresponding quantile </w:t>
      </w:r>
      <w:r w:rsidRPr="00813E9A">
        <w:rPr>
          <w:rFonts w:ascii="Times New Roman" w:hAnsi="Times New Roman" w:cs="Times New Roman"/>
          <w:sz w:val="24"/>
          <w:szCs w:val="24"/>
        </w:rPr>
        <w:t xml:space="preserve">function. That is, the probabilistic constraint is </w:t>
      </w:r>
      <w:r w:rsidR="00912826" w:rsidRPr="00813E9A">
        <w:rPr>
          <w:rFonts w:ascii="Times New Roman" w:hAnsi="Times New Roman" w:cs="Times New Roman"/>
          <w:sz w:val="24"/>
          <w:szCs w:val="24"/>
        </w:rPr>
        <w:t>a way to control</w:t>
      </w:r>
      <w:r w:rsidRPr="00813E9A">
        <w:rPr>
          <w:rFonts w:ascii="Times New Roman" w:hAnsi="Times New Roman" w:cs="Times New Roman"/>
          <w:sz w:val="24"/>
          <w:szCs w:val="24"/>
        </w:rPr>
        <w:t xml:space="preserve"> the risk that the stochastic traffic system may face in terms of this performance mea</w:t>
      </w:r>
      <w:commentRangeStart w:id="117"/>
      <w:r w:rsidRPr="00813E9A">
        <w:rPr>
          <w:rFonts w:ascii="Times New Roman" w:hAnsi="Times New Roman" w:cs="Times New Roman"/>
          <w:sz w:val="24"/>
          <w:szCs w:val="24"/>
        </w:rPr>
        <w:t>sure</w:t>
      </w:r>
      <w:commentRangeEnd w:id="117"/>
      <w:r w:rsidRPr="00813E9A">
        <w:rPr>
          <w:rStyle w:val="a3"/>
        </w:rPr>
        <w:commentReference w:id="117"/>
      </w:r>
      <w:r w:rsidRPr="00813E9A">
        <w:rPr>
          <w:rFonts w:ascii="Times New Roman" w:hAnsi="Times New Roman" w:cs="Times New Roman"/>
          <w:sz w:val="24"/>
          <w:szCs w:val="24"/>
        </w:rPr>
        <w:t>.</w:t>
      </w:r>
      <w:r w:rsidR="00DF03CB" w:rsidRPr="00813E9A">
        <w:rPr>
          <w:rFonts w:ascii="Times New Roman" w:hAnsi="Times New Roman" w:cs="Times New Roman"/>
          <w:sz w:val="24"/>
          <w:szCs w:val="24"/>
        </w:rPr>
        <w:t xml:space="preserve"> </w:t>
      </w:r>
      <w:r w:rsidR="00ED0784">
        <w:rPr>
          <w:rFonts w:ascii="Times New Roman" w:hAnsi="Times New Roman" w:cs="Times New Roman" w:hint="eastAsia"/>
          <w:sz w:val="24"/>
          <w:szCs w:val="24"/>
        </w:rPr>
        <w:t>Some</w:t>
      </w:r>
      <w:r w:rsidR="00ED0784">
        <w:rPr>
          <w:rFonts w:ascii="Times New Roman" w:hAnsi="Times New Roman" w:cs="Times New Roman"/>
          <w:sz w:val="24"/>
          <w:szCs w:val="24"/>
        </w:rPr>
        <w:t xml:space="preserve"> </w:t>
      </w:r>
      <w:r w:rsidR="00E53E7B" w:rsidRPr="00813E9A">
        <w:rPr>
          <w:rFonts w:ascii="Times New Roman" w:hAnsi="Times New Roman" w:cs="Times New Roman"/>
          <w:sz w:val="24"/>
          <w:szCs w:val="24"/>
        </w:rPr>
        <w:t xml:space="preserve">recent studies </w:t>
      </w:r>
      <w:r w:rsidR="009D5BCC" w:rsidRPr="00813E9A">
        <w:rPr>
          <w:rFonts w:ascii="Times New Roman" w:hAnsi="Times New Roman" w:cs="Times New Roman"/>
          <w:sz w:val="24"/>
          <w:szCs w:val="24"/>
        </w:rPr>
        <w:t xml:space="preserve">have proposed BO methods in dealing </w:t>
      </w:r>
      <w:r w:rsidR="00813E9A" w:rsidRPr="00813E9A">
        <w:rPr>
          <w:rFonts w:ascii="Times New Roman" w:hAnsi="Times New Roman" w:cs="Times New Roman"/>
          <w:sz w:val="24"/>
          <w:szCs w:val="24"/>
        </w:rPr>
        <w:t xml:space="preserve">with </w:t>
      </w:r>
      <w:r w:rsidR="009D5BCC" w:rsidRPr="00813E9A">
        <w:rPr>
          <w:rFonts w:ascii="Times New Roman" w:hAnsi="Times New Roman" w:cs="Times New Roman"/>
          <w:sz w:val="24"/>
          <w:szCs w:val="24"/>
        </w:rPr>
        <w:t>single-objective probabilistic</w:t>
      </w:r>
      <w:r w:rsidR="006272F3" w:rsidRPr="00813E9A">
        <w:rPr>
          <w:rFonts w:ascii="Times New Roman" w:hAnsi="Times New Roman" w:cs="Times New Roman"/>
          <w:sz w:val="24"/>
          <w:szCs w:val="24"/>
        </w:rPr>
        <w:t xml:space="preserve">ally </w:t>
      </w:r>
      <w:r w:rsidR="009D5BCC" w:rsidRPr="00813E9A">
        <w:rPr>
          <w:rFonts w:ascii="Times New Roman" w:hAnsi="Times New Roman" w:cs="Times New Roman"/>
          <w:sz w:val="24"/>
          <w:szCs w:val="24"/>
        </w:rPr>
        <w:t>constrain</w:t>
      </w:r>
      <w:r w:rsidR="006272F3" w:rsidRPr="00813E9A">
        <w:rPr>
          <w:rFonts w:ascii="Times New Roman" w:hAnsi="Times New Roman" w:cs="Times New Roman"/>
          <w:sz w:val="24"/>
          <w:szCs w:val="24"/>
        </w:rPr>
        <w:t>ed problems</w:t>
      </w:r>
      <w:r w:rsidR="003A7F68" w:rsidRPr="003A7F68">
        <w:rPr>
          <w:rFonts w:ascii="Times New Roman" w:hAnsi="Times New Roman" w:cs="Times New Roman"/>
          <w:sz w:val="24"/>
          <w:szCs w:val="24"/>
        </w:rPr>
        <w:t xml:space="preserve"> </w:t>
      </w:r>
      <w:r w:rsidR="003A7F68">
        <w:rPr>
          <w:rFonts w:ascii="Times New Roman" w:hAnsi="Times New Roman" w:cs="Times New Roman"/>
          <w:sz w:val="24"/>
          <w:szCs w:val="24"/>
          <w:highlight w:val="yellow"/>
        </w:rPr>
        <w:t>(</w:t>
      </w:r>
      <w:proofErr w:type="spellStart"/>
      <w:r w:rsidR="002775D0" w:rsidRPr="000578E6">
        <w:rPr>
          <w:rFonts w:ascii="Times New Roman" w:hAnsi="Times New Roman" w:cs="Times New Roman"/>
          <w:sz w:val="24"/>
          <w:szCs w:val="24"/>
          <w:highlight w:val="yellow"/>
        </w:rPr>
        <w:t>Gelbart</w:t>
      </w:r>
      <w:proofErr w:type="spellEnd"/>
      <w:r w:rsidR="002775D0" w:rsidRPr="000578E6">
        <w:rPr>
          <w:rFonts w:ascii="Times New Roman" w:hAnsi="Times New Roman" w:cs="Times New Roman"/>
          <w:sz w:val="24"/>
          <w:szCs w:val="24"/>
          <w:highlight w:val="yellow"/>
        </w:rPr>
        <w:t xml:space="preserve"> et al. </w:t>
      </w:r>
      <w:r w:rsidR="002775D0" w:rsidRPr="009F4006">
        <w:rPr>
          <w:rFonts w:ascii="Times New Roman" w:hAnsi="Times New Roman" w:cs="Times New Roman"/>
          <w:sz w:val="24"/>
          <w:szCs w:val="24"/>
          <w:highlight w:val="yellow"/>
        </w:rPr>
        <w:t xml:space="preserve">2014, </w:t>
      </w:r>
      <w:proofErr w:type="spellStart"/>
      <w:r w:rsidR="002775D0" w:rsidRPr="009F4006">
        <w:rPr>
          <w:rFonts w:ascii="Times New Roman" w:hAnsi="Times New Roman" w:cs="Times New Roman"/>
          <w:sz w:val="24"/>
          <w:szCs w:val="24"/>
          <w:highlight w:val="yellow"/>
        </w:rPr>
        <w:t>Gramacy</w:t>
      </w:r>
      <w:proofErr w:type="spellEnd"/>
      <w:r w:rsidR="002775D0" w:rsidRPr="009F4006">
        <w:rPr>
          <w:rFonts w:ascii="Times New Roman" w:hAnsi="Times New Roman" w:cs="Times New Roman"/>
          <w:sz w:val="24"/>
          <w:szCs w:val="24"/>
          <w:highlight w:val="yellow"/>
        </w:rPr>
        <w:t xml:space="preserve"> </w:t>
      </w:r>
      <w:r w:rsidR="002775D0">
        <w:rPr>
          <w:rFonts w:ascii="Times New Roman" w:hAnsi="Times New Roman" w:cs="Times New Roman"/>
          <w:sz w:val="24"/>
          <w:szCs w:val="24"/>
          <w:highlight w:val="yellow"/>
        </w:rPr>
        <w:t xml:space="preserve">2016, </w:t>
      </w:r>
      <w:proofErr w:type="spellStart"/>
      <w:r w:rsidR="002775D0" w:rsidRPr="000578E6">
        <w:rPr>
          <w:rFonts w:ascii="Times New Roman" w:hAnsi="Times New Roman" w:cs="Times New Roman"/>
          <w:sz w:val="24"/>
          <w:szCs w:val="24"/>
          <w:highlight w:val="yellow"/>
        </w:rPr>
        <w:t>Letham</w:t>
      </w:r>
      <w:proofErr w:type="spellEnd"/>
      <w:r w:rsidR="002775D0" w:rsidRPr="000578E6">
        <w:rPr>
          <w:rFonts w:ascii="Times New Roman" w:hAnsi="Times New Roman" w:cs="Times New Roman"/>
          <w:sz w:val="24"/>
          <w:szCs w:val="24"/>
          <w:highlight w:val="yellow"/>
        </w:rPr>
        <w:t xml:space="preserve"> et al., 2019</w:t>
      </w:r>
      <w:r w:rsidR="003A7F68">
        <w:rPr>
          <w:rFonts w:ascii="Times New Roman" w:hAnsi="Times New Roman" w:cs="Times New Roman"/>
          <w:sz w:val="24"/>
          <w:szCs w:val="24"/>
          <w:highlight w:val="yellow"/>
        </w:rPr>
        <w:t>)</w:t>
      </w:r>
      <w:r w:rsidR="001C72EF">
        <w:rPr>
          <w:rFonts w:ascii="Times New Roman" w:hAnsi="Times New Roman" w:cs="Times New Roman"/>
          <w:sz w:val="24"/>
          <w:szCs w:val="24"/>
          <w:highlight w:val="yellow"/>
        </w:rPr>
        <w:t xml:space="preserve">. </w:t>
      </w:r>
      <w:r w:rsidR="001C72EF" w:rsidRPr="00E01D90">
        <w:rPr>
          <w:rFonts w:ascii="Times New Roman" w:hAnsi="Times New Roman" w:cs="Times New Roman"/>
          <w:sz w:val="24"/>
          <w:szCs w:val="24"/>
        </w:rPr>
        <w:t>These studies attached GP priors directly on the objective and constraint of each solution and proposed EI-based sampling policies</w:t>
      </w:r>
      <w:r w:rsidR="00DF03CB" w:rsidRPr="00E01D90">
        <w:rPr>
          <w:rFonts w:ascii="Times New Roman" w:hAnsi="Times New Roman" w:cs="Times New Roman"/>
          <w:sz w:val="24"/>
          <w:szCs w:val="24"/>
        </w:rPr>
        <w:t xml:space="preserve">, </w:t>
      </w:r>
      <w:r w:rsidR="001C72EF" w:rsidRPr="00E01D90">
        <w:rPr>
          <w:rFonts w:ascii="Times New Roman" w:hAnsi="Times New Roman" w:cs="Times New Roman"/>
          <w:sz w:val="24"/>
          <w:szCs w:val="24"/>
        </w:rPr>
        <w:t xml:space="preserve">which are not applicable to problems that </w:t>
      </w:r>
      <w:r w:rsidR="00E01D90" w:rsidRPr="00E01D90">
        <w:rPr>
          <w:rFonts w:ascii="Times New Roman" w:hAnsi="Times New Roman" w:cs="Times New Roman"/>
          <w:sz w:val="24"/>
          <w:szCs w:val="24"/>
        </w:rPr>
        <w:t>involve</w:t>
      </w:r>
      <w:r w:rsidR="001C72EF" w:rsidRPr="00E01D90">
        <w:rPr>
          <w:rFonts w:ascii="Times New Roman" w:hAnsi="Times New Roman" w:cs="Times New Roman"/>
          <w:sz w:val="24"/>
          <w:szCs w:val="24"/>
        </w:rPr>
        <w:t xml:space="preserve"> high-dimension</w:t>
      </w:r>
      <w:r w:rsidR="00E01D90" w:rsidRPr="00E01D90">
        <w:rPr>
          <w:rFonts w:ascii="Times New Roman" w:hAnsi="Times New Roman" w:cs="Times New Roman"/>
          <w:sz w:val="24"/>
          <w:szCs w:val="24"/>
        </w:rPr>
        <w:t>al</w:t>
      </w:r>
      <w:r w:rsidR="001C72EF" w:rsidRPr="00E01D90">
        <w:rPr>
          <w:rFonts w:ascii="Times New Roman" w:hAnsi="Times New Roman" w:cs="Times New Roman"/>
          <w:sz w:val="24"/>
          <w:szCs w:val="24"/>
        </w:rPr>
        <w:t xml:space="preserve"> </w:t>
      </w:r>
      <w:r w:rsidR="00E01D90" w:rsidRPr="00E01D90">
        <w:rPr>
          <w:rFonts w:ascii="Times New Roman" w:hAnsi="Times New Roman" w:cs="Times New Roman"/>
          <w:sz w:val="24"/>
          <w:szCs w:val="24"/>
        </w:rPr>
        <w:t xml:space="preserve">decision variables </w:t>
      </w:r>
      <w:r w:rsidR="001C72EF" w:rsidRPr="00E01D90">
        <w:rPr>
          <w:rFonts w:ascii="Times New Roman" w:hAnsi="Times New Roman" w:cs="Times New Roman"/>
          <w:sz w:val="24"/>
          <w:szCs w:val="24"/>
        </w:rPr>
        <w:t>and multiple objectives.</w:t>
      </w:r>
      <w:r w:rsidR="00323061">
        <w:rPr>
          <w:rFonts w:ascii="Times New Roman" w:hAnsi="Times New Roman" w:cs="Times New Roman"/>
          <w:sz w:val="24"/>
          <w:szCs w:val="24"/>
        </w:rPr>
        <w:t xml:space="preserve"> In contrast</w:t>
      </w:r>
      <w:r w:rsidR="00AA6C03">
        <w:rPr>
          <w:rFonts w:ascii="Times New Roman" w:hAnsi="Times New Roman" w:cs="Times New Roman"/>
          <w:sz w:val="24"/>
          <w:szCs w:val="24"/>
        </w:rPr>
        <w:t>,</w:t>
      </w:r>
      <w:r w:rsidR="001C72EF" w:rsidRPr="00E01D90">
        <w:rPr>
          <w:rFonts w:ascii="Times New Roman" w:hAnsi="Times New Roman" w:cs="Times New Roman"/>
          <w:sz w:val="24"/>
          <w:szCs w:val="24"/>
        </w:rPr>
        <w:t xml:space="preserve"> our study will build </w:t>
      </w:r>
      <w:r w:rsidR="00E01D90" w:rsidRPr="00E01D90">
        <w:rPr>
          <w:rFonts w:ascii="Times New Roman" w:hAnsi="Times New Roman" w:cs="Times New Roman"/>
          <w:sz w:val="24"/>
          <w:szCs w:val="24"/>
        </w:rPr>
        <w:t xml:space="preserve">a new BO approach </w:t>
      </w:r>
      <w:r w:rsidR="00AA6C03">
        <w:rPr>
          <w:rFonts w:ascii="Times New Roman" w:hAnsi="Times New Roman" w:cs="Times New Roman"/>
          <w:sz w:val="24"/>
          <w:szCs w:val="24"/>
        </w:rPr>
        <w:t>which aims at efficient learning of the mean performances of the two objective</w:t>
      </w:r>
      <w:r w:rsidR="00323061">
        <w:rPr>
          <w:rFonts w:ascii="Times New Roman" w:hAnsi="Times New Roman" w:cs="Times New Roman"/>
          <w:sz w:val="24"/>
          <w:szCs w:val="24"/>
        </w:rPr>
        <w:t xml:space="preserve"> function</w:t>
      </w:r>
      <w:r w:rsidR="00AA6C03">
        <w:rPr>
          <w:rFonts w:ascii="Times New Roman" w:hAnsi="Times New Roman" w:cs="Times New Roman"/>
          <w:sz w:val="24"/>
          <w:szCs w:val="24"/>
        </w:rPr>
        <w:t xml:space="preserve">s as well as the quantile of the constraint </w:t>
      </w:r>
      <w:r w:rsidR="00323061">
        <w:rPr>
          <w:rFonts w:ascii="Times New Roman" w:hAnsi="Times New Roman" w:cs="Times New Roman"/>
          <w:sz w:val="24"/>
          <w:szCs w:val="24"/>
        </w:rPr>
        <w:t xml:space="preserve">function, </w:t>
      </w:r>
      <w:r w:rsidR="00861F60">
        <w:rPr>
          <w:rFonts w:ascii="Times New Roman" w:hAnsi="Times New Roman" w:cs="Times New Roman" w:hint="eastAsia"/>
          <w:sz w:val="24"/>
          <w:szCs w:val="24"/>
        </w:rPr>
        <w:t>t</w:t>
      </w:r>
      <w:r w:rsidR="00861F60">
        <w:rPr>
          <w:rFonts w:ascii="Times New Roman" w:hAnsi="Times New Roman" w:cs="Times New Roman"/>
          <w:sz w:val="24"/>
          <w:szCs w:val="24"/>
        </w:rPr>
        <w:t>he key challenge is that</w:t>
      </w:r>
      <w:r w:rsidR="00323061">
        <w:rPr>
          <w:rFonts w:ascii="Times New Roman" w:hAnsi="Times New Roman" w:cs="Times New Roman"/>
          <w:sz w:val="24"/>
          <w:szCs w:val="24"/>
        </w:rPr>
        <w:t xml:space="preserve"> the</w:t>
      </w:r>
      <w:r w:rsidR="00101D33">
        <w:rPr>
          <w:rFonts w:ascii="Times New Roman" w:hAnsi="Times New Roman" w:cs="Times New Roman"/>
          <w:sz w:val="24"/>
          <w:szCs w:val="24"/>
        </w:rPr>
        <w:t>se</w:t>
      </w:r>
      <w:r w:rsidR="00323061">
        <w:rPr>
          <w:rFonts w:ascii="Times New Roman" w:hAnsi="Times New Roman" w:cs="Times New Roman"/>
          <w:sz w:val="24"/>
          <w:szCs w:val="24"/>
        </w:rPr>
        <w:t xml:space="preserve"> three functions are all defined on a high-dimensional discrete decision space. </w:t>
      </w:r>
      <w:r w:rsidR="00E01D90" w:rsidRPr="00E01D90">
        <w:rPr>
          <w:rFonts w:ascii="Times New Roman" w:hAnsi="Times New Roman" w:cs="Times New Roman"/>
          <w:sz w:val="24"/>
          <w:szCs w:val="24"/>
        </w:rPr>
        <w:t xml:space="preserve"> </w:t>
      </w:r>
      <w:r w:rsidR="00323061">
        <w:rPr>
          <w:rFonts w:ascii="Times New Roman" w:hAnsi="Times New Roman" w:cs="Times New Roman"/>
          <w:sz w:val="24"/>
          <w:szCs w:val="24"/>
        </w:rPr>
        <w:t xml:space="preserve"> </w:t>
      </w:r>
    </w:p>
    <w:p w14:paraId="652C54A3" w14:textId="77777777" w:rsidR="0050736A" w:rsidRDefault="0050736A" w:rsidP="0050736A">
      <w:pPr>
        <w:rPr>
          <w:rFonts w:ascii="Times New Roman" w:hAnsi="Times New Roman" w:cs="Times New Roman"/>
          <w:sz w:val="24"/>
          <w:szCs w:val="24"/>
        </w:rPr>
      </w:pPr>
    </w:p>
    <w:p w14:paraId="70B7E0B5" w14:textId="0542F594" w:rsidR="0050736A" w:rsidRPr="00BE7332" w:rsidRDefault="0050736A" w:rsidP="00BE7332">
      <w:pPr>
        <w:pStyle w:val="2"/>
        <w:spacing w:before="0"/>
        <w:rPr>
          <w:rFonts w:ascii="Times New Roman" w:eastAsiaTheme="minorEastAsia" w:hAnsi="Times New Roman" w:cs="Times New Roman"/>
          <w:b/>
          <w:iCs/>
          <w:color w:val="auto"/>
          <w:sz w:val="24"/>
          <w:szCs w:val="24"/>
        </w:rPr>
      </w:pPr>
      <w:r w:rsidRPr="00BE7332">
        <w:rPr>
          <w:rFonts w:ascii="Times New Roman" w:eastAsiaTheme="minorEastAsia" w:hAnsi="Times New Roman" w:cs="Times New Roman" w:hint="eastAsia"/>
          <w:b/>
          <w:iCs/>
          <w:color w:val="auto"/>
          <w:sz w:val="24"/>
          <w:szCs w:val="24"/>
        </w:rPr>
        <w:t>2</w:t>
      </w:r>
      <w:r w:rsidRPr="00BE7332">
        <w:rPr>
          <w:rFonts w:ascii="Times New Roman" w:eastAsiaTheme="minorEastAsia" w:hAnsi="Times New Roman" w:cs="Times New Roman"/>
          <w:b/>
          <w:iCs/>
          <w:color w:val="auto"/>
          <w:sz w:val="24"/>
          <w:szCs w:val="24"/>
        </w:rPr>
        <w:t xml:space="preserve">.2 The knowledge gradient </w:t>
      </w:r>
      <w:r w:rsidR="00C65901" w:rsidRPr="00BE7332">
        <w:rPr>
          <w:rFonts w:ascii="Times New Roman" w:eastAsiaTheme="minorEastAsia" w:hAnsi="Times New Roman" w:cs="Times New Roman"/>
          <w:b/>
          <w:iCs/>
          <w:color w:val="auto"/>
          <w:sz w:val="24"/>
          <w:szCs w:val="24"/>
        </w:rPr>
        <w:t xml:space="preserve">(KG) </w:t>
      </w:r>
      <w:r w:rsidRPr="00BE7332">
        <w:rPr>
          <w:rFonts w:ascii="Times New Roman" w:eastAsiaTheme="minorEastAsia" w:hAnsi="Times New Roman" w:cs="Times New Roman"/>
          <w:b/>
          <w:iCs/>
          <w:color w:val="auto"/>
          <w:sz w:val="24"/>
          <w:szCs w:val="24"/>
        </w:rPr>
        <w:t>sampling policy</w:t>
      </w:r>
    </w:p>
    <w:p w14:paraId="59346462" w14:textId="6DBB5A80"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that </w:t>
      </w:r>
      <w:r w:rsidR="00570E2B">
        <w:rPr>
          <w:rFonts w:ascii="Times New Roman" w:hAnsi="Times New Roman" w:cs="Times New Roman"/>
          <w:color w:val="000000" w:themeColor="text1"/>
          <w:sz w:val="24"/>
          <w:szCs w:val="24"/>
        </w:rPr>
        <w:t xml:space="preserve">some of the aforementioned </w:t>
      </w:r>
      <w:r>
        <w:rPr>
          <w:rFonts w:ascii="Times New Roman" w:hAnsi="Times New Roman" w:cs="Times New Roman"/>
          <w:color w:val="000000" w:themeColor="text1"/>
          <w:sz w:val="24"/>
          <w:szCs w:val="24"/>
        </w:rPr>
        <w:t xml:space="preserve">SO methods (mainly for the single-objective problems) </w:t>
      </w:r>
      <w:r w:rsidR="00570E2B">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good examples of the BO approach </w:t>
      </w:r>
      <w:r w:rsidRPr="007A78C8">
        <w:rPr>
          <w:rFonts w:ascii="Times New Roman" w:hAnsi="Times New Roman" w:cs="Times New Roman"/>
          <w:color w:val="000000" w:themeColor="text1"/>
          <w:sz w:val="24"/>
          <w:szCs w:val="24"/>
          <w:highlight w:val="yellow"/>
        </w:rPr>
        <w:t xml:space="preserve">(e.g., </w:t>
      </w:r>
      <w:proofErr w:type="spellStart"/>
      <w:r w:rsidRPr="007A78C8">
        <w:rPr>
          <w:rFonts w:ascii="Times New Roman" w:hAnsi="Times New Roman" w:cs="Times New Roman"/>
          <w:color w:val="000000" w:themeColor="text1"/>
          <w:sz w:val="24"/>
          <w:szCs w:val="24"/>
          <w:highlight w:val="yellow"/>
        </w:rPr>
        <w:t>Salemi</w:t>
      </w:r>
      <w:proofErr w:type="spellEnd"/>
      <w:r w:rsidRPr="007A78C8">
        <w:rPr>
          <w:rFonts w:ascii="Times New Roman" w:hAnsi="Times New Roman" w:cs="Times New Roman"/>
          <w:color w:val="000000" w:themeColor="text1"/>
          <w:sz w:val="24"/>
          <w:szCs w:val="24"/>
          <w:highlight w:val="yellow"/>
        </w:rPr>
        <w:t xml:space="preserve"> et al. 2019; </w:t>
      </w:r>
      <w:proofErr w:type="spellStart"/>
      <w:r w:rsidRPr="007A78C8">
        <w:rPr>
          <w:rFonts w:ascii="Times New Roman" w:hAnsi="Times New Roman" w:cs="Times New Roman"/>
          <w:color w:val="000000" w:themeColor="text1"/>
          <w:sz w:val="24"/>
          <w:szCs w:val="24"/>
          <w:highlight w:val="yellow"/>
        </w:rPr>
        <w:t>Letham</w:t>
      </w:r>
      <w:proofErr w:type="spellEnd"/>
      <w:r w:rsidRPr="007A78C8">
        <w:rPr>
          <w:rFonts w:ascii="Times New Roman" w:hAnsi="Times New Roman" w:cs="Times New Roman"/>
          <w:color w:val="000000" w:themeColor="text1"/>
          <w:sz w:val="24"/>
          <w:szCs w:val="24"/>
          <w:highlight w:val="yellow"/>
        </w:rPr>
        <w:t xml:space="preserve"> et al., 2019)</w:t>
      </w:r>
      <w:r w:rsidRPr="007A78C8">
        <w:rPr>
          <w:rFonts w:ascii="Times New Roman" w:hAnsi="Times New Roman" w:cs="Times New Roman"/>
          <w:color w:val="000000" w:themeColor="text1"/>
          <w:sz w:val="24"/>
          <w:szCs w:val="24"/>
        </w:rPr>
        <w:t>. As</w:t>
      </w:r>
      <w:r>
        <w:rPr>
          <w:rFonts w:ascii="Times New Roman" w:hAnsi="Times New Roman" w:cs="Times New Roman"/>
          <w:color w:val="000000" w:themeColor="text1"/>
          <w:sz w:val="24"/>
          <w:szCs w:val="24"/>
        </w:rPr>
        <w:t xml:space="preserve"> noted</w:t>
      </w:r>
      <w:r w:rsidRPr="007A78C8">
        <w:rPr>
          <w:rFonts w:ascii="Times New Roman" w:hAnsi="Times New Roman" w:cs="Times New Roman"/>
          <w:color w:val="000000" w:themeColor="text1"/>
          <w:sz w:val="24"/>
          <w:szCs w:val="24"/>
        </w:rPr>
        <w:t xml:space="preserve"> earlier, the BO approach has two fundamental components: the belief model describing subjective probability distribution over the solutions as well as </w:t>
      </w:r>
      <w:r w:rsidR="00544EA0">
        <w:rPr>
          <w:rFonts w:ascii="Times New Roman" w:hAnsi="Times New Roman" w:cs="Times New Roman"/>
          <w:color w:val="000000" w:themeColor="text1"/>
          <w:sz w:val="24"/>
          <w:szCs w:val="24"/>
        </w:rPr>
        <w:t>the</w:t>
      </w:r>
      <w:r w:rsidR="006272F3">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sampling policy</w:t>
      </w:r>
      <w:r w:rsidR="006272F3">
        <w:rPr>
          <w:rFonts w:ascii="Times New Roman" w:hAnsi="Times New Roman" w:cs="Times New Roman"/>
          <w:color w:val="000000" w:themeColor="text1"/>
          <w:sz w:val="24"/>
          <w:szCs w:val="24"/>
        </w:rPr>
        <w:t xml:space="preserve"> based on the </w:t>
      </w:r>
      <w:r w:rsidR="006272F3" w:rsidRPr="007A78C8">
        <w:rPr>
          <w:rFonts w:ascii="Times New Roman" w:hAnsi="Times New Roman" w:cs="Times New Roman"/>
          <w:color w:val="000000" w:themeColor="text1"/>
          <w:sz w:val="24"/>
          <w:szCs w:val="24"/>
        </w:rPr>
        <w:t>acquisition function</w:t>
      </w:r>
      <w:r w:rsidR="006272F3">
        <w:rPr>
          <w:rFonts w:ascii="Times New Roman" w:hAnsi="Times New Roman" w:cs="Times New Roman"/>
          <w:color w:val="000000" w:themeColor="text1"/>
          <w:sz w:val="24"/>
          <w:szCs w:val="24"/>
        </w:rPr>
        <w:t xml:space="preserve"> defined for the solutions</w:t>
      </w:r>
      <w:r w:rsidRPr="007A78C8">
        <w:rPr>
          <w:rFonts w:ascii="Times New Roman" w:hAnsi="Times New Roman" w:cs="Times New Roman"/>
          <w:color w:val="000000" w:themeColor="text1"/>
          <w:sz w:val="24"/>
          <w:szCs w:val="24"/>
        </w:rPr>
        <w:t>.</w:t>
      </w:r>
      <w:r>
        <w:rPr>
          <w:rFonts w:ascii="Times New Roman" w:hAnsi="Times New Roman" w:cs="Times New Roman"/>
          <w:sz w:val="24"/>
          <w:szCs w:val="24"/>
        </w:rPr>
        <w:t xml:space="preserve"> While the GP </w:t>
      </w:r>
      <w:r>
        <w:rPr>
          <w:rFonts w:ascii="Times New Roman" w:hAnsi="Times New Roman" w:cs="Times New Roman"/>
          <w:sz w:val="24"/>
          <w:szCs w:val="24"/>
        </w:rPr>
        <w:lastRenderedPageBreak/>
        <w:t xml:space="preserve">is the most-commonly adopted belief model in BO, the options for sampling policies are more diversified. In particular, </w:t>
      </w:r>
      <w:r>
        <w:rPr>
          <w:rFonts w:ascii="Times New Roman" w:hAnsi="Times New Roman" w:cs="Times New Roman"/>
          <w:color w:val="000000" w:themeColor="text1"/>
          <w:sz w:val="24"/>
          <w:szCs w:val="24"/>
        </w:rPr>
        <w:t>many studies adopt the KG</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policy for the sampling decisions in BO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whose main advantages are mentioned in Section 1. The KG policy chooses the next solution (or alternative) to be sampled which has the largest KG-factor, i.e., the </w:t>
      </w:r>
      <w:r w:rsidRPr="007A78C8">
        <w:rPr>
          <w:rFonts w:ascii="Times New Roman" w:hAnsi="Times New Roman" w:cs="Times New Roman"/>
          <w:color w:val="000000" w:themeColor="text1"/>
          <w:sz w:val="24"/>
          <w:szCs w:val="24"/>
        </w:rPr>
        <w:t xml:space="preserve">expected improvement in the best posterior mean </w:t>
      </w:r>
      <w:r w:rsidRPr="000101CC">
        <w:rPr>
          <w:rFonts w:ascii="Times New Roman" w:hAnsi="Times New Roman" w:cs="Times New Roman"/>
          <w:color w:val="000000" w:themeColor="text1"/>
          <w:sz w:val="24"/>
          <w:szCs w:val="24"/>
        </w:rPr>
        <w:t>conditional</w:t>
      </w:r>
      <w:r>
        <w:rPr>
          <w:rFonts w:ascii="Times New Roman" w:hAnsi="Times New Roman" w:cs="Times New Roman"/>
          <w:color w:val="000000" w:themeColor="text1"/>
          <w:sz w:val="24"/>
          <w:szCs w:val="24"/>
        </w:rPr>
        <w:t xml:space="preserve"> on all the previous samples. Such a methodology was shown to be effective and empirically efficient for many SO applications compared to many other approaches. The KG policy was firstly introduced in </w:t>
      </w:r>
      <w:r w:rsidRPr="00BA02C0">
        <w:rPr>
          <w:rFonts w:ascii="Times New Roman" w:hAnsi="Times New Roman" w:cs="Times New Roman"/>
          <w:color w:val="000000" w:themeColor="text1"/>
          <w:sz w:val="24"/>
          <w:szCs w:val="24"/>
          <w:highlight w:val="yellow"/>
        </w:rPr>
        <w:t xml:space="preserve">Gupta and </w:t>
      </w:r>
      <w:proofErr w:type="spellStart"/>
      <w:r w:rsidRPr="00BA02C0">
        <w:rPr>
          <w:rFonts w:ascii="Times New Roman" w:hAnsi="Times New Roman" w:cs="Times New Roman"/>
          <w:color w:val="000000" w:themeColor="text1"/>
          <w:sz w:val="24"/>
          <w:szCs w:val="24"/>
          <w:highlight w:val="yellow"/>
        </w:rPr>
        <w:t>Miescke</w:t>
      </w:r>
      <w:proofErr w:type="spellEnd"/>
      <w:r w:rsidRPr="00BA02C0">
        <w:rPr>
          <w:rFonts w:ascii="Times New Roman" w:hAnsi="Times New Roman" w:cs="Times New Roman"/>
          <w:color w:val="000000" w:themeColor="text1"/>
          <w:sz w:val="24"/>
          <w:szCs w:val="24"/>
          <w:highlight w:val="yellow"/>
        </w:rPr>
        <w:t xml:space="preserve"> (1996)</w:t>
      </w:r>
      <w:r>
        <w:rPr>
          <w:rFonts w:ascii="Times New Roman" w:hAnsi="Times New Roman" w:cs="Times New Roman"/>
          <w:color w:val="000000" w:themeColor="text1"/>
          <w:sz w:val="24"/>
          <w:szCs w:val="24"/>
        </w:rPr>
        <w:t xml:space="preserve"> for the independent belief case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where the unknown mean of the performance of each solution has an independent prior distribution. </w:t>
      </w:r>
      <w:r w:rsidRPr="00BA02C0">
        <w:rPr>
          <w:rFonts w:ascii="Times New Roman" w:hAnsi="Times New Roman" w:cs="Times New Roman"/>
          <w:color w:val="000000" w:themeColor="text1"/>
          <w:sz w:val="24"/>
          <w:szCs w:val="24"/>
          <w:highlight w:val="yellow"/>
        </w:rPr>
        <w:t>Frazier (2009a)</w:t>
      </w:r>
      <w:r>
        <w:rPr>
          <w:rFonts w:ascii="Times New Roman" w:hAnsi="Times New Roman" w:cs="Times New Roman"/>
          <w:color w:val="000000" w:themeColor="text1"/>
          <w:sz w:val="24"/>
          <w:szCs w:val="24"/>
        </w:rPr>
        <w:t xml:space="preserve"> proved serval key properties of the KG policy such as asymptotic optimality and derived a more general KG policy for correlated beliefs, where the prior mean vector follows a </w:t>
      </w:r>
      <w:proofErr w:type="gramStart"/>
      <w:r>
        <w:rPr>
          <w:rFonts w:ascii="Times New Roman" w:hAnsi="Times New Roman" w:cs="Times New Roman"/>
          <w:color w:val="000000" w:themeColor="text1"/>
          <w:sz w:val="24"/>
          <w:szCs w:val="24"/>
        </w:rPr>
        <w:t xml:space="preserve">multi-variate Gaussian distributions </w:t>
      </w:r>
      <w:r w:rsidRPr="00BA02C0">
        <w:rPr>
          <w:rFonts w:ascii="Times New Roman" w:hAnsi="Times New Roman" w:cs="Times New Roman"/>
          <w:color w:val="000000" w:themeColor="text1"/>
          <w:sz w:val="24"/>
          <w:szCs w:val="24"/>
          <w:highlight w:val="yellow"/>
        </w:rPr>
        <w:t>(Frazier 2009b)</w:t>
      </w:r>
      <w:proofErr w:type="gramEnd"/>
      <w:r w:rsidRPr="00BA02C0">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Parallel-KG policy that samples alternatives in batches was also developed for the independent prior case </w:t>
      </w:r>
      <w:r w:rsidRPr="00BA02C0">
        <w:rPr>
          <w:rFonts w:ascii="Times New Roman" w:hAnsi="Times New Roman" w:cs="Times New Roman"/>
          <w:color w:val="000000" w:themeColor="text1"/>
          <w:sz w:val="24"/>
          <w:szCs w:val="24"/>
          <w:highlight w:val="yellow"/>
        </w:rPr>
        <w:t>(Wu and Frazier 2016)</w:t>
      </w:r>
      <w:r w:rsidRPr="00BA02C0">
        <w:rPr>
          <w:rFonts w:ascii="Times New Roman" w:hAnsi="Times New Roman" w:cs="Times New Roman" w:hint="eastAsia"/>
          <w:color w:val="000000" w:themeColor="text1"/>
          <w:sz w:val="24"/>
          <w:szCs w:val="24"/>
          <w:highlight w:val="yellow"/>
        </w:rPr>
        <w:t>,</w:t>
      </w:r>
      <w:r>
        <w:rPr>
          <w:rFonts w:ascii="Times New Roman" w:hAnsi="Times New Roman" w:cs="Times New Roman"/>
          <w:color w:val="000000" w:themeColor="text1"/>
          <w:sz w:val="24"/>
          <w:szCs w:val="24"/>
        </w:rPr>
        <w:t xml:space="preserve"> which was shown to outperform other batch BO algorithms.  </w:t>
      </w:r>
    </w:p>
    <w:p w14:paraId="49FBDB58" w14:textId="77777777" w:rsidR="0050736A" w:rsidRDefault="0050736A" w:rsidP="0050736A">
      <w:pPr>
        <w:rPr>
          <w:rFonts w:ascii="Times New Roman" w:hAnsi="Times New Roman" w:cs="Times New Roman"/>
          <w:color w:val="000000" w:themeColor="text1"/>
          <w:sz w:val="24"/>
          <w:szCs w:val="24"/>
        </w:rPr>
      </w:pPr>
    </w:p>
    <w:p w14:paraId="5E1A8D58" w14:textId="77777777"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KG policies that incorporate different belief models were further developed, which either learn the parameters of a structured functional form assumed for the underlying mean </w:t>
      </w:r>
      <w:r w:rsidRPr="0047363D">
        <w:rPr>
          <w:rFonts w:ascii="Times New Roman" w:hAnsi="Times New Roman" w:cs="Times New Roman"/>
          <w:color w:val="000000" w:themeColor="text1"/>
          <w:sz w:val="24"/>
          <w:szCs w:val="24"/>
          <w:highlight w:val="yellow"/>
        </w:rPr>
        <w:t xml:space="preserve">(e.g., </w:t>
      </w:r>
      <w:proofErr w:type="spellStart"/>
      <w:r w:rsidRPr="0047363D">
        <w:rPr>
          <w:rFonts w:ascii="Times New Roman" w:hAnsi="Times New Roman" w:cs="Times New Roman"/>
          <w:color w:val="000000" w:themeColor="text1"/>
          <w:sz w:val="24"/>
          <w:szCs w:val="24"/>
          <w:highlight w:val="yellow"/>
        </w:rPr>
        <w:t>Negoescu</w:t>
      </w:r>
      <w:proofErr w:type="spellEnd"/>
      <w:r w:rsidRPr="0047363D">
        <w:rPr>
          <w:rFonts w:ascii="Times New Roman" w:hAnsi="Times New Roman" w:cs="Times New Roman"/>
          <w:color w:val="000000" w:themeColor="text1"/>
          <w:sz w:val="24"/>
          <w:szCs w:val="24"/>
          <w:highlight w:val="yellow"/>
        </w:rPr>
        <w:t xml:space="preserve"> et al. 2011)</w:t>
      </w:r>
      <w:r>
        <w:rPr>
          <w:rFonts w:ascii="Times New Roman" w:hAnsi="Times New Roman" w:cs="Times New Roman"/>
          <w:color w:val="000000" w:themeColor="text1"/>
          <w:sz w:val="24"/>
          <w:szCs w:val="24"/>
        </w:rPr>
        <w:t xml:space="preserve">, or learn the probabilities that each of the functionals (with known parameters) is the true one </w:t>
      </w:r>
      <w:r w:rsidRPr="0047363D">
        <w:rPr>
          <w:rFonts w:ascii="Times New Roman" w:hAnsi="Times New Roman" w:cs="Times New Roman"/>
          <w:color w:val="000000" w:themeColor="text1"/>
          <w:sz w:val="24"/>
          <w:szCs w:val="24"/>
          <w:highlight w:val="yellow"/>
        </w:rPr>
        <w:t>(Chen et al. 2015)</w:t>
      </w:r>
      <w:r>
        <w:rPr>
          <w:rFonts w:ascii="Times New Roman" w:hAnsi="Times New Roman" w:cs="Times New Roman"/>
          <w:color w:val="000000" w:themeColor="text1"/>
          <w:sz w:val="24"/>
          <w:szCs w:val="24"/>
        </w:rPr>
        <w:t xml:space="preserve">.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Negoescu</w:t>
      </w:r>
      <w:proofErr w:type="spellEnd"/>
      <w:r w:rsidRPr="0047363D">
        <w:rPr>
          <w:rFonts w:ascii="Times New Roman" w:hAnsi="Times New Roman" w:cs="Times New Roman"/>
          <w:color w:val="000000" w:themeColor="text1"/>
          <w:sz w:val="24"/>
          <w:szCs w:val="24"/>
          <w:highlight w:val="yellow"/>
        </w:rPr>
        <w:t xml:space="preserve"> 2011)</w:t>
      </w:r>
      <w:r>
        <w:rPr>
          <w:rFonts w:ascii="Times New Roman" w:hAnsi="Times New Roman" w:cs="Times New Roman"/>
          <w:color w:val="000000" w:themeColor="text1"/>
          <w:sz w:val="24"/>
          <w:szCs w:val="24"/>
        </w:rPr>
        <w:t xml:space="preserve"> and the traffic network tolling problem </w:t>
      </w:r>
      <w:r w:rsidRPr="0047363D">
        <w:rPr>
          <w:rFonts w:ascii="Times New Roman" w:hAnsi="Times New Roman" w:cs="Times New Roman"/>
          <w:color w:val="000000" w:themeColor="text1"/>
          <w:sz w:val="24"/>
          <w:szCs w:val="24"/>
          <w:highlight w:val="yellow"/>
        </w:rPr>
        <w:t>(Tan and Gao, 2016)</w:t>
      </w:r>
      <w:r>
        <w:rPr>
          <w:rFonts w:ascii="Times New Roman" w:hAnsi="Times New Roman" w:cs="Times New Roman"/>
          <w:color w:val="000000" w:themeColor="text1"/>
          <w:sz w:val="24"/>
          <w:szCs w:val="24"/>
        </w:rPr>
        <w:t>. Approximation schemes of the KG policy have also been proposed to accelerate the algorithm by computing the KG-factor only for a subset of alternative</w:t>
      </w:r>
      <w:r w:rsidRPr="00570E2B">
        <w:rPr>
          <w:rFonts w:ascii="Times New Roman" w:hAnsi="Times New Roman" w:cs="Times New Roman"/>
          <w:color w:val="000000" w:themeColor="text1"/>
          <w:sz w:val="24"/>
          <w:szCs w:val="24"/>
        </w:rPr>
        <w:t>s a</w:t>
      </w:r>
      <w:r w:rsidRPr="00570E2B">
        <w:rPr>
          <w:rFonts w:ascii="Times New Roman" w:hAnsi="Times New Roman" w:cs="Times New Roman"/>
          <w:sz w:val="24"/>
          <w:szCs w:val="24"/>
        </w:rPr>
        <w:t xml:space="preserve">t each iteration. One intuitive and effective approach in choosing the subset is by Monte-Carlo </w:t>
      </w:r>
      <w:r>
        <w:rPr>
          <w:rFonts w:ascii="Times New Roman" w:hAnsi="Times New Roman" w:cs="Times New Roman"/>
          <w:color w:val="000000" w:themeColor="text1"/>
          <w:sz w:val="24"/>
          <w:szCs w:val="24"/>
        </w:rPr>
        <w:t xml:space="preserve">(MC) sampling based on the posterior distributions </w:t>
      </w:r>
      <w:r w:rsidRPr="007A78C8">
        <w:rPr>
          <w:rFonts w:ascii="Times New Roman" w:hAnsi="Times New Roman" w:cs="Times New Roman"/>
          <w:color w:val="000000" w:themeColor="text1"/>
          <w:sz w:val="24"/>
          <w:szCs w:val="24"/>
        </w:rPr>
        <w:t xml:space="preserve">of the mean performance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Ryzhov</w:t>
      </w:r>
      <w:proofErr w:type="spellEnd"/>
      <w:r w:rsidRPr="0047363D">
        <w:rPr>
          <w:rFonts w:ascii="Times New Roman" w:hAnsi="Times New Roman" w:cs="Times New Roman"/>
          <w:color w:val="000000" w:themeColor="text1"/>
          <w:sz w:val="24"/>
          <w:szCs w:val="24"/>
          <w:highlight w:val="yellow"/>
        </w:rPr>
        <w:t xml:space="preserve"> and Powell 2009)</w:t>
      </w:r>
      <w:r w:rsidRPr="007A78C8">
        <w:rPr>
          <w:rFonts w:ascii="Times New Roman" w:hAnsi="Times New Roman" w:cs="Times New Roman"/>
          <w:color w:val="000000" w:themeColor="text1"/>
          <w:sz w:val="24"/>
          <w:szCs w:val="24"/>
        </w:rPr>
        <w:t xml:space="preserve"> or of the hyper-parameters in the belief model </w:t>
      </w:r>
      <w:r w:rsidRPr="0047363D">
        <w:rPr>
          <w:rFonts w:ascii="Times New Roman" w:hAnsi="Times New Roman" w:cs="Times New Roman"/>
          <w:color w:val="000000" w:themeColor="text1"/>
          <w:sz w:val="24"/>
          <w:szCs w:val="24"/>
          <w:highlight w:val="yellow"/>
        </w:rPr>
        <w:t>(Tan and Gao, 2016)</w:t>
      </w:r>
      <w:r w:rsidRPr="007A78C8">
        <w:rPr>
          <w:rFonts w:ascii="Times New Roman" w:hAnsi="Times New Roman" w:cs="Times New Roman"/>
          <w:color w:val="000000" w:themeColor="text1"/>
          <w:sz w:val="24"/>
          <w:szCs w:val="24"/>
        </w:rPr>
        <w:t xml:space="preserve">. As most KG policies are designed for discrete alternatives, they have been extended to continuous alternatives by designing </w:t>
      </w:r>
      <w:proofErr w:type="spellStart"/>
      <w:r w:rsidRPr="007A78C8">
        <w:rPr>
          <w:rFonts w:ascii="Times New Roman" w:hAnsi="Times New Roman" w:cs="Times New Roman"/>
          <w:color w:val="000000" w:themeColor="text1"/>
          <w:sz w:val="24"/>
          <w:szCs w:val="24"/>
        </w:rPr>
        <w:t>Guassian</w:t>
      </w:r>
      <w:proofErr w:type="spellEnd"/>
      <w:r w:rsidRPr="007A78C8">
        <w:rPr>
          <w:rFonts w:ascii="Times New Roman" w:hAnsi="Times New Roman" w:cs="Times New Roman"/>
          <w:color w:val="000000" w:themeColor="text1"/>
          <w:sz w:val="24"/>
          <w:szCs w:val="24"/>
        </w:rPr>
        <w:t xml:space="preserve"> process representations and maintaining posterior beliefs at sampled solutions and those promising ones based on local derivate estimates </w:t>
      </w:r>
      <w:r w:rsidRPr="0047363D">
        <w:rPr>
          <w:rFonts w:ascii="Times New Roman" w:hAnsi="Times New Roman" w:cs="Times New Roman"/>
          <w:color w:val="000000" w:themeColor="text1"/>
          <w:sz w:val="24"/>
          <w:szCs w:val="24"/>
          <w:highlight w:val="yellow"/>
        </w:rPr>
        <w:t>(Scott et al. 2011)</w:t>
      </w:r>
      <w:r w:rsidRPr="007A78C8">
        <w:rPr>
          <w:rFonts w:ascii="Times New Roman" w:hAnsi="Times New Roman" w:cs="Times New Roman"/>
          <w:color w:val="000000" w:themeColor="text1"/>
          <w:sz w:val="24"/>
          <w:szCs w:val="24"/>
        </w:rPr>
        <w:t xml:space="preserve">. </w:t>
      </w:r>
    </w:p>
    <w:p w14:paraId="3BAD42A9" w14:textId="77777777" w:rsidR="0050736A" w:rsidRDefault="0050736A" w:rsidP="0050736A">
      <w:pPr>
        <w:rPr>
          <w:rFonts w:ascii="Times New Roman" w:hAnsi="Times New Roman" w:cs="Times New Roman"/>
          <w:color w:val="000000" w:themeColor="text1"/>
          <w:sz w:val="24"/>
          <w:szCs w:val="24"/>
        </w:rPr>
      </w:pPr>
    </w:p>
    <w:p w14:paraId="00E31122" w14:textId="25CD82B6"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those methods found in most KG literature</w:t>
      </w:r>
      <w:r w:rsidRPr="000101CC">
        <w:rPr>
          <w:rFonts w:ascii="Times New Roman" w:hAnsi="Times New Roman" w:cs="Times New Roman"/>
          <w:color w:val="000000" w:themeColor="text1"/>
          <w:sz w:val="24"/>
          <w:szCs w:val="24"/>
        </w:rPr>
        <w:t xml:space="preserve"> are not readily applicable to the </w:t>
      </w:r>
      <w:r w:rsidRPr="00847BE9">
        <w:rPr>
          <w:rFonts w:ascii="Times New Roman" w:hAnsi="Times New Roman" w:cs="Times New Roman"/>
          <w:color w:val="000000" w:themeColor="text1"/>
          <w:sz w:val="24"/>
          <w:szCs w:val="24"/>
        </w:rPr>
        <w:t xml:space="preserve">type of problems </w:t>
      </w:r>
      <w:r>
        <w:rPr>
          <w:rFonts w:ascii="Times New Roman" w:hAnsi="Times New Roman" w:cs="Times New Roman"/>
          <w:color w:val="000000" w:themeColor="text1"/>
          <w:sz w:val="24"/>
          <w:szCs w:val="24"/>
        </w:rPr>
        <w:t>this study focuses on</w:t>
      </w:r>
      <w:r w:rsidRPr="000101CC">
        <w:rPr>
          <w:rFonts w:ascii="Times New Roman" w:hAnsi="Times New Roman" w:cs="Times New Roman"/>
          <w:color w:val="000000" w:themeColor="text1"/>
          <w:sz w:val="24"/>
          <w:szCs w:val="24"/>
        </w:rPr>
        <w:t>.</w:t>
      </w:r>
      <w:r w:rsidRPr="00847BE9">
        <w:rPr>
          <w:rFonts w:ascii="Times New Roman" w:hAnsi="Times New Roman" w:cs="Times New Roman"/>
          <w:color w:val="000000" w:themeColor="text1"/>
          <w:sz w:val="24"/>
          <w:szCs w:val="24"/>
        </w:rPr>
        <w:t xml:space="preserve"> Firstly, </w:t>
      </w:r>
      <w:r>
        <w:rPr>
          <w:rFonts w:ascii="Times New Roman" w:hAnsi="Times New Roman" w:cs="Times New Roman"/>
          <w:color w:val="000000" w:themeColor="text1"/>
          <w:sz w:val="24"/>
          <w:szCs w:val="24"/>
        </w:rPr>
        <w:t xml:space="preserve">probabilistic </w:t>
      </w:r>
      <w:r w:rsidRPr="00847BE9">
        <w:rPr>
          <w:rFonts w:ascii="Times New Roman" w:hAnsi="Times New Roman" w:cs="Times New Roman"/>
          <w:color w:val="000000" w:themeColor="text1"/>
          <w:sz w:val="24"/>
          <w:szCs w:val="24"/>
        </w:rPr>
        <w:t>constraints</w:t>
      </w:r>
      <w:r>
        <w:rPr>
          <w:rFonts w:ascii="Times New Roman" w:hAnsi="Times New Roman" w:cs="Times New Roman"/>
          <w:color w:val="000000" w:themeColor="text1"/>
          <w:sz w:val="24"/>
          <w:szCs w:val="24"/>
        </w:rPr>
        <w:t xml:space="preserve"> for simulation-based quantities have not been addressed in previous studies on KG policy, although some studies considered explicit simple deterministic (e.g., linear) constraints that defines the feasible set of the solutions space </w:t>
      </w:r>
      <w:r w:rsidRPr="0047363D">
        <w:rPr>
          <w:rFonts w:ascii="Times New Roman" w:hAnsi="Times New Roman" w:cs="Times New Roman"/>
          <w:color w:val="000000" w:themeColor="text1"/>
          <w:sz w:val="24"/>
          <w:szCs w:val="24"/>
          <w:highlight w:val="yellow"/>
        </w:rPr>
        <w:t>(Wang</w:t>
      </w:r>
      <w:r w:rsidR="0047363D">
        <w:rPr>
          <w:rFonts w:ascii="Times New Roman" w:hAnsi="Times New Roman" w:cs="Times New Roman"/>
          <w:color w:val="000000" w:themeColor="text1"/>
          <w:sz w:val="24"/>
          <w:szCs w:val="24"/>
          <w:highlight w:val="yellow"/>
        </w:rPr>
        <w:t xml:space="preserve"> et al.</w:t>
      </w:r>
      <w:r w:rsidRPr="0047363D">
        <w:rPr>
          <w:rFonts w:ascii="Times New Roman" w:hAnsi="Times New Roman" w:cs="Times New Roman"/>
          <w:color w:val="000000" w:themeColor="text1"/>
          <w:sz w:val="24"/>
          <w:szCs w:val="24"/>
          <w:highlight w:val="yellow"/>
        </w:rPr>
        <w:t xml:space="preserve"> 2021)</w:t>
      </w:r>
      <w:r>
        <w:rPr>
          <w:rFonts w:ascii="Times New Roman" w:hAnsi="Times New Roman" w:cs="Times New Roman"/>
          <w:color w:val="000000" w:themeColor="text1"/>
          <w:sz w:val="24"/>
          <w:szCs w:val="24"/>
        </w:rPr>
        <w:t xml:space="preserve">. Secondly, most of these studies only focused on single performance measure. Although some literature considered multi-objective KG problem, each performance measure was assumed independent across different alternatives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Yahyaa</w:t>
      </w:r>
      <w:proofErr w:type="spellEnd"/>
      <w:r w:rsidRPr="0047363D">
        <w:rPr>
          <w:rFonts w:ascii="Times New Roman" w:hAnsi="Times New Roman" w:cs="Times New Roman"/>
          <w:color w:val="000000" w:themeColor="text1"/>
          <w:sz w:val="24"/>
          <w:szCs w:val="24"/>
          <w:highlight w:val="yellow"/>
        </w:rPr>
        <w:t xml:space="preserve"> 2014)</w:t>
      </w:r>
      <w:r>
        <w:rPr>
          <w:rFonts w:ascii="Times New Roman" w:hAnsi="Times New Roman" w:cs="Times New Roman"/>
          <w:color w:val="000000" w:themeColor="text1"/>
          <w:sz w:val="24"/>
          <w:szCs w:val="24"/>
        </w:rPr>
        <w:t xml:space="preserve">. Thirdly, previous studies on the KG policy either assumed a known variance of the performance measure (e.g., </w:t>
      </w:r>
      <w:r w:rsidRPr="0047363D">
        <w:rPr>
          <w:rFonts w:ascii="Times New Roman" w:hAnsi="Times New Roman" w:cs="Times New Roman"/>
          <w:color w:val="000000" w:themeColor="text1"/>
          <w:sz w:val="24"/>
          <w:szCs w:val="24"/>
          <w:highlight w:val="yellow"/>
        </w:rPr>
        <w:t xml:space="preserve">Gupta and </w:t>
      </w:r>
      <w:proofErr w:type="spellStart"/>
      <w:r w:rsidRPr="0047363D">
        <w:rPr>
          <w:rFonts w:ascii="Times New Roman" w:hAnsi="Times New Roman" w:cs="Times New Roman"/>
          <w:color w:val="000000" w:themeColor="text1"/>
          <w:sz w:val="24"/>
          <w:szCs w:val="24"/>
          <w:highlight w:val="yellow"/>
        </w:rPr>
        <w:t>Miescke</w:t>
      </w:r>
      <w:proofErr w:type="spellEnd"/>
      <w:r w:rsidRPr="0047363D">
        <w:rPr>
          <w:rFonts w:ascii="Times New Roman" w:hAnsi="Times New Roman" w:cs="Times New Roman"/>
          <w:color w:val="000000" w:themeColor="text1"/>
          <w:sz w:val="24"/>
          <w:szCs w:val="24"/>
          <w:highlight w:val="yellow"/>
        </w:rPr>
        <w:t xml:space="preserve"> 1996, Frazier 2009a, Frazier2009b</w:t>
      </w:r>
      <w:r>
        <w:rPr>
          <w:rFonts w:ascii="Times New Roman" w:hAnsi="Times New Roman" w:cs="Times New Roman"/>
          <w:color w:val="000000" w:themeColor="text1"/>
          <w:sz w:val="24"/>
          <w:szCs w:val="24"/>
        </w:rPr>
        <w:t xml:space="preserve">), or proposed local updating equation for the variance estimate for each sampled alternative (e.g., </w:t>
      </w:r>
      <w:r w:rsidRPr="0047363D">
        <w:rPr>
          <w:rFonts w:ascii="Times New Roman" w:hAnsi="Times New Roman" w:cs="Times New Roman"/>
          <w:color w:val="000000" w:themeColor="text1"/>
          <w:sz w:val="24"/>
          <w:szCs w:val="24"/>
          <w:highlight w:val="yellow"/>
        </w:rPr>
        <w:t>Tan and Gao 2016, Wang et al. 2021</w:t>
      </w:r>
      <w:r>
        <w:rPr>
          <w:rFonts w:ascii="Times New Roman" w:hAnsi="Times New Roman" w:cs="Times New Roman"/>
          <w:color w:val="000000" w:themeColor="text1"/>
          <w:sz w:val="24"/>
          <w:szCs w:val="24"/>
        </w:rPr>
        <w:t xml:space="preserve">), or designed approximate formulae for updating the posterior variance vector of all the alternatives under the multi-variate Gaussian framework (e.g., </w:t>
      </w:r>
      <w:r w:rsidRPr="0047363D">
        <w:rPr>
          <w:rFonts w:ascii="Times New Roman" w:hAnsi="Times New Roman" w:cs="Times New Roman"/>
          <w:color w:val="000000" w:themeColor="text1"/>
          <w:sz w:val="24"/>
          <w:szCs w:val="24"/>
          <w:highlight w:val="yellow"/>
        </w:rPr>
        <w:t>Qu 2015, Zhang 2016</w:t>
      </w:r>
      <w:r>
        <w:rPr>
          <w:rFonts w:ascii="Times New Roman" w:hAnsi="Times New Roman" w:cs="Times New Roman"/>
          <w:color w:val="000000" w:themeColor="text1"/>
          <w:sz w:val="24"/>
          <w:szCs w:val="24"/>
        </w:rPr>
        <w:t xml:space="preserve">). While the local updating </w:t>
      </w:r>
      <w:r>
        <w:rPr>
          <w:rFonts w:ascii="Times New Roman" w:hAnsi="Times New Roman" w:cs="Times New Roman"/>
          <w:color w:val="000000" w:themeColor="text1"/>
          <w:sz w:val="24"/>
          <w:szCs w:val="24"/>
        </w:rPr>
        <w:lastRenderedPageBreak/>
        <w:t xml:space="preserve">approach neglects the possible similarities in variances of two close solutions, the approximate global posterior updating formula cannot be easily adapted to the setting with parameterized beliefs (thus is not applicable to problems with large solution space). </w:t>
      </w:r>
      <w:r>
        <w:rPr>
          <w:rFonts w:ascii="Times New Roman" w:hAnsi="Times New Roman" w:cs="Times New Roman" w:hint="eastAsia"/>
          <w:color w:val="000000" w:themeColor="text1"/>
          <w:sz w:val="24"/>
          <w:szCs w:val="24"/>
        </w:rPr>
        <w:t>Note</w:t>
      </w:r>
      <w:r>
        <w:rPr>
          <w:rFonts w:ascii="Times New Roman" w:hAnsi="Times New Roman" w:cs="Times New Roman"/>
          <w:color w:val="000000" w:themeColor="text1"/>
          <w:sz w:val="24"/>
          <w:szCs w:val="24"/>
        </w:rPr>
        <w:t xml:space="preserve"> that this unknown variance would make it more difficult to deal with the </w:t>
      </w:r>
      <w:r w:rsidR="001C420D">
        <w:rPr>
          <w:rFonts w:ascii="Times New Roman" w:hAnsi="Times New Roman" w:cs="Times New Roman"/>
          <w:color w:val="000000" w:themeColor="text1"/>
          <w:sz w:val="24"/>
          <w:szCs w:val="24"/>
        </w:rPr>
        <w:t>probability</w:t>
      </w:r>
      <w:r>
        <w:rPr>
          <w:rFonts w:ascii="Times New Roman" w:hAnsi="Times New Roman" w:cs="Times New Roman"/>
          <w:color w:val="000000" w:themeColor="text1"/>
          <w:sz w:val="24"/>
          <w:szCs w:val="24"/>
        </w:rPr>
        <w:t xml:space="preserve"> constraint as mentioned in the first point. </w:t>
      </w:r>
    </w:p>
    <w:p w14:paraId="2215009F" w14:textId="77777777" w:rsidR="0050736A" w:rsidRDefault="0050736A" w:rsidP="0050736A">
      <w:pPr>
        <w:rPr>
          <w:rFonts w:ascii="Times New Roman" w:hAnsi="Times New Roman" w:cs="Times New Roman"/>
          <w:color w:val="000000" w:themeColor="text1"/>
          <w:sz w:val="24"/>
          <w:szCs w:val="24"/>
        </w:rPr>
      </w:pPr>
    </w:p>
    <w:p w14:paraId="1AC5A13E" w14:textId="4D673319" w:rsidR="0050736A" w:rsidRDefault="00E53E7B"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50736A">
        <w:rPr>
          <w:rFonts w:ascii="Times New Roman" w:hAnsi="Times New Roman" w:cs="Times New Roman"/>
          <w:color w:val="000000" w:themeColor="text1"/>
          <w:sz w:val="24"/>
          <w:szCs w:val="24"/>
        </w:rPr>
        <w:t xml:space="preserve">e will design a KG-based SO approach with parameterized </w:t>
      </w:r>
      <w:r w:rsidR="001C420D">
        <w:rPr>
          <w:rFonts w:ascii="Times New Roman" w:hAnsi="Times New Roman" w:cs="Times New Roman"/>
          <w:color w:val="000000" w:themeColor="text1"/>
          <w:sz w:val="24"/>
          <w:szCs w:val="24"/>
        </w:rPr>
        <w:t xml:space="preserve">GP </w:t>
      </w:r>
      <w:r w:rsidR="0050736A">
        <w:rPr>
          <w:rFonts w:ascii="Times New Roman" w:hAnsi="Times New Roman" w:cs="Times New Roman"/>
          <w:color w:val="000000" w:themeColor="text1"/>
          <w:sz w:val="24"/>
          <w:szCs w:val="24"/>
        </w:rPr>
        <w:t>belief and unknown variances that is applicable to problems wit</w:t>
      </w:r>
      <w:r w:rsidR="0050736A" w:rsidRPr="008514F8">
        <w:rPr>
          <w:rFonts w:ascii="Times New Roman" w:hAnsi="Times New Roman" w:cs="Times New Roman"/>
          <w:color w:val="000000" w:themeColor="text1"/>
          <w:sz w:val="24"/>
          <w:szCs w:val="24"/>
        </w:rPr>
        <w:t>h more than one performance</w:t>
      </w:r>
      <w:r w:rsidR="0050736A">
        <w:rPr>
          <w:rFonts w:ascii="Times New Roman" w:hAnsi="Times New Roman" w:cs="Times New Roman"/>
          <w:color w:val="000000" w:themeColor="text1"/>
          <w:sz w:val="24"/>
          <w:szCs w:val="24"/>
        </w:rPr>
        <w:t xml:space="preserve"> measures as well as a </w:t>
      </w:r>
      <w:r w:rsidR="001C420D">
        <w:rPr>
          <w:rFonts w:ascii="Times New Roman" w:hAnsi="Times New Roman" w:cs="Times New Roman"/>
          <w:color w:val="000000" w:themeColor="text1"/>
          <w:sz w:val="24"/>
          <w:szCs w:val="24"/>
        </w:rPr>
        <w:t>probability</w:t>
      </w:r>
      <w:r w:rsidR="0050736A">
        <w:rPr>
          <w:rFonts w:ascii="Times New Roman" w:hAnsi="Times New Roman" w:cs="Times New Roman"/>
          <w:color w:val="000000" w:themeColor="text1"/>
          <w:sz w:val="24"/>
          <w:szCs w:val="24"/>
        </w:rPr>
        <w:t xml:space="preserve">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sidR="0050736A">
        <w:rPr>
          <w:rFonts w:ascii="Times New Roman" w:hAnsi="Times New Roman" w:cs="Times New Roman" w:hint="eastAsia"/>
          <w:color w:val="000000" w:themeColor="text1"/>
          <w:sz w:val="24"/>
          <w:szCs w:val="24"/>
        </w:rPr>
        <w:t>One</w:t>
      </w:r>
      <w:r w:rsidR="0050736A">
        <w:rPr>
          <w:rFonts w:ascii="Times New Roman" w:hAnsi="Times New Roman" w:cs="Times New Roman"/>
          <w:color w:val="000000" w:themeColor="text1"/>
          <w:sz w:val="24"/>
          <w:szCs w:val="24"/>
        </w:rPr>
        <w:t xml:space="preserve"> contribution that may be of separate interest is that we proposed an updating scheme of variance estimates which not only accounts for possible similarities between the different solutions and can be easily implemented for the cases with parameterized beliefs as well. Such an updating scheme is shown effective especially when a </w:t>
      </w:r>
      <w:r w:rsidR="001C420D">
        <w:rPr>
          <w:rFonts w:ascii="Times New Roman" w:hAnsi="Times New Roman" w:cs="Times New Roman"/>
          <w:color w:val="000000" w:themeColor="text1"/>
          <w:sz w:val="24"/>
          <w:szCs w:val="24"/>
        </w:rPr>
        <w:t>probabilistic</w:t>
      </w:r>
      <w:r w:rsidR="0050736A">
        <w:rPr>
          <w:rFonts w:ascii="Times New Roman" w:hAnsi="Times New Roman" w:cs="Times New Roman"/>
          <w:color w:val="000000" w:themeColor="text1"/>
          <w:sz w:val="24"/>
          <w:szCs w:val="24"/>
        </w:rPr>
        <w:t xml:space="preserve"> constraint is considered, in which case one wants to estimate the distribution of the constrained quantity as accurate as possible under limited simulation budget. </w:t>
      </w:r>
      <w:r w:rsidR="0050736A" w:rsidRPr="007A78C8">
        <w:rPr>
          <w:rFonts w:ascii="Times New Roman" w:hAnsi="Times New Roman" w:cs="Times New Roman"/>
          <w:color w:val="000000" w:themeColor="text1"/>
          <w:sz w:val="24"/>
          <w:szCs w:val="24"/>
        </w:rPr>
        <w:t>Although the KG-based SO method proposed in this study is designed for discrete decision problems due to the nature of the signal timing problem, it can also be extended to continuous or mixed-integer decision problems with the techniques used in (</w:t>
      </w:r>
      <w:r w:rsidR="0050736A" w:rsidRPr="0047363D">
        <w:rPr>
          <w:rFonts w:ascii="Times New Roman" w:hAnsi="Times New Roman" w:cs="Times New Roman"/>
          <w:color w:val="000000" w:themeColor="text1"/>
          <w:sz w:val="24"/>
          <w:szCs w:val="24"/>
          <w:highlight w:val="yellow"/>
        </w:rPr>
        <w:t>Scott et al. 2011</w:t>
      </w:r>
      <w:r w:rsidR="0050736A" w:rsidRPr="007A78C8">
        <w:rPr>
          <w:rFonts w:ascii="Times New Roman" w:hAnsi="Times New Roman" w:cs="Times New Roman"/>
          <w:color w:val="000000" w:themeColor="text1"/>
          <w:sz w:val="24"/>
          <w:szCs w:val="24"/>
        </w:rPr>
        <w:t xml:space="preserve">) mentioned earlier.   </w:t>
      </w:r>
      <w:r w:rsidR="0050736A">
        <w:rPr>
          <w:rFonts w:ascii="Times New Roman" w:hAnsi="Times New Roman" w:cs="Times New Roman"/>
          <w:color w:val="000000" w:themeColor="text1"/>
          <w:sz w:val="24"/>
          <w:szCs w:val="24"/>
        </w:rPr>
        <w:t xml:space="preserve">  </w:t>
      </w:r>
    </w:p>
    <w:p w14:paraId="175C6699" w14:textId="77777777" w:rsidR="0050736A" w:rsidRPr="009319C5" w:rsidRDefault="0050736A">
      <w:pPr>
        <w:rPr>
          <w:rFonts w:ascii="Times New Roman" w:hAnsi="Times New Roman" w:cs="Times New Roman"/>
          <w:sz w:val="24"/>
          <w:szCs w:val="24"/>
        </w:rPr>
      </w:pPr>
    </w:p>
    <w:sectPr w:rsidR="0050736A" w:rsidRPr="009319C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Zhen Tan" w:date="2022-10-15T12:09:00Z" w:initials="ZT">
    <w:p w14:paraId="5209837F" w14:textId="6917DD05" w:rsidR="00CE45CF" w:rsidRDefault="00CE45CF">
      <w:pPr>
        <w:pStyle w:val="a4"/>
      </w:pPr>
      <w:r>
        <w:rPr>
          <w:rStyle w:val="a3"/>
        </w:rPr>
        <w:annotationRef/>
      </w:r>
      <w:r>
        <w:rPr>
          <w:rFonts w:hint="eastAsia"/>
        </w:rPr>
        <w:t>这是根据</w:t>
      </w:r>
      <w:r>
        <w:rPr>
          <w:rFonts w:hint="eastAsia"/>
        </w:rPr>
        <w:t>Table3</w:t>
      </w:r>
      <w:r>
        <w:t xml:space="preserve"> </w:t>
      </w:r>
      <w:r>
        <w:rPr>
          <w:rFonts w:hint="eastAsia"/>
        </w:rPr>
        <w:t>里的五个解写的</w:t>
      </w:r>
    </w:p>
  </w:comment>
  <w:comment w:id="96" w:author="Zhen Tan" w:date="2021-11-23T11:19:00Z" w:initials="ZT">
    <w:p w14:paraId="360B7B49" w14:textId="02DFBAE3" w:rsidR="004C6953" w:rsidRDefault="004C6953">
      <w:pPr>
        <w:pStyle w:val="a4"/>
      </w:pPr>
      <w:r>
        <w:rPr>
          <w:rStyle w:val="a3"/>
        </w:rPr>
        <w:annotationRef/>
      </w:r>
      <w:r>
        <w:rPr>
          <w:rFonts w:hint="eastAsia"/>
        </w:rPr>
        <w:t>我把后面这段暂时删了，你看看，也可以不删。如果不删的话可考虑在</w:t>
      </w:r>
      <w:r>
        <w:rPr>
          <w:rFonts w:hint="eastAsia"/>
        </w:rPr>
        <w:t>However</w:t>
      </w:r>
      <w:r>
        <w:rPr>
          <w:rFonts w:hint="eastAsia"/>
        </w:rPr>
        <w:t>处分段。</w:t>
      </w:r>
    </w:p>
  </w:comment>
  <w:comment w:id="97" w:author="Zhen Tan" w:date="2021-11-17T09:41:00Z" w:initials="ZT">
    <w:p w14:paraId="55AF8996" w14:textId="77777777" w:rsidR="004C6953" w:rsidRDefault="004C6953" w:rsidP="00BB2282">
      <w:pPr>
        <w:pStyle w:val="a4"/>
      </w:pPr>
      <w:r>
        <w:rPr>
          <w:rStyle w:val="a3"/>
        </w:rPr>
        <w:annotationRef/>
      </w:r>
      <w:r>
        <w:rPr>
          <w:rFonts w:hint="eastAsia"/>
        </w:rPr>
        <w:t>应该是对于</w:t>
      </w:r>
      <w:r>
        <w:rPr>
          <w:rFonts w:hint="eastAsia"/>
        </w:rPr>
        <w:t>general</w:t>
      </w:r>
      <w:r>
        <w:t xml:space="preserve"> </w:t>
      </w:r>
      <w:r>
        <w:rPr>
          <w:rFonts w:hint="eastAsia"/>
        </w:rPr>
        <w:t>情况，不只是交通问题</w:t>
      </w:r>
      <w:r>
        <w:rPr>
          <w:rFonts w:hint="eastAsia"/>
        </w:rPr>
        <w:t>,</w:t>
      </w:r>
      <w:r>
        <w:rPr>
          <w:rFonts w:hint="eastAsia"/>
        </w:rPr>
        <w:t>所以这边调整了写法</w:t>
      </w:r>
    </w:p>
  </w:comment>
  <w:comment w:id="98" w:author="Microsoft 帐户" w:date="2021-07-22T15:30:00Z" w:initials="M帐">
    <w:p w14:paraId="21A1495D" w14:textId="77777777" w:rsidR="004C6953" w:rsidRDefault="004C6953" w:rsidP="00BB2282">
      <w:pPr>
        <w:pStyle w:val="a4"/>
        <w:rPr>
          <w:sz w:val="24"/>
          <w:szCs w:val="24"/>
        </w:rPr>
      </w:pPr>
      <w:r>
        <w:rPr>
          <w:rStyle w:val="a3"/>
        </w:rPr>
        <w:annotationRef/>
      </w:r>
      <m:oMath>
        <m:r>
          <w:rPr>
            <w:rFonts w:ascii="Cambria Math" w:hAnsi="Times New Roman" w:cs="Times New Roman"/>
            <w:sz w:val="24"/>
            <w:szCs w:val="24"/>
          </w:rPr>
          <m:t xml:space="preserve">ξ </m:t>
        </m:r>
      </m:oMath>
      <w:r>
        <w:rPr>
          <w:sz w:val="24"/>
          <w:szCs w:val="24"/>
        </w:rPr>
        <w:t>是外生参数向量，还是系统参数向量，名字最好统一下！！！上面称为：</w:t>
      </w:r>
      <m:oMath>
        <m:r>
          <w:rPr>
            <w:rFonts w:ascii="Cambria Math" w:hAnsi="Times New Roman" w:cs="Times New Roman"/>
            <w:sz w:val="24"/>
            <w:szCs w:val="24"/>
          </w:rPr>
          <m:t>ξ</m:t>
        </m:r>
      </m:oMath>
      <w:r>
        <w:rPr>
          <w:rFonts w:ascii="Times New Roman" w:hAnsi="Times New Roman" w:cs="Times New Roman"/>
          <w:sz w:val="24"/>
          <w:szCs w:val="24"/>
        </w:rPr>
        <w:t xml:space="preserve"> is the </w:t>
      </w:r>
      <w:r>
        <w:rPr>
          <w:rFonts w:ascii="Times New Roman" w:hAnsi="Times New Roman" w:cs="Times New Roman"/>
          <w:sz w:val="24"/>
          <w:szCs w:val="24"/>
          <w:highlight w:val="cyan"/>
        </w:rPr>
        <w:t>system</w:t>
      </w:r>
      <w:r w:rsidRPr="00DA158C">
        <w:rPr>
          <w:rFonts w:ascii="Times New Roman" w:hAnsi="Times New Roman" w:cs="Times New Roman"/>
          <w:sz w:val="24"/>
          <w:szCs w:val="24"/>
          <w:highlight w:val="cyan"/>
        </w:rPr>
        <w:t xml:space="preserve"> parameter vector</w:t>
      </w:r>
    </w:p>
    <w:p w14:paraId="43883B71" w14:textId="77777777" w:rsidR="004C6953" w:rsidRDefault="004C6953" w:rsidP="00BB2282">
      <w:pPr>
        <w:pStyle w:val="a4"/>
        <w:rPr>
          <w:sz w:val="24"/>
          <w:szCs w:val="24"/>
        </w:rPr>
      </w:pPr>
      <w:r>
        <w:rPr>
          <w:sz w:val="24"/>
          <w:szCs w:val="24"/>
        </w:rPr>
        <w:t>里面包含固定参数与随机参数！</w:t>
      </w:r>
    </w:p>
    <w:p w14:paraId="5C5D42E7" w14:textId="77777777" w:rsidR="004C6953" w:rsidRDefault="004C6953" w:rsidP="00BB2282">
      <w:pPr>
        <w:pStyle w:val="a4"/>
        <w:rPr>
          <w:sz w:val="24"/>
          <w:szCs w:val="24"/>
        </w:rPr>
      </w:pPr>
      <w:r>
        <w:rPr>
          <w:sz w:val="24"/>
          <w:szCs w:val="24"/>
        </w:rPr>
        <w:t>只有这些随机参数才能表示成概率分布！或期望形式！</w:t>
      </w:r>
    </w:p>
    <w:p w14:paraId="00DC847E" w14:textId="77777777" w:rsidR="004C6953" w:rsidRPr="00786E6A" w:rsidRDefault="004C6953" w:rsidP="00BB2282">
      <w:pPr>
        <w:pStyle w:val="a4"/>
      </w:pPr>
      <w:r>
        <w:rPr>
          <w:sz w:val="24"/>
          <w:szCs w:val="24"/>
        </w:rPr>
        <w:t>另外这些随机参数一定能表达成概率分布么？？？</w:t>
      </w:r>
    </w:p>
  </w:comment>
  <w:comment w:id="99" w:author="Microsoft 帐户" w:date="2021-07-22T15:30:00Z" w:initials="M帐">
    <w:p w14:paraId="71F32BF7" w14:textId="77777777" w:rsidR="004C6953" w:rsidRDefault="004C6953" w:rsidP="00502985">
      <w:pPr>
        <w:pStyle w:val="a4"/>
      </w:pPr>
      <w:r>
        <w:rPr>
          <w:rStyle w:val="a3"/>
        </w:rPr>
        <w:annotationRef/>
      </w:r>
      <w:r>
        <w:t>这个怎么理解？？</w:t>
      </w:r>
    </w:p>
    <w:p w14:paraId="18EA8A36" w14:textId="77777777" w:rsidR="004C6953" w:rsidRDefault="004C6953" w:rsidP="00502985">
      <w:pPr>
        <w:pStyle w:val="a4"/>
      </w:pPr>
      <w:r>
        <w:t>下面又称</w:t>
      </w:r>
      <w:r w:rsidRPr="00D218DF">
        <w:rPr>
          <w:rFonts w:ascii="Times New Roman" w:hAnsi="Times New Roman" w:cs="Times New Roman"/>
          <w:sz w:val="24"/>
          <w:szCs w:val="24"/>
          <w:highlight w:val="cyan"/>
        </w:rPr>
        <w:t>exogenous parameter vector</w:t>
      </w:r>
      <w:r w:rsidRPr="00D218DF">
        <w:rPr>
          <w:rStyle w:val="a3"/>
          <w:highlight w:val="cyan"/>
        </w:rPr>
        <w:annotationRef/>
      </w:r>
      <w:r>
        <w:rPr>
          <w:rFonts w:ascii="Times New Roman" w:hAnsi="Times New Roman" w:cs="Times New Roman"/>
          <w:sz w:val="24"/>
          <w:szCs w:val="24"/>
        </w:rPr>
        <w:t xml:space="preserve"> </w:t>
      </w:r>
      <m:oMath>
        <m:r>
          <w:rPr>
            <w:rFonts w:ascii="Cambria Math" w:hAnsi="Times New Roman" w:cs="Times New Roman"/>
            <w:sz w:val="24"/>
            <w:szCs w:val="24"/>
          </w:rPr>
          <m:t>ξ</m:t>
        </m:r>
      </m:oMath>
    </w:p>
  </w:comment>
  <w:comment w:id="101" w:author="Microsoft 帐户" w:date="2021-07-22T17:40:00Z" w:initials="M帐">
    <w:p w14:paraId="1D6780DD" w14:textId="77777777" w:rsidR="004C6953" w:rsidRDefault="004C6953" w:rsidP="00BB2282">
      <w:pPr>
        <w:pStyle w:val="a4"/>
      </w:pPr>
      <w:r>
        <w:rPr>
          <w:rStyle w:val="a3"/>
        </w:rPr>
        <w:annotationRef/>
      </w:r>
      <w:r>
        <w:t>这一段要充分阐述模型</w:t>
      </w:r>
      <w:r>
        <w:rPr>
          <w:rFonts w:hint="eastAsia"/>
        </w:rPr>
        <w:t>(</w:t>
      </w:r>
      <w:r>
        <w:t>1)</w:t>
      </w:r>
      <w:r>
        <w:t>的挑战，比如：</w:t>
      </w:r>
    </w:p>
    <w:p w14:paraId="26C76296" w14:textId="77777777" w:rsidR="004C6953" w:rsidRDefault="004C6953" w:rsidP="00BB2282">
      <w:pPr>
        <w:pStyle w:val="a4"/>
      </w:pPr>
      <w:r>
        <w:rPr>
          <w:rFonts w:hint="eastAsia"/>
        </w:rPr>
        <w:t>1</w:t>
      </w:r>
      <w:r>
        <w:rPr>
          <w:rFonts w:hint="eastAsia"/>
        </w:rPr>
        <w:t>）怎么采用响应曲面或代理模型的方法去近似仿真器，还是直接进化算法（如</w:t>
      </w:r>
      <w:r>
        <w:rPr>
          <w:rFonts w:hint="eastAsia"/>
        </w:rPr>
        <w:t>S</w:t>
      </w:r>
      <w:r>
        <w:t>I</w:t>
      </w:r>
      <w:r>
        <w:t>中</w:t>
      </w:r>
      <w:r>
        <w:rPr>
          <w:rFonts w:hint="eastAsia"/>
        </w:rPr>
        <w:t>o</w:t>
      </w:r>
      <w:r>
        <w:t>sorio</w:t>
      </w:r>
      <w:r>
        <w:t>所说</w:t>
      </w:r>
      <w:r>
        <w:rPr>
          <w:rFonts w:hint="eastAsia"/>
        </w:rPr>
        <w:t>）或随机搜索的算法去解决，这种情况可能代理模型都不用搞了，引申出三种归类方法，见</w:t>
      </w:r>
      <w:r>
        <w:rPr>
          <w:rFonts w:hint="eastAsia"/>
        </w:rPr>
        <w:t>O</w:t>
      </w:r>
      <w:r>
        <w:t>sorio</w:t>
      </w:r>
      <w:r>
        <w:t>文章！</w:t>
      </w:r>
    </w:p>
    <w:p w14:paraId="4A1DCA7A" w14:textId="77777777" w:rsidR="004C6953" w:rsidRDefault="004C6953" w:rsidP="00BB2282">
      <w:pPr>
        <w:pStyle w:val="a4"/>
      </w:pPr>
      <w:r>
        <w:t>2</w:t>
      </w:r>
      <w:r>
        <w:rPr>
          <w:rFonts w:hint="eastAsia"/>
        </w:rPr>
        <w:t>）怎么处理噪声，怎么利用有限次仿真（资源分配或</w:t>
      </w:r>
      <w:r>
        <w:t>ranking and selection, AAM</w:t>
      </w:r>
      <w:r>
        <w:rPr>
          <w:rFonts w:hint="eastAsia"/>
        </w:rPr>
        <w:t>）或限制单次仿真去处理随机噪声</w:t>
      </w:r>
      <w:r>
        <w:rPr>
          <w:rFonts w:hint="eastAsia"/>
        </w:rPr>
        <w:t>(</w:t>
      </w:r>
      <w:r>
        <w:t xml:space="preserve">shrinking ball </w:t>
      </w:r>
      <w:r>
        <w:t>或回归</w:t>
      </w:r>
      <w:r>
        <w:t>KG)</w:t>
      </w:r>
      <w:r>
        <w:rPr>
          <w:rFonts w:hint="eastAsia"/>
        </w:rPr>
        <w:t>，涉及各种处理或平滑噪声的方法。</w:t>
      </w:r>
    </w:p>
    <w:p w14:paraId="73ED926E" w14:textId="77777777" w:rsidR="004C6953" w:rsidRDefault="004C6953" w:rsidP="00BB2282">
      <w:pPr>
        <w:pStyle w:val="a4"/>
      </w:pPr>
      <w:r>
        <w:rPr>
          <w:rFonts w:hint="eastAsia"/>
        </w:rPr>
        <w:t>3</w:t>
      </w:r>
      <w:r>
        <w:rPr>
          <w:rFonts w:hint="eastAsia"/>
        </w:rPr>
        <w:t>）怎么定义随机情况下的支配关系，以及随机情况下带约束的支配关系。</w:t>
      </w:r>
    </w:p>
    <w:p w14:paraId="7C1781E4" w14:textId="77777777" w:rsidR="004C6953" w:rsidRDefault="004C6953" w:rsidP="00BB2282">
      <w:pPr>
        <w:pStyle w:val="a4"/>
      </w:pPr>
      <w:r>
        <w:rPr>
          <w:rFonts w:hint="eastAsia"/>
        </w:rPr>
        <w:t>4</w:t>
      </w:r>
      <w:r>
        <w:rPr>
          <w:rFonts w:hint="eastAsia"/>
        </w:rPr>
        <w:t>）带黑箱概率约束问题的难点与挑战！</w:t>
      </w:r>
    </w:p>
  </w:comment>
  <w:comment w:id="105" w:author="zhengliang@csu.edu.cn" w:date="2022-10-21T09:52:00Z" w:initials="z">
    <w:p w14:paraId="610C471D" w14:textId="0BB547F1" w:rsidR="00B73C04" w:rsidRDefault="00B73C04">
      <w:pPr>
        <w:pStyle w:val="a4"/>
      </w:pPr>
      <w:r>
        <w:rPr>
          <w:rStyle w:val="a3"/>
        </w:rPr>
        <w:annotationRef/>
      </w:r>
      <w:r>
        <w:rPr>
          <w:rFonts w:hint="eastAsia"/>
        </w:rPr>
        <w:t>第一次出现！</w:t>
      </w:r>
    </w:p>
  </w:comment>
  <w:comment w:id="106" w:author="Zhen Tan" w:date="2021-11-25T22:55:00Z" w:initials="ZT">
    <w:p w14:paraId="630993AB" w14:textId="117FE066" w:rsidR="00E171E0" w:rsidRDefault="00E171E0">
      <w:pPr>
        <w:pStyle w:val="a4"/>
      </w:pPr>
      <w:r>
        <w:rPr>
          <w:rStyle w:val="a3"/>
        </w:rPr>
        <w:annotationRef/>
      </w:r>
      <w:r>
        <w:rPr>
          <w:rFonts w:hint="eastAsia"/>
        </w:rPr>
        <w:t>加了一点</w:t>
      </w:r>
      <w:r>
        <w:rPr>
          <w:rFonts w:hint="eastAsia"/>
        </w:rPr>
        <w:t>BO</w:t>
      </w:r>
      <w:r>
        <w:rPr>
          <w:rFonts w:hint="eastAsia"/>
        </w:rPr>
        <w:t>的介绍，需要吗？</w:t>
      </w:r>
    </w:p>
  </w:comment>
  <w:comment w:id="107" w:author="zhengliang@csu.edu.cn" w:date="2022-10-21T09:58:00Z" w:initials="z">
    <w:p w14:paraId="0DFE4A5D" w14:textId="50A34B7C" w:rsidR="00525999" w:rsidRDefault="00525999">
      <w:pPr>
        <w:pStyle w:val="a4"/>
        <w:rPr>
          <w:rFonts w:hint="eastAsia"/>
        </w:rPr>
      </w:pPr>
      <w:r>
        <w:rPr>
          <w:rStyle w:val="a3"/>
        </w:rPr>
        <w:annotationRef/>
      </w:r>
      <w:r>
        <w:rPr>
          <w:rFonts w:hint="eastAsia"/>
        </w:rPr>
        <w:t>陈的文章，贝叶斯随机</w:t>
      </w:r>
      <w:r>
        <w:t>kriging</w:t>
      </w:r>
      <w:r>
        <w:rPr>
          <w:rFonts w:hint="eastAsia"/>
        </w:rPr>
        <w:t>模型！</w:t>
      </w:r>
    </w:p>
  </w:comment>
  <w:comment w:id="109" w:author="zhengliang@csu.edu.cn" w:date="2022-10-21T10:04:00Z" w:initials="z">
    <w:p w14:paraId="1911EE5D" w14:textId="77777777" w:rsidR="00647797" w:rsidRDefault="00647797">
      <w:pPr>
        <w:pStyle w:val="a4"/>
      </w:pPr>
      <w:r>
        <w:rPr>
          <w:rStyle w:val="a3"/>
        </w:rPr>
        <w:annotationRef/>
      </w:r>
      <w:r>
        <w:t>Shrinking ball</w:t>
      </w:r>
      <w:r>
        <w:rPr>
          <w:rFonts w:hint="eastAsia"/>
        </w:rPr>
        <w:t>也是采集一次。</w:t>
      </w:r>
    </w:p>
    <w:p w14:paraId="264C487B" w14:textId="4B62138C" w:rsidR="00647797" w:rsidRDefault="00647797">
      <w:pPr>
        <w:pStyle w:val="a4"/>
        <w:rPr>
          <w:rFonts w:hint="eastAsia"/>
        </w:rPr>
      </w:pPr>
      <w:r>
        <w:rPr>
          <w:rFonts w:hint="eastAsia"/>
        </w:rPr>
        <w:t>方差是不是提前知道，有待商榷！</w:t>
      </w:r>
    </w:p>
  </w:comment>
  <w:comment w:id="110" w:author="zhengliang@csu.edu.cn" w:date="2022-10-21T10:08:00Z" w:initials="z">
    <w:p w14:paraId="29B42EF3" w14:textId="1612357C" w:rsidR="006F1EAA" w:rsidRDefault="006F1EAA">
      <w:pPr>
        <w:pStyle w:val="a4"/>
        <w:rPr>
          <w:rFonts w:hint="eastAsia"/>
        </w:rPr>
      </w:pPr>
      <w:r>
        <w:rPr>
          <w:rStyle w:val="a3"/>
        </w:rPr>
        <w:annotationRef/>
      </w:r>
      <w:r>
        <w:rPr>
          <w:rFonts w:hint="eastAsia"/>
        </w:rPr>
        <w:t>陈的</w:t>
      </w:r>
      <w:r>
        <w:rPr>
          <w:rFonts w:hint="eastAsia"/>
        </w:rPr>
        <w:t>TS</w:t>
      </w:r>
      <w:r>
        <w:rPr>
          <w:rFonts w:hint="eastAsia"/>
        </w:rPr>
        <w:t>上面那个文章就是这种吧！</w:t>
      </w:r>
    </w:p>
  </w:comment>
  <w:comment w:id="111" w:author="zhengliang@csu.edu.cn" w:date="2022-10-21T10:11:00Z" w:initials="z">
    <w:p w14:paraId="54A6239C" w14:textId="3ABC13E8" w:rsidR="00FF004E" w:rsidRDefault="00FF004E">
      <w:pPr>
        <w:pStyle w:val="a4"/>
        <w:rPr>
          <w:rFonts w:hint="eastAsia"/>
        </w:rPr>
      </w:pPr>
      <w:r>
        <w:rPr>
          <w:rStyle w:val="a3"/>
        </w:rPr>
        <w:annotationRef/>
      </w:r>
      <w:proofErr w:type="gramStart"/>
      <w:r>
        <w:rPr>
          <w:rFonts w:hint="eastAsia"/>
        </w:rPr>
        <w:t>查下</w:t>
      </w:r>
      <w:proofErr w:type="gramEnd"/>
      <w:r>
        <w:rPr>
          <w:rFonts w:hint="eastAsia"/>
        </w:rPr>
        <w:t>JOC</w:t>
      </w:r>
      <w:r>
        <w:rPr>
          <w:rFonts w:hint="eastAsia"/>
        </w:rPr>
        <w:t>那个多层分位数优化的文章！</w:t>
      </w:r>
    </w:p>
  </w:comment>
  <w:comment w:id="112" w:author="zhengliang@csu.edu.cn" w:date="2022-10-21T10:18:00Z" w:initials="z">
    <w:p w14:paraId="3DEDC214" w14:textId="01BF4D7D" w:rsidR="00903F26" w:rsidRDefault="00903F26">
      <w:pPr>
        <w:pStyle w:val="a4"/>
        <w:rPr>
          <w:rFonts w:hint="eastAsia"/>
        </w:rPr>
      </w:pPr>
      <w:r>
        <w:rPr>
          <w:rStyle w:val="a3"/>
        </w:rPr>
        <w:annotationRef/>
      </w:r>
      <w:r>
        <w:rPr>
          <w:rFonts w:hint="eastAsia"/>
        </w:rPr>
        <w:t>第一次出现！</w:t>
      </w:r>
    </w:p>
  </w:comment>
  <w:comment w:id="113" w:author="zhengliang@csu.edu.cn" w:date="2022-10-21T10:19:00Z" w:initials="z">
    <w:p w14:paraId="650A87DA" w14:textId="77777777" w:rsidR="00903F26" w:rsidRDefault="00903F26">
      <w:pPr>
        <w:pStyle w:val="a4"/>
      </w:pPr>
      <w:r>
        <w:rPr>
          <w:rStyle w:val="a3"/>
        </w:rPr>
        <w:annotationRef/>
      </w:r>
      <w:r>
        <w:rPr>
          <w:rFonts w:hint="eastAsia"/>
        </w:rPr>
        <w:t>也是第一次出现！</w:t>
      </w:r>
    </w:p>
    <w:p w14:paraId="4131B389" w14:textId="3C99407A" w:rsidR="00903F26" w:rsidRDefault="00903F26">
      <w:pPr>
        <w:pStyle w:val="a4"/>
        <w:rPr>
          <w:rFonts w:hint="eastAsia"/>
        </w:rPr>
      </w:pPr>
      <w:r>
        <w:rPr>
          <w:rFonts w:hint="eastAsia"/>
        </w:rPr>
        <w:t>上面貌似讲到了一种样本平均法！</w:t>
      </w:r>
    </w:p>
  </w:comment>
  <w:comment w:id="114" w:author="Microsoft 帐户" w:date="2021-08-13T17:06:00Z" w:initials="M帐">
    <w:p w14:paraId="2AC77F76" w14:textId="77777777" w:rsidR="0050736A" w:rsidRDefault="0050736A" w:rsidP="0050736A">
      <w:pPr>
        <w:pStyle w:val="a4"/>
      </w:pPr>
      <w:r>
        <w:rPr>
          <w:rStyle w:val="a3"/>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115" w:author="Microsoft 帐户" w:date="2021-08-13T15:47:00Z" w:initials="M帐">
    <w:p w14:paraId="427188FA" w14:textId="77777777" w:rsidR="0050736A" w:rsidRDefault="0050736A" w:rsidP="0050736A">
      <w:pPr>
        <w:pStyle w:val="a4"/>
      </w:pPr>
      <w:r>
        <w:rPr>
          <w:rStyle w:val="a3"/>
        </w:rPr>
        <w:annotationRef/>
      </w:r>
      <w:r>
        <w:t>请确定下面两个关于高斯随机场的文献</w:t>
      </w:r>
    </w:p>
    <w:p w14:paraId="18A0BC5F" w14:textId="77777777" w:rsidR="0050736A" w:rsidRDefault="0050736A" w:rsidP="0050736A">
      <w:pPr>
        <w:pStyle w:val="a4"/>
      </w:pPr>
      <w:r>
        <w:t>是单目标随机离散仿真优化问题？？？</w:t>
      </w:r>
    </w:p>
  </w:comment>
  <w:comment w:id="116" w:author="Microsoft 帐户" w:date="2021-08-13T15:12:00Z" w:initials="M帐">
    <w:p w14:paraId="696746B3" w14:textId="77777777" w:rsidR="0050736A" w:rsidRDefault="0050736A" w:rsidP="0050736A">
      <w:pPr>
        <w:pStyle w:val="a4"/>
      </w:pPr>
      <w:r>
        <w:rPr>
          <w:rStyle w:val="a3"/>
        </w:rPr>
        <w:annotationRef/>
      </w:r>
      <w:r>
        <w:t>原文中并没有全称！！</w:t>
      </w:r>
    </w:p>
  </w:comment>
  <w:comment w:id="117" w:author="Microsoft 帐户" w:date="2021-08-16T11:57:00Z" w:initials="M帐">
    <w:p w14:paraId="3A103817" w14:textId="77777777" w:rsidR="0050736A" w:rsidRDefault="0050736A" w:rsidP="0050736A">
      <w:pPr>
        <w:pStyle w:val="a4"/>
      </w:pPr>
      <w:r>
        <w:rPr>
          <w:rStyle w:val="a3"/>
        </w:rPr>
        <w:annotationRef/>
      </w:r>
      <w:r>
        <w:t>不同于以往的带约束问题</w:t>
      </w:r>
      <w:r>
        <w:rPr>
          <w:rFonts w:hint="eastAsia"/>
        </w:rPr>
        <w:t>吧：</w:t>
      </w:r>
    </w:p>
    <w:p w14:paraId="1B4495E3" w14:textId="77777777" w:rsidR="0050736A" w:rsidRDefault="0050736A" w:rsidP="0050736A">
      <w:pPr>
        <w:pStyle w:val="a4"/>
      </w:pPr>
      <w:r>
        <w:t>以往要么是</w:t>
      </w:r>
      <w:r>
        <w:rPr>
          <w:rFonts w:hint="eastAsia"/>
        </w:rPr>
        <w:t>b</w:t>
      </w:r>
      <w:r>
        <w:t xml:space="preserve">ox, </w:t>
      </w:r>
      <w:r>
        <w:t>显式表达式约束，黑箱仿真约束，都没有考虑随机因素，而且我们这个约束表达不是期望，而是分位数的反函数，概率约束。</w:t>
      </w:r>
    </w:p>
    <w:p w14:paraId="3136DC8A" w14:textId="77777777" w:rsidR="0050736A" w:rsidRDefault="0050736A" w:rsidP="0050736A">
      <w:pPr>
        <w:pStyle w:val="a4"/>
      </w:pPr>
      <w:r>
        <w:t>描述它的相关挑战！期望</w:t>
      </w:r>
      <w:r>
        <w:rPr>
          <w:rFonts w:hint="eastAsia"/>
        </w:rPr>
        <w:t>约束</w:t>
      </w:r>
      <w:r>
        <w:t>都没有，概率风险约束就更加没有了</w:t>
      </w:r>
      <w:r>
        <w:rPr>
          <w:rFonts w:hint="eastAsia"/>
        </w:rPr>
        <w:t>~</w:t>
      </w:r>
    </w:p>
    <w:p w14:paraId="20B76104" w14:textId="77777777" w:rsidR="0050736A" w:rsidRDefault="0050736A" w:rsidP="0050736A">
      <w:pPr>
        <w:pStyle w:val="a4"/>
      </w:pPr>
      <w:r>
        <w:t>加一两句话？？？</w:t>
      </w:r>
    </w:p>
    <w:p w14:paraId="3611A9D9" w14:textId="77777777" w:rsidR="0050736A" w:rsidRDefault="0050736A" w:rsidP="0050736A">
      <w:pPr>
        <w:pStyle w:val="a4"/>
      </w:pPr>
      <w:r>
        <w:t>然后怎么过渡到知识梯度的方面。</w:t>
      </w:r>
    </w:p>
    <w:p w14:paraId="5EADCA0A" w14:textId="77777777" w:rsidR="0050736A" w:rsidRDefault="0050736A" w:rsidP="0050736A">
      <w:pPr>
        <w:pStyle w:val="a4"/>
      </w:pPr>
      <w:r>
        <w:t>是不是可以从</w:t>
      </w:r>
      <w:r>
        <w:t>large-scale</w:t>
      </w:r>
      <w:r>
        <w:t>的角度和仿真资源有限的角度切入，利用贝叶斯或知识梯度去猜测。谭教授把关（可以先读下我前面写的，也可以改！）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09837F" w15:done="0"/>
  <w15:commentEx w15:paraId="360B7B49" w15:done="0"/>
  <w15:commentEx w15:paraId="55AF8996" w15:done="0"/>
  <w15:commentEx w15:paraId="00DC847E" w15:done="0"/>
  <w15:commentEx w15:paraId="18EA8A36" w15:done="0"/>
  <w15:commentEx w15:paraId="7C1781E4" w15:done="0"/>
  <w15:commentEx w15:paraId="610C471D" w15:done="0"/>
  <w15:commentEx w15:paraId="630993AB" w15:done="0"/>
  <w15:commentEx w15:paraId="0DFE4A5D" w15:done="0"/>
  <w15:commentEx w15:paraId="264C487B" w15:done="0"/>
  <w15:commentEx w15:paraId="29B42EF3" w15:done="0"/>
  <w15:commentEx w15:paraId="54A6239C" w15:done="0"/>
  <w15:commentEx w15:paraId="3DEDC214" w15:done="0"/>
  <w15:commentEx w15:paraId="4131B389" w15:done="0"/>
  <w15:commentEx w15:paraId="2AC77F76" w15:done="0"/>
  <w15:commentEx w15:paraId="18A0BC5F" w15:done="0"/>
  <w15:commentEx w15:paraId="696746B3" w15:done="0"/>
  <w15:commentEx w15:paraId="5EADCA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EA4F" w16cex:dateUtc="2022-10-21T01:52:00Z"/>
  <w16cex:commentExtensible w16cex:durableId="26FCEBE1" w16cex:dateUtc="2022-10-21T01:58:00Z"/>
  <w16cex:commentExtensible w16cex:durableId="26FCED37" w16cex:dateUtc="2022-10-21T02:04:00Z"/>
  <w16cex:commentExtensible w16cex:durableId="26FCEE31" w16cex:dateUtc="2022-10-21T02:08:00Z"/>
  <w16cex:commentExtensible w16cex:durableId="26FCEEBD" w16cex:dateUtc="2022-10-21T02:11:00Z"/>
  <w16cex:commentExtensible w16cex:durableId="26FCF084" w16cex:dateUtc="2022-10-21T02:18:00Z"/>
  <w16cex:commentExtensible w16cex:durableId="26FCF0AF" w16cex:dateUtc="2022-10-21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09837F" w16cid:durableId="26F52196"/>
  <w16cid:commentId w16cid:paraId="360B7B49" w16cid:durableId="25474CB5"/>
  <w16cid:commentId w16cid:paraId="55AF8996" w16cid:durableId="253F4CCB"/>
  <w16cid:commentId w16cid:paraId="00DC847E" w16cid:durableId="24FC8119"/>
  <w16cid:commentId w16cid:paraId="18EA8A36" w16cid:durableId="24FC8118"/>
  <w16cid:commentId w16cid:paraId="7C1781E4" w16cid:durableId="26F478A4"/>
  <w16cid:commentId w16cid:paraId="610C471D" w16cid:durableId="26FCEA4F"/>
  <w16cid:commentId w16cid:paraId="630993AB" w16cid:durableId="254A92EE"/>
  <w16cid:commentId w16cid:paraId="0DFE4A5D" w16cid:durableId="26FCEBE1"/>
  <w16cid:commentId w16cid:paraId="264C487B" w16cid:durableId="26FCED37"/>
  <w16cid:commentId w16cid:paraId="29B42EF3" w16cid:durableId="26FCEE31"/>
  <w16cid:commentId w16cid:paraId="54A6239C" w16cid:durableId="26FCEEBD"/>
  <w16cid:commentId w16cid:paraId="3DEDC214" w16cid:durableId="26FCF084"/>
  <w16cid:commentId w16cid:paraId="4131B389" w16cid:durableId="26FCF0AF"/>
  <w16cid:commentId w16cid:paraId="2AC77F76" w16cid:durableId="24E49F37"/>
  <w16cid:commentId w16cid:paraId="18A0BC5F" w16cid:durableId="24E49F38"/>
  <w16cid:commentId w16cid:paraId="696746B3" w16cid:durableId="24E49F39"/>
  <w16cid:commentId w16cid:paraId="5EADCA0A" w16cid:durableId="24E49F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en Tan">
    <w15:presenceInfo w15:providerId="AD" w15:userId="S-1-5-21-371399076-3047136788-812747186-65797"/>
  </w15:person>
  <w15:person w15:author="Zhen Tan [2]">
    <w15:presenceInfo w15:providerId="None" w15:userId="Zhen Tan"/>
  </w15:person>
  <w15:person w15:author="Tan zhen">
    <w15:presenceInfo w15:providerId="Windows Live" w15:userId="cdac4f85e9325219"/>
  </w15:person>
  <w15:person w15:author="Microsoft 帐户">
    <w15:presenceInfo w15:providerId="Windows Live" w15:userId="ce3649319318918b"/>
  </w15:person>
  <w15:person w15:author="zhengliang@csu.edu.cn">
    <w15:presenceInfo w15:providerId="None" w15:userId="zhengliang@csu.edu.c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82"/>
    <w:rsid w:val="00002325"/>
    <w:rsid w:val="00004DBE"/>
    <w:rsid w:val="000118C5"/>
    <w:rsid w:val="0002587F"/>
    <w:rsid w:val="0002674F"/>
    <w:rsid w:val="00030495"/>
    <w:rsid w:val="00032DC7"/>
    <w:rsid w:val="00034916"/>
    <w:rsid w:val="000418AA"/>
    <w:rsid w:val="0004216A"/>
    <w:rsid w:val="0004343D"/>
    <w:rsid w:val="00045992"/>
    <w:rsid w:val="000578E6"/>
    <w:rsid w:val="00057F0F"/>
    <w:rsid w:val="00070472"/>
    <w:rsid w:val="00077324"/>
    <w:rsid w:val="000A1F74"/>
    <w:rsid w:val="000B2E71"/>
    <w:rsid w:val="000C2659"/>
    <w:rsid w:val="000C5D30"/>
    <w:rsid w:val="000D4D69"/>
    <w:rsid w:val="000F3D67"/>
    <w:rsid w:val="001003D0"/>
    <w:rsid w:val="00101D33"/>
    <w:rsid w:val="001111EF"/>
    <w:rsid w:val="001128E3"/>
    <w:rsid w:val="00114F8E"/>
    <w:rsid w:val="00114FB2"/>
    <w:rsid w:val="00116612"/>
    <w:rsid w:val="00120734"/>
    <w:rsid w:val="00120FD3"/>
    <w:rsid w:val="00140FB2"/>
    <w:rsid w:val="00141204"/>
    <w:rsid w:val="001464AD"/>
    <w:rsid w:val="00153EF8"/>
    <w:rsid w:val="00170BFF"/>
    <w:rsid w:val="00183546"/>
    <w:rsid w:val="001B4857"/>
    <w:rsid w:val="001C420D"/>
    <w:rsid w:val="001C72EF"/>
    <w:rsid w:val="001D1F5C"/>
    <w:rsid w:val="001D3D78"/>
    <w:rsid w:val="001D7189"/>
    <w:rsid w:val="001E65D7"/>
    <w:rsid w:val="001F501D"/>
    <w:rsid w:val="00203217"/>
    <w:rsid w:val="00213217"/>
    <w:rsid w:val="0021482D"/>
    <w:rsid w:val="00215D88"/>
    <w:rsid w:val="00222574"/>
    <w:rsid w:val="00233D96"/>
    <w:rsid w:val="0025794F"/>
    <w:rsid w:val="0026118E"/>
    <w:rsid w:val="002611D8"/>
    <w:rsid w:val="002775D0"/>
    <w:rsid w:val="00284D76"/>
    <w:rsid w:val="002920CE"/>
    <w:rsid w:val="002A38A4"/>
    <w:rsid w:val="002A3F45"/>
    <w:rsid w:val="002A42AB"/>
    <w:rsid w:val="002B2A25"/>
    <w:rsid w:val="002B51C2"/>
    <w:rsid w:val="002C3BBD"/>
    <w:rsid w:val="002C4775"/>
    <w:rsid w:val="002D215D"/>
    <w:rsid w:val="002D2FAB"/>
    <w:rsid w:val="002D36D6"/>
    <w:rsid w:val="002D74B1"/>
    <w:rsid w:val="002E1D8F"/>
    <w:rsid w:val="002E45FE"/>
    <w:rsid w:val="002F0FA1"/>
    <w:rsid w:val="002F1473"/>
    <w:rsid w:val="002F4258"/>
    <w:rsid w:val="002F68AF"/>
    <w:rsid w:val="00316EBD"/>
    <w:rsid w:val="003175BB"/>
    <w:rsid w:val="00317ACE"/>
    <w:rsid w:val="00323061"/>
    <w:rsid w:val="00341AEE"/>
    <w:rsid w:val="003442CB"/>
    <w:rsid w:val="00346549"/>
    <w:rsid w:val="00351C38"/>
    <w:rsid w:val="00354F6F"/>
    <w:rsid w:val="00362931"/>
    <w:rsid w:val="00371059"/>
    <w:rsid w:val="00375848"/>
    <w:rsid w:val="0038016A"/>
    <w:rsid w:val="00382FA9"/>
    <w:rsid w:val="0039691F"/>
    <w:rsid w:val="00396FBD"/>
    <w:rsid w:val="003A7F68"/>
    <w:rsid w:val="003C0441"/>
    <w:rsid w:val="003C2F3C"/>
    <w:rsid w:val="003C676C"/>
    <w:rsid w:val="003D7976"/>
    <w:rsid w:val="003E54EA"/>
    <w:rsid w:val="003F3043"/>
    <w:rsid w:val="003F485C"/>
    <w:rsid w:val="003F71D2"/>
    <w:rsid w:val="00412DE1"/>
    <w:rsid w:val="0043068C"/>
    <w:rsid w:val="00436F6B"/>
    <w:rsid w:val="004447D1"/>
    <w:rsid w:val="00452731"/>
    <w:rsid w:val="00453543"/>
    <w:rsid w:val="0047363D"/>
    <w:rsid w:val="00476016"/>
    <w:rsid w:val="0047742F"/>
    <w:rsid w:val="004840F4"/>
    <w:rsid w:val="00486094"/>
    <w:rsid w:val="004864FB"/>
    <w:rsid w:val="00486709"/>
    <w:rsid w:val="00487044"/>
    <w:rsid w:val="0049016C"/>
    <w:rsid w:val="00494AB3"/>
    <w:rsid w:val="004A2D0B"/>
    <w:rsid w:val="004A379C"/>
    <w:rsid w:val="004A5202"/>
    <w:rsid w:val="004A6233"/>
    <w:rsid w:val="004B184E"/>
    <w:rsid w:val="004B253E"/>
    <w:rsid w:val="004B2C87"/>
    <w:rsid w:val="004B56B3"/>
    <w:rsid w:val="004B5BDB"/>
    <w:rsid w:val="004C05E7"/>
    <w:rsid w:val="004C1A65"/>
    <w:rsid w:val="004C6953"/>
    <w:rsid w:val="00502985"/>
    <w:rsid w:val="0050736A"/>
    <w:rsid w:val="00521BA5"/>
    <w:rsid w:val="00525999"/>
    <w:rsid w:val="00544EA0"/>
    <w:rsid w:val="00554086"/>
    <w:rsid w:val="00566C02"/>
    <w:rsid w:val="00570E2B"/>
    <w:rsid w:val="00582647"/>
    <w:rsid w:val="005A181C"/>
    <w:rsid w:val="005A5EA1"/>
    <w:rsid w:val="005B3344"/>
    <w:rsid w:val="005B7067"/>
    <w:rsid w:val="005D4602"/>
    <w:rsid w:val="005E1317"/>
    <w:rsid w:val="005E539C"/>
    <w:rsid w:val="005F0697"/>
    <w:rsid w:val="005F6F69"/>
    <w:rsid w:val="005F7814"/>
    <w:rsid w:val="006002A8"/>
    <w:rsid w:val="0060779D"/>
    <w:rsid w:val="00607994"/>
    <w:rsid w:val="00612010"/>
    <w:rsid w:val="0061568C"/>
    <w:rsid w:val="006211A4"/>
    <w:rsid w:val="006272F3"/>
    <w:rsid w:val="00631C2D"/>
    <w:rsid w:val="0064122C"/>
    <w:rsid w:val="00647797"/>
    <w:rsid w:val="00654D22"/>
    <w:rsid w:val="00660483"/>
    <w:rsid w:val="00664BC5"/>
    <w:rsid w:val="00675C46"/>
    <w:rsid w:val="00685B2F"/>
    <w:rsid w:val="00695A66"/>
    <w:rsid w:val="006A048D"/>
    <w:rsid w:val="006A10A1"/>
    <w:rsid w:val="006A18D8"/>
    <w:rsid w:val="006A4717"/>
    <w:rsid w:val="006A75C9"/>
    <w:rsid w:val="006C3F0B"/>
    <w:rsid w:val="006C6272"/>
    <w:rsid w:val="006D1402"/>
    <w:rsid w:val="006E598C"/>
    <w:rsid w:val="006E7448"/>
    <w:rsid w:val="006F1EAA"/>
    <w:rsid w:val="006F7110"/>
    <w:rsid w:val="0071557B"/>
    <w:rsid w:val="007244ED"/>
    <w:rsid w:val="00734608"/>
    <w:rsid w:val="0074001D"/>
    <w:rsid w:val="00744730"/>
    <w:rsid w:val="00744A9C"/>
    <w:rsid w:val="0075324C"/>
    <w:rsid w:val="00757D9C"/>
    <w:rsid w:val="007609AF"/>
    <w:rsid w:val="00766F58"/>
    <w:rsid w:val="00773275"/>
    <w:rsid w:val="00776021"/>
    <w:rsid w:val="007874D8"/>
    <w:rsid w:val="00790166"/>
    <w:rsid w:val="0079523D"/>
    <w:rsid w:val="007C2F96"/>
    <w:rsid w:val="007C7F10"/>
    <w:rsid w:val="007D2494"/>
    <w:rsid w:val="007D7E15"/>
    <w:rsid w:val="00806D2A"/>
    <w:rsid w:val="008072EA"/>
    <w:rsid w:val="00812311"/>
    <w:rsid w:val="00813E9A"/>
    <w:rsid w:val="00822D84"/>
    <w:rsid w:val="008239E0"/>
    <w:rsid w:val="00827D50"/>
    <w:rsid w:val="00830873"/>
    <w:rsid w:val="00833AAB"/>
    <w:rsid w:val="00833BFE"/>
    <w:rsid w:val="00861F60"/>
    <w:rsid w:val="00862832"/>
    <w:rsid w:val="00871828"/>
    <w:rsid w:val="0087213D"/>
    <w:rsid w:val="00877918"/>
    <w:rsid w:val="00884E62"/>
    <w:rsid w:val="00894A44"/>
    <w:rsid w:val="008A4FF0"/>
    <w:rsid w:val="008B1074"/>
    <w:rsid w:val="008B22E8"/>
    <w:rsid w:val="008B48AB"/>
    <w:rsid w:val="008B6C75"/>
    <w:rsid w:val="008C0FDB"/>
    <w:rsid w:val="008C1DFF"/>
    <w:rsid w:val="008D0B5A"/>
    <w:rsid w:val="008E11FB"/>
    <w:rsid w:val="008E2BC2"/>
    <w:rsid w:val="008F0A65"/>
    <w:rsid w:val="008F3466"/>
    <w:rsid w:val="00900107"/>
    <w:rsid w:val="00903F26"/>
    <w:rsid w:val="00912826"/>
    <w:rsid w:val="0091382D"/>
    <w:rsid w:val="00925B43"/>
    <w:rsid w:val="009312C9"/>
    <w:rsid w:val="009319C5"/>
    <w:rsid w:val="00935B41"/>
    <w:rsid w:val="00936B6B"/>
    <w:rsid w:val="00940572"/>
    <w:rsid w:val="00951D9F"/>
    <w:rsid w:val="00965CBE"/>
    <w:rsid w:val="00970248"/>
    <w:rsid w:val="00973B01"/>
    <w:rsid w:val="00986EB8"/>
    <w:rsid w:val="00991923"/>
    <w:rsid w:val="00992291"/>
    <w:rsid w:val="00997BF3"/>
    <w:rsid w:val="009A4385"/>
    <w:rsid w:val="009A51D1"/>
    <w:rsid w:val="009A55FC"/>
    <w:rsid w:val="009A6383"/>
    <w:rsid w:val="009B5088"/>
    <w:rsid w:val="009C41D8"/>
    <w:rsid w:val="009C5E5F"/>
    <w:rsid w:val="009C613B"/>
    <w:rsid w:val="009D5BCC"/>
    <w:rsid w:val="009E7B9D"/>
    <w:rsid w:val="009F4006"/>
    <w:rsid w:val="009F41EA"/>
    <w:rsid w:val="009F7AF0"/>
    <w:rsid w:val="00A00A8F"/>
    <w:rsid w:val="00A074C1"/>
    <w:rsid w:val="00A1031B"/>
    <w:rsid w:val="00A24004"/>
    <w:rsid w:val="00A422CE"/>
    <w:rsid w:val="00A4277A"/>
    <w:rsid w:val="00A43B3E"/>
    <w:rsid w:val="00A5379D"/>
    <w:rsid w:val="00A542F4"/>
    <w:rsid w:val="00A619DC"/>
    <w:rsid w:val="00A61D5E"/>
    <w:rsid w:val="00A72198"/>
    <w:rsid w:val="00A746E3"/>
    <w:rsid w:val="00A76168"/>
    <w:rsid w:val="00A768F9"/>
    <w:rsid w:val="00A82A9F"/>
    <w:rsid w:val="00A83672"/>
    <w:rsid w:val="00A93E6F"/>
    <w:rsid w:val="00A9449D"/>
    <w:rsid w:val="00A94E30"/>
    <w:rsid w:val="00A977BA"/>
    <w:rsid w:val="00AA0956"/>
    <w:rsid w:val="00AA5314"/>
    <w:rsid w:val="00AA5908"/>
    <w:rsid w:val="00AA6C03"/>
    <w:rsid w:val="00AA7D51"/>
    <w:rsid w:val="00AB4A8C"/>
    <w:rsid w:val="00AC1968"/>
    <w:rsid w:val="00AD0C38"/>
    <w:rsid w:val="00AD16C8"/>
    <w:rsid w:val="00AE0E74"/>
    <w:rsid w:val="00AE26A3"/>
    <w:rsid w:val="00AE7F6C"/>
    <w:rsid w:val="00B00B83"/>
    <w:rsid w:val="00B01A8B"/>
    <w:rsid w:val="00B06513"/>
    <w:rsid w:val="00B13405"/>
    <w:rsid w:val="00B13607"/>
    <w:rsid w:val="00B143F2"/>
    <w:rsid w:val="00B20606"/>
    <w:rsid w:val="00B214CF"/>
    <w:rsid w:val="00B260EA"/>
    <w:rsid w:val="00B32851"/>
    <w:rsid w:val="00B33B33"/>
    <w:rsid w:val="00B43523"/>
    <w:rsid w:val="00B53C86"/>
    <w:rsid w:val="00B73C04"/>
    <w:rsid w:val="00B82D60"/>
    <w:rsid w:val="00B93858"/>
    <w:rsid w:val="00BA02C0"/>
    <w:rsid w:val="00BB148C"/>
    <w:rsid w:val="00BB2282"/>
    <w:rsid w:val="00BB30F4"/>
    <w:rsid w:val="00BB5533"/>
    <w:rsid w:val="00BC763D"/>
    <w:rsid w:val="00BC7A4B"/>
    <w:rsid w:val="00BD16FE"/>
    <w:rsid w:val="00BD61BB"/>
    <w:rsid w:val="00BE10A6"/>
    <w:rsid w:val="00BE6469"/>
    <w:rsid w:val="00BE7332"/>
    <w:rsid w:val="00BF2FA4"/>
    <w:rsid w:val="00C03479"/>
    <w:rsid w:val="00C049E4"/>
    <w:rsid w:val="00C20AF9"/>
    <w:rsid w:val="00C2378F"/>
    <w:rsid w:val="00C26D30"/>
    <w:rsid w:val="00C34DA6"/>
    <w:rsid w:val="00C43858"/>
    <w:rsid w:val="00C50D14"/>
    <w:rsid w:val="00C55D51"/>
    <w:rsid w:val="00C6585E"/>
    <w:rsid w:val="00C65901"/>
    <w:rsid w:val="00C678F8"/>
    <w:rsid w:val="00C7116E"/>
    <w:rsid w:val="00C74625"/>
    <w:rsid w:val="00C968BE"/>
    <w:rsid w:val="00C977A9"/>
    <w:rsid w:val="00CA1E4C"/>
    <w:rsid w:val="00CA499A"/>
    <w:rsid w:val="00CA59CD"/>
    <w:rsid w:val="00CB08B6"/>
    <w:rsid w:val="00CE083A"/>
    <w:rsid w:val="00CE45CF"/>
    <w:rsid w:val="00CE723F"/>
    <w:rsid w:val="00CF3DBC"/>
    <w:rsid w:val="00CF7A85"/>
    <w:rsid w:val="00D02A14"/>
    <w:rsid w:val="00D074D7"/>
    <w:rsid w:val="00D255BA"/>
    <w:rsid w:val="00D31751"/>
    <w:rsid w:val="00D40E70"/>
    <w:rsid w:val="00D4751A"/>
    <w:rsid w:val="00D5557B"/>
    <w:rsid w:val="00D7758B"/>
    <w:rsid w:val="00D81EAB"/>
    <w:rsid w:val="00D90349"/>
    <w:rsid w:val="00D92522"/>
    <w:rsid w:val="00D936B9"/>
    <w:rsid w:val="00DA1B3D"/>
    <w:rsid w:val="00DA6DF7"/>
    <w:rsid w:val="00DC329D"/>
    <w:rsid w:val="00DE05A5"/>
    <w:rsid w:val="00DF03CB"/>
    <w:rsid w:val="00E01878"/>
    <w:rsid w:val="00E01D90"/>
    <w:rsid w:val="00E02552"/>
    <w:rsid w:val="00E036AC"/>
    <w:rsid w:val="00E06095"/>
    <w:rsid w:val="00E107A8"/>
    <w:rsid w:val="00E171E0"/>
    <w:rsid w:val="00E21106"/>
    <w:rsid w:val="00E21E19"/>
    <w:rsid w:val="00E222B9"/>
    <w:rsid w:val="00E23E65"/>
    <w:rsid w:val="00E40261"/>
    <w:rsid w:val="00E43772"/>
    <w:rsid w:val="00E4654F"/>
    <w:rsid w:val="00E538F9"/>
    <w:rsid w:val="00E53E7B"/>
    <w:rsid w:val="00E54604"/>
    <w:rsid w:val="00E55801"/>
    <w:rsid w:val="00E57152"/>
    <w:rsid w:val="00E66250"/>
    <w:rsid w:val="00E7554E"/>
    <w:rsid w:val="00E83089"/>
    <w:rsid w:val="00E84CC5"/>
    <w:rsid w:val="00E94406"/>
    <w:rsid w:val="00E953C7"/>
    <w:rsid w:val="00EB663E"/>
    <w:rsid w:val="00EC1EC5"/>
    <w:rsid w:val="00EC65B0"/>
    <w:rsid w:val="00EC6F41"/>
    <w:rsid w:val="00ED0784"/>
    <w:rsid w:val="00ED331A"/>
    <w:rsid w:val="00ED6BFB"/>
    <w:rsid w:val="00ED7357"/>
    <w:rsid w:val="00EE32D0"/>
    <w:rsid w:val="00EF5F18"/>
    <w:rsid w:val="00F01B88"/>
    <w:rsid w:val="00F01C8B"/>
    <w:rsid w:val="00F1779A"/>
    <w:rsid w:val="00F2006A"/>
    <w:rsid w:val="00F20F81"/>
    <w:rsid w:val="00F23020"/>
    <w:rsid w:val="00F27821"/>
    <w:rsid w:val="00F400D6"/>
    <w:rsid w:val="00F41F1C"/>
    <w:rsid w:val="00F41F42"/>
    <w:rsid w:val="00F42809"/>
    <w:rsid w:val="00F452F9"/>
    <w:rsid w:val="00F47C2B"/>
    <w:rsid w:val="00F50F8C"/>
    <w:rsid w:val="00F65CFE"/>
    <w:rsid w:val="00F70129"/>
    <w:rsid w:val="00F8418C"/>
    <w:rsid w:val="00F848AD"/>
    <w:rsid w:val="00F851DB"/>
    <w:rsid w:val="00F8563B"/>
    <w:rsid w:val="00F86BD6"/>
    <w:rsid w:val="00F91406"/>
    <w:rsid w:val="00F94AB8"/>
    <w:rsid w:val="00FB3F16"/>
    <w:rsid w:val="00FB42DA"/>
    <w:rsid w:val="00FD7A1D"/>
    <w:rsid w:val="00FE412E"/>
    <w:rsid w:val="00FE5468"/>
    <w:rsid w:val="00FF004E"/>
    <w:rsid w:val="00FF6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22ED"/>
  <w15:chartTrackingRefBased/>
  <w15:docId w15:val="{9B20600B-44BE-4B9E-8373-D5DDC5C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282"/>
    <w:pPr>
      <w:widowControl w:val="0"/>
      <w:spacing w:after="0" w:line="240" w:lineRule="auto"/>
      <w:jc w:val="both"/>
    </w:pPr>
    <w:rPr>
      <w:kern w:val="2"/>
      <w:sz w:val="21"/>
    </w:rPr>
  </w:style>
  <w:style w:type="paragraph" w:styleId="1">
    <w:name w:val="heading 1"/>
    <w:basedOn w:val="a"/>
    <w:next w:val="a"/>
    <w:link w:val="10"/>
    <w:uiPriority w:val="9"/>
    <w:qFormat/>
    <w:rsid w:val="00BB2282"/>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9C613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2282"/>
    <w:rPr>
      <w:rFonts w:asciiTheme="majorHAnsi" w:eastAsiaTheme="majorEastAsia" w:hAnsiTheme="majorHAnsi" w:cstheme="majorBidi"/>
      <w:color w:val="538135" w:themeColor="accent6" w:themeShade="BF"/>
      <w:sz w:val="40"/>
      <w:szCs w:val="40"/>
    </w:rPr>
  </w:style>
  <w:style w:type="character" w:styleId="a3">
    <w:name w:val="annotation reference"/>
    <w:basedOn w:val="a0"/>
    <w:uiPriority w:val="99"/>
    <w:semiHidden/>
    <w:unhideWhenUsed/>
    <w:rsid w:val="00BB2282"/>
    <w:rPr>
      <w:sz w:val="21"/>
      <w:szCs w:val="21"/>
    </w:rPr>
  </w:style>
  <w:style w:type="paragraph" w:styleId="a4">
    <w:name w:val="annotation text"/>
    <w:basedOn w:val="a"/>
    <w:link w:val="a5"/>
    <w:uiPriority w:val="99"/>
    <w:unhideWhenUsed/>
    <w:rsid w:val="00BB2282"/>
    <w:pPr>
      <w:jc w:val="left"/>
    </w:pPr>
    <w:rPr>
      <w:szCs w:val="21"/>
    </w:rPr>
  </w:style>
  <w:style w:type="character" w:customStyle="1" w:styleId="a5">
    <w:name w:val="批注文字 字符"/>
    <w:basedOn w:val="a0"/>
    <w:link w:val="a4"/>
    <w:uiPriority w:val="99"/>
    <w:rsid w:val="00BB2282"/>
    <w:rPr>
      <w:kern w:val="2"/>
      <w:sz w:val="21"/>
      <w:szCs w:val="21"/>
    </w:rPr>
  </w:style>
  <w:style w:type="paragraph" w:styleId="a6">
    <w:name w:val="Balloon Text"/>
    <w:basedOn w:val="a"/>
    <w:link w:val="a7"/>
    <w:uiPriority w:val="99"/>
    <w:semiHidden/>
    <w:unhideWhenUsed/>
    <w:rsid w:val="00BB2282"/>
    <w:rPr>
      <w:rFonts w:ascii="Segoe UI" w:hAnsi="Segoe UI" w:cs="Segoe UI"/>
      <w:sz w:val="18"/>
      <w:szCs w:val="18"/>
    </w:rPr>
  </w:style>
  <w:style w:type="character" w:customStyle="1" w:styleId="a7">
    <w:name w:val="批注框文本 字符"/>
    <w:basedOn w:val="a0"/>
    <w:link w:val="a6"/>
    <w:uiPriority w:val="99"/>
    <w:semiHidden/>
    <w:rsid w:val="00BB2282"/>
    <w:rPr>
      <w:rFonts w:ascii="Segoe UI" w:hAnsi="Segoe UI" w:cs="Segoe UI"/>
      <w:kern w:val="2"/>
      <w:sz w:val="18"/>
      <w:szCs w:val="18"/>
    </w:rPr>
  </w:style>
  <w:style w:type="character" w:styleId="a8">
    <w:name w:val="Placeholder Text"/>
    <w:basedOn w:val="a0"/>
    <w:uiPriority w:val="99"/>
    <w:semiHidden/>
    <w:rsid w:val="00057F0F"/>
    <w:rPr>
      <w:color w:val="808080"/>
    </w:rPr>
  </w:style>
  <w:style w:type="paragraph" w:styleId="a9">
    <w:name w:val="annotation subject"/>
    <w:basedOn w:val="a4"/>
    <w:next w:val="a4"/>
    <w:link w:val="aa"/>
    <w:uiPriority w:val="99"/>
    <w:semiHidden/>
    <w:unhideWhenUsed/>
    <w:rsid w:val="00936B6B"/>
    <w:pPr>
      <w:jc w:val="both"/>
    </w:pPr>
    <w:rPr>
      <w:b/>
      <w:bCs/>
      <w:sz w:val="20"/>
      <w:szCs w:val="20"/>
    </w:rPr>
  </w:style>
  <w:style w:type="character" w:customStyle="1" w:styleId="aa">
    <w:name w:val="批注主题 字符"/>
    <w:basedOn w:val="a5"/>
    <w:link w:val="a9"/>
    <w:uiPriority w:val="99"/>
    <w:semiHidden/>
    <w:rsid w:val="00936B6B"/>
    <w:rPr>
      <w:b/>
      <w:bCs/>
      <w:kern w:val="2"/>
      <w:sz w:val="20"/>
      <w:szCs w:val="20"/>
    </w:rPr>
  </w:style>
  <w:style w:type="character" w:customStyle="1" w:styleId="20">
    <w:name w:val="标题 2 字符"/>
    <w:basedOn w:val="a0"/>
    <w:link w:val="2"/>
    <w:uiPriority w:val="9"/>
    <w:rsid w:val="009C613B"/>
    <w:rPr>
      <w:rFonts w:asciiTheme="majorHAnsi" w:eastAsiaTheme="majorEastAsia" w:hAnsiTheme="majorHAnsi" w:cstheme="majorBidi"/>
      <w:color w:val="2F5496" w:themeColor="accent1" w:themeShade="BF"/>
      <w:kern w:val="2"/>
      <w:sz w:val="26"/>
      <w:szCs w:val="26"/>
    </w:rPr>
  </w:style>
  <w:style w:type="paragraph" w:styleId="ab">
    <w:name w:val="Revision"/>
    <w:hidden/>
    <w:uiPriority w:val="99"/>
    <w:semiHidden/>
    <w:rsid w:val="00970248"/>
    <w:pPr>
      <w:spacing w:after="0" w:line="240" w:lineRule="auto"/>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51E28-CAAE-4349-ACC6-72AB3A964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9</Pages>
  <Words>4691</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UNNC</Company>
  <LinksUpToDate>false</LinksUpToDate>
  <CharactersWithSpaces>31368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zhengliang@csu.edu.cn</cp:lastModifiedBy>
  <cp:revision>54</cp:revision>
  <cp:lastPrinted>2021-11-26T15:52:00Z</cp:lastPrinted>
  <dcterms:created xsi:type="dcterms:W3CDTF">2022-07-31T03:43:00Z</dcterms:created>
  <dcterms:modified xsi:type="dcterms:W3CDTF">2022-10-21T02:29:00Z</dcterms:modified>
</cp:coreProperties>
</file>