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D643A" w14:textId="76ED88BA" w:rsidR="00961A50" w:rsidRDefault="00961A50" w:rsidP="00002844">
      <w:pPr>
        <w:jc w:val="center"/>
        <w:rPr>
          <w:rFonts w:ascii="Times New Roman" w:hAnsi="Times New Roman" w:cs="Times New Roman"/>
          <w:b/>
          <w:bCs/>
          <w:sz w:val="28"/>
          <w:szCs w:val="28"/>
        </w:rPr>
      </w:pPr>
      <w:commentRangeStart w:id="0"/>
      <w:r w:rsidRPr="00307C18">
        <w:rPr>
          <w:rFonts w:ascii="Times New Roman" w:hAnsi="Times New Roman" w:cs="Times New Roman"/>
          <w:b/>
          <w:bCs/>
          <w:sz w:val="28"/>
          <w:szCs w:val="28"/>
        </w:rPr>
        <w:t>A</w:t>
      </w:r>
      <w:commentRangeEnd w:id="0"/>
      <w:r w:rsidR="00D83AD0">
        <w:rPr>
          <w:rStyle w:val="CommentReference"/>
        </w:rPr>
        <w:commentReference w:id="0"/>
      </w:r>
      <w:r w:rsidRPr="00307C18">
        <w:rPr>
          <w:rFonts w:ascii="Times New Roman" w:hAnsi="Times New Roman" w:cs="Times New Roman"/>
          <w:b/>
          <w:bCs/>
          <w:sz w:val="28"/>
          <w:szCs w:val="28"/>
        </w:rPr>
        <w:t xml:space="preserve"> </w:t>
      </w:r>
      <w:r w:rsidR="00210F17" w:rsidRPr="00307C18">
        <w:rPr>
          <w:rFonts w:ascii="Times New Roman" w:hAnsi="Times New Roman" w:cs="Times New Roman"/>
          <w:b/>
          <w:bCs/>
          <w:sz w:val="28"/>
          <w:szCs w:val="28"/>
        </w:rPr>
        <w:t>probabilistically</w:t>
      </w:r>
      <w:r w:rsidRPr="00307C18">
        <w:rPr>
          <w:rFonts w:ascii="Times New Roman" w:hAnsi="Times New Roman" w:cs="Times New Roman"/>
          <w:b/>
          <w:bCs/>
          <w:sz w:val="28"/>
          <w:szCs w:val="28"/>
        </w:rPr>
        <w:t xml:space="preserve"> constrained bi-objective simulation-based </w:t>
      </w:r>
      <w:r w:rsidR="00210F17" w:rsidRPr="00307C18">
        <w:rPr>
          <w:rFonts w:ascii="Times New Roman" w:hAnsi="Times New Roman" w:cs="Times New Roman"/>
          <w:b/>
          <w:bCs/>
          <w:sz w:val="28"/>
          <w:szCs w:val="28"/>
        </w:rPr>
        <w:t xml:space="preserve">stochastic </w:t>
      </w:r>
      <w:r w:rsidRPr="00307C18">
        <w:rPr>
          <w:rFonts w:ascii="Times New Roman" w:hAnsi="Times New Roman" w:cs="Times New Roman"/>
          <w:b/>
          <w:bCs/>
          <w:sz w:val="28"/>
          <w:szCs w:val="28"/>
        </w:rPr>
        <w:t>optimization framework for urban transportation problems</w:t>
      </w:r>
    </w:p>
    <w:p w14:paraId="790A8EE1" w14:textId="77777777" w:rsidR="00182FE8" w:rsidRDefault="00182FE8" w:rsidP="00182FE8">
      <w:pPr>
        <w:jc w:val="center"/>
        <w:rPr>
          <w:color w:val="0070C0"/>
        </w:rPr>
      </w:pPr>
    </w:p>
    <w:p w14:paraId="25183DE8" w14:textId="77777777" w:rsidR="00182FE8" w:rsidRPr="00BC2E21" w:rsidRDefault="00182FE8" w:rsidP="00182FE8">
      <w:pPr>
        <w:jc w:val="center"/>
        <w:rPr>
          <w:rFonts w:ascii="Times New Roman" w:hAnsi="Times New Roman" w:cs="Times New Roman"/>
          <w:color w:val="0070C0"/>
          <w:sz w:val="24"/>
          <w:szCs w:val="24"/>
        </w:rPr>
      </w:pPr>
      <w:r>
        <w:rPr>
          <w:rFonts w:ascii="Times New Roman" w:hAnsi="Times New Roman" w:cs="Times New Roman"/>
          <w:color w:val="0070C0"/>
          <w:sz w:val="24"/>
          <w:szCs w:val="24"/>
        </w:rPr>
        <w:t>(</w:t>
      </w:r>
      <w:r w:rsidRPr="00BC2E21">
        <w:rPr>
          <w:rFonts w:ascii="Times New Roman" w:hAnsi="Times New Roman" w:cs="Times New Roman"/>
          <w:color w:val="0070C0"/>
          <w:sz w:val="24"/>
          <w:szCs w:val="24"/>
        </w:rPr>
        <w:t>author information)</w:t>
      </w:r>
    </w:p>
    <w:p w14:paraId="0CEF0D67" w14:textId="77777777" w:rsidR="00637DF8" w:rsidRPr="00307C18" w:rsidRDefault="00637DF8" w:rsidP="00002844"/>
    <w:p w14:paraId="42137D76" w14:textId="24B96807" w:rsidR="005B6A15" w:rsidRPr="00307C18" w:rsidRDefault="005B6A15" w:rsidP="005B6A15">
      <w:pPr>
        <w:pStyle w:val="Heading1"/>
        <w:spacing w:before="0" w:after="0"/>
        <w:rPr>
          <w:rFonts w:ascii="Times New Roman" w:eastAsiaTheme="minorEastAsia" w:hAnsi="Times New Roman" w:cs="Times New Roman"/>
          <w:b/>
          <w:bCs/>
          <w:color w:val="auto"/>
          <w:kern w:val="2"/>
          <w:sz w:val="24"/>
          <w:szCs w:val="24"/>
        </w:rPr>
      </w:pPr>
      <w:commentRangeStart w:id="1"/>
      <w:r w:rsidRPr="00307C18">
        <w:rPr>
          <w:rFonts w:ascii="Times New Roman" w:eastAsiaTheme="minorEastAsia" w:hAnsi="Times New Roman" w:cs="Times New Roman"/>
          <w:b/>
          <w:bCs/>
          <w:color w:val="auto"/>
          <w:kern w:val="2"/>
          <w:sz w:val="24"/>
          <w:szCs w:val="24"/>
        </w:rPr>
        <w:t>Abstract</w:t>
      </w:r>
      <w:commentRangeEnd w:id="1"/>
      <w:r w:rsidR="003B5EB8">
        <w:rPr>
          <w:rStyle w:val="CommentReference"/>
          <w:rFonts w:asciiTheme="minorHAnsi" w:eastAsiaTheme="minorEastAsia" w:hAnsiTheme="minorHAnsi" w:cstheme="minorBidi"/>
          <w:color w:val="auto"/>
          <w:kern w:val="2"/>
        </w:rPr>
        <w:commentReference w:id="1"/>
      </w:r>
    </w:p>
    <w:p w14:paraId="00C0E187" w14:textId="01822E5D"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This study proposes a simulation-based optimization (SO) method to solve stochastic constrained bi-objective urban transportation problems, whose bi-objectives and constraint can only be evaluated based on computationally expensive stochastic traffic simulators. It presents a parametric belief based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p</w:t>
      </w:r>
      <w:r w:rsidRPr="00307C18">
        <w:rPr>
          <w:rFonts w:ascii="Times New Roman" w:hAnsi="Times New Roman" w:cs="Times New Roman" w:hint="eastAsia"/>
          <w:sz w:val="24"/>
          <w:szCs w:val="24"/>
        </w:rPr>
        <w:t>rocess</w:t>
      </w:r>
      <w:r w:rsidRPr="00307C18">
        <w:rPr>
          <w:rFonts w:ascii="Times New Roman" w:hAnsi="Times New Roman" w:cs="Times New Roman"/>
          <w:sz w:val="24"/>
          <w:szCs w:val="24"/>
        </w:rPr>
        <w:t xml:space="preserve"> regression to estimate the </w:t>
      </w:r>
      <w:r w:rsidR="00491A9D"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 xml:space="preserve">bi-objective values as well as the </w:t>
      </w:r>
      <w:r w:rsidR="00491A9D" w:rsidRPr="00307C18">
        <w:rPr>
          <w:rFonts w:ascii="Times New Roman" w:hAnsi="Times New Roman" w:cs="Times New Roman"/>
          <w:sz w:val="24"/>
          <w:szCs w:val="24"/>
        </w:rPr>
        <w:t xml:space="preserve">quantile of the </w:t>
      </w:r>
      <w:r w:rsidRPr="00307C18">
        <w:rPr>
          <w:rFonts w:ascii="Times New Roman" w:hAnsi="Times New Roman" w:cs="Times New Roman"/>
          <w:sz w:val="24"/>
          <w:szCs w:val="24"/>
        </w:rPr>
        <w:t xml:space="preserve">constraint </w:t>
      </w:r>
      <w:r w:rsidR="00491A9D" w:rsidRPr="00307C18">
        <w:rPr>
          <w:rFonts w:ascii="Times New Roman" w:hAnsi="Times New Roman" w:cs="Times New Roman"/>
          <w:sz w:val="24"/>
          <w:szCs w:val="24"/>
        </w:rPr>
        <w:t>function value</w:t>
      </w:r>
      <w:r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A </w:t>
      </w:r>
      <w:r w:rsidRPr="00307C18">
        <w:rPr>
          <w:rFonts w:ascii="Times New Roman" w:hAnsi="Times New Roman" w:cs="Times New Roman"/>
          <w:sz w:val="24"/>
          <w:szCs w:val="24"/>
        </w:rPr>
        <w:t>computationally efficient approximate knowledge gradient sampling policy</w:t>
      </w:r>
      <w:r w:rsidR="005A4BE5"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is designed </w:t>
      </w:r>
      <w:r w:rsidRPr="00307C18">
        <w:rPr>
          <w:rFonts w:ascii="Times New Roman" w:hAnsi="Times New Roman" w:cs="Times New Roman"/>
          <w:sz w:val="24"/>
          <w:szCs w:val="24"/>
        </w:rPr>
        <w:t xml:space="preserve">for </w:t>
      </w:r>
      <w:r w:rsidR="00491A9D" w:rsidRPr="00307C18">
        <w:rPr>
          <w:rFonts w:ascii="Times New Roman" w:hAnsi="Times New Roman" w:cs="Times New Roman"/>
          <w:sz w:val="24"/>
          <w:szCs w:val="24"/>
        </w:rPr>
        <w:t xml:space="preserve">searching </w:t>
      </w:r>
      <w:r w:rsidRPr="00307C18">
        <w:rPr>
          <w:rFonts w:ascii="Times New Roman" w:hAnsi="Times New Roman" w:cs="Times New Roman"/>
          <w:sz w:val="24"/>
          <w:szCs w:val="24"/>
        </w:rPr>
        <w:t xml:space="preserve">the feasible non-dominated solutions. </w:t>
      </w:r>
      <w:r w:rsidR="00491A9D" w:rsidRPr="00307C18">
        <w:rPr>
          <w:rFonts w:ascii="Times New Roman" w:hAnsi="Times New Roman" w:cs="Times New Roman"/>
          <w:sz w:val="24"/>
          <w:szCs w:val="24"/>
        </w:rPr>
        <w:t xml:space="preserve">We propose </w:t>
      </w:r>
      <w:r w:rsidR="005A4BE5" w:rsidRPr="00307C18">
        <w:rPr>
          <w:rFonts w:ascii="Times New Roman" w:hAnsi="Times New Roman" w:cs="Times New Roman"/>
          <w:sz w:val="24"/>
          <w:szCs w:val="24"/>
        </w:rPr>
        <w:t>a</w:t>
      </w:r>
      <w:r w:rsidRPr="00307C18">
        <w:rPr>
          <w:rFonts w:ascii="Times New Roman" w:hAnsi="Times New Roman" w:cs="Times New Roman"/>
          <w:sz w:val="24"/>
          <w:szCs w:val="24"/>
        </w:rPr>
        <w:t xml:space="preserve"> convenient </w:t>
      </w:r>
      <w:commentRangeStart w:id="2"/>
      <w:r w:rsidRPr="00484522">
        <w:rPr>
          <w:rFonts w:ascii="Times New Roman" w:hAnsi="Times New Roman" w:cs="Times New Roman"/>
          <w:sz w:val="24"/>
          <w:szCs w:val="24"/>
          <w:highlight w:val="yellow"/>
        </w:rPr>
        <w:t xml:space="preserve">variance </w:t>
      </w:r>
      <w:r w:rsidR="005A4BE5" w:rsidRPr="00484522">
        <w:rPr>
          <w:rFonts w:ascii="Times New Roman" w:hAnsi="Times New Roman" w:cs="Times New Roman"/>
          <w:sz w:val="24"/>
          <w:szCs w:val="24"/>
          <w:highlight w:val="yellow"/>
        </w:rPr>
        <w:t>estimation parametric model (VEPM)</w:t>
      </w:r>
      <w:r w:rsidR="005A4BE5" w:rsidRPr="00307C18">
        <w:rPr>
          <w:rFonts w:ascii="Times New Roman" w:hAnsi="Times New Roman" w:cs="Times New Roman"/>
          <w:sz w:val="24"/>
          <w:szCs w:val="24"/>
        </w:rPr>
        <w:t xml:space="preserve"> </w:t>
      </w:r>
      <w:commentRangeEnd w:id="2"/>
      <w:r w:rsidR="0097668D">
        <w:rPr>
          <w:rStyle w:val="CommentReference"/>
        </w:rPr>
        <w:commentReference w:id="2"/>
      </w:r>
      <w:r w:rsidR="005A4BE5" w:rsidRPr="00307C18">
        <w:rPr>
          <w:rFonts w:ascii="Times New Roman" w:hAnsi="Times New Roman" w:cs="Times New Roman"/>
          <w:sz w:val="24"/>
          <w:szCs w:val="24"/>
        </w:rPr>
        <w:t>defined on the</w:t>
      </w:r>
      <w:r w:rsidRPr="00307C18">
        <w:rPr>
          <w:rFonts w:ascii="Times New Roman" w:hAnsi="Times New Roman" w:cs="Times New Roman"/>
          <w:sz w:val="24"/>
          <w:szCs w:val="24"/>
        </w:rPr>
        <w:t xml:space="preserve"> feature space</w:t>
      </w:r>
      <w:r w:rsidR="00EE61A1" w:rsidRPr="00307C18">
        <w:rPr>
          <w:rFonts w:ascii="Times New Roman" w:hAnsi="Times New Roman" w:cs="Times New Roman"/>
          <w:sz w:val="24"/>
          <w:szCs w:val="24"/>
        </w:rPr>
        <w:t>, which</w:t>
      </w:r>
      <w:r w:rsidRPr="00307C18">
        <w:rPr>
          <w:rFonts w:ascii="Times New Roman" w:hAnsi="Times New Roman" w:cs="Times New Roman"/>
          <w:sz w:val="24"/>
          <w:szCs w:val="24"/>
        </w:rPr>
        <w:t xml:space="preserve"> is particularly helpful in learning the quantile of the constraint for </w:t>
      </w:r>
      <w:r w:rsidR="005A4BE5" w:rsidRPr="00307C18">
        <w:rPr>
          <w:rFonts w:ascii="Times New Roman" w:hAnsi="Times New Roman" w:cs="Times New Roman"/>
          <w:sz w:val="24"/>
          <w:szCs w:val="24"/>
        </w:rPr>
        <w:t xml:space="preserve">judging </w:t>
      </w:r>
      <w:r w:rsidRPr="00307C18">
        <w:rPr>
          <w:rFonts w:ascii="Times New Roman" w:hAnsi="Times New Roman" w:cs="Times New Roman"/>
          <w:sz w:val="24"/>
          <w:szCs w:val="24"/>
        </w:rPr>
        <w:t>feasibility. The proposed SO method achieves satisfactory results for a set of synthetic numerical test problems</w:t>
      </w:r>
      <w:r w:rsidR="005A4BE5" w:rsidRPr="00307C18">
        <w:rPr>
          <w:rFonts w:ascii="Times New Roman" w:hAnsi="Times New Roman" w:cs="Times New Roman"/>
          <w:sz w:val="24"/>
          <w:szCs w:val="24"/>
        </w:rPr>
        <w:t xml:space="preserve"> </w:t>
      </w:r>
      <w:r w:rsidR="00EE61A1" w:rsidRPr="00307C18">
        <w:rPr>
          <w:rFonts w:ascii="Times New Roman" w:hAnsi="Times New Roman" w:cs="Times New Roman"/>
          <w:sz w:val="24"/>
          <w:szCs w:val="24"/>
        </w:rPr>
        <w:t xml:space="preserve">with </w:t>
      </w:r>
      <w:r w:rsidR="005A4BE5" w:rsidRPr="00307C18">
        <w:rPr>
          <w:rFonts w:ascii="Times New Roman" w:hAnsi="Times New Roman" w:cs="Times New Roman"/>
          <w:sz w:val="24"/>
          <w:szCs w:val="24"/>
        </w:rPr>
        <w:t xml:space="preserve">the effectiveness of the </w:t>
      </w:r>
      <w:r w:rsidR="00EE61A1" w:rsidRPr="00307C18">
        <w:rPr>
          <w:rFonts w:ascii="Times New Roman" w:hAnsi="Times New Roman" w:cs="Times New Roman"/>
          <w:sz w:val="24"/>
          <w:szCs w:val="24"/>
        </w:rPr>
        <w:t>VEMP scheme validated</w:t>
      </w:r>
      <w:r w:rsidRPr="00307C18">
        <w:rPr>
          <w:rFonts w:ascii="Times New Roman" w:hAnsi="Times New Roman" w:cs="Times New Roman"/>
          <w:sz w:val="24"/>
          <w:szCs w:val="24"/>
        </w:rPr>
        <w:t>. We also evaluate the performance of the algorithm</w:t>
      </w:r>
      <w:r w:rsidR="00307CE5" w:rsidRPr="00307C18">
        <w:rPr>
          <w:rFonts w:ascii="Times New Roman" w:hAnsi="Times New Roman" w:cs="Times New Roman"/>
          <w:sz w:val="24"/>
          <w:szCs w:val="24"/>
        </w:rPr>
        <w:t>s</w:t>
      </w:r>
      <w:r w:rsidRPr="00307C18">
        <w:rPr>
          <w:rFonts w:ascii="Times New Roman" w:hAnsi="Times New Roman" w:cs="Times New Roman"/>
          <w:sz w:val="24"/>
          <w:szCs w:val="24"/>
        </w:rPr>
        <w:t xml:space="preserve"> for a real-word network-wide traffic signal timing problem </w:t>
      </w:r>
      <w:r w:rsidR="00307CE5" w:rsidRPr="00307C18">
        <w:rPr>
          <w:rFonts w:ascii="Times New Roman" w:hAnsi="Times New Roman" w:cs="Times New Roman"/>
          <w:sz w:val="24"/>
          <w:szCs w:val="24"/>
        </w:rPr>
        <w:t xml:space="preserve">which takes </w:t>
      </w:r>
      <w:r w:rsidR="004B6C12" w:rsidRPr="00307C18">
        <w:rPr>
          <w:rFonts w:ascii="Times New Roman" w:hAnsi="Times New Roman" w:cs="Times New Roman"/>
          <w:sz w:val="24"/>
          <w:szCs w:val="24"/>
        </w:rPr>
        <w:t xml:space="preserve">the </w:t>
      </w:r>
      <w:r w:rsidRPr="00307C18">
        <w:rPr>
          <w:rFonts w:ascii="Times New Roman" w:hAnsi="Times New Roman" w:cs="Times New Roman"/>
          <w:sz w:val="24"/>
          <w:szCs w:val="24"/>
        </w:rPr>
        <w:t xml:space="preserve">expected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traffic efficiency and</w:t>
      </w:r>
      <w:r w:rsidR="004B6C12" w:rsidRPr="00307C18">
        <w:rPr>
          <w:rFonts w:ascii="Times New Roman" w:hAnsi="Times New Roman" w:cs="Times New Roman"/>
          <w:sz w:val="24"/>
          <w:szCs w:val="24"/>
        </w:rPr>
        <w:t xml:space="preserve"> relative</w:t>
      </w:r>
      <w:r w:rsidRPr="00307C18">
        <w:rPr>
          <w:rFonts w:ascii="Times New Roman" w:hAnsi="Times New Roman" w:cs="Times New Roman"/>
          <w:sz w:val="24"/>
          <w:szCs w:val="24"/>
        </w:rPr>
        <w:t xml:space="preserve"> equity</w:t>
      </w:r>
      <w:r w:rsidR="00307CE5" w:rsidRPr="00307C18">
        <w:rPr>
          <w:rFonts w:ascii="Times New Roman" w:hAnsi="Times New Roman" w:cs="Times New Roman"/>
          <w:sz w:val="24"/>
          <w:szCs w:val="24"/>
        </w:rPr>
        <w:t xml:space="preserve"> as two objectives and has</w:t>
      </w:r>
      <w:r w:rsidRPr="00307C18">
        <w:rPr>
          <w:rFonts w:ascii="Times New Roman" w:hAnsi="Times New Roman" w:cs="Times New Roman"/>
          <w:sz w:val="24"/>
          <w:szCs w:val="24"/>
        </w:rPr>
        <w:t xml:space="preserve"> a probabilistic constraint </w:t>
      </w:r>
      <w:r w:rsidR="00307CE5" w:rsidRPr="00307C18">
        <w:rPr>
          <w:rFonts w:ascii="Times New Roman" w:hAnsi="Times New Roman" w:cs="Times New Roman"/>
          <w:sz w:val="24"/>
          <w:szCs w:val="24"/>
        </w:rPr>
        <w:t>on</w:t>
      </w:r>
      <w:r w:rsidRPr="00307C18">
        <w:rPr>
          <w:rFonts w:ascii="Times New Roman" w:hAnsi="Times New Roman" w:cs="Times New Roman"/>
          <w:sz w:val="24"/>
          <w:szCs w:val="24"/>
        </w:rPr>
        <w:t xml:space="preserve"> the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 xml:space="preserve">vehicular emissions, </w:t>
      </w:r>
      <w:r w:rsidR="004B6C12" w:rsidRPr="00307C18">
        <w:rPr>
          <w:rFonts w:ascii="Times New Roman" w:hAnsi="Times New Roman" w:cs="Times New Roman"/>
          <w:sz w:val="24"/>
          <w:szCs w:val="24"/>
        </w:rPr>
        <w:t xml:space="preserve">considering </w:t>
      </w:r>
      <w:r w:rsidRPr="00307C18">
        <w:rPr>
          <w:rFonts w:ascii="Times New Roman" w:hAnsi="Times New Roman" w:cs="Times New Roman"/>
          <w:sz w:val="24"/>
          <w:szCs w:val="24"/>
        </w:rPr>
        <w:t xml:space="preserve">random perturbation of traffic volumes on the road network. </w:t>
      </w:r>
      <w:r w:rsidR="004B6C12" w:rsidRPr="00307C18">
        <w:rPr>
          <w:rFonts w:ascii="Times New Roman" w:hAnsi="Times New Roman" w:cs="Times New Roman"/>
          <w:sz w:val="24"/>
          <w:szCs w:val="24"/>
        </w:rPr>
        <w:t xml:space="preserve">By comparing the performance of various choices of </w:t>
      </w:r>
      <w:commentRangeStart w:id="3"/>
      <w:del w:id="4" w:author="Zhen Tan" w:date="2023-10-17T23:25:00Z">
        <w:r w:rsidR="003509EB" w:rsidRPr="00D07B24" w:rsidDel="00861CB7">
          <w:rPr>
            <w:rFonts w:ascii="Times New Roman" w:hAnsi="Times New Roman" w:cs="Times New Roman"/>
            <w:strike/>
            <w:color w:val="FF0000"/>
            <w:sz w:val="24"/>
            <w:szCs w:val="24"/>
          </w:rPr>
          <w:delText>the</w:delText>
        </w:r>
        <w:commentRangeEnd w:id="3"/>
        <w:r w:rsidR="00207E89" w:rsidDel="00861CB7">
          <w:rPr>
            <w:rStyle w:val="CommentReference"/>
          </w:rPr>
          <w:commentReference w:id="3"/>
        </w:r>
        <w:r w:rsidR="003509EB" w:rsidRPr="00D07B24" w:rsidDel="00861CB7">
          <w:rPr>
            <w:rFonts w:ascii="Times New Roman" w:hAnsi="Times New Roman" w:cs="Times New Roman"/>
            <w:strike/>
            <w:color w:val="FF0000"/>
            <w:sz w:val="24"/>
            <w:szCs w:val="24"/>
          </w:rPr>
          <w:delText xml:space="preserve"> </w:delText>
        </w:r>
      </w:del>
      <w:r w:rsidR="003509EB" w:rsidRPr="00307C18">
        <w:rPr>
          <w:rFonts w:ascii="Times New Roman" w:hAnsi="Times New Roman" w:cs="Times New Roman"/>
          <w:sz w:val="24"/>
          <w:szCs w:val="24"/>
        </w:rPr>
        <w:t xml:space="preserve">parametric </w:t>
      </w:r>
      <w:r w:rsidR="004B6C12" w:rsidRPr="00307C18">
        <w:rPr>
          <w:rFonts w:ascii="Times New Roman" w:hAnsi="Times New Roman" w:cs="Times New Roman"/>
          <w:sz w:val="24"/>
          <w:szCs w:val="24"/>
        </w:rPr>
        <w:t xml:space="preserve">belief models, we conclude that </w:t>
      </w:r>
      <w:r w:rsidR="003509EB" w:rsidRPr="00307C18">
        <w:rPr>
          <w:rFonts w:ascii="Times New Roman" w:hAnsi="Times New Roman" w:cs="Times New Roman"/>
          <w:sz w:val="24"/>
          <w:szCs w:val="24"/>
        </w:rPr>
        <w:t>including</w:t>
      </w:r>
      <w:r w:rsidR="006536C6" w:rsidRPr="00307C18">
        <w:rPr>
          <w:rFonts w:ascii="Times New Roman" w:hAnsi="Times New Roman" w:cs="Times New Roman"/>
          <w:sz w:val="24"/>
          <w:szCs w:val="24"/>
        </w:rPr>
        <w:t xml:space="preserve"> only linear and squared terms of the decision variables </w:t>
      </w:r>
      <w:r w:rsidR="003509EB" w:rsidRPr="00307C18">
        <w:rPr>
          <w:rFonts w:ascii="Times New Roman" w:hAnsi="Times New Roman" w:cs="Times New Roman"/>
          <w:sz w:val="24"/>
          <w:szCs w:val="24"/>
        </w:rPr>
        <w:t>as the basis functions lead</w:t>
      </w:r>
      <w:r w:rsidR="00D07B24" w:rsidRPr="00D07B24">
        <w:rPr>
          <w:rFonts w:ascii="Times New Roman" w:hAnsi="Times New Roman" w:cs="Times New Roman"/>
          <w:color w:val="FF0000"/>
          <w:sz w:val="24"/>
          <w:szCs w:val="24"/>
        </w:rPr>
        <w:t>s</w:t>
      </w:r>
      <w:r w:rsidR="003509EB" w:rsidRPr="00307C18">
        <w:rPr>
          <w:rFonts w:ascii="Times New Roman" w:hAnsi="Times New Roman" w:cs="Times New Roman"/>
          <w:sz w:val="24"/>
          <w:szCs w:val="24"/>
        </w:rPr>
        <w:t xml:space="preserve"> to the best performance </w:t>
      </w:r>
      <w:r w:rsidR="006536C6" w:rsidRPr="00307C18">
        <w:rPr>
          <w:rFonts w:ascii="Times New Roman" w:hAnsi="Times New Roman" w:cs="Times New Roman"/>
          <w:sz w:val="24"/>
          <w:szCs w:val="24"/>
        </w:rPr>
        <w:t>with little compromise in computational cost</w:t>
      </w:r>
      <w:r w:rsidR="004B6C12"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Compared to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w:t>
      </w:r>
      <w:r w:rsidR="005B2FEF" w:rsidRPr="00307C18">
        <w:rPr>
          <w:rFonts w:ascii="Times New Roman" w:hAnsi="Times New Roman" w:cs="Times New Roman"/>
          <w:sz w:val="24"/>
          <w:szCs w:val="24"/>
        </w:rPr>
        <w:t xml:space="preserve">the signal plans </w:t>
      </w:r>
      <w:r w:rsidRPr="00307C18">
        <w:rPr>
          <w:rFonts w:ascii="Times New Roman" w:hAnsi="Times New Roman" w:cs="Times New Roman"/>
          <w:sz w:val="24"/>
          <w:szCs w:val="24"/>
        </w:rPr>
        <w:t xml:space="preserve">found by </w:t>
      </w:r>
      <w:r w:rsidR="006536C6" w:rsidRPr="00307C18">
        <w:rPr>
          <w:rFonts w:ascii="Times New Roman" w:hAnsi="Times New Roman" w:cs="Times New Roman"/>
          <w:sz w:val="24"/>
          <w:szCs w:val="24"/>
        </w:rPr>
        <w:t xml:space="preserve">our </w:t>
      </w:r>
      <w:r w:rsidRPr="00307C18">
        <w:rPr>
          <w:rFonts w:ascii="Times New Roman" w:hAnsi="Times New Roman" w:cs="Times New Roman"/>
          <w:sz w:val="24"/>
          <w:szCs w:val="24"/>
        </w:rPr>
        <w:t xml:space="preserve">algorithm </w:t>
      </w:r>
      <w:r w:rsidR="005B2FEF" w:rsidRPr="00307C18">
        <w:rPr>
          <w:rFonts w:ascii="Times New Roman" w:hAnsi="Times New Roman" w:cs="Times New Roman"/>
          <w:sz w:val="24"/>
          <w:szCs w:val="24"/>
        </w:rPr>
        <w:t xml:space="preserve">with this belief model achieve an average </w:t>
      </w:r>
      <w:r w:rsidRPr="00307C18">
        <w:rPr>
          <w:rFonts w:ascii="Times New Roman" w:hAnsi="Times New Roman" w:cs="Times New Roman"/>
          <w:sz w:val="24"/>
          <w:szCs w:val="24"/>
        </w:rPr>
        <w:t>red</w:t>
      </w:r>
      <w:r w:rsidR="005B2FEF" w:rsidRPr="00307C18">
        <w:rPr>
          <w:rFonts w:ascii="Times New Roman" w:hAnsi="Times New Roman" w:cs="Times New Roman"/>
          <w:sz w:val="24"/>
          <w:szCs w:val="24"/>
        </w:rPr>
        <w:t>uction of 15% and 9% for</w:t>
      </w:r>
      <w:r w:rsidRPr="00307C18">
        <w:rPr>
          <w:rFonts w:ascii="Times New Roman" w:hAnsi="Times New Roman" w:cs="Times New Roman"/>
          <w:sz w:val="24"/>
          <w:szCs w:val="24"/>
        </w:rPr>
        <w:t xml:space="preserve"> the expected delay and </w:t>
      </w:r>
      <w:r w:rsidR="004B6C12" w:rsidRPr="00307C18">
        <w:rPr>
          <w:rFonts w:ascii="Times New Roman" w:hAnsi="Times New Roman" w:cs="Times New Roman"/>
          <w:sz w:val="24"/>
          <w:szCs w:val="24"/>
        </w:rPr>
        <w:t xml:space="preserve">equity </w:t>
      </w:r>
      <w:r w:rsidRPr="00307C18">
        <w:rPr>
          <w:rFonts w:ascii="Times New Roman" w:hAnsi="Times New Roman" w:cs="Times New Roman"/>
          <w:sz w:val="24"/>
          <w:szCs w:val="24"/>
        </w:rPr>
        <w:t xml:space="preserve">measures, respectively. Besides, </w:t>
      </w:r>
      <w:r w:rsidR="006536C6" w:rsidRPr="00307C18">
        <w:rPr>
          <w:rFonts w:ascii="Times New Roman" w:hAnsi="Times New Roman" w:cs="Times New Roman"/>
          <w:sz w:val="24"/>
          <w:szCs w:val="24"/>
        </w:rPr>
        <w:t xml:space="preserve">almost all </w:t>
      </w:r>
      <w:r w:rsidRPr="00307C18">
        <w:rPr>
          <w:rFonts w:ascii="Times New Roman" w:hAnsi="Times New Roman" w:cs="Times New Roman"/>
          <w:sz w:val="24"/>
          <w:szCs w:val="24"/>
        </w:rPr>
        <w:t xml:space="preserve">these solutions meet the probabilistic constraint for the </w:t>
      </w:r>
      <w:r w:rsidR="006536C6" w:rsidRPr="00307C18">
        <w:rPr>
          <w:rFonts w:ascii="Times New Roman" w:hAnsi="Times New Roman" w:cs="Times New Roman"/>
          <w:sz w:val="24"/>
          <w:szCs w:val="24"/>
        </w:rPr>
        <w:t xml:space="preserve">relative </w:t>
      </w:r>
      <w:r w:rsidR="00C30833" w:rsidRPr="00307C18">
        <w:rPr>
          <w:rFonts w:ascii="Times New Roman" w:hAnsi="Times New Roman" w:cs="Times New Roman"/>
          <w:sz w:val="24"/>
          <w:szCs w:val="24"/>
        </w:rPr>
        <w:t xml:space="preserve">traffic </w:t>
      </w:r>
      <w:r w:rsidR="006536C6" w:rsidRPr="00307C18">
        <w:rPr>
          <w:rFonts w:ascii="Times New Roman" w:hAnsi="Times New Roman" w:cs="Times New Roman"/>
          <w:sz w:val="24"/>
          <w:szCs w:val="24"/>
        </w:rPr>
        <w:t>emissions</w:t>
      </w:r>
      <w:r w:rsidRPr="00307C18">
        <w:rPr>
          <w:rFonts w:ascii="Times New Roman" w:hAnsi="Times New Roman" w:cs="Times New Roman"/>
          <w:sz w:val="24"/>
          <w:szCs w:val="24"/>
        </w:rPr>
        <w:t xml:space="preserve">, which </w:t>
      </w:r>
      <w:r w:rsidR="00047B4E" w:rsidRPr="00307C18">
        <w:rPr>
          <w:rFonts w:ascii="Times New Roman" w:hAnsi="Times New Roman" w:cs="Times New Roman"/>
          <w:sz w:val="24"/>
          <w:szCs w:val="24"/>
        </w:rPr>
        <w:t>is</w:t>
      </w:r>
      <w:r w:rsidR="003D2A5D" w:rsidRPr="00307C18">
        <w:rPr>
          <w:rFonts w:ascii="Times New Roman" w:hAnsi="Times New Roman" w:cs="Times New Roman"/>
          <w:sz w:val="24"/>
          <w:szCs w:val="24"/>
        </w:rPr>
        <w:t xml:space="preserve">, in contrast, </w:t>
      </w:r>
      <w:r w:rsidR="00047B4E" w:rsidRPr="00307C18">
        <w:rPr>
          <w:rFonts w:ascii="Times New Roman" w:hAnsi="Times New Roman" w:cs="Times New Roman"/>
          <w:sz w:val="24"/>
          <w:szCs w:val="24"/>
        </w:rPr>
        <w:t xml:space="preserve">notably </w:t>
      </w:r>
      <w:r w:rsidRPr="00307C18">
        <w:rPr>
          <w:rFonts w:ascii="Times New Roman" w:hAnsi="Times New Roman" w:cs="Times New Roman"/>
          <w:sz w:val="24"/>
          <w:szCs w:val="24"/>
        </w:rPr>
        <w:t xml:space="preserve">violated by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The proposed SO method is promising for solving complex multi-criteria transportation problems with large solution spaces and can be applied to other similar bi-objective probabilistically constrained black-box problems. </w:t>
      </w:r>
    </w:p>
    <w:p w14:paraId="0EF85532" w14:textId="77777777" w:rsidR="00637DF8" w:rsidRPr="00307C18" w:rsidRDefault="00637DF8" w:rsidP="005B6A15">
      <w:pPr>
        <w:rPr>
          <w:rFonts w:ascii="Times New Roman" w:hAnsi="Times New Roman" w:cs="Times New Roman"/>
          <w:b/>
          <w:i/>
          <w:sz w:val="24"/>
          <w:szCs w:val="24"/>
        </w:rPr>
      </w:pPr>
    </w:p>
    <w:p w14:paraId="33669C9B" w14:textId="0BDCD32B" w:rsidR="005B6A15" w:rsidRDefault="005B6A15" w:rsidP="00812F18">
      <w:pPr>
        <w:rPr>
          <w:rFonts w:ascii="Times New Roman" w:hAnsi="Times New Roman" w:cs="Times New Roman"/>
          <w:sz w:val="24"/>
          <w:szCs w:val="24"/>
        </w:rPr>
      </w:pPr>
      <w:r w:rsidRPr="00307C18">
        <w:rPr>
          <w:rFonts w:ascii="Times New Roman" w:hAnsi="Times New Roman" w:cs="Times New Roman"/>
          <w:b/>
          <w:i/>
          <w:sz w:val="24"/>
          <w:szCs w:val="24"/>
        </w:rPr>
        <w:t xml:space="preserve">Keywords: </w:t>
      </w:r>
      <w:r w:rsidRPr="00307C18">
        <w:rPr>
          <w:rFonts w:ascii="Times New Roman" w:hAnsi="Times New Roman" w:cs="Times New Roman"/>
          <w:sz w:val="24"/>
          <w:szCs w:val="24"/>
        </w:rPr>
        <w:t>bi-objectives; probabilistic constraint; traffic network signal timing</w:t>
      </w:r>
      <w:r w:rsidR="00A72F74" w:rsidRPr="00307C18">
        <w:rPr>
          <w:rFonts w:ascii="Times New Roman" w:hAnsi="Times New Roman" w:cs="Times New Roman"/>
          <w:sz w:val="24"/>
          <w:szCs w:val="24"/>
        </w:rPr>
        <w:t xml:space="preserve">; </w:t>
      </w:r>
      <w:r w:rsidR="00812F18" w:rsidRPr="00307C18">
        <w:rPr>
          <w:rFonts w:ascii="Times New Roman" w:hAnsi="Times New Roman" w:cs="Times New Roman"/>
          <w:sz w:val="24"/>
          <w:szCs w:val="24"/>
        </w:rPr>
        <w:t xml:space="preserve">simulation-based optimization; </w:t>
      </w:r>
      <w:r w:rsidR="00A72F74" w:rsidRPr="00307C18">
        <w:rPr>
          <w:rFonts w:ascii="Times New Roman" w:hAnsi="Times New Roman" w:cs="Times New Roman"/>
          <w:sz w:val="24"/>
          <w:szCs w:val="24"/>
        </w:rPr>
        <w:t>knowledge gradient sampling policy</w:t>
      </w:r>
      <w:r w:rsidRPr="00307C18">
        <w:rPr>
          <w:rFonts w:ascii="Times New Roman" w:hAnsi="Times New Roman" w:cs="Times New Roman"/>
          <w:sz w:val="24"/>
          <w:szCs w:val="24"/>
        </w:rPr>
        <w:t>.</w:t>
      </w:r>
    </w:p>
    <w:p w14:paraId="319DCC2C" w14:textId="77777777" w:rsidR="00812F18" w:rsidRPr="00812F18" w:rsidRDefault="00812F18" w:rsidP="00812F18">
      <w:pPr>
        <w:rPr>
          <w:rFonts w:ascii="Times New Roman" w:hAnsi="Times New Roman" w:cs="Times New Roman"/>
          <w:sz w:val="24"/>
          <w:szCs w:val="24"/>
        </w:rPr>
      </w:pPr>
    </w:p>
    <w:p w14:paraId="774DC26A" w14:textId="77777777" w:rsidR="00637DF8" w:rsidRPr="00307C18" w:rsidRDefault="00637DF8" w:rsidP="00307C18"/>
    <w:p w14:paraId="523CE3E9" w14:textId="16424F33" w:rsidR="005B6A15" w:rsidRPr="00993CC7" w:rsidRDefault="005B6A15" w:rsidP="00993CC7">
      <w:pPr>
        <w:pStyle w:val="Heading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1 Introduction</w:t>
      </w:r>
    </w:p>
    <w:p w14:paraId="050037B5" w14:textId="77777777" w:rsidR="005B6A15" w:rsidRPr="00307C18" w:rsidRDefault="005B6A15" w:rsidP="005B6A15">
      <w:pPr>
        <w:pStyle w:val="Heading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1.1 Background and motivation</w:t>
      </w:r>
    </w:p>
    <w:p w14:paraId="7465C336" w14:textId="7712BB90"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Decision problems in urban transportation systems can have huge socio-economic impact, which need careful analysis in various levels of resolution and an efficient optimization framework. </w:t>
      </w: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general, these systems are complex (e.g., dynamic, stochastic, non-linear) and difficult to model analytically, which precludes the use of traditional optimization methods. A powerful alternative is simulation-enabled approach. Recently, a variety of commercial or open-source traffic simulation tools have been developed, providing us </w:t>
      </w:r>
      <w:del w:id="5" w:author="Zhen Tan" w:date="2023-10-17T23:25:00Z">
        <w:r w:rsidRPr="001A6F9E" w:rsidDel="00861CB7">
          <w:rPr>
            <w:rFonts w:ascii="Times New Roman" w:hAnsi="Times New Roman" w:cs="Times New Roman"/>
            <w:strike/>
            <w:color w:val="FF0000"/>
            <w:sz w:val="24"/>
            <w:szCs w:val="24"/>
          </w:rPr>
          <w:delText>with</w:delText>
        </w:r>
        <w:r w:rsidRPr="00307C18" w:rsidDel="00861CB7">
          <w:rPr>
            <w:rFonts w:ascii="Times New Roman" w:hAnsi="Times New Roman" w:cs="Times New Roman"/>
            <w:sz w:val="24"/>
            <w:szCs w:val="24"/>
          </w:rPr>
          <w:delText xml:space="preserve"> </w:delText>
        </w:r>
      </w:del>
      <w:r w:rsidRPr="00307C18">
        <w:rPr>
          <w:rFonts w:ascii="Times New Roman" w:hAnsi="Times New Roman" w:cs="Times New Roman"/>
          <w:sz w:val="24"/>
          <w:szCs w:val="24"/>
        </w:rPr>
        <w:t xml:space="preserve">a more flexible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comprehensive way to capture the intricate interactions between the demand and the supply components of the mobility networks. In current practices, there are widely applied traffic simulators such as microscopic ones (e.g., VISSIM, PARAMICS, SUMO) and macroscopic ones (e.g., VISUM, DTALITE, DYNUST). 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performance under various system uncertainties (e.g., random traffic </w:t>
      </w:r>
      <w:r w:rsidRPr="00307C18">
        <w:rPr>
          <w:rFonts w:ascii="Times New Roman" w:hAnsi="Times New Roman" w:cs="Times New Roman"/>
          <w:sz w:val="24"/>
          <w:szCs w:val="24"/>
        </w:rPr>
        <w:lastRenderedPageBreak/>
        <w:t>volume inputs, random driving and routing behaviors, et</w:t>
      </w:r>
      <w:r w:rsidRPr="00307C18">
        <w:rPr>
          <w:rFonts w:ascii="Times New Roman" w:hAnsi="Times New Roman" w:cs="Times New Roman" w:hint="eastAsia"/>
          <w:sz w:val="24"/>
          <w:szCs w:val="24"/>
        </w:rPr>
        <w:t>c</w:t>
      </w:r>
      <w:r w:rsidRPr="00307C18">
        <w:rPr>
          <w:rFonts w:ascii="Times New Roman" w:hAnsi="Times New Roman" w:cs="Times New Roman"/>
          <w:sz w:val="24"/>
          <w:szCs w:val="24"/>
        </w:rPr>
        <w:t>.). These tools are therefore often used to evaluate and compare a set of predetermined solutions (e.g., traffic facility locations or network design plans)</w:t>
      </w:r>
      <w:r w:rsidRPr="00307C18">
        <w:t xml:space="preserve"> </w:t>
      </w:r>
      <w:r w:rsidRPr="00307C18">
        <w:rPr>
          <w:rFonts w:ascii="Times New Roman" w:hAnsi="Times New Roman" w:cs="Times New Roman"/>
          <w:sz w:val="24"/>
          <w:szCs w:val="24"/>
        </w:rPr>
        <w:t xml:space="preserve">in the context of what-if analysis or sensitivity analysis for better decision-making. </w:t>
      </w:r>
    </w:p>
    <w:p w14:paraId="7EFEF21D" w14:textId="77777777" w:rsidR="005B6A15" w:rsidRPr="00307C18" w:rsidRDefault="005B6A15" w:rsidP="005B6A15">
      <w:pPr>
        <w:rPr>
          <w:rFonts w:ascii="Times New Roman" w:hAnsi="Times New Roman" w:cs="Times New Roman"/>
          <w:sz w:val="24"/>
          <w:szCs w:val="24"/>
        </w:rPr>
      </w:pPr>
    </w:p>
    <w:p w14:paraId="159B3A59" w14:textId="72A21D9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However,</w:t>
      </w:r>
      <w:r w:rsidRPr="00307C18">
        <w:rPr>
          <w:rFonts w:ascii="Times New Roman" w:hAnsi="Times New Roman" w:cs="Times New Roman"/>
          <w:sz w:val="24"/>
          <w:szCs w:val="24"/>
        </w:rPr>
        <w:t xml:space="preserve"> when the number of feasible or candidate solutions becomes larg</w:t>
      </w:r>
      <w:r w:rsidRPr="00307C18">
        <w:rPr>
          <w:rFonts w:ascii="Times New Roman" w:hAnsi="Times New Roman" w:cs="Times New Roman" w:hint="eastAsia"/>
          <w:sz w:val="24"/>
          <w:szCs w:val="24"/>
        </w:rPr>
        <w:t>e</w:t>
      </w:r>
      <w:r w:rsidRPr="00307C18">
        <w:rPr>
          <w:rFonts w:ascii="Times New Roman" w:hAnsi="Times New Roman" w:cs="Times New Roman"/>
          <w:sz w:val="24"/>
          <w:szCs w:val="24"/>
        </w:rPr>
        <w:t>, it is impractical or prohibitive to simulate all of them. This is common in urban transportation problems which involve computationally expensive calibrated traffic simulation model and high dimensional decision variables. For example, the network signal timing problem needs to optimize the green tim</w:t>
      </w:r>
      <w:r w:rsidR="00446C45" w:rsidRPr="00307C18">
        <w:rPr>
          <w:rFonts w:ascii="Times New Roman" w:hAnsi="Times New Roman" w:cs="Times New Roman"/>
          <w:sz w:val="24"/>
          <w:szCs w:val="24"/>
        </w:rPr>
        <w:t>e</w:t>
      </w:r>
      <w:r w:rsidRPr="00307C18">
        <w:rPr>
          <w:rFonts w:ascii="Times New Roman" w:hAnsi="Times New Roman" w:cs="Times New Roman"/>
          <w:sz w:val="24"/>
          <w:szCs w:val="24"/>
        </w:rPr>
        <w:t>s of all the phases at all the intersections in the network (</w:t>
      </w:r>
      <w:commentRangeStart w:id="6"/>
      <w:r w:rsidRPr="00307C18">
        <w:rPr>
          <w:rFonts w:ascii="Times New Roman" w:hAnsi="Times New Roman" w:cs="Times New Roman"/>
          <w:sz w:val="24"/>
          <w:szCs w:val="24"/>
        </w:rPr>
        <w:t xml:space="preserve">Osorio and </w:t>
      </w:r>
      <w:proofErr w:type="spellStart"/>
      <w:r w:rsidRPr="00307C18">
        <w:rPr>
          <w:rFonts w:ascii="Times New Roman" w:hAnsi="Times New Roman" w:cs="Times New Roman"/>
          <w:sz w:val="24"/>
          <w:szCs w:val="24"/>
        </w:rPr>
        <w:t>Bierlaire</w:t>
      </w:r>
      <w:commentRangeEnd w:id="6"/>
      <w:proofErr w:type="spellEnd"/>
      <w:r w:rsidR="006F5321">
        <w:rPr>
          <w:rStyle w:val="CommentReference"/>
        </w:rPr>
        <w:commentReference w:id="6"/>
      </w:r>
      <w:del w:id="7" w:author="Windows 用户" w:date="2023-05-17T15:43:00Z">
        <w:r w:rsidRPr="00307C18" w:rsidDel="006F5321">
          <w:rPr>
            <w:rFonts w:ascii="Times New Roman" w:hAnsi="Times New Roman" w:cs="Times New Roman"/>
            <w:sz w:val="24"/>
            <w:szCs w:val="24"/>
          </w:rPr>
          <w:delText>,</w:delText>
        </w:r>
      </w:del>
      <w:r w:rsidRPr="00307C18">
        <w:rPr>
          <w:rFonts w:ascii="Times New Roman" w:hAnsi="Times New Roman" w:cs="Times New Roman"/>
          <w:sz w:val="24"/>
          <w:szCs w:val="24"/>
        </w:rPr>
        <w:t xml:space="preserve"> 2013, </w:t>
      </w:r>
      <w:r w:rsidRPr="00307C18">
        <w:rPr>
          <w:rFonts w:ascii="Times New Roman" w:hAnsi="Times New Roman" w:cs="Times New Roman" w:hint="eastAsia"/>
          <w:sz w:val="24"/>
          <w:szCs w:val="24"/>
        </w:rPr>
        <w:t>Zheng</w:t>
      </w:r>
      <w:r w:rsidRPr="00307C18">
        <w:rPr>
          <w:rFonts w:ascii="Times New Roman" w:hAnsi="Times New Roman" w:cs="Times New Roman"/>
          <w:sz w:val="24"/>
          <w:szCs w:val="24"/>
        </w:rPr>
        <w:t xml:space="preserve"> et al. 2019a, 2019b, 2022), leading to a huge number of feasible solutions, which generally grows exponentially in problem dimension (</w:t>
      </w:r>
      <w:r w:rsidRPr="00307C18">
        <w:rPr>
          <w:rFonts w:ascii="Times New Roman" w:hAnsi="Times New Roman" w:cs="Times New Roman" w:hint="eastAsia"/>
          <w:sz w:val="24"/>
          <w:szCs w:val="24"/>
        </w:rPr>
        <w:t>Li</w:t>
      </w:r>
      <w:r w:rsidRPr="00307C18">
        <w:rPr>
          <w:rFonts w:ascii="Times New Roman" w:hAnsi="Times New Roman" w:cs="Times New Roman"/>
          <w:sz w:val="24"/>
          <w:szCs w:val="24"/>
        </w:rPr>
        <w:t xml:space="preserve"> et al., 2015). Simple enumeration is even less applicable when simulations are stochastic, as each simulation run only gives a noisy observation of the underlying quality of a solution. For such problems with large number of alternatives </w:t>
      </w:r>
      <w:r w:rsidR="00CB160C" w:rsidRPr="00307C18">
        <w:rPr>
          <w:rFonts w:ascii="Times New Roman" w:hAnsi="Times New Roman" w:cs="Times New Roman"/>
          <w:sz w:val="24"/>
          <w:szCs w:val="24"/>
        </w:rPr>
        <w:t>and</w:t>
      </w:r>
      <w:r w:rsidRPr="00307C18">
        <w:rPr>
          <w:rFonts w:ascii="Times New Roman" w:hAnsi="Times New Roman" w:cs="Times New Roman"/>
          <w:sz w:val="24"/>
          <w:szCs w:val="24"/>
        </w:rPr>
        <w:t xml:space="preserve"> measurement noises, research framework of simulation-based optimization (SO) was proposed, which design</w:t>
      </w:r>
      <w:r w:rsidR="007D1491" w:rsidRPr="007D1491">
        <w:rPr>
          <w:rFonts w:ascii="Times New Roman" w:hAnsi="Times New Roman" w:cs="Times New Roman"/>
          <w:color w:val="FF0000"/>
          <w:sz w:val="24"/>
          <w:szCs w:val="24"/>
        </w:rPr>
        <w:t>s</w:t>
      </w:r>
      <w:r w:rsidRPr="00307C18">
        <w:rPr>
          <w:rFonts w:ascii="Times New Roman" w:hAnsi="Times New Roman" w:cs="Times New Roman"/>
          <w:sz w:val="24"/>
          <w:szCs w:val="24"/>
        </w:rPr>
        <w:t xml:space="preserve"> algorithms that seek good solutions quickly. </w:t>
      </w:r>
      <w:proofErr w:type="gramStart"/>
      <w:r w:rsidRPr="00307C18">
        <w:rPr>
          <w:rFonts w:ascii="Times New Roman" w:hAnsi="Times New Roman" w:cs="Times New Roman"/>
          <w:sz w:val="24"/>
          <w:szCs w:val="24"/>
        </w:rPr>
        <w:t>SO</w:t>
      </w:r>
      <w:proofErr w:type="gramEnd"/>
      <w:r w:rsidRPr="00307C18">
        <w:rPr>
          <w:rFonts w:ascii="Times New Roman" w:hAnsi="Times New Roman" w:cs="Times New Roman"/>
          <w:sz w:val="24"/>
          <w:szCs w:val="24"/>
        </w:rPr>
        <w:t xml:space="preserve"> has been an increasingly hot research topic</w:t>
      </w:r>
      <w:r w:rsidR="007D1491" w:rsidRPr="007D1491">
        <w:rPr>
          <w:rFonts w:ascii="Times New Roman" w:hAnsi="Times New Roman" w:cs="Times New Roman"/>
          <w:color w:val="FF0000"/>
          <w:sz w:val="24"/>
          <w:szCs w:val="24"/>
        </w:rPr>
        <w:t xml:space="preserve">; </w:t>
      </w:r>
      <w:r w:rsidRPr="007D1491">
        <w:rPr>
          <w:rFonts w:ascii="Times New Roman" w:hAnsi="Times New Roman" w:cs="Times New Roman"/>
          <w:color w:val="FF0000"/>
          <w:sz w:val="24"/>
          <w:szCs w:val="24"/>
        </w:rPr>
        <w:t xml:space="preserve">see </w:t>
      </w:r>
      <w:r w:rsidR="007D1491" w:rsidRPr="007D1491">
        <w:rPr>
          <w:rFonts w:ascii="Times New Roman" w:hAnsi="Times New Roman" w:cs="Times New Roman"/>
          <w:color w:val="FF0000"/>
          <w:sz w:val="24"/>
          <w:szCs w:val="24"/>
        </w:rPr>
        <w:t>comprehensive</w:t>
      </w:r>
      <w:r w:rsidRPr="007D1491">
        <w:rPr>
          <w:rFonts w:ascii="Times New Roman" w:hAnsi="Times New Roman" w:cs="Times New Roman"/>
          <w:color w:val="FF0000"/>
          <w:sz w:val="24"/>
          <w:szCs w:val="24"/>
        </w:rPr>
        <w:t xml:space="preserve"> reviews </w:t>
      </w:r>
      <w:r w:rsidR="007D1491" w:rsidRPr="007D1491">
        <w:rPr>
          <w:rFonts w:ascii="Times New Roman" w:hAnsi="Times New Roman" w:cs="Times New Roman"/>
          <w:color w:val="FF0000"/>
          <w:sz w:val="24"/>
          <w:szCs w:val="24"/>
        </w:rPr>
        <w:t xml:space="preserve">in </w:t>
      </w:r>
      <w:proofErr w:type="spellStart"/>
      <w:r w:rsidRPr="007D1491">
        <w:rPr>
          <w:rFonts w:ascii="Times New Roman" w:hAnsi="Times New Roman" w:cs="Times New Roman"/>
          <w:color w:val="FF0000"/>
          <w:sz w:val="24"/>
          <w:szCs w:val="24"/>
        </w:rPr>
        <w:t>Tekin</w:t>
      </w:r>
      <w:proofErr w:type="spellEnd"/>
      <w:r w:rsidRPr="007D1491">
        <w:rPr>
          <w:rFonts w:ascii="Times New Roman" w:hAnsi="Times New Roman" w:cs="Times New Roman"/>
          <w:color w:val="FF0000"/>
          <w:sz w:val="24"/>
          <w:szCs w:val="24"/>
        </w:rPr>
        <w:t xml:space="preserve"> and </w:t>
      </w:r>
      <w:proofErr w:type="spellStart"/>
      <w:r w:rsidRPr="007D1491">
        <w:rPr>
          <w:rFonts w:ascii="Times New Roman" w:hAnsi="Times New Roman" w:cs="Times New Roman"/>
          <w:color w:val="FF0000"/>
          <w:sz w:val="24"/>
          <w:szCs w:val="24"/>
        </w:rPr>
        <w:t>Sabuncuoglu</w:t>
      </w:r>
      <w:proofErr w:type="spellEnd"/>
      <w:r w:rsidRPr="007D1491">
        <w:rPr>
          <w:rFonts w:ascii="Times New Roman" w:hAnsi="Times New Roman" w:cs="Times New Roman"/>
          <w:color w:val="FF0000"/>
          <w:sz w:val="24"/>
          <w:szCs w:val="24"/>
        </w:rPr>
        <w:t xml:space="preserv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2004</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 Fu et al.</w:t>
      </w:r>
      <w:r w:rsidR="007D1491" w:rsidRPr="007D1491">
        <w:rPr>
          <w:rFonts w:ascii="Times New Roman" w:hAnsi="Times New Roman" w:cs="Times New Roman"/>
          <w:color w:val="FF0000"/>
          <w:sz w:val="24"/>
          <w:szCs w:val="24"/>
        </w:rPr>
        <w:t xml:space="preserve"> </w:t>
      </w:r>
      <w:r w:rsidRPr="007D1491">
        <w:rPr>
          <w:rFonts w:ascii="Times New Roman" w:hAnsi="Times New Roman" w:cs="Times New Roman"/>
          <w:color w:val="FF0000"/>
          <w:sz w:val="24"/>
          <w:szCs w:val="24"/>
        </w:rPr>
        <w:t xml:space="preserv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2005</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 xml:space="preserve">, </w:t>
      </w:r>
      <w:proofErr w:type="spellStart"/>
      <w:r w:rsidRPr="007D1491">
        <w:rPr>
          <w:rFonts w:ascii="Times New Roman" w:hAnsi="Times New Roman" w:cs="Times New Roman"/>
          <w:color w:val="FF0000"/>
          <w:sz w:val="24"/>
          <w:szCs w:val="24"/>
        </w:rPr>
        <w:t>Amaran</w:t>
      </w:r>
      <w:proofErr w:type="spellEnd"/>
      <w:r w:rsidRPr="007D1491">
        <w:rPr>
          <w:rFonts w:ascii="Times New Roman" w:hAnsi="Times New Roman" w:cs="Times New Roman"/>
          <w:color w:val="FF0000"/>
          <w:sz w:val="24"/>
          <w:szCs w:val="24"/>
        </w:rPr>
        <w:t xml:space="preserve"> et al.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2016</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w:t>
      </w:r>
      <w:r w:rsidR="007D1491" w:rsidRPr="007D1491">
        <w:rPr>
          <w:rFonts w:ascii="Times New Roman" w:hAnsi="Times New Roman" w:cs="Times New Roman"/>
          <w:color w:val="FF0000"/>
          <w:sz w:val="24"/>
          <w:szCs w:val="24"/>
        </w:rPr>
        <w:t xml:space="preserve"> and</w:t>
      </w:r>
      <w:r w:rsidRPr="007D1491">
        <w:rPr>
          <w:rFonts w:ascii="Times New Roman" w:hAnsi="Times New Roman" w:cs="Times New Roman"/>
          <w:color w:val="FF0000"/>
          <w:sz w:val="24"/>
          <w:szCs w:val="24"/>
        </w:rPr>
        <w:t xml:space="preserve"> Rojas-Gonzalez and Van Nieuwenhuyse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2020).</w:t>
      </w:r>
    </w:p>
    <w:p w14:paraId="7F1A2CE3" w14:textId="77777777" w:rsidR="005B6A15" w:rsidRPr="00307C18" w:rsidRDefault="005B6A15" w:rsidP="005B6A15">
      <w:pPr>
        <w:rPr>
          <w:rFonts w:ascii="Times New Roman" w:hAnsi="Times New Roman" w:cs="Times New Roman"/>
          <w:sz w:val="24"/>
          <w:szCs w:val="24"/>
        </w:rPr>
      </w:pPr>
    </w:p>
    <w:p w14:paraId="2A390863" w14:textId="1E2C14A2"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 xml:space="preserve">In </w:t>
      </w:r>
      <w:r w:rsidRPr="00307C18">
        <w:rPr>
          <w:rFonts w:ascii="Times New Roman" w:hAnsi="Times New Roman" w:cs="Times New Roman"/>
          <w:sz w:val="24"/>
          <w:szCs w:val="24"/>
        </w:rPr>
        <w:t xml:space="preserve">addition to the abovementioned challenges, urban transportation problems often involve multiple performance measures or criteria (Zheng et al., 2019a, 2019b, 2021, 2022), such as traffic efficiency, safety, environmental impact and equity. Some of these performance measures are the primary objectives to be optimized, such as the total travel time on the network, whereas others have to satisfy some control targets such as the total traffic emissions on the network. Moreover, these performance measures are typically stochastic with very limited prior information about their distributions, making the problem harder. So, there is an urgent need for novel algorithms tackling stochastic constrained multi-objective problems </w:t>
      </w:r>
      <w:del w:id="8" w:author="Zhen Tan" w:date="2023-10-17T23:25:00Z">
        <w:r w:rsidRPr="00A52D44" w:rsidDel="00861CB7">
          <w:rPr>
            <w:rFonts w:ascii="Times New Roman" w:hAnsi="Times New Roman" w:cs="Times New Roman"/>
            <w:strike/>
            <w:color w:val="FF0000"/>
            <w:sz w:val="24"/>
            <w:szCs w:val="24"/>
          </w:rPr>
          <w:delText>arise</w:delText>
        </w:r>
        <w:r w:rsidR="00A52D44" w:rsidDel="00861CB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arising</w:t>
      </w:r>
      <w:r w:rsidRPr="00307C18">
        <w:rPr>
          <w:rFonts w:ascii="Times New Roman" w:hAnsi="Times New Roman" w:cs="Times New Roman"/>
          <w:sz w:val="24"/>
          <w:szCs w:val="24"/>
        </w:rPr>
        <w:t xml:space="preserve"> in urban transportation systems. </w:t>
      </w:r>
      <w:del w:id="9" w:author="Zhen Tan" w:date="2023-10-17T23:25:00Z">
        <w:r w:rsidRPr="00A52D44" w:rsidDel="00861CB7">
          <w:rPr>
            <w:rFonts w:ascii="Times New Roman" w:hAnsi="Times New Roman" w:cs="Times New Roman"/>
            <w:strike/>
            <w:color w:val="FF0000"/>
            <w:sz w:val="24"/>
            <w:szCs w:val="24"/>
          </w:rPr>
          <w:delText>To this end</w:delText>
        </w:r>
        <w:r w:rsidR="00A52D44" w:rsidDel="00861CB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As an attempt to address this need</w:t>
      </w:r>
      <w:r w:rsidRPr="00307C18">
        <w:rPr>
          <w:rFonts w:ascii="Times New Roman" w:hAnsi="Times New Roman" w:cs="Times New Roman"/>
          <w:sz w:val="24"/>
          <w:szCs w:val="24"/>
        </w:rPr>
        <w:t>, this study will focus problems in the following form:</w:t>
      </w:r>
    </w:p>
    <w:p w14:paraId="6903849F" w14:textId="73DA7A54" w:rsidR="005B6A15" w:rsidRPr="00307C18" w:rsidRDefault="003F2F44" w:rsidP="005B6A15">
      <w:pPr>
        <w:jc w:val="right"/>
        <w:rPr>
          <w:rFonts w:ascii="Times New Roman" w:hAnsi="Times New Roman" w:cs="Times New Roman"/>
          <w:sz w:val="24"/>
          <w:szCs w:val="24"/>
        </w:rPr>
      </w:pPr>
      <m:oMath>
        <m:eqArr>
          <m:eqArrPr>
            <m:ctrlPr>
              <w:rPr>
                <w:rFonts w:ascii="Cambria Math" w:eastAsia="宋体" w:hAnsi="Times New Roman" w:cs="Times New Roman"/>
                <w:i/>
                <w:color w:val="0070C0"/>
                <w:sz w:val="24"/>
                <w:szCs w:val="24"/>
              </w:rPr>
            </m:ctrlPr>
          </m:eqArrPr>
          <m:e>
            <m:limLow>
              <m:limLowPr>
                <m:ctrlPr>
                  <w:rPr>
                    <w:rFonts w:ascii="Cambria Math" w:eastAsia="宋体" w:hAnsi="Times New Roman" w:cs="Times New Roman"/>
                    <w:i/>
                    <w:color w:val="0070C0"/>
                    <w:sz w:val="24"/>
                    <w:szCs w:val="24"/>
                  </w:rPr>
                </m:ctrlPr>
              </m:limLowPr>
              <m:e>
                <m:r>
                  <m:rPr>
                    <m:sty m:val="p"/>
                  </m:rPr>
                  <w:rPr>
                    <w:rFonts w:ascii="Cambria Math" w:eastAsia="宋体" w:hAnsi="Times New Roman" w:cs="Times New Roman"/>
                    <w:color w:val="0070C0"/>
                    <w:sz w:val="24"/>
                    <w:szCs w:val="24"/>
                    <w:rPrChange w:id="10" w:author="Zhen Tan" w:date="2023-10-17T23:23:00Z">
                      <w:rPr>
                        <w:rFonts w:ascii="Cambria Math" w:eastAsia="宋体" w:hAnsi="Times New Roman" w:cs="Times New Roman"/>
                        <w:sz w:val="24"/>
                        <w:szCs w:val="24"/>
                        <w:highlight w:val="yellow"/>
                      </w:rPr>
                    </w:rPrChange>
                  </w:rPr>
                  <m:t>min</m:t>
                </m:r>
              </m:e>
              <m:lim>
                <m:r>
                  <m:rPr>
                    <m:sty m:val="b"/>
                  </m:rPr>
                  <w:rPr>
                    <w:rFonts w:ascii="Cambria Math" w:eastAsia="宋体" w:hAnsi="Times New Roman" w:cs="Times New Roman"/>
                    <w:color w:val="0070C0"/>
                    <w:sz w:val="24"/>
                    <w:szCs w:val="24"/>
                    <w:rPrChange w:id="11" w:author="Zhen Tan" w:date="2023-10-17T23:23:00Z">
                      <w:rPr>
                        <w:rFonts w:ascii="Cambria Math" w:eastAsia="宋体" w:hAnsi="Times New Roman" w:cs="Times New Roman"/>
                        <w:sz w:val="24"/>
                        <w:szCs w:val="24"/>
                        <w:highlight w:val="yellow"/>
                      </w:rPr>
                    </w:rPrChange>
                  </w:rPr>
                  <m:t>x</m:t>
                </m:r>
                <m:r>
                  <m:rPr>
                    <m:sty m:val="b"/>
                  </m:rPr>
                  <w:rPr>
                    <w:rFonts w:ascii="Cambria Math" w:eastAsia="宋体" w:hAnsi="Cambria Math" w:cs="Times New Roman" w:hint="eastAsia"/>
                    <w:color w:val="0070C0"/>
                    <w:sz w:val="24"/>
                    <w:szCs w:val="24"/>
                    <w:rPrChange w:id="12" w:author="Zhen Tan" w:date="2023-10-17T23:23:00Z">
                      <w:rPr>
                        <w:rFonts w:ascii="Cambria Math" w:eastAsia="宋体" w:hAnsi="Cambria Math" w:cs="Times New Roman" w:hint="eastAsia"/>
                        <w:sz w:val="24"/>
                        <w:szCs w:val="24"/>
                        <w:highlight w:val="yellow"/>
                      </w:rPr>
                    </w:rPrChange>
                  </w:rPr>
                  <m:t>∈</m:t>
                </m:r>
                <m:r>
                  <m:rPr>
                    <m:scr m:val="script"/>
                  </m:rPr>
                  <w:rPr>
                    <w:rFonts w:ascii="Cambria Math" w:hAnsi="Cambria Math" w:cs="Times New Roman"/>
                    <w:color w:val="0070C0"/>
                    <w:sz w:val="24"/>
                    <w:szCs w:val="24"/>
                    <w:rPrChange w:id="13" w:author="Zhen Tan" w:date="2023-10-17T23:23:00Z">
                      <w:rPr>
                        <w:rFonts w:ascii="Cambria Math" w:hAnsi="Cambria Math" w:cs="Times New Roman"/>
                        <w:sz w:val="24"/>
                        <w:szCs w:val="24"/>
                        <w:highlight w:val="yellow"/>
                      </w:rPr>
                    </w:rPrChange>
                  </w:rPr>
                  <m:t>X</m:t>
                </m:r>
              </m:lim>
            </m:limLow>
            <m:r>
              <w:rPr>
                <w:rFonts w:ascii="Cambria Math" w:eastAsia="宋体" w:hAnsi="Times New Roman" w:cs="Times New Roman"/>
                <w:color w:val="0070C0"/>
                <w:sz w:val="24"/>
                <w:szCs w:val="24"/>
                <w:rPrChange w:id="14" w:author="Zhen Tan" w:date="2023-10-17T23:23:00Z">
                  <w:rPr>
                    <w:rFonts w:ascii="Cambria Math" w:eastAsia="宋体" w:hAnsi="Times New Roman" w:cs="Times New Roman"/>
                    <w:sz w:val="24"/>
                    <w:szCs w:val="24"/>
                    <w:highlight w:val="yellow"/>
                  </w:rPr>
                </w:rPrChange>
              </w:rPr>
              <m:t xml:space="preserve"> </m:t>
            </m:r>
            <m:d>
              <m:dPr>
                <m:begChr m:val="["/>
                <m:endChr m:val="]"/>
                <m:ctrlPr>
                  <w:rPr>
                    <w:rFonts w:ascii="Cambria Math" w:eastAsia="宋体" w:hAnsi="Times New Roman" w:cs="Times New Roman"/>
                    <w:i/>
                    <w:color w:val="0070C0"/>
                    <w:sz w:val="24"/>
                    <w:szCs w:val="24"/>
                  </w:rPr>
                </m:ctrlPr>
              </m:dPr>
              <m:e>
                <m:sSub>
                  <m:sSubPr>
                    <m:ctrlPr>
                      <w:rPr>
                        <w:rFonts w:ascii="Cambria Math" w:hAnsi="Times New Roman" w:cs="Times New Roman"/>
                        <w:i/>
                        <w:color w:val="0070C0"/>
                        <w:sz w:val="24"/>
                        <w:szCs w:val="24"/>
                      </w:rPr>
                    </m:ctrlPr>
                  </m:sSubPr>
                  <m:e>
                    <m:r>
                      <m:rPr>
                        <m:scr m:val="double-struck"/>
                      </m:rPr>
                      <w:rPr>
                        <w:rFonts w:ascii="Cambria Math" w:hAnsi="Cambria Math" w:cs="Times New Roman"/>
                        <w:color w:val="0070C0"/>
                        <w:sz w:val="24"/>
                        <w:szCs w:val="24"/>
                        <w:rPrChange w:id="15" w:author="Zhen Tan" w:date="2023-10-17T23:23:00Z">
                          <w:rPr>
                            <w:rFonts w:ascii="Cambria Math" w:hAnsi="Cambria Math" w:cs="Times New Roman"/>
                            <w:sz w:val="24"/>
                            <w:szCs w:val="24"/>
                            <w:highlight w:val="yellow"/>
                          </w:rPr>
                        </w:rPrChange>
                      </w:rPr>
                      <m:t>E</m:t>
                    </m:r>
                  </m:e>
                  <m:sub>
                    <m:r>
                      <w:rPr>
                        <w:rFonts w:ascii="Cambria Math" w:hAnsi="Times New Roman" w:cs="Times New Roman"/>
                        <w:color w:val="0070C0"/>
                        <w:sz w:val="24"/>
                        <w:szCs w:val="24"/>
                        <w:rPrChange w:id="16" w:author="Zhen Tan" w:date="2023-10-17T23:23:00Z">
                          <w:rPr>
                            <w:rFonts w:ascii="Cambria Math" w:hAnsi="Times New Roman" w:cs="Times New Roman"/>
                            <w:sz w:val="24"/>
                            <w:szCs w:val="24"/>
                            <w:highlight w:val="yellow"/>
                          </w:rPr>
                        </w:rPrChange>
                      </w:rPr>
                      <m:t>ξ</m:t>
                    </m:r>
                  </m:sub>
                </m:sSub>
                <m:r>
                  <w:rPr>
                    <w:rFonts w:ascii="Cambria Math" w:hAnsi="Times New Roman" w:cs="Times New Roman"/>
                    <w:color w:val="0070C0"/>
                    <w:sz w:val="24"/>
                    <w:szCs w:val="24"/>
                    <w:rPrChange w:id="17" w:author="Zhen Tan" w:date="2023-10-17T23:23:00Z">
                      <w:rPr>
                        <w:rFonts w:ascii="Cambria Math" w:hAnsi="Times New Roman" w:cs="Times New Roman"/>
                        <w:sz w:val="24"/>
                        <w:szCs w:val="24"/>
                        <w:highlight w:val="yellow"/>
                      </w:rPr>
                    </w:rPrChange>
                  </w:rPr>
                  <m:t>[</m:t>
                </m:r>
                <m:sSub>
                  <m:sSubPr>
                    <m:ctrlPr>
                      <w:rPr>
                        <w:rFonts w:ascii="Cambria Math" w:hAnsi="Times New Roman" w:cs="Times New Roman"/>
                        <w:i/>
                        <w:color w:val="0070C0"/>
                        <w:sz w:val="24"/>
                        <w:szCs w:val="24"/>
                      </w:rPr>
                    </m:ctrlPr>
                  </m:sSubPr>
                  <m:e>
                    <m:r>
                      <w:rPr>
                        <w:rFonts w:ascii="Cambria Math" w:hAnsi="Times New Roman" w:cs="Times New Roman"/>
                        <w:color w:val="0070C0"/>
                        <w:sz w:val="24"/>
                        <w:szCs w:val="24"/>
                        <w:rPrChange w:id="18" w:author="Zhen Tan" w:date="2023-10-17T23:23:00Z">
                          <w:rPr>
                            <w:rFonts w:ascii="Cambria Math" w:hAnsi="Times New Roman" w:cs="Times New Roman"/>
                            <w:sz w:val="24"/>
                            <w:szCs w:val="24"/>
                            <w:highlight w:val="yellow"/>
                          </w:rPr>
                        </w:rPrChange>
                      </w:rPr>
                      <m:t>g</m:t>
                    </m:r>
                  </m:e>
                  <m:sub>
                    <m:r>
                      <w:rPr>
                        <w:rFonts w:ascii="Cambria Math" w:hAnsi="Times New Roman" w:cs="Times New Roman"/>
                        <w:color w:val="0070C0"/>
                        <w:sz w:val="24"/>
                        <w:szCs w:val="24"/>
                        <w:rPrChange w:id="19" w:author="Zhen Tan" w:date="2023-10-17T23:23:00Z">
                          <w:rPr>
                            <w:rFonts w:ascii="Cambria Math" w:hAnsi="Times New Roman" w:cs="Times New Roman"/>
                            <w:sz w:val="24"/>
                            <w:szCs w:val="24"/>
                            <w:highlight w:val="yellow"/>
                          </w:rPr>
                        </w:rPrChange>
                      </w:rPr>
                      <m:t>1</m:t>
                    </m:r>
                  </m:sub>
                </m:sSub>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Change w:id="20" w:author="Zhen Tan" w:date="2023-10-17T23:23:00Z">
                          <w:rPr>
                            <w:rFonts w:ascii="Cambria Math" w:hAnsi="Times New Roman" w:cs="Times New Roman"/>
                            <w:sz w:val="24"/>
                            <w:szCs w:val="24"/>
                            <w:highlight w:val="yellow"/>
                          </w:rPr>
                        </w:rPrChange>
                      </w:rPr>
                      <m:t>x</m:t>
                    </m:r>
                    <m:r>
                      <w:rPr>
                        <w:rFonts w:ascii="Cambria Math" w:hAnsi="Times New Roman" w:cs="Times New Roman"/>
                        <w:color w:val="0070C0"/>
                        <w:sz w:val="24"/>
                        <w:szCs w:val="24"/>
                        <w:rPrChange w:id="21" w:author="Zhen Tan" w:date="2023-10-17T23:23:00Z">
                          <w:rPr>
                            <w:rFonts w:ascii="Cambria Math" w:hAnsi="Times New Roman" w:cs="Times New Roman"/>
                            <w:sz w:val="24"/>
                            <w:szCs w:val="24"/>
                            <w:highlight w:val="yellow"/>
                          </w:rPr>
                        </w:rPrChange>
                      </w:rPr>
                      <m:t>,ξ</m:t>
                    </m:r>
                  </m:e>
                </m:d>
                <m:r>
                  <w:rPr>
                    <w:rFonts w:ascii="Cambria Math" w:hAnsi="Times New Roman" w:cs="Times New Roman"/>
                    <w:color w:val="0070C0"/>
                    <w:sz w:val="24"/>
                    <w:szCs w:val="24"/>
                    <w:rPrChange w:id="22" w:author="Zhen Tan" w:date="2023-10-17T23:23:00Z">
                      <w:rPr>
                        <w:rFonts w:ascii="Cambria Math" w:hAnsi="Times New Roman" w:cs="Times New Roman"/>
                        <w:sz w:val="24"/>
                        <w:szCs w:val="24"/>
                        <w:highlight w:val="yellow"/>
                      </w:rPr>
                    </w:rPrChange>
                  </w:rPr>
                  <m:t>]</m:t>
                </m:r>
                <m:r>
                  <w:rPr>
                    <w:rFonts w:ascii="Cambria Math" w:eastAsia="宋体" w:hAnsi="Times New Roman" w:cs="Times New Roman"/>
                    <w:color w:val="0070C0"/>
                    <w:sz w:val="24"/>
                    <w:szCs w:val="24"/>
                    <w:rPrChange w:id="23" w:author="Zhen Tan" w:date="2023-10-17T23:23:00Z">
                      <w:rPr>
                        <w:rFonts w:ascii="Cambria Math" w:eastAsia="宋体" w:hAnsi="Times New Roman" w:cs="Times New Roman"/>
                        <w:sz w:val="24"/>
                        <w:szCs w:val="24"/>
                        <w:highlight w:val="yellow"/>
                      </w:rPr>
                    </w:rPrChange>
                  </w:rPr>
                  <m:t>,</m:t>
                </m:r>
                <m:sSub>
                  <m:sSubPr>
                    <m:ctrlPr>
                      <w:rPr>
                        <w:rFonts w:ascii="Cambria Math" w:hAnsi="Times New Roman" w:cs="Times New Roman"/>
                        <w:i/>
                        <w:color w:val="0070C0"/>
                        <w:sz w:val="24"/>
                        <w:szCs w:val="24"/>
                      </w:rPr>
                    </m:ctrlPr>
                  </m:sSubPr>
                  <m:e>
                    <m:r>
                      <m:rPr>
                        <m:scr m:val="double-struck"/>
                      </m:rPr>
                      <w:rPr>
                        <w:rFonts w:ascii="Cambria Math" w:hAnsi="Cambria Math" w:cs="Times New Roman"/>
                        <w:color w:val="0070C0"/>
                        <w:sz w:val="24"/>
                        <w:szCs w:val="24"/>
                        <w:rPrChange w:id="24" w:author="Zhen Tan" w:date="2023-10-17T23:23:00Z">
                          <w:rPr>
                            <w:rFonts w:ascii="Cambria Math" w:hAnsi="Cambria Math" w:cs="Times New Roman"/>
                            <w:sz w:val="24"/>
                            <w:szCs w:val="24"/>
                            <w:highlight w:val="yellow"/>
                          </w:rPr>
                        </w:rPrChange>
                      </w:rPr>
                      <m:t>E</m:t>
                    </m:r>
                  </m:e>
                  <m:sub>
                    <m:r>
                      <w:rPr>
                        <w:rFonts w:ascii="Cambria Math" w:hAnsi="Times New Roman" w:cs="Times New Roman"/>
                        <w:color w:val="0070C0"/>
                        <w:sz w:val="24"/>
                        <w:szCs w:val="24"/>
                        <w:rPrChange w:id="25" w:author="Zhen Tan" w:date="2023-10-17T23:23:00Z">
                          <w:rPr>
                            <w:rFonts w:ascii="Cambria Math" w:hAnsi="Times New Roman" w:cs="Times New Roman"/>
                            <w:sz w:val="24"/>
                            <w:szCs w:val="24"/>
                            <w:highlight w:val="yellow"/>
                          </w:rPr>
                        </w:rPrChange>
                      </w:rPr>
                      <m:t>ξ</m:t>
                    </m:r>
                  </m:sub>
                </m:sSub>
                <m:r>
                  <w:rPr>
                    <w:rFonts w:ascii="Cambria Math" w:hAnsi="Times New Roman" w:cs="Times New Roman"/>
                    <w:color w:val="0070C0"/>
                    <w:sz w:val="24"/>
                    <w:szCs w:val="24"/>
                    <w:rPrChange w:id="26" w:author="Zhen Tan" w:date="2023-10-17T23:23:00Z">
                      <w:rPr>
                        <w:rFonts w:ascii="Cambria Math" w:hAnsi="Times New Roman" w:cs="Times New Roman"/>
                        <w:sz w:val="24"/>
                        <w:szCs w:val="24"/>
                        <w:highlight w:val="yellow"/>
                      </w:rPr>
                    </w:rPrChange>
                  </w:rPr>
                  <m:t>[</m:t>
                </m:r>
                <m:sSub>
                  <m:sSubPr>
                    <m:ctrlPr>
                      <w:rPr>
                        <w:rFonts w:ascii="Cambria Math" w:hAnsi="Times New Roman" w:cs="Times New Roman"/>
                        <w:i/>
                        <w:color w:val="0070C0"/>
                        <w:sz w:val="24"/>
                        <w:szCs w:val="24"/>
                      </w:rPr>
                    </m:ctrlPr>
                  </m:sSubPr>
                  <m:e>
                    <m:r>
                      <w:rPr>
                        <w:rFonts w:ascii="Cambria Math" w:hAnsi="Times New Roman" w:cs="Times New Roman"/>
                        <w:color w:val="0070C0"/>
                        <w:sz w:val="24"/>
                        <w:szCs w:val="24"/>
                        <w:rPrChange w:id="27" w:author="Zhen Tan" w:date="2023-10-17T23:23:00Z">
                          <w:rPr>
                            <w:rFonts w:ascii="Cambria Math" w:hAnsi="Times New Roman" w:cs="Times New Roman"/>
                            <w:sz w:val="24"/>
                            <w:szCs w:val="24"/>
                            <w:highlight w:val="yellow"/>
                          </w:rPr>
                        </w:rPrChange>
                      </w:rPr>
                      <m:t>g</m:t>
                    </m:r>
                  </m:e>
                  <m:sub>
                    <m:r>
                      <w:rPr>
                        <w:rFonts w:ascii="Cambria Math" w:hAnsi="Times New Roman" w:cs="Times New Roman"/>
                        <w:color w:val="0070C0"/>
                        <w:sz w:val="24"/>
                        <w:szCs w:val="24"/>
                        <w:rPrChange w:id="28" w:author="Zhen Tan" w:date="2023-10-17T23:23:00Z">
                          <w:rPr>
                            <w:rFonts w:ascii="Cambria Math" w:hAnsi="Times New Roman" w:cs="Times New Roman"/>
                            <w:sz w:val="24"/>
                            <w:szCs w:val="24"/>
                            <w:highlight w:val="yellow"/>
                          </w:rPr>
                        </w:rPrChange>
                      </w:rPr>
                      <m:t>2</m:t>
                    </m:r>
                  </m:sub>
                </m:sSub>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Change w:id="29" w:author="Zhen Tan" w:date="2023-10-17T23:23:00Z">
                          <w:rPr>
                            <w:rFonts w:ascii="Cambria Math" w:hAnsi="Times New Roman" w:cs="Times New Roman"/>
                            <w:sz w:val="24"/>
                            <w:szCs w:val="24"/>
                            <w:highlight w:val="yellow"/>
                          </w:rPr>
                        </w:rPrChange>
                      </w:rPr>
                      <m:t>x</m:t>
                    </m:r>
                    <m:r>
                      <w:rPr>
                        <w:rFonts w:ascii="Cambria Math" w:hAnsi="Times New Roman" w:cs="Times New Roman"/>
                        <w:color w:val="0070C0"/>
                        <w:sz w:val="24"/>
                        <w:szCs w:val="24"/>
                        <w:rPrChange w:id="30" w:author="Zhen Tan" w:date="2023-10-17T23:23:00Z">
                          <w:rPr>
                            <w:rFonts w:ascii="Cambria Math" w:hAnsi="Times New Roman" w:cs="Times New Roman"/>
                            <w:sz w:val="24"/>
                            <w:szCs w:val="24"/>
                            <w:highlight w:val="yellow"/>
                          </w:rPr>
                        </w:rPrChange>
                      </w:rPr>
                      <m:t>,ξ</m:t>
                    </m:r>
                  </m:e>
                </m:d>
                <m:r>
                  <w:rPr>
                    <w:rFonts w:ascii="Cambria Math" w:hAnsi="Times New Roman" w:cs="Times New Roman"/>
                    <w:color w:val="0070C0"/>
                    <w:sz w:val="24"/>
                    <w:szCs w:val="24"/>
                    <w:rPrChange w:id="31" w:author="Zhen Tan" w:date="2023-10-17T23:23:00Z">
                      <w:rPr>
                        <w:rFonts w:ascii="Cambria Math" w:hAnsi="Times New Roman" w:cs="Times New Roman"/>
                        <w:sz w:val="24"/>
                        <w:szCs w:val="24"/>
                        <w:highlight w:val="yellow"/>
                      </w:rPr>
                    </w:rPrChange>
                  </w:rPr>
                  <m:t>]</m:t>
                </m:r>
              </m:e>
            </m:d>
            <m:r>
              <w:rPr>
                <w:rFonts w:ascii="Cambria Math" w:eastAsia="宋体" w:hAnsi="Times New Roman" w:cs="Times New Roman"/>
                <w:color w:val="0070C0"/>
                <w:sz w:val="24"/>
                <w:szCs w:val="24"/>
                <w:rPrChange w:id="32" w:author="Zhen Tan" w:date="2023-10-17T23:23:00Z">
                  <w:rPr>
                    <w:rFonts w:ascii="Cambria Math" w:eastAsia="宋体" w:hAnsi="Times New Roman" w:cs="Times New Roman"/>
                    <w:sz w:val="24"/>
                    <w:szCs w:val="24"/>
                    <w:highlight w:val="yellow"/>
                  </w:rPr>
                </w:rPrChange>
              </w:rPr>
              <m:t xml:space="preserve">        </m:t>
            </m:r>
            <m:r>
              <w:del w:id="33" w:author="Zhen Tan" w:date="2023-10-17T23:24:00Z">
                <w:rPr>
                  <w:rFonts w:ascii="Cambria Math" w:eastAsia="宋体" w:hAnsi="Times New Roman" w:cs="Times New Roman"/>
                  <w:color w:val="0070C0"/>
                  <w:sz w:val="24"/>
                  <w:szCs w:val="24"/>
                  <w:rPrChange w:id="34" w:author="Zhen Tan" w:date="2023-10-17T23:23:00Z">
                    <w:rPr>
                      <w:rFonts w:ascii="Cambria Math" w:eastAsia="宋体" w:hAnsi="Times New Roman" w:cs="Times New Roman"/>
                      <w:sz w:val="24"/>
                      <w:szCs w:val="24"/>
                      <w:highlight w:val="yellow"/>
                    </w:rPr>
                  </w:rPrChange>
                </w:rPr>
                <m:t xml:space="preserve"> </m:t>
              </w:del>
            </m:r>
            <m:r>
              <w:ins w:id="35" w:author="Zhen Tan" w:date="2023-10-17T23:23:00Z">
                <w:rPr>
                  <w:rFonts w:ascii="Cambria Math" w:eastAsia="宋体" w:hAnsi="Times New Roman" w:cs="Times New Roman"/>
                  <w:color w:val="0070C0"/>
                  <w:sz w:val="24"/>
                  <w:szCs w:val="24"/>
                </w:rPr>
                <m:t xml:space="preserve">       </m:t>
              </w:ins>
            </m:r>
            <m:r>
              <w:rPr>
                <w:rFonts w:ascii="Cambria Math" w:eastAsia="宋体" w:hAnsi="Times New Roman" w:cs="Times New Roman"/>
                <w:color w:val="0070C0"/>
                <w:sz w:val="24"/>
                <w:szCs w:val="24"/>
                <w:rPrChange w:id="36" w:author="Zhen Tan" w:date="2023-10-17T23:23:00Z">
                  <w:rPr>
                    <w:rFonts w:ascii="Cambria Math" w:eastAsia="宋体" w:hAnsi="Times New Roman" w:cs="Times New Roman"/>
                    <w:sz w:val="24"/>
                    <w:szCs w:val="24"/>
                    <w:highlight w:val="yellow"/>
                  </w:rPr>
                </w:rPrChange>
              </w:rPr>
              <m:t xml:space="preserve"> </m:t>
            </m:r>
          </m:e>
          <m:e>
            <m:r>
              <m:rPr>
                <m:sty m:val="p"/>
              </m:rPr>
              <w:rPr>
                <w:rFonts w:ascii="Cambria Math" w:eastAsia="宋体" w:hAnsi="Times New Roman" w:cs="Times New Roman"/>
                <w:color w:val="0070C0"/>
                <w:sz w:val="24"/>
                <w:szCs w:val="24"/>
                <w:rPrChange w:id="37" w:author="Zhen Tan" w:date="2023-10-17T23:23:00Z">
                  <w:rPr>
                    <w:rFonts w:ascii="Cambria Math" w:eastAsia="宋体" w:hAnsi="Times New Roman" w:cs="Times New Roman"/>
                    <w:sz w:val="24"/>
                    <w:szCs w:val="24"/>
                    <w:highlight w:val="yellow"/>
                  </w:rPr>
                </w:rPrChange>
              </w:rPr>
              <m:t xml:space="preserve">s.t.  </m:t>
            </m:r>
            <m:func>
              <m:funcPr>
                <m:ctrlPr>
                  <w:rPr>
                    <w:rFonts w:ascii="Cambria Math" w:eastAsia="宋体" w:hAnsi="Times New Roman" w:cs="Times New Roman"/>
                    <w:color w:val="0070C0"/>
                    <w:sz w:val="24"/>
                    <w:szCs w:val="24"/>
                  </w:rPr>
                </m:ctrlPr>
              </m:funcPr>
              <m:fName>
                <m:r>
                  <m:rPr>
                    <m:sty m:val="p"/>
                  </m:rPr>
                  <w:rPr>
                    <w:rFonts w:ascii="Cambria Math" w:eastAsia="宋体" w:hAnsi="Times New Roman" w:cs="Times New Roman"/>
                    <w:color w:val="0070C0"/>
                    <w:sz w:val="24"/>
                    <w:szCs w:val="24"/>
                    <w:rPrChange w:id="38" w:author="Zhen Tan" w:date="2023-10-17T23:23:00Z">
                      <w:rPr>
                        <w:rFonts w:ascii="Cambria Math" w:eastAsia="宋体" w:hAnsi="Times New Roman" w:cs="Times New Roman"/>
                        <w:sz w:val="24"/>
                        <w:szCs w:val="24"/>
                        <w:highlight w:val="yellow"/>
                      </w:rPr>
                    </w:rPrChange>
                  </w:rPr>
                  <m:t xml:space="preserve"> </m:t>
                </m:r>
                <m:sSub>
                  <m:sSubPr>
                    <m:ctrlPr>
                      <w:rPr>
                        <w:rFonts w:ascii="Cambria Math" w:hAnsi="Times New Roman" w:cs="Times New Roman"/>
                        <w:i/>
                        <w:color w:val="0070C0"/>
                        <w:sz w:val="24"/>
                        <w:szCs w:val="24"/>
                      </w:rPr>
                    </m:ctrlPr>
                  </m:sSubPr>
                  <m:e>
                    <m:r>
                      <w:ins w:id="39" w:author="Zhen Tan" w:date="2023-10-17T23:24:00Z">
                        <m:rPr>
                          <m:scr m:val="double-struck"/>
                          <m:sty m:val="p"/>
                        </m:rPr>
                        <w:rPr>
                          <w:rFonts w:ascii="Cambria Math" w:hAnsi="Cambria Math" w:cs="Times New Roman"/>
                          <w:color w:val="0070C0"/>
                          <w:sz w:val="24"/>
                          <w:szCs w:val="24"/>
                        </w:rPr>
                        <m:t>P</m:t>
                      </w:ins>
                    </m:r>
                    <m:r>
                      <w:del w:id="40" w:author="Zhen Tan" w:date="2023-10-17T23:24:00Z">
                        <m:rPr>
                          <m:sty m:val="p"/>
                        </m:rPr>
                        <w:rPr>
                          <w:rFonts w:ascii="Cambria Math" w:hAnsi="Cambria Math" w:cs="Times New Roman"/>
                          <w:color w:val="0070C0"/>
                          <w:sz w:val="24"/>
                          <w:szCs w:val="24"/>
                          <w:rPrChange w:id="41" w:author="Zhen Tan" w:date="2023-10-17T23:23:00Z">
                            <w:rPr>
                              <w:rFonts w:ascii="Cambria Math" w:hAnsi="Cambria Math" w:cs="Times New Roman"/>
                              <w:sz w:val="24"/>
                              <w:szCs w:val="24"/>
                              <w:highlight w:val="yellow"/>
                            </w:rPr>
                          </w:rPrChange>
                        </w:rPr>
                        <m:t>Pr</m:t>
                      </w:del>
                    </m:r>
                  </m:e>
                  <m:sub>
                    <m:r>
                      <w:rPr>
                        <w:rFonts w:ascii="Cambria Math" w:hAnsi="Times New Roman" w:cs="Times New Roman"/>
                        <w:color w:val="0070C0"/>
                        <w:sz w:val="24"/>
                        <w:szCs w:val="24"/>
                        <w:rPrChange w:id="42" w:author="Zhen Tan" w:date="2023-10-17T23:23:00Z">
                          <w:rPr>
                            <w:rFonts w:ascii="Cambria Math" w:hAnsi="Times New Roman" w:cs="Times New Roman"/>
                            <w:sz w:val="24"/>
                            <w:szCs w:val="24"/>
                            <w:highlight w:val="yellow"/>
                          </w:rPr>
                        </w:rPrChange>
                      </w:rPr>
                      <m:t>ξ</m:t>
                    </m:r>
                  </m:sub>
                </m:sSub>
              </m:fName>
              <m:e>
                <m:d>
                  <m:dPr>
                    <m:begChr m:val="["/>
                    <m:endChr m:val="]"/>
                    <m:ctrlPr>
                      <w:rPr>
                        <w:rFonts w:ascii="Cambria Math" w:eastAsia="宋体" w:hAnsi="Times New Roman" w:cs="Times New Roman"/>
                        <w:color w:val="0070C0"/>
                        <w:sz w:val="24"/>
                        <w:szCs w:val="24"/>
                      </w:rPr>
                    </m:ctrlPr>
                  </m:dPr>
                  <m:e>
                    <m:r>
                      <m:rPr>
                        <m:sty m:val="p"/>
                      </m:rPr>
                      <w:rPr>
                        <w:rFonts w:ascii="Cambria Math" w:eastAsia="宋体" w:hAnsi="Times New Roman" w:cs="Times New Roman"/>
                        <w:color w:val="0070C0"/>
                        <w:sz w:val="24"/>
                        <w:szCs w:val="24"/>
                        <w:rPrChange w:id="43" w:author="Zhen Tan" w:date="2023-10-17T23:23:00Z">
                          <w:rPr>
                            <w:rFonts w:ascii="Cambria Math" w:eastAsia="宋体" w:hAnsi="Times New Roman" w:cs="Times New Roman"/>
                            <w:sz w:val="24"/>
                            <w:szCs w:val="24"/>
                            <w:highlight w:val="yellow"/>
                          </w:rPr>
                        </w:rPrChange>
                      </w:rPr>
                      <m:t xml:space="preserve"> </m:t>
                    </m:r>
                    <m:sSub>
                      <m:sSubPr>
                        <m:ctrlPr>
                          <w:rPr>
                            <w:rFonts w:ascii="Cambria Math" w:hAnsi="Times New Roman" w:cs="Times New Roman"/>
                            <w:i/>
                            <w:color w:val="0070C0"/>
                            <w:sz w:val="24"/>
                            <w:szCs w:val="24"/>
                          </w:rPr>
                        </m:ctrlPr>
                      </m:sSubPr>
                      <m:e>
                        <m:r>
                          <w:rPr>
                            <w:rFonts w:ascii="Cambria Math" w:hAnsi="Times New Roman" w:cs="Times New Roman"/>
                            <w:color w:val="0070C0"/>
                            <w:sz w:val="24"/>
                            <w:szCs w:val="24"/>
                            <w:rPrChange w:id="44" w:author="Zhen Tan" w:date="2023-10-17T23:23:00Z">
                              <w:rPr>
                                <w:rFonts w:ascii="Cambria Math" w:hAnsi="Times New Roman" w:cs="Times New Roman"/>
                                <w:sz w:val="24"/>
                                <w:szCs w:val="24"/>
                                <w:highlight w:val="yellow"/>
                              </w:rPr>
                            </w:rPrChange>
                          </w:rPr>
                          <m:t>g</m:t>
                        </m:r>
                      </m:e>
                      <m:sub>
                        <m:r>
                          <w:rPr>
                            <w:rFonts w:ascii="Cambria Math" w:hAnsi="Times New Roman" w:cs="Times New Roman"/>
                            <w:color w:val="0070C0"/>
                            <w:sz w:val="24"/>
                            <w:szCs w:val="24"/>
                            <w:rPrChange w:id="45" w:author="Zhen Tan" w:date="2023-10-17T23:23:00Z">
                              <w:rPr>
                                <w:rFonts w:ascii="Cambria Math" w:hAnsi="Times New Roman" w:cs="Times New Roman"/>
                                <w:sz w:val="24"/>
                                <w:szCs w:val="24"/>
                                <w:highlight w:val="yellow"/>
                              </w:rPr>
                            </w:rPrChange>
                          </w:rPr>
                          <m:t>3</m:t>
                        </m:r>
                      </m:sub>
                    </m:sSub>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Change w:id="46" w:author="Zhen Tan" w:date="2023-10-17T23:23:00Z">
                              <w:rPr>
                                <w:rFonts w:ascii="Cambria Math" w:hAnsi="Times New Roman" w:cs="Times New Roman"/>
                                <w:sz w:val="24"/>
                                <w:szCs w:val="24"/>
                                <w:highlight w:val="yellow"/>
                              </w:rPr>
                            </w:rPrChange>
                          </w:rPr>
                          <m:t>x</m:t>
                        </m:r>
                        <m:r>
                          <w:rPr>
                            <w:rFonts w:ascii="Cambria Math" w:hAnsi="Times New Roman" w:cs="Times New Roman"/>
                            <w:color w:val="0070C0"/>
                            <w:sz w:val="24"/>
                            <w:szCs w:val="24"/>
                            <w:rPrChange w:id="47" w:author="Zhen Tan" w:date="2023-10-17T23:23:00Z">
                              <w:rPr>
                                <w:rFonts w:ascii="Cambria Math" w:hAnsi="Times New Roman" w:cs="Times New Roman"/>
                                <w:sz w:val="24"/>
                                <w:szCs w:val="24"/>
                                <w:highlight w:val="yellow"/>
                              </w:rPr>
                            </w:rPrChange>
                          </w:rPr>
                          <m:t>,ξ</m:t>
                        </m:r>
                      </m:e>
                    </m:d>
                    <m:r>
                      <m:rPr>
                        <m:sty m:val="p"/>
                      </m:rPr>
                      <w:rPr>
                        <w:rFonts w:ascii="Cambria Math" w:eastAsia="宋体" w:hAnsi="Times New Roman" w:cs="Times New Roman"/>
                        <w:color w:val="0070C0"/>
                        <w:sz w:val="24"/>
                        <w:szCs w:val="24"/>
                        <w:rPrChange w:id="48" w:author="Zhen Tan" w:date="2023-10-17T23:23:00Z">
                          <w:rPr>
                            <w:rFonts w:ascii="Cambria Math" w:eastAsia="宋体" w:hAnsi="Times New Roman" w:cs="Times New Roman"/>
                            <w:sz w:val="24"/>
                            <w:szCs w:val="24"/>
                            <w:highlight w:val="yellow"/>
                          </w:rPr>
                        </w:rPrChange>
                      </w:rPr>
                      <m:t>-</m:t>
                    </m:r>
                    <m:m>
                      <m:mPr>
                        <m:mcs>
                          <m:mc>
                            <m:mcPr>
                              <m:count m:val="1"/>
                              <m:mcJc m:val="center"/>
                            </m:mcPr>
                          </m:mc>
                        </m:mcs>
                        <m:ctrlPr>
                          <w:rPr>
                            <w:rFonts w:ascii="Cambria Math" w:eastAsia="宋体" w:hAnsi="Cambria Math" w:cs="Times New Roman"/>
                            <w:i/>
                            <w:color w:val="0070C0"/>
                            <w:sz w:val="24"/>
                            <w:szCs w:val="24"/>
                          </w:rPr>
                        </m:ctrlPr>
                      </m:mPr>
                      <m:mr>
                        <m:e>
                          <m:r>
                            <w:rPr>
                              <w:rFonts w:ascii="Cambria Math" w:hAnsi="Cambria Math" w:cs="Cambria Math"/>
                              <w:color w:val="0070C0"/>
                              <w:sz w:val="24"/>
                              <w:szCs w:val="24"/>
                              <w:shd w:val="clear" w:color="auto" w:fill="FFFFFF"/>
                              <w:rPrChange w:id="49" w:author="Zhen Tan" w:date="2023-10-17T23:23:00Z">
                                <w:rPr>
                                  <w:rFonts w:ascii="Cambria Math" w:hAnsi="Cambria Math" w:cs="Cambria Math"/>
                                  <w:sz w:val="24"/>
                                  <w:szCs w:val="24"/>
                                  <w:highlight w:val="yellow"/>
                                  <w:shd w:val="clear" w:color="auto" w:fill="FFFFFF"/>
                                </w:rPr>
                              </w:rPrChange>
                            </w:rPr>
                            <m:t>τ</m:t>
                          </m:r>
                          <m:r>
                            <w:rPr>
                              <w:rFonts w:ascii="Cambria Math" w:eastAsia="宋体" w:hAnsi="Cambria Math" w:cs="Times New Roman" w:hint="eastAsia"/>
                              <w:color w:val="0070C0"/>
                              <w:sz w:val="24"/>
                              <w:szCs w:val="24"/>
                              <w:rPrChange w:id="50" w:author="Zhen Tan" w:date="2023-10-17T23:23:00Z">
                                <w:rPr>
                                  <w:rFonts w:ascii="Cambria Math" w:eastAsia="宋体" w:hAnsi="Cambria Math" w:cs="Times New Roman" w:hint="eastAsia"/>
                                  <w:sz w:val="24"/>
                                  <w:szCs w:val="24"/>
                                  <w:highlight w:val="yellow"/>
                                </w:rPr>
                              </w:rPrChange>
                            </w:rPr>
                            <m:t>≤</m:t>
                          </m:r>
                          <m:r>
                            <w:rPr>
                              <w:rFonts w:ascii="Cambria Math" w:eastAsia="宋体" w:hAnsi="Times New Roman" w:cs="Times New Roman"/>
                              <w:color w:val="0070C0"/>
                              <w:sz w:val="24"/>
                              <w:szCs w:val="24"/>
                              <w:rPrChange w:id="51" w:author="Zhen Tan" w:date="2023-10-17T23:23:00Z">
                                <w:rPr>
                                  <w:rFonts w:ascii="Cambria Math" w:eastAsia="宋体" w:hAnsi="Times New Roman" w:cs="Times New Roman"/>
                                  <w:sz w:val="24"/>
                                  <w:szCs w:val="24"/>
                                  <w:highlight w:val="yellow"/>
                                </w:rPr>
                              </w:rPrChange>
                            </w:rPr>
                            <m:t>0</m:t>
                          </m:r>
                        </m:e>
                      </m:mr>
                    </m:m>
                    <m:ctrlPr>
                      <w:rPr>
                        <w:rFonts w:ascii="Cambria Math" w:eastAsia="宋体" w:hAnsi="Cambria Math" w:cs="Times New Roman"/>
                        <w:i/>
                        <w:color w:val="0070C0"/>
                        <w:sz w:val="24"/>
                        <w:szCs w:val="24"/>
                      </w:rPr>
                    </m:ctrlPr>
                  </m:e>
                </m:d>
              </m:e>
            </m:func>
            <m:r>
              <w:rPr>
                <w:rFonts w:ascii="Cambria Math" w:eastAsia="宋体" w:hAnsi="Cambria Math" w:cs="Times New Roman" w:hint="eastAsia"/>
                <w:color w:val="0070C0"/>
                <w:sz w:val="24"/>
                <w:szCs w:val="24"/>
                <w:rPrChange w:id="52" w:author="Zhen Tan" w:date="2023-10-17T23:23:00Z">
                  <w:rPr>
                    <w:rFonts w:ascii="Cambria Math" w:eastAsia="宋体" w:hAnsi="Cambria Math" w:cs="Times New Roman" w:hint="eastAsia"/>
                    <w:sz w:val="24"/>
                    <w:szCs w:val="24"/>
                    <w:highlight w:val="yellow"/>
                  </w:rPr>
                </w:rPrChange>
              </w:rPr>
              <m:t>≥</m:t>
            </m:r>
            <m:r>
              <w:rPr>
                <w:rFonts w:ascii="Cambria Math" w:eastAsia="宋体" w:hAnsi="Cambria Math" w:cs="Times New Roman"/>
                <w:color w:val="0070C0"/>
                <w:sz w:val="24"/>
                <w:szCs w:val="24"/>
                <w:rPrChange w:id="53" w:author="Zhen Tan" w:date="2023-10-17T23:23:00Z">
                  <w:rPr>
                    <w:rFonts w:ascii="Cambria Math" w:eastAsia="宋体" w:hAnsi="Cambria Math" w:cs="Times New Roman"/>
                    <w:sz w:val="24"/>
                    <w:szCs w:val="24"/>
                    <w:highlight w:val="yellow"/>
                  </w:rPr>
                </w:rPrChange>
              </w:rPr>
              <m:t>1-</m:t>
            </m:r>
            <m:r>
              <w:rPr>
                <w:rFonts w:ascii="Cambria Math" w:hAnsi="Cambria Math" w:cs="Times New Roman"/>
                <w:color w:val="0070C0"/>
                <w:sz w:val="24"/>
                <w:szCs w:val="24"/>
                <w:rPrChange w:id="54" w:author="Zhen Tan" w:date="2023-10-17T23:23:00Z">
                  <w:rPr>
                    <w:rFonts w:ascii="Cambria Math" w:hAnsi="Cambria Math" w:cs="Times New Roman"/>
                    <w:sz w:val="24"/>
                    <w:szCs w:val="24"/>
                    <w:highlight w:val="yellow"/>
                  </w:rPr>
                </w:rPrChange>
              </w:rPr>
              <m:t>ϵ</m:t>
            </m:r>
            <m:r>
              <w:ins w:id="55" w:author="Zhen Tan" w:date="2023-10-17T23:23:00Z">
                <m:rPr>
                  <m:sty m:val="p"/>
                </m:rPr>
                <w:rPr>
                  <w:rFonts w:ascii="Cambria Math" w:hAnsi="Cambria Math" w:cs="Times New Roman"/>
                  <w:color w:val="0070C0"/>
                  <w:sz w:val="24"/>
                  <w:szCs w:val="24"/>
                  <w:rPrChange w:id="56" w:author="Zhen Tan" w:date="2023-10-17T23:23:00Z">
                    <w:rPr>
                      <w:rFonts w:ascii="Cambria Math" w:hAnsi="Cambria Math" w:cs="Times New Roman"/>
                      <w:sz w:val="24"/>
                      <w:szCs w:val="24"/>
                      <w:highlight w:val="yellow"/>
                    </w:rPr>
                  </w:rPrChange>
                </w:rPr>
                <m:t>.</m:t>
              </w:ins>
            </m:r>
            <m:r>
              <m:rPr>
                <m:sty m:val="p"/>
              </m:rPr>
              <w:rPr>
                <w:rFonts w:ascii="Cambria Math" w:hAnsi="Cambria Math" w:cs="Times New Roman"/>
                <w:color w:val="0070C0"/>
                <w:sz w:val="24"/>
                <w:szCs w:val="24"/>
                <w:rPrChange w:id="57" w:author="Zhen Tan" w:date="2023-10-17T23:23:00Z">
                  <w:rPr>
                    <w:rFonts w:ascii="Cambria Math" w:hAnsi="Cambria Math" w:cs="Times New Roman"/>
                    <w:sz w:val="24"/>
                    <w:szCs w:val="24"/>
                    <w:highlight w:val="yellow"/>
                  </w:rPr>
                </w:rPrChange>
              </w:rPr>
              <m:t xml:space="preserve">   </m:t>
            </m:r>
            <m:r>
              <w:del w:id="58" w:author="Zhen Tan" w:date="2023-10-17T23:24:00Z">
                <m:rPr>
                  <m:sty m:val="p"/>
                </m:rPr>
                <w:rPr>
                  <w:rFonts w:ascii="Cambria Math" w:hAnsi="Cambria Math" w:cs="Times New Roman"/>
                  <w:color w:val="0070C0"/>
                  <w:sz w:val="24"/>
                  <w:szCs w:val="24"/>
                  <w:rPrChange w:id="59" w:author="Zhen Tan" w:date="2023-10-17T23:23:00Z">
                    <w:rPr>
                      <w:rFonts w:ascii="Cambria Math" w:hAnsi="Cambria Math" w:cs="Times New Roman"/>
                      <w:sz w:val="24"/>
                      <w:szCs w:val="24"/>
                      <w:highlight w:val="yellow"/>
                    </w:rPr>
                  </w:rPrChange>
                </w:rPr>
                <m:t xml:space="preserve">    </m:t>
              </w:del>
            </m:r>
            <m:r>
              <m:rPr>
                <m:sty m:val="p"/>
              </m:rPr>
              <w:rPr>
                <w:rFonts w:ascii="Cambria Math" w:hAnsi="Cambria Math" w:cs="Times New Roman"/>
                <w:color w:val="0070C0"/>
                <w:sz w:val="24"/>
                <w:szCs w:val="24"/>
                <w:rPrChange w:id="60" w:author="Zhen Tan" w:date="2023-10-17T23:23:00Z">
                  <w:rPr>
                    <w:rFonts w:ascii="Cambria Math" w:hAnsi="Cambria Math" w:cs="Times New Roman"/>
                    <w:sz w:val="24"/>
                    <w:szCs w:val="24"/>
                    <w:highlight w:val="yellow"/>
                  </w:rPr>
                </w:rPrChange>
              </w:rPr>
              <m:t xml:space="preserve">    </m:t>
            </m:r>
          </m:e>
        </m:eqArr>
      </m:oMath>
      <w:r w:rsidR="005B6A15" w:rsidRPr="00307C18">
        <w:rPr>
          <w:rFonts w:ascii="Times New Roman" w:hAnsi="Times New Roman" w:cs="Times New Roman" w:hint="eastAsia"/>
          <w:sz w:val="24"/>
          <w:szCs w:val="24"/>
        </w:rPr>
        <w:t xml:space="preserve"> </w:t>
      </w:r>
      <w:r w:rsidR="0099357D">
        <w:rPr>
          <w:rFonts w:ascii="Times New Roman" w:hAnsi="Times New Roman" w:cs="Times New Roman"/>
          <w:color w:val="FF0000"/>
          <w:sz w:val="24"/>
          <w:szCs w:val="24"/>
        </w:rPr>
        <w:t xml:space="preserve">              </w:t>
      </w:r>
      <w:del w:id="61" w:author="Zhen Tan" w:date="2023-10-17T23:24:00Z">
        <w:r w:rsidR="005B6A15" w:rsidRPr="00307C18" w:rsidDel="00861CB7">
          <w:rPr>
            <w:rFonts w:ascii="Times New Roman" w:hAnsi="Times New Roman" w:cs="Times New Roman"/>
            <w:sz w:val="24"/>
            <w:szCs w:val="24"/>
          </w:rPr>
          <w:delText xml:space="preserve">              </w:delText>
        </w:r>
      </w:del>
      <w:r w:rsidR="005B6A15" w:rsidRPr="00307C18">
        <w:rPr>
          <w:rFonts w:ascii="Times New Roman" w:hAnsi="Times New Roman" w:cs="Times New Roman"/>
          <w:sz w:val="24"/>
          <w:szCs w:val="24"/>
        </w:rPr>
        <w:t>(1)</w:t>
      </w:r>
    </w:p>
    <w:p w14:paraId="4703AC9D" w14:textId="5F0ECBC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are three </w:t>
      </w:r>
      <w:r w:rsidRPr="00307C18">
        <w:rPr>
          <w:rFonts w:ascii="Times New Roman" w:hAnsi="Times New Roman" w:cs="Times New Roman" w:hint="eastAsia"/>
          <w:sz w:val="24"/>
          <w:szCs w:val="24"/>
        </w:rPr>
        <w:t>scalar-valued</w:t>
      </w:r>
      <w:r w:rsidRPr="00307C18">
        <w:rPr>
          <w:rFonts w:ascii="Times New Roman" w:hAnsi="Times New Roman" w:cs="Times New Roman"/>
          <w:sz w:val="24"/>
          <w:szCs w:val="24"/>
        </w:rPr>
        <w:t xml:space="preserve"> stochastic performance measures output from </w:t>
      </w:r>
      <w:r w:rsidR="00A52D44" w:rsidRPr="00A52D44">
        <w:rPr>
          <w:rFonts w:ascii="Times New Roman" w:hAnsi="Times New Roman" w:cs="Times New Roman"/>
          <w:color w:val="FF0000"/>
          <w:sz w:val="24"/>
          <w:szCs w:val="24"/>
        </w:rPr>
        <w:t>the</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 xml:space="preserve">traffic simulator, which depend on the decision vector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sz w:val="24"/>
          <w:szCs w:val="24"/>
        </w:rPr>
        <w:t xml:space="preserve">and the random parameter vector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in the traffic simulator. Suppose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bCs/>
          <w:sz w:val="24"/>
          <w:szCs w:val="24"/>
        </w:rPr>
        <w:t>lies in a known</w:t>
      </w:r>
      <w:r w:rsidRPr="00FC33A2">
        <w:rPr>
          <w:rFonts w:ascii="Times New Roman" w:hAnsi="Times New Roman" w:cs="Times New Roman"/>
          <w:bCs/>
          <w:color w:val="4472C4" w:themeColor="accent1"/>
          <w:sz w:val="24"/>
          <w:szCs w:val="24"/>
        </w:rPr>
        <w:t xml:space="preserve"> </w:t>
      </w:r>
      <w:r w:rsidR="00FC33A2" w:rsidRPr="004A00EC">
        <w:rPr>
          <w:rFonts w:ascii="Times New Roman" w:hAnsi="Times New Roman" w:cs="Times New Roman"/>
          <w:bCs/>
          <w:color w:val="0070C0"/>
          <w:sz w:val="24"/>
          <w:szCs w:val="24"/>
        </w:rPr>
        <w:t xml:space="preserve">compact </w:t>
      </w:r>
      <w:r w:rsidRPr="004A00EC">
        <w:rPr>
          <w:rFonts w:ascii="Times New Roman" w:hAnsi="Times New Roman" w:cs="Times New Roman"/>
          <w:bCs/>
          <w:color w:val="0070C0"/>
          <w:sz w:val="24"/>
          <w:szCs w:val="24"/>
        </w:rPr>
        <w:t>set</w:t>
      </w:r>
      <w:r w:rsidRPr="00FC33A2">
        <w:rPr>
          <w:rFonts w:ascii="Times New Roman" w:hAnsi="Times New Roman" w:cs="Times New Roman"/>
          <w:bCs/>
          <w:color w:val="4472C4" w:themeColor="accent1"/>
          <w:sz w:val="24"/>
          <w:szCs w:val="24"/>
        </w:rPr>
        <w:t xml:space="preserve"> </w:t>
      </w:r>
      <m:oMath>
        <m:r>
          <m:rPr>
            <m:scr m:val="script"/>
          </m:rPr>
          <w:rPr>
            <w:rFonts w:ascii="Cambria Math" w:hAnsi="Cambria Math" w:cs="Times New Roman"/>
            <w:sz w:val="24"/>
            <w:szCs w:val="24"/>
          </w:rPr>
          <m:t>X</m:t>
        </m:r>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and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has a known distribution </w:t>
      </w:r>
      <m:oMath>
        <m:r>
          <w:rPr>
            <w:rFonts w:ascii="Cambria Math" w:hAnsi="Times New Roman" w:cs="Times New Roman"/>
            <w:sz w:val="24"/>
            <w:szCs w:val="24"/>
          </w:rPr>
          <m:t>p(ξ)</m:t>
        </m:r>
      </m:oMath>
      <w:r w:rsidRPr="00307C18">
        <w:rPr>
          <w:rFonts w:ascii="Times New Roman" w:hAnsi="Times New Roman" w:cs="Times New Roman"/>
          <w:sz w:val="24"/>
          <w:szCs w:val="24"/>
        </w:rPr>
        <w:t xml:space="preserve"> with bounded support </w:t>
      </w:r>
      <m:oMath>
        <m:r>
          <m:rPr>
            <m:sty m:val="p"/>
          </m:rPr>
          <w:rPr>
            <w:rFonts w:ascii="Cambria Math" w:hAnsi="Cambria Math" w:cs="Times New Roman"/>
            <w:sz w:val="24"/>
            <w:szCs w:val="24"/>
          </w:rPr>
          <m:t>Ξ</m:t>
        </m:r>
      </m:oMath>
      <w:r w:rsidRPr="00307C18">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can contain uncertain parameters in traffic demand, driving behavior, routing behavior, 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denote the expectation and the probability with respect to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respectively. The constraint means the probability </w:t>
      </w:r>
      <w:r w:rsidRPr="00307C18">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is over the limit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sidRPr="00307C18">
        <w:rPr>
          <w:rFonts w:ascii="Times New Roman" w:hAnsi="Times New Roman" w:cs="Times New Roman"/>
          <w:sz w:val="24"/>
          <w:szCs w:val="24"/>
        </w:rPr>
        <w:t>, where</w:t>
      </w:r>
      <m:oMath>
        <m:r>
          <w:rPr>
            <w:rFonts w:ascii="Cambria Math" w:hAnsi="Cambria Math" w:cs="Cambria Math"/>
            <w:sz w:val="24"/>
            <w:szCs w:val="24"/>
            <w:shd w:val="clear" w:color="auto" w:fill="FFFFFF"/>
          </w:rPr>
          <m:t xml:space="preserve"> τ</m:t>
        </m:r>
      </m:oMath>
      <w:r w:rsidRPr="00307C18">
        <w:rPr>
          <w:rFonts w:ascii="Times New Roman" w:hAnsi="Times New Roman" w:cs="Times New Roman"/>
          <w:sz w:val="24"/>
          <w:szCs w:val="24"/>
          <w:shd w:val="clear" w:color="auto" w:fill="FFFFFF"/>
        </w:rPr>
        <w:t xml:space="preserve"> and </w:t>
      </w:r>
      <m:oMath>
        <m:r>
          <w:ins w:id="62" w:author="Zhen Tan" w:date="2023-10-17T23:25:00Z">
            <w:rPr>
              <w:rFonts w:ascii="Cambria Math" w:hAnsi="Cambria Math" w:cs="Times New Roman"/>
              <w:color w:val="0070C0"/>
              <w:sz w:val="24"/>
              <w:szCs w:val="24"/>
            </w:rPr>
            <m:t>ϵ</m:t>
          </w:ins>
        </m:r>
        <m:r>
          <w:del w:id="63" w:author="Zhen Tan" w:date="2023-10-17T23:25:00Z">
            <m:rPr>
              <m:scr m:val="script"/>
              <m:sty m:val="p"/>
            </m:rPr>
            <w:rPr>
              <w:rFonts w:ascii="Cambria Math" w:hAnsi="Cambria Math" w:cs="Times New Roman"/>
              <w:sz w:val="24"/>
              <w:szCs w:val="24"/>
            </w:rPr>
            <m:t>E</m:t>
          </w:del>
        </m:r>
      </m:oMath>
      <w:r w:rsidRPr="00307C18">
        <w:rPr>
          <w:rFonts w:ascii="Times New Roman" w:hAnsi="Times New Roman" w:cs="Times New Roman"/>
          <w:sz w:val="24"/>
          <w:szCs w:val="24"/>
        </w:rPr>
        <w:t xml:space="preserve"> </w:t>
      </w:r>
      <w:del w:id="64" w:author="Zhen Tan" w:date="2023-10-17T23:25:00Z">
        <w:r w:rsidR="00A52D44" w:rsidDel="00861CB7">
          <w:rPr>
            <w:rFonts w:ascii="Times New Roman" w:hAnsi="Times New Roman" w:cs="Times New Roman"/>
            <w:sz w:val="24"/>
            <w:szCs w:val="24"/>
          </w:rPr>
          <w:delText>(</w:delText>
        </w:r>
        <w:r w:rsidR="00A52D44" w:rsidRPr="00A52D44" w:rsidDel="00861CB7">
          <w:rPr>
            <w:rFonts w:ascii="Times New Roman" w:hAnsi="Times New Roman" w:cs="Times New Roman"/>
            <w:color w:val="FF0000"/>
            <w:sz w:val="24"/>
            <w:szCs w:val="24"/>
          </w:rPr>
          <w:delText>wrong notation?</w:delText>
        </w:r>
        <w:r w:rsidR="00A52D44" w:rsidDel="00861CB7">
          <w:rPr>
            <w:rFonts w:ascii="Times New Roman" w:hAnsi="Times New Roman" w:cs="Times New Roman"/>
            <w:sz w:val="24"/>
            <w:szCs w:val="24"/>
          </w:rPr>
          <w:delText xml:space="preserve">) </w:delText>
        </w:r>
      </w:del>
      <w:r w:rsidRPr="00307C18">
        <w:rPr>
          <w:rFonts w:ascii="Times New Roman" w:hAnsi="Times New Roman" w:cs="Times New Roman"/>
          <w:sz w:val="24"/>
          <w:szCs w:val="24"/>
        </w:rPr>
        <w:t xml:space="preserve">are </w:t>
      </w:r>
      <w:r w:rsidRPr="00307C18">
        <w:rPr>
          <w:rFonts w:ascii="Times New Roman" w:hAnsi="Times New Roman" w:cs="Times New Roman"/>
          <w:iCs/>
          <w:sz w:val="24"/>
          <w:szCs w:val="24"/>
        </w:rPr>
        <w:t>predetermined scalars</w:t>
      </w:r>
      <w:r w:rsidRPr="00307C18">
        <w:rPr>
          <w:rFonts w:ascii="Times New Roman" w:hAnsi="Times New Roman" w:cs="Times New Roman"/>
          <w:sz w:val="24"/>
          <w:szCs w:val="24"/>
        </w:rPr>
        <w:t xml:space="preserve">. Problem (1) is therefore to find the nondominated solutions in terms of 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oMath>
      <w:r w:rsidRPr="00307C18">
        <w:rPr>
          <w:rFonts w:ascii="Times New Roman" w:hAnsi="Times New Roman" w:cs="Times New Roman"/>
          <w:sz w:val="24"/>
          <w:szCs w:val="24"/>
        </w:rPr>
        <w:t xml:space="preserve"> 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values satisfy the probabilistic constraint.</w:t>
      </w:r>
    </w:p>
    <w:p w14:paraId="7301EF9A" w14:textId="77777777" w:rsidR="005B6A15" w:rsidRPr="00307C18" w:rsidRDefault="005B6A15" w:rsidP="005B6A15">
      <w:pPr>
        <w:rPr>
          <w:rFonts w:ascii="Times New Roman" w:hAnsi="Times New Roman" w:cs="Times New Roman"/>
          <w:sz w:val="24"/>
          <w:szCs w:val="24"/>
        </w:rPr>
      </w:pPr>
    </w:p>
    <w:p w14:paraId="2C51EEB8" w14:textId="37E9966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The main purpose of this study is to propose a novel SO methodology which can tackle problem (1) effectively. We will test the proposed method using both synthetic problems and a real-world traffic network signal timing problem which </w:t>
      </w:r>
      <w:r w:rsidR="006C7849" w:rsidRPr="00307C18">
        <w:rPr>
          <w:rFonts w:ascii="Times New Roman" w:hAnsi="Times New Roman" w:cs="Times New Roman"/>
          <w:sz w:val="24"/>
          <w:szCs w:val="24"/>
        </w:rPr>
        <w:t xml:space="preserve">considers </w:t>
      </w:r>
      <w:r w:rsidRPr="00307C18">
        <w:rPr>
          <w:rFonts w:ascii="Times New Roman" w:hAnsi="Times New Roman" w:cs="Times New Roman"/>
          <w:sz w:val="24"/>
          <w:szCs w:val="24"/>
        </w:rPr>
        <w:t xml:space="preserve">uncertainty </w:t>
      </w:r>
      <w:r w:rsidR="006C7849" w:rsidRPr="00307C18">
        <w:rPr>
          <w:rFonts w:ascii="Times New Roman" w:hAnsi="Times New Roman" w:cs="Times New Roman"/>
          <w:sz w:val="24"/>
          <w:szCs w:val="24"/>
        </w:rPr>
        <w:t>and involves large discrete decision space</w:t>
      </w:r>
      <w:r w:rsidRPr="00307C18">
        <w:rPr>
          <w:rFonts w:ascii="Times New Roman" w:hAnsi="Times New Roman" w:cs="Times New Roman"/>
          <w:sz w:val="24"/>
          <w:szCs w:val="24"/>
        </w:rPr>
        <w:t xml:space="preserve">. </w:t>
      </w:r>
    </w:p>
    <w:p w14:paraId="5E3FC16A" w14:textId="77777777" w:rsidR="005B6A15" w:rsidRPr="00307C18" w:rsidRDefault="005B6A15" w:rsidP="005B6A15">
      <w:pPr>
        <w:rPr>
          <w:rFonts w:ascii="Times New Roman" w:hAnsi="Times New Roman" w:cs="Times New Roman"/>
          <w:sz w:val="24"/>
          <w:szCs w:val="24"/>
        </w:rPr>
      </w:pPr>
    </w:p>
    <w:p w14:paraId="4EEBDEAB" w14:textId="77777777" w:rsidR="005B6A15" w:rsidRPr="00307C18" w:rsidRDefault="005B6A15" w:rsidP="005B6A15">
      <w:pPr>
        <w:pStyle w:val="Heading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1.2 Method overview and our contribution</w:t>
      </w:r>
    </w:p>
    <w:p w14:paraId="49CA13D2" w14:textId="3599480A"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G</w:t>
      </w:r>
      <w:r w:rsidRPr="00307C18">
        <w:rPr>
          <w:rFonts w:ascii="Times New Roman" w:hAnsi="Times New Roman" w:cs="Times New Roman" w:hint="eastAsia"/>
          <w:sz w:val="24"/>
          <w:szCs w:val="24"/>
        </w:rPr>
        <w:t>enerally</w:t>
      </w:r>
      <w:r w:rsidRPr="00307C18">
        <w:rPr>
          <w:rFonts w:ascii="Times New Roman" w:hAnsi="Times New Roman" w:cs="Times New Roman"/>
          <w:sz w:val="24"/>
          <w:szCs w:val="24"/>
        </w:rPr>
        <w:t>, there are three</w:t>
      </w:r>
      <w:r w:rsidR="00A52D44">
        <w:rPr>
          <w:rFonts w:ascii="Times New Roman" w:hAnsi="Times New Roman" w:cs="Times New Roman"/>
          <w:sz w:val="24"/>
          <w:szCs w:val="24"/>
        </w:rPr>
        <w:t xml:space="preserve"> </w:t>
      </w:r>
      <w:r w:rsidR="00A52D44" w:rsidRPr="00A52D44">
        <w:rPr>
          <w:rFonts w:ascii="Times New Roman" w:hAnsi="Times New Roman" w:cs="Times New Roman"/>
          <w:color w:val="FF0000"/>
          <w:sz w:val="24"/>
          <w:szCs w:val="24"/>
        </w:rPr>
        <w:t>different</w:t>
      </w:r>
      <w:r w:rsidRPr="00307C18">
        <w:rPr>
          <w:rFonts w:ascii="Times New Roman" w:hAnsi="Times New Roman" w:cs="Times New Roman"/>
          <w:sz w:val="24"/>
          <w:szCs w:val="24"/>
        </w:rPr>
        <w:t xml:space="preserve"> ways to </w:t>
      </w:r>
      <w:del w:id="65" w:author="Zhen Tan" w:date="2023-10-17T23:25:00Z">
        <w:r w:rsidRPr="00A52D44" w:rsidDel="00861CB7">
          <w:rPr>
            <w:rFonts w:ascii="Times New Roman" w:hAnsi="Times New Roman" w:cs="Times New Roman"/>
            <w:strike/>
            <w:color w:val="FF0000"/>
            <w:sz w:val="24"/>
            <w:szCs w:val="24"/>
          </w:rPr>
          <w:delText>address</w:delText>
        </w:r>
        <w:r w:rsidR="00A52D44" w:rsidDel="00861CB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solve</w:t>
      </w:r>
      <w:r w:rsidRPr="00307C18">
        <w:rPr>
          <w:rFonts w:ascii="Times New Roman" w:hAnsi="Times New Roman" w:cs="Times New Roman"/>
          <w:sz w:val="24"/>
          <w:szCs w:val="24"/>
        </w:rPr>
        <w:t xml:space="preserve"> </w:t>
      </w:r>
      <w:del w:id="66" w:author="Zhen Tan" w:date="2023-10-17T23:26:00Z">
        <w:r w:rsidRPr="00A52D44" w:rsidDel="00861CB7">
          <w:rPr>
            <w:rFonts w:ascii="Times New Roman" w:hAnsi="Times New Roman" w:cs="Times New Roman"/>
            <w:strike/>
            <w:color w:val="FF0000"/>
            <w:sz w:val="24"/>
            <w:szCs w:val="24"/>
          </w:rPr>
          <w:delText>the</w:delText>
        </w:r>
        <w:r w:rsidRPr="00307C18" w:rsidDel="00861CB7">
          <w:rPr>
            <w:rFonts w:ascii="Times New Roman" w:hAnsi="Times New Roman" w:cs="Times New Roman"/>
            <w:sz w:val="24"/>
            <w:szCs w:val="24"/>
          </w:rPr>
          <w:delText xml:space="preserve"> </w:delText>
        </w:r>
      </w:del>
      <w:r w:rsidRPr="00307C18">
        <w:rPr>
          <w:rFonts w:ascii="Times New Roman" w:hAnsi="Times New Roman" w:cs="Times New Roman"/>
          <w:sz w:val="24"/>
          <w:szCs w:val="24"/>
        </w:rPr>
        <w:t>SO problems</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direct-search methods, stochastic gradient methods and metamodel methods (Osorio and </w:t>
      </w:r>
      <w:proofErr w:type="spellStart"/>
      <w:r w:rsidRPr="00307C18">
        <w:rPr>
          <w:rFonts w:ascii="Times New Roman" w:hAnsi="Times New Roman" w:cs="Times New Roman"/>
          <w:sz w:val="24"/>
          <w:szCs w:val="24"/>
        </w:rPr>
        <w:t>Bierlaire</w:t>
      </w:r>
      <w:proofErr w:type="spellEnd"/>
      <w:r w:rsidRPr="00307C18">
        <w:rPr>
          <w:rFonts w:ascii="Times New Roman" w:hAnsi="Times New Roman" w:cs="Times New Roman"/>
          <w:sz w:val="24"/>
          <w:szCs w:val="24"/>
        </w:rPr>
        <w:t xml:space="preserve"> 2013).</w:t>
      </w:r>
      <w:r w:rsidRPr="00307C18" w:rsidDel="00D358FF">
        <w:rPr>
          <w:rFonts w:ascii="Times New Roman" w:hAnsi="Times New Roman" w:cs="Times New Roman"/>
          <w:sz w:val="24"/>
          <w:szCs w:val="24"/>
        </w:rPr>
        <w:t xml:space="preserve"> </w:t>
      </w:r>
      <w:r w:rsidRPr="00307C18">
        <w:rPr>
          <w:rFonts w:ascii="Times New Roman" w:hAnsi="Times New Roman" w:cs="Times New Roman"/>
          <w:sz w:val="24"/>
          <w:szCs w:val="24"/>
        </w:rPr>
        <w:t xml:space="preserve">Note 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in problem (1) are all stochastic and </w:t>
      </w:r>
      <w:r w:rsidR="000930D8" w:rsidRPr="00307C18">
        <w:rPr>
          <w:rFonts w:ascii="Times New Roman" w:hAnsi="Times New Roman" w:cs="Times New Roman"/>
          <w:sz w:val="24"/>
          <w:szCs w:val="24"/>
        </w:rPr>
        <w:t xml:space="preserve">based on </w:t>
      </w:r>
      <w:r w:rsidRPr="00307C18">
        <w:rPr>
          <w:rFonts w:ascii="Times New Roman" w:hAnsi="Times New Roman" w:cs="Times New Roman"/>
          <w:sz w:val="24"/>
          <w:szCs w:val="24"/>
        </w:rPr>
        <w:t xml:space="preserve">costly </w:t>
      </w:r>
      <w:r w:rsidR="000930D8" w:rsidRPr="00307C18">
        <w:rPr>
          <w:rFonts w:ascii="Times New Roman" w:hAnsi="Times New Roman" w:cs="Times New Roman"/>
          <w:sz w:val="24"/>
          <w:szCs w:val="24"/>
        </w:rPr>
        <w:t xml:space="preserve">traffic </w:t>
      </w:r>
      <w:r w:rsidRPr="00307C18">
        <w:rPr>
          <w:rFonts w:ascii="Times New Roman" w:hAnsi="Times New Roman" w:cs="Times New Roman"/>
          <w:sz w:val="24"/>
          <w:szCs w:val="24"/>
        </w:rPr>
        <w:t xml:space="preserve">simulations. Thus, an ideal SO algorithm should make full </w:t>
      </w:r>
      <w:r w:rsidRPr="00307C18">
        <w:rPr>
          <w:rFonts w:ascii="Times New Roman" w:hAnsi="Times New Roman" w:cs="Times New Roman"/>
          <w:sz w:val="24"/>
          <w:szCs w:val="24"/>
        </w:rPr>
        <w:lastRenderedPageBreak/>
        <w:t xml:space="preserve">use of the information given by the simulation observations, </w:t>
      </w:r>
      <w:del w:id="67" w:author="Zhen Tan" w:date="2023-10-17T23:26:00Z">
        <w:r w:rsidRPr="00A52D44" w:rsidDel="00861CB7">
          <w:rPr>
            <w:rFonts w:ascii="Times New Roman" w:hAnsi="Times New Roman" w:cs="Times New Roman"/>
            <w:strike/>
            <w:color w:val="FF0000"/>
            <w:sz w:val="24"/>
            <w:szCs w:val="24"/>
          </w:rPr>
          <w:delText>i.e., infer</w:delText>
        </w:r>
        <w:r w:rsidRPr="00A52D44" w:rsidDel="00861CB7">
          <w:rPr>
            <w:rFonts w:ascii="Times New Roman" w:hAnsi="Times New Roman" w:cs="Times New Roman"/>
            <w:color w:val="FF0000"/>
            <w:sz w:val="24"/>
            <w:szCs w:val="24"/>
          </w:rPr>
          <w:delText xml:space="preserve"> </w:delText>
        </w:r>
        <w:r w:rsidR="00A52D44" w:rsidRPr="00A52D44" w:rsidDel="00861CB7">
          <w:rPr>
            <w:rFonts w:ascii="Times New Roman" w:hAnsi="Times New Roman" w:cs="Times New Roman"/>
            <w:color w:val="FF0000"/>
            <w:sz w:val="24"/>
            <w:szCs w:val="24"/>
          </w:rPr>
          <w:delText xml:space="preserve">by </w:delText>
        </w:r>
      </w:del>
      <w:r w:rsidR="00A52D44" w:rsidRPr="00A52D44">
        <w:rPr>
          <w:rFonts w:ascii="Times New Roman" w:hAnsi="Times New Roman" w:cs="Times New Roman"/>
          <w:color w:val="FF0000"/>
          <w:sz w:val="24"/>
          <w:szCs w:val="24"/>
        </w:rPr>
        <w:t xml:space="preserve">inferring </w:t>
      </w:r>
      <w:r w:rsidRPr="00307C18">
        <w:rPr>
          <w:rFonts w:ascii="Times New Roman" w:hAnsi="Times New Roman" w:cs="Times New Roman"/>
          <w:sz w:val="24"/>
          <w:szCs w:val="24"/>
        </w:rPr>
        <w:t>useful information globally with a local observation. In this regard, direct-search and stochastic gradient methods are not the best choice, since accurate estimation of search directions or gradients is sample-intensive and only provide</w:t>
      </w:r>
      <w:r w:rsidR="00A52D44" w:rsidRPr="00A52D44">
        <w:rPr>
          <w:rFonts w:ascii="Times New Roman" w:hAnsi="Times New Roman" w:cs="Times New Roman"/>
          <w:color w:val="FF0000"/>
          <w:sz w:val="24"/>
          <w:szCs w:val="24"/>
        </w:rPr>
        <w:t>s</w:t>
      </w:r>
      <w:r w:rsidRPr="00307C18">
        <w:rPr>
          <w:rFonts w:ascii="Times New Roman" w:hAnsi="Times New Roman" w:cs="Times New Roman"/>
          <w:sz w:val="24"/>
          <w:szCs w:val="24"/>
        </w:rPr>
        <w:t xml:space="preserve"> local information. Thus, in our algorithm design, we focus on metamodels to approximate the expectations in the objectives and the probability </w:t>
      </w:r>
      <w:r w:rsidR="00A52D44" w:rsidRPr="00A52D44">
        <w:rPr>
          <w:rFonts w:ascii="Times New Roman" w:hAnsi="Times New Roman" w:cs="Times New Roman"/>
          <w:color w:val="FF0000"/>
          <w:sz w:val="24"/>
          <w:szCs w:val="24"/>
        </w:rPr>
        <w:t>function</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 xml:space="preserve">in the constraint of problem (1). The metamodels are iteratively fitted using the simulated observations and provide improved prediction of the underlying performance measures globally to guide the search of the feasible Pareto optimal solutions. In fact, metamodel-guided sampling policies have been </w:t>
      </w:r>
      <w:del w:id="68" w:author="Zhen Tan" w:date="2023-10-17T23:26:00Z">
        <w:r w:rsidRPr="00A52D44" w:rsidDel="00126F57">
          <w:rPr>
            <w:rFonts w:ascii="Times New Roman" w:hAnsi="Times New Roman" w:cs="Times New Roman"/>
            <w:strike/>
            <w:color w:val="FF0000"/>
            <w:sz w:val="24"/>
            <w:szCs w:val="24"/>
          </w:rPr>
          <w:delText>proposed</w:delText>
        </w:r>
        <w:r w:rsidR="00A52D44" w:rsidDel="00126F5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studied</w:t>
      </w:r>
      <w:r w:rsidRPr="00307C18">
        <w:rPr>
          <w:rFonts w:ascii="Times New Roman" w:hAnsi="Times New Roman" w:cs="Times New Roman"/>
          <w:sz w:val="24"/>
          <w:szCs w:val="24"/>
        </w:rPr>
        <w:t xml:space="preserve"> extensively in </w:t>
      </w:r>
      <w:r w:rsidR="00A52D44" w:rsidRPr="00A52D44">
        <w:rPr>
          <w:rFonts w:ascii="Times New Roman" w:hAnsi="Times New Roman" w:cs="Times New Roman"/>
          <w:color w:val="FF0000"/>
          <w:sz w:val="24"/>
          <w:szCs w:val="24"/>
        </w:rPr>
        <w:t>the</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SO literature</w:t>
      </w:r>
      <w:del w:id="69" w:author="Zhen Tan" w:date="2023-10-17T23:26:00Z">
        <w:r w:rsidRPr="0083269C" w:rsidDel="00126F57">
          <w:rPr>
            <w:rFonts w:ascii="Times New Roman" w:hAnsi="Times New Roman" w:cs="Times New Roman"/>
            <w:strike/>
            <w:color w:val="FF0000"/>
            <w:sz w:val="24"/>
            <w:szCs w:val="24"/>
          </w:rPr>
          <w:delText>. For instance</w:delText>
        </w:r>
      </w:del>
      <w:r w:rsidRPr="00307C18">
        <w:rPr>
          <w:rFonts w:ascii="Times New Roman" w:hAnsi="Times New Roman" w:cs="Times New Roman"/>
          <w:sz w:val="24"/>
          <w:szCs w:val="24"/>
        </w:rPr>
        <w:t>,</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e.g.,</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kriging model </w:t>
      </w:r>
      <w:del w:id="70" w:author="Zhen Tan" w:date="2023-10-25T12:50:00Z">
        <w:r w:rsidRPr="0083269C" w:rsidDel="00A816FB">
          <w:rPr>
            <w:rFonts w:ascii="Times New Roman" w:hAnsi="Times New Roman" w:cs="Times New Roman"/>
            <w:strike/>
            <w:color w:val="FF0000"/>
            <w:sz w:val="24"/>
            <w:szCs w:val="24"/>
          </w:rPr>
          <w:delText>is used</w:delText>
        </w:r>
        <w:r w:rsidRPr="0083269C" w:rsidDel="00A816FB">
          <w:rPr>
            <w:rFonts w:ascii="Times New Roman" w:hAnsi="Times New Roman" w:cs="Times New Roman"/>
            <w:color w:val="FF0000"/>
            <w:sz w:val="24"/>
            <w:szCs w:val="24"/>
          </w:rPr>
          <w:delText xml:space="preserve"> </w:delText>
        </w:r>
      </w:del>
      <w:r w:rsidRPr="00307C18">
        <w:rPr>
          <w:rFonts w:ascii="Times New Roman" w:hAnsi="Times New Roman" w:cs="Times New Roman"/>
          <w:sz w:val="24"/>
          <w:szCs w:val="24"/>
        </w:rPr>
        <w:t xml:space="preserve">with expected improvement (EI) sampling (Forrester and Keane 2009), </w:t>
      </w:r>
      <w:r w:rsidR="00FA3E90" w:rsidRPr="00307C18">
        <w:rPr>
          <w:rFonts w:ascii="Times New Roman" w:hAnsi="Times New Roman" w:cs="Times New Roman"/>
          <w:sz w:val="24"/>
          <w:szCs w:val="24"/>
        </w:rPr>
        <w:t xml:space="preserve">radial basis function (RBF) </w:t>
      </w:r>
      <w:r w:rsidRPr="00307C18">
        <w:rPr>
          <w:rFonts w:ascii="Times New Roman" w:hAnsi="Times New Roman" w:cs="Times New Roman"/>
          <w:sz w:val="24"/>
          <w:szCs w:val="24"/>
        </w:rPr>
        <w:t>model with scoring criterion search (</w:t>
      </w:r>
      <w:ins w:id="71" w:author="Windows 用户" w:date="2023-05-17T16:33:00Z">
        <w:r w:rsidR="00CF577A">
          <w:rPr>
            <w:rFonts w:ascii="Times New Roman" w:hAnsi="Times New Roman" w:cs="Times New Roman"/>
            <w:sz w:val="24"/>
            <w:szCs w:val="24"/>
          </w:rPr>
          <w:t xml:space="preserve">Regis </w:t>
        </w:r>
        <w:r w:rsidR="00CF577A" w:rsidRPr="00307C18">
          <w:rPr>
            <w:rFonts w:ascii="Times New Roman" w:hAnsi="Times New Roman" w:cs="Times New Roman"/>
            <w:sz w:val="24"/>
            <w:szCs w:val="24"/>
          </w:rPr>
          <w:t>2011</w:t>
        </w:r>
        <w:r w:rsidR="00CF577A">
          <w:rPr>
            <w:rFonts w:ascii="Times New Roman" w:hAnsi="Times New Roman" w:cs="Times New Roman"/>
            <w:sz w:val="24"/>
            <w:szCs w:val="24"/>
          </w:rPr>
          <w:t xml:space="preserve">, </w:t>
        </w:r>
      </w:ins>
      <w:r w:rsidRPr="00307C18">
        <w:rPr>
          <w:rFonts w:ascii="Times New Roman" w:hAnsi="Times New Roman" w:cs="Times New Roman"/>
          <w:sz w:val="24"/>
          <w:szCs w:val="24"/>
        </w:rPr>
        <w:t xml:space="preserve">Müller et al. </w:t>
      </w:r>
      <w:r w:rsidR="00FA3E90" w:rsidRPr="00307C18">
        <w:rPr>
          <w:rFonts w:ascii="Times New Roman" w:hAnsi="Times New Roman" w:cs="Times New Roman"/>
          <w:sz w:val="24"/>
          <w:szCs w:val="24"/>
        </w:rPr>
        <w:t>2013</w:t>
      </w:r>
      <w:r w:rsidR="00FA3E90" w:rsidRPr="00307C18">
        <w:rPr>
          <w:rFonts w:ascii="Times New Roman" w:hAnsi="Times New Roman" w:cs="Times New Roman" w:hint="eastAsia"/>
          <w:sz w:val="24"/>
          <w:szCs w:val="24"/>
        </w:rPr>
        <w:t>,</w:t>
      </w:r>
      <w:r w:rsidR="00FA3E90"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2014), polynomials with trust-region search (Osorio and </w:t>
      </w:r>
      <w:proofErr w:type="spellStart"/>
      <w:r w:rsidRPr="00307C18">
        <w:rPr>
          <w:rFonts w:ascii="Times New Roman" w:hAnsi="Times New Roman" w:cs="Times New Roman"/>
          <w:sz w:val="24"/>
          <w:szCs w:val="24"/>
        </w:rPr>
        <w:t>Bierlaire</w:t>
      </w:r>
      <w:proofErr w:type="spellEnd"/>
      <w:r w:rsidRPr="00307C18">
        <w:rPr>
          <w:rFonts w:ascii="Times New Roman" w:hAnsi="Times New Roman" w:cs="Times New Roman"/>
          <w:sz w:val="24"/>
          <w:szCs w:val="24"/>
        </w:rPr>
        <w:t xml:space="preserve"> 2013</w:t>
      </w:r>
      <w:ins w:id="72" w:author="Windows 用户" w:date="2023-05-17T16:11:00Z">
        <w:r w:rsidR="00034084">
          <w:rPr>
            <w:rFonts w:ascii="Times New Roman" w:hAnsi="Times New Roman" w:cs="Times New Roman"/>
            <w:sz w:val="24"/>
            <w:szCs w:val="24"/>
          </w:rPr>
          <w:t>,</w:t>
        </w:r>
        <w:r w:rsidR="00034084" w:rsidRPr="00034084">
          <w:rPr>
            <w:rFonts w:ascii="Times New Roman" w:hAnsi="Times New Roman" w:cs="Times New Roman"/>
            <w:sz w:val="24"/>
            <w:szCs w:val="24"/>
          </w:rPr>
          <w:t xml:space="preserve"> </w:t>
        </w:r>
        <w:r w:rsidR="00034084">
          <w:rPr>
            <w:rFonts w:ascii="Times New Roman" w:hAnsi="Times New Roman" w:cs="Times New Roman"/>
            <w:sz w:val="24"/>
            <w:szCs w:val="24"/>
          </w:rPr>
          <w:t xml:space="preserve">Ryu and Kim </w:t>
        </w:r>
        <w:r w:rsidR="00034084" w:rsidRPr="00307C18">
          <w:rPr>
            <w:rFonts w:ascii="Times New Roman" w:hAnsi="Times New Roman" w:cs="Times New Roman"/>
            <w:sz w:val="24"/>
            <w:szCs w:val="24"/>
          </w:rPr>
          <w:t>2014</w:t>
        </w:r>
      </w:ins>
      <w:r w:rsidRPr="00307C18">
        <w:rPr>
          <w:rFonts w:ascii="Times New Roman" w:hAnsi="Times New Roman" w:cs="Times New Roman"/>
          <w:sz w:val="24"/>
          <w:szCs w:val="24"/>
        </w:rPr>
        <w:t>), Gaussian process regression (GPR) with Bayesian optimization (BO) (e.g., Scott et al. 2011), etc. Naturally, the applicability and the performance of the algorithm rely on what combination of metamodel</w:t>
      </w:r>
      <w:r w:rsidR="0083269C" w:rsidRPr="0083269C">
        <w:rPr>
          <w:rFonts w:ascii="Times New Roman" w:hAnsi="Times New Roman" w:cs="Times New Roman"/>
          <w:color w:val="FF0000"/>
          <w:sz w:val="24"/>
          <w:szCs w:val="24"/>
        </w:rPr>
        <w:t>s</w:t>
      </w:r>
      <w:r w:rsidRPr="00307C18">
        <w:rPr>
          <w:rFonts w:ascii="Times New Roman" w:hAnsi="Times New Roman" w:cs="Times New Roman"/>
          <w:sz w:val="24"/>
          <w:szCs w:val="24"/>
        </w:rPr>
        <w:t xml:space="preserve"> and sampling polic</w:t>
      </w:r>
      <w:r w:rsidR="0083269C" w:rsidRPr="0083269C">
        <w:rPr>
          <w:rFonts w:ascii="Times New Roman" w:hAnsi="Times New Roman" w:cs="Times New Roman"/>
          <w:color w:val="FF0000"/>
          <w:sz w:val="24"/>
          <w:szCs w:val="24"/>
        </w:rPr>
        <w:t>ies</w:t>
      </w:r>
      <w:r w:rsidRPr="00307C18">
        <w:rPr>
          <w:rFonts w:ascii="Times New Roman" w:hAnsi="Times New Roman" w:cs="Times New Roman"/>
          <w:sz w:val="24"/>
          <w:szCs w:val="24"/>
        </w:rPr>
        <w:t xml:space="preserve"> is used. We propose parametric-GPR-based approximate</w:t>
      </w:r>
      <w:r w:rsidR="000930D8" w:rsidRPr="00307C18">
        <w:t xml:space="preserve"> </w:t>
      </w:r>
      <w:r w:rsidR="00313091" w:rsidRPr="00307C18">
        <w:rPr>
          <w:rFonts w:ascii="Times New Roman" w:hAnsi="Times New Roman" w:cs="Times New Roman"/>
          <w:sz w:val="24"/>
          <w:szCs w:val="24"/>
        </w:rPr>
        <w:t>knowledge gradient</w:t>
      </w:r>
      <w:r w:rsidR="00015F0D" w:rsidRPr="00307C18">
        <w:rPr>
          <w:rFonts w:ascii="Times New Roman" w:hAnsi="Times New Roman" w:cs="Times New Roman"/>
          <w:sz w:val="24"/>
          <w:szCs w:val="24"/>
        </w:rPr>
        <w:t xml:space="preserve"> </w:t>
      </w:r>
      <w:r w:rsidR="00313091" w:rsidRPr="00307C18">
        <w:rPr>
          <w:rFonts w:ascii="Times New Roman" w:hAnsi="Times New Roman" w:cs="Times New Roman"/>
          <w:sz w:val="24"/>
          <w:szCs w:val="24"/>
        </w:rPr>
        <w:t>(</w:t>
      </w:r>
      <w:r w:rsidRPr="00307C18">
        <w:rPr>
          <w:rFonts w:ascii="Times New Roman" w:hAnsi="Times New Roman" w:cs="Times New Roman"/>
          <w:sz w:val="24"/>
          <w:szCs w:val="24"/>
        </w:rPr>
        <w:t>KG</w:t>
      </w:r>
      <w:r w:rsidR="00313091" w:rsidRPr="00307C18">
        <w:rPr>
          <w:rFonts w:ascii="Times New Roman" w:hAnsi="Times New Roman" w:cs="Times New Roman"/>
          <w:sz w:val="24"/>
          <w:szCs w:val="24"/>
        </w:rPr>
        <w:t>)</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sampling policy for tackling </w:t>
      </w:r>
      <w:del w:id="73" w:author="Zhen Tan" w:date="2023-10-17T23:26:00Z">
        <w:r w:rsidRPr="0083269C" w:rsidDel="00126F57">
          <w:rPr>
            <w:rFonts w:ascii="Times New Roman" w:hAnsi="Times New Roman" w:cs="Times New Roman"/>
            <w:strike/>
            <w:color w:val="FF0000"/>
            <w:sz w:val="24"/>
            <w:szCs w:val="24"/>
          </w:rPr>
          <w:delText>challenging</w:delText>
        </w:r>
        <w:r w:rsidRPr="00307C18" w:rsidDel="00126F57">
          <w:rPr>
            <w:rFonts w:ascii="Times New Roman" w:hAnsi="Times New Roman" w:cs="Times New Roman"/>
            <w:sz w:val="24"/>
            <w:szCs w:val="24"/>
          </w:rPr>
          <w:delText xml:space="preserve"> </w:delText>
        </w:r>
      </w:del>
      <w:r w:rsidRPr="00307C18">
        <w:rPr>
          <w:rFonts w:ascii="Times New Roman" w:hAnsi="Times New Roman" w:cs="Times New Roman"/>
          <w:sz w:val="24"/>
          <w:szCs w:val="24"/>
        </w:rPr>
        <w:t>problem (1), which is the main contribution of this study.</w:t>
      </w:r>
    </w:p>
    <w:p w14:paraId="686746FD" w14:textId="77777777" w:rsidR="005B6A15" w:rsidRPr="00307C18" w:rsidRDefault="005B6A15" w:rsidP="005B6A15">
      <w:pPr>
        <w:rPr>
          <w:rFonts w:ascii="Times New Roman" w:hAnsi="Times New Roman" w:cs="Times New Roman"/>
          <w:b/>
          <w:iCs/>
          <w:sz w:val="24"/>
          <w:szCs w:val="24"/>
        </w:rPr>
      </w:pPr>
    </w:p>
    <w:p w14:paraId="5D1B40BC" w14:textId="5F64C19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BO is a powerful SO framework which starts with a prior belief</w:t>
      </w:r>
      <w:r w:rsidR="0083269C">
        <w:rPr>
          <w:rFonts w:ascii="Times New Roman" w:hAnsi="Times New Roman" w:cs="Times New Roman"/>
          <w:sz w:val="24"/>
          <w:szCs w:val="24"/>
        </w:rPr>
        <w:t xml:space="preserve"> (i.e., </w:t>
      </w:r>
      <w:r w:rsidRPr="00307C18">
        <w:rPr>
          <w:rFonts w:ascii="Times New Roman" w:hAnsi="Times New Roman" w:cs="Times New Roman"/>
          <w:sz w:val="24"/>
          <w:szCs w:val="24"/>
        </w:rPr>
        <w:t>estimates of the function values and the uncertainties</w:t>
      </w:r>
      <w:r w:rsidR="0083269C">
        <w:rPr>
          <w:rFonts w:ascii="Times New Roman" w:hAnsi="Times New Roman" w:cs="Times New Roman"/>
          <w:sz w:val="24"/>
          <w:szCs w:val="24"/>
        </w:rPr>
        <w:t>)</w:t>
      </w:r>
      <w:r w:rsidRPr="00307C18">
        <w:rPr>
          <w:rFonts w:ascii="Times New Roman" w:hAnsi="Times New Roman" w:cs="Times New Roman"/>
          <w:sz w:val="24"/>
          <w:szCs w:val="24"/>
        </w:rPr>
        <w:t xml:space="preserve"> on the solutions</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selects the new sample</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which maximizes the value of the measurement, </w:t>
      </w:r>
      <w:r w:rsidR="00015F0D" w:rsidRPr="00307C18">
        <w:rPr>
          <w:rFonts w:ascii="Times New Roman" w:hAnsi="Times New Roman" w:cs="Times New Roman"/>
          <w:sz w:val="24"/>
          <w:szCs w:val="24"/>
        </w:rPr>
        <w:t xml:space="preserve">and then uses </w:t>
      </w:r>
      <w:r w:rsidRPr="00307C18">
        <w:rPr>
          <w:rFonts w:ascii="Times New Roman" w:hAnsi="Times New Roman" w:cs="Times New Roman"/>
          <w:sz w:val="24"/>
          <w:szCs w:val="24"/>
        </w:rPr>
        <w:t xml:space="preserve">the new observation </w:t>
      </w:r>
      <w:r w:rsidR="00015F0D" w:rsidRPr="00307C18">
        <w:rPr>
          <w:rFonts w:ascii="Times New Roman" w:hAnsi="Times New Roman" w:cs="Times New Roman"/>
          <w:sz w:val="24"/>
          <w:szCs w:val="24"/>
        </w:rPr>
        <w:t xml:space="preserve">to </w:t>
      </w:r>
      <w:r w:rsidRPr="00307C18">
        <w:rPr>
          <w:rFonts w:ascii="Times New Roman" w:hAnsi="Times New Roman" w:cs="Times New Roman"/>
          <w:sz w:val="24"/>
          <w:szCs w:val="24"/>
        </w:rPr>
        <w:t>updat</w:t>
      </w:r>
      <w:r w:rsidR="00015F0D" w:rsidRPr="00307C18">
        <w:rPr>
          <w:rFonts w:ascii="Times New Roman" w:hAnsi="Times New Roman" w:cs="Times New Roman"/>
          <w:sz w:val="24"/>
          <w:szCs w:val="24"/>
        </w:rPr>
        <w:t>e</w:t>
      </w:r>
      <w:r w:rsidRPr="00307C18">
        <w:rPr>
          <w:rFonts w:ascii="Times New Roman" w:hAnsi="Times New Roman" w:cs="Times New Roman"/>
          <w:sz w:val="24"/>
          <w:szCs w:val="24"/>
        </w:rPr>
        <w:t xml:space="preserve"> the posterior belief. The value of measurement is called the acquisition function defined by the sampling policy. In particular, the KG policy defines acquisition function as the expected improvement in the </w:t>
      </w:r>
      <w:r w:rsidRPr="00307C18">
        <w:rPr>
          <w:rFonts w:ascii="Times New Roman" w:hAnsi="Times New Roman" w:cs="Times New Roman"/>
          <w:i/>
          <w:sz w:val="24"/>
          <w:szCs w:val="24"/>
        </w:rPr>
        <w:t>best posterior mean</w:t>
      </w:r>
      <w:r w:rsidRPr="00307C18">
        <w:rPr>
          <w:rFonts w:ascii="Times New Roman" w:hAnsi="Times New Roman" w:cs="Times New Roman"/>
          <w:sz w:val="24"/>
          <w:szCs w:val="24"/>
        </w:rPr>
        <w:t xml:space="preserve"> (known as the KG-factor). KG policy has theoretical convergence guarantee and performs well in practice (e.g., </w:t>
      </w:r>
      <w:proofErr w:type="spellStart"/>
      <w:r w:rsidRPr="00307C18">
        <w:rPr>
          <w:rFonts w:ascii="Times New Roman" w:hAnsi="Times New Roman" w:cs="Times New Roman"/>
          <w:sz w:val="24"/>
          <w:szCs w:val="24"/>
        </w:rPr>
        <w:t>Negoescu</w:t>
      </w:r>
      <w:proofErr w:type="spellEnd"/>
      <w:r w:rsidRPr="00307C18">
        <w:rPr>
          <w:rFonts w:ascii="Times New Roman" w:hAnsi="Times New Roman" w:cs="Times New Roman"/>
          <w:sz w:val="24"/>
          <w:szCs w:val="24"/>
        </w:rPr>
        <w:t xml:space="preserve"> et al. 2011, Tan and Gao 2016, Wu and Frazier 2016). </w:t>
      </w:r>
      <w:del w:id="74" w:author="Zhen Tan" w:date="2023-10-17T23:26:00Z">
        <w:r w:rsidRPr="0083269C" w:rsidDel="00126F57">
          <w:rPr>
            <w:rFonts w:ascii="Times New Roman" w:hAnsi="Times New Roman" w:cs="Times New Roman"/>
            <w:strike/>
            <w:color w:val="FF0000"/>
            <w:sz w:val="24"/>
            <w:szCs w:val="24"/>
          </w:rPr>
          <w:delText>While,</w:delText>
        </w:r>
        <w:r w:rsidRPr="0083269C" w:rsidDel="00126F57">
          <w:rPr>
            <w:rFonts w:ascii="Times New Roman" w:hAnsi="Times New Roman" w:cs="Times New Roman"/>
            <w:color w:val="FF0000"/>
            <w:sz w:val="24"/>
            <w:szCs w:val="24"/>
          </w:rPr>
          <w:delText xml:space="preserve"> </w:delText>
        </w:r>
      </w:del>
      <w:r w:rsidRPr="00307C18">
        <w:rPr>
          <w:rFonts w:ascii="Times New Roman" w:hAnsi="Times New Roman" w:cs="Times New Roman"/>
          <w:sz w:val="24"/>
          <w:szCs w:val="24"/>
        </w:rPr>
        <w:t>GPR is commonly used in BO due to neat posterior update of the Gaussian process</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and many</w:t>
      </w:r>
      <w:del w:id="75" w:author="Zhen Tan" w:date="2023-10-17T23:26:00Z">
        <w:r w:rsidRPr="0083269C" w:rsidDel="00126F57">
          <w:rPr>
            <w:rFonts w:ascii="Times New Roman" w:hAnsi="Times New Roman" w:cs="Times New Roman"/>
            <w:strike/>
            <w:color w:val="FF0000"/>
            <w:sz w:val="24"/>
            <w:szCs w:val="24"/>
          </w:rPr>
          <w:delText>. Many</w:delText>
        </w:r>
      </w:del>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popular metamodels have similar essence as GPR, such as various kriging models that estimate spatial correlations (</w:t>
      </w:r>
      <w:r w:rsidR="002F2907" w:rsidRPr="00307C18">
        <w:rPr>
          <w:rFonts w:ascii="Times New Roman" w:hAnsi="Times New Roman" w:cs="Times New Roman"/>
          <w:sz w:val="24"/>
          <w:szCs w:val="24"/>
        </w:rPr>
        <w:t>Forrester and Keane 2009</w:t>
      </w:r>
      <w:r w:rsidRPr="00307C18">
        <w:rPr>
          <w:rFonts w:ascii="Times New Roman" w:hAnsi="Times New Roman" w:cs="Times New Roman"/>
          <w:sz w:val="24"/>
          <w:szCs w:val="24"/>
        </w:rPr>
        <w:t>), and the Gaussian Markov random fields which restrict GPR to have certain dependence structure among the solutions (</w:t>
      </w:r>
      <w:proofErr w:type="spellStart"/>
      <w:r w:rsidRPr="00307C18">
        <w:rPr>
          <w:rFonts w:ascii="Times New Roman" w:hAnsi="Times New Roman" w:cs="Times New Roman"/>
          <w:sz w:val="24"/>
          <w:szCs w:val="24"/>
        </w:rPr>
        <w:t>Semelhago</w:t>
      </w:r>
      <w:proofErr w:type="spellEnd"/>
      <w:r w:rsidRPr="00307C18">
        <w:rPr>
          <w:rFonts w:ascii="Times New Roman" w:hAnsi="Times New Roman" w:cs="Times New Roman"/>
          <w:sz w:val="24"/>
          <w:szCs w:val="24"/>
        </w:rPr>
        <w:t xml:space="preserve"> et al. 2021).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dvantages of the GPR-based KG policy include: 1) convenient KG-factor computation with explicit modeling of possible correlations among solutions (Frazier 2009); 2) flexibility in parameterizing the prior as linear combinations of any basis functions (or features) of the solution (</w:t>
      </w:r>
      <w:proofErr w:type="spellStart"/>
      <w:r w:rsidRPr="00307C18">
        <w:rPr>
          <w:rFonts w:ascii="Times New Roman" w:hAnsi="Times New Roman" w:cs="Times New Roman"/>
          <w:sz w:val="24"/>
          <w:szCs w:val="24"/>
        </w:rPr>
        <w:t>Ryzhov</w:t>
      </w:r>
      <w:proofErr w:type="spellEnd"/>
      <w:r w:rsidRPr="00307C18">
        <w:rPr>
          <w:rFonts w:ascii="Times New Roman" w:hAnsi="Times New Roman" w:cs="Times New Roman"/>
          <w:sz w:val="24"/>
          <w:szCs w:val="24"/>
        </w:rPr>
        <w:t xml:space="preserve"> </w:t>
      </w:r>
      <w:r w:rsidR="006E5E5E" w:rsidRPr="00307C18">
        <w:rPr>
          <w:rFonts w:ascii="Times New Roman" w:hAnsi="Times New Roman" w:cs="Times New Roman"/>
          <w:sz w:val="24"/>
          <w:szCs w:val="24"/>
        </w:rPr>
        <w:t xml:space="preserve">and Powell </w:t>
      </w:r>
      <w:r w:rsidRPr="00307C18">
        <w:rPr>
          <w:rFonts w:ascii="Times New Roman" w:hAnsi="Times New Roman" w:cs="Times New Roman"/>
          <w:sz w:val="24"/>
          <w:szCs w:val="24"/>
        </w:rPr>
        <w:t>2009); and 3)</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available techniques for accelerating the computation of the sampling decision when solution space is large (</w:t>
      </w:r>
      <w:proofErr w:type="spellStart"/>
      <w:r w:rsidRPr="00307C18">
        <w:rPr>
          <w:rFonts w:ascii="Times New Roman" w:hAnsi="Times New Roman" w:cs="Times New Roman"/>
          <w:sz w:val="24"/>
          <w:szCs w:val="24"/>
        </w:rPr>
        <w:t>Ryzhov</w:t>
      </w:r>
      <w:proofErr w:type="spellEnd"/>
      <w:r w:rsidRPr="00307C18">
        <w:rPr>
          <w:rFonts w:ascii="Times New Roman" w:hAnsi="Times New Roman" w:cs="Times New Roman"/>
          <w:sz w:val="24"/>
          <w:szCs w:val="24"/>
        </w:rPr>
        <w:t xml:space="preserve"> and Powell 2009, Tan and Gao 2016). We design parametric GPR models for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with problem-specific feature vector, which makes computation affordable by maintaining posteriors only on model coefficients and the sampled solutions rather than on all the solutions. In addition, we extend the GPR based KG policy to </w:t>
      </w:r>
      <w:proofErr w:type="spellStart"/>
      <w:r w:rsidRPr="00307C18">
        <w:rPr>
          <w:rFonts w:ascii="Times New Roman" w:hAnsi="Times New Roman" w:cs="Times New Roman"/>
          <w:sz w:val="24"/>
          <w:szCs w:val="24"/>
        </w:rPr>
        <w:t>multiobjective</w:t>
      </w:r>
      <w:proofErr w:type="spellEnd"/>
      <w:r w:rsidRPr="00307C18">
        <w:rPr>
          <w:rFonts w:ascii="Times New Roman" w:hAnsi="Times New Roman" w:cs="Times New Roman"/>
          <w:sz w:val="24"/>
          <w:szCs w:val="24"/>
        </w:rPr>
        <w:t xml:space="preserve"> setting by combining the posterior distribution and the deterministic </w:t>
      </w:r>
      <w:proofErr w:type="spellStart"/>
      <w:r w:rsidRPr="00307C18">
        <w:rPr>
          <w:rFonts w:ascii="Times New Roman" w:hAnsi="Times New Roman" w:cs="Times New Roman"/>
          <w:sz w:val="24"/>
          <w:szCs w:val="24"/>
        </w:rPr>
        <w:t>multiobjective</w:t>
      </w:r>
      <w:proofErr w:type="spellEnd"/>
      <w:r w:rsidRPr="00307C18">
        <w:rPr>
          <w:rFonts w:ascii="Times New Roman" w:hAnsi="Times New Roman" w:cs="Times New Roman"/>
          <w:sz w:val="24"/>
          <w:szCs w:val="24"/>
        </w:rPr>
        <w:t xml:space="preserve"> solvers in generating candidate samples for the next iteration. </w:t>
      </w:r>
    </w:p>
    <w:p w14:paraId="798F4A8E" w14:textId="77777777" w:rsidR="005B6A15" w:rsidRPr="00307C18" w:rsidRDefault="005B6A15" w:rsidP="005B6A15">
      <w:pPr>
        <w:rPr>
          <w:rFonts w:ascii="Times New Roman" w:hAnsi="Times New Roman" w:cs="Times New Roman"/>
          <w:sz w:val="24"/>
          <w:szCs w:val="24"/>
        </w:rPr>
      </w:pPr>
    </w:p>
    <w:p w14:paraId="092C16C3" w14:textId="76C14301"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Our second contribution is</w:t>
      </w:r>
      <w:del w:id="76" w:author="Zhen Tan" w:date="2023-10-17T23:27:00Z">
        <w:r w:rsidRPr="00307C18" w:rsidDel="00126F57">
          <w:rPr>
            <w:rFonts w:ascii="Times New Roman" w:hAnsi="Times New Roman" w:cs="Times New Roman"/>
            <w:sz w:val="24"/>
            <w:szCs w:val="24"/>
          </w:rPr>
          <w:delText xml:space="preserve"> </w:delText>
        </w:r>
        <w:r w:rsidRPr="0083269C" w:rsidDel="00126F57">
          <w:rPr>
            <w:rFonts w:ascii="Times New Roman" w:hAnsi="Times New Roman" w:cs="Times New Roman"/>
            <w:strike/>
            <w:color w:val="FF0000"/>
            <w:sz w:val="24"/>
            <w:szCs w:val="24"/>
          </w:rPr>
          <w:delText>designing</w:delText>
        </w:r>
      </w:del>
      <w:r w:rsidR="0083269C" w:rsidRPr="0083269C">
        <w:rPr>
          <w:rFonts w:ascii="Times New Roman" w:hAnsi="Times New Roman" w:cs="Times New Roman"/>
          <w:color w:val="FF0000"/>
          <w:sz w:val="24"/>
          <w:szCs w:val="24"/>
        </w:rPr>
        <w:t xml:space="preserve"> on the design of</w:t>
      </w:r>
      <w:r w:rsidRPr="00307C18">
        <w:rPr>
          <w:rFonts w:ascii="Times New Roman" w:hAnsi="Times New Roman" w:cs="Times New Roman"/>
          <w:sz w:val="24"/>
          <w:szCs w:val="24"/>
        </w:rPr>
        <w:t xml:space="preserve"> a novel updating scheme for learning unknown and heterogeneous variances of the solutions. In urban transportation problems, the variance of the same performance measure can vary notably for different solutions, as observed, for example, in Osorio and </w:t>
      </w:r>
      <w:proofErr w:type="spellStart"/>
      <w:r w:rsidRPr="00307C18">
        <w:rPr>
          <w:rFonts w:ascii="Times New Roman" w:hAnsi="Times New Roman" w:cs="Times New Roman"/>
          <w:sz w:val="24"/>
          <w:szCs w:val="24"/>
        </w:rPr>
        <w:t>Bierlaire</w:t>
      </w:r>
      <w:proofErr w:type="spellEnd"/>
      <w:r w:rsidRPr="00307C18">
        <w:rPr>
          <w:rFonts w:ascii="Times New Roman" w:hAnsi="Times New Roman" w:cs="Times New Roman"/>
          <w:sz w:val="24"/>
          <w:szCs w:val="24"/>
        </w:rPr>
        <w:t xml:space="preserve"> (2013), Tan and Gao (2016)</w:t>
      </w:r>
      <w:r w:rsidR="0083269C" w:rsidRPr="0083269C">
        <w:rPr>
          <w:rFonts w:ascii="Times New Roman" w:hAnsi="Times New Roman" w:cs="Times New Roman"/>
          <w:color w:val="FF0000"/>
          <w:sz w:val="24"/>
          <w:szCs w:val="24"/>
        </w:rPr>
        <w:t>,</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and Chen et al. (2019). This necessitates effective learning of the variances especially considering the fact that most solutions will not be sampled under limited budget. In our approach, we divide the feature space of the solutions into grids, </w:t>
      </w:r>
      <w:r w:rsidR="0083269C" w:rsidRPr="0083269C">
        <w:rPr>
          <w:rFonts w:ascii="Times New Roman" w:hAnsi="Times New Roman" w:cs="Times New Roman"/>
          <w:color w:val="FF0000"/>
          <w:sz w:val="24"/>
          <w:szCs w:val="24"/>
        </w:rPr>
        <w:t>and</w:t>
      </w:r>
      <w:r w:rsidR="0083269C">
        <w:rPr>
          <w:rFonts w:ascii="Times New Roman" w:hAnsi="Times New Roman" w:cs="Times New Roman"/>
          <w:sz w:val="24"/>
          <w:szCs w:val="24"/>
        </w:rPr>
        <w:t xml:space="preserve"> </w:t>
      </w:r>
      <w:r w:rsidRPr="00307C18">
        <w:rPr>
          <w:rFonts w:ascii="Times New Roman" w:hAnsi="Times New Roman" w:cs="Times New Roman"/>
          <w:sz w:val="24"/>
          <w:szCs w:val="24"/>
        </w:rPr>
        <w:t>then</w:t>
      </w:r>
      <w:del w:id="77" w:author="Zhen Tan" w:date="2023-10-17T23:27:00Z">
        <w:r w:rsidRPr="00307C18" w:rsidDel="00126F57">
          <w:rPr>
            <w:rFonts w:ascii="Times New Roman" w:hAnsi="Times New Roman" w:cs="Times New Roman"/>
            <w:sz w:val="24"/>
            <w:szCs w:val="24"/>
          </w:rPr>
          <w:delText xml:space="preserve"> </w:delText>
        </w:r>
        <w:r w:rsidRPr="0083269C" w:rsidDel="00126F57">
          <w:rPr>
            <w:rFonts w:ascii="Times New Roman" w:hAnsi="Times New Roman" w:cs="Times New Roman"/>
            <w:strike/>
            <w:color w:val="FF0000"/>
            <w:sz w:val="24"/>
            <w:szCs w:val="24"/>
          </w:rPr>
          <w:delText>we</w:delText>
        </w:r>
      </w:del>
      <w:r w:rsidRPr="00307C18">
        <w:rPr>
          <w:rFonts w:ascii="Times New Roman" w:hAnsi="Times New Roman" w:cs="Times New Roman"/>
          <w:sz w:val="24"/>
          <w:szCs w:val="24"/>
        </w:rPr>
        <w:t xml:space="preserve"> estimate the variance of any unsampled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by the average of those of the sampled solutions whose features </w:t>
      </w:r>
      <w:del w:id="78" w:author="Zhen Tan" w:date="2023-10-17T23:27:00Z">
        <w:r w:rsidRPr="0083269C" w:rsidDel="00126F57">
          <w:rPr>
            <w:rFonts w:ascii="Times New Roman" w:hAnsi="Times New Roman" w:cs="Times New Roman"/>
            <w:strike/>
            <w:color w:val="FF0000"/>
            <w:sz w:val="24"/>
            <w:szCs w:val="24"/>
          </w:rPr>
          <w:delText>lies in</w:delText>
        </w:r>
        <w:r w:rsidR="0083269C" w:rsidDel="00126F57">
          <w:rPr>
            <w:rFonts w:ascii="Times New Roman" w:hAnsi="Times New Roman" w:cs="Times New Roman"/>
            <w:sz w:val="24"/>
            <w:szCs w:val="24"/>
          </w:rPr>
          <w:delText xml:space="preserve"> </w:delText>
        </w:r>
      </w:del>
      <w:r w:rsidR="0083269C" w:rsidRPr="0083269C">
        <w:rPr>
          <w:rFonts w:ascii="Times New Roman" w:hAnsi="Times New Roman" w:cs="Times New Roman"/>
          <w:color w:val="FF0000"/>
          <w:sz w:val="24"/>
          <w:szCs w:val="24"/>
        </w:rPr>
        <w:t>fall into</w:t>
      </w:r>
      <w:r w:rsidRPr="0083269C">
        <w:rPr>
          <w:rFonts w:ascii="Times New Roman" w:hAnsi="Times New Roman" w:cs="Times New Roman"/>
          <w:sz w:val="24"/>
          <w:szCs w:val="24"/>
        </w:rPr>
        <w:t xml:space="preserve"> </w:t>
      </w:r>
      <w:r w:rsidRPr="00307C18">
        <w:rPr>
          <w:rFonts w:ascii="Times New Roman" w:hAnsi="Times New Roman" w:cs="Times New Roman"/>
          <w:sz w:val="24"/>
          <w:szCs w:val="24"/>
        </w:rPr>
        <w:t xml:space="preserve">the same grid as </w:t>
      </w:r>
      <w:r w:rsidRPr="00307C18">
        <w:rPr>
          <w:rFonts w:ascii="Times New Roman" w:hAnsi="Times New Roman" w:cs="Times New Roman"/>
          <w:b/>
          <w:sz w:val="24"/>
          <w:szCs w:val="24"/>
        </w:rPr>
        <w:t>x</w:t>
      </w:r>
      <w:r w:rsidRPr="00307C18">
        <w:rPr>
          <w:rFonts w:ascii="Times New Roman" w:hAnsi="Times New Roman" w:cs="Times New Roman"/>
          <w:sz w:val="24"/>
          <w:szCs w:val="24"/>
        </w:rPr>
        <w:t xml:space="preserve">. This grid-based learning approach is similar to that proposed by </w:t>
      </w:r>
      <w:proofErr w:type="spellStart"/>
      <w:r w:rsidRPr="00307C18">
        <w:rPr>
          <w:rFonts w:ascii="Times New Roman" w:hAnsi="Times New Roman" w:cs="Times New Roman"/>
          <w:sz w:val="24"/>
          <w:szCs w:val="24"/>
        </w:rPr>
        <w:t>Salemi</w:t>
      </w:r>
      <w:proofErr w:type="spellEnd"/>
      <w:r w:rsidRPr="00307C18">
        <w:rPr>
          <w:rFonts w:ascii="Times New Roman" w:hAnsi="Times New Roman" w:cs="Times New Roman"/>
          <w:sz w:val="24"/>
          <w:szCs w:val="24"/>
        </w:rPr>
        <w:t xml:space="preserve"> et al. (2019), </w:t>
      </w:r>
      <w:del w:id="79" w:author="Zhen Tan" w:date="2023-10-17T23:27:00Z">
        <w:r w:rsidRPr="0083269C" w:rsidDel="00126F57">
          <w:rPr>
            <w:rFonts w:ascii="Times New Roman" w:hAnsi="Times New Roman" w:cs="Times New Roman"/>
            <w:strike/>
            <w:color w:val="FF0000"/>
            <w:sz w:val="24"/>
            <w:szCs w:val="24"/>
          </w:rPr>
          <w:delText>but</w:delText>
        </w:r>
        <w:r w:rsidR="0083269C" w:rsidDel="00126F57">
          <w:rPr>
            <w:rFonts w:ascii="Times New Roman" w:hAnsi="Times New Roman" w:cs="Times New Roman"/>
            <w:sz w:val="24"/>
            <w:szCs w:val="24"/>
          </w:rPr>
          <w:delText xml:space="preserve"> </w:delText>
        </w:r>
      </w:del>
      <w:r w:rsidR="0083269C" w:rsidRPr="0083269C">
        <w:rPr>
          <w:rFonts w:ascii="Times New Roman" w:hAnsi="Times New Roman" w:cs="Times New Roman"/>
          <w:color w:val="FF0000"/>
          <w:sz w:val="24"/>
          <w:szCs w:val="24"/>
        </w:rPr>
        <w:t>with a key difference that</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they defined grids directly on the solution space, which can be costly to manage when </w:t>
      </w:r>
      <w:r w:rsidR="0083269C" w:rsidRPr="0083269C">
        <w:rPr>
          <w:rFonts w:ascii="Times New Roman" w:hAnsi="Times New Roman" w:cs="Times New Roman"/>
          <w:color w:val="FF0000"/>
          <w:sz w:val="24"/>
          <w:szCs w:val="24"/>
        </w:rPr>
        <w:t>the</w:t>
      </w:r>
      <w:r w:rsidR="0083269C">
        <w:rPr>
          <w:rFonts w:ascii="Times New Roman" w:hAnsi="Times New Roman" w:cs="Times New Roman"/>
          <w:sz w:val="24"/>
          <w:szCs w:val="24"/>
        </w:rPr>
        <w:t xml:space="preserve"> </w:t>
      </w:r>
      <w:r w:rsidRPr="00307C18">
        <w:rPr>
          <w:rFonts w:ascii="Times New Roman" w:hAnsi="Times New Roman" w:cs="Times New Roman"/>
          <w:sz w:val="24"/>
          <w:szCs w:val="24"/>
        </w:rPr>
        <w:t>problem dimension grows. Our variance estimation approach enables cheap approximation of the KG-</w:t>
      </w:r>
      <w:r w:rsidRPr="00307C18">
        <w:rPr>
          <w:rFonts w:ascii="Times New Roman" w:hAnsi="Times New Roman" w:cs="Times New Roman"/>
          <w:sz w:val="24"/>
          <w:szCs w:val="24"/>
        </w:rPr>
        <w:lastRenderedPageBreak/>
        <w:t>factor, which is</w:t>
      </w:r>
      <w:del w:id="80" w:author="Zhen Tan" w:date="2023-10-17T23:27:00Z">
        <w:r w:rsidRPr="00307C18" w:rsidDel="00126F57">
          <w:rPr>
            <w:rFonts w:ascii="Times New Roman" w:hAnsi="Times New Roman" w:cs="Times New Roman"/>
            <w:sz w:val="24"/>
            <w:szCs w:val="24"/>
          </w:rPr>
          <w:delText xml:space="preserve"> </w:delText>
        </w:r>
        <w:r w:rsidRPr="00102AC8" w:rsidDel="00126F57">
          <w:rPr>
            <w:rFonts w:ascii="Times New Roman" w:hAnsi="Times New Roman" w:cs="Times New Roman"/>
            <w:strike/>
            <w:color w:val="FF0000"/>
            <w:sz w:val="24"/>
            <w:szCs w:val="24"/>
          </w:rPr>
          <w:delText>one</w:delText>
        </w:r>
      </w:del>
      <w:r w:rsidRPr="00307C18">
        <w:rPr>
          <w:rFonts w:ascii="Times New Roman" w:hAnsi="Times New Roman" w:cs="Times New Roman"/>
          <w:sz w:val="24"/>
          <w:szCs w:val="24"/>
        </w:rPr>
        <w:t xml:space="preserve"> </w:t>
      </w:r>
      <w:r w:rsidR="00102AC8" w:rsidRPr="00102AC8">
        <w:rPr>
          <w:rFonts w:ascii="Times New Roman" w:hAnsi="Times New Roman" w:cs="Times New Roman"/>
          <w:color w:val="FF0000"/>
          <w:sz w:val="24"/>
          <w:szCs w:val="24"/>
        </w:rPr>
        <w:t xml:space="preserve">a </w:t>
      </w:r>
      <w:r w:rsidRPr="00307C18">
        <w:rPr>
          <w:rFonts w:ascii="Times New Roman" w:hAnsi="Times New Roman" w:cs="Times New Roman"/>
          <w:sz w:val="24"/>
          <w:szCs w:val="24"/>
        </w:rPr>
        <w:t xml:space="preserve">research focus of the KG policy (Qu </w:t>
      </w:r>
      <w:r w:rsidR="003F5C27" w:rsidRPr="00307C18">
        <w:rPr>
          <w:rFonts w:ascii="Times New Roman" w:hAnsi="Times New Roman" w:cs="Times New Roman"/>
          <w:sz w:val="24"/>
          <w:szCs w:val="24"/>
        </w:rPr>
        <w:t xml:space="preserve">et al. </w:t>
      </w:r>
      <w:r w:rsidRPr="00307C18">
        <w:rPr>
          <w:rFonts w:ascii="Times New Roman" w:hAnsi="Times New Roman" w:cs="Times New Roman"/>
          <w:sz w:val="24"/>
          <w:szCs w:val="24"/>
        </w:rPr>
        <w:t xml:space="preserve">2015, Zhang </w:t>
      </w:r>
      <w:r w:rsidR="00944276" w:rsidRPr="00307C18">
        <w:rPr>
          <w:rFonts w:ascii="Times New Roman" w:hAnsi="Times New Roman" w:cs="Times New Roman"/>
          <w:sz w:val="24"/>
          <w:szCs w:val="24"/>
        </w:rPr>
        <w:t xml:space="preserve">and Song </w:t>
      </w:r>
      <w:r w:rsidRPr="00307C18">
        <w:rPr>
          <w:rFonts w:ascii="Times New Roman" w:hAnsi="Times New Roman" w:cs="Times New Roman"/>
          <w:sz w:val="24"/>
          <w:szCs w:val="24"/>
        </w:rPr>
        <w:t>201</w:t>
      </w:r>
      <w:r w:rsidR="00DE6C9B" w:rsidRPr="00307C18">
        <w:rPr>
          <w:rFonts w:ascii="Times New Roman" w:hAnsi="Times New Roman" w:cs="Times New Roman"/>
          <w:sz w:val="24"/>
          <w:szCs w:val="24"/>
        </w:rPr>
        <w:t>7)</w:t>
      </w:r>
      <w:r w:rsidRPr="00307C18">
        <w:rPr>
          <w:rFonts w:ascii="Times New Roman" w:hAnsi="Times New Roman" w:cs="Times New Roman"/>
          <w:sz w:val="24"/>
          <w:szCs w:val="24"/>
        </w:rPr>
        <w:t xml:space="preserve"> since exact Bayesian inferences is </w:t>
      </w:r>
      <w:r w:rsidRPr="00307C18">
        <w:rPr>
          <w:rFonts w:ascii="Times New Roman" w:hAnsi="Times New Roman" w:cs="Times New Roman" w:hint="eastAsia"/>
          <w:sz w:val="24"/>
          <w:szCs w:val="24"/>
        </w:rPr>
        <w:t>impo</w:t>
      </w:r>
      <w:r w:rsidRPr="00307C18">
        <w:rPr>
          <w:rFonts w:ascii="Times New Roman" w:hAnsi="Times New Roman" w:cs="Times New Roman"/>
          <w:sz w:val="24"/>
          <w:szCs w:val="24"/>
        </w:rPr>
        <w:t xml:space="preserve">ssible with single observation under a multivariate Gaussian prior. Also note that our approach for learning under measurement noises is quite different </w:t>
      </w:r>
      <w:del w:id="81" w:author="Zhen Tan" w:date="2023-10-17T23:27:00Z">
        <w:r w:rsidRPr="00102AC8" w:rsidDel="00126F57">
          <w:rPr>
            <w:rFonts w:ascii="Times New Roman" w:hAnsi="Times New Roman" w:cs="Times New Roman"/>
            <w:strike/>
            <w:color w:val="FF0000"/>
            <w:sz w:val="24"/>
            <w:szCs w:val="24"/>
          </w:rPr>
          <w:delText>with</w:delText>
        </w:r>
        <w:r w:rsidR="00102AC8" w:rsidDel="00126F57">
          <w:rPr>
            <w:rFonts w:ascii="Times New Roman" w:hAnsi="Times New Roman" w:cs="Times New Roman"/>
            <w:sz w:val="24"/>
            <w:szCs w:val="24"/>
          </w:rPr>
          <w:delText xml:space="preserve"> </w:delText>
        </w:r>
      </w:del>
      <w:r w:rsidR="00102AC8" w:rsidRPr="00102AC8">
        <w:rPr>
          <w:rFonts w:ascii="Times New Roman" w:hAnsi="Times New Roman" w:cs="Times New Roman"/>
          <w:color w:val="FF0000"/>
          <w:sz w:val="24"/>
          <w:szCs w:val="24"/>
        </w:rPr>
        <w:t>from</w:t>
      </w:r>
      <w:r w:rsidRPr="00307C18">
        <w:rPr>
          <w:rFonts w:ascii="Times New Roman" w:hAnsi="Times New Roman" w:cs="Times New Roman"/>
          <w:sz w:val="24"/>
          <w:szCs w:val="24"/>
        </w:rPr>
        <w:t xml:space="preserve"> those proposed for cases with relatively small number of alternatives, e.g., sample average approximation (</w:t>
      </w:r>
      <w:r w:rsidRPr="000B22D2">
        <w:rPr>
          <w:rFonts w:ascii="Times New Roman" w:hAnsi="Times New Roman" w:cs="Times New Roman"/>
          <w:sz w:val="24"/>
          <w:szCs w:val="24"/>
          <w:highlight w:val="yellow"/>
          <w:rPrChange w:id="82" w:author="Windows 用户" w:date="2023-05-17T15:30:00Z">
            <w:rPr>
              <w:rFonts w:ascii="Times New Roman" w:hAnsi="Times New Roman" w:cs="Times New Roman"/>
              <w:sz w:val="24"/>
              <w:szCs w:val="24"/>
            </w:rPr>
          </w:rPrChange>
        </w:rPr>
        <w:t>Kim et al. 2015</w:t>
      </w:r>
      <w:r w:rsidRPr="00307C18">
        <w:rPr>
          <w:rFonts w:ascii="Times New Roman" w:hAnsi="Times New Roman" w:cs="Times New Roman"/>
          <w:sz w:val="24"/>
          <w:szCs w:val="24"/>
        </w:rPr>
        <w:t xml:space="preserve">), simulation allocation rule such as </w:t>
      </w:r>
      <w:ins w:id="83" w:author="Windows 用户" w:date="2023-05-17T15:28:00Z">
        <w:r w:rsidR="00EE2AEB" w:rsidRPr="00307C18">
          <w:rPr>
            <w:rFonts w:ascii="Times New Roman" w:hAnsi="Times New Roman" w:cs="Times New Roman"/>
            <w:sz w:val="24"/>
            <w:szCs w:val="24"/>
          </w:rPr>
          <w:t>opt</w:t>
        </w:r>
        <w:r w:rsidR="00EE2AEB">
          <w:rPr>
            <w:rFonts w:ascii="Times New Roman" w:hAnsi="Times New Roman" w:cs="Times New Roman"/>
            <w:sz w:val="24"/>
            <w:szCs w:val="24"/>
          </w:rPr>
          <w:t>imal computing budget allocation (</w:t>
        </w:r>
      </w:ins>
      <w:r w:rsidRPr="00307C18">
        <w:rPr>
          <w:rFonts w:ascii="Times New Roman" w:hAnsi="Times New Roman" w:cs="Times New Roman"/>
          <w:sz w:val="24"/>
          <w:szCs w:val="24"/>
        </w:rPr>
        <w:t>OCBA</w:t>
      </w:r>
      <w:ins w:id="84" w:author="Windows 用户" w:date="2023-05-17T15:28:00Z">
        <w:r w:rsidR="00EE2AEB">
          <w:rPr>
            <w:rFonts w:ascii="Times New Roman" w:hAnsi="Times New Roman" w:cs="Times New Roman"/>
            <w:sz w:val="24"/>
            <w:szCs w:val="24"/>
          </w:rPr>
          <w:t>)</w:t>
        </w:r>
      </w:ins>
      <w:r w:rsidRPr="00307C18">
        <w:rPr>
          <w:rFonts w:ascii="Times New Roman" w:hAnsi="Times New Roman" w:cs="Times New Roman"/>
          <w:sz w:val="24"/>
          <w:szCs w:val="24"/>
        </w:rPr>
        <w:t xml:space="preserve"> (</w:t>
      </w:r>
      <w:commentRangeStart w:id="85"/>
      <w:ins w:id="86" w:author="Windows 用户" w:date="2023-05-17T15:31:00Z">
        <w:r w:rsidR="00133446" w:rsidRPr="004A5F9B">
          <w:rPr>
            <w:rFonts w:ascii="Times New Roman" w:hAnsi="Times New Roman" w:cs="Times New Roman"/>
            <w:sz w:val="24"/>
            <w:szCs w:val="24"/>
            <w:highlight w:val="yellow"/>
          </w:rPr>
          <w:t xml:space="preserve">Chen et al., 2000, </w:t>
        </w:r>
      </w:ins>
      <w:commentRangeStart w:id="87"/>
      <w:r w:rsidRPr="004A5F9B">
        <w:rPr>
          <w:rFonts w:ascii="Times New Roman" w:hAnsi="Times New Roman" w:cs="Times New Roman"/>
          <w:sz w:val="24"/>
          <w:szCs w:val="24"/>
          <w:highlight w:val="yellow"/>
          <w:rPrChange w:id="88" w:author="Windows 用户" w:date="2023-05-17T15:30:00Z">
            <w:rPr>
              <w:rFonts w:ascii="Times New Roman" w:hAnsi="Times New Roman" w:cs="Times New Roman"/>
              <w:sz w:val="24"/>
              <w:szCs w:val="24"/>
            </w:rPr>
          </w:rPrChange>
        </w:rPr>
        <w:t>Li et al. 2015</w:t>
      </w:r>
      <w:commentRangeEnd w:id="87"/>
      <w:r w:rsidR="003A21E3" w:rsidRPr="004A5F9B">
        <w:rPr>
          <w:rStyle w:val="CommentReference"/>
          <w:highlight w:val="yellow"/>
        </w:rPr>
        <w:commentReference w:id="87"/>
      </w:r>
      <w:commentRangeEnd w:id="85"/>
      <w:r w:rsidR="004A5F9B">
        <w:rPr>
          <w:rStyle w:val="CommentReference"/>
        </w:rPr>
        <w:commentReference w:id="85"/>
      </w:r>
      <w:r w:rsidRPr="00307C18">
        <w:rPr>
          <w:rFonts w:ascii="Times New Roman" w:hAnsi="Times New Roman" w:cs="Times New Roman"/>
          <w:sz w:val="24"/>
          <w:szCs w:val="24"/>
        </w:rPr>
        <w:t>), etc., where each alternative is sampled for multiple times and variances are typically</w:t>
      </w:r>
      <w:r w:rsidR="00B5763D" w:rsidRPr="00307C18">
        <w:rPr>
          <w:rFonts w:ascii="Times New Roman" w:hAnsi="Times New Roman" w:cs="Times New Roman"/>
          <w:sz w:val="24"/>
          <w:szCs w:val="24"/>
        </w:rPr>
        <w:t xml:space="preserve"> assumed</w:t>
      </w:r>
      <w:r w:rsidRPr="00307C18">
        <w:rPr>
          <w:rFonts w:ascii="Times New Roman" w:hAnsi="Times New Roman" w:cs="Times New Roman"/>
          <w:sz w:val="24"/>
          <w:szCs w:val="24"/>
        </w:rPr>
        <w:t xml:space="preserve"> known.</w:t>
      </w:r>
    </w:p>
    <w:p w14:paraId="7B71DCFA" w14:textId="77777777" w:rsidR="005B6A15" w:rsidRPr="00307C18" w:rsidRDefault="005B6A15" w:rsidP="005B6A15">
      <w:pPr>
        <w:rPr>
          <w:rFonts w:ascii="Times New Roman" w:hAnsi="Times New Roman" w:cs="Times New Roman"/>
          <w:sz w:val="24"/>
          <w:szCs w:val="24"/>
        </w:rPr>
      </w:pPr>
    </w:p>
    <w:p w14:paraId="5A374E1E" w14:textId="483FEC2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Finally, this study enriches the BO </w:t>
      </w:r>
      <w:r w:rsidR="005B3215" w:rsidRPr="00307C18">
        <w:rPr>
          <w:rFonts w:ascii="Times New Roman" w:hAnsi="Times New Roman" w:cs="Times New Roman"/>
          <w:sz w:val="24"/>
          <w:szCs w:val="24"/>
        </w:rPr>
        <w:t xml:space="preserve">literature by </w:t>
      </w:r>
      <w:r w:rsidR="004D27B6" w:rsidRPr="00307C18">
        <w:rPr>
          <w:rFonts w:ascii="Times New Roman" w:hAnsi="Times New Roman" w:cs="Times New Roman"/>
          <w:sz w:val="24"/>
          <w:szCs w:val="24"/>
        </w:rPr>
        <w:t xml:space="preserve">addressing </w:t>
      </w:r>
      <w:r w:rsidR="00C0725F" w:rsidRPr="00307C18">
        <w:rPr>
          <w:rFonts w:ascii="Times New Roman" w:hAnsi="Times New Roman" w:cs="Times New Roman"/>
          <w:sz w:val="24"/>
          <w:szCs w:val="24"/>
        </w:rPr>
        <w:t xml:space="preserve">both </w:t>
      </w:r>
      <w:r w:rsidR="005B3215" w:rsidRPr="00307C18">
        <w:rPr>
          <w:rFonts w:ascii="Times New Roman" w:hAnsi="Times New Roman" w:cs="Times New Roman"/>
          <w:sz w:val="24"/>
          <w:szCs w:val="24"/>
        </w:rPr>
        <w:t xml:space="preserve">bi-objectives </w:t>
      </w:r>
      <w:r w:rsidR="004D27B6" w:rsidRPr="00307C18">
        <w:rPr>
          <w:rFonts w:ascii="Times New Roman" w:hAnsi="Times New Roman" w:cs="Times New Roman"/>
          <w:sz w:val="24"/>
          <w:szCs w:val="24"/>
        </w:rPr>
        <w:t xml:space="preserve">and </w:t>
      </w:r>
      <w:r w:rsidR="004C2C7D" w:rsidRPr="00307C18">
        <w:rPr>
          <w:rFonts w:ascii="Times New Roman" w:hAnsi="Times New Roman" w:cs="Times New Roman"/>
          <w:sz w:val="24"/>
          <w:szCs w:val="24"/>
        </w:rPr>
        <w:t>constraint</w:t>
      </w:r>
      <w:r w:rsidR="00C0725F" w:rsidRPr="00307C18">
        <w:rPr>
          <w:rFonts w:ascii="Times New Roman" w:hAnsi="Times New Roman" w:cs="Times New Roman"/>
          <w:sz w:val="24"/>
          <w:szCs w:val="24"/>
        </w:rPr>
        <w:t xml:space="preserve"> which are all noisy</w:t>
      </w:r>
      <w:r w:rsidRPr="00307C18">
        <w:rPr>
          <w:rFonts w:ascii="Times New Roman" w:hAnsi="Times New Roman" w:cs="Times New Roman"/>
          <w:sz w:val="24"/>
          <w:szCs w:val="24"/>
        </w:rPr>
        <w:t xml:space="preserve">. </w:t>
      </w:r>
      <w:del w:id="89" w:author="Zhen Tan" w:date="2023-10-17T23:27:00Z">
        <w:r w:rsidR="006C175F" w:rsidRPr="00102AC8" w:rsidDel="00126F57">
          <w:rPr>
            <w:rFonts w:ascii="Times New Roman" w:hAnsi="Times New Roman" w:cs="Times New Roman"/>
            <w:strike/>
            <w:color w:val="FF0000"/>
            <w:sz w:val="24"/>
            <w:szCs w:val="24"/>
          </w:rPr>
          <w:delText xml:space="preserve">Some studies </w:delText>
        </w:r>
        <w:r w:rsidR="004D27B6" w:rsidRPr="00102AC8" w:rsidDel="00126F57">
          <w:rPr>
            <w:rFonts w:ascii="Times New Roman" w:hAnsi="Times New Roman" w:cs="Times New Roman"/>
            <w:strike/>
            <w:color w:val="FF0000"/>
            <w:sz w:val="24"/>
            <w:szCs w:val="24"/>
          </w:rPr>
          <w:delText>looked</w:delText>
        </w:r>
        <w:r w:rsidR="00102AC8" w:rsidDel="00126F57">
          <w:rPr>
            <w:rFonts w:ascii="Times New Roman" w:hAnsi="Times New Roman" w:cs="Times New Roman"/>
            <w:strike/>
            <w:color w:val="FF0000"/>
            <w:sz w:val="24"/>
            <w:szCs w:val="24"/>
          </w:rPr>
          <w:delText xml:space="preserve"> at</w:delText>
        </w:r>
        <w:r w:rsidR="004D27B6" w:rsidRPr="00102AC8" w:rsidDel="00126F57">
          <w:rPr>
            <w:rFonts w:ascii="Times New Roman" w:hAnsi="Times New Roman" w:cs="Times New Roman"/>
            <w:color w:val="FF0000"/>
            <w:sz w:val="24"/>
            <w:szCs w:val="24"/>
          </w:rPr>
          <w:delText xml:space="preserve"> </w:delText>
        </w:r>
      </w:del>
      <w:r w:rsidR="00102AC8" w:rsidRPr="00102AC8">
        <w:rPr>
          <w:rFonts w:ascii="Times New Roman" w:hAnsi="Times New Roman" w:cs="Times New Roman"/>
          <w:color w:val="FF0000"/>
          <w:sz w:val="24"/>
          <w:szCs w:val="24"/>
        </w:rPr>
        <w:t>Along this line, some existing works studied</w:t>
      </w:r>
      <w:r w:rsidR="004D27B6" w:rsidRPr="00307C18">
        <w:rPr>
          <w:rFonts w:ascii="Times New Roman" w:hAnsi="Times New Roman" w:cs="Times New Roman"/>
          <w:sz w:val="24"/>
          <w:szCs w:val="24"/>
        </w:rPr>
        <w:t xml:space="preserve"> </w:t>
      </w:r>
      <w:r w:rsidR="006C175F" w:rsidRPr="00307C18">
        <w:rPr>
          <w:rFonts w:ascii="Times New Roman" w:hAnsi="Times New Roman" w:cs="Times New Roman"/>
          <w:sz w:val="24"/>
          <w:szCs w:val="24"/>
        </w:rPr>
        <w:t>multi-objective BO problem</w:t>
      </w:r>
      <w:r w:rsidR="004D27B6" w:rsidRPr="00307C18">
        <w:rPr>
          <w:rFonts w:ascii="Times New Roman" w:hAnsi="Times New Roman" w:cs="Times New Roman"/>
          <w:sz w:val="24"/>
          <w:szCs w:val="24"/>
        </w:rPr>
        <w:t>s</w:t>
      </w:r>
      <w:r w:rsidR="006C175F" w:rsidRPr="00307C18">
        <w:rPr>
          <w:rFonts w:ascii="Times New Roman" w:hAnsi="Times New Roman" w:cs="Times New Roman"/>
          <w:sz w:val="24"/>
          <w:szCs w:val="24"/>
        </w:rPr>
        <w:t xml:space="preserve"> with </w:t>
      </w:r>
      <w:r w:rsidR="004D27B6" w:rsidRPr="00307C18">
        <w:rPr>
          <w:rFonts w:ascii="Times New Roman" w:hAnsi="Times New Roman" w:cs="Times New Roman"/>
          <w:sz w:val="24"/>
          <w:szCs w:val="24"/>
        </w:rPr>
        <w:t>simple constraints (</w:t>
      </w:r>
      <w:proofErr w:type="spellStart"/>
      <w:r w:rsidR="004D27B6" w:rsidRPr="00307C18">
        <w:rPr>
          <w:rFonts w:ascii="Times New Roman" w:hAnsi="Times New Roman" w:cs="Times New Roman"/>
          <w:sz w:val="24"/>
          <w:szCs w:val="24"/>
        </w:rPr>
        <w:t>Galuzio</w:t>
      </w:r>
      <w:proofErr w:type="spellEnd"/>
      <w:r w:rsidR="004D27B6" w:rsidRPr="00307C18">
        <w:rPr>
          <w:rFonts w:ascii="Times New Roman" w:hAnsi="Times New Roman" w:cs="Times New Roman"/>
          <w:sz w:val="24"/>
          <w:szCs w:val="24"/>
        </w:rPr>
        <w:t xml:space="preserve"> et al., 2020) or c</w:t>
      </w:r>
      <w:r w:rsidR="006C175F" w:rsidRPr="00307C18">
        <w:rPr>
          <w:rFonts w:ascii="Times New Roman" w:hAnsi="Times New Roman" w:cs="Times New Roman"/>
          <w:sz w:val="24"/>
          <w:szCs w:val="24"/>
        </w:rPr>
        <w:t>onstraint</w:t>
      </w:r>
      <w:r w:rsidR="004D27B6" w:rsidRPr="00307C18">
        <w:rPr>
          <w:rFonts w:ascii="Times New Roman" w:hAnsi="Times New Roman" w:cs="Times New Roman"/>
          <w:sz w:val="24"/>
          <w:szCs w:val="24"/>
        </w:rPr>
        <w:t>s that can be expensive to evaluate (</w:t>
      </w:r>
      <w:proofErr w:type="spellStart"/>
      <w:r w:rsidR="004D27B6" w:rsidRPr="00307C18">
        <w:rPr>
          <w:rFonts w:ascii="Times New Roman" w:hAnsi="Times New Roman" w:cs="Times New Roman"/>
          <w:sz w:val="24"/>
          <w:szCs w:val="24"/>
        </w:rPr>
        <w:t>Feliot</w:t>
      </w:r>
      <w:proofErr w:type="spellEnd"/>
      <w:r w:rsidR="004D27B6" w:rsidRPr="00307C18">
        <w:rPr>
          <w:rFonts w:ascii="Times New Roman" w:hAnsi="Times New Roman" w:cs="Times New Roman"/>
          <w:sz w:val="24"/>
          <w:szCs w:val="24"/>
        </w:rPr>
        <w:t xml:space="preserve"> et al. 2017). Although these studies proposed interesting sampling policies that </w:t>
      </w:r>
      <w:del w:id="90" w:author="Zhen Tan" w:date="2023-10-17T23:28:00Z">
        <w:r w:rsidR="004D27B6" w:rsidRPr="00102AC8" w:rsidDel="004B5A17">
          <w:rPr>
            <w:rFonts w:ascii="Times New Roman" w:hAnsi="Times New Roman" w:cs="Times New Roman"/>
            <w:strike/>
            <w:color w:val="FF0000"/>
            <w:sz w:val="24"/>
            <w:szCs w:val="24"/>
          </w:rPr>
          <w:delText>were</w:delText>
        </w:r>
        <w:r w:rsidR="004D27B6" w:rsidRPr="00307C18" w:rsidDel="004B5A17">
          <w:rPr>
            <w:rFonts w:ascii="Times New Roman" w:hAnsi="Times New Roman" w:cs="Times New Roman"/>
            <w:sz w:val="24"/>
            <w:szCs w:val="24"/>
          </w:rPr>
          <w:delText xml:space="preserve"> </w:delText>
        </w:r>
      </w:del>
      <w:r w:rsidR="00102AC8" w:rsidRPr="00102AC8">
        <w:rPr>
          <w:rFonts w:ascii="Times New Roman" w:hAnsi="Times New Roman" w:cs="Times New Roman"/>
          <w:color w:val="FF0000"/>
          <w:sz w:val="24"/>
          <w:szCs w:val="24"/>
        </w:rPr>
        <w:t>are</w:t>
      </w:r>
      <w:r w:rsidR="00102AC8">
        <w:rPr>
          <w:rFonts w:ascii="Times New Roman" w:hAnsi="Times New Roman" w:cs="Times New Roman"/>
          <w:sz w:val="24"/>
          <w:szCs w:val="24"/>
        </w:rPr>
        <w:t xml:space="preserve"> </w:t>
      </w:r>
      <w:r w:rsidR="004D27B6" w:rsidRPr="00307C18">
        <w:rPr>
          <w:rFonts w:ascii="Times New Roman" w:hAnsi="Times New Roman" w:cs="Times New Roman"/>
          <w:sz w:val="24"/>
          <w:szCs w:val="24"/>
        </w:rPr>
        <w:t xml:space="preserve">shown </w:t>
      </w:r>
      <w:r w:rsidR="00102AC8" w:rsidRPr="00102AC8">
        <w:rPr>
          <w:rFonts w:ascii="Times New Roman" w:hAnsi="Times New Roman" w:cs="Times New Roman"/>
          <w:color w:val="FF0000"/>
          <w:sz w:val="24"/>
          <w:szCs w:val="24"/>
        </w:rPr>
        <w:t xml:space="preserve">to be </w:t>
      </w:r>
      <w:r w:rsidR="004D27B6" w:rsidRPr="00307C18">
        <w:rPr>
          <w:rFonts w:ascii="Times New Roman" w:hAnsi="Times New Roman" w:cs="Times New Roman"/>
          <w:sz w:val="24"/>
          <w:szCs w:val="24"/>
        </w:rPr>
        <w:t xml:space="preserve">effective, they only considered </w:t>
      </w:r>
      <w:r w:rsidR="006C175F" w:rsidRPr="00307C18">
        <w:rPr>
          <w:rFonts w:ascii="Times New Roman" w:hAnsi="Times New Roman" w:cs="Times New Roman"/>
          <w:sz w:val="24"/>
          <w:szCs w:val="24"/>
        </w:rPr>
        <w:t>deterministic</w:t>
      </w:r>
      <w:r w:rsidR="004D27B6" w:rsidRPr="00307C18">
        <w:rPr>
          <w:rFonts w:ascii="Times New Roman" w:hAnsi="Times New Roman" w:cs="Times New Roman"/>
          <w:sz w:val="24"/>
          <w:szCs w:val="24"/>
        </w:rPr>
        <w:t xml:space="preserve"> objectives and</w:t>
      </w:r>
      <w:r w:rsidR="006C175F" w:rsidRPr="00307C18">
        <w:rPr>
          <w:rFonts w:ascii="Times New Roman" w:hAnsi="Times New Roman" w:cs="Times New Roman"/>
          <w:sz w:val="24"/>
          <w:szCs w:val="24"/>
        </w:rPr>
        <w:t xml:space="preserve"> constraints</w:t>
      </w:r>
      <w:r w:rsidR="004D27B6" w:rsidRPr="00307C18">
        <w:rPr>
          <w:rFonts w:ascii="Times New Roman" w:hAnsi="Times New Roman" w:cs="Times New Roman"/>
          <w:sz w:val="24"/>
          <w:szCs w:val="24"/>
        </w:rPr>
        <w:t xml:space="preserve">. </w:t>
      </w:r>
      <w:r w:rsidR="00905653" w:rsidRPr="00307C18">
        <w:rPr>
          <w:rFonts w:ascii="Times New Roman" w:hAnsi="Times New Roman" w:cs="Times New Roman"/>
          <w:sz w:val="24"/>
          <w:szCs w:val="24"/>
        </w:rPr>
        <w:t>On the other hand</w:t>
      </w:r>
      <w:r w:rsidR="006C175F" w:rsidRPr="00307C18">
        <w:rPr>
          <w:rFonts w:ascii="Times New Roman" w:hAnsi="Times New Roman" w:cs="Times New Roman"/>
          <w:sz w:val="24"/>
          <w:szCs w:val="24"/>
        </w:rPr>
        <w:t xml:space="preserve">, </w:t>
      </w:r>
      <w:r w:rsidR="005B3215" w:rsidRPr="00307C18">
        <w:rPr>
          <w:rFonts w:ascii="Times New Roman" w:hAnsi="Times New Roman" w:cs="Times New Roman"/>
          <w:sz w:val="24"/>
          <w:szCs w:val="24"/>
        </w:rPr>
        <w:t>other</w:t>
      </w:r>
      <w:r w:rsidR="006C175F"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studies have </w:t>
      </w:r>
      <w:r w:rsidR="004D27B6" w:rsidRPr="00307C18">
        <w:rPr>
          <w:rFonts w:ascii="Times New Roman" w:hAnsi="Times New Roman" w:cs="Times New Roman"/>
          <w:sz w:val="24"/>
          <w:szCs w:val="24"/>
        </w:rPr>
        <w:t>investigated</w:t>
      </w:r>
      <w:r w:rsidR="004D27B6" w:rsidRPr="00307C18" w:rsidDel="004D27B6">
        <w:rPr>
          <w:rFonts w:ascii="Times New Roman" w:hAnsi="Times New Roman" w:cs="Times New Roman"/>
          <w:sz w:val="24"/>
          <w:szCs w:val="24"/>
        </w:rPr>
        <w:t xml:space="preserve"> </w:t>
      </w:r>
      <w:r w:rsidRPr="00307C18">
        <w:rPr>
          <w:rFonts w:ascii="Times New Roman" w:hAnsi="Times New Roman" w:cs="Times New Roman"/>
          <w:sz w:val="24"/>
          <w:szCs w:val="24"/>
        </w:rPr>
        <w:t xml:space="preserve">BO problems </w:t>
      </w:r>
      <w:r w:rsidR="00D92F56" w:rsidRPr="00307C18">
        <w:rPr>
          <w:rFonts w:ascii="Times New Roman" w:hAnsi="Times New Roman" w:cs="Times New Roman"/>
          <w:sz w:val="24"/>
          <w:szCs w:val="24"/>
        </w:rPr>
        <w:t>with noisy constraint</w:t>
      </w:r>
      <w:r w:rsidR="00102AC8" w:rsidRPr="00102AC8">
        <w:rPr>
          <w:rFonts w:ascii="Times New Roman" w:hAnsi="Times New Roman" w:cs="Times New Roman"/>
          <w:color w:val="FF0000"/>
          <w:sz w:val="24"/>
          <w:szCs w:val="24"/>
        </w:rPr>
        <w:t>s</w:t>
      </w:r>
      <w:r w:rsidR="00D92F56" w:rsidRPr="00307C18">
        <w:rPr>
          <w:rFonts w:ascii="Times New Roman" w:hAnsi="Times New Roman" w:cs="Times New Roman"/>
          <w:sz w:val="24"/>
          <w:szCs w:val="24"/>
        </w:rPr>
        <w:t xml:space="preserve"> </w:t>
      </w:r>
      <w:r w:rsidR="00654DD4" w:rsidRPr="00307C18">
        <w:rPr>
          <w:rFonts w:ascii="Times New Roman" w:hAnsi="Times New Roman" w:cs="Times New Roman"/>
          <w:sz w:val="24"/>
          <w:szCs w:val="24"/>
        </w:rPr>
        <w:t>and single objective</w:t>
      </w:r>
      <w:r w:rsidR="00102AC8" w:rsidRPr="00102AC8">
        <w:rPr>
          <w:rFonts w:ascii="Times New Roman" w:hAnsi="Times New Roman" w:cs="Times New Roman"/>
          <w:color w:val="FF0000"/>
          <w:sz w:val="24"/>
          <w:szCs w:val="24"/>
        </w:rPr>
        <w:t>s</w:t>
      </w:r>
      <w:r w:rsidR="00654DD4" w:rsidRPr="00307C18">
        <w:rPr>
          <w:rFonts w:ascii="Times New Roman" w:hAnsi="Times New Roman" w:cs="Times New Roman"/>
          <w:sz w:val="24"/>
          <w:szCs w:val="24"/>
        </w:rPr>
        <w:t xml:space="preserve"> </w:t>
      </w:r>
      <w:r w:rsidRPr="00307C18">
        <w:rPr>
          <w:rFonts w:ascii="Times New Roman" w:hAnsi="Times New Roman" w:cs="Times New Roman"/>
          <w:sz w:val="24"/>
          <w:szCs w:val="24"/>
        </w:rPr>
        <w:t>(</w:t>
      </w:r>
      <w:proofErr w:type="spellStart"/>
      <w:r w:rsidRPr="00307C18">
        <w:rPr>
          <w:rFonts w:ascii="Times New Roman" w:hAnsi="Times New Roman" w:cs="Times New Roman"/>
          <w:sz w:val="24"/>
          <w:szCs w:val="24"/>
        </w:rPr>
        <w:t>Gelbart</w:t>
      </w:r>
      <w:proofErr w:type="spellEnd"/>
      <w:r w:rsidRPr="00307C18">
        <w:rPr>
          <w:rFonts w:ascii="Times New Roman" w:hAnsi="Times New Roman" w:cs="Times New Roman"/>
          <w:sz w:val="24"/>
          <w:szCs w:val="24"/>
        </w:rPr>
        <w:t xml:space="preserve"> et al. 2014, </w:t>
      </w:r>
      <w:proofErr w:type="spellStart"/>
      <w:r w:rsidRPr="00307C18">
        <w:rPr>
          <w:rFonts w:ascii="Times New Roman" w:hAnsi="Times New Roman" w:cs="Times New Roman"/>
          <w:sz w:val="24"/>
          <w:szCs w:val="24"/>
        </w:rPr>
        <w:t>Gramacy</w:t>
      </w:r>
      <w:proofErr w:type="spellEnd"/>
      <w:r w:rsidRPr="00307C18">
        <w:rPr>
          <w:rFonts w:ascii="Times New Roman" w:hAnsi="Times New Roman" w:cs="Times New Roman"/>
          <w:sz w:val="24"/>
          <w:szCs w:val="24"/>
        </w:rPr>
        <w:t xml:space="preserve"> 2016, </w:t>
      </w:r>
      <w:proofErr w:type="spellStart"/>
      <w:r w:rsidRPr="00307C18">
        <w:rPr>
          <w:rFonts w:ascii="Times New Roman" w:hAnsi="Times New Roman" w:cs="Times New Roman"/>
          <w:sz w:val="24"/>
          <w:szCs w:val="24"/>
        </w:rPr>
        <w:t>Letham</w:t>
      </w:r>
      <w:proofErr w:type="spellEnd"/>
      <w:r w:rsidRPr="00307C18">
        <w:rPr>
          <w:rFonts w:ascii="Times New Roman" w:hAnsi="Times New Roman" w:cs="Times New Roman"/>
          <w:sz w:val="24"/>
          <w:szCs w:val="24"/>
        </w:rPr>
        <w:t xml:space="preserve"> et al.</w:t>
      </w:r>
      <w:del w:id="91" w:author="Windows 用户" w:date="2023-05-17T15:42:00Z">
        <w:r w:rsidRPr="00307C18" w:rsidDel="006F5321">
          <w:rPr>
            <w:rFonts w:ascii="Times New Roman" w:hAnsi="Times New Roman" w:cs="Times New Roman"/>
            <w:sz w:val="24"/>
            <w:szCs w:val="24"/>
          </w:rPr>
          <w:delText>,</w:delText>
        </w:r>
      </w:del>
      <w:r w:rsidRPr="00307C18">
        <w:rPr>
          <w:rFonts w:ascii="Times New Roman" w:hAnsi="Times New Roman" w:cs="Times New Roman"/>
          <w:sz w:val="24"/>
          <w:szCs w:val="24"/>
        </w:rPr>
        <w:t xml:space="preserve"> 2019). They applied a GP prior directly on all the solutions and implicitly assumed known noise distributions, which are not applicable to </w:t>
      </w:r>
      <w:r w:rsidR="00B565E4" w:rsidRPr="00307C18">
        <w:rPr>
          <w:rFonts w:ascii="Times New Roman" w:hAnsi="Times New Roman" w:cs="Times New Roman"/>
          <w:sz w:val="24"/>
          <w:szCs w:val="24"/>
        </w:rPr>
        <w:t xml:space="preserve">problems </w:t>
      </w:r>
      <w:r w:rsidRPr="00307C18">
        <w:rPr>
          <w:rFonts w:ascii="Times New Roman" w:hAnsi="Times New Roman" w:cs="Times New Roman"/>
          <w:sz w:val="24"/>
          <w:szCs w:val="24"/>
        </w:rPr>
        <w:t>with</w:t>
      </w:r>
      <w:r w:rsidR="00895766" w:rsidRPr="00307C18">
        <w:rPr>
          <w:rFonts w:ascii="Times New Roman" w:hAnsi="Times New Roman" w:cs="Times New Roman"/>
          <w:sz w:val="24"/>
          <w:szCs w:val="24"/>
        </w:rPr>
        <w:t xml:space="preserve"> large solution space</w:t>
      </w:r>
      <w:r w:rsidR="00102AC8" w:rsidRPr="00102AC8">
        <w:rPr>
          <w:rFonts w:ascii="Times New Roman" w:hAnsi="Times New Roman" w:cs="Times New Roman"/>
          <w:color w:val="FF0000"/>
          <w:sz w:val="24"/>
          <w:szCs w:val="24"/>
        </w:rPr>
        <w:t>s</w:t>
      </w:r>
      <w:r w:rsidR="00895766" w:rsidRPr="00307C18">
        <w:rPr>
          <w:rFonts w:ascii="Times New Roman" w:hAnsi="Times New Roman" w:cs="Times New Roman"/>
          <w:sz w:val="24"/>
          <w:szCs w:val="24"/>
        </w:rPr>
        <w:t xml:space="preserve"> and</w:t>
      </w:r>
      <w:r w:rsidRPr="00307C18">
        <w:rPr>
          <w:rFonts w:ascii="Times New Roman" w:hAnsi="Times New Roman" w:cs="Times New Roman"/>
          <w:sz w:val="24"/>
          <w:szCs w:val="24"/>
        </w:rPr>
        <w:t xml:space="preserve"> unknown variance</w:t>
      </w:r>
      <w:r w:rsidR="00102AC8" w:rsidRPr="00102AC8">
        <w:rPr>
          <w:rFonts w:ascii="Times New Roman" w:hAnsi="Times New Roman" w:cs="Times New Roman"/>
          <w:color w:val="FF0000"/>
          <w:sz w:val="24"/>
          <w:szCs w:val="24"/>
        </w:rPr>
        <w:t>s</w:t>
      </w:r>
      <w:r w:rsidRPr="00307C18">
        <w:rPr>
          <w:rFonts w:ascii="Times New Roman" w:hAnsi="Times New Roman" w:cs="Times New Roman"/>
          <w:sz w:val="24"/>
          <w:szCs w:val="24"/>
        </w:rPr>
        <w:t xml:space="preserve">. In contrast, our parametric GPR model and the variance </w:t>
      </w:r>
      <w:r w:rsidR="008D2F48" w:rsidRPr="00307C18">
        <w:rPr>
          <w:rFonts w:ascii="Times New Roman" w:hAnsi="Times New Roman" w:cs="Times New Roman"/>
          <w:sz w:val="24"/>
          <w:szCs w:val="24"/>
        </w:rPr>
        <w:t xml:space="preserve">updating </w:t>
      </w:r>
      <w:r w:rsidRPr="00307C18">
        <w:rPr>
          <w:rFonts w:ascii="Times New Roman" w:hAnsi="Times New Roman" w:cs="Times New Roman"/>
          <w:sz w:val="24"/>
          <w:szCs w:val="24"/>
        </w:rPr>
        <w:t xml:space="preserve">scheme enable learning under noises for high-dimensional problems. </w:t>
      </w:r>
      <w:r w:rsidR="00D92F56" w:rsidRPr="00307C18">
        <w:rPr>
          <w:rFonts w:ascii="Times New Roman" w:hAnsi="Times New Roman" w:cs="Times New Roman"/>
          <w:sz w:val="24"/>
          <w:szCs w:val="24"/>
        </w:rPr>
        <w:t>Furthermore</w:t>
      </w:r>
      <w:r w:rsidRPr="00307C18">
        <w:rPr>
          <w:rFonts w:ascii="Times New Roman" w:hAnsi="Times New Roman" w:cs="Times New Roman"/>
          <w:sz w:val="24"/>
          <w:szCs w:val="24"/>
        </w:rPr>
        <w:t xml:space="preserve">, these studies </w:t>
      </w:r>
      <w:r w:rsidR="00D92F56" w:rsidRPr="00307C18">
        <w:rPr>
          <w:rFonts w:ascii="Times New Roman" w:hAnsi="Times New Roman" w:cs="Times New Roman"/>
          <w:sz w:val="24"/>
          <w:szCs w:val="24"/>
        </w:rPr>
        <w:t xml:space="preserve">adopted the EI policy and </w:t>
      </w:r>
      <w:r w:rsidRPr="00307C18">
        <w:rPr>
          <w:rFonts w:ascii="Times New Roman" w:hAnsi="Times New Roman" w:cs="Times New Roman"/>
          <w:sz w:val="24"/>
          <w:szCs w:val="24"/>
        </w:rPr>
        <w:t xml:space="preserve">multiplied the acquisition function </w:t>
      </w:r>
      <w:r w:rsidR="00D92F56" w:rsidRPr="00307C18">
        <w:rPr>
          <w:rFonts w:ascii="Times New Roman" w:hAnsi="Times New Roman" w:cs="Times New Roman"/>
          <w:sz w:val="24"/>
          <w:szCs w:val="24"/>
        </w:rPr>
        <w:t xml:space="preserve">for </w:t>
      </w:r>
      <w:r w:rsidRPr="00307C18">
        <w:rPr>
          <w:rFonts w:ascii="Times New Roman" w:hAnsi="Times New Roman" w:cs="Times New Roman"/>
          <w:sz w:val="24"/>
          <w:szCs w:val="24"/>
        </w:rPr>
        <w:t xml:space="preserve">the unconstrained case by the probability of feasibility conditional on the posterior, </w:t>
      </w:r>
      <w:r w:rsidR="00D92F56" w:rsidRPr="00307C18">
        <w:rPr>
          <w:rFonts w:ascii="Times New Roman" w:hAnsi="Times New Roman" w:cs="Times New Roman"/>
          <w:sz w:val="24"/>
          <w:szCs w:val="24"/>
        </w:rPr>
        <w:t>leading to</w:t>
      </w:r>
      <w:r w:rsidRPr="00307C18">
        <w:rPr>
          <w:rFonts w:ascii="Times New Roman" w:hAnsi="Times New Roman" w:cs="Times New Roman"/>
          <w:sz w:val="24"/>
          <w:szCs w:val="24"/>
        </w:rPr>
        <w:t xml:space="preserve"> cumbersome computation. However, we do not add this complexity since unlike the EI policy, the KG policy can choose an unsampled decision for final implementation. So, our approach is </w:t>
      </w:r>
      <w:r w:rsidR="002C00FF" w:rsidRPr="00307C18">
        <w:rPr>
          <w:rFonts w:ascii="Times New Roman" w:hAnsi="Times New Roman" w:cs="Times New Roman"/>
          <w:sz w:val="24"/>
          <w:szCs w:val="24"/>
        </w:rPr>
        <w:t xml:space="preserve">more </w:t>
      </w:r>
      <w:r w:rsidRPr="00307C18">
        <w:rPr>
          <w:rFonts w:ascii="Times New Roman" w:hAnsi="Times New Roman" w:cs="Times New Roman"/>
          <w:sz w:val="24"/>
          <w:szCs w:val="24"/>
        </w:rPr>
        <w:t>tractable and can have faster fitting of the proposed parametric GPR model by allowing broader exploration, thus identify</w:t>
      </w:r>
      <w:r w:rsidR="00102AC8">
        <w:rPr>
          <w:rFonts w:ascii="Times New Roman" w:hAnsi="Times New Roman" w:cs="Times New Roman"/>
          <w:sz w:val="24"/>
          <w:szCs w:val="24"/>
        </w:rPr>
        <w:t>ing</w:t>
      </w:r>
      <w:r w:rsidRPr="00307C18">
        <w:rPr>
          <w:rFonts w:ascii="Times New Roman" w:hAnsi="Times New Roman" w:cs="Times New Roman"/>
          <w:sz w:val="24"/>
          <w:szCs w:val="24"/>
        </w:rPr>
        <w:t xml:space="preserve"> </w:t>
      </w:r>
      <w:r w:rsidR="002C00FF" w:rsidRPr="00307C18">
        <w:rPr>
          <w:rFonts w:ascii="Times New Roman" w:hAnsi="Times New Roman" w:cs="Times New Roman"/>
          <w:sz w:val="24"/>
          <w:szCs w:val="24"/>
        </w:rPr>
        <w:t>promising</w:t>
      </w:r>
      <w:r w:rsidRPr="00307C18">
        <w:rPr>
          <w:rFonts w:ascii="Times New Roman" w:hAnsi="Times New Roman" w:cs="Times New Roman"/>
          <w:sz w:val="24"/>
          <w:szCs w:val="24"/>
        </w:rPr>
        <w:t xml:space="preserve"> solutions faster. Note that the probabilistic constraint in problem (1) is </w:t>
      </w:r>
      <w:r w:rsidRPr="00307C18">
        <w:rPr>
          <w:rFonts w:ascii="Times New Roman" w:hAnsi="Times New Roman" w:cs="Times New Roman" w:hint="eastAsia"/>
          <w:sz w:val="24"/>
          <w:szCs w:val="24"/>
        </w:rPr>
        <w:t>equivalent</w:t>
      </w:r>
      <w:r w:rsidRPr="00307C18">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sidRPr="00307C18">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to be at least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rPr>
        <w:t xml:space="preserve">. </w:t>
      </w:r>
      <w:del w:id="92" w:author="Zhen Tan" w:date="2023-10-17T23:27:00Z">
        <w:r w:rsidRPr="00102AC8" w:rsidDel="00126F57">
          <w:rPr>
            <w:rFonts w:ascii="Times New Roman" w:hAnsi="Times New Roman" w:cs="Times New Roman"/>
            <w:strike/>
            <w:color w:val="FF0000"/>
            <w:sz w:val="24"/>
            <w:szCs w:val="24"/>
          </w:rPr>
          <w:delText>Some related study</w:delText>
        </w:r>
        <w:r w:rsidR="00102AC8" w:rsidDel="00126F57">
          <w:rPr>
            <w:rFonts w:ascii="Times New Roman" w:hAnsi="Times New Roman" w:cs="Times New Roman"/>
            <w:sz w:val="24"/>
            <w:szCs w:val="24"/>
          </w:rPr>
          <w:delText xml:space="preserve"> </w:delText>
        </w:r>
      </w:del>
      <w:r w:rsidR="00102AC8" w:rsidRPr="00102AC8">
        <w:rPr>
          <w:rFonts w:ascii="Times New Roman" w:hAnsi="Times New Roman" w:cs="Times New Roman"/>
          <w:color w:val="FF0000"/>
          <w:sz w:val="24"/>
          <w:szCs w:val="24"/>
        </w:rPr>
        <w:t>In a related work, Wang et al. (2022)</w:t>
      </w:r>
      <w:r w:rsidRPr="00307C18">
        <w:rPr>
          <w:rFonts w:ascii="Times New Roman" w:hAnsi="Times New Roman" w:cs="Times New Roman"/>
          <w:sz w:val="24"/>
          <w:szCs w:val="24"/>
        </w:rPr>
        <w:t xml:space="preserve"> also used </w:t>
      </w:r>
      <w:r w:rsidRPr="00307C18">
        <w:rPr>
          <w:rFonts w:ascii="Times New Roman" w:hAnsi="Times New Roman" w:cs="Times New Roman" w:hint="eastAsia"/>
          <w:sz w:val="24"/>
          <w:szCs w:val="24"/>
        </w:rPr>
        <w:t>G</w:t>
      </w:r>
      <w:r w:rsidRPr="00307C18">
        <w:rPr>
          <w:rFonts w:ascii="Times New Roman" w:hAnsi="Times New Roman" w:cs="Times New Roman"/>
          <w:sz w:val="24"/>
          <w:szCs w:val="24"/>
        </w:rPr>
        <w:t>aussian process models in optimizing quantiles</w:t>
      </w:r>
      <w:del w:id="93" w:author="Zhen Tan" w:date="2023-10-17T23:27:00Z">
        <w:r w:rsidRPr="00307C18" w:rsidDel="00126F57">
          <w:rPr>
            <w:rFonts w:ascii="Times New Roman" w:hAnsi="Times New Roman" w:cs="Times New Roman"/>
            <w:sz w:val="24"/>
            <w:szCs w:val="24"/>
          </w:rPr>
          <w:delText xml:space="preserve"> </w:delText>
        </w:r>
        <w:r w:rsidRPr="00102AC8" w:rsidDel="00126F57">
          <w:rPr>
            <w:rFonts w:ascii="Times New Roman" w:hAnsi="Times New Roman" w:cs="Times New Roman"/>
            <w:strike/>
            <w:color w:val="FF0000"/>
            <w:sz w:val="24"/>
            <w:szCs w:val="24"/>
          </w:rPr>
          <w:delText>(Wang et al. 2022)</w:delText>
        </w:r>
      </w:del>
      <w:r w:rsidRPr="00307C18">
        <w:rPr>
          <w:rFonts w:ascii="Times New Roman" w:hAnsi="Times New Roman" w:cs="Times New Roman"/>
          <w:sz w:val="24"/>
          <w:szCs w:val="24"/>
        </w:rPr>
        <w:t xml:space="preserve">. Based on </w:t>
      </w:r>
      <w:r w:rsidR="00102AC8" w:rsidRPr="00102AC8">
        <w:rPr>
          <w:rFonts w:ascii="Times New Roman" w:hAnsi="Times New Roman" w:cs="Times New Roman"/>
          <w:color w:val="FF0000"/>
          <w:sz w:val="24"/>
          <w:szCs w:val="24"/>
        </w:rPr>
        <w:t>a</w:t>
      </w:r>
      <w:r w:rsidR="00102AC8">
        <w:rPr>
          <w:rFonts w:ascii="Times New Roman" w:hAnsi="Times New Roman" w:cs="Times New Roman"/>
          <w:sz w:val="24"/>
          <w:szCs w:val="24"/>
        </w:rPr>
        <w:t xml:space="preserve"> </w:t>
      </w:r>
      <w:r w:rsidRPr="00307C18">
        <w:rPr>
          <w:rFonts w:ascii="Times New Roman" w:hAnsi="Times New Roman" w:cs="Times New Roman"/>
          <w:sz w:val="24"/>
          <w:szCs w:val="24"/>
        </w:rPr>
        <w:t xml:space="preserve">similar Gaussian assumption, we can conveniently predict feasibility using the mean and variance estimates of </w:t>
      </w:r>
      <m:oMath>
        <m:sSub>
          <m:sSubPr>
            <m:ctrlPr>
              <w:rPr>
                <w:rFonts w:ascii="Cambria Math" w:hAnsi="Times New Roman" w:cs="Times New Roman"/>
                <w:sz w:val="24"/>
                <w:szCs w:val="24"/>
              </w:rPr>
            </m:ctrlPr>
          </m:sSubPr>
          <m:e>
            <m:r>
              <w:rPr>
                <w:rFonts w:ascii="Cambria Math" w:hAnsi="Times New Roman" w:cs="Times New Roman"/>
                <w:sz w:val="24"/>
                <w:szCs w:val="24"/>
              </w:rPr>
              <m:t>g</m:t>
            </m:r>
          </m:e>
          <m:sub>
            <m:r>
              <m:rPr>
                <m:sty m:val="p"/>
              </m:rPr>
              <w:rPr>
                <w:rFonts w:ascii="Cambria Math" w:hAnsi="Times New Roman" w:cs="Times New Roman"/>
                <w:sz w:val="24"/>
                <w:szCs w:val="24"/>
              </w:rPr>
              <m:t>3</m:t>
            </m:r>
          </m:sub>
        </m:sSub>
      </m:oMath>
      <w:r w:rsidRPr="00307C18">
        <w:rPr>
          <w:rFonts w:ascii="Times New Roman" w:hAnsi="Times New Roman" w:cs="Times New Roman"/>
          <w:sz w:val="24"/>
          <w:szCs w:val="24"/>
        </w:rPr>
        <w:t>. We demonstrate the effectiveness of our approach using both test problems and a real-world urban transportation problem.</w:t>
      </w:r>
    </w:p>
    <w:p w14:paraId="16BCB2F0" w14:textId="77777777" w:rsidR="005B6A15" w:rsidRPr="00307C18" w:rsidRDefault="005B6A15" w:rsidP="005B6A15">
      <w:pPr>
        <w:rPr>
          <w:rFonts w:ascii="Times New Roman" w:hAnsi="Times New Roman" w:cs="Times New Roman"/>
          <w:sz w:val="24"/>
          <w:szCs w:val="24"/>
        </w:rPr>
      </w:pPr>
    </w:p>
    <w:p w14:paraId="60295317" w14:textId="6B6CD3C4" w:rsidR="005B6A15" w:rsidRPr="00307C18" w:rsidRDefault="005B6A15" w:rsidP="005B6A15">
      <w:pPr>
        <w:rPr>
          <w:rFonts w:ascii="Times New Roman" w:hAnsi="Times New Roman" w:cs="Times New Roman"/>
          <w:bCs/>
          <w:sz w:val="24"/>
          <w:szCs w:val="24"/>
        </w:rPr>
      </w:pPr>
      <w:r w:rsidRPr="00307C18">
        <w:rPr>
          <w:rFonts w:ascii="Times New Roman" w:hAnsi="Times New Roman" w:cs="Times New Roman" w:hint="eastAsia"/>
          <w:sz w:val="24"/>
          <w:szCs w:val="24"/>
        </w:rPr>
        <w:t>T</w:t>
      </w:r>
      <w:r w:rsidRPr="00307C18">
        <w:rPr>
          <w:rFonts w:ascii="Times New Roman" w:hAnsi="Times New Roman" w:cs="Times New Roman"/>
          <w:sz w:val="24"/>
          <w:szCs w:val="24"/>
        </w:rPr>
        <w:t>he remainder of the paper is organized as follows. We present a literature review of the related SO methods in Section 2</w:t>
      </w:r>
      <w:del w:id="94" w:author="Zhen Tan" w:date="2023-10-17T23:27:00Z">
        <w:r w:rsidRPr="00307C18" w:rsidDel="00126F57">
          <w:rPr>
            <w:rFonts w:ascii="Times New Roman" w:hAnsi="Times New Roman" w:cs="Times New Roman"/>
            <w:sz w:val="24"/>
            <w:szCs w:val="24"/>
          </w:rPr>
          <w:delText xml:space="preserve"> </w:delText>
        </w:r>
        <w:r w:rsidRPr="00102AC8" w:rsidDel="00126F57">
          <w:rPr>
            <w:rFonts w:ascii="Times New Roman" w:hAnsi="Times New Roman" w:cs="Times New Roman"/>
            <w:strike/>
            <w:color w:val="FF0000"/>
            <w:sz w:val="24"/>
            <w:szCs w:val="24"/>
          </w:rPr>
          <w:delText>including the KG sampling policy</w:delText>
        </w:r>
      </w:del>
      <w:r w:rsidRPr="00307C18">
        <w:rPr>
          <w:rFonts w:ascii="Times New Roman" w:hAnsi="Times New Roman" w:cs="Times New Roman"/>
          <w:sz w:val="24"/>
          <w:szCs w:val="24"/>
        </w:rPr>
        <w:t xml:space="preserve">. A network-wide signal timing problem under uncertainties (NSTPU) is formulated in Section 3 as an application of model (1). In Section 4, we </w:t>
      </w:r>
      <w:r w:rsidRPr="00307C18">
        <w:rPr>
          <w:rFonts w:ascii="Times New Roman" w:hAnsi="Times New Roman" w:cs="Times New Roman"/>
          <w:bCs/>
          <w:sz w:val="24"/>
          <w:szCs w:val="24"/>
        </w:rPr>
        <w:t>design</w:t>
      </w:r>
      <w:r w:rsidRPr="00307C18">
        <w:rPr>
          <w:rFonts w:ascii="Times New Roman" w:hAnsi="Times New Roman" w:cs="Times New Roman"/>
          <w:sz w:val="24"/>
          <w:szCs w:val="24"/>
        </w:rPr>
        <w:t xml:space="preserve"> parametric </w:t>
      </w:r>
      <w:r w:rsidRPr="00307C18">
        <w:rPr>
          <w:rFonts w:ascii="Times New Roman" w:hAnsi="Times New Roman" w:cs="Times New Roman" w:hint="eastAsia"/>
          <w:bCs/>
          <w:sz w:val="24"/>
          <w:szCs w:val="24"/>
        </w:rPr>
        <w:t>GPR</w:t>
      </w:r>
      <w:r w:rsidR="00576F11">
        <w:rPr>
          <w:rFonts w:ascii="Times New Roman" w:hAnsi="Times New Roman" w:cs="Times New Roman"/>
          <w:bCs/>
          <w:sz w:val="24"/>
          <w:szCs w:val="24"/>
        </w:rPr>
        <w:t>-based</w:t>
      </w:r>
      <w:r w:rsidRPr="00307C18">
        <w:rPr>
          <w:rFonts w:ascii="Times New Roman" w:hAnsi="Times New Roman" w:cs="Times New Roman"/>
          <w:bCs/>
          <w:sz w:val="24"/>
          <w:szCs w:val="24"/>
        </w:rPr>
        <w:t xml:space="preserve"> KG sampling policy</w:t>
      </w:r>
      <w:r w:rsidRPr="00362A87">
        <w:rPr>
          <w:rFonts w:ascii="Times New Roman" w:hAnsi="Times New Roman" w:cs="Times New Roman"/>
          <w:bCs/>
          <w:color w:val="0070C0"/>
          <w:sz w:val="24"/>
          <w:szCs w:val="24"/>
        </w:rPr>
        <w:t xml:space="preserve"> </w:t>
      </w:r>
      <w:r w:rsidR="00576F11" w:rsidRPr="00362A87">
        <w:rPr>
          <w:rFonts w:ascii="Times New Roman" w:hAnsi="Times New Roman" w:cs="Times New Roman"/>
          <w:bCs/>
          <w:color w:val="0070C0"/>
          <w:sz w:val="24"/>
          <w:szCs w:val="24"/>
        </w:rPr>
        <w:t>(</w:t>
      </w:r>
      <w:r w:rsidR="00576F11" w:rsidRPr="00C45301">
        <w:rPr>
          <w:rFonts w:ascii="Times New Roman" w:hAnsi="Times New Roman" w:cs="Times New Roman"/>
          <w:bCs/>
          <w:color w:val="0070C0"/>
          <w:sz w:val="24"/>
          <w:szCs w:val="24"/>
        </w:rPr>
        <w:t xml:space="preserve">named </w:t>
      </w:r>
      <w:commentRangeStart w:id="95"/>
      <w:commentRangeStart w:id="96"/>
      <w:r w:rsidR="00C45301" w:rsidRPr="00C45301">
        <w:rPr>
          <w:rFonts w:ascii="Times New Roman" w:hAnsi="Times New Roman" w:cs="Times New Roman"/>
          <w:color w:val="0070C0"/>
          <w:sz w:val="24"/>
          <w:szCs w:val="24"/>
          <w:highlight w:val="yellow"/>
          <w:rPrChange w:id="97" w:author="Windows 用户" w:date="2023-05-17T15:17:00Z">
            <w:rPr>
              <w:rFonts w:ascii="Times New Roman" w:hAnsi="Times New Roman" w:cs="Times New Roman"/>
              <w:sz w:val="24"/>
              <w:szCs w:val="24"/>
            </w:rPr>
          </w:rPrChange>
        </w:rPr>
        <w:t>GP</w:t>
      </w:r>
      <w:commentRangeEnd w:id="95"/>
      <w:r w:rsidR="00C45301" w:rsidRPr="00C45301">
        <w:rPr>
          <w:rStyle w:val="CommentReference"/>
          <w:color w:val="0070C0"/>
          <w:highlight w:val="yellow"/>
          <w:rPrChange w:id="98" w:author="Windows 用户" w:date="2023-05-17T15:17:00Z">
            <w:rPr>
              <w:rStyle w:val="CommentReference"/>
            </w:rPr>
          </w:rPrChange>
        </w:rPr>
        <w:commentReference w:id="95"/>
      </w:r>
      <w:commentRangeEnd w:id="96"/>
      <w:r w:rsidR="00C45301" w:rsidRPr="00C45301">
        <w:rPr>
          <w:rStyle w:val="CommentReference"/>
          <w:color w:val="0070C0"/>
          <w:highlight w:val="yellow"/>
        </w:rPr>
        <w:commentReference w:id="96"/>
      </w:r>
      <w:r w:rsidR="00C45301" w:rsidRPr="00C45301">
        <w:rPr>
          <w:rFonts w:ascii="Times New Roman" w:hAnsi="Times New Roman" w:cs="Times New Roman"/>
          <w:color w:val="0070C0"/>
          <w:sz w:val="24"/>
          <w:szCs w:val="24"/>
          <w:highlight w:val="yellow"/>
        </w:rPr>
        <w:t>R</w:t>
      </w:r>
      <w:r w:rsidR="00C45301" w:rsidRPr="00C45301">
        <w:rPr>
          <w:rFonts w:ascii="Times New Roman" w:hAnsi="Times New Roman" w:cs="Times New Roman"/>
          <w:color w:val="0070C0"/>
          <w:sz w:val="24"/>
          <w:szCs w:val="24"/>
          <w:highlight w:val="yellow"/>
          <w:rPrChange w:id="99" w:author="Windows 用户" w:date="2023-05-17T15:17:00Z">
            <w:rPr>
              <w:rFonts w:ascii="Times New Roman" w:hAnsi="Times New Roman" w:cs="Times New Roman"/>
              <w:sz w:val="24"/>
              <w:szCs w:val="24"/>
            </w:rPr>
          </w:rPrChange>
        </w:rPr>
        <w:t>-KG</w:t>
      </w:r>
      <w:r w:rsidR="00576F11" w:rsidRPr="00362A87">
        <w:rPr>
          <w:rFonts w:ascii="Times New Roman" w:hAnsi="Times New Roman" w:cs="Times New Roman"/>
          <w:bCs/>
          <w:color w:val="0070C0"/>
          <w:sz w:val="24"/>
          <w:szCs w:val="24"/>
        </w:rPr>
        <w:t xml:space="preserve">) </w:t>
      </w:r>
      <w:r w:rsidRPr="00307C18">
        <w:rPr>
          <w:rFonts w:ascii="Times New Roman" w:hAnsi="Times New Roman" w:cs="Times New Roman"/>
          <w:bCs/>
          <w:sz w:val="24"/>
          <w:szCs w:val="24"/>
        </w:rPr>
        <w:t>for NSTP</w:t>
      </w:r>
      <w:r w:rsidR="00245066" w:rsidRPr="00307C18">
        <w:rPr>
          <w:rFonts w:ascii="Times New Roman" w:hAnsi="Times New Roman" w:cs="Times New Roman"/>
          <w:bCs/>
          <w:sz w:val="24"/>
          <w:szCs w:val="24"/>
        </w:rPr>
        <w:t>U</w:t>
      </w:r>
      <w:r w:rsidRPr="00307C18">
        <w:rPr>
          <w:rFonts w:ascii="Times New Roman" w:hAnsi="Times New Roman" w:cs="Times New Roman"/>
          <w:bCs/>
          <w:sz w:val="24"/>
          <w:szCs w:val="24"/>
        </w:rPr>
        <w:t xml:space="preserve">. We apply the proposed method to </w:t>
      </w:r>
      <w:r w:rsidR="00FB3E7F" w:rsidRPr="00307C18">
        <w:rPr>
          <w:rFonts w:ascii="Times New Roman" w:hAnsi="Times New Roman" w:cs="Times New Roman"/>
          <w:bCs/>
          <w:sz w:val="24"/>
          <w:szCs w:val="24"/>
        </w:rPr>
        <w:t xml:space="preserve">some </w:t>
      </w:r>
      <w:r w:rsidR="00393A9D" w:rsidRPr="00307C18">
        <w:rPr>
          <w:rFonts w:ascii="Times New Roman" w:hAnsi="Times New Roman" w:cs="Times New Roman"/>
          <w:sz w:val="24"/>
          <w:szCs w:val="24"/>
        </w:rPr>
        <w:t xml:space="preserve">synthetic </w:t>
      </w:r>
      <w:r w:rsidR="00FB3E7F" w:rsidRPr="00307C18">
        <w:rPr>
          <w:rFonts w:ascii="Times New Roman" w:hAnsi="Times New Roman" w:cs="Times New Roman"/>
          <w:sz w:val="24"/>
          <w:szCs w:val="24"/>
        </w:rPr>
        <w:t xml:space="preserve">numerical </w:t>
      </w:r>
      <w:r w:rsidR="00393A9D" w:rsidRPr="00307C18">
        <w:rPr>
          <w:rFonts w:ascii="Times New Roman" w:hAnsi="Times New Roman" w:cs="Times New Roman"/>
          <w:sz w:val="24"/>
          <w:szCs w:val="24"/>
        </w:rPr>
        <w:t xml:space="preserve">test problems and a real-world signal timing </w:t>
      </w:r>
      <w:r w:rsidRPr="00307C18">
        <w:rPr>
          <w:rFonts w:ascii="Times New Roman" w:hAnsi="Times New Roman" w:cs="Times New Roman"/>
          <w:bCs/>
          <w:sz w:val="24"/>
          <w:szCs w:val="24"/>
        </w:rPr>
        <w:t xml:space="preserve">problem and discuss the results in Section 5. Finally, some important findings are drawn in Section 6. </w:t>
      </w:r>
    </w:p>
    <w:p w14:paraId="2C657226" w14:textId="77777777" w:rsidR="005B6A15" w:rsidRPr="00307C18" w:rsidRDefault="005B6A15" w:rsidP="005B6A15">
      <w:pPr>
        <w:rPr>
          <w:rFonts w:ascii="Times New Roman" w:hAnsi="Times New Roman" w:cs="Times New Roman"/>
          <w:sz w:val="24"/>
          <w:szCs w:val="24"/>
        </w:rPr>
      </w:pPr>
    </w:p>
    <w:p w14:paraId="7BFC1EA9" w14:textId="02627580" w:rsidR="005B6A15" w:rsidRPr="00993CC7" w:rsidRDefault="005B6A15" w:rsidP="00993CC7">
      <w:pPr>
        <w:pStyle w:val="Heading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2 Literature review</w:t>
      </w:r>
    </w:p>
    <w:p w14:paraId="123128BE" w14:textId="038165B1"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In this section, we will first review the </w:t>
      </w:r>
      <w:r w:rsidR="006E7B6B" w:rsidRPr="00307C18">
        <w:rPr>
          <w:rFonts w:ascii="Times New Roman" w:hAnsi="Times New Roman" w:cs="Times New Roman"/>
          <w:sz w:val="24"/>
          <w:szCs w:val="24"/>
        </w:rPr>
        <w:t xml:space="preserve">metamodel-based </w:t>
      </w:r>
      <w:r w:rsidRPr="00307C18">
        <w:rPr>
          <w:rFonts w:ascii="Times New Roman" w:hAnsi="Times New Roman" w:cs="Times New Roman"/>
          <w:sz w:val="24"/>
          <w:szCs w:val="24"/>
        </w:rPr>
        <w:t xml:space="preserve">stochastic SO methods for </w:t>
      </w:r>
      <w:ins w:id="100" w:author="Windows 用户" w:date="2023-05-17T15:13:00Z">
        <w:r w:rsidR="00D82F28">
          <w:rPr>
            <w:rFonts w:ascii="Times New Roman" w:hAnsi="Times New Roman" w:cs="Times New Roman"/>
            <w:sz w:val="24"/>
            <w:szCs w:val="24"/>
          </w:rPr>
          <w:t xml:space="preserve">simulation-based </w:t>
        </w:r>
      </w:ins>
      <w:r w:rsidRPr="00307C18">
        <w:rPr>
          <w:rFonts w:ascii="Times New Roman" w:hAnsi="Times New Roman" w:cs="Times New Roman"/>
          <w:sz w:val="24"/>
          <w:szCs w:val="24"/>
        </w:rPr>
        <w:t>problems that include single/multiple objectives and are with</w:t>
      </w:r>
      <w:r w:rsidR="008353DD" w:rsidRPr="00307C18">
        <w:rPr>
          <w:rFonts w:ascii="Times New Roman" w:hAnsi="Times New Roman" w:cs="Times New Roman"/>
          <w:sz w:val="24"/>
          <w:szCs w:val="24"/>
        </w:rPr>
        <w:t>/</w:t>
      </w:r>
      <w:r w:rsidRPr="00307C18">
        <w:rPr>
          <w:rFonts w:ascii="Times New Roman" w:hAnsi="Times New Roman" w:cs="Times New Roman"/>
          <w:sz w:val="24"/>
          <w:szCs w:val="24"/>
        </w:rPr>
        <w:t>without nontrivial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(i.e., simulation-based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or probabilistic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One notable stream of the SO literature </w:t>
      </w:r>
      <w:r w:rsidR="00265907" w:rsidRPr="00307C18">
        <w:rPr>
          <w:rFonts w:ascii="Times New Roman" w:hAnsi="Times New Roman" w:cs="Times New Roman"/>
          <w:sz w:val="24"/>
          <w:szCs w:val="24"/>
        </w:rPr>
        <w:t>adopts</w:t>
      </w:r>
      <w:r w:rsidR="008353DD" w:rsidRPr="00307C18">
        <w:rPr>
          <w:rFonts w:ascii="Times New Roman" w:hAnsi="Times New Roman" w:cs="Times New Roman"/>
          <w:sz w:val="24"/>
          <w:szCs w:val="24"/>
        </w:rPr>
        <w:t xml:space="preserve"> </w:t>
      </w:r>
      <w:r w:rsidR="00B475A6"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 approach which maintains some probabilistic beliefs of the underlying objective values over the solution space, based on which different sampling polic</w:t>
      </w:r>
      <w:r w:rsidR="00581B94" w:rsidRPr="00307C18">
        <w:rPr>
          <w:rFonts w:ascii="Times New Roman" w:hAnsi="Times New Roman" w:cs="Times New Roman"/>
          <w:sz w:val="24"/>
          <w:szCs w:val="24"/>
        </w:rPr>
        <w:t>ies</w:t>
      </w:r>
      <w:r w:rsidRPr="00307C18">
        <w:rPr>
          <w:rFonts w:ascii="Times New Roman" w:hAnsi="Times New Roman" w:cs="Times New Roman"/>
          <w:sz w:val="24"/>
          <w:szCs w:val="24"/>
        </w:rPr>
        <w:t xml:space="preserve"> (</w:t>
      </w:r>
      <w:r w:rsidR="003431FC" w:rsidRPr="00307C18">
        <w:rPr>
          <w:rFonts w:ascii="Times New Roman" w:hAnsi="Times New Roman" w:cs="Times New Roman"/>
          <w:sz w:val="24"/>
          <w:szCs w:val="24"/>
        </w:rPr>
        <w:t>also known as</w:t>
      </w:r>
      <w:r w:rsidRPr="00307C18">
        <w:rPr>
          <w:rFonts w:ascii="Times New Roman" w:hAnsi="Times New Roman" w:cs="Times New Roman"/>
          <w:sz w:val="24"/>
          <w:szCs w:val="24"/>
        </w:rPr>
        <w:t xml:space="preserve"> infill strateg</w:t>
      </w:r>
      <w:r w:rsidR="000930D8" w:rsidRPr="00307C18">
        <w:rPr>
          <w:rFonts w:ascii="Times New Roman" w:hAnsi="Times New Roman" w:cs="Times New Roman"/>
          <w:sz w:val="24"/>
          <w:szCs w:val="24"/>
        </w:rPr>
        <w:t>ies</w:t>
      </w:r>
      <w:r w:rsidRPr="00307C18">
        <w:rPr>
          <w:rFonts w:ascii="Times New Roman" w:hAnsi="Times New Roman" w:cs="Times New Roman"/>
          <w:sz w:val="24"/>
          <w:szCs w:val="24"/>
        </w:rPr>
        <w:t xml:space="preserve">) are designed. </w:t>
      </w:r>
      <w:r w:rsidR="006F1590" w:rsidRPr="00F11B0F">
        <w:rPr>
          <w:rFonts w:ascii="Times New Roman" w:hAnsi="Times New Roman" w:cs="Times New Roman" w:hint="eastAsia"/>
          <w:color w:val="0070C0"/>
          <w:sz w:val="24"/>
          <w:szCs w:val="24"/>
        </w:rPr>
        <w:t>W</w:t>
      </w:r>
      <w:r w:rsidR="006F1590" w:rsidRPr="00F11B0F">
        <w:rPr>
          <w:rFonts w:ascii="Times New Roman" w:hAnsi="Times New Roman" w:cs="Times New Roman"/>
          <w:color w:val="0070C0"/>
          <w:sz w:val="24"/>
          <w:szCs w:val="24"/>
          <w:rPrChange w:id="101" w:author="Windows 用户" w:date="2023-05-17T15:17:00Z">
            <w:rPr>
              <w:rFonts w:ascii="Times New Roman" w:hAnsi="Times New Roman" w:cs="Times New Roman"/>
              <w:sz w:val="24"/>
              <w:szCs w:val="24"/>
            </w:rPr>
          </w:rPrChange>
        </w:rPr>
        <w:t>e will also briefly review relevant studies on</w:t>
      </w:r>
      <w:r w:rsidR="006F1590" w:rsidRPr="00F11B0F">
        <w:rPr>
          <w:rFonts w:ascii="Times New Roman" w:hAnsi="Times New Roman" w:cs="Times New Roman"/>
          <w:color w:val="0070C0"/>
          <w:sz w:val="24"/>
          <w:szCs w:val="24"/>
        </w:rPr>
        <w:t xml:space="preserve"> a </w:t>
      </w:r>
      <w:r w:rsidR="006F1590" w:rsidRPr="008344F9">
        <w:rPr>
          <w:rFonts w:ascii="Times New Roman" w:hAnsi="Times New Roman" w:cs="Times New Roman"/>
          <w:color w:val="0070C0"/>
          <w:sz w:val="24"/>
          <w:szCs w:val="24"/>
        </w:rPr>
        <w:t>popular BO algorithm</w:t>
      </w:r>
      <w:r w:rsidR="00C45301" w:rsidRPr="008344F9">
        <w:rPr>
          <w:rFonts w:ascii="Times New Roman" w:hAnsi="Times New Roman" w:cs="Times New Roman"/>
          <w:color w:val="0070C0"/>
          <w:sz w:val="24"/>
          <w:szCs w:val="24"/>
        </w:rPr>
        <w:t xml:space="preserve"> </w:t>
      </w:r>
      <w:r w:rsidR="008344F9" w:rsidRPr="008344F9">
        <w:rPr>
          <w:rFonts w:ascii="Times New Roman" w:hAnsi="Times New Roman" w:cs="Times New Roman"/>
          <w:color w:val="0070C0"/>
          <w:sz w:val="24"/>
          <w:szCs w:val="24"/>
        </w:rPr>
        <w:t xml:space="preserve">-- the </w:t>
      </w:r>
      <w:r w:rsidR="008344F9" w:rsidRPr="008344F9">
        <w:rPr>
          <w:rFonts w:ascii="Times New Roman" w:hAnsi="Times New Roman" w:cs="Times New Roman"/>
          <w:color w:val="0070C0"/>
          <w:sz w:val="24"/>
          <w:szCs w:val="24"/>
          <w:rPrChange w:id="102" w:author="Windows 用户" w:date="2023-05-17T15:17:00Z">
            <w:rPr>
              <w:rFonts w:ascii="Times New Roman" w:hAnsi="Times New Roman" w:cs="Times New Roman"/>
              <w:sz w:val="24"/>
              <w:szCs w:val="24"/>
            </w:rPr>
          </w:rPrChange>
        </w:rPr>
        <w:t>KG policy</w:t>
      </w:r>
      <w:r w:rsidR="008344F9" w:rsidRPr="008344F9">
        <w:rPr>
          <w:rFonts w:ascii="Times New Roman" w:hAnsi="Times New Roman" w:cs="Times New Roman"/>
          <w:color w:val="0070C0"/>
          <w:sz w:val="24"/>
          <w:szCs w:val="24"/>
        </w:rPr>
        <w:t xml:space="preserve">, </w:t>
      </w:r>
      <w:commentRangeStart w:id="103"/>
      <w:commentRangeStart w:id="104"/>
      <w:r w:rsidR="00F11B0F" w:rsidRPr="008344F9">
        <w:rPr>
          <w:rFonts w:ascii="Times New Roman" w:hAnsi="Times New Roman" w:cs="Times New Roman"/>
          <w:color w:val="0070C0"/>
          <w:sz w:val="24"/>
          <w:szCs w:val="24"/>
        </w:rPr>
        <w:t xml:space="preserve">which </w:t>
      </w:r>
      <w:r w:rsidR="003E2299">
        <w:rPr>
          <w:rFonts w:ascii="Times New Roman" w:hAnsi="Times New Roman" w:cs="Times New Roman"/>
          <w:color w:val="0070C0"/>
          <w:sz w:val="24"/>
          <w:szCs w:val="24"/>
        </w:rPr>
        <w:t xml:space="preserve">is the basis of </w:t>
      </w:r>
      <w:r w:rsidR="008344F9">
        <w:rPr>
          <w:rFonts w:ascii="Times New Roman" w:hAnsi="Times New Roman" w:cs="Times New Roman"/>
          <w:color w:val="0070C0"/>
          <w:sz w:val="24"/>
          <w:szCs w:val="24"/>
        </w:rPr>
        <w:t>our</w:t>
      </w:r>
      <w:r w:rsidR="00C45301" w:rsidRPr="008344F9">
        <w:rPr>
          <w:rFonts w:ascii="Times New Roman" w:hAnsi="Times New Roman" w:cs="Times New Roman"/>
          <w:color w:val="0070C0"/>
          <w:sz w:val="24"/>
          <w:szCs w:val="24"/>
        </w:rPr>
        <w:t xml:space="preserve"> solution approach des</w:t>
      </w:r>
      <w:r w:rsidR="008344F9">
        <w:rPr>
          <w:rFonts w:ascii="Times New Roman" w:hAnsi="Times New Roman" w:cs="Times New Roman"/>
          <w:color w:val="0070C0"/>
          <w:sz w:val="24"/>
          <w:szCs w:val="24"/>
        </w:rPr>
        <w:t>ign</w:t>
      </w:r>
      <w:commentRangeEnd w:id="103"/>
      <w:r w:rsidR="00AD726E" w:rsidRPr="008344F9">
        <w:rPr>
          <w:rStyle w:val="CommentReference"/>
          <w:color w:val="0070C0"/>
        </w:rPr>
        <w:commentReference w:id="103"/>
      </w:r>
      <w:commentRangeEnd w:id="104"/>
      <w:r w:rsidR="008344F9">
        <w:rPr>
          <w:rFonts w:ascii="Times New Roman" w:hAnsi="Times New Roman" w:cs="Times New Roman"/>
          <w:color w:val="0070C0"/>
          <w:sz w:val="24"/>
          <w:szCs w:val="24"/>
        </w:rPr>
        <w:t>ed</w:t>
      </w:r>
      <w:r w:rsidR="008344F9" w:rsidRPr="008344F9">
        <w:rPr>
          <w:rFonts w:ascii="Times New Roman" w:hAnsi="Times New Roman" w:cs="Times New Roman"/>
          <w:color w:val="0070C0"/>
          <w:sz w:val="24"/>
          <w:szCs w:val="24"/>
        </w:rPr>
        <w:t xml:space="preserve"> for solving problem (1)</w:t>
      </w:r>
      <w:r w:rsidR="004310B7" w:rsidRPr="008344F9">
        <w:rPr>
          <w:rStyle w:val="CommentReference"/>
          <w:color w:val="0070C0"/>
        </w:rPr>
        <w:commentReference w:id="104"/>
      </w:r>
      <w:r w:rsidR="008344F9" w:rsidRPr="008344F9">
        <w:rPr>
          <w:rFonts w:ascii="Times New Roman" w:hAnsi="Times New Roman" w:cs="Times New Roman"/>
          <w:color w:val="0070C0"/>
          <w:sz w:val="24"/>
          <w:szCs w:val="24"/>
        </w:rPr>
        <w:t>.</w:t>
      </w:r>
      <w:r w:rsidRPr="008344F9">
        <w:rPr>
          <w:rFonts w:ascii="Times New Roman" w:hAnsi="Times New Roman" w:cs="Times New Roman"/>
          <w:color w:val="0070C0"/>
          <w:sz w:val="24"/>
          <w:szCs w:val="24"/>
          <w:rPrChange w:id="105" w:author="Windows 用户" w:date="2023-05-17T15:17:00Z">
            <w:rPr>
              <w:rFonts w:ascii="Times New Roman" w:hAnsi="Times New Roman" w:cs="Times New Roman"/>
              <w:sz w:val="24"/>
              <w:szCs w:val="24"/>
            </w:rPr>
          </w:rPrChange>
        </w:rPr>
        <w:t xml:space="preserve"> </w:t>
      </w:r>
    </w:p>
    <w:p w14:paraId="02F4B182" w14:textId="77777777"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 </w:t>
      </w:r>
    </w:p>
    <w:p w14:paraId="004A6959" w14:textId="77777777" w:rsidR="005B6A15" w:rsidRPr="00307C18" w:rsidRDefault="005B6A15" w:rsidP="005B6A15">
      <w:pPr>
        <w:pStyle w:val="Heading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t>2</w:t>
      </w:r>
      <w:r w:rsidRPr="00307C18">
        <w:rPr>
          <w:rFonts w:ascii="Times New Roman" w:eastAsiaTheme="minorEastAsia" w:hAnsi="Times New Roman" w:cs="Times New Roman"/>
          <w:b/>
          <w:iCs/>
          <w:color w:val="auto"/>
          <w:sz w:val="24"/>
          <w:szCs w:val="24"/>
        </w:rPr>
        <w:t>.1 Stochastic SO methods</w:t>
      </w:r>
    </w:p>
    <w:p w14:paraId="7E76F895" w14:textId="221C3847" w:rsidR="001D54D7" w:rsidRPr="00307C18" w:rsidRDefault="005B6A15" w:rsidP="001D54D7">
      <w:pPr>
        <w:rPr>
          <w:rFonts w:ascii="Times New Roman" w:hAnsi="Times New Roman" w:cs="Times New Roman"/>
          <w:sz w:val="24"/>
          <w:szCs w:val="24"/>
        </w:rPr>
      </w:pPr>
      <w:r w:rsidRPr="00307C18">
        <w:rPr>
          <w:rFonts w:ascii="Times New Roman" w:hAnsi="Times New Roman" w:cs="Times New Roman"/>
          <w:sz w:val="24"/>
          <w:szCs w:val="24"/>
        </w:rPr>
        <w:t xml:space="preserve">For stochastic </w:t>
      </w:r>
      <w:r w:rsidR="007F285F" w:rsidRPr="00307C18">
        <w:rPr>
          <w:rFonts w:ascii="Times New Roman" w:hAnsi="Times New Roman" w:cs="Times New Roman"/>
          <w:sz w:val="24"/>
          <w:szCs w:val="24"/>
        </w:rPr>
        <w:t>S</w:t>
      </w:r>
      <w:r w:rsidR="00B475A6" w:rsidRPr="00307C18">
        <w:rPr>
          <w:rFonts w:ascii="Times New Roman" w:hAnsi="Times New Roman" w:cs="Times New Roman"/>
          <w:sz w:val="24"/>
          <w:szCs w:val="24"/>
        </w:rPr>
        <w:t>O</w:t>
      </w:r>
      <w:r w:rsidRPr="00307C18">
        <w:rPr>
          <w:rFonts w:ascii="Times New Roman" w:hAnsi="Times New Roman" w:cs="Times New Roman"/>
          <w:sz w:val="24"/>
          <w:szCs w:val="24"/>
        </w:rPr>
        <w:t xml:space="preserve">, the expectations of simulated performance measures </w:t>
      </w:r>
      <w:ins w:id="106" w:author="Windows 用户" w:date="2023-05-17T14:59:00Z">
        <w:r w:rsidR="0032335A">
          <w:rPr>
            <w:rFonts w:ascii="Times New Roman" w:hAnsi="Times New Roman" w:cs="Times New Roman"/>
            <w:sz w:val="24"/>
            <w:szCs w:val="24"/>
          </w:rPr>
          <w:t xml:space="preserve">with respect to some </w:t>
        </w:r>
        <w:r w:rsidR="008D500E" w:rsidRPr="00307C18">
          <w:rPr>
            <w:rFonts w:ascii="Times New Roman" w:hAnsi="Times New Roman" w:cs="Times New Roman"/>
            <w:sz w:val="24"/>
            <w:szCs w:val="24"/>
          </w:rPr>
          <w:t xml:space="preserve">parameters </w:t>
        </w:r>
        <w:r w:rsidR="008D500E" w:rsidRPr="00307C18">
          <w:rPr>
            <w:rFonts w:ascii="Times New Roman" w:hAnsi="Times New Roman" w:cs="Times New Roman"/>
            <w:sz w:val="24"/>
            <w:szCs w:val="24"/>
          </w:rPr>
          <w:lastRenderedPageBreak/>
          <w:t>involved in</w:t>
        </w:r>
        <w:r w:rsidR="008D500E" w:rsidRPr="00CD1546">
          <w:rPr>
            <w:rFonts w:ascii="Times New Roman" w:hAnsi="Times New Roman" w:cs="Times New Roman"/>
            <w:color w:val="FF0000"/>
            <w:sz w:val="24"/>
            <w:szCs w:val="24"/>
          </w:rPr>
          <w:t xml:space="preserve"> </w:t>
        </w:r>
      </w:ins>
      <w:ins w:id="107" w:author="Windows 用户" w:date="2023-05-17T15:00:00Z">
        <w:r w:rsidR="008D500E" w:rsidRPr="00CD1546">
          <w:rPr>
            <w:rFonts w:ascii="Times New Roman" w:hAnsi="Times New Roman" w:cs="Times New Roman"/>
            <w:color w:val="FF0000"/>
            <w:sz w:val="24"/>
            <w:szCs w:val="24"/>
          </w:rPr>
          <w:t>stochastic</w:t>
        </w:r>
        <w:r w:rsidR="008D500E" w:rsidRPr="00307C18">
          <w:rPr>
            <w:rFonts w:ascii="Times New Roman" w:hAnsi="Times New Roman" w:cs="Times New Roman"/>
            <w:sz w:val="24"/>
            <w:szCs w:val="24"/>
          </w:rPr>
          <w:t xml:space="preserve"> simulation</w:t>
        </w:r>
        <w:r w:rsidR="008D500E" w:rsidRPr="00CD1546">
          <w:rPr>
            <w:rFonts w:ascii="Times New Roman" w:hAnsi="Times New Roman" w:cs="Times New Roman"/>
            <w:color w:val="FF0000"/>
            <w:sz w:val="24"/>
            <w:szCs w:val="24"/>
          </w:rPr>
          <w:t xml:space="preserve"> </w:t>
        </w:r>
      </w:ins>
      <w:r w:rsidRPr="00CD1546">
        <w:rPr>
          <w:rFonts w:ascii="Times New Roman" w:hAnsi="Times New Roman" w:cs="Times New Roman"/>
          <w:color w:val="FF0000"/>
          <w:sz w:val="24"/>
          <w:szCs w:val="24"/>
        </w:rPr>
        <w:t xml:space="preserve">are often considered </w:t>
      </w:r>
      <w:ins w:id="108" w:author="Windows 用户" w:date="2023-05-17T14:57:00Z">
        <w:r w:rsidR="00215507">
          <w:rPr>
            <w:rFonts w:ascii="Times New Roman" w:hAnsi="Times New Roman" w:cs="Times New Roman"/>
            <w:color w:val="FF0000"/>
            <w:sz w:val="24"/>
            <w:szCs w:val="24"/>
          </w:rPr>
          <w:t>as optimization objec</w:t>
        </w:r>
      </w:ins>
      <w:ins w:id="109" w:author="Windows 用户" w:date="2023-05-17T15:24:00Z">
        <w:r w:rsidR="00215507">
          <w:rPr>
            <w:rFonts w:ascii="Times New Roman" w:hAnsi="Times New Roman" w:cs="Times New Roman"/>
            <w:color w:val="FF0000"/>
            <w:sz w:val="24"/>
            <w:szCs w:val="24"/>
          </w:rPr>
          <w:t>tives</w:t>
        </w:r>
      </w:ins>
      <w:r w:rsidR="00CD1546">
        <w:rPr>
          <w:rFonts w:ascii="Times New Roman" w:hAnsi="Times New Roman" w:cs="Times New Roman"/>
          <w:sz w:val="24"/>
          <w:szCs w:val="24"/>
        </w:rPr>
        <w:t xml:space="preserve"> </w:t>
      </w:r>
      <w:r w:rsidR="00CD1546" w:rsidRPr="00CD1546">
        <w:rPr>
          <w:rFonts w:ascii="Times New Roman" w:hAnsi="Times New Roman" w:cs="Times New Roman"/>
          <w:color w:val="FF0000"/>
          <w:sz w:val="24"/>
          <w:szCs w:val="24"/>
        </w:rPr>
        <w:t>(meaning of this sentence is not clear)</w:t>
      </w:r>
      <w:ins w:id="110" w:author="Windows 用户" w:date="2023-05-17T15:11:00Z">
        <w:r w:rsidR="0032335A">
          <w:rPr>
            <w:rFonts w:ascii="Times New Roman" w:hAnsi="Times New Roman" w:cs="Times New Roman"/>
            <w:color w:val="FF0000"/>
            <w:sz w:val="24"/>
            <w:szCs w:val="24"/>
          </w:rPr>
          <w:t>.</w:t>
        </w:r>
      </w:ins>
      <w:r w:rsidR="007F285F" w:rsidRPr="00CD1546">
        <w:rPr>
          <w:rFonts w:ascii="Times New Roman" w:hAnsi="Times New Roman" w:cs="Times New Roman"/>
          <w:color w:val="FF0000"/>
          <w:sz w:val="24"/>
          <w:szCs w:val="24"/>
        </w:rPr>
        <w:t xml:space="preserve"> </w:t>
      </w:r>
      <w:ins w:id="111" w:author="Windows 用户" w:date="2023-05-17T15:11:00Z">
        <w:r w:rsidR="0032335A">
          <w:rPr>
            <w:rFonts w:ascii="Times New Roman" w:hAnsi="Times New Roman" w:cs="Times New Roman"/>
            <w:sz w:val="24"/>
            <w:szCs w:val="24"/>
          </w:rPr>
          <w:t>In this condition,</w:t>
        </w:r>
      </w:ins>
      <w:r w:rsidR="007F285F" w:rsidRPr="00307C18">
        <w:rPr>
          <w:rFonts w:ascii="Times New Roman" w:hAnsi="Times New Roman" w:cs="Times New Roman"/>
          <w:sz w:val="24"/>
          <w:szCs w:val="24"/>
        </w:rPr>
        <w:t xml:space="preserve"> </w:t>
      </w:r>
      <w:r w:rsidR="006E7B6B" w:rsidRPr="00307C18">
        <w:rPr>
          <w:rFonts w:ascii="Times New Roman" w:hAnsi="Times New Roman" w:cs="Times New Roman"/>
          <w:sz w:val="24"/>
          <w:szCs w:val="24"/>
        </w:rPr>
        <w:t>t</w:t>
      </w:r>
      <w:r w:rsidRPr="00307C18">
        <w:rPr>
          <w:rFonts w:ascii="Times New Roman" w:hAnsi="Times New Roman" w:cs="Times New Roman"/>
          <w:sz w:val="24"/>
          <w:szCs w:val="24"/>
        </w:rPr>
        <w:t xml:space="preserve">he stochastic noises in response need to be carefully considered </w:t>
      </w:r>
      <w:r w:rsidR="006E7B6B" w:rsidRPr="00307C18">
        <w:rPr>
          <w:rFonts w:ascii="Times New Roman" w:hAnsi="Times New Roman" w:cs="Times New Roman"/>
          <w:sz w:val="24"/>
          <w:szCs w:val="24"/>
        </w:rPr>
        <w:t>in</w:t>
      </w:r>
      <w:r w:rsidRPr="00307C18">
        <w:rPr>
          <w:rFonts w:ascii="Times New Roman" w:hAnsi="Times New Roman" w:cs="Times New Roman"/>
          <w:sz w:val="24"/>
          <w:szCs w:val="24"/>
        </w:rPr>
        <w:t xml:space="preserve"> surrogate model and </w:t>
      </w:r>
      <w:r w:rsidR="006E7B6B" w:rsidRPr="00307C18">
        <w:rPr>
          <w:rFonts w:ascii="Times New Roman" w:hAnsi="Times New Roman" w:cs="Times New Roman"/>
          <w:sz w:val="24"/>
          <w:szCs w:val="24"/>
        </w:rPr>
        <w:t>sampling policy</w:t>
      </w:r>
      <w:r w:rsidR="004B5BA9" w:rsidRPr="00307C18">
        <w:rPr>
          <w:rFonts w:ascii="Times New Roman" w:hAnsi="Times New Roman" w:cs="Times New Roman"/>
          <w:sz w:val="24"/>
          <w:szCs w:val="24"/>
        </w:rPr>
        <w:t xml:space="preserve">. </w:t>
      </w:r>
      <w:ins w:id="112" w:author="Windows 用户" w:date="2023-05-17T15:42:00Z">
        <w:r w:rsidR="006F5321">
          <w:rPr>
            <w:rFonts w:ascii="Times New Roman" w:hAnsi="Times New Roman" w:cs="Times New Roman"/>
            <w:sz w:val="24"/>
            <w:szCs w:val="24"/>
          </w:rPr>
          <w:t xml:space="preserve">For example, </w:t>
        </w:r>
        <w:r w:rsidR="006F5321" w:rsidRPr="00307C18">
          <w:rPr>
            <w:rFonts w:ascii="Times New Roman" w:hAnsi="Times New Roman" w:cs="Times New Roman"/>
            <w:sz w:val="24"/>
            <w:szCs w:val="24"/>
          </w:rPr>
          <w:t>stochastic kriging</w:t>
        </w:r>
        <w:r w:rsidR="00C45F9F">
          <w:rPr>
            <w:rFonts w:ascii="Times New Roman" w:hAnsi="Times New Roman" w:cs="Times New Roman"/>
            <w:sz w:val="24"/>
            <w:szCs w:val="24"/>
          </w:rPr>
          <w:t xml:space="preserve"> (</w:t>
        </w:r>
      </w:ins>
      <w:proofErr w:type="spellStart"/>
      <w:r w:rsidR="004B5BA9" w:rsidRPr="00307C18">
        <w:rPr>
          <w:rFonts w:ascii="Times New Roman" w:hAnsi="Times New Roman" w:cs="Times New Roman"/>
          <w:sz w:val="24"/>
          <w:szCs w:val="24"/>
        </w:rPr>
        <w:t>Ankenman</w:t>
      </w:r>
      <w:proofErr w:type="spellEnd"/>
      <w:r w:rsidR="004B5BA9" w:rsidRPr="00307C18">
        <w:rPr>
          <w:rFonts w:ascii="Times New Roman" w:hAnsi="Times New Roman" w:cs="Times New Roman"/>
          <w:sz w:val="24"/>
          <w:szCs w:val="24"/>
        </w:rPr>
        <w:t xml:space="preserve"> et al.</w:t>
      </w:r>
      <w:r w:rsidR="00D95BE4">
        <w:rPr>
          <w:rFonts w:ascii="Times New Roman" w:hAnsi="Times New Roman" w:cs="Times New Roman"/>
          <w:sz w:val="24"/>
          <w:szCs w:val="24"/>
        </w:rPr>
        <w:t xml:space="preserve"> </w:t>
      </w:r>
      <w:r w:rsidR="004B5BA9" w:rsidRPr="00307C18">
        <w:rPr>
          <w:rFonts w:ascii="Times New Roman" w:hAnsi="Times New Roman" w:cs="Times New Roman"/>
          <w:sz w:val="24"/>
          <w:szCs w:val="24"/>
        </w:rPr>
        <w:t>2010)</w:t>
      </w:r>
      <w:r w:rsidR="00D95BE4">
        <w:rPr>
          <w:rFonts w:ascii="Times New Roman" w:hAnsi="Times New Roman" w:cs="Times New Roman" w:hint="eastAsia"/>
          <w:sz w:val="24"/>
          <w:szCs w:val="24"/>
        </w:rPr>
        <w:t xml:space="preserve">, </w:t>
      </w:r>
      <w:ins w:id="113" w:author="Windows 用户" w:date="2023-05-17T15:44:00Z">
        <w:r w:rsidR="00C45F9F" w:rsidRPr="00307C18">
          <w:rPr>
            <w:rFonts w:ascii="Times New Roman" w:hAnsi="Times New Roman" w:cs="Times New Roman"/>
            <w:sz w:val="24"/>
            <w:szCs w:val="24"/>
          </w:rPr>
          <w:t>Bayesian kriging</w:t>
        </w:r>
        <w:r w:rsidR="00C45F9F">
          <w:rPr>
            <w:rFonts w:ascii="Times New Roman" w:hAnsi="Times New Roman" w:cs="Times New Roman"/>
            <w:sz w:val="24"/>
            <w:szCs w:val="24"/>
          </w:rPr>
          <w:t xml:space="preserve"> (</w:t>
        </w:r>
      </w:ins>
      <w:r w:rsidR="004B5BA9" w:rsidRPr="00307C18">
        <w:rPr>
          <w:rFonts w:ascii="Times New Roman" w:hAnsi="Times New Roman" w:cs="Times New Roman"/>
          <w:sz w:val="24"/>
          <w:szCs w:val="24"/>
        </w:rPr>
        <w:t>Deng et al. 2012</w:t>
      </w:r>
      <w:ins w:id="114" w:author="Windows 用户" w:date="2023-05-17T15:45:00Z">
        <w:r w:rsidR="00C45F9F">
          <w:rPr>
            <w:rFonts w:ascii="Times New Roman" w:hAnsi="Times New Roman" w:cs="Times New Roman"/>
            <w:sz w:val="24"/>
            <w:szCs w:val="24"/>
          </w:rPr>
          <w:t>,</w:t>
        </w:r>
      </w:ins>
      <w:r w:rsidR="004B5BA9" w:rsidRPr="00307C18">
        <w:rPr>
          <w:rFonts w:ascii="Times New Roman" w:hAnsi="Times New Roman" w:cs="Times New Roman"/>
          <w:sz w:val="24"/>
          <w:szCs w:val="24"/>
        </w:rPr>
        <w:t xml:space="preserve"> N</w:t>
      </w:r>
      <w:r w:rsidR="00D95BE4">
        <w:rPr>
          <w:rFonts w:ascii="Times New Roman" w:hAnsi="Times New Roman" w:cs="Times New Roman"/>
          <w:sz w:val="24"/>
          <w:szCs w:val="24"/>
        </w:rPr>
        <w:t>g and Yin 2012)</w:t>
      </w:r>
      <w:ins w:id="115" w:author="Windows 用户" w:date="2023-05-17T15:46: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 </w:t>
      </w:r>
      <w:ins w:id="116" w:author="Windows 用户" w:date="2023-05-17T15:45:00Z">
        <w:r w:rsidR="00C45F9F" w:rsidRPr="00307C18">
          <w:rPr>
            <w:rFonts w:ascii="Times New Roman" w:hAnsi="Times New Roman" w:cs="Times New Roman"/>
            <w:sz w:val="24"/>
            <w:szCs w:val="24"/>
          </w:rPr>
          <w:t xml:space="preserve">Bayesian stochastic kriging </w:t>
        </w:r>
      </w:ins>
      <w:ins w:id="117" w:author="Windows 用户" w:date="2023-05-17T15:46: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Chen et al. </w:t>
      </w:r>
      <w:r w:rsidR="004B5BA9" w:rsidRPr="00307C18">
        <w:rPr>
          <w:rFonts w:ascii="Times New Roman" w:hAnsi="Times New Roman" w:cs="Times New Roman"/>
          <w:sz w:val="24"/>
          <w:szCs w:val="24"/>
        </w:rPr>
        <w:t>2019)</w:t>
      </w:r>
      <w:r w:rsidR="00D95BE4">
        <w:rPr>
          <w:rFonts w:ascii="Times New Roman" w:hAnsi="Times New Roman" w:cs="Times New Roman"/>
          <w:sz w:val="24"/>
          <w:szCs w:val="24"/>
        </w:rPr>
        <w:t xml:space="preserve"> </w:t>
      </w:r>
      <w:ins w:id="118" w:author="Windows 用户" w:date="2023-05-17T15:47:00Z">
        <w:r w:rsidR="00C45F9F">
          <w:rPr>
            <w:rFonts w:ascii="Times New Roman" w:hAnsi="Times New Roman" w:cs="Times New Roman"/>
            <w:sz w:val="24"/>
            <w:szCs w:val="24"/>
          </w:rPr>
          <w:t xml:space="preserve">and stochastic cokriging </w:t>
        </w:r>
        <w:r w:rsidR="00C45F9F" w:rsidRPr="00307C18">
          <w:rPr>
            <w:rFonts w:ascii="Times New Roman" w:hAnsi="Times New Roman" w:cs="Times New Roman"/>
            <w:sz w:val="24"/>
            <w:szCs w:val="24"/>
          </w:rPr>
          <w:t>model</w:t>
        </w:r>
      </w:ins>
      <w:r w:rsidR="004B5BA9" w:rsidRPr="00307C18">
        <w:rPr>
          <w:rFonts w:ascii="Times New Roman" w:hAnsi="Times New Roman" w:cs="Times New Roman"/>
          <w:sz w:val="24"/>
          <w:szCs w:val="24"/>
        </w:rPr>
        <w:t xml:space="preserve"> </w:t>
      </w:r>
      <w:ins w:id="119" w:author="Windows 用户" w:date="2023-05-17T15:47: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Chen et al. </w:t>
      </w:r>
      <w:r w:rsidR="004B5BA9" w:rsidRPr="00307C18">
        <w:rPr>
          <w:rFonts w:ascii="Times New Roman" w:hAnsi="Times New Roman" w:cs="Times New Roman"/>
          <w:sz w:val="24"/>
          <w:szCs w:val="24"/>
        </w:rPr>
        <w:t xml:space="preserve">2017) </w:t>
      </w:r>
      <w:ins w:id="120" w:author="Windows 用户" w:date="2023-05-17T15:48:00Z">
        <w:r w:rsidR="00C45F9F">
          <w:rPr>
            <w:rFonts w:ascii="Times New Roman" w:hAnsi="Times New Roman" w:cs="Times New Roman"/>
            <w:sz w:val="24"/>
            <w:szCs w:val="24"/>
          </w:rPr>
          <w:t xml:space="preserve">were proposed to account for various types of </w:t>
        </w:r>
      </w:ins>
      <w:ins w:id="121" w:author="Windows 用户" w:date="2023-05-17T15:51:00Z">
        <w:r w:rsidR="00C45F9F">
          <w:rPr>
            <w:rFonts w:ascii="Times New Roman" w:hAnsi="Times New Roman" w:cs="Times New Roman"/>
            <w:sz w:val="24"/>
            <w:szCs w:val="24"/>
          </w:rPr>
          <w:t>simulation</w:t>
        </w:r>
      </w:ins>
      <w:ins w:id="122" w:author="Windows 用户" w:date="2023-05-17T15:48:00Z">
        <w:r w:rsidR="00C45F9F">
          <w:rPr>
            <w:rFonts w:ascii="Times New Roman" w:hAnsi="Times New Roman" w:cs="Times New Roman"/>
            <w:sz w:val="24"/>
            <w:szCs w:val="24"/>
          </w:rPr>
          <w:t xml:space="preserve"> </w:t>
        </w:r>
      </w:ins>
      <w:ins w:id="123" w:author="Windows 用户" w:date="2023-05-17T15:51:00Z">
        <w:r w:rsidR="00C45F9F">
          <w:rPr>
            <w:rFonts w:ascii="Times New Roman" w:hAnsi="Times New Roman" w:cs="Times New Roman"/>
            <w:sz w:val="24"/>
            <w:szCs w:val="24"/>
          </w:rPr>
          <w:t xml:space="preserve">noises. </w:t>
        </w:r>
      </w:ins>
      <w:r w:rsidR="00D33454" w:rsidRPr="00307C18">
        <w:rPr>
          <w:rFonts w:ascii="Times New Roman" w:hAnsi="Times New Roman" w:cs="Times New Roman"/>
          <w:sz w:val="24"/>
          <w:szCs w:val="24"/>
        </w:rPr>
        <w:t xml:space="preserve">Moreover, Huang et al. (2006) proposed sequential kriging optimization (SKO) with the nugget effect GP as the surrogate model and an augmented EI as the infill strategy for problems </w:t>
      </w:r>
      <w:ins w:id="124" w:author="Windows 用户" w:date="2023-05-17T15:55:00Z">
        <w:r w:rsidR="003223A8">
          <w:rPr>
            <w:rFonts w:ascii="Times New Roman" w:hAnsi="Times New Roman" w:cs="Times New Roman"/>
            <w:sz w:val="24"/>
            <w:szCs w:val="24"/>
          </w:rPr>
          <w:t xml:space="preserve">with </w:t>
        </w:r>
      </w:ins>
      <w:r w:rsidR="00D33454" w:rsidRPr="002E73D9">
        <w:rPr>
          <w:rFonts w:ascii="Times New Roman" w:hAnsi="Times New Roman" w:cs="Times New Roman"/>
          <w:sz w:val="24"/>
          <w:szCs w:val="24"/>
          <w:highlight w:val="yellow"/>
        </w:rPr>
        <w:t>homoscedastic noise</w:t>
      </w:r>
      <w:r w:rsidR="002B0476" w:rsidRPr="002E73D9">
        <w:rPr>
          <w:rFonts w:ascii="Times New Roman" w:hAnsi="Times New Roman" w:cs="Times New Roman"/>
          <w:sz w:val="24"/>
          <w:szCs w:val="24"/>
          <w:highlight w:val="yellow"/>
        </w:rPr>
        <w:t>s</w:t>
      </w:r>
      <w:r w:rsidR="002B0476" w:rsidRPr="00307C18">
        <w:rPr>
          <w:rFonts w:ascii="Times New Roman" w:hAnsi="Times New Roman" w:cs="Times New Roman"/>
          <w:sz w:val="24"/>
          <w:szCs w:val="24"/>
        </w:rPr>
        <w:t xml:space="preserve">. For responses with </w:t>
      </w:r>
      <w:r w:rsidR="002B0476" w:rsidRPr="002E73D9">
        <w:rPr>
          <w:rFonts w:ascii="Times New Roman" w:hAnsi="Times New Roman" w:cs="Times New Roman"/>
          <w:sz w:val="24"/>
          <w:szCs w:val="24"/>
          <w:highlight w:val="yellow"/>
        </w:rPr>
        <w:t>heterogeneous</w:t>
      </w:r>
      <w:r w:rsidR="002B0476" w:rsidRPr="00307C18">
        <w:rPr>
          <w:rFonts w:ascii="Times New Roman" w:hAnsi="Times New Roman" w:cs="Times New Roman"/>
          <w:sz w:val="24"/>
          <w:szCs w:val="24"/>
        </w:rPr>
        <w:t xml:space="preserve"> noises, </w:t>
      </w:r>
      <w:proofErr w:type="spellStart"/>
      <w:r w:rsidR="002B0476" w:rsidRPr="00307C18">
        <w:rPr>
          <w:rFonts w:ascii="Times New Roman" w:hAnsi="Times New Roman" w:cs="Times New Roman"/>
          <w:sz w:val="24"/>
          <w:szCs w:val="24"/>
        </w:rPr>
        <w:t>Picheny</w:t>
      </w:r>
      <w:proofErr w:type="spellEnd"/>
      <w:r w:rsidR="002B0476" w:rsidRPr="00307C18">
        <w:rPr>
          <w:rFonts w:ascii="Times New Roman" w:hAnsi="Times New Roman" w:cs="Times New Roman"/>
          <w:sz w:val="24"/>
          <w:szCs w:val="24"/>
        </w:rPr>
        <w:t xml:space="preserve"> et al. (2013) put forward an extension of EI based on the ordinary kriging model (named expected quantile improvement (EQI)) to consider the known noise levels at both the already observed design points and </w:t>
      </w:r>
      <w:r w:rsidR="00FC0B31" w:rsidRPr="00307C18">
        <w:rPr>
          <w:rFonts w:ascii="Times New Roman" w:hAnsi="Times New Roman" w:cs="Times New Roman"/>
          <w:sz w:val="24"/>
          <w:szCs w:val="24"/>
        </w:rPr>
        <w:t xml:space="preserve">the future candidates. </w:t>
      </w:r>
      <w:r w:rsidR="00D33454" w:rsidRPr="00307C18">
        <w:rPr>
          <w:rFonts w:ascii="Times New Roman" w:hAnsi="Times New Roman" w:cs="Times New Roman"/>
          <w:sz w:val="24"/>
          <w:szCs w:val="24"/>
        </w:rPr>
        <w:t xml:space="preserve">Quan et al. (2013) and </w:t>
      </w:r>
      <w:proofErr w:type="spellStart"/>
      <w:r w:rsidR="00D33454" w:rsidRPr="00307C18">
        <w:rPr>
          <w:rFonts w:ascii="Times New Roman" w:hAnsi="Times New Roman" w:cs="Times New Roman"/>
          <w:sz w:val="24"/>
          <w:szCs w:val="24"/>
        </w:rPr>
        <w:t>Pedrielli</w:t>
      </w:r>
      <w:proofErr w:type="spellEnd"/>
      <w:r w:rsidR="00D33454" w:rsidRPr="00307C18">
        <w:rPr>
          <w:rFonts w:ascii="Times New Roman" w:hAnsi="Times New Roman" w:cs="Times New Roman"/>
          <w:sz w:val="24"/>
          <w:szCs w:val="24"/>
        </w:rPr>
        <w:t xml:space="preserve"> et al. (2020) proposed the two-stage sequential optimization (TSSO) and the extended TSSO (</w:t>
      </w:r>
      <w:proofErr w:type="spellStart"/>
      <w:r w:rsidR="00D33454" w:rsidRPr="00307C18">
        <w:rPr>
          <w:rFonts w:ascii="Times New Roman" w:hAnsi="Times New Roman" w:cs="Times New Roman"/>
          <w:sz w:val="24"/>
          <w:szCs w:val="24"/>
        </w:rPr>
        <w:t>eTSSO</w:t>
      </w:r>
      <w:proofErr w:type="spellEnd"/>
      <w:r w:rsidR="00D33454" w:rsidRPr="00307C18">
        <w:rPr>
          <w:rFonts w:ascii="Times New Roman" w:hAnsi="Times New Roman" w:cs="Times New Roman"/>
          <w:sz w:val="24"/>
          <w:szCs w:val="24"/>
        </w:rPr>
        <w:t>), respectively, in which the stochastic kriging is applied as the surrogate model, the EI criterion as the infill strategy and the OCBA (Chen et al., 2000) technique to decide the number o</w:t>
      </w:r>
      <w:r w:rsidR="00A2074A" w:rsidRPr="00307C18">
        <w:rPr>
          <w:rFonts w:ascii="Times New Roman" w:hAnsi="Times New Roman" w:cs="Times New Roman"/>
          <w:sz w:val="24"/>
          <w:szCs w:val="24"/>
        </w:rPr>
        <w:t>f replicat</w:t>
      </w:r>
      <w:r w:rsidR="00246630" w:rsidRPr="00307C18">
        <w:rPr>
          <w:rFonts w:ascii="Times New Roman" w:hAnsi="Times New Roman" w:cs="Times New Roman"/>
          <w:sz w:val="24"/>
          <w:szCs w:val="24"/>
        </w:rPr>
        <w:t>ions at design point</w:t>
      </w:r>
      <w:r w:rsidR="00D95BE4">
        <w:rPr>
          <w:rFonts w:ascii="Times New Roman" w:hAnsi="Times New Roman" w:cs="Times New Roman"/>
          <w:sz w:val="24"/>
          <w:szCs w:val="24"/>
        </w:rPr>
        <w:t xml:space="preserve">s. </w:t>
      </w:r>
      <w:proofErr w:type="spellStart"/>
      <w:r w:rsidR="00143DF6" w:rsidRPr="00307C18">
        <w:rPr>
          <w:rFonts w:ascii="Times New Roman" w:hAnsi="Times New Roman" w:cs="Times New Roman"/>
          <w:sz w:val="24"/>
          <w:szCs w:val="24"/>
        </w:rPr>
        <w:t>Salemi</w:t>
      </w:r>
      <w:proofErr w:type="spellEnd"/>
      <w:r w:rsidR="00143DF6" w:rsidRPr="00307C18">
        <w:rPr>
          <w:rFonts w:ascii="Times New Roman" w:hAnsi="Times New Roman" w:cs="Times New Roman"/>
          <w:sz w:val="24"/>
          <w:szCs w:val="24"/>
        </w:rPr>
        <w:t xml:space="preserve"> et al. (2019) used a Gaussian Markov random field (GMRF) to learn the response curve of an objective function and designed a complete expected improvement (CEI) criterion considering the uncertainty in </w:t>
      </w:r>
      <w:ins w:id="125" w:author="Windows 用户" w:date="2023-05-17T16:04:00Z">
        <w:r w:rsidR="00C931BC">
          <w:rPr>
            <w:rFonts w:ascii="Times New Roman" w:hAnsi="Times New Roman" w:cs="Times New Roman"/>
            <w:sz w:val="24"/>
            <w:szCs w:val="24"/>
          </w:rPr>
          <w:t xml:space="preserve">the output from a </w:t>
        </w:r>
      </w:ins>
      <w:r w:rsidR="00143DF6" w:rsidRPr="00307C18">
        <w:rPr>
          <w:rFonts w:ascii="Times New Roman" w:hAnsi="Times New Roman" w:cs="Times New Roman"/>
          <w:sz w:val="24"/>
          <w:szCs w:val="24"/>
        </w:rPr>
        <w:t xml:space="preserve">stochastic simulation, which are particularly well suited to solve large scale discrete SO problems. Later, </w:t>
      </w:r>
      <w:proofErr w:type="spellStart"/>
      <w:r w:rsidR="00143DF6" w:rsidRPr="00307C18">
        <w:rPr>
          <w:rFonts w:ascii="Times New Roman" w:hAnsi="Times New Roman" w:cs="Times New Roman"/>
          <w:sz w:val="24"/>
          <w:szCs w:val="24"/>
        </w:rPr>
        <w:t>Semelhago</w:t>
      </w:r>
      <w:proofErr w:type="spellEnd"/>
      <w:r w:rsidR="00143DF6" w:rsidRPr="00307C18">
        <w:rPr>
          <w:rFonts w:ascii="Times New Roman" w:hAnsi="Times New Roman" w:cs="Times New Roman"/>
          <w:sz w:val="24"/>
          <w:szCs w:val="24"/>
        </w:rPr>
        <w:t xml:space="preserve"> et al. (202</w:t>
      </w:r>
      <w:r w:rsidR="00346E08" w:rsidRPr="00307C18">
        <w:rPr>
          <w:rFonts w:ascii="Times New Roman" w:hAnsi="Times New Roman" w:cs="Times New Roman" w:hint="eastAsia"/>
          <w:sz w:val="24"/>
          <w:szCs w:val="24"/>
        </w:rPr>
        <w:t>1</w:t>
      </w:r>
      <w:r w:rsidR="00143DF6" w:rsidRPr="00307C18">
        <w:rPr>
          <w:rFonts w:ascii="Times New Roman" w:hAnsi="Times New Roman" w:cs="Times New Roman"/>
          <w:sz w:val="24"/>
          <w:szCs w:val="24"/>
        </w:rPr>
        <w:t>) proposed a rapid Gaussian Markov Improvement Algorithm (</w:t>
      </w:r>
      <w:proofErr w:type="spellStart"/>
      <w:r w:rsidR="00143DF6" w:rsidRPr="00307C18">
        <w:rPr>
          <w:rFonts w:ascii="Times New Roman" w:hAnsi="Times New Roman" w:cs="Times New Roman"/>
          <w:sz w:val="24"/>
          <w:szCs w:val="24"/>
        </w:rPr>
        <w:t>rGMIA</w:t>
      </w:r>
      <w:proofErr w:type="spellEnd"/>
      <w:r w:rsidR="00143DF6" w:rsidRPr="00307C18">
        <w:rPr>
          <w:rFonts w:ascii="Times New Roman" w:hAnsi="Times New Roman" w:cs="Times New Roman"/>
          <w:sz w:val="24"/>
          <w:szCs w:val="24"/>
        </w:rPr>
        <w:t xml:space="preserve">), </w:t>
      </w:r>
      <w:r w:rsidR="0020415F" w:rsidRPr="00307C18">
        <w:rPr>
          <w:rFonts w:ascii="Times New Roman" w:hAnsi="Times New Roman" w:cs="Times New Roman"/>
          <w:sz w:val="24"/>
          <w:szCs w:val="24"/>
        </w:rPr>
        <w:t xml:space="preserve">which combines infrequent evaluations of a full conditional distribution for global inference, </w:t>
      </w:r>
      <w:r w:rsidR="00143DF6" w:rsidRPr="00307C18">
        <w:rPr>
          <w:rFonts w:ascii="Times New Roman" w:hAnsi="Times New Roman" w:cs="Times New Roman"/>
          <w:sz w:val="24"/>
          <w:szCs w:val="24"/>
        </w:rPr>
        <w:t>with rapid learning on a smaller subset of promising solutions to dramatically reduce the computational cost</w:t>
      </w:r>
      <w:r w:rsidR="00451E3A" w:rsidRPr="00307C18">
        <w:rPr>
          <w:rFonts w:ascii="Times New Roman" w:hAnsi="Times New Roman" w:cs="Times New Roman"/>
          <w:sz w:val="24"/>
          <w:szCs w:val="24"/>
        </w:rPr>
        <w:t xml:space="preserve">s </w:t>
      </w:r>
      <w:r w:rsidR="00143DF6" w:rsidRPr="00307C18">
        <w:rPr>
          <w:rFonts w:ascii="Times New Roman" w:hAnsi="Times New Roman" w:cs="Times New Roman"/>
          <w:sz w:val="24"/>
          <w:szCs w:val="24"/>
        </w:rPr>
        <w:t>fo</w:t>
      </w:r>
      <w:r w:rsidR="00347A2B" w:rsidRPr="00307C18">
        <w:rPr>
          <w:rFonts w:ascii="Times New Roman" w:hAnsi="Times New Roman" w:cs="Times New Roman"/>
          <w:sz w:val="24"/>
          <w:szCs w:val="24"/>
        </w:rPr>
        <w:t xml:space="preserve">r significantly larger problems. </w:t>
      </w:r>
      <w:r w:rsidR="00246630" w:rsidRPr="00307C18">
        <w:rPr>
          <w:rFonts w:ascii="Times New Roman" w:hAnsi="Times New Roman" w:cs="Times New Roman"/>
          <w:sz w:val="24"/>
          <w:szCs w:val="24"/>
        </w:rPr>
        <w:t>Fan and Hu (2018) presented an adaptive search algorithm called surrogate-bas</w:t>
      </w:r>
      <w:r w:rsidR="0050143A" w:rsidRPr="00307C18">
        <w:rPr>
          <w:rFonts w:ascii="Times New Roman" w:hAnsi="Times New Roman" w:cs="Times New Roman"/>
          <w:sz w:val="24"/>
          <w:szCs w:val="24"/>
        </w:rPr>
        <w:t xml:space="preserve">ed promising area search (SPAS), which </w:t>
      </w:r>
      <w:r w:rsidR="00246630" w:rsidRPr="00307C18">
        <w:rPr>
          <w:rFonts w:ascii="Times New Roman" w:hAnsi="Times New Roman" w:cs="Times New Roman"/>
          <w:sz w:val="24"/>
          <w:szCs w:val="24"/>
        </w:rPr>
        <w:t xml:space="preserve">employs a shrinking ball method to estimate the </w:t>
      </w:r>
      <w:r w:rsidR="0050143A" w:rsidRPr="00307C18">
        <w:rPr>
          <w:rFonts w:ascii="Times New Roman" w:hAnsi="Times New Roman" w:cs="Times New Roman"/>
          <w:sz w:val="24"/>
          <w:szCs w:val="24"/>
        </w:rPr>
        <w:t xml:space="preserve">solution </w:t>
      </w:r>
      <w:r w:rsidR="00246630" w:rsidRPr="00307C18">
        <w:rPr>
          <w:rFonts w:ascii="Times New Roman" w:hAnsi="Times New Roman" w:cs="Times New Roman"/>
          <w:sz w:val="24"/>
          <w:szCs w:val="24"/>
        </w:rPr>
        <w:t>performance</w:t>
      </w:r>
      <w:r w:rsidR="006374F3" w:rsidRPr="00307C18">
        <w:rPr>
          <w:rFonts w:ascii="Times New Roman" w:hAnsi="Times New Roman" w:cs="Times New Roman"/>
          <w:sz w:val="24"/>
          <w:szCs w:val="24"/>
        </w:rPr>
        <w:t xml:space="preserve"> </w:t>
      </w:r>
      <w:r w:rsidR="0050143A" w:rsidRPr="00307C18">
        <w:rPr>
          <w:rFonts w:ascii="Times New Roman" w:hAnsi="Times New Roman" w:cs="Times New Roman"/>
          <w:sz w:val="24"/>
          <w:szCs w:val="24"/>
        </w:rPr>
        <w:t xml:space="preserve">and </w:t>
      </w:r>
      <w:r w:rsidR="00246630" w:rsidRPr="00307C18">
        <w:rPr>
          <w:rFonts w:ascii="Times New Roman" w:hAnsi="Times New Roman" w:cs="Times New Roman"/>
          <w:sz w:val="24"/>
          <w:szCs w:val="24"/>
        </w:rPr>
        <w:t>a surrogate model fitted iteratively wi</w:t>
      </w:r>
      <w:r w:rsidR="0050143A" w:rsidRPr="00307C18">
        <w:rPr>
          <w:rFonts w:ascii="Times New Roman" w:hAnsi="Times New Roman" w:cs="Times New Roman"/>
          <w:sz w:val="24"/>
          <w:szCs w:val="24"/>
        </w:rPr>
        <w:t>th the performance estimates to guide the establishment of a promising area for sampling in the next iteration</w:t>
      </w:r>
      <w:r w:rsidR="00690EFC">
        <w:rPr>
          <w:rFonts w:ascii="Times New Roman" w:hAnsi="Times New Roman" w:cs="Times New Roman"/>
          <w:sz w:val="24"/>
          <w:szCs w:val="24"/>
        </w:rPr>
        <w:t xml:space="preserve">. </w:t>
      </w:r>
      <w:ins w:id="126" w:author="Windows 用户" w:date="2023-05-17T16:18:00Z">
        <w:r w:rsidR="00690EFC">
          <w:rPr>
            <w:rFonts w:ascii="Times New Roman" w:hAnsi="Times New Roman" w:cs="Times New Roman"/>
            <w:sz w:val="24"/>
            <w:szCs w:val="24"/>
          </w:rPr>
          <w:t>In addition, r</w:t>
        </w:r>
      </w:ins>
      <w:r w:rsidR="004B0793" w:rsidRPr="00307C18">
        <w:rPr>
          <w:rFonts w:ascii="Times New Roman" w:hAnsi="Times New Roman" w:cs="Times New Roman"/>
          <w:sz w:val="24"/>
          <w:szCs w:val="24"/>
        </w:rPr>
        <w:t xml:space="preserve">egarding </w:t>
      </w:r>
      <w:r w:rsidRPr="00307C18">
        <w:rPr>
          <w:rFonts w:ascii="Times New Roman" w:hAnsi="Times New Roman" w:cs="Times New Roman"/>
          <w:sz w:val="24"/>
          <w:szCs w:val="24"/>
        </w:rPr>
        <w:t>stochastic SO</w:t>
      </w:r>
      <w:r w:rsidR="000B2E31" w:rsidRPr="00307C18">
        <w:rPr>
          <w:rFonts w:ascii="Times New Roman" w:hAnsi="Times New Roman" w:cs="Times New Roman"/>
          <w:sz w:val="24"/>
          <w:szCs w:val="24"/>
        </w:rPr>
        <w:t xml:space="preserve"> with multiple objectives</w:t>
      </w:r>
      <w:r w:rsidRPr="00307C18">
        <w:rPr>
          <w:rFonts w:ascii="Times New Roman" w:hAnsi="Times New Roman" w:cs="Times New Roman"/>
          <w:sz w:val="24"/>
          <w:szCs w:val="24"/>
        </w:rPr>
        <w:t xml:space="preserve">, Forrester and Keane (2009) introduced </w:t>
      </w:r>
      <w:commentRangeStart w:id="127"/>
      <w:r w:rsidRPr="00CD1546">
        <w:rPr>
          <w:rFonts w:ascii="Times New Roman" w:hAnsi="Times New Roman" w:cs="Times New Roman"/>
          <w:color w:val="FF0000"/>
          <w:sz w:val="24"/>
          <w:szCs w:val="24"/>
        </w:rPr>
        <w:t>regressing</w:t>
      </w:r>
      <w:r w:rsidR="00CD1546">
        <w:rPr>
          <w:rFonts w:ascii="Times New Roman" w:hAnsi="Times New Roman" w:cs="Times New Roman"/>
          <w:sz w:val="24"/>
          <w:szCs w:val="24"/>
        </w:rPr>
        <w:t xml:space="preserve"> </w:t>
      </w:r>
      <w:r w:rsidR="00CD1546" w:rsidRPr="00CD1546">
        <w:rPr>
          <w:rFonts w:ascii="Times New Roman" w:hAnsi="Times New Roman" w:cs="Times New Roman"/>
          <w:color w:val="FF0000"/>
          <w:sz w:val="24"/>
          <w:szCs w:val="24"/>
        </w:rPr>
        <w:t>(regressing or regression?)</w:t>
      </w:r>
      <w:r w:rsidRPr="00CD1546">
        <w:rPr>
          <w:rFonts w:ascii="Times New Roman" w:hAnsi="Times New Roman" w:cs="Times New Roman"/>
          <w:color w:val="FF0000"/>
          <w:sz w:val="24"/>
          <w:szCs w:val="24"/>
        </w:rPr>
        <w:t xml:space="preserve"> </w:t>
      </w:r>
      <w:commentRangeEnd w:id="127"/>
      <w:r w:rsidR="004B5A17">
        <w:rPr>
          <w:rStyle w:val="CommentReference"/>
        </w:rPr>
        <w:commentReference w:id="127"/>
      </w:r>
      <w:r w:rsidRPr="00307C18">
        <w:rPr>
          <w:rFonts w:ascii="Times New Roman" w:hAnsi="Times New Roman" w:cs="Times New Roman"/>
          <w:sz w:val="24"/>
          <w:szCs w:val="24"/>
        </w:rPr>
        <w:t xml:space="preserve">kriging to deal with homoscedastic noisy data and </w:t>
      </w:r>
      <w:proofErr w:type="spellStart"/>
      <w:r w:rsidRPr="00307C18">
        <w:rPr>
          <w:rFonts w:ascii="Times New Roman" w:hAnsi="Times New Roman" w:cs="Times New Roman"/>
          <w:sz w:val="24"/>
          <w:szCs w:val="24"/>
        </w:rPr>
        <w:t>multiobjective</w:t>
      </w:r>
      <w:proofErr w:type="spellEnd"/>
      <w:r w:rsidRPr="00307C18">
        <w:rPr>
          <w:rFonts w:ascii="Times New Roman" w:hAnsi="Times New Roman" w:cs="Times New Roman"/>
          <w:sz w:val="24"/>
          <w:szCs w:val="24"/>
        </w:rPr>
        <w:t xml:space="preserve"> EI as the infill strategy</w:t>
      </w:r>
      <w:r w:rsidR="00D95BE4">
        <w:rPr>
          <w:rFonts w:ascii="Times New Roman" w:hAnsi="Times New Roman" w:cs="Times New Roman"/>
          <w:sz w:val="24"/>
          <w:szCs w:val="24"/>
        </w:rPr>
        <w:t xml:space="preserve">. </w:t>
      </w:r>
      <w:r w:rsidRPr="00307C18">
        <w:rPr>
          <w:rFonts w:ascii="Times New Roman" w:hAnsi="Times New Roman" w:cs="Times New Roman"/>
          <w:sz w:val="24"/>
          <w:szCs w:val="24"/>
        </w:rPr>
        <w:t xml:space="preserve">Zheng et al. (2019a) put forward a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w:t>
      </w:r>
      <w:r w:rsidR="00D95BE4">
        <w:rPr>
          <w:rFonts w:ascii="Times New Roman" w:hAnsi="Times New Roman" w:cs="Times New Roman"/>
          <w:sz w:val="24"/>
          <w:szCs w:val="24"/>
        </w:rPr>
        <w:t xml:space="preserve">rch direction and trust-region. </w:t>
      </w:r>
      <w:r w:rsidR="00AF0B04" w:rsidRPr="00307C18">
        <w:rPr>
          <w:rFonts w:ascii="Times New Roman" w:hAnsi="Times New Roman" w:cs="Times New Roman"/>
          <w:sz w:val="24"/>
          <w:szCs w:val="24"/>
        </w:rPr>
        <w:t>Lat</w:t>
      </w:r>
      <w:r w:rsidR="001D54D7" w:rsidRPr="00307C18">
        <w:rPr>
          <w:rFonts w:ascii="Times New Roman" w:hAnsi="Times New Roman" w:cs="Times New Roman"/>
          <w:sz w:val="24"/>
          <w:szCs w:val="24"/>
        </w:rPr>
        <w:t xml:space="preserve">er, </w:t>
      </w:r>
      <w:r w:rsidR="00AF0B04" w:rsidRPr="00307C18">
        <w:rPr>
          <w:rFonts w:ascii="Times New Roman" w:hAnsi="Times New Roman" w:cs="Times New Roman"/>
          <w:sz w:val="24"/>
          <w:szCs w:val="24"/>
        </w:rPr>
        <w:t>Zheng and Li (202</w:t>
      </w:r>
      <w:ins w:id="128" w:author="Windows 用户" w:date="2023-05-17T16:12:00Z">
        <w:r w:rsidR="00587E96">
          <w:rPr>
            <w:rFonts w:ascii="Times New Roman" w:hAnsi="Times New Roman" w:cs="Times New Roman"/>
            <w:sz w:val="24"/>
            <w:szCs w:val="24"/>
          </w:rPr>
          <w:t>3</w:t>
        </w:r>
      </w:ins>
      <w:r w:rsidR="001D54D7" w:rsidRPr="00307C18">
        <w:rPr>
          <w:rFonts w:ascii="Times New Roman" w:hAnsi="Times New Roman" w:cs="Times New Roman"/>
          <w:sz w:val="24"/>
          <w:szCs w:val="24"/>
        </w:rPr>
        <w:t xml:space="preserve">) extended the SPAS algorithm to bi-objective setting </w:t>
      </w:r>
      <w:r w:rsidR="00D82B6E" w:rsidRPr="00307C18">
        <w:rPr>
          <w:rFonts w:ascii="Times New Roman" w:hAnsi="Times New Roman" w:cs="Times New Roman"/>
          <w:sz w:val="24"/>
          <w:szCs w:val="24"/>
        </w:rPr>
        <w:t xml:space="preserve">and generated </w:t>
      </w:r>
      <w:r w:rsidR="007D7E6E" w:rsidRPr="00307C18">
        <w:rPr>
          <w:rFonts w:ascii="Times New Roman" w:hAnsi="Times New Roman" w:cs="Times New Roman"/>
          <w:sz w:val="24"/>
          <w:szCs w:val="24"/>
        </w:rPr>
        <w:t xml:space="preserve">a </w:t>
      </w:r>
      <w:proofErr w:type="spellStart"/>
      <w:r w:rsidR="007D7E6E" w:rsidRPr="00307C18">
        <w:rPr>
          <w:rFonts w:ascii="Times New Roman" w:hAnsi="Times New Roman" w:cs="Times New Roman"/>
          <w:sz w:val="24"/>
          <w:szCs w:val="24"/>
        </w:rPr>
        <w:t>biobjective</w:t>
      </w:r>
      <w:proofErr w:type="spellEnd"/>
      <w:r w:rsidR="007D7E6E" w:rsidRPr="00307C18">
        <w:rPr>
          <w:rFonts w:ascii="Times New Roman" w:hAnsi="Times New Roman" w:cs="Times New Roman"/>
          <w:sz w:val="24"/>
          <w:szCs w:val="24"/>
        </w:rPr>
        <w:t xml:space="preserve"> surrogate-based promising area search (BOSPAS) algorithm</w:t>
      </w:r>
      <w:r w:rsidR="001D54D7" w:rsidRPr="00307C18">
        <w:rPr>
          <w:rFonts w:ascii="Times New Roman" w:hAnsi="Times New Roman" w:cs="Times New Roman"/>
          <w:sz w:val="24"/>
          <w:szCs w:val="24"/>
        </w:rPr>
        <w:t>.</w:t>
      </w:r>
    </w:p>
    <w:p w14:paraId="63BC15F5" w14:textId="77777777" w:rsidR="005B6A15" w:rsidRPr="00307C18" w:rsidRDefault="005B6A15" w:rsidP="005B6A15">
      <w:pPr>
        <w:rPr>
          <w:rFonts w:ascii="Times New Roman" w:hAnsi="Times New Roman" w:cs="Times New Roman"/>
          <w:sz w:val="24"/>
          <w:szCs w:val="24"/>
        </w:rPr>
      </w:pPr>
    </w:p>
    <w:p w14:paraId="7D5E1DA2" w14:textId="54E31D17" w:rsidR="000815C1" w:rsidRPr="00307C18" w:rsidRDefault="005B6A15" w:rsidP="002A699D">
      <w:pPr>
        <w:rPr>
          <w:rFonts w:ascii="Times New Roman" w:hAnsi="Times New Roman" w:cs="Times New Roman"/>
          <w:sz w:val="24"/>
          <w:szCs w:val="24"/>
        </w:rPr>
      </w:pPr>
      <w:r w:rsidRPr="00307C18">
        <w:rPr>
          <w:rFonts w:ascii="Times New Roman" w:hAnsi="Times New Roman" w:cs="Times New Roman" w:hint="eastAsia"/>
          <w:sz w:val="24"/>
          <w:szCs w:val="24"/>
        </w:rPr>
        <w:t>P</w:t>
      </w:r>
      <w:r w:rsidRPr="00307C18">
        <w:rPr>
          <w:rFonts w:ascii="Times New Roman" w:hAnsi="Times New Roman" w:cs="Times New Roman"/>
          <w:sz w:val="24"/>
          <w:szCs w:val="24"/>
        </w:rPr>
        <w:t>revious single- or multi-obj</w:t>
      </w:r>
      <w:r w:rsidR="003656A2" w:rsidRPr="00307C18">
        <w:rPr>
          <w:rFonts w:ascii="Times New Roman" w:hAnsi="Times New Roman" w:cs="Times New Roman"/>
          <w:sz w:val="24"/>
          <w:szCs w:val="24"/>
        </w:rPr>
        <w:t>ective stochastic SO algorithms are u</w:t>
      </w:r>
      <w:r w:rsidR="00750E8F" w:rsidRPr="00307C18">
        <w:rPr>
          <w:rFonts w:ascii="Times New Roman" w:hAnsi="Times New Roman" w:cs="Times New Roman"/>
          <w:sz w:val="24"/>
          <w:szCs w:val="24"/>
        </w:rPr>
        <w:t xml:space="preserve">sually applicable to stochastic simulation-based </w:t>
      </w:r>
      <w:r w:rsidRPr="00307C18">
        <w:rPr>
          <w:rFonts w:ascii="Times New Roman" w:hAnsi="Times New Roman" w:cs="Times New Roman"/>
          <w:sz w:val="24"/>
          <w:szCs w:val="24"/>
        </w:rPr>
        <w:t xml:space="preserve">problems with </w:t>
      </w:r>
      <w:r w:rsidR="00750E8F" w:rsidRPr="00307C18">
        <w:rPr>
          <w:rFonts w:ascii="Times New Roman" w:hAnsi="Times New Roman" w:cs="Times New Roman"/>
          <w:sz w:val="24"/>
          <w:szCs w:val="24"/>
        </w:rPr>
        <w:t xml:space="preserve">bound constraints (also called box constraints) and so </w:t>
      </w:r>
      <w:r w:rsidRPr="00307C18">
        <w:rPr>
          <w:rFonts w:ascii="Times New Roman" w:hAnsi="Times New Roman" w:cs="Times New Roman"/>
          <w:sz w:val="24"/>
          <w:szCs w:val="24"/>
        </w:rPr>
        <w:t xml:space="preserve">the surrogate models </w:t>
      </w:r>
      <w:r w:rsidR="00750E8F" w:rsidRPr="00307C18">
        <w:rPr>
          <w:rFonts w:ascii="Times New Roman" w:hAnsi="Times New Roman" w:cs="Times New Roman"/>
          <w:sz w:val="24"/>
          <w:szCs w:val="24"/>
        </w:rPr>
        <w:t xml:space="preserve">are only </w:t>
      </w:r>
      <w:r w:rsidRPr="00307C18">
        <w:rPr>
          <w:rFonts w:ascii="Times New Roman" w:hAnsi="Times New Roman" w:cs="Times New Roman"/>
          <w:sz w:val="24"/>
          <w:szCs w:val="24"/>
        </w:rPr>
        <w:t xml:space="preserve">used to approximate the </w:t>
      </w:r>
      <w:r w:rsidR="003656A2" w:rsidRPr="00307C18">
        <w:rPr>
          <w:rFonts w:ascii="Times New Roman" w:hAnsi="Times New Roman" w:cs="Times New Roman"/>
          <w:sz w:val="24"/>
          <w:szCs w:val="24"/>
        </w:rPr>
        <w:t xml:space="preserve">expensive </w:t>
      </w:r>
      <w:r w:rsidRPr="00307C18">
        <w:rPr>
          <w:rFonts w:ascii="Times New Roman" w:hAnsi="Times New Roman" w:cs="Times New Roman"/>
          <w:sz w:val="24"/>
          <w:szCs w:val="24"/>
        </w:rPr>
        <w:t>objective function</w:t>
      </w:r>
      <w:r w:rsidR="00750E8F" w:rsidRPr="00307C18">
        <w:rPr>
          <w:rFonts w:ascii="Times New Roman" w:hAnsi="Times New Roman" w:cs="Times New Roman"/>
          <w:sz w:val="24"/>
          <w:szCs w:val="24"/>
        </w:rPr>
        <w:t>s</w:t>
      </w:r>
      <w:r w:rsidRPr="00307C18">
        <w:rPr>
          <w:rFonts w:ascii="Times New Roman" w:hAnsi="Times New Roman" w:cs="Times New Roman"/>
          <w:sz w:val="24"/>
          <w:szCs w:val="24"/>
        </w:rPr>
        <w:t xml:space="preserve">. </w:t>
      </w:r>
      <w:r w:rsidR="008B0528" w:rsidRPr="008B0528">
        <w:rPr>
          <w:rFonts w:ascii="Times New Roman" w:hAnsi="Times New Roman" w:cs="Times New Roman"/>
          <w:color w:val="FF0000"/>
          <w:sz w:val="24"/>
          <w:szCs w:val="24"/>
        </w:rPr>
        <w:t xml:space="preserve">To address </w:t>
      </w:r>
      <w:r w:rsidRPr="00307C18">
        <w:rPr>
          <w:rFonts w:ascii="Times New Roman" w:hAnsi="Times New Roman" w:cs="Times New Roman"/>
          <w:sz w:val="24"/>
          <w:szCs w:val="24"/>
        </w:rPr>
        <w:t>(single- or multi-objective) SO probl</w:t>
      </w:r>
      <w:r w:rsidR="00750E8F" w:rsidRPr="00307C18">
        <w:rPr>
          <w:rFonts w:ascii="Times New Roman" w:hAnsi="Times New Roman" w:cs="Times New Roman"/>
          <w:sz w:val="24"/>
          <w:szCs w:val="24"/>
        </w:rPr>
        <w:t xml:space="preserve">ems with expensive constraints, some relevant works are introduced as follows. </w:t>
      </w:r>
      <w:r w:rsidR="00F53225" w:rsidRPr="00307C18">
        <w:rPr>
          <w:rFonts w:ascii="Times New Roman" w:hAnsi="Times New Roman" w:cs="Times New Roman"/>
          <w:sz w:val="24"/>
          <w:szCs w:val="24"/>
        </w:rPr>
        <w:t xml:space="preserve">Regis (2011) presented Constrained Local Metric Stochastic RBF </w:t>
      </w:r>
      <w:commentRangeStart w:id="129"/>
      <w:r w:rsidR="00F53225" w:rsidRPr="00307C18">
        <w:rPr>
          <w:rFonts w:ascii="Times New Roman" w:hAnsi="Times New Roman" w:cs="Times New Roman"/>
          <w:sz w:val="24"/>
          <w:szCs w:val="24"/>
        </w:rPr>
        <w:t>(</w:t>
      </w:r>
      <w:proofErr w:type="spellStart"/>
      <w:r w:rsidR="00F53225" w:rsidRPr="00307C18">
        <w:rPr>
          <w:rFonts w:ascii="Times New Roman" w:hAnsi="Times New Roman" w:cs="Times New Roman"/>
          <w:sz w:val="24"/>
          <w:szCs w:val="24"/>
        </w:rPr>
        <w:t>ConstrLMSRBF</w:t>
      </w:r>
      <w:proofErr w:type="spellEnd"/>
      <w:r w:rsidR="00F53225" w:rsidRPr="00307C18">
        <w:rPr>
          <w:rFonts w:ascii="Times New Roman" w:hAnsi="Times New Roman" w:cs="Times New Roman"/>
          <w:sz w:val="24"/>
          <w:szCs w:val="24"/>
        </w:rPr>
        <w:t xml:space="preserve">) </w:t>
      </w:r>
      <w:commentRangeEnd w:id="129"/>
      <w:r w:rsidR="001C24EA">
        <w:rPr>
          <w:rStyle w:val="CommentReference"/>
        </w:rPr>
        <w:commentReference w:id="129"/>
      </w:r>
      <w:r w:rsidR="00F53225" w:rsidRPr="00307C18">
        <w:rPr>
          <w:rFonts w:ascii="Times New Roman" w:hAnsi="Times New Roman" w:cs="Times New Roman"/>
          <w:sz w:val="24"/>
          <w:szCs w:val="24"/>
        </w:rPr>
        <w:t>algorithm to handle problems with expensive black-box objectives and inequality constraints</w:t>
      </w:r>
      <w:r w:rsidR="00453930">
        <w:rPr>
          <w:rFonts w:ascii="Times New Roman" w:hAnsi="Times New Roman" w:cs="Times New Roman"/>
          <w:sz w:val="24"/>
          <w:szCs w:val="24"/>
        </w:rPr>
        <w:t xml:space="preserve">. </w:t>
      </w:r>
      <w:r w:rsidR="00FA3E90" w:rsidRPr="00307C18">
        <w:rPr>
          <w:rFonts w:ascii="Times New Roman" w:hAnsi="Times New Roman" w:cs="Times New Roman"/>
          <w:sz w:val="24"/>
          <w:szCs w:val="24"/>
        </w:rPr>
        <w:t xml:space="preserve">Müller et al. (2013) introduced a surrogate optimization-mixed integer (SO-MI) algorithm to address expensive mixed-integer black-box global optimization problems that </w:t>
      </w:r>
      <w:r w:rsidR="00453930">
        <w:rPr>
          <w:rFonts w:ascii="Times New Roman" w:hAnsi="Times New Roman" w:cs="Times New Roman"/>
          <w:sz w:val="24"/>
          <w:szCs w:val="24"/>
        </w:rPr>
        <w:t xml:space="preserve">may have expensive constraints. </w:t>
      </w:r>
      <w:r w:rsidRPr="00307C18">
        <w:rPr>
          <w:rFonts w:ascii="Times New Roman" w:hAnsi="Times New Roman" w:cs="Times New Roman"/>
          <w:sz w:val="24"/>
          <w:szCs w:val="24"/>
        </w:rPr>
        <w:t>Later,</w:t>
      </w:r>
      <w:r w:rsidR="00BE5512" w:rsidRPr="00307C18">
        <w:rPr>
          <w:rFonts w:ascii="Times New Roman" w:hAnsi="Times New Roman" w:cs="Times New Roman"/>
          <w:sz w:val="24"/>
          <w:szCs w:val="24"/>
        </w:rPr>
        <w:t xml:space="preserve"> Müller et al. (2014) proposed a surrogate optimization-integer (SO-I) algorithm (a </w:t>
      </w:r>
      <w:r w:rsidRPr="00307C18">
        <w:rPr>
          <w:rFonts w:ascii="Times New Roman" w:hAnsi="Times New Roman" w:cs="Times New Roman"/>
          <w:sz w:val="24"/>
          <w:szCs w:val="24"/>
        </w:rPr>
        <w:t>variant of SO-MI</w:t>
      </w:r>
      <w:r w:rsidR="00BE5512" w:rsidRPr="00307C18">
        <w:rPr>
          <w:rFonts w:ascii="Times New Roman" w:hAnsi="Times New Roman" w:cs="Times New Roman"/>
          <w:sz w:val="24"/>
          <w:szCs w:val="24"/>
        </w:rPr>
        <w:t xml:space="preserve">) </w:t>
      </w:r>
      <w:r w:rsidRPr="00307C18">
        <w:rPr>
          <w:rFonts w:ascii="Times New Roman" w:hAnsi="Times New Roman" w:cs="Times New Roman"/>
          <w:sz w:val="24"/>
          <w:szCs w:val="24"/>
        </w:rPr>
        <w:t>to solve purely integer optimization problems that have expensive black-box objec</w:t>
      </w:r>
      <w:r w:rsidR="00453930">
        <w:rPr>
          <w:rFonts w:ascii="Times New Roman" w:hAnsi="Times New Roman" w:cs="Times New Roman"/>
          <w:sz w:val="24"/>
          <w:szCs w:val="24"/>
        </w:rPr>
        <w:t xml:space="preserve">tive functions and constraints. </w:t>
      </w:r>
      <w:ins w:id="130" w:author="Windows 用户" w:date="2023-05-17T16:37:00Z">
        <w:r w:rsidR="00453930">
          <w:rPr>
            <w:rFonts w:ascii="Times New Roman" w:hAnsi="Times New Roman" w:cs="Times New Roman"/>
            <w:sz w:val="24"/>
            <w:szCs w:val="24"/>
          </w:rPr>
          <w:t>I</w:t>
        </w:r>
      </w:ins>
      <w:ins w:id="131" w:author="Windows 用户" w:date="2023-05-17T16:38:00Z">
        <w:r w:rsidR="00453930">
          <w:rPr>
            <w:rFonts w:ascii="Times New Roman" w:hAnsi="Times New Roman" w:cs="Times New Roman"/>
            <w:sz w:val="24"/>
            <w:szCs w:val="24"/>
          </w:rPr>
          <w:t>n</w:t>
        </w:r>
      </w:ins>
      <w:r w:rsidR="00453930">
        <w:rPr>
          <w:rFonts w:ascii="Times New Roman" w:hAnsi="Times New Roman" w:cs="Times New Roman"/>
          <w:sz w:val="24"/>
          <w:szCs w:val="24"/>
        </w:rPr>
        <w:t xml:space="preserve"> </w:t>
      </w:r>
      <w:ins w:id="132" w:author="Windows 用户" w:date="2023-05-17T16:38:00Z">
        <w:r w:rsidR="00453930">
          <w:rPr>
            <w:rFonts w:ascii="Times New Roman" w:hAnsi="Times New Roman" w:cs="Times New Roman"/>
            <w:sz w:val="24"/>
            <w:szCs w:val="24"/>
          </w:rPr>
          <w:t>above</w:t>
        </w:r>
      </w:ins>
      <w:r w:rsidR="00453930">
        <w:rPr>
          <w:rFonts w:ascii="Times New Roman" w:hAnsi="Times New Roman" w:cs="Times New Roman"/>
          <w:sz w:val="24"/>
          <w:szCs w:val="24"/>
        </w:rPr>
        <w:t xml:space="preserve"> </w:t>
      </w:r>
      <w:ins w:id="133" w:author="Windows 用户" w:date="2023-05-17T16:38:00Z">
        <w:r w:rsidR="00453930">
          <w:rPr>
            <w:rFonts w:ascii="Times New Roman" w:hAnsi="Times New Roman" w:cs="Times New Roman"/>
            <w:sz w:val="24"/>
            <w:szCs w:val="24"/>
          </w:rPr>
          <w:t xml:space="preserve">methods, RBF is applied as the </w:t>
        </w:r>
      </w:ins>
      <w:ins w:id="134" w:author="Windows 用户" w:date="2023-05-17T16:39:00Z">
        <w:r w:rsidR="00453930">
          <w:rPr>
            <w:rFonts w:ascii="Times New Roman" w:hAnsi="Times New Roman" w:cs="Times New Roman"/>
            <w:sz w:val="24"/>
            <w:szCs w:val="24"/>
            <w:highlight w:val="yellow"/>
          </w:rPr>
          <w:t xml:space="preserve">surrogate models for the objective and constraint functions and </w:t>
        </w:r>
      </w:ins>
      <w:ins w:id="135" w:author="Windows 用户" w:date="2023-05-17T16:40:00Z">
        <w:r w:rsidR="00453930" w:rsidRPr="00020B48">
          <w:rPr>
            <w:rFonts w:ascii="Times New Roman" w:hAnsi="Times New Roman" w:cs="Times New Roman"/>
            <w:sz w:val="24"/>
            <w:szCs w:val="24"/>
            <w:highlight w:val="yellow"/>
          </w:rPr>
          <w:t>the scoring criterion</w:t>
        </w:r>
      </w:ins>
      <w:ins w:id="136" w:author="Windows 用户" w:date="2023-05-17T16:39:00Z">
        <w:r w:rsidR="00453930">
          <w:rPr>
            <w:rFonts w:ascii="Times New Roman" w:hAnsi="Times New Roman" w:cs="Times New Roman"/>
            <w:sz w:val="24"/>
            <w:szCs w:val="24"/>
          </w:rPr>
          <w:t xml:space="preserve"> is </w:t>
        </w:r>
      </w:ins>
      <w:ins w:id="137" w:author="Windows 用户" w:date="2023-05-17T16:41:00Z">
        <w:r w:rsidR="00453930" w:rsidRPr="00020B48">
          <w:rPr>
            <w:rFonts w:ascii="Times New Roman" w:hAnsi="Times New Roman" w:cs="Times New Roman"/>
            <w:sz w:val="24"/>
            <w:szCs w:val="24"/>
            <w:highlight w:val="yellow"/>
          </w:rPr>
          <w:t>employed</w:t>
        </w:r>
        <w:r w:rsidR="00453930">
          <w:rPr>
            <w:rFonts w:ascii="Times New Roman" w:hAnsi="Times New Roman" w:cs="Times New Roman"/>
            <w:sz w:val="24"/>
            <w:szCs w:val="24"/>
            <w:highlight w:val="yellow"/>
          </w:rPr>
          <w:t xml:space="preserve"> to select the promising sampl</w:t>
        </w:r>
      </w:ins>
      <w:r w:rsidR="00453930">
        <w:rPr>
          <w:rFonts w:ascii="Times New Roman" w:hAnsi="Times New Roman" w:cs="Times New Roman"/>
          <w:sz w:val="24"/>
          <w:szCs w:val="24"/>
        </w:rPr>
        <w:t xml:space="preserve">es. After that, </w:t>
      </w:r>
      <w:r w:rsidRPr="00307C18">
        <w:rPr>
          <w:rFonts w:ascii="Times New Roman" w:hAnsi="Times New Roman" w:cs="Times New Roman"/>
          <w:sz w:val="24"/>
          <w:szCs w:val="24"/>
        </w:rPr>
        <w:t>Müller and Woodbury (2017) put forward a global optimization with surrogate approximation o</w:t>
      </w:r>
      <w:r w:rsidR="009B270D" w:rsidRPr="00307C18">
        <w:rPr>
          <w:rFonts w:ascii="Times New Roman" w:hAnsi="Times New Roman" w:cs="Times New Roman"/>
          <w:sz w:val="24"/>
          <w:szCs w:val="24"/>
        </w:rPr>
        <w:t xml:space="preserve">f constraints (GOSAC) algorithm </w:t>
      </w:r>
      <w:r w:rsidRPr="00307C18">
        <w:rPr>
          <w:rFonts w:ascii="Times New Roman" w:hAnsi="Times New Roman" w:cs="Times New Roman"/>
          <w:sz w:val="24"/>
          <w:szCs w:val="24"/>
        </w:rPr>
        <w:t xml:space="preserve">to address problems with expensive black-box constraints, cheap objective functions and continuous, integer or mixed-integer </w:t>
      </w:r>
      <w:r w:rsidRPr="00307C18">
        <w:rPr>
          <w:rFonts w:ascii="Times New Roman" w:hAnsi="Times New Roman" w:cs="Times New Roman"/>
          <w:sz w:val="24"/>
          <w:szCs w:val="24"/>
        </w:rPr>
        <w:lastRenderedPageBreak/>
        <w:t>variables. For a given budget of expensiv</w:t>
      </w:r>
      <w:r w:rsidR="00EE584E" w:rsidRPr="00307C18">
        <w:rPr>
          <w:rFonts w:ascii="Times New Roman" w:hAnsi="Times New Roman" w:cs="Times New Roman"/>
          <w:sz w:val="24"/>
          <w:szCs w:val="24"/>
        </w:rPr>
        <w:t>e constraint evaluations</w:t>
      </w:r>
      <w:r w:rsidR="007552D4" w:rsidRPr="00307C18">
        <w:rPr>
          <w:rFonts w:ascii="Times New Roman" w:hAnsi="Times New Roman" w:cs="Times New Roman"/>
          <w:sz w:val="24"/>
          <w:szCs w:val="24"/>
        </w:rPr>
        <w:t xml:space="preserve">, GOSAC </w:t>
      </w:r>
      <w:r w:rsidRPr="00307C18">
        <w:rPr>
          <w:rFonts w:ascii="Times New Roman" w:hAnsi="Times New Roman" w:cs="Times New Roman"/>
          <w:sz w:val="24"/>
          <w:szCs w:val="24"/>
        </w:rPr>
        <w:t>find</w:t>
      </w:r>
      <w:r w:rsidR="007552D4" w:rsidRPr="00307C18">
        <w:rPr>
          <w:rFonts w:ascii="Times New Roman" w:hAnsi="Times New Roman" w:cs="Times New Roman"/>
          <w:sz w:val="24"/>
          <w:szCs w:val="24"/>
        </w:rPr>
        <w:t>s</w:t>
      </w:r>
      <w:r w:rsidR="00EE584E" w:rsidRPr="00307C18">
        <w:rPr>
          <w:rFonts w:ascii="Times New Roman" w:hAnsi="Times New Roman" w:cs="Times New Roman"/>
          <w:sz w:val="24"/>
          <w:szCs w:val="24"/>
        </w:rPr>
        <w:t xml:space="preserve"> </w:t>
      </w:r>
      <w:r w:rsidRPr="00307C18">
        <w:rPr>
          <w:rFonts w:ascii="Times New Roman" w:hAnsi="Times New Roman" w:cs="Times New Roman"/>
          <w:sz w:val="24"/>
          <w:szCs w:val="24"/>
        </w:rPr>
        <w:t>better feasible solutions mo</w:t>
      </w:r>
      <w:r w:rsidR="00EE584E" w:rsidRPr="00307C18">
        <w:rPr>
          <w:rFonts w:ascii="Times New Roman" w:hAnsi="Times New Roman" w:cs="Times New Roman"/>
          <w:sz w:val="24"/>
          <w:szCs w:val="24"/>
        </w:rPr>
        <w:t xml:space="preserve">re efficiently compared with </w:t>
      </w:r>
      <w:r w:rsidR="00003B12" w:rsidRPr="00307C18">
        <w:rPr>
          <w:rFonts w:ascii="Times New Roman" w:hAnsi="Times New Roman" w:cs="Times New Roman"/>
          <w:sz w:val="24"/>
          <w:szCs w:val="24"/>
        </w:rPr>
        <w:t xml:space="preserve">other algorithms. </w:t>
      </w:r>
      <w:proofErr w:type="spellStart"/>
      <w:r w:rsidRPr="00307C18">
        <w:rPr>
          <w:rFonts w:ascii="Times New Roman" w:hAnsi="Times New Roman" w:cs="Times New Roman"/>
          <w:sz w:val="24"/>
          <w:szCs w:val="24"/>
        </w:rPr>
        <w:t>Felio</w:t>
      </w:r>
      <w:r w:rsidRPr="00307C18">
        <w:rPr>
          <w:rFonts w:ascii="Times New Roman" w:hAnsi="Times New Roman" w:cs="Times New Roman" w:hint="eastAsia"/>
          <w:sz w:val="24"/>
          <w:szCs w:val="24"/>
        </w:rPr>
        <w:t>t</w:t>
      </w:r>
      <w:proofErr w:type="spellEnd"/>
      <w:r w:rsidRPr="00307C18">
        <w:rPr>
          <w:rFonts w:ascii="Times New Roman" w:hAnsi="Times New Roman" w:cs="Times New Roman"/>
          <w:sz w:val="24"/>
          <w:szCs w:val="24"/>
        </w:rPr>
        <w:t xml:space="preserve"> et al. (</w:t>
      </w:r>
      <w:r w:rsidR="006C175F" w:rsidRPr="00307C18">
        <w:rPr>
          <w:rFonts w:ascii="Times New Roman" w:hAnsi="Times New Roman" w:cs="Times New Roman"/>
          <w:sz w:val="24"/>
          <w:szCs w:val="24"/>
        </w:rPr>
        <w:t>2017</w:t>
      </w:r>
      <w:r w:rsidRPr="00307C18">
        <w:rPr>
          <w:rFonts w:ascii="Times New Roman" w:hAnsi="Times New Roman" w:cs="Times New Roman"/>
          <w:sz w:val="24"/>
          <w:szCs w:val="24"/>
        </w:rPr>
        <w:t>)</w:t>
      </w:r>
      <w:r w:rsidR="000A1169" w:rsidRPr="00307C18">
        <w:rPr>
          <w:rFonts w:ascii="Times New Roman" w:hAnsi="Times New Roman" w:cs="Times New Roman"/>
          <w:sz w:val="24"/>
          <w:szCs w:val="24"/>
        </w:rPr>
        <w:t xml:space="preserve"> proposed a </w:t>
      </w:r>
      <w:r w:rsidR="00003B12" w:rsidRPr="00307C18">
        <w:rPr>
          <w:rFonts w:ascii="Times New Roman" w:hAnsi="Times New Roman" w:cs="Times New Roman"/>
          <w:sz w:val="24"/>
          <w:szCs w:val="24"/>
        </w:rPr>
        <w:t xml:space="preserve">Bayesian </w:t>
      </w:r>
      <w:r w:rsidRPr="00307C18">
        <w:rPr>
          <w:rFonts w:ascii="Times New Roman" w:hAnsi="Times New Roman" w:cs="Times New Roman"/>
          <w:sz w:val="24"/>
          <w:szCs w:val="24"/>
        </w:rPr>
        <w:t>Mul</w:t>
      </w:r>
      <w:r w:rsidR="000A1169" w:rsidRPr="00307C18">
        <w:rPr>
          <w:rFonts w:ascii="Times New Roman" w:hAnsi="Times New Roman" w:cs="Times New Roman"/>
          <w:sz w:val="24"/>
          <w:szCs w:val="24"/>
        </w:rPr>
        <w:t xml:space="preserve">ti-Objective Optimization (BMOO) method, </w:t>
      </w:r>
      <w:r w:rsidR="00003B12" w:rsidRPr="00307C18">
        <w:rPr>
          <w:rFonts w:ascii="Times New Roman" w:hAnsi="Times New Roman" w:cs="Times New Roman"/>
          <w:sz w:val="24"/>
          <w:szCs w:val="24"/>
        </w:rPr>
        <w:t xml:space="preserve">which </w:t>
      </w:r>
      <w:r w:rsidR="00EB063F" w:rsidRPr="00307C18">
        <w:rPr>
          <w:rFonts w:ascii="Times New Roman" w:hAnsi="Times New Roman" w:cs="Times New Roman"/>
          <w:sz w:val="24"/>
          <w:szCs w:val="24"/>
        </w:rPr>
        <w:t xml:space="preserve">uses the </w:t>
      </w:r>
      <w:r w:rsidR="008F173C" w:rsidRPr="00307C18">
        <w:rPr>
          <w:rFonts w:ascii="Times New Roman" w:hAnsi="Times New Roman" w:cs="Times New Roman"/>
          <w:sz w:val="24"/>
          <w:szCs w:val="24"/>
        </w:rPr>
        <w:t xml:space="preserve">Gaussian process </w:t>
      </w:r>
      <w:r w:rsidR="00EB063F" w:rsidRPr="00307C18">
        <w:rPr>
          <w:rFonts w:ascii="Times New Roman" w:hAnsi="Times New Roman" w:cs="Times New Roman"/>
          <w:sz w:val="24"/>
          <w:szCs w:val="24"/>
        </w:rPr>
        <w:t>as a prior model for the</w:t>
      </w:r>
      <w:r w:rsidR="008F173C" w:rsidRPr="00307C18">
        <w:rPr>
          <w:rFonts w:ascii="Times New Roman" w:hAnsi="Times New Roman" w:cs="Times New Roman"/>
          <w:sz w:val="24"/>
          <w:szCs w:val="24"/>
        </w:rPr>
        <w:t xml:space="preserve"> expensive-to-evaluate functi</w:t>
      </w:r>
      <w:r w:rsidR="000A1169" w:rsidRPr="00307C18">
        <w:rPr>
          <w:rFonts w:ascii="Times New Roman" w:hAnsi="Times New Roman" w:cs="Times New Roman"/>
          <w:sz w:val="24"/>
          <w:szCs w:val="24"/>
        </w:rPr>
        <w:t xml:space="preserve">ons and </w:t>
      </w:r>
      <w:r w:rsidRPr="00307C18">
        <w:rPr>
          <w:rFonts w:ascii="Times New Roman" w:hAnsi="Times New Roman" w:cs="Times New Roman"/>
          <w:sz w:val="24"/>
          <w:szCs w:val="24"/>
        </w:rPr>
        <w:t>an expected hyper-volume</w:t>
      </w:r>
      <w:r w:rsidR="008F173C" w:rsidRPr="00307C18">
        <w:rPr>
          <w:rFonts w:ascii="Times New Roman" w:hAnsi="Times New Roman" w:cs="Times New Roman"/>
          <w:sz w:val="24"/>
          <w:szCs w:val="24"/>
        </w:rPr>
        <w:t xml:space="preserve"> impr</w:t>
      </w:r>
      <w:r w:rsidR="00003B12" w:rsidRPr="00307C18">
        <w:rPr>
          <w:rFonts w:ascii="Times New Roman" w:hAnsi="Times New Roman" w:cs="Times New Roman"/>
          <w:sz w:val="24"/>
          <w:szCs w:val="24"/>
        </w:rPr>
        <w:t xml:space="preserve">ovement sampling criterion that handles objectives and constraints </w:t>
      </w:r>
      <w:r w:rsidR="00047A4C" w:rsidRPr="00307C18">
        <w:rPr>
          <w:rFonts w:ascii="Times New Roman" w:hAnsi="Times New Roman" w:cs="Times New Roman"/>
          <w:sz w:val="24"/>
          <w:szCs w:val="24"/>
        </w:rPr>
        <w:t>in a</w:t>
      </w:r>
      <w:r w:rsidR="00A90EED" w:rsidRPr="00307C18">
        <w:rPr>
          <w:rFonts w:ascii="Times New Roman" w:hAnsi="Times New Roman" w:cs="Times New Roman"/>
          <w:sz w:val="24"/>
          <w:szCs w:val="24"/>
        </w:rPr>
        <w:t xml:space="preserve"> unified way. The BMOO method is </w:t>
      </w:r>
      <w:r w:rsidR="000815C1" w:rsidRPr="00307C18">
        <w:rPr>
          <w:rFonts w:ascii="Times New Roman" w:hAnsi="Times New Roman" w:cs="Times New Roman"/>
          <w:sz w:val="24"/>
          <w:szCs w:val="24"/>
        </w:rPr>
        <w:t>applicable to address the problem of derivative-free (</w:t>
      </w:r>
      <w:r w:rsidR="00A90EED" w:rsidRPr="00307C18">
        <w:rPr>
          <w:rFonts w:ascii="Times New Roman" w:hAnsi="Times New Roman" w:cs="Times New Roman"/>
          <w:sz w:val="24"/>
          <w:szCs w:val="24"/>
        </w:rPr>
        <w:t xml:space="preserve">single- or multi-objective) optimization subject to computationally expensive objectives and constraints under limited number of </w:t>
      </w:r>
      <w:r w:rsidR="002A699D" w:rsidRPr="00307C18">
        <w:rPr>
          <w:rFonts w:ascii="Times New Roman" w:hAnsi="Times New Roman" w:cs="Times New Roman"/>
          <w:sz w:val="24"/>
          <w:szCs w:val="24"/>
        </w:rPr>
        <w:t>evaluations. However, the black-box constraints of above SO problems are usually evaluated by expensive deterministic simulations, and do not consider their stochastic performance</w:t>
      </w:r>
      <w:r w:rsidR="00650DBA" w:rsidRPr="00307C18">
        <w:rPr>
          <w:rFonts w:ascii="Times New Roman" w:hAnsi="Times New Roman" w:cs="Times New Roman"/>
          <w:sz w:val="24"/>
          <w:szCs w:val="24"/>
        </w:rPr>
        <w:t>.</w:t>
      </w:r>
    </w:p>
    <w:p w14:paraId="4D7B24F2" w14:textId="77777777" w:rsidR="00047A4C" w:rsidRPr="00307C18" w:rsidRDefault="00047A4C" w:rsidP="005B6A15">
      <w:pPr>
        <w:rPr>
          <w:rFonts w:ascii="Times New Roman" w:hAnsi="Times New Roman" w:cs="Times New Roman"/>
          <w:sz w:val="24"/>
          <w:szCs w:val="24"/>
        </w:rPr>
      </w:pPr>
    </w:p>
    <w:p w14:paraId="26D5514B" w14:textId="7A20A1F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As is known, the mean of the response is a widely used performance measure in a stochastic system, while it is not able to evaluate the possible variability or describe the entire distribution adequately. In this condition, the quantile has become increasingly popular and of great interest in many fields to provide more thorough profiles of the response distribution (</w:t>
      </w:r>
      <w:proofErr w:type="spellStart"/>
      <w:r w:rsidRPr="00307C18">
        <w:rPr>
          <w:rFonts w:ascii="Times New Roman" w:hAnsi="Times New Roman" w:cs="Times New Roman"/>
          <w:sz w:val="24"/>
          <w:szCs w:val="24"/>
        </w:rPr>
        <w:t>Longerstaey</w:t>
      </w:r>
      <w:proofErr w:type="spellEnd"/>
      <w:r w:rsidRPr="00307C18">
        <w:rPr>
          <w:rFonts w:ascii="Times New Roman" w:hAnsi="Times New Roman" w:cs="Times New Roman"/>
          <w:sz w:val="24"/>
          <w:szCs w:val="24"/>
        </w:rPr>
        <w:t xml:space="preserve"> and Martin, 1996; </w:t>
      </w:r>
      <w:proofErr w:type="spellStart"/>
      <w:r w:rsidRPr="00307C18">
        <w:rPr>
          <w:rFonts w:ascii="Times New Roman" w:hAnsi="Times New Roman" w:cs="Times New Roman"/>
          <w:sz w:val="24"/>
          <w:szCs w:val="24"/>
        </w:rPr>
        <w:t>Wipplinger</w:t>
      </w:r>
      <w:proofErr w:type="spellEnd"/>
      <w:r w:rsidRPr="00307C18">
        <w:rPr>
          <w:rFonts w:ascii="Times New Roman" w:hAnsi="Times New Roman" w:cs="Times New Roman"/>
          <w:sz w:val="24"/>
          <w:szCs w:val="24"/>
        </w:rPr>
        <w:t xml:space="preserve">, 2007; Cope et al., 2009). In risk management, quantile, also termed value at risk, is one of the primary risk measures to quantify and interpret the risk that one stochastic system may face. So, the surrogate models for quantiles have been developed extensively, e.g., </w:t>
      </w:r>
      <w:commentRangeStart w:id="138"/>
      <w:r w:rsidRPr="00307C18">
        <w:rPr>
          <w:rFonts w:ascii="Times New Roman" w:hAnsi="Times New Roman" w:cs="Times New Roman"/>
          <w:sz w:val="24"/>
          <w:szCs w:val="24"/>
        </w:rPr>
        <w:t>quantile regression (QR) model, stochastic kriging model, and stochastic cokriging model (</w:t>
      </w:r>
      <w:proofErr w:type="spellStart"/>
      <w:r w:rsidRPr="00307C18">
        <w:rPr>
          <w:rFonts w:ascii="Times New Roman" w:hAnsi="Times New Roman" w:cs="Times New Roman"/>
          <w:sz w:val="24"/>
          <w:szCs w:val="24"/>
        </w:rPr>
        <w:t>Koenker</w:t>
      </w:r>
      <w:proofErr w:type="spellEnd"/>
      <w:r w:rsidRPr="00307C18">
        <w:rPr>
          <w:rFonts w:ascii="Times New Roman" w:hAnsi="Times New Roman" w:cs="Times New Roman"/>
          <w:sz w:val="24"/>
          <w:szCs w:val="24"/>
        </w:rPr>
        <w:t xml:space="preserve"> and Hallock, 2001; Chen, 2009; </w:t>
      </w:r>
      <w:proofErr w:type="spellStart"/>
      <w:r w:rsidRPr="00307C18">
        <w:rPr>
          <w:rFonts w:ascii="Times New Roman" w:hAnsi="Times New Roman" w:cs="Times New Roman"/>
          <w:sz w:val="24"/>
          <w:szCs w:val="24"/>
        </w:rPr>
        <w:t>Dabo-Niang</w:t>
      </w:r>
      <w:proofErr w:type="spellEnd"/>
      <w:r w:rsidRPr="00307C18">
        <w:rPr>
          <w:rFonts w:ascii="Times New Roman" w:hAnsi="Times New Roman" w:cs="Times New Roman"/>
          <w:sz w:val="24"/>
          <w:szCs w:val="24"/>
        </w:rPr>
        <w:t xml:space="preserve"> and Thiam, 2010; Chen and Kim 2016; </w:t>
      </w:r>
      <w:proofErr w:type="spellStart"/>
      <w:r w:rsidRPr="00307C18">
        <w:rPr>
          <w:rFonts w:ascii="Times New Roman" w:hAnsi="Times New Roman" w:cs="Times New Roman"/>
          <w:sz w:val="24"/>
          <w:szCs w:val="24"/>
        </w:rPr>
        <w:t>Xie</w:t>
      </w:r>
      <w:proofErr w:type="spellEnd"/>
      <w:r w:rsidRPr="00307C18">
        <w:rPr>
          <w:rFonts w:ascii="Times New Roman" w:hAnsi="Times New Roman" w:cs="Times New Roman"/>
          <w:sz w:val="24"/>
          <w:szCs w:val="24"/>
        </w:rPr>
        <w:t xml:space="preserve"> et al. 2018; Wang et al., 2022)</w:t>
      </w:r>
      <w:commentRangeEnd w:id="138"/>
      <w:r w:rsidR="00B96FAA">
        <w:rPr>
          <w:rStyle w:val="CommentReference"/>
        </w:rPr>
        <w:commentReference w:id="138"/>
      </w:r>
      <w:r w:rsidRPr="00307C18">
        <w:rPr>
          <w:rFonts w:ascii="Times New Roman" w:hAnsi="Times New Roman" w:cs="Times New Roman"/>
          <w:sz w:val="24"/>
          <w:szCs w:val="24"/>
        </w:rPr>
        <w:t>, based on which some optimization algorithms can be integr</w:t>
      </w:r>
      <w:r w:rsidR="00BA1E87" w:rsidRPr="00307C18">
        <w:rPr>
          <w:rFonts w:ascii="Times New Roman" w:hAnsi="Times New Roman" w:cs="Times New Roman"/>
          <w:sz w:val="24"/>
          <w:szCs w:val="24"/>
        </w:rPr>
        <w:t xml:space="preserve">ated for </w:t>
      </w:r>
      <w:r w:rsidR="00E738E8" w:rsidRPr="00307C18">
        <w:rPr>
          <w:rFonts w:ascii="Times New Roman" w:hAnsi="Times New Roman" w:cs="Times New Roman"/>
          <w:sz w:val="24"/>
          <w:szCs w:val="24"/>
        </w:rPr>
        <w:t>quantile optimization. Moreover, a</w:t>
      </w:r>
      <w:r w:rsidRPr="00307C18">
        <w:rPr>
          <w:rFonts w:ascii="Times New Roman" w:hAnsi="Times New Roman" w:cs="Times New Roman"/>
          <w:sz w:val="24"/>
          <w:szCs w:val="24"/>
        </w:rPr>
        <w:t xml:space="preserve">s </w:t>
      </w:r>
      <w:r w:rsidR="00E738E8" w:rsidRPr="00307C18">
        <w:rPr>
          <w:rFonts w:ascii="Times New Roman" w:hAnsi="Times New Roman" w:cs="Times New Roman"/>
          <w:sz w:val="24"/>
          <w:szCs w:val="24"/>
        </w:rPr>
        <w:t>afore</w:t>
      </w:r>
      <w:r w:rsidRPr="00307C18">
        <w:rPr>
          <w:rFonts w:ascii="Times New Roman" w:hAnsi="Times New Roman" w:cs="Times New Roman"/>
          <w:sz w:val="24"/>
          <w:szCs w:val="24"/>
        </w:rPr>
        <w:t>menti</w:t>
      </w:r>
      <w:r w:rsidR="00E738E8" w:rsidRPr="00307C18">
        <w:rPr>
          <w:rFonts w:ascii="Times New Roman" w:hAnsi="Times New Roman" w:cs="Times New Roman"/>
          <w:sz w:val="24"/>
          <w:szCs w:val="24"/>
        </w:rPr>
        <w:t xml:space="preserve">oned, </w:t>
      </w:r>
      <w:r w:rsidRPr="00307C18">
        <w:rPr>
          <w:rFonts w:ascii="Times New Roman" w:hAnsi="Times New Roman" w:cs="Times New Roman"/>
          <w:sz w:val="24"/>
          <w:szCs w:val="24"/>
        </w:rPr>
        <w:t>the stochasticity inherent in the simulation evaluation tool that commonly exists in various engineering fields would result in stochastic evaluation valu</w:t>
      </w:r>
      <w:r w:rsidR="00BA1E87" w:rsidRPr="00307C18">
        <w:rPr>
          <w:rFonts w:ascii="Times New Roman" w:hAnsi="Times New Roman" w:cs="Times New Roman"/>
          <w:sz w:val="24"/>
          <w:szCs w:val="24"/>
        </w:rPr>
        <w:t>es of the constrain</w:t>
      </w:r>
      <w:r w:rsidR="00E738E8" w:rsidRPr="00307C18">
        <w:rPr>
          <w:rFonts w:ascii="Times New Roman" w:hAnsi="Times New Roman" w:cs="Times New Roman"/>
          <w:sz w:val="24"/>
          <w:szCs w:val="24"/>
        </w:rPr>
        <w:t>t functions. Therefore</w:t>
      </w:r>
      <w:r w:rsidRPr="00307C18">
        <w:rPr>
          <w:rFonts w:ascii="Times New Roman" w:hAnsi="Times New Roman" w:cs="Times New Roman"/>
          <w:sz w:val="24"/>
          <w:szCs w:val="24"/>
        </w:rPr>
        <w:t>, it is necessary and more challenging to account for the stochastic performance about the constraints. In this study, as formulated by the model (1), besides of using the expectations on two sto</w:t>
      </w:r>
      <w:r w:rsidR="00E738E8" w:rsidRPr="00307C18">
        <w:rPr>
          <w:rFonts w:ascii="Times New Roman" w:hAnsi="Times New Roman" w:cs="Times New Roman"/>
          <w:sz w:val="24"/>
          <w:szCs w:val="24"/>
        </w:rPr>
        <w:t xml:space="preserve">chastic performance measures as </w:t>
      </w:r>
      <w:r w:rsidR="00A46593" w:rsidRPr="00307C18">
        <w:rPr>
          <w:rFonts w:ascii="Times New Roman" w:hAnsi="Times New Roman" w:cs="Times New Roman"/>
          <w:sz w:val="24"/>
          <w:szCs w:val="24"/>
        </w:rPr>
        <w:t>bi-objectives</w:t>
      </w:r>
      <w:r w:rsidRPr="00307C18">
        <w:rPr>
          <w:rFonts w:ascii="Times New Roman" w:hAnsi="Times New Roman" w:cs="Times New Roman"/>
          <w:sz w:val="24"/>
          <w:szCs w:val="24"/>
        </w:rPr>
        <w:t xml:space="preserve">, we set a probabilistic constraint about another performance measure evaluated by stochastic simulation, which can be treated as the inverse solution of the corresponding quantile function. That is, the probabilistic constraint is a way to control the risk that the stochastic </w:t>
      </w:r>
      <w:r w:rsidRPr="00B96FAA">
        <w:rPr>
          <w:rFonts w:ascii="Times New Roman" w:hAnsi="Times New Roman" w:cs="Times New Roman"/>
          <w:sz w:val="24"/>
          <w:szCs w:val="24"/>
          <w:highlight w:val="yellow"/>
          <w:rPrChange w:id="139" w:author="Windows 用户" w:date="2023-05-17T16:48:00Z">
            <w:rPr>
              <w:rFonts w:ascii="Times New Roman" w:hAnsi="Times New Roman" w:cs="Times New Roman"/>
              <w:sz w:val="24"/>
              <w:szCs w:val="24"/>
            </w:rPr>
          </w:rPrChange>
        </w:rPr>
        <w:t>traffic system</w:t>
      </w:r>
      <w:r w:rsidRPr="00307C18">
        <w:rPr>
          <w:rFonts w:ascii="Times New Roman" w:hAnsi="Times New Roman" w:cs="Times New Roman"/>
          <w:sz w:val="24"/>
          <w:szCs w:val="24"/>
        </w:rPr>
        <w:t xml:space="preserve"> may face in terms of this performance measure. </w:t>
      </w:r>
      <w:r w:rsidRPr="00307C18">
        <w:rPr>
          <w:rFonts w:ascii="Times New Roman" w:hAnsi="Times New Roman" w:cs="Times New Roman" w:hint="eastAsia"/>
          <w:sz w:val="24"/>
          <w:szCs w:val="24"/>
        </w:rPr>
        <w:t>Some</w:t>
      </w:r>
      <w:r w:rsidRPr="00307C18">
        <w:rPr>
          <w:rFonts w:ascii="Times New Roman" w:hAnsi="Times New Roman" w:cs="Times New Roman"/>
          <w:sz w:val="24"/>
          <w:szCs w:val="24"/>
        </w:rPr>
        <w:t xml:space="preserve"> recent studies have proposed BO methods in dealing with single-objective probabilistically constrained problems (</w:t>
      </w:r>
      <w:proofErr w:type="spellStart"/>
      <w:r w:rsidRPr="00307C18">
        <w:rPr>
          <w:rFonts w:ascii="Times New Roman" w:hAnsi="Times New Roman" w:cs="Times New Roman"/>
          <w:sz w:val="24"/>
          <w:szCs w:val="24"/>
        </w:rPr>
        <w:t>Gelbart</w:t>
      </w:r>
      <w:proofErr w:type="spellEnd"/>
      <w:r w:rsidRPr="00307C18">
        <w:rPr>
          <w:rFonts w:ascii="Times New Roman" w:hAnsi="Times New Roman" w:cs="Times New Roman"/>
          <w:sz w:val="24"/>
          <w:szCs w:val="24"/>
        </w:rPr>
        <w:t xml:space="preserve"> et al. 2014, </w:t>
      </w:r>
      <w:proofErr w:type="spellStart"/>
      <w:r w:rsidRPr="00307C18">
        <w:rPr>
          <w:rFonts w:ascii="Times New Roman" w:hAnsi="Times New Roman" w:cs="Times New Roman"/>
          <w:sz w:val="24"/>
          <w:szCs w:val="24"/>
        </w:rPr>
        <w:t>Gramacy</w:t>
      </w:r>
      <w:proofErr w:type="spellEnd"/>
      <w:r w:rsidRPr="00307C18">
        <w:rPr>
          <w:rFonts w:ascii="Times New Roman" w:hAnsi="Times New Roman" w:cs="Times New Roman"/>
          <w:sz w:val="24"/>
          <w:szCs w:val="24"/>
        </w:rPr>
        <w:t xml:space="preserve"> 2016, </w:t>
      </w:r>
      <w:proofErr w:type="spellStart"/>
      <w:r w:rsidRPr="00307C18">
        <w:rPr>
          <w:rFonts w:ascii="Times New Roman" w:hAnsi="Times New Roman" w:cs="Times New Roman"/>
          <w:sz w:val="24"/>
          <w:szCs w:val="24"/>
        </w:rPr>
        <w:t>Letham</w:t>
      </w:r>
      <w:proofErr w:type="spellEnd"/>
      <w:r w:rsidRPr="00307C18">
        <w:rPr>
          <w:rFonts w:ascii="Times New Roman" w:hAnsi="Times New Roman" w:cs="Times New Roman"/>
          <w:sz w:val="24"/>
          <w:szCs w:val="24"/>
        </w:rPr>
        <w:t xml:space="preserve"> et al., 2019). These studies attached GP priors directly on the objective and constraint of each solution and proposed EI-based sampling policies, which are not applicable to problems that involve </w:t>
      </w:r>
      <w:r w:rsidR="00ED17B5" w:rsidRPr="00307C18">
        <w:rPr>
          <w:rFonts w:ascii="Times New Roman" w:hAnsi="Times New Roman" w:cs="Times New Roman"/>
          <w:sz w:val="24"/>
          <w:szCs w:val="24"/>
        </w:rPr>
        <w:t xml:space="preserve">large number of feasible decisions </w:t>
      </w:r>
      <w:r w:rsidRPr="00307C18">
        <w:rPr>
          <w:rFonts w:ascii="Times New Roman" w:hAnsi="Times New Roman" w:cs="Times New Roman"/>
          <w:sz w:val="24"/>
          <w:szCs w:val="24"/>
        </w:rPr>
        <w:t xml:space="preserve">and multiple objectives. In contrast, our study will build a new BO approach which aims at efficient learning of the mean performances of the two objective functions as well as the quantile of the constraint function, </w:t>
      </w:r>
      <w:r w:rsidR="00BD1ABC" w:rsidRPr="00307C18">
        <w:rPr>
          <w:rFonts w:ascii="Times New Roman" w:hAnsi="Times New Roman" w:cs="Times New Roman"/>
          <w:sz w:val="24"/>
          <w:szCs w:val="24"/>
        </w:rPr>
        <w:t xml:space="preserve">and </w:t>
      </w:r>
      <w:r w:rsidRPr="00307C18">
        <w:rPr>
          <w:rFonts w:ascii="Times New Roman" w:hAnsi="Times New Roman" w:cs="Times New Roman" w:hint="eastAsia"/>
          <w:sz w:val="24"/>
          <w:szCs w:val="24"/>
        </w:rPr>
        <w:t>t</w:t>
      </w:r>
      <w:r w:rsidRPr="00307C18">
        <w:rPr>
          <w:rFonts w:ascii="Times New Roman" w:hAnsi="Times New Roman" w:cs="Times New Roman"/>
          <w:sz w:val="24"/>
          <w:szCs w:val="24"/>
        </w:rPr>
        <w:t>he key challenge is that these three functions are all defined on a high-dimen</w:t>
      </w:r>
      <w:r w:rsidR="00CE681C" w:rsidRPr="00307C18">
        <w:rPr>
          <w:rFonts w:ascii="Times New Roman" w:hAnsi="Times New Roman" w:cs="Times New Roman"/>
          <w:sz w:val="24"/>
          <w:szCs w:val="24"/>
        </w:rPr>
        <w:t>sional discrete decision space.</w:t>
      </w:r>
    </w:p>
    <w:p w14:paraId="609C6CC8" w14:textId="77777777" w:rsidR="005B6A15" w:rsidRPr="00307C18" w:rsidRDefault="005B6A15" w:rsidP="005B6A15">
      <w:pPr>
        <w:rPr>
          <w:rFonts w:ascii="Times New Roman" w:hAnsi="Times New Roman" w:cs="Times New Roman"/>
          <w:sz w:val="24"/>
          <w:szCs w:val="24"/>
        </w:rPr>
      </w:pPr>
    </w:p>
    <w:p w14:paraId="6C0619E2" w14:textId="4BF159AF" w:rsidR="005B6A15" w:rsidRPr="00307C18" w:rsidRDefault="005B6A15" w:rsidP="005B6A15">
      <w:pPr>
        <w:pStyle w:val="Heading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t>2</w:t>
      </w:r>
      <w:r w:rsidRPr="00307C18">
        <w:rPr>
          <w:rFonts w:ascii="Times New Roman" w:eastAsiaTheme="minorEastAsia" w:hAnsi="Times New Roman" w:cs="Times New Roman"/>
          <w:b/>
          <w:iCs/>
          <w:color w:val="auto"/>
          <w:sz w:val="24"/>
          <w:szCs w:val="24"/>
        </w:rPr>
        <w:t>.2 The knowledge gradient (KG) policy</w:t>
      </w:r>
    </w:p>
    <w:p w14:paraId="411BDC27" w14:textId="4571976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Note that some of the aforementioned SO methods (mainly for the single-objective problems) are good examples of the BO approach </w:t>
      </w:r>
      <w:r w:rsidR="003843C6" w:rsidRPr="00307C18">
        <w:rPr>
          <w:rFonts w:ascii="Times New Roman" w:hAnsi="Times New Roman" w:cs="Times New Roman"/>
          <w:sz w:val="24"/>
          <w:szCs w:val="24"/>
        </w:rPr>
        <w:t xml:space="preserve">(e.g., </w:t>
      </w:r>
      <w:proofErr w:type="spellStart"/>
      <w:r w:rsidR="003843C6" w:rsidRPr="00307C18">
        <w:rPr>
          <w:rFonts w:ascii="Times New Roman" w:hAnsi="Times New Roman" w:cs="Times New Roman"/>
          <w:sz w:val="24"/>
          <w:szCs w:val="24"/>
        </w:rPr>
        <w:t>Salemi</w:t>
      </w:r>
      <w:proofErr w:type="spellEnd"/>
      <w:r w:rsidR="003843C6" w:rsidRPr="00307C18">
        <w:rPr>
          <w:rFonts w:ascii="Times New Roman" w:hAnsi="Times New Roman" w:cs="Times New Roman"/>
          <w:sz w:val="24"/>
          <w:szCs w:val="24"/>
        </w:rPr>
        <w:t xml:space="preserve"> et al. 2019, </w:t>
      </w:r>
      <w:proofErr w:type="spellStart"/>
      <w:r w:rsidRPr="00307C18">
        <w:rPr>
          <w:rFonts w:ascii="Times New Roman" w:hAnsi="Times New Roman" w:cs="Times New Roman"/>
          <w:sz w:val="24"/>
          <w:szCs w:val="24"/>
        </w:rPr>
        <w:t>Letham</w:t>
      </w:r>
      <w:proofErr w:type="spellEnd"/>
      <w:r w:rsidRPr="00307C18">
        <w:rPr>
          <w:rFonts w:ascii="Times New Roman" w:hAnsi="Times New Roman" w:cs="Times New Roman"/>
          <w:sz w:val="24"/>
          <w:szCs w:val="24"/>
        </w:rPr>
        <w:t xml:space="preserve"> et al., 2019). As noted earlier, the BO approach has two fundamental components: the belief model describing subjective probability distribution over the solutions as well as the sampling policy based on the acquisition function defined for the solutions. While the GP is the most-commonly adopted belief model in BO, the options for sampling policies are more diversified. In particular, many studies adopt the KG</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policy for the sampling decisions in BO</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whose main advantages are mentioned in Section 1. The KG policy chooses the next solution (or alternative) to be sampled which has the largest KG-factor, i.e., the expected improvement in the best posterior mean conditional on all </w:t>
      </w:r>
      <w:del w:id="140" w:author="Zhen Tan" w:date="2023-10-17T23:29:00Z">
        <w:r w:rsidRPr="008B0528" w:rsidDel="00374DB8">
          <w:rPr>
            <w:rFonts w:ascii="Times New Roman" w:hAnsi="Times New Roman" w:cs="Times New Roman"/>
            <w:strike/>
            <w:color w:val="FF0000"/>
            <w:sz w:val="24"/>
            <w:szCs w:val="24"/>
          </w:rPr>
          <w:delText>the</w:delText>
        </w:r>
        <w:r w:rsidRPr="00307C18" w:rsidDel="00374DB8">
          <w:rPr>
            <w:rFonts w:ascii="Times New Roman" w:hAnsi="Times New Roman" w:cs="Times New Roman"/>
            <w:sz w:val="24"/>
            <w:szCs w:val="24"/>
          </w:rPr>
          <w:delText xml:space="preserve"> </w:delText>
        </w:r>
      </w:del>
      <w:r w:rsidRPr="00307C18">
        <w:rPr>
          <w:rFonts w:ascii="Times New Roman" w:hAnsi="Times New Roman" w:cs="Times New Roman"/>
          <w:sz w:val="24"/>
          <w:szCs w:val="24"/>
        </w:rPr>
        <w:t xml:space="preserve">previous samples. Such a methodology was shown to be effective and empirically </w:t>
      </w:r>
      <w:r w:rsidRPr="00307C18">
        <w:rPr>
          <w:rFonts w:ascii="Times New Roman" w:hAnsi="Times New Roman" w:cs="Times New Roman"/>
          <w:sz w:val="24"/>
          <w:szCs w:val="24"/>
        </w:rPr>
        <w:lastRenderedPageBreak/>
        <w:t xml:space="preserve">efficient for many SO applications compared to many other approaches. The KG policy was firstly introduced in Gupta and </w:t>
      </w:r>
      <w:proofErr w:type="spellStart"/>
      <w:r w:rsidRPr="00307C18">
        <w:rPr>
          <w:rFonts w:ascii="Times New Roman" w:hAnsi="Times New Roman" w:cs="Times New Roman"/>
          <w:sz w:val="24"/>
          <w:szCs w:val="24"/>
        </w:rPr>
        <w:t>Miescke</w:t>
      </w:r>
      <w:proofErr w:type="spellEnd"/>
      <w:r w:rsidRPr="00307C18">
        <w:rPr>
          <w:rFonts w:ascii="Times New Roman" w:hAnsi="Times New Roman" w:cs="Times New Roman"/>
          <w:sz w:val="24"/>
          <w:szCs w:val="24"/>
        </w:rPr>
        <w:t xml:space="preserve"> (1996) for the independent belief case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where the unknown mean of the performance of each solution has an independent prior distribution. Frazier (200</w:t>
      </w:r>
      <w:r w:rsidR="00773213" w:rsidRPr="00307C18">
        <w:rPr>
          <w:rFonts w:ascii="Times New Roman" w:hAnsi="Times New Roman" w:cs="Times New Roman"/>
          <w:sz w:val="24"/>
          <w:szCs w:val="24"/>
        </w:rPr>
        <w:t>8)</w:t>
      </w:r>
      <w:r w:rsidRPr="00307C18">
        <w:rPr>
          <w:rFonts w:ascii="Times New Roman" w:hAnsi="Times New Roman" w:cs="Times New Roman"/>
          <w:sz w:val="24"/>
          <w:szCs w:val="24"/>
        </w:rPr>
        <w:t xml:space="preserve"> proved serval key properties of the KG policy such as asymptotic optimality and </w:t>
      </w:r>
      <w:r w:rsidR="00A5159C" w:rsidRPr="00307C18">
        <w:rPr>
          <w:rFonts w:ascii="Times New Roman" w:hAnsi="Times New Roman" w:cs="Times New Roman"/>
          <w:sz w:val="24"/>
          <w:szCs w:val="24"/>
        </w:rPr>
        <w:t xml:space="preserve">Frazier (2009) </w:t>
      </w:r>
      <w:r w:rsidRPr="00307C18">
        <w:rPr>
          <w:rFonts w:ascii="Times New Roman" w:hAnsi="Times New Roman" w:cs="Times New Roman"/>
          <w:sz w:val="24"/>
          <w:szCs w:val="24"/>
        </w:rPr>
        <w:t>derived a more general KG policy for correlated beliefs, where the prior mean vector follows a multi-variate Gaussian distribution</w:t>
      </w:r>
      <w:r w:rsidR="00A5159C" w:rsidRPr="00307C18">
        <w:rPr>
          <w:rFonts w:ascii="Times New Roman" w:hAnsi="Times New Roman" w:cs="Times New Roman"/>
          <w:sz w:val="24"/>
          <w:szCs w:val="24"/>
        </w:rPr>
        <w:t xml:space="preserve">. </w:t>
      </w:r>
      <w:r w:rsidRPr="00307C18">
        <w:rPr>
          <w:rFonts w:ascii="Times New Roman" w:hAnsi="Times New Roman" w:cs="Times New Roman"/>
          <w:sz w:val="24"/>
          <w:szCs w:val="24"/>
        </w:rPr>
        <w:t>Parallel-KG policy that samples alternatives in batches was also developed for the independent prior case (Wu and Frazier 2016)</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was shown to outperform other batch BO algorithms.  </w:t>
      </w:r>
    </w:p>
    <w:p w14:paraId="64D9911E" w14:textId="77777777" w:rsidR="005B6A15" w:rsidRPr="00307C18" w:rsidRDefault="005B6A15" w:rsidP="005B6A15">
      <w:pPr>
        <w:rPr>
          <w:rFonts w:ascii="Times New Roman" w:hAnsi="Times New Roman" w:cs="Times New Roman"/>
          <w:sz w:val="24"/>
          <w:szCs w:val="24"/>
        </w:rPr>
      </w:pPr>
    </w:p>
    <w:p w14:paraId="26C31E88" w14:textId="2A12E80C" w:rsidR="008E3092"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KG policies that incorporate different belief models were further developed, which either learn the parameters of a structured functional form assumed for the underlying mean (e.g., </w:t>
      </w:r>
      <w:proofErr w:type="spellStart"/>
      <w:r w:rsidRPr="00307C18">
        <w:rPr>
          <w:rFonts w:ascii="Times New Roman" w:hAnsi="Times New Roman" w:cs="Times New Roman"/>
          <w:sz w:val="24"/>
          <w:szCs w:val="24"/>
        </w:rPr>
        <w:t>Negoescu</w:t>
      </w:r>
      <w:proofErr w:type="spellEnd"/>
      <w:r w:rsidRPr="00307C18">
        <w:rPr>
          <w:rFonts w:ascii="Times New Roman" w:hAnsi="Times New Roman" w:cs="Times New Roman"/>
          <w:sz w:val="24"/>
          <w:szCs w:val="24"/>
        </w:rPr>
        <w:t xml:space="preserve"> et al. 2011), or learn the </w:t>
      </w:r>
      <w:r w:rsidR="001A34A1" w:rsidRPr="00307C18">
        <w:rPr>
          <w:rFonts w:ascii="Times New Roman" w:hAnsi="Times New Roman" w:cs="Times New Roman"/>
          <w:sz w:val="24"/>
          <w:szCs w:val="24"/>
        </w:rPr>
        <w:t xml:space="preserve">discrete distributions over a finite set of </w:t>
      </w:r>
      <w:proofErr w:type="gramStart"/>
      <w:r w:rsidR="001A34A1" w:rsidRPr="00307C18">
        <w:rPr>
          <w:rFonts w:ascii="Times New Roman" w:hAnsi="Times New Roman" w:cs="Times New Roman"/>
          <w:sz w:val="24"/>
          <w:szCs w:val="24"/>
        </w:rPr>
        <w:t>candidate</w:t>
      </w:r>
      <w:proofErr w:type="gramEnd"/>
      <w:r w:rsidR="001A34A1" w:rsidRPr="00307C18">
        <w:rPr>
          <w:rFonts w:ascii="Times New Roman" w:hAnsi="Times New Roman" w:cs="Times New Roman"/>
          <w:sz w:val="24"/>
          <w:szCs w:val="24"/>
        </w:rPr>
        <w:t xml:space="preserve"> </w:t>
      </w:r>
      <w:r w:rsidRPr="00307C18">
        <w:rPr>
          <w:rFonts w:ascii="Times New Roman" w:hAnsi="Times New Roman" w:cs="Times New Roman"/>
          <w:sz w:val="24"/>
          <w:szCs w:val="24"/>
        </w:rPr>
        <w:t>functionals with known parameters (Chen et al. 2015). For problems with large number of alternatives, KG policies with parameterized beliefs enable affordable computation by maintaining beliefs only on those hyper-parameters or features of the decision vector rather than on each alternative. For example, linear-belief based KG policies were effectively applied to the drug discovery problem (</w:t>
      </w:r>
      <w:proofErr w:type="spellStart"/>
      <w:r w:rsidRPr="00307C18">
        <w:rPr>
          <w:rFonts w:ascii="Times New Roman" w:hAnsi="Times New Roman" w:cs="Times New Roman"/>
          <w:sz w:val="24"/>
          <w:szCs w:val="24"/>
        </w:rPr>
        <w:t>Negoescu</w:t>
      </w:r>
      <w:proofErr w:type="spellEnd"/>
      <w:r w:rsidRPr="00307C18">
        <w:rPr>
          <w:rFonts w:ascii="Times New Roman" w:hAnsi="Times New Roman" w:cs="Times New Roman"/>
          <w:sz w:val="24"/>
          <w:szCs w:val="24"/>
        </w:rPr>
        <w:t xml:space="preserve"> 2011) and the traffic network tolling problem (Tan and Gao, 2016). Approximation schemes of the KG policy have also been proposed to accelerate the algorithm by computing the KG-factor only for a subset of </w:t>
      </w:r>
      <w:proofErr w:type="spellStart"/>
      <w:r w:rsidRPr="00307C18">
        <w:rPr>
          <w:rFonts w:ascii="Times New Roman" w:hAnsi="Times New Roman" w:cs="Times New Roman"/>
          <w:sz w:val="24"/>
          <w:szCs w:val="24"/>
        </w:rPr>
        <w:t>alte</w:t>
      </w:r>
      <w:r w:rsidR="008E3092" w:rsidRPr="00307C18">
        <w:rPr>
          <w:rFonts w:ascii="Times New Roman" w:hAnsi="Times New Roman" w:cs="Times New Roman"/>
          <w:sz w:val="24"/>
          <w:szCs w:val="24"/>
        </w:rPr>
        <w:t>v</w:t>
      </w:r>
      <w:r w:rsidRPr="00307C18">
        <w:rPr>
          <w:rFonts w:ascii="Times New Roman" w:hAnsi="Times New Roman" w:cs="Times New Roman"/>
          <w:sz w:val="24"/>
          <w:szCs w:val="24"/>
        </w:rPr>
        <w:t>rnatives</w:t>
      </w:r>
      <w:proofErr w:type="spellEnd"/>
      <w:r w:rsidRPr="00307C18">
        <w:rPr>
          <w:rFonts w:ascii="Times New Roman" w:hAnsi="Times New Roman" w:cs="Times New Roman"/>
          <w:sz w:val="24"/>
          <w:szCs w:val="24"/>
        </w:rPr>
        <w:t xml:space="preserve"> at each iteration. One intuitive and effective approach in choosing the subset is by Monte-Carlo (MC) sampling based on the posterior distributions of the mean performance (</w:t>
      </w:r>
      <w:proofErr w:type="spellStart"/>
      <w:r w:rsidRPr="00307C18">
        <w:rPr>
          <w:rFonts w:ascii="Times New Roman" w:hAnsi="Times New Roman" w:cs="Times New Roman"/>
          <w:sz w:val="24"/>
          <w:szCs w:val="24"/>
        </w:rPr>
        <w:t>Ryzhov</w:t>
      </w:r>
      <w:proofErr w:type="spellEnd"/>
      <w:r w:rsidRPr="00307C18">
        <w:rPr>
          <w:rFonts w:ascii="Times New Roman" w:hAnsi="Times New Roman" w:cs="Times New Roman"/>
          <w:sz w:val="24"/>
          <w:szCs w:val="24"/>
        </w:rPr>
        <w:t xml:space="preserve"> and Powell 2009) or of the hyper-parameters in the belief model (Tan and Gao, 2016). KG policies have</w:t>
      </w:r>
      <w:r w:rsidR="004268D3" w:rsidRPr="00307C18">
        <w:rPr>
          <w:rFonts w:ascii="Times New Roman" w:hAnsi="Times New Roman" w:cs="Times New Roman"/>
          <w:sz w:val="24"/>
          <w:szCs w:val="24"/>
        </w:rPr>
        <w:t xml:space="preserve"> also</w:t>
      </w:r>
      <w:r w:rsidRPr="00307C18">
        <w:rPr>
          <w:rFonts w:ascii="Times New Roman" w:hAnsi="Times New Roman" w:cs="Times New Roman"/>
          <w:sz w:val="24"/>
          <w:szCs w:val="24"/>
        </w:rPr>
        <w:t xml:space="preserve"> been extended to continuous </w:t>
      </w:r>
      <w:r w:rsidR="004268D3" w:rsidRPr="00307C18">
        <w:rPr>
          <w:rFonts w:ascii="Times New Roman" w:hAnsi="Times New Roman" w:cs="Times New Roman"/>
          <w:sz w:val="24"/>
          <w:szCs w:val="24"/>
        </w:rPr>
        <w:t xml:space="preserve">solution space </w:t>
      </w:r>
      <w:r w:rsidRPr="00307C18">
        <w:rPr>
          <w:rFonts w:ascii="Times New Roman" w:hAnsi="Times New Roman" w:cs="Times New Roman"/>
          <w:sz w:val="24"/>
          <w:szCs w:val="24"/>
        </w:rPr>
        <w:t xml:space="preserve">by </w:t>
      </w:r>
      <w:r w:rsidR="008E3092" w:rsidRPr="00307C18">
        <w:rPr>
          <w:rFonts w:ascii="Times New Roman" w:hAnsi="Times New Roman" w:cs="Times New Roman"/>
          <w:sz w:val="24"/>
          <w:szCs w:val="24"/>
        </w:rPr>
        <w:t>various approximation strategies (e.g.,</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 xml:space="preserve">Scott et al. 2011, </w:t>
      </w:r>
      <w:r w:rsidR="00C20B72" w:rsidRPr="00307C18">
        <w:rPr>
          <w:rFonts w:ascii="Times New Roman" w:hAnsi="Times New Roman" w:cs="Times New Roman"/>
          <w:sz w:val="24"/>
          <w:szCs w:val="24"/>
        </w:rPr>
        <w:t xml:space="preserve">Wu and Frazier 2017, </w:t>
      </w:r>
      <w:r w:rsidR="00CD74B9" w:rsidRPr="00307C18">
        <w:rPr>
          <w:rFonts w:ascii="Times New Roman" w:hAnsi="Times New Roman" w:cs="Times New Roman"/>
          <w:sz w:val="24"/>
          <w:szCs w:val="24"/>
        </w:rPr>
        <w:t>Balandat,2020</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Pearce et al, 2020</w:t>
      </w:r>
      <w:r w:rsidR="008E3092" w:rsidRPr="00307C18">
        <w:rPr>
          <w:rFonts w:ascii="Times New Roman" w:hAnsi="Times New Roman" w:cs="Times New Roman"/>
          <w:sz w:val="24"/>
          <w:szCs w:val="24"/>
        </w:rPr>
        <w:t xml:space="preserve">) for scalability and efficiency considerations, </w:t>
      </w:r>
      <w:r w:rsidR="006670EC" w:rsidRPr="00307C18">
        <w:rPr>
          <w:rFonts w:ascii="Times New Roman" w:hAnsi="Times New Roman" w:cs="Times New Roman"/>
          <w:sz w:val="24"/>
          <w:szCs w:val="24"/>
        </w:rPr>
        <w:t>interested reader can refer to a recent</w:t>
      </w:r>
      <w:r w:rsidR="008E3092" w:rsidRPr="00307C18">
        <w:rPr>
          <w:rFonts w:ascii="Times New Roman" w:hAnsi="Times New Roman" w:cs="Times New Roman"/>
          <w:sz w:val="24"/>
          <w:szCs w:val="24"/>
        </w:rPr>
        <w:t xml:space="preserve"> brief review by</w:t>
      </w:r>
      <w:r w:rsidR="006670EC" w:rsidRPr="00307C18">
        <w:rPr>
          <w:rFonts w:ascii="Times New Roman" w:hAnsi="Times New Roman" w:cs="Times New Roman"/>
          <w:sz w:val="24"/>
          <w:szCs w:val="24"/>
        </w:rPr>
        <w:t xml:space="preserve"> </w:t>
      </w:r>
      <w:proofErr w:type="spellStart"/>
      <w:r w:rsidR="006670EC" w:rsidRPr="00307C18">
        <w:rPr>
          <w:rFonts w:ascii="Times New Roman" w:hAnsi="Times New Roman" w:cs="Times New Roman"/>
          <w:sz w:val="24"/>
          <w:szCs w:val="24"/>
        </w:rPr>
        <w:t>Ungredda</w:t>
      </w:r>
      <w:proofErr w:type="spellEnd"/>
      <w:r w:rsidR="006670EC" w:rsidRPr="00307C18">
        <w:rPr>
          <w:rFonts w:ascii="Times New Roman" w:hAnsi="Times New Roman" w:cs="Times New Roman"/>
          <w:sz w:val="24"/>
          <w:szCs w:val="24"/>
        </w:rPr>
        <w:t>, et al.</w:t>
      </w:r>
      <w:r w:rsidR="00CD74B9" w:rsidRPr="00307C18">
        <w:rPr>
          <w:rFonts w:ascii="Times New Roman" w:hAnsi="Times New Roman" w:cs="Times New Roman"/>
          <w:sz w:val="24"/>
          <w:szCs w:val="24"/>
        </w:rPr>
        <w:t xml:space="preserve"> </w:t>
      </w:r>
      <w:r w:rsidR="008E3092" w:rsidRPr="00307C18">
        <w:rPr>
          <w:rFonts w:ascii="Times New Roman" w:hAnsi="Times New Roman" w:cs="Times New Roman"/>
          <w:sz w:val="24"/>
          <w:szCs w:val="24"/>
        </w:rPr>
        <w:t xml:space="preserve">(2022).   </w:t>
      </w:r>
    </w:p>
    <w:p w14:paraId="269C1150" w14:textId="77777777" w:rsidR="008E3092" w:rsidRPr="00307C18" w:rsidRDefault="008E3092" w:rsidP="005B6A15">
      <w:pPr>
        <w:rPr>
          <w:rFonts w:ascii="Times New Roman" w:hAnsi="Times New Roman" w:cs="Times New Roman"/>
          <w:sz w:val="24"/>
          <w:szCs w:val="24"/>
        </w:rPr>
      </w:pPr>
    </w:p>
    <w:p w14:paraId="6E3EFEC3" w14:textId="6E9A00F0"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However, those methods found in most KG literature are not readily applicable to the type of problems this study focuses on. Firstly, probabilistic constraints for simulation-based quantities have not been addressed in previous studies on KG policy. Secondly, most of these studies only focused on single performance measure. Although some literature considered multi-objective KG problem</w:t>
      </w:r>
      <w:r w:rsidR="001F7428" w:rsidRPr="00307C18">
        <w:rPr>
          <w:rFonts w:ascii="Times New Roman" w:hAnsi="Times New Roman" w:cs="Times New Roman"/>
          <w:sz w:val="24"/>
          <w:szCs w:val="24"/>
        </w:rPr>
        <w:t xml:space="preserve"> </w:t>
      </w:r>
      <w:del w:id="141" w:author="Zhen Tan" w:date="2023-10-17T23:29:00Z">
        <w:r w:rsidR="001F7428" w:rsidRPr="008B0528" w:rsidDel="00374DB8">
          <w:rPr>
            <w:rFonts w:ascii="Times New Roman" w:hAnsi="Times New Roman" w:cs="Times New Roman"/>
            <w:strike/>
            <w:color w:val="FF0000"/>
            <w:sz w:val="24"/>
            <w:szCs w:val="24"/>
          </w:rPr>
          <w:delText>for the</w:delText>
        </w:r>
        <w:r w:rsidR="001F7428" w:rsidRPr="008B0528" w:rsidDel="00374DB8">
          <w:rPr>
            <w:rFonts w:ascii="Times New Roman" w:hAnsi="Times New Roman" w:cs="Times New Roman"/>
            <w:color w:val="FF0000"/>
            <w:sz w:val="24"/>
            <w:szCs w:val="24"/>
          </w:rPr>
          <w:delText xml:space="preserve"> </w:delText>
        </w:r>
      </w:del>
      <w:r w:rsidR="008B0528" w:rsidRPr="008B0528">
        <w:rPr>
          <w:rFonts w:ascii="Times New Roman" w:hAnsi="Times New Roman" w:cs="Times New Roman"/>
          <w:color w:val="FF0000"/>
          <w:sz w:val="24"/>
          <w:szCs w:val="24"/>
        </w:rPr>
        <w:t>under an</w:t>
      </w:r>
      <w:r w:rsidR="008B0528">
        <w:rPr>
          <w:rFonts w:ascii="Times New Roman" w:hAnsi="Times New Roman" w:cs="Times New Roman"/>
          <w:sz w:val="24"/>
          <w:szCs w:val="24"/>
        </w:rPr>
        <w:t xml:space="preserve"> </w:t>
      </w:r>
      <w:r w:rsidR="001F7428" w:rsidRPr="00307C18">
        <w:rPr>
          <w:rFonts w:ascii="Times New Roman" w:hAnsi="Times New Roman" w:cs="Times New Roman"/>
          <w:sz w:val="24"/>
          <w:szCs w:val="24"/>
        </w:rPr>
        <w:t>online multi-armed bandit setting</w:t>
      </w:r>
      <w:r w:rsidRPr="00307C18">
        <w:rPr>
          <w:rFonts w:ascii="Times New Roman" w:hAnsi="Times New Roman" w:cs="Times New Roman"/>
          <w:sz w:val="24"/>
          <w:szCs w:val="24"/>
        </w:rPr>
        <w:t>, each performance measure was assumed independent across different alternatives (</w:t>
      </w:r>
      <w:proofErr w:type="spellStart"/>
      <w:r w:rsidRPr="00307C18">
        <w:rPr>
          <w:rFonts w:ascii="Times New Roman" w:hAnsi="Times New Roman" w:cs="Times New Roman"/>
          <w:sz w:val="24"/>
          <w:szCs w:val="24"/>
        </w:rPr>
        <w:t>Yahyaa</w:t>
      </w:r>
      <w:proofErr w:type="spellEnd"/>
      <w:r w:rsidRPr="00307C18">
        <w:rPr>
          <w:rFonts w:ascii="Times New Roman" w:hAnsi="Times New Roman" w:cs="Times New Roman"/>
          <w:sz w:val="24"/>
          <w:szCs w:val="24"/>
        </w:rPr>
        <w:t xml:space="preserve"> 2014). Thirdly, previous studies on the KG policy either assumed a known variance of the performance measure (e.g., Gupta and </w:t>
      </w:r>
      <w:proofErr w:type="spellStart"/>
      <w:r w:rsidRPr="00307C18">
        <w:rPr>
          <w:rFonts w:ascii="Times New Roman" w:hAnsi="Times New Roman" w:cs="Times New Roman"/>
          <w:sz w:val="24"/>
          <w:szCs w:val="24"/>
        </w:rPr>
        <w:t>Miescke</w:t>
      </w:r>
      <w:proofErr w:type="spellEnd"/>
      <w:r w:rsidRPr="00307C18">
        <w:rPr>
          <w:rFonts w:ascii="Times New Roman" w:hAnsi="Times New Roman" w:cs="Times New Roman"/>
          <w:sz w:val="24"/>
          <w:szCs w:val="24"/>
        </w:rPr>
        <w:t xml:space="preserve"> 1996, Frazier 200</w:t>
      </w:r>
      <w:r w:rsidR="002A632A" w:rsidRPr="00307C18">
        <w:rPr>
          <w:rFonts w:ascii="Times New Roman" w:hAnsi="Times New Roman" w:cs="Times New Roman"/>
          <w:sz w:val="24"/>
          <w:szCs w:val="24"/>
        </w:rPr>
        <w:t>8</w:t>
      </w:r>
      <w:r w:rsidRPr="00307C18">
        <w:rPr>
          <w:rFonts w:ascii="Times New Roman" w:hAnsi="Times New Roman" w:cs="Times New Roman"/>
          <w:sz w:val="24"/>
          <w:szCs w:val="24"/>
        </w:rPr>
        <w:t>, Frazier 200</w:t>
      </w:r>
      <w:r w:rsidR="002A632A" w:rsidRPr="00307C18">
        <w:rPr>
          <w:rFonts w:ascii="Times New Roman" w:hAnsi="Times New Roman" w:cs="Times New Roman"/>
          <w:sz w:val="24"/>
          <w:szCs w:val="24"/>
        </w:rPr>
        <w:t>9</w:t>
      </w:r>
      <w:r w:rsidRPr="00307C18">
        <w:rPr>
          <w:rFonts w:ascii="Times New Roman" w:hAnsi="Times New Roman" w:cs="Times New Roman"/>
          <w:sz w:val="24"/>
          <w:szCs w:val="24"/>
        </w:rPr>
        <w:t xml:space="preserve">), or proposed local updating equation for the variance estimate for each sampled alternative (e.g., Tan and Gao 2016, Wang et al. 2022), or designed approximate formulae for updating the posterior variance vector of all the alternatives under the multi-variate Gaussian framework (e.g., Qu </w:t>
      </w:r>
      <w:r w:rsidR="00606B1C" w:rsidRPr="00307C18">
        <w:rPr>
          <w:rFonts w:ascii="Times New Roman" w:hAnsi="Times New Roman" w:cs="Times New Roman"/>
          <w:sz w:val="24"/>
          <w:szCs w:val="24"/>
        </w:rPr>
        <w:t xml:space="preserve">et al., </w:t>
      </w:r>
      <w:r w:rsidRPr="00307C18">
        <w:rPr>
          <w:rFonts w:ascii="Times New Roman" w:hAnsi="Times New Roman" w:cs="Times New Roman"/>
          <w:sz w:val="24"/>
          <w:szCs w:val="24"/>
        </w:rPr>
        <w:t xml:space="preserve">2015, Zhang 2016). While the local updating approach neglects the possible similarities in variances of two close solutions, the approximate global posterior updating formula cannot be easily adapted to the setting with parameterized beliefs (thus is not applicable to problems with large solution space). </w:t>
      </w:r>
      <w:r w:rsidRPr="00307C18">
        <w:rPr>
          <w:rFonts w:ascii="Times New Roman" w:hAnsi="Times New Roman" w:cs="Times New Roman" w:hint="eastAsia"/>
          <w:sz w:val="24"/>
          <w:szCs w:val="24"/>
        </w:rPr>
        <w:t>Note</w:t>
      </w:r>
      <w:r w:rsidRPr="00307C18">
        <w:rPr>
          <w:rFonts w:ascii="Times New Roman" w:hAnsi="Times New Roman" w:cs="Times New Roman"/>
          <w:sz w:val="24"/>
          <w:szCs w:val="24"/>
        </w:rPr>
        <w:t xml:space="preserve"> that this unknown variance would make it more difficult to deal with the probability constraint as mentioned in the first point. </w:t>
      </w:r>
    </w:p>
    <w:p w14:paraId="01C068DE" w14:textId="77777777" w:rsidR="005B6A15" w:rsidRPr="00307C18" w:rsidRDefault="005B6A15" w:rsidP="005B6A15">
      <w:pPr>
        <w:rPr>
          <w:rFonts w:ascii="Times New Roman" w:hAnsi="Times New Roman" w:cs="Times New Roman"/>
          <w:sz w:val="24"/>
          <w:szCs w:val="24"/>
        </w:rPr>
      </w:pPr>
    </w:p>
    <w:p w14:paraId="4D83C106" w14:textId="11685874"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We will design a KG-based SO approach with parameterized GP belief and unknown variances that is applicable to problems with more than one performance measures as well as a probability constraint on another stochastic performance measure. As explained earlier, such a problem setting is commonly seen in urban transportation optimization problems and makes those problems challenging to solve, thus a reliable and efficient SO-based solution approach is highly needed. </w:t>
      </w:r>
      <w:r w:rsidRPr="00307C18">
        <w:rPr>
          <w:rFonts w:ascii="Times New Roman" w:hAnsi="Times New Roman" w:cs="Times New Roman" w:hint="eastAsia"/>
          <w:sz w:val="24"/>
          <w:szCs w:val="24"/>
        </w:rPr>
        <w:t>One</w:t>
      </w:r>
      <w:r w:rsidRPr="00307C18">
        <w:rPr>
          <w:rFonts w:ascii="Times New Roman" w:hAnsi="Times New Roman" w:cs="Times New Roman"/>
          <w:sz w:val="24"/>
          <w:szCs w:val="24"/>
        </w:rPr>
        <w:t xml:space="preserve"> contribution that may be of separate interest is that we proposed an updating scheme of variance estimates which not only accounts for possible similarities between the different solutions and can be easily implemented for the cases with parameterized beliefs as well. Such an updating scheme is shown effective especially when a probabilistic </w:t>
      </w:r>
      <w:r w:rsidRPr="00307C18">
        <w:rPr>
          <w:rFonts w:ascii="Times New Roman" w:hAnsi="Times New Roman" w:cs="Times New Roman"/>
          <w:sz w:val="24"/>
          <w:szCs w:val="24"/>
        </w:rPr>
        <w:lastRenderedPageBreak/>
        <w:t xml:space="preserve">constraint is considered, in which case one wants to estimate the distribution of the constrained quantity as accurate as possible under limited simulation budget. Although the KG-based SO method proposed in this study is designed for discrete decision problems due to the nature of the signal timing problem, it can also be </w:t>
      </w:r>
      <w:r w:rsidR="00785C2D" w:rsidRPr="00307C18">
        <w:rPr>
          <w:rFonts w:ascii="Times New Roman" w:hAnsi="Times New Roman" w:cs="Times New Roman"/>
          <w:sz w:val="24"/>
          <w:szCs w:val="24"/>
        </w:rPr>
        <w:t xml:space="preserve">generalized </w:t>
      </w:r>
      <w:r w:rsidRPr="00307C18">
        <w:rPr>
          <w:rFonts w:ascii="Times New Roman" w:hAnsi="Times New Roman" w:cs="Times New Roman"/>
          <w:sz w:val="24"/>
          <w:szCs w:val="24"/>
        </w:rPr>
        <w:t xml:space="preserve">to continuous or mixed-integer decision problems </w:t>
      </w:r>
      <w:r w:rsidR="009A392D" w:rsidRPr="00307C18">
        <w:rPr>
          <w:rFonts w:ascii="Times New Roman" w:hAnsi="Times New Roman" w:cs="Times New Roman"/>
          <w:sz w:val="24"/>
          <w:szCs w:val="24"/>
        </w:rPr>
        <w:t>by extending th</w:t>
      </w:r>
      <w:r w:rsidRPr="00307C18">
        <w:rPr>
          <w:rFonts w:ascii="Times New Roman" w:hAnsi="Times New Roman" w:cs="Times New Roman"/>
          <w:sz w:val="24"/>
          <w:szCs w:val="24"/>
        </w:rPr>
        <w:t xml:space="preserve">e techniques used in </w:t>
      </w:r>
      <w:r w:rsidR="00532611" w:rsidRPr="00307C18">
        <w:rPr>
          <w:rFonts w:ascii="Times New Roman" w:hAnsi="Times New Roman" w:cs="Times New Roman"/>
          <w:sz w:val="24"/>
          <w:szCs w:val="24"/>
        </w:rPr>
        <w:t xml:space="preserve">the </w:t>
      </w:r>
      <w:r w:rsidR="009A392D" w:rsidRPr="00307C18">
        <w:rPr>
          <w:rFonts w:ascii="Times New Roman" w:hAnsi="Times New Roman" w:cs="Times New Roman"/>
          <w:sz w:val="24"/>
          <w:szCs w:val="24"/>
        </w:rPr>
        <w:t>literature</w:t>
      </w:r>
      <w:r w:rsidR="00532611"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mentioned earlier.     </w:t>
      </w:r>
    </w:p>
    <w:p w14:paraId="5290DBBF" w14:textId="77777777" w:rsidR="005B6A15" w:rsidRPr="00307C18" w:rsidRDefault="005B6A15" w:rsidP="005B6A15">
      <w:pPr>
        <w:rPr>
          <w:rFonts w:ascii="Times New Roman" w:hAnsi="Times New Roman" w:cs="Times New Roman"/>
          <w:sz w:val="24"/>
          <w:szCs w:val="24"/>
        </w:rPr>
      </w:pPr>
    </w:p>
    <w:p w14:paraId="3CBD5D34" w14:textId="5926405F" w:rsidR="005B6A15" w:rsidRDefault="005B6A15" w:rsidP="005B6A15">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3 Network-wide Signal Timing Problem under Uncertainties (NSTPU)</w:t>
      </w:r>
    </w:p>
    <w:p w14:paraId="74EDD2D5" w14:textId="140A6B52" w:rsidR="006F6D71" w:rsidRPr="00307C18" w:rsidRDefault="006F6D71" w:rsidP="006F6D71">
      <w:pPr>
        <w:pStyle w:val="Heading2"/>
        <w:adjustRightInd w:val="0"/>
        <w:snapToGrid w:val="0"/>
        <w:spacing w:before="0"/>
        <w:rPr>
          <w:rFonts w:ascii="Times New Roman" w:hAnsi="Times New Roman" w:cs="Times New Roman"/>
          <w:b/>
          <w:iCs/>
          <w:color w:val="auto"/>
          <w:sz w:val="24"/>
          <w:szCs w:val="24"/>
        </w:rPr>
      </w:pPr>
      <w:r>
        <w:rPr>
          <w:rFonts w:ascii="Times New Roman" w:eastAsiaTheme="minorEastAsia" w:hAnsi="Times New Roman" w:cs="Times New Roman"/>
          <w:b/>
          <w:iCs/>
          <w:color w:val="auto"/>
          <w:sz w:val="24"/>
          <w:szCs w:val="24"/>
        </w:rPr>
        <w:t>3</w:t>
      </w:r>
      <w:r w:rsidRPr="00307C18">
        <w:rPr>
          <w:rFonts w:ascii="Times New Roman" w:eastAsiaTheme="minorEastAsia" w:hAnsi="Times New Roman" w:cs="Times New Roman"/>
          <w:b/>
          <w:iCs/>
          <w:color w:val="auto"/>
          <w:sz w:val="24"/>
          <w:szCs w:val="24"/>
        </w:rPr>
        <w:t>.1</w:t>
      </w:r>
      <w:r w:rsidRPr="00307C18">
        <w:rPr>
          <w:b/>
          <w:color w:val="auto"/>
        </w:rPr>
        <w:t xml:space="preserve"> </w:t>
      </w:r>
      <w:r>
        <w:rPr>
          <w:rFonts w:ascii="Times New Roman" w:hAnsi="Times New Roman" w:cs="Times New Roman"/>
          <w:b/>
          <w:iCs/>
          <w:color w:val="auto"/>
          <w:sz w:val="24"/>
          <w:szCs w:val="24"/>
        </w:rPr>
        <w:t xml:space="preserve">Problem statement </w:t>
      </w:r>
    </w:p>
    <w:p w14:paraId="47AD6EA1" w14:textId="4421CD09" w:rsidR="005B6A15" w:rsidRPr="00307C18" w:rsidRDefault="005B6A15" w:rsidP="005B6A15">
      <w:pPr>
        <w:adjustRightInd w:val="0"/>
        <w:snapToGrid w:val="0"/>
        <w:rPr>
          <w:rFonts w:ascii="Times New Roman" w:hAnsi="Times New Roman" w:cs="Times New Roman"/>
          <w:sz w:val="24"/>
          <w:szCs w:val="24"/>
        </w:rPr>
      </w:pPr>
      <w:commentRangeStart w:id="142"/>
      <w:r w:rsidRPr="00307C18">
        <w:rPr>
          <w:rFonts w:ascii="Times New Roman" w:hAnsi="Times New Roman" w:cs="Times New Roman"/>
          <w:sz w:val="24"/>
          <w:szCs w:val="24"/>
        </w:rPr>
        <w:t xml:space="preserve">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(Levinson and Zhang 2006), aggregated and non-aggregated equity indices of corridor control (Ma and Zhang 2008), spatial equity index of dynamic ramp control (Meng and Khoo 2010), travel time-based Atkinson index of network-wide traffic signal timing plan (Zheng et al. 2019a). Meanwhile, traffic signal control plan substantially affects the driving modes of vehicles which would result in various intensities of vehicular emissions. </w:t>
      </w:r>
      <w:r w:rsidRPr="00307C18">
        <w:rPr>
          <w:rFonts w:ascii="Times New Roman" w:hAnsi="Times New Roman" w:cs="Times New Roman" w:hint="eastAsia"/>
          <w:sz w:val="24"/>
          <w:szCs w:val="24"/>
        </w:rPr>
        <w:t>More</w:t>
      </w:r>
      <w:r w:rsidRPr="00307C18">
        <w:rPr>
          <w:rFonts w:ascii="Times New Roman" w:hAnsi="Times New Roman" w:cs="Times New Roman"/>
          <w:sz w:val="24"/>
          <w:szCs w:val="24"/>
        </w:rPr>
        <w:t xml:space="preserve"> specifically, vehicular emissions tend to decrease when the vehicle is accelerating, cruising, decelerating and idling (</w:t>
      </w:r>
      <w:proofErr w:type="spellStart"/>
      <w:r w:rsidRPr="00307C18">
        <w:rPr>
          <w:rFonts w:ascii="Times New Roman" w:hAnsi="Times New Roman" w:cs="Times New Roman"/>
          <w:sz w:val="24"/>
          <w:szCs w:val="24"/>
        </w:rPr>
        <w:t>Unal</w:t>
      </w:r>
      <w:proofErr w:type="spellEnd"/>
      <w:r w:rsidRPr="00307C18">
        <w:rPr>
          <w:rFonts w:ascii="Times New Roman" w:hAnsi="Times New Roman" w:cs="Times New Roman"/>
          <w:sz w:val="24"/>
          <w:szCs w:val="24"/>
        </w:rPr>
        <w:t xml:space="preserve"> et al. 2003), and increase considerably if vehicle stops are introduced (</w:t>
      </w:r>
      <w:proofErr w:type="spellStart"/>
      <w:r w:rsidRPr="00307C18">
        <w:rPr>
          <w:rFonts w:ascii="Times New Roman" w:hAnsi="Times New Roman" w:cs="Times New Roman"/>
          <w:sz w:val="24"/>
          <w:szCs w:val="24"/>
        </w:rPr>
        <w:t>Rakha</w:t>
      </w:r>
      <w:proofErr w:type="spellEnd"/>
      <w:r w:rsidRPr="00307C18">
        <w:rPr>
          <w:rFonts w:ascii="Times New Roman" w:hAnsi="Times New Roman" w:cs="Times New Roman"/>
          <w:sz w:val="24"/>
          <w:szCs w:val="24"/>
        </w:rPr>
        <w:t xml:space="preserve"> and Ding 2003). Thus, apart from traffic efficiency, vehicular emissions on signalized traffic networks are greatly influenced by the traffic signal control plan. In this condition, traffic signal control optimization provides an alternative way to mitigate urban vehicular emissions. For example, </w:t>
      </w:r>
      <w:proofErr w:type="spellStart"/>
      <w:r w:rsidRPr="00307C18">
        <w:rPr>
          <w:rFonts w:ascii="Times New Roman" w:hAnsi="Times New Roman" w:cs="Times New Roman"/>
          <w:sz w:val="24"/>
          <w:szCs w:val="24"/>
        </w:rPr>
        <w:t>Stevanovic</w:t>
      </w:r>
      <w:proofErr w:type="spellEnd"/>
      <w:r w:rsidRPr="00307C18">
        <w:rPr>
          <w:rFonts w:ascii="Times New Roman" w:hAnsi="Times New Roman" w:cs="Times New Roman"/>
          <w:sz w:val="24"/>
          <w:szCs w:val="24"/>
        </w:rPr>
        <w:t xml:space="preserve"> et al. (2009) applied network-wide traffic signal control SO to reduce total delay, fuel consumption and CO</w:t>
      </w:r>
      <w:r w:rsidRPr="00307C18">
        <w:rPr>
          <w:rFonts w:ascii="Times New Roman" w:hAnsi="Times New Roman" w:cs="Times New Roman"/>
          <w:sz w:val="24"/>
          <w:szCs w:val="24"/>
          <w:vertAlign w:val="subscript"/>
        </w:rPr>
        <w:t>2</w:t>
      </w:r>
      <w:r w:rsidRPr="00307C18">
        <w:rPr>
          <w:rFonts w:ascii="Times New Roman" w:hAnsi="Times New Roman" w:cs="Times New Roman"/>
          <w:sz w:val="24"/>
          <w:szCs w:val="24"/>
        </w:rPr>
        <w:t xml:space="preserve"> emissions. Osorio and </w:t>
      </w:r>
      <w:proofErr w:type="spellStart"/>
      <w:r w:rsidRPr="00307C18">
        <w:rPr>
          <w:rFonts w:ascii="Times New Roman" w:hAnsi="Times New Roman" w:cs="Times New Roman"/>
          <w:sz w:val="24"/>
          <w:szCs w:val="24"/>
        </w:rPr>
        <w:t>Nanduri</w:t>
      </w:r>
      <w:proofErr w:type="spellEnd"/>
      <w:r w:rsidRPr="00307C18">
        <w:rPr>
          <w:rFonts w:ascii="Times New Roman" w:hAnsi="Times New Roman" w:cs="Times New Roman"/>
          <w:sz w:val="24"/>
          <w:szCs w:val="24"/>
        </w:rPr>
        <w:t xml:space="preserve"> (2015a, 2015b) applied a combined surrogate model of </w:t>
      </w:r>
      <w:r w:rsidRPr="00307C18">
        <w:rPr>
          <w:rFonts w:ascii="Times New Roman" w:hAnsi="Times New Roman" w:cs="Times New Roman" w:hint="eastAsia"/>
          <w:sz w:val="24"/>
          <w:szCs w:val="24"/>
        </w:rPr>
        <w:t>functio</w:t>
      </w:r>
      <w:r w:rsidRPr="00307C18">
        <w:rPr>
          <w:rFonts w:ascii="Times New Roman" w:hAnsi="Times New Roman" w:cs="Times New Roman"/>
          <w:sz w:val="24"/>
          <w:szCs w:val="24"/>
        </w:rPr>
        <w:t xml:space="preserve">nal </w:t>
      </w:r>
      <w:r w:rsidRPr="00307C18">
        <w:rPr>
          <w:rFonts w:ascii="Times New Roman" w:hAnsi="Times New Roman" w:cs="Times New Roman" w:hint="eastAsia"/>
          <w:sz w:val="24"/>
          <w:szCs w:val="24"/>
        </w:rPr>
        <w:t>compon</w:t>
      </w:r>
      <w:r w:rsidRPr="00307C18">
        <w:rPr>
          <w:rFonts w:ascii="Times New Roman" w:hAnsi="Times New Roman" w:cs="Times New Roman"/>
          <w:sz w:val="24"/>
          <w:szCs w:val="24"/>
        </w:rPr>
        <w:t xml:space="preserve">ent and </w:t>
      </w:r>
      <w:r w:rsidRPr="00307C18">
        <w:rPr>
          <w:rFonts w:ascii="Times New Roman" w:hAnsi="Times New Roman" w:cs="Times New Roman" w:hint="eastAsia"/>
          <w:sz w:val="24"/>
          <w:szCs w:val="24"/>
        </w:rPr>
        <w:t>physical component</w:t>
      </w:r>
      <w:r w:rsidRPr="00307C18">
        <w:rPr>
          <w:rFonts w:ascii="Times New Roman" w:hAnsi="Times New Roman" w:cs="Times New Roman"/>
          <w:sz w:val="24"/>
          <w:szCs w:val="24"/>
        </w:rPr>
        <w:t xml:space="preserve"> in the regional traffic signal timing SO to reduce a weighted index of average travel time and high-resolution vehicular emissions. Zhang et al. (2013) </w:t>
      </w:r>
      <w:r w:rsidR="00EC4A17" w:rsidRPr="00307C18">
        <w:rPr>
          <w:rFonts w:ascii="Times New Roman" w:hAnsi="Times New Roman" w:cs="Times New Roman"/>
          <w:sz w:val="24"/>
          <w:szCs w:val="24"/>
        </w:rPr>
        <w:t xml:space="preserve">proposed a bi-objective signal timing SO model to minimize </w:t>
      </w:r>
      <w:r w:rsidRPr="00307C18">
        <w:rPr>
          <w:rFonts w:ascii="Times New Roman" w:hAnsi="Times New Roman" w:cs="Times New Roman"/>
          <w:sz w:val="24"/>
          <w:szCs w:val="24"/>
        </w:rPr>
        <w:t>total delay and mean excess exposure</w:t>
      </w:r>
      <w:r w:rsidR="000A3CA2"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 xml:space="preserve">to </w:t>
      </w:r>
      <w:r w:rsidR="001B3248" w:rsidRPr="00307C18">
        <w:rPr>
          <w:rFonts w:ascii="Times New Roman" w:hAnsi="Times New Roman" w:cs="Times New Roman" w:hint="eastAsia"/>
          <w:sz w:val="24"/>
          <w:szCs w:val="24"/>
        </w:rPr>
        <w:t>traffic</w:t>
      </w:r>
      <w:r w:rsidR="001B3248" w:rsidRPr="00307C18">
        <w:rPr>
          <w:rFonts w:ascii="Times New Roman" w:hAnsi="Times New Roman" w:cs="Times New Roman"/>
          <w:sz w:val="24"/>
          <w:szCs w:val="24"/>
        </w:rPr>
        <w:t xml:space="preserve"> emissions </w:t>
      </w:r>
      <w:r w:rsidR="00EC4A17" w:rsidRPr="00307C18">
        <w:rPr>
          <w:rFonts w:ascii="Times New Roman" w:hAnsi="Times New Roman" w:cs="Times New Roman"/>
          <w:sz w:val="24"/>
          <w:szCs w:val="24"/>
        </w:rPr>
        <w:t>and a</w:t>
      </w:r>
      <w:r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genetic algorithm</w:t>
      </w:r>
      <w:r w:rsidR="00EC4A17" w:rsidRPr="00307C18">
        <w:rPr>
          <w:rFonts w:ascii="Times New Roman" w:hAnsi="Times New Roman" w:cs="Times New Roman"/>
          <w:sz w:val="24"/>
          <w:szCs w:val="24"/>
        </w:rPr>
        <w:t>-based solution method</w:t>
      </w:r>
      <w:r w:rsidRPr="00307C18">
        <w:rPr>
          <w:rFonts w:ascii="Times New Roman" w:hAnsi="Times New Roman" w:cs="Times New Roman"/>
          <w:sz w:val="24"/>
          <w:szCs w:val="24"/>
        </w:rPr>
        <w:t xml:space="preserve">. Zheng et al. (2019b) used </w:t>
      </w:r>
      <w:r w:rsidR="00B14F50"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BOSSO</w:t>
      </w:r>
      <w:r w:rsidR="00D210ED" w:rsidRPr="00307C18">
        <w:rPr>
          <w:rFonts w:ascii="Times New Roman" w:hAnsi="Times New Roman" w:cs="Times New Roman"/>
          <w:sz w:val="24"/>
          <w:szCs w:val="24"/>
        </w:rPr>
        <w:t xml:space="preserve"> method to solve </w:t>
      </w:r>
      <w:r w:rsidRPr="00307C18">
        <w:rPr>
          <w:rFonts w:ascii="Times New Roman" w:hAnsi="Times New Roman" w:cs="Times New Roman"/>
          <w:sz w:val="24"/>
          <w:szCs w:val="24"/>
        </w:rPr>
        <w:t xml:space="preserve">a network-wide signal timing optimization problem whose objectives are </w:t>
      </w:r>
      <w:r w:rsidR="00B14F50" w:rsidRPr="00307C18">
        <w:rPr>
          <w:rFonts w:ascii="Times New Roman" w:hAnsi="Times New Roman" w:cs="Times New Roman"/>
          <w:sz w:val="24"/>
          <w:szCs w:val="24"/>
        </w:rPr>
        <w:t xml:space="preserve">total delay and </w:t>
      </w:r>
      <w:r w:rsidRPr="00307C18">
        <w:rPr>
          <w:rFonts w:ascii="Times New Roman" w:hAnsi="Times New Roman" w:cs="Times New Roman"/>
          <w:sz w:val="24"/>
          <w:szCs w:val="24"/>
        </w:rPr>
        <w:t>a linear combination of four pollutants’ emissions.</w:t>
      </w:r>
    </w:p>
    <w:p w14:paraId="6379EF0D" w14:textId="77777777" w:rsidR="005B6A15" w:rsidRPr="00307C18" w:rsidRDefault="005B6A15" w:rsidP="005B6A15">
      <w:pPr>
        <w:adjustRightInd w:val="0"/>
        <w:snapToGrid w:val="0"/>
        <w:rPr>
          <w:rFonts w:ascii="Times New Roman" w:hAnsi="Times New Roman" w:cs="Times New Roman"/>
          <w:sz w:val="24"/>
          <w:szCs w:val="24"/>
        </w:rPr>
      </w:pPr>
    </w:p>
    <w:p w14:paraId="27C4AB8F" w14:textId="400F2C9B" w:rsidR="00B059AA" w:rsidRPr="00027853" w:rsidRDefault="005B6A15" w:rsidP="006F6D71">
      <w:pPr>
        <w:adjustRightInd w:val="0"/>
        <w:snapToGrid w:val="0"/>
        <w:rPr>
          <w:rFonts w:ascii="Times New Roman" w:hAnsi="Times New Roman" w:cs="Times New Roman"/>
          <w:color w:val="0070C0"/>
          <w:sz w:val="24"/>
          <w:szCs w:val="24"/>
        </w:rPr>
      </w:pPr>
      <w:r w:rsidRPr="00307C18">
        <w:rPr>
          <w:rFonts w:ascii="Times New Roman" w:hAnsi="Times New Roman" w:cs="Times New Roman"/>
          <w:sz w:val="24"/>
          <w:szCs w:val="24"/>
        </w:rPr>
        <w:t>Due to the conflicting nature between traffic efficiency and equity (</w:t>
      </w:r>
      <w:proofErr w:type="spellStart"/>
      <w:r w:rsidRPr="00307C18">
        <w:rPr>
          <w:rFonts w:ascii="Times New Roman" w:hAnsi="Times New Roman" w:cs="Times New Roman"/>
          <w:sz w:val="24"/>
          <w:szCs w:val="24"/>
        </w:rPr>
        <w:t>Kotsialos</w:t>
      </w:r>
      <w:proofErr w:type="spellEnd"/>
      <w:r w:rsidRPr="00307C18">
        <w:rPr>
          <w:rFonts w:ascii="Times New Roman" w:hAnsi="Times New Roman" w:cs="Times New Roman"/>
          <w:sz w:val="24"/>
          <w:szCs w:val="24"/>
        </w:rPr>
        <w:t xml:space="preserve"> and </w:t>
      </w:r>
      <w:proofErr w:type="spellStart"/>
      <w:r w:rsidRPr="00307C18">
        <w:rPr>
          <w:rFonts w:ascii="Times New Roman" w:hAnsi="Times New Roman" w:cs="Times New Roman"/>
          <w:sz w:val="24"/>
          <w:szCs w:val="24"/>
        </w:rPr>
        <w:t>Papageorgiou</w:t>
      </w:r>
      <w:proofErr w:type="spellEnd"/>
      <w:r w:rsidRPr="00307C18">
        <w:rPr>
          <w:rFonts w:ascii="Times New Roman" w:hAnsi="Times New Roman" w:cs="Times New Roman"/>
          <w:sz w:val="24"/>
          <w:szCs w:val="24"/>
        </w:rPr>
        <w:t xml:space="preserve">, 2004; Zhang and Levinson, 2004; </w:t>
      </w:r>
      <w:proofErr w:type="spellStart"/>
      <w:r w:rsidRPr="00307C18">
        <w:rPr>
          <w:rFonts w:ascii="Times New Roman" w:hAnsi="Times New Roman" w:cs="Times New Roman"/>
          <w:sz w:val="24"/>
          <w:szCs w:val="24"/>
        </w:rPr>
        <w:t>Kesten</w:t>
      </w:r>
      <w:proofErr w:type="spellEnd"/>
      <w:r w:rsidRPr="00307C18">
        <w:rPr>
          <w:rFonts w:ascii="Times New Roman" w:hAnsi="Times New Roman" w:cs="Times New Roman"/>
          <w:sz w:val="24"/>
          <w:szCs w:val="24"/>
        </w:rPr>
        <w:t xml:space="preserve"> et al., 2013; Zheng et al., 2019a), </w:t>
      </w:r>
      <w:commentRangeEnd w:id="142"/>
      <w:r w:rsidR="00812F18">
        <w:rPr>
          <w:rStyle w:val="CommentReference"/>
        </w:rPr>
        <w:commentReference w:id="142"/>
      </w:r>
      <w:r w:rsidRPr="00307C18">
        <w:rPr>
          <w:rFonts w:ascii="Times New Roman" w:hAnsi="Times New Roman" w:cs="Times New Roman"/>
          <w:sz w:val="24"/>
          <w:szCs w:val="24"/>
        </w:rPr>
        <w:t xml:space="preserve">we take </w:t>
      </w:r>
      <w:r w:rsidR="00625782" w:rsidRPr="00096526">
        <w:rPr>
          <w:rFonts w:ascii="Times New Roman" w:hAnsi="Times New Roman" w:cs="Times New Roman"/>
          <w:color w:val="4472C4" w:themeColor="accent1"/>
          <w:sz w:val="24"/>
          <w:szCs w:val="24"/>
        </w:rPr>
        <w:t xml:space="preserve">these two </w:t>
      </w:r>
      <w:r w:rsidRPr="00307C18">
        <w:rPr>
          <w:rFonts w:ascii="Times New Roman" w:hAnsi="Times New Roman" w:cs="Times New Roman"/>
          <w:sz w:val="24"/>
          <w:szCs w:val="24"/>
        </w:rPr>
        <w:t>as bi-objectives in this study</w:t>
      </w:r>
      <w:r w:rsidR="00EF7785">
        <w:rPr>
          <w:rFonts w:ascii="Times New Roman" w:hAnsi="Times New Roman" w:cs="Times New Roman"/>
          <w:sz w:val="24"/>
          <w:szCs w:val="24"/>
        </w:rPr>
        <w:t xml:space="preserve">, </w:t>
      </w:r>
      <w:r w:rsidR="00EF7785" w:rsidRPr="00EF7785">
        <w:rPr>
          <w:rFonts w:ascii="Times New Roman" w:hAnsi="Times New Roman" w:cs="Times New Roman"/>
          <w:color w:val="4472C4" w:themeColor="accent1"/>
          <w:sz w:val="24"/>
          <w:szCs w:val="24"/>
        </w:rPr>
        <w:t xml:space="preserve">and denote them as </w:t>
      </w:r>
      <w:r w:rsidR="00EF7785" w:rsidRPr="00EF7785">
        <w:rPr>
          <w:rFonts w:ascii="Times New Roman" w:hAnsi="Times New Roman" w:cs="Times New Roman"/>
          <w:i/>
          <w:color w:val="4472C4" w:themeColor="accent1"/>
          <w:sz w:val="24"/>
          <w:szCs w:val="24"/>
        </w:rPr>
        <w:t>D</w:t>
      </w:r>
      <w:r w:rsidR="00EF7785" w:rsidRPr="00EF7785">
        <w:rPr>
          <w:rFonts w:ascii="Times New Roman" w:hAnsi="Times New Roman" w:cs="Times New Roman"/>
          <w:color w:val="4472C4" w:themeColor="accent1"/>
          <w:sz w:val="24"/>
          <w:szCs w:val="24"/>
        </w:rPr>
        <w:t xml:space="preserve"> and</w:t>
      </w:r>
      <w:r w:rsidR="00EF7785" w:rsidRPr="00EF7785">
        <w:rPr>
          <w:rFonts w:ascii="Times New Roman" w:hAnsi="Times New Roman" w:cs="Times New Roman"/>
          <w:i/>
          <w:color w:val="4472C4" w:themeColor="accent1"/>
          <w:sz w:val="24"/>
          <w:szCs w:val="24"/>
        </w:rPr>
        <w:t xml:space="preserve"> </w:t>
      </w:r>
      <w:r w:rsidR="00EF7785">
        <w:rPr>
          <w:rFonts w:ascii="Times New Roman" w:hAnsi="Times New Roman" w:cs="Times New Roman"/>
          <w:i/>
          <w:color w:val="4472C4" w:themeColor="accent1"/>
          <w:sz w:val="24"/>
          <w:szCs w:val="24"/>
        </w:rPr>
        <w:t>A</w:t>
      </w:r>
      <w:r w:rsidR="00EF7785">
        <w:rPr>
          <w:rFonts w:ascii="Times New Roman" w:hAnsi="Times New Roman" w:cs="Times New Roman"/>
          <w:color w:val="4472C4" w:themeColor="accent1"/>
          <w:sz w:val="24"/>
          <w:szCs w:val="24"/>
        </w:rPr>
        <w:t>, respectively</w:t>
      </w:r>
      <w:r w:rsidRPr="00307C18">
        <w:rPr>
          <w:rFonts w:ascii="Times New Roman" w:hAnsi="Times New Roman" w:cs="Times New Roman"/>
          <w:sz w:val="24"/>
          <w:szCs w:val="24"/>
        </w:rPr>
        <w:t xml:space="preserve">. Meanwhile, we set vehicular emissions as another evaluation measure </w:t>
      </w:r>
      <w:r w:rsidR="00EF7785" w:rsidRPr="00EF7785">
        <w:rPr>
          <w:rFonts w:ascii="Times New Roman" w:hAnsi="Times New Roman" w:cs="Times New Roman"/>
          <w:i/>
          <w:color w:val="4472C4" w:themeColor="accent1"/>
          <w:sz w:val="24"/>
          <w:szCs w:val="24"/>
        </w:rPr>
        <w:t>E</w:t>
      </w:r>
      <w:r w:rsidR="00EF7785"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subject to probabilistic constraint, that is, </w:t>
      </w:r>
      <w:proofErr w:type="spellStart"/>
      <w:r w:rsidR="00EF7785" w:rsidRPr="00EF7785">
        <w:rPr>
          <w:rFonts w:ascii="Times New Roman" w:hAnsi="Times New Roman" w:cs="Times New Roman"/>
          <w:i/>
          <w:color w:val="4472C4" w:themeColor="accent1"/>
          <w:sz w:val="24"/>
          <w:szCs w:val="24"/>
        </w:rPr>
        <w:t>E</w:t>
      </w:r>
      <w:proofErr w:type="spellEnd"/>
      <w:r w:rsidR="00EF7785" w:rsidRPr="00307C18">
        <w:rPr>
          <w:rFonts w:ascii="Times New Roman" w:hAnsi="Times New Roman" w:cs="Times New Roman"/>
          <w:sz w:val="24"/>
          <w:szCs w:val="24"/>
        </w:rPr>
        <w:t xml:space="preserve"> </w:t>
      </w:r>
      <w:r w:rsidR="00DE3997" w:rsidRPr="00307C18">
        <w:rPr>
          <w:rFonts w:ascii="Times New Roman" w:hAnsi="Times New Roman" w:cs="Times New Roman"/>
          <w:sz w:val="24"/>
          <w:szCs w:val="24"/>
        </w:rPr>
        <w:t>must</w:t>
      </w:r>
      <w:r w:rsidRPr="00307C18">
        <w:rPr>
          <w:rFonts w:ascii="Times New Roman" w:hAnsi="Times New Roman" w:cs="Times New Roman"/>
          <w:sz w:val="24"/>
          <w:szCs w:val="24"/>
        </w:rPr>
        <w:t xml:space="preserve"> be no higher than a certain threshold value with a prespecified high probability. The uncertainty we consider in this study is the relative perturbation on the calibrated nominal traffic volume inputs to the network, and we denote this random perturbation level by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representing the ratio of the traffic volume to its nominal value. </w:t>
      </w:r>
      <w:r w:rsidRPr="00307C18">
        <w:rPr>
          <w:rFonts w:ascii="Times New Roman" w:hAnsi="Times New Roman" w:cs="Times New Roman" w:hint="eastAsia"/>
          <w:sz w:val="24"/>
          <w:szCs w:val="24"/>
        </w:rPr>
        <w:t>W</w:t>
      </w:r>
      <w:r w:rsidRPr="00307C18">
        <w:rPr>
          <w:rFonts w:ascii="Times New Roman" w:hAnsi="Times New Roman" w:cs="Times New Roman"/>
          <w:sz w:val="24"/>
          <w:szCs w:val="24"/>
        </w:rPr>
        <w:t xml:space="preserve">e assume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follows a </w:t>
      </w:r>
      <w:r w:rsidR="00034A25" w:rsidRPr="00034A25">
        <w:rPr>
          <w:rFonts w:ascii="Times New Roman" w:hAnsi="Times New Roman" w:cs="Times New Roman"/>
          <w:color w:val="4472C4" w:themeColor="accent1"/>
          <w:sz w:val="24"/>
          <w:szCs w:val="24"/>
        </w:rPr>
        <w:t xml:space="preserve">known </w:t>
      </w:r>
      <w:r w:rsidRPr="00307C18">
        <w:rPr>
          <w:rFonts w:ascii="Times New Roman" w:hAnsi="Times New Roman" w:cs="Times New Roman"/>
          <w:sz w:val="24"/>
          <w:szCs w:val="24"/>
        </w:rPr>
        <w:t xml:space="preserve">probability density function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with positive support. Let </w:t>
      </w:r>
      <m:oMath>
        <m:r>
          <m:rPr>
            <m:sty m:val="b"/>
          </m:rPr>
          <w:rPr>
            <w:rFonts w:ascii="Cambria Math" w:hAnsi="Times New Roman" w:cs="Times New Roman"/>
            <w:sz w:val="24"/>
            <w:szCs w:val="24"/>
          </w:rPr>
          <m:t>x</m:t>
        </m:r>
      </m:oMath>
      <w:r w:rsidRPr="00307C18">
        <w:rPr>
          <w:rFonts w:ascii="Times New Roman" w:hAnsi="Times New Roman" w:cs="Times New Roman"/>
          <w:sz w:val="24"/>
          <w:szCs w:val="24"/>
        </w:rPr>
        <w:t xml:space="preserve"> denote an integer valued decision vector that specifies a network-wide signal timing plan. Then, the network-wide signal timing problem under uncertainties (NSTPU) </w:t>
      </w:r>
      <w:r w:rsidR="007A0AEC">
        <w:rPr>
          <w:rFonts w:ascii="Times New Roman" w:hAnsi="Times New Roman" w:cs="Times New Roman"/>
          <w:sz w:val="24"/>
          <w:szCs w:val="24"/>
        </w:rPr>
        <w:t>can be</w:t>
      </w:r>
      <w:r w:rsidR="00547152" w:rsidRPr="00307C18">
        <w:rPr>
          <w:rFonts w:ascii="Times New Roman" w:hAnsi="Times New Roman" w:cs="Times New Roman"/>
          <w:sz w:val="24"/>
          <w:szCs w:val="24"/>
        </w:rPr>
        <w:t xml:space="preserve"> formulated</w:t>
      </w:r>
      <w:r w:rsidRPr="00307C18">
        <w:rPr>
          <w:rFonts w:ascii="Times New Roman" w:hAnsi="Times New Roman" w:cs="Times New Roman"/>
          <w:sz w:val="24"/>
          <w:szCs w:val="24"/>
        </w:rPr>
        <w:t xml:space="preserve"> as</w:t>
      </w:r>
      <w:r w:rsidR="00547152" w:rsidRPr="00307C18">
        <w:rPr>
          <w:rFonts w:ascii="Times New Roman" w:hAnsi="Times New Roman" w:cs="Times New Roman"/>
          <w:sz w:val="24"/>
          <w:szCs w:val="24"/>
        </w:rPr>
        <w:t xml:space="preserve"> model (1) </w:t>
      </w:r>
      <w:r w:rsidR="00547152" w:rsidRPr="00307C18">
        <w:rPr>
          <w:rFonts w:ascii="Times New Roman" w:hAnsi="Times New Roman" w:cs="Times New Roman" w:hint="eastAsia"/>
          <w:sz w:val="24"/>
          <w:szCs w:val="24"/>
        </w:rPr>
        <w:t>b</w:t>
      </w:r>
      <w:r w:rsidR="00547152" w:rsidRPr="00307C18">
        <w:rPr>
          <w:rFonts w:ascii="Times New Roman" w:hAnsi="Times New Roman" w:cs="Times New Roman"/>
          <w:sz w:val="24"/>
          <w:szCs w:val="24"/>
        </w:rPr>
        <w:t xml:space="preserve">y letting </w:t>
      </w:r>
      <m:oMath>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 xml:space="preserve">=D,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 xml:space="preserve">=A,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3</m:t>
            </m:r>
          </m:sub>
        </m:sSub>
        <m:r>
          <w:rPr>
            <w:rFonts w:ascii="Cambria Math" w:hAnsi="Times New Roman" w:cs="Times New Roman"/>
            <w:sz w:val="24"/>
            <w:szCs w:val="24"/>
          </w:rPr>
          <m:t>=E</m:t>
        </m:r>
      </m:oMath>
      <w:r w:rsidR="00547152" w:rsidRPr="00307C18">
        <w:rPr>
          <w:rFonts w:ascii="Times New Roman" w:hAnsi="Times New Roman" w:cs="Times New Roman"/>
          <w:sz w:val="24"/>
          <w:szCs w:val="24"/>
        </w:rPr>
        <w:t xml:space="preserve"> and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τ=τ</m:t>
            </m:r>
          </m:e>
          <m:sup>
            <m:r>
              <w:rPr>
                <w:rFonts w:ascii="Cambria Math" w:hAnsi="Cambria Math" w:cs="Cambria Math" w:hint="eastAsia"/>
                <w:sz w:val="24"/>
                <w:szCs w:val="24"/>
                <w:shd w:val="clear" w:color="auto" w:fill="FFFFFF"/>
              </w:rPr>
              <m:t>E</m:t>
            </m:r>
          </m:sup>
        </m:sSup>
      </m:oMath>
      <w:r w:rsidR="00260B28" w:rsidRPr="00307C18">
        <w:rPr>
          <w:rFonts w:ascii="Times New Roman" w:hAnsi="Times New Roman" w:cs="Times New Roman"/>
          <w:sz w:val="24"/>
          <w:szCs w:val="24"/>
          <w:shd w:val="clear" w:color="auto" w:fill="FFFFFF"/>
        </w:rPr>
        <w:t xml:space="preserve"> </w:t>
      </w:r>
      <w:r w:rsidR="00731DB4" w:rsidRPr="00027853">
        <w:rPr>
          <w:rFonts w:ascii="Times New Roman" w:hAnsi="Times New Roman" w:cs="Times New Roman"/>
          <w:color w:val="0070C0"/>
          <w:sz w:val="24"/>
          <w:szCs w:val="24"/>
          <w:shd w:val="clear" w:color="auto" w:fill="FFFFFF"/>
        </w:rPr>
        <w:t>(</w:t>
      </w:r>
      <w:r w:rsidR="00260B28" w:rsidRPr="00027853">
        <w:rPr>
          <w:rFonts w:ascii="Times New Roman" w:hAnsi="Times New Roman" w:cs="Times New Roman"/>
          <w:i/>
          <w:color w:val="0070C0"/>
          <w:sz w:val="24"/>
          <w:szCs w:val="24"/>
          <w:shd w:val="clear" w:color="auto" w:fill="FFFFFF"/>
        </w:rPr>
        <w:t>D</w:t>
      </w:r>
      <w:r w:rsidR="00260B28" w:rsidRPr="00027853">
        <w:rPr>
          <w:rFonts w:ascii="Times New Roman" w:hAnsi="Times New Roman" w:cs="Times New Roman"/>
          <w:color w:val="0070C0"/>
          <w:sz w:val="24"/>
          <w:szCs w:val="24"/>
          <w:shd w:val="clear" w:color="auto" w:fill="FFFFFF"/>
        </w:rPr>
        <w:t xml:space="preserve">, </w:t>
      </w:r>
      <w:r w:rsidR="00260B28" w:rsidRPr="00027853">
        <w:rPr>
          <w:rFonts w:ascii="Times New Roman" w:hAnsi="Times New Roman" w:cs="Times New Roman"/>
          <w:i/>
          <w:color w:val="0070C0"/>
          <w:sz w:val="24"/>
          <w:szCs w:val="24"/>
          <w:shd w:val="clear" w:color="auto" w:fill="FFFFFF"/>
        </w:rPr>
        <w:t>A</w:t>
      </w:r>
      <w:r w:rsidR="00260B28" w:rsidRPr="00027853">
        <w:rPr>
          <w:rFonts w:ascii="Times New Roman" w:hAnsi="Times New Roman" w:cs="Times New Roman"/>
          <w:color w:val="0070C0"/>
          <w:sz w:val="24"/>
          <w:szCs w:val="24"/>
          <w:shd w:val="clear" w:color="auto" w:fill="FFFFFF"/>
        </w:rPr>
        <w:t xml:space="preserve"> and </w:t>
      </w:r>
      <w:r w:rsidR="00260B28" w:rsidRPr="00027853">
        <w:rPr>
          <w:rFonts w:ascii="Times New Roman" w:hAnsi="Times New Roman" w:cs="Times New Roman"/>
          <w:i/>
          <w:color w:val="0070C0"/>
          <w:sz w:val="24"/>
          <w:szCs w:val="24"/>
          <w:shd w:val="clear" w:color="auto" w:fill="FFFFFF"/>
        </w:rPr>
        <w:t>E</w:t>
      </w:r>
      <w:r w:rsidR="00260B28" w:rsidRPr="00027853">
        <w:rPr>
          <w:rFonts w:ascii="Times New Roman" w:hAnsi="Times New Roman" w:cs="Times New Roman"/>
          <w:color w:val="0070C0"/>
          <w:sz w:val="24"/>
          <w:szCs w:val="24"/>
          <w:shd w:val="clear" w:color="auto" w:fill="FFFFFF"/>
        </w:rPr>
        <w:t xml:space="preserve"> </w:t>
      </w:r>
      <w:r w:rsidR="00041EFC">
        <w:rPr>
          <w:rFonts w:ascii="Times New Roman" w:hAnsi="Times New Roman" w:cs="Times New Roman"/>
          <w:color w:val="0070C0"/>
          <w:sz w:val="24"/>
          <w:szCs w:val="24"/>
          <w:shd w:val="clear" w:color="auto" w:fill="FFFFFF"/>
        </w:rPr>
        <w:t>are</w:t>
      </w:r>
      <w:r w:rsidR="00B93F59" w:rsidRPr="00027853">
        <w:rPr>
          <w:rFonts w:ascii="Times New Roman" w:hAnsi="Times New Roman" w:cs="Times New Roman"/>
          <w:color w:val="0070C0"/>
          <w:sz w:val="24"/>
          <w:szCs w:val="24"/>
          <w:shd w:val="clear" w:color="auto" w:fill="FFFFFF"/>
        </w:rPr>
        <w:t xml:space="preserve"> evaluated by the approach</w:t>
      </w:r>
      <w:r w:rsidR="002228F9" w:rsidRPr="00027853">
        <w:rPr>
          <w:rFonts w:ascii="Times New Roman" w:hAnsi="Times New Roman" w:cs="Times New Roman"/>
          <w:color w:val="0070C0"/>
          <w:sz w:val="24"/>
          <w:szCs w:val="24"/>
          <w:shd w:val="clear" w:color="auto" w:fill="FFFFFF"/>
        </w:rPr>
        <w:t xml:space="preserve"> in </w:t>
      </w:r>
      <w:commentRangeStart w:id="143"/>
      <w:r w:rsidR="009846E9" w:rsidRPr="009846E9">
        <w:rPr>
          <w:rFonts w:ascii="Times New Roman" w:hAnsi="Times New Roman" w:cs="Times New Roman"/>
          <w:color w:val="0070C0"/>
          <w:sz w:val="24"/>
          <w:szCs w:val="24"/>
          <w:highlight w:val="yellow"/>
          <w:shd w:val="clear" w:color="auto" w:fill="FFFFFF"/>
        </w:rPr>
        <w:t>XXX</w:t>
      </w:r>
      <w:r w:rsidR="00041EFC">
        <w:rPr>
          <w:rFonts w:ascii="Times New Roman" w:hAnsi="Times New Roman" w:cs="Times New Roman"/>
          <w:color w:val="0070C0"/>
          <w:sz w:val="24"/>
          <w:szCs w:val="24"/>
          <w:highlight w:val="yellow"/>
          <w:shd w:val="clear" w:color="auto" w:fill="FFFFFF"/>
        </w:rPr>
        <w:t>,</w:t>
      </w:r>
      <w:r w:rsidR="009846E9" w:rsidRPr="00041EFC">
        <w:rPr>
          <w:rFonts w:ascii="Times New Roman" w:hAnsi="Times New Roman" w:cs="Times New Roman"/>
          <w:b/>
          <w:color w:val="0070C0"/>
          <w:sz w:val="24"/>
          <w:szCs w:val="24"/>
          <w:highlight w:val="yellow"/>
          <w:shd w:val="clear" w:color="auto" w:fill="FFFFFF"/>
        </w:rPr>
        <w:t xml:space="preserve"> </w:t>
      </w:r>
      <w:r w:rsidR="009846E9" w:rsidRPr="00E23944">
        <w:rPr>
          <w:rFonts w:ascii="Times New Roman" w:hAnsi="Times New Roman" w:cs="Times New Roman"/>
          <w:color w:val="0070C0"/>
          <w:sz w:val="24"/>
          <w:szCs w:val="24"/>
          <w:shd w:val="clear" w:color="auto" w:fill="FFFFFF"/>
        </w:rPr>
        <w:t xml:space="preserve">which is also given in the </w:t>
      </w:r>
      <w:r w:rsidR="0063758F">
        <w:rPr>
          <w:rFonts w:ascii="Times New Roman" w:hAnsi="Times New Roman" w:cs="Times New Roman"/>
          <w:color w:val="0070C0"/>
          <w:sz w:val="24"/>
          <w:szCs w:val="24"/>
          <w:shd w:val="clear" w:color="auto" w:fill="FFFFFF"/>
        </w:rPr>
        <w:t xml:space="preserve">online </w:t>
      </w:r>
      <w:r w:rsidR="009846E9" w:rsidRPr="00E23944">
        <w:rPr>
          <w:rFonts w:ascii="Times New Roman" w:hAnsi="Times New Roman" w:cs="Times New Roman"/>
          <w:color w:val="0070C0"/>
          <w:sz w:val="24"/>
          <w:szCs w:val="24"/>
          <w:shd w:val="clear" w:color="auto" w:fill="FFFFFF"/>
        </w:rPr>
        <w:t>supplement</w:t>
      </w:r>
      <w:r w:rsidR="002228F9" w:rsidRPr="00E23944">
        <w:rPr>
          <w:rFonts w:ascii="Times New Roman" w:hAnsi="Times New Roman" w:cs="Times New Roman"/>
          <w:color w:val="0070C0"/>
          <w:sz w:val="24"/>
          <w:szCs w:val="24"/>
          <w:shd w:val="clear" w:color="auto" w:fill="FFFFFF"/>
        </w:rPr>
        <w:t>).</w:t>
      </w:r>
      <w:r w:rsidR="007A29C9" w:rsidRPr="00E23944">
        <w:rPr>
          <w:rFonts w:ascii="Times New Roman" w:hAnsi="Times New Roman" w:cs="Times New Roman"/>
          <w:color w:val="0070C0"/>
          <w:sz w:val="24"/>
          <w:szCs w:val="24"/>
          <w:shd w:val="clear" w:color="auto" w:fill="FFFFFF"/>
        </w:rPr>
        <w:t xml:space="preserve"> </w:t>
      </w:r>
      <w:commentRangeEnd w:id="143"/>
      <w:r w:rsidR="009846E9" w:rsidRPr="00E23944">
        <w:rPr>
          <w:rStyle w:val="CommentReference"/>
        </w:rPr>
        <w:commentReference w:id="143"/>
      </w:r>
      <w:r w:rsidR="00F04896" w:rsidRPr="00027853">
        <w:rPr>
          <w:rFonts w:ascii="Times New Roman" w:hAnsi="Times New Roman" w:cs="Times New Roman" w:hint="eastAsia"/>
          <w:color w:val="0070C0"/>
          <w:sz w:val="24"/>
          <w:szCs w:val="24"/>
        </w:rPr>
        <w:t>In</w:t>
      </w:r>
      <w:r w:rsidR="00F04896" w:rsidRPr="00027853">
        <w:rPr>
          <w:rFonts w:ascii="Times New Roman" w:hAnsi="Times New Roman" w:cs="Times New Roman"/>
          <w:color w:val="0070C0"/>
          <w:sz w:val="24"/>
          <w:szCs w:val="24"/>
        </w:rPr>
        <w:t xml:space="preserve"> the NSTPU, we</w:t>
      </w:r>
      <w:r w:rsidR="00B93F59" w:rsidRPr="00027853">
        <w:rPr>
          <w:rFonts w:ascii="Times New Roman" w:hAnsi="Times New Roman" w:cs="Times New Roman"/>
          <w:color w:val="0070C0"/>
          <w:sz w:val="24"/>
          <w:szCs w:val="24"/>
        </w:rPr>
        <w:t xml:space="preserve"> let </w:t>
      </w:r>
      <m:oMath>
        <m:r>
          <m:rPr>
            <m:scr m:val="script"/>
          </m:rPr>
          <w:rPr>
            <w:rFonts w:ascii="Cambria Math" w:hAnsi="Cambria Math" w:cs="Times New Roman"/>
            <w:color w:val="0070C0"/>
            <w:sz w:val="24"/>
            <w:szCs w:val="24"/>
          </w:rPr>
          <m:t>X:=</m:t>
        </m:r>
        <m:d>
          <m:dPr>
            <m:begChr m:val="{"/>
            <m:endChr m:val="}"/>
            <m:ctrlPr>
              <w:rPr>
                <w:rFonts w:ascii="Cambria Math" w:hAnsi="Cambria Math" w:cs="Times New Roman"/>
                <w:i/>
                <w:color w:val="0070C0"/>
                <w:sz w:val="24"/>
                <w:szCs w:val="24"/>
              </w:rPr>
            </m:ctrlPr>
          </m:dPr>
          <m:e>
            <m:r>
              <m:rPr>
                <m:sty m:val="b"/>
              </m:rPr>
              <w:rPr>
                <w:rFonts w:ascii="Cambria Math" w:eastAsia="宋体" w:hAnsi="Times New Roman" w:cs="Times New Roman"/>
                <w:color w:val="0070C0"/>
                <w:sz w:val="24"/>
                <w:szCs w:val="24"/>
              </w:rPr>
              <m:t>x</m:t>
            </m:r>
            <m:r>
              <w:rPr>
                <w:rFonts w:ascii="Cambria Math" w:eastAsia="宋体" w:hAnsi="Cambria Math" w:cs="宋体" w:hint="eastAsia"/>
                <w:color w:val="0070C0"/>
                <w:sz w:val="24"/>
                <w:szCs w:val="24"/>
              </w:rPr>
              <m:t>∈</m:t>
            </m:r>
            <m:sSup>
              <m:sSupPr>
                <m:ctrlPr>
                  <w:rPr>
                    <w:rFonts w:ascii="Cambria Math" w:hAnsi="Cambria Math" w:cs="Times New Roman"/>
                    <w:i/>
                    <w:color w:val="0070C0"/>
                    <w:sz w:val="24"/>
                    <w:szCs w:val="24"/>
                  </w:rPr>
                </m:ctrlPr>
              </m:sSupPr>
              <m:e>
                <m:r>
                  <m:rPr>
                    <m:scr m:val="double-struck"/>
                    <m:sty m:val="p"/>
                  </m:rPr>
                  <w:rPr>
                    <w:rFonts w:ascii="Cambria Math" w:hAnsi="Cambria Math" w:cs="Times New Roman"/>
                    <w:color w:val="0070C0"/>
                    <w:sz w:val="24"/>
                    <w:szCs w:val="24"/>
                  </w:rPr>
                  <m:t>Z</m:t>
                </m:r>
              </m:e>
              <m:sup>
                <m:r>
                  <w:rPr>
                    <w:rFonts w:ascii="Cambria Math" w:hAnsi="Times New Roman" w:cs="Times New Roman"/>
                    <w:color w:val="0070C0"/>
                    <w:sz w:val="24"/>
                    <w:szCs w:val="24"/>
                  </w:rPr>
                  <m:t>n</m:t>
                </m:r>
                <m:ctrlPr>
                  <w:rPr>
                    <w:rFonts w:ascii="Cambria Math" w:hAnsi="Times New Roman" w:cs="Times New Roman"/>
                    <w:color w:val="0070C0"/>
                    <w:sz w:val="24"/>
                    <w:szCs w:val="24"/>
                  </w:rPr>
                </m:ctrlPr>
              </m:sup>
            </m:sSup>
            <m:r>
              <m:rPr>
                <m:sty m:val="p"/>
              </m:rPr>
              <w:rPr>
                <w:rFonts w:ascii="Cambria Math" w:hAnsi="Cambria Math" w:cs="Times New Roman"/>
                <w:color w:val="0070C0"/>
                <w:sz w:val="24"/>
                <w:szCs w:val="24"/>
              </w:rPr>
              <m:t>:</m:t>
            </m:r>
            <m:sSub>
              <m:sSubPr>
                <m:ctrlPr>
                  <w:rPr>
                    <w:rFonts w:ascii="Cambria Math" w:hAnsi="Times New Roman" w:cs="Times New Roman"/>
                    <w:i/>
                    <w:color w:val="0070C0"/>
                    <w:sz w:val="24"/>
                    <w:szCs w:val="24"/>
                  </w:rPr>
                </m:ctrlPr>
              </m:sSubPr>
              <m:e>
                <m:r>
                  <m:rPr>
                    <m:sty m:val="b"/>
                  </m:rPr>
                  <w:rPr>
                    <w:rFonts w:ascii="Cambria Math" w:eastAsia="宋体" w:hAnsi="Times New Roman" w:cs="Times New Roman"/>
                    <w:color w:val="0070C0"/>
                    <w:sz w:val="24"/>
                    <w:szCs w:val="24"/>
                  </w:rPr>
                  <m:t>x</m:t>
                </m:r>
              </m:e>
              <m:sub>
                <m:r>
                  <w:rPr>
                    <w:rFonts w:ascii="Cambria Math" w:hAnsi="Times New Roman" w:cs="Times New Roman"/>
                    <w:color w:val="0070C0"/>
                    <w:sz w:val="24"/>
                    <w:szCs w:val="24"/>
                  </w:rPr>
                  <m:t>l</m:t>
                </m:r>
              </m:sub>
            </m:sSub>
            <m:sSub>
              <m:sSubPr>
                <m:ctrlPr>
                  <w:rPr>
                    <w:rFonts w:ascii="Cambria Math" w:hAnsi="Times New Roman" w:cs="Times New Roman"/>
                    <w:i/>
                    <w:color w:val="0070C0"/>
                    <w:sz w:val="24"/>
                    <w:szCs w:val="24"/>
                  </w:rPr>
                </m:ctrlPr>
              </m:sSubPr>
              <m:e>
                <m:r>
                  <w:rPr>
                    <w:rFonts w:ascii="Cambria Math" w:eastAsia="宋体" w:hAnsi="Cambria Math" w:cs="Times New Roman"/>
                    <w:color w:val="0070C0"/>
                    <w:sz w:val="24"/>
                    <w:szCs w:val="24"/>
                  </w:rPr>
                  <m:t>≤</m:t>
                </m:r>
                <m:r>
                  <m:rPr>
                    <m:sty m:val="b"/>
                  </m:rPr>
                  <w:rPr>
                    <w:rFonts w:ascii="Cambria Math" w:eastAsia="宋体" w:hAnsi="Times New Roman" w:cs="Times New Roman"/>
                    <w:color w:val="0070C0"/>
                    <w:sz w:val="24"/>
                    <w:szCs w:val="24"/>
                  </w:rPr>
                  <m:t>x</m:t>
                </m:r>
                <m:r>
                  <w:rPr>
                    <w:rFonts w:ascii="Cambria Math" w:eastAsia="宋体" w:hAnsi="Cambria Math" w:cs="Times New Roman"/>
                    <w:color w:val="0070C0"/>
                    <w:sz w:val="24"/>
                    <w:szCs w:val="24"/>
                  </w:rPr>
                  <m:t>≤</m:t>
                </m:r>
                <m:r>
                  <m:rPr>
                    <m:sty m:val="b"/>
                  </m:rPr>
                  <w:rPr>
                    <w:rFonts w:ascii="Cambria Math" w:eastAsia="宋体" w:hAnsi="Times New Roman" w:cs="Times New Roman"/>
                    <w:color w:val="0070C0"/>
                    <w:sz w:val="24"/>
                    <w:szCs w:val="24"/>
                  </w:rPr>
                  <m:t>x</m:t>
                </m:r>
              </m:e>
              <m:sub>
                <m:r>
                  <w:rPr>
                    <w:rFonts w:ascii="Cambria Math" w:hAnsi="Times New Roman" w:cs="Times New Roman"/>
                    <w:color w:val="0070C0"/>
                    <w:sz w:val="24"/>
                    <w:szCs w:val="24"/>
                  </w:rPr>
                  <m:t>u</m:t>
                </m:r>
              </m:sub>
            </m:sSub>
          </m:e>
        </m:d>
        <m:r>
          <m:rPr>
            <m:sty m:val="p"/>
          </m:rPr>
          <w:rPr>
            <w:rFonts w:ascii="Cambria Math" w:hAnsi="Cambria Math" w:cs="Times New Roman"/>
            <w:color w:val="0070C0"/>
            <w:sz w:val="24"/>
            <w:szCs w:val="24"/>
          </w:rPr>
          <m:t xml:space="preserve"> </m:t>
        </m:r>
      </m:oMath>
      <w:r w:rsidR="00F04896" w:rsidRPr="009846E9">
        <w:rPr>
          <w:rFonts w:ascii="Times New Roman" w:hAnsi="Times New Roman" w:cs="Times New Roman"/>
          <w:color w:val="0070C0"/>
          <w:sz w:val="24"/>
          <w:szCs w:val="24"/>
        </w:rPr>
        <w:t>be</w:t>
      </w:r>
      <w:r w:rsidR="00F04896" w:rsidRPr="00027853">
        <w:rPr>
          <w:rFonts w:ascii="Times New Roman" w:hAnsi="Times New Roman" w:cs="Times New Roman"/>
          <w:color w:val="0070C0"/>
          <w:sz w:val="24"/>
          <w:szCs w:val="24"/>
        </w:rPr>
        <w:t xml:space="preserve"> the box constraint on </w:t>
      </w:r>
      <m:oMath>
        <m:r>
          <m:rPr>
            <m:sty m:val="b"/>
          </m:rPr>
          <w:rPr>
            <w:rFonts w:ascii="Cambria Math" w:hAnsi="Times New Roman" w:cs="Times New Roman"/>
            <w:color w:val="0070C0"/>
            <w:sz w:val="24"/>
            <w:szCs w:val="24"/>
          </w:rPr>
          <m:t>x</m:t>
        </m:r>
      </m:oMath>
      <w:r w:rsidR="00F04896" w:rsidRPr="00027853">
        <w:rPr>
          <w:rFonts w:ascii="Times New Roman" w:hAnsi="Times New Roman" w:cs="Times New Roman"/>
          <w:color w:val="0070C0"/>
          <w:sz w:val="24"/>
          <w:szCs w:val="24"/>
        </w:rPr>
        <w:t xml:space="preserve"> </w:t>
      </w:r>
      <w:r w:rsidR="00F04896">
        <w:rPr>
          <w:rFonts w:ascii="Times New Roman" w:hAnsi="Times New Roman" w:cs="Times New Roman"/>
          <w:sz w:val="24"/>
          <w:szCs w:val="24"/>
        </w:rPr>
        <w:t>with</w:t>
      </w:r>
      <w:r w:rsidRPr="00307C18">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00F04896">
        <w:rPr>
          <w:rFonts w:ascii="Times New Roman" w:hAnsi="Times New Roman" w:cs="Times New Roman"/>
          <w:sz w:val="24"/>
          <w:szCs w:val="24"/>
        </w:rPr>
        <w:t>being the</w:t>
      </w:r>
      <w:r w:rsidRPr="00307C18">
        <w:rPr>
          <w:rFonts w:ascii="Times New Roman" w:hAnsi="Times New Roman" w:cs="Times New Roman"/>
          <w:sz w:val="24"/>
          <w:szCs w:val="24"/>
        </w:rPr>
        <w:t xml:space="preserve"> lower and upper bounds, respectively,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is the dimension of </w:t>
      </w:r>
      <w:r w:rsidRPr="00307C18">
        <w:rPr>
          <w:rFonts w:ascii="Times New Roman" w:hAnsi="Times New Roman" w:cs="Times New Roman"/>
          <w:b/>
          <w:bCs/>
          <w:sz w:val="24"/>
          <w:szCs w:val="24"/>
        </w:rPr>
        <w:t xml:space="preserve">x </w:t>
      </w:r>
      <w:r w:rsidRPr="00307C18">
        <w:rPr>
          <w:rFonts w:ascii="Times New Roman" w:hAnsi="Times New Roman" w:cs="Times New Roman"/>
          <w:bCs/>
          <w:sz w:val="24"/>
          <w:szCs w:val="24"/>
        </w:rPr>
        <w:t>that depends on the operation needs of the intersections and the scale of the urban road network</w:t>
      </w:r>
      <w:r w:rsidRPr="00027853">
        <w:rPr>
          <w:rFonts w:ascii="Times New Roman" w:hAnsi="Times New Roman" w:cs="Times New Roman"/>
          <w:bCs/>
          <w:color w:val="0070C0"/>
          <w:sz w:val="24"/>
          <w:szCs w:val="24"/>
        </w:rPr>
        <w:t>.</w:t>
      </w:r>
      <w:r w:rsidR="00B93F59" w:rsidRPr="00027853">
        <w:rPr>
          <w:rFonts w:ascii="Times New Roman" w:hAnsi="Times New Roman" w:cs="Times New Roman"/>
          <w:bCs/>
          <w:color w:val="0070C0"/>
          <w:sz w:val="24"/>
          <w:szCs w:val="24"/>
        </w:rPr>
        <w:t xml:space="preserve"> </w:t>
      </w:r>
      <w:r w:rsidR="00EF7785" w:rsidRPr="00027853">
        <w:rPr>
          <w:rFonts w:ascii="Times New Roman" w:hAnsi="Times New Roman" w:cs="Times New Roman"/>
          <w:bCs/>
          <w:color w:val="0070C0"/>
          <w:sz w:val="24"/>
          <w:szCs w:val="24"/>
        </w:rPr>
        <w:t>The r</w:t>
      </w:r>
      <w:r w:rsidRPr="00027853">
        <w:rPr>
          <w:rFonts w:ascii="Times New Roman" w:hAnsi="Times New Roman" w:cs="Times New Roman"/>
          <w:color w:val="0070C0"/>
          <w:sz w:val="24"/>
          <w:szCs w:val="24"/>
        </w:rPr>
        <w:t xml:space="preserve">andom perturbation level </w:t>
      </w:r>
      <m:oMath>
        <m:r>
          <w:rPr>
            <w:rFonts w:ascii="Cambria Math" w:hAnsi="Times New Roman" w:cs="Times New Roman"/>
            <w:color w:val="0070C0"/>
            <w:sz w:val="24"/>
            <w:szCs w:val="24"/>
          </w:rPr>
          <m:t>ξ</m:t>
        </m:r>
      </m:oMath>
      <w:r w:rsidR="00CD7556">
        <w:rPr>
          <w:rFonts w:ascii="Times New Roman" w:hAnsi="Times New Roman" w:cs="Times New Roman"/>
          <w:color w:val="0070C0"/>
          <w:sz w:val="24"/>
          <w:szCs w:val="24"/>
        </w:rPr>
        <w:t xml:space="preserve"> </w:t>
      </w:r>
      <w:r w:rsidR="00EF7785" w:rsidRPr="00027853">
        <w:rPr>
          <w:rFonts w:ascii="Times New Roman" w:hAnsi="Times New Roman" w:cs="Times New Roman"/>
          <w:color w:val="0070C0"/>
          <w:sz w:val="24"/>
          <w:szCs w:val="24"/>
        </w:rPr>
        <w:t xml:space="preserve">represent the uncertainty in the traffic demand and follows </w:t>
      </w:r>
      <w:r w:rsidR="00CD7556">
        <w:rPr>
          <w:rFonts w:ascii="Times New Roman" w:hAnsi="Times New Roman" w:cs="Times New Roman"/>
          <w:color w:val="0070C0"/>
          <w:sz w:val="24"/>
          <w:szCs w:val="24"/>
        </w:rPr>
        <w:t xml:space="preserve">a known </w:t>
      </w:r>
      <w:r w:rsidR="00D446B0" w:rsidRPr="00027853">
        <w:rPr>
          <w:rFonts w:ascii="Times New Roman" w:hAnsi="Times New Roman" w:cs="Times New Roman"/>
          <w:color w:val="0070C0"/>
          <w:sz w:val="24"/>
          <w:szCs w:val="24"/>
        </w:rPr>
        <w:t xml:space="preserve">distribution </w:t>
      </w:r>
      <m:oMath>
        <m:r>
          <w:rPr>
            <w:rFonts w:ascii="Cambria Math" w:hAnsi="Cambria Math" w:cs="Times New Roman"/>
            <w:color w:val="0070C0"/>
            <w:sz w:val="24"/>
            <w:szCs w:val="24"/>
          </w:rPr>
          <m:t>p</m:t>
        </m:r>
        <m:d>
          <m:dPr>
            <m:ctrlPr>
              <w:rPr>
                <w:rFonts w:ascii="Cambria Math" w:hAnsi="Cambria Math" w:cs="Times New Roman"/>
                <w:i/>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
                <w:color w:val="0070C0"/>
                <w:sz w:val="24"/>
                <w:szCs w:val="24"/>
              </w:rPr>
            </m:ctrlPr>
          </m:e>
        </m:d>
      </m:oMath>
      <w:r w:rsidRPr="00027853">
        <w:rPr>
          <w:rFonts w:ascii="Times New Roman" w:hAnsi="Times New Roman" w:cs="Times New Roman" w:hint="eastAsia"/>
          <w:color w:val="0070C0"/>
          <w:sz w:val="24"/>
          <w:szCs w:val="24"/>
        </w:rPr>
        <w:t>.</w:t>
      </w:r>
      <w:r w:rsidRPr="00D446B0">
        <w:rPr>
          <w:rFonts w:ascii="Times New Roman" w:hAnsi="Times New Roman" w:cs="Times New Roman"/>
          <w:color w:val="4472C4" w:themeColor="accent1"/>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is</w:t>
      </w:r>
      <w:r w:rsidRPr="00307C18">
        <w:rPr>
          <w:rFonts w:ascii="Times New Roman" w:hAnsi="Times New Roman" w:cs="Times New Roman"/>
          <w:sz w:val="24"/>
          <w:szCs w:val="24"/>
        </w:rPr>
        <w:t xml:space="preserve"> the maximum acceptable level of vehicular emissions which cannot be violated with </w:t>
      </w:r>
      <w:r w:rsidRPr="00307C18">
        <w:rPr>
          <w:rFonts w:ascii="Times New Roman" w:hAnsi="Times New Roman" w:cs="Times New Roman"/>
          <w:sz w:val="24"/>
          <w:szCs w:val="24"/>
        </w:rPr>
        <w:lastRenderedPageBreak/>
        <w:t xml:space="preserve">probability higher than </w:t>
      </w:r>
      <m:oMath>
        <m:r>
          <w:rPr>
            <w:rFonts w:ascii="Cambria Math" w:hAnsi="Cambria Math" w:cs="Times New Roman" w:hint="eastAsia"/>
            <w:sz w:val="24"/>
            <w:szCs w:val="24"/>
          </w:rPr>
          <m:t>1</m:t>
        </m:r>
        <m:r>
          <w:rPr>
            <w:rFonts w:ascii="微软雅黑" w:eastAsia="微软雅黑" w:hAnsi="微软雅黑" w:cs="微软雅黑" w:hint="eastAsia"/>
            <w:sz w:val="24"/>
            <w:szCs w:val="24"/>
          </w:rPr>
          <m:t>-</m:t>
        </m:r>
        <m:r>
          <w:rPr>
            <w:rFonts w:ascii="Cambria Math" w:hAnsi="Cambria Math" w:cs="Times New Roman"/>
            <w:sz w:val="24"/>
            <w:szCs w:val="24"/>
          </w:rPr>
          <m:t>ϵ</m:t>
        </m:r>
      </m:oMath>
      <w:r w:rsidRPr="00307C18">
        <w:rPr>
          <w:rFonts w:ascii="Times New Roman" w:hAnsi="Times New Roman" w:cs="Times New Roman"/>
          <w:sz w:val="24"/>
          <w:szCs w:val="24"/>
        </w:rPr>
        <w:t xml:space="preserve"> </w:t>
      </w:r>
      <w:r w:rsidRPr="00307C18">
        <w:rPr>
          <w:rFonts w:ascii="Times New Roman" w:hAnsi="Times New Roman" w:cs="Times New Roman"/>
          <w:iCs/>
          <w:sz w:val="24"/>
          <w:szCs w:val="24"/>
        </w:rPr>
        <w:t>(e.g.,</w:t>
      </w:r>
      <m:oMath>
        <m:r>
          <m:rPr>
            <m:sty m:val="p"/>
          </m:rPr>
          <w:rPr>
            <w:rFonts w:ascii="Cambria Math" w:hAnsi="Cambria Math" w:cs="Times New Roman"/>
            <w:sz w:val="24"/>
            <w:szCs w:val="24"/>
          </w:rPr>
          <m:t xml:space="preserve"> </m:t>
        </m:r>
        <m:r>
          <w:rPr>
            <w:rFonts w:ascii="Cambria Math" w:hAnsi="Cambria Math" w:cs="Times New Roman"/>
            <w:sz w:val="24"/>
            <w:szCs w:val="24"/>
          </w:rPr>
          <m:t>ϵ</m:t>
        </m:r>
        <m:r>
          <m:rPr>
            <m:sty m:val="p"/>
          </m:rPr>
          <w:rPr>
            <w:rFonts w:ascii="Cambria Math" w:hAnsi="Cambria Math" w:cs="Times New Roman"/>
            <w:sz w:val="24"/>
            <w:szCs w:val="24"/>
          </w:rPr>
          <m:t>=0.05</m:t>
        </m:r>
        <m:r>
          <m:rPr>
            <m:sty m:val="p"/>
          </m:rPr>
          <w:rPr>
            <w:rFonts w:ascii="Cambria Math" w:hAnsi="Cambria Math" w:cs="Times New Roman"/>
            <w:color w:val="0070C0"/>
            <w:sz w:val="24"/>
            <w:szCs w:val="24"/>
          </w:rPr>
          <m:t>)</m:t>
        </m:r>
      </m:oMath>
      <w:r w:rsidRPr="00027853">
        <w:rPr>
          <w:rFonts w:ascii="Times New Roman" w:hAnsi="Times New Roman" w:cs="Times New Roman"/>
          <w:color w:val="0070C0"/>
          <w:sz w:val="24"/>
          <w:szCs w:val="24"/>
        </w:rPr>
        <w:t>.</w:t>
      </w:r>
      <w:r w:rsidR="000F452B" w:rsidRPr="00027853">
        <w:rPr>
          <w:rFonts w:ascii="Times New Roman" w:hAnsi="Times New Roman" w:cs="Times New Roman"/>
          <w:color w:val="0070C0"/>
          <w:sz w:val="24"/>
          <w:szCs w:val="24"/>
        </w:rPr>
        <w:t xml:space="preserve"> </w:t>
      </w:r>
      <w:r w:rsidR="00B93F59" w:rsidRPr="00027853">
        <w:rPr>
          <w:rFonts w:ascii="Times New Roman" w:hAnsi="Times New Roman" w:cs="Times New Roman"/>
          <w:color w:val="0070C0"/>
          <w:sz w:val="24"/>
          <w:szCs w:val="24"/>
        </w:rPr>
        <w:t>So, the NSTPU can be expressed as:</w:t>
      </w:r>
    </w:p>
    <w:bookmarkStart w:id="144" w:name="_Hlk148393399"/>
    <w:p w14:paraId="08BBFFA5" w14:textId="5A2A680C" w:rsidR="00B059AA" w:rsidRPr="00027853" w:rsidRDefault="003F2F44" w:rsidP="002E4256">
      <w:pPr>
        <w:adjustRightInd w:val="0"/>
        <w:snapToGrid w:val="0"/>
        <w:jc w:val="right"/>
        <w:rPr>
          <w:rFonts w:ascii="Times New Roman" w:hAnsi="Times New Roman" w:cs="Times New Roman"/>
          <w:color w:val="0070C0"/>
          <w:sz w:val="24"/>
          <w:szCs w:val="24"/>
        </w:rPr>
      </w:pPr>
      <m:oMath>
        <m:eqArr>
          <m:eqArrPr>
            <m:ctrlPr>
              <w:rPr>
                <w:rFonts w:ascii="Cambria Math" w:eastAsia="宋体" w:hAnsi="Times New Roman" w:cs="Times New Roman"/>
                <w:i/>
                <w:color w:val="0070C0"/>
                <w:sz w:val="24"/>
                <w:szCs w:val="24"/>
              </w:rPr>
            </m:ctrlPr>
          </m:eqArrPr>
          <m:e>
            <m:limLow>
              <m:limLowPr>
                <m:ctrlPr>
                  <w:rPr>
                    <w:rFonts w:ascii="Cambria Math" w:eastAsia="宋体" w:hAnsi="Times New Roman" w:cs="Times New Roman"/>
                    <w:i/>
                    <w:color w:val="0070C0"/>
                    <w:sz w:val="24"/>
                    <w:szCs w:val="24"/>
                  </w:rPr>
                </m:ctrlPr>
              </m:limLowPr>
              <m:e>
                <m:r>
                  <m:rPr>
                    <m:sty m:val="p"/>
                  </m:rPr>
                  <w:rPr>
                    <w:rFonts w:ascii="Cambria Math" w:eastAsia="宋体" w:hAnsi="Times New Roman" w:cs="Times New Roman"/>
                    <w:color w:val="0070C0"/>
                    <w:sz w:val="24"/>
                    <w:szCs w:val="24"/>
                  </w:rPr>
                  <m:t xml:space="preserve"> min</m:t>
                </m:r>
              </m:e>
              <m:lim>
                <m:r>
                  <m:rPr>
                    <m:sty m:val="b"/>
                  </m:rPr>
                  <w:rPr>
                    <w:rFonts w:ascii="Cambria Math" w:eastAsia="宋体" w:hAnsi="Times New Roman" w:cs="Times New Roman"/>
                    <w:color w:val="0070C0"/>
                    <w:sz w:val="24"/>
                    <w:szCs w:val="24"/>
                  </w:rPr>
                  <m:t>x</m:t>
                </m:r>
                <m:r>
                  <m:rPr>
                    <m:sty m:val="b"/>
                  </m:rPr>
                  <w:rPr>
                    <w:rFonts w:ascii="Cambria Math" w:eastAsia="宋体" w:hAnsi="Cambria Math" w:cs="Times New Roman"/>
                    <w:color w:val="0070C0"/>
                    <w:sz w:val="24"/>
                    <w:szCs w:val="24"/>
                  </w:rPr>
                  <m:t>∈</m:t>
                </m:r>
                <m:r>
                  <m:rPr>
                    <m:scr m:val="script"/>
                  </m:rPr>
                  <w:rPr>
                    <w:rFonts w:ascii="Cambria Math" w:hAnsi="Cambria Math" w:cs="Times New Roman"/>
                    <w:color w:val="0070C0"/>
                    <w:sz w:val="24"/>
                    <w:szCs w:val="24"/>
                  </w:rPr>
                  <m:t>X</m:t>
                </m:r>
              </m:lim>
            </m:limLow>
            <m:r>
              <w:rPr>
                <w:rFonts w:ascii="Cambria Math" w:eastAsia="宋体" w:hAnsi="Times New Roman" w:cs="Times New Roman"/>
                <w:color w:val="0070C0"/>
                <w:sz w:val="24"/>
                <w:szCs w:val="24"/>
              </w:rPr>
              <m:t xml:space="preserve"> </m:t>
            </m:r>
            <m:d>
              <m:dPr>
                <m:begChr m:val="["/>
                <m:endChr m:val="]"/>
                <m:ctrlPr>
                  <w:rPr>
                    <w:rFonts w:ascii="Cambria Math" w:eastAsia="宋体" w:hAnsi="Times New Roman" w:cs="Times New Roman"/>
                    <w:i/>
                    <w:color w:val="0070C0"/>
                    <w:sz w:val="24"/>
                    <w:szCs w:val="24"/>
                  </w:rPr>
                </m:ctrlPr>
              </m:dPr>
              <m:e>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[D</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hAnsi="Times New Roman" w:cs="Times New Roman"/>
                    <w:color w:val="0070C0"/>
                    <w:sz w:val="24"/>
                    <w:szCs w:val="24"/>
                  </w:rPr>
                  <m:t>]</m:t>
                </m:r>
                <m:r>
                  <w:rPr>
                    <w:rFonts w:ascii="Cambria Math" w:eastAsia="宋体" w:hAnsi="Times New Roman" w:cs="Times New Roman"/>
                    <w:color w:val="0070C0"/>
                    <w:sz w:val="24"/>
                    <w:szCs w:val="24"/>
                  </w:rPr>
                  <m:t>,</m:t>
                </m:r>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[A</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hAnsi="Times New Roman" w:cs="Times New Roman"/>
                    <w:color w:val="0070C0"/>
                    <w:sz w:val="24"/>
                    <w:szCs w:val="24"/>
                  </w:rPr>
                  <m:t>]</m:t>
                </m:r>
              </m:e>
            </m:d>
            <m:r>
              <w:rPr>
                <w:rFonts w:ascii="Cambria Math" w:eastAsia="宋体" w:hAnsi="Times New Roman" w:cs="Times New Roman"/>
                <w:color w:val="0070C0"/>
                <w:sz w:val="24"/>
                <w:szCs w:val="24"/>
              </w:rPr>
              <m:t xml:space="preserve">                </m:t>
            </m:r>
          </m:e>
          <m:e>
            <m:r>
              <m:rPr>
                <m:sty m:val="p"/>
              </m:rPr>
              <w:rPr>
                <w:rFonts w:ascii="Cambria Math" w:eastAsia="宋体" w:hAnsi="Times New Roman" w:cs="Times New Roman"/>
                <w:color w:val="0070C0"/>
                <w:sz w:val="24"/>
                <w:szCs w:val="24"/>
              </w:rPr>
              <m:t xml:space="preserve">s.t.  </m:t>
            </m:r>
            <m:sSub>
              <m:sSubPr>
                <m:ctrlPr>
                  <w:rPr>
                    <w:rFonts w:ascii="Cambria Math" w:hAnsi="Times New Roman" w:cs="Times New Roman"/>
                    <w:i/>
                    <w:color w:val="0070C0"/>
                    <w:sz w:val="24"/>
                    <w:szCs w:val="24"/>
                  </w:rPr>
                </m:ctrlPr>
              </m:sSubPr>
              <m:e>
                <m:r>
                  <m:rPr>
                    <m:scr m:val="double-struck"/>
                    <m:sty m:val="p"/>
                  </m:rPr>
                  <w:rPr>
                    <w:rFonts w:ascii="Cambria Math" w:hAnsi="Cambria Math" w:cs="Times New Roman"/>
                    <w:color w:val="0070C0"/>
                    <w:sz w:val="24"/>
                    <w:szCs w:val="24"/>
                  </w:rPr>
                  <m:t>P</m:t>
                </m:r>
              </m:e>
              <m:sub>
                <m:r>
                  <w:rPr>
                    <w:rFonts w:ascii="Cambria Math" w:hAnsi="Times New Roman" w:cs="Times New Roman"/>
                    <w:color w:val="0070C0"/>
                    <w:sz w:val="24"/>
                    <w:szCs w:val="24"/>
                  </w:rPr>
                  <m:t>ξ</m:t>
                </m:r>
              </m:sub>
            </m:sSub>
            <m:r>
              <m:rPr>
                <m:sty m:val="p"/>
              </m:rPr>
              <w:rPr>
                <w:rFonts w:ascii="Cambria Math" w:eastAsia="宋体" w:hAnsi="Times New Roman" w:cs="Times New Roman"/>
                <w:color w:val="0070C0"/>
                <w:sz w:val="24"/>
                <w:szCs w:val="24"/>
              </w:rPr>
              <m:t>[</m:t>
            </m:r>
            <m:r>
              <w:rPr>
                <w:rFonts w:ascii="Cambria Math" w:hAnsi="Cambria Math" w:cs="Times New Roman"/>
                <w:color w:val="0070C0"/>
                <w:sz w:val="24"/>
                <w:szCs w:val="24"/>
              </w:rPr>
              <m:t>E</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eastAsia="宋体" w:hAnsi="Cambria Math" w:cs="Times New Roman"/>
                <w:color w:val="0070C0"/>
                <w:sz w:val="24"/>
                <w:szCs w:val="24"/>
              </w:rPr>
              <m:t>≤</m:t>
            </m:r>
            <m:m>
              <m:mPr>
                <m:mcs>
                  <m:mc>
                    <m:mcPr>
                      <m:count m:val="1"/>
                      <m:mcJc m:val="center"/>
                    </m:mcPr>
                  </m:mc>
                </m:mcs>
                <m:ctrlPr>
                  <w:rPr>
                    <w:rFonts w:ascii="Cambria Math" w:eastAsia="宋体" w:hAnsi="Cambria Math" w:cs="Times New Roman"/>
                    <w:i/>
                    <w:color w:val="0070C0"/>
                    <w:sz w:val="24"/>
                    <w:szCs w:val="24"/>
                  </w:rPr>
                </m:ctrlPr>
              </m:mPr>
              <m:mr>
                <m:e>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e>
              </m:mr>
            </m:m>
            <m:r>
              <w:rPr>
                <w:rFonts w:ascii="Cambria Math" w:eastAsia="宋体" w:hAnsi="Cambria Math" w:cs="Times New Roman"/>
                <w:color w:val="0070C0"/>
                <w:sz w:val="24"/>
                <w:szCs w:val="24"/>
              </w:rPr>
              <m:t>]</m:t>
            </m:r>
            <m:r>
              <w:rPr>
                <w:rFonts w:ascii="Cambria Math" w:eastAsia="宋体" w:hAnsi="Cambria Math" w:cs="Times New Roman" w:hint="eastAsia"/>
                <w:color w:val="0070C0"/>
                <w:sz w:val="24"/>
                <w:szCs w:val="24"/>
              </w:rPr>
              <m:t>≥</m:t>
            </m:r>
            <m:r>
              <w:rPr>
                <w:rFonts w:ascii="Cambria Math" w:eastAsia="宋体" w:hAnsi="Cambria Math" w:cs="Times New Roman"/>
                <w:color w:val="0070C0"/>
                <w:sz w:val="24"/>
                <w:szCs w:val="24"/>
              </w:rPr>
              <m:t>1-</m:t>
            </m:r>
            <m:r>
              <w:rPr>
                <w:rFonts w:ascii="Cambria Math" w:hAnsi="Cambria Math" w:cs="Times New Roman"/>
                <w:color w:val="0070C0"/>
                <w:sz w:val="24"/>
                <w:szCs w:val="24"/>
              </w:rPr>
              <m:t>ϵ.</m:t>
            </m:r>
            <m:r>
              <m:rPr>
                <m:sty m:val="p"/>
              </m:rPr>
              <w:rPr>
                <w:rFonts w:ascii="Cambria Math" w:hAnsi="Cambria Math" w:cs="Times New Roman"/>
                <w:color w:val="0070C0"/>
                <w:sz w:val="24"/>
                <w:szCs w:val="24"/>
              </w:rPr>
              <m:t xml:space="preserve">             </m:t>
            </m:r>
          </m:e>
        </m:eqArr>
      </m:oMath>
      <w:bookmarkEnd w:id="144"/>
      <w:r w:rsidR="002E4256" w:rsidRPr="00027853">
        <w:rPr>
          <w:rFonts w:ascii="Times New Roman" w:hAnsi="Times New Roman" w:cs="Times New Roman" w:hint="eastAsia"/>
          <w:color w:val="0070C0"/>
          <w:sz w:val="24"/>
          <w:szCs w:val="24"/>
        </w:rPr>
        <w:t xml:space="preserve"> </w:t>
      </w:r>
      <w:r w:rsidR="002E4256" w:rsidRPr="00027853">
        <w:rPr>
          <w:rFonts w:ascii="Times New Roman" w:hAnsi="Times New Roman" w:cs="Times New Roman"/>
          <w:color w:val="0070C0"/>
          <w:sz w:val="24"/>
          <w:szCs w:val="24"/>
        </w:rPr>
        <w:t xml:space="preserve">    </w:t>
      </w:r>
      <w:r w:rsidR="00CD7556">
        <w:rPr>
          <w:rFonts w:ascii="Times New Roman" w:hAnsi="Times New Roman" w:cs="Times New Roman"/>
          <w:color w:val="0070C0"/>
          <w:sz w:val="24"/>
          <w:szCs w:val="24"/>
        </w:rPr>
        <w:t xml:space="preserve">   </w:t>
      </w:r>
      <w:r w:rsidR="0099357D">
        <w:rPr>
          <w:rFonts w:ascii="Times New Roman" w:hAnsi="Times New Roman" w:cs="Times New Roman"/>
          <w:color w:val="0070C0"/>
          <w:sz w:val="24"/>
          <w:szCs w:val="24"/>
        </w:rPr>
        <w:t xml:space="preserve"> </w:t>
      </w:r>
      <w:r w:rsidR="00CD7556">
        <w:rPr>
          <w:rFonts w:ascii="Times New Roman" w:hAnsi="Times New Roman" w:cs="Times New Roman"/>
          <w:color w:val="0070C0"/>
          <w:sz w:val="24"/>
          <w:szCs w:val="24"/>
        </w:rPr>
        <w:t xml:space="preserve"> </w:t>
      </w:r>
      <w:r w:rsidR="0099357D">
        <w:rPr>
          <w:rFonts w:ascii="Times New Roman" w:hAnsi="Times New Roman" w:cs="Times New Roman"/>
          <w:color w:val="0070C0"/>
          <w:sz w:val="24"/>
          <w:szCs w:val="24"/>
        </w:rPr>
        <w:t xml:space="preserve"> </w:t>
      </w:r>
      <w:r w:rsidR="004A00EC">
        <w:rPr>
          <w:rFonts w:ascii="Times New Roman" w:hAnsi="Times New Roman" w:cs="Times New Roman"/>
          <w:color w:val="0070C0"/>
          <w:sz w:val="24"/>
          <w:szCs w:val="24"/>
        </w:rPr>
        <w:t xml:space="preserve"> </w:t>
      </w:r>
      <w:r w:rsidR="002E4256" w:rsidRPr="00027853">
        <w:rPr>
          <w:rFonts w:ascii="Times New Roman" w:hAnsi="Times New Roman" w:cs="Times New Roman"/>
          <w:color w:val="0070C0"/>
          <w:sz w:val="24"/>
          <w:szCs w:val="24"/>
        </w:rPr>
        <w:t xml:space="preserve">     (2a)</w:t>
      </w:r>
    </w:p>
    <w:p w14:paraId="23769BDB" w14:textId="1339411A" w:rsidR="006F6D71" w:rsidRPr="00D87FE4" w:rsidRDefault="005B6A15" w:rsidP="006F6D71">
      <w:pPr>
        <w:adjustRightInd w:val="0"/>
        <w:snapToGrid w:val="0"/>
        <w:rPr>
          <w:rFonts w:ascii="Times New Roman" w:hAnsi="Times New Roman" w:cs="Times New Roman"/>
          <w:color w:val="0070C0"/>
          <w:sz w:val="24"/>
          <w:szCs w:val="24"/>
        </w:rPr>
      </w:pPr>
      <w:r w:rsidRPr="00027853">
        <w:rPr>
          <w:rFonts w:ascii="Times New Roman" w:hAnsi="Times New Roman" w:cs="Times New Roman"/>
          <w:color w:val="0070C0"/>
          <w:sz w:val="24"/>
          <w:szCs w:val="24"/>
        </w:rPr>
        <w:t xml:space="preserve">Since </w:t>
      </w:r>
      <m:oMath>
        <m:r>
          <m:rPr>
            <m:sty m:val="b"/>
          </m:rPr>
          <w:rPr>
            <w:rFonts w:ascii="Cambria Math" w:hAnsi="Times New Roman" w:cs="Times New Roman"/>
            <w:color w:val="0070C0"/>
            <w:sz w:val="24"/>
            <w:szCs w:val="24"/>
          </w:rPr>
          <m:t>x</m:t>
        </m:r>
      </m:oMath>
      <w:r w:rsidRPr="00027853">
        <w:rPr>
          <w:rFonts w:ascii="Times New Roman" w:hAnsi="Times New Roman" w:cs="Times New Roman"/>
          <w:b/>
          <w:color w:val="0070C0"/>
          <w:sz w:val="24"/>
          <w:szCs w:val="24"/>
        </w:rPr>
        <w:t xml:space="preserve"> </w:t>
      </w:r>
      <w:r w:rsidRPr="00027853">
        <w:rPr>
          <w:rFonts w:ascii="Times New Roman" w:hAnsi="Times New Roman" w:cs="Times New Roman"/>
          <w:color w:val="0070C0"/>
          <w:sz w:val="24"/>
          <w:szCs w:val="24"/>
        </w:rPr>
        <w:t>is the set of green signal timings (</w:t>
      </w:r>
      <w:r w:rsidR="005D52C5" w:rsidRPr="00027853">
        <w:rPr>
          <w:rFonts w:ascii="Times New Roman" w:hAnsi="Times New Roman" w:cs="Times New Roman"/>
          <w:color w:val="0070C0"/>
          <w:sz w:val="24"/>
          <w:szCs w:val="24"/>
        </w:rPr>
        <w:t>measures in</w:t>
      </w:r>
      <w:r w:rsidRPr="00027853">
        <w:rPr>
          <w:rFonts w:ascii="Times New Roman" w:hAnsi="Times New Roman" w:cs="Times New Roman"/>
          <w:color w:val="0070C0"/>
          <w:sz w:val="24"/>
          <w:szCs w:val="24"/>
        </w:rPr>
        <w:t xml:space="preserve"> seconds) of all signal phases (typically 2 to 6 phases for a </w:t>
      </w:r>
      <w:r w:rsidR="00F63FDC" w:rsidRPr="00027853">
        <w:rPr>
          <w:rFonts w:ascii="Times New Roman" w:hAnsi="Times New Roman" w:cs="Times New Roman"/>
          <w:color w:val="0070C0"/>
          <w:sz w:val="24"/>
          <w:szCs w:val="24"/>
        </w:rPr>
        <w:t xml:space="preserve">typical </w:t>
      </w:r>
      <w:r w:rsidRPr="00027853">
        <w:rPr>
          <w:rFonts w:ascii="Times New Roman" w:hAnsi="Times New Roman" w:cs="Times New Roman"/>
          <w:color w:val="0070C0"/>
          <w:sz w:val="24"/>
          <w:szCs w:val="24"/>
        </w:rPr>
        <w:t xml:space="preserve">signalized intersection) in the urban road network, </w:t>
      </w:r>
      <w:r w:rsidR="00B059AA" w:rsidRPr="00027853">
        <w:rPr>
          <w:rFonts w:ascii="Times New Roman" w:hAnsi="Times New Roman" w:cs="Times New Roman"/>
          <w:color w:val="0070C0"/>
          <w:sz w:val="24"/>
          <w:szCs w:val="24"/>
        </w:rPr>
        <w:t>the NSTPU has a</w:t>
      </w:r>
      <w:r w:rsidRPr="00027853">
        <w:rPr>
          <w:rFonts w:ascii="Times New Roman" w:hAnsi="Times New Roman" w:cs="Times New Roman"/>
          <w:color w:val="0070C0"/>
          <w:sz w:val="24"/>
          <w:szCs w:val="24"/>
        </w:rPr>
        <w:t xml:space="preserve"> </w:t>
      </w:r>
      <w:r w:rsidR="00F63FDC" w:rsidRPr="00027853">
        <w:rPr>
          <w:rFonts w:ascii="Times New Roman" w:hAnsi="Times New Roman" w:cs="Times New Roman"/>
          <w:color w:val="0070C0"/>
          <w:sz w:val="24"/>
          <w:szCs w:val="24"/>
        </w:rPr>
        <w:t>large</w:t>
      </w:r>
      <w:r w:rsidRPr="00027853">
        <w:rPr>
          <w:rFonts w:ascii="Times New Roman" w:hAnsi="Times New Roman" w:cs="Times New Roman"/>
          <w:color w:val="0070C0"/>
          <w:sz w:val="24"/>
          <w:szCs w:val="24"/>
        </w:rPr>
        <w:t xml:space="preserve"> </w:t>
      </w:r>
      <w:r w:rsidR="005D52C5" w:rsidRPr="00027853">
        <w:rPr>
          <w:rFonts w:ascii="Times New Roman" w:hAnsi="Times New Roman" w:cs="Times New Roman"/>
          <w:color w:val="0070C0"/>
          <w:sz w:val="24"/>
          <w:szCs w:val="24"/>
        </w:rPr>
        <w:t>solution space</w:t>
      </w:r>
      <w:r w:rsidRPr="00027853">
        <w:rPr>
          <w:rFonts w:ascii="Times New Roman" w:hAnsi="Times New Roman" w:cs="Times New Roman"/>
          <w:color w:val="0070C0"/>
          <w:sz w:val="24"/>
          <w:szCs w:val="24"/>
        </w:rPr>
        <w:t xml:space="preserve">. Let </w:t>
      </w:r>
      <m:oMath>
        <m:r>
          <w:rPr>
            <w:rFonts w:ascii="Cambria Math" w:hAnsi="Cambria Math" w:cs="Times New Roman"/>
            <w:color w:val="0070C0"/>
            <w:sz w:val="24"/>
            <w:szCs w:val="24"/>
          </w:rPr>
          <m:t>K=|</m:t>
        </m:r>
        <m:r>
          <m:rPr>
            <m:scr m:val="script"/>
          </m:rPr>
          <w:rPr>
            <w:rFonts w:ascii="Cambria Math" w:hAnsi="Cambria Math" w:cs="Times New Roman"/>
            <w:color w:val="0070C0"/>
            <w:sz w:val="24"/>
            <w:szCs w:val="24"/>
          </w:rPr>
          <m:t>X|</m:t>
        </m:r>
      </m:oMath>
      <w:r w:rsidRPr="00027853">
        <w:rPr>
          <w:rFonts w:ascii="Times New Roman" w:hAnsi="Times New Roman" w:cs="Times New Roman" w:hint="eastAsia"/>
          <w:color w:val="0070C0"/>
          <w:sz w:val="24"/>
          <w:szCs w:val="24"/>
        </w:rPr>
        <w:t xml:space="preserve"> </w:t>
      </w:r>
      <w:r w:rsidRPr="00027853">
        <w:rPr>
          <w:rFonts w:ascii="Times New Roman" w:hAnsi="Times New Roman" w:cs="Times New Roman"/>
          <w:color w:val="0070C0"/>
          <w:sz w:val="24"/>
          <w:szCs w:val="24"/>
        </w:rPr>
        <w:t xml:space="preserve">be the total number of feasible signal timing plans, then </w:t>
      </w:r>
      <m:oMath>
        <m:r>
          <w:rPr>
            <w:rFonts w:ascii="Cambria Math" w:hAnsi="Cambria Math" w:cs="Times New Roman"/>
            <w:color w:val="0070C0"/>
            <w:sz w:val="24"/>
            <w:szCs w:val="24"/>
          </w:rPr>
          <m:t>K</m:t>
        </m:r>
      </m:oMath>
      <w:r w:rsidRPr="00027853">
        <w:rPr>
          <w:rFonts w:ascii="Times New Roman" w:hAnsi="Times New Roman" w:cs="Times New Roman"/>
          <w:color w:val="0070C0"/>
          <w:sz w:val="24"/>
          <w:szCs w:val="24"/>
        </w:rPr>
        <w:t xml:space="preserve"> is a very large number. Another difficulty of </w:t>
      </w:r>
      <w:r w:rsidR="00B059AA" w:rsidRPr="00027853">
        <w:rPr>
          <w:rFonts w:ascii="Times New Roman" w:hAnsi="Times New Roman" w:cs="Times New Roman"/>
          <w:color w:val="0070C0"/>
          <w:sz w:val="24"/>
          <w:szCs w:val="24"/>
        </w:rPr>
        <w:t>the NSTPU</w:t>
      </w:r>
      <w:r w:rsidRPr="00027853">
        <w:rPr>
          <w:rFonts w:ascii="Times New Roman" w:hAnsi="Times New Roman" w:cs="Times New Roman"/>
          <w:color w:val="0070C0"/>
          <w:sz w:val="24"/>
          <w:szCs w:val="24"/>
        </w:rPr>
        <w:t xml:space="preserve"> lies in the fact that functions </w:t>
      </w:r>
      <m:oMath>
        <m:r>
          <w:rPr>
            <w:rFonts w:ascii="Cambria Math" w:hAnsi="Times New Roman" w:cs="Times New Roman"/>
            <w:color w:val="0070C0"/>
            <w:sz w:val="24"/>
            <w:szCs w:val="24"/>
          </w:rPr>
          <m:t>D</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oMath>
      <w:r w:rsidRPr="00027853">
        <w:rPr>
          <w:rFonts w:ascii="Times New Roman" w:hAnsi="Times New Roman" w:cs="Times New Roman"/>
          <w:color w:val="0070C0"/>
          <w:sz w:val="24"/>
          <w:szCs w:val="24"/>
        </w:rPr>
        <w:t xml:space="preserve">, </w:t>
      </w:r>
      <m:oMath>
        <m:r>
          <w:rPr>
            <w:rFonts w:ascii="Cambria Math" w:hAnsi="Times New Roman" w:cs="Times New Roman"/>
            <w:color w:val="0070C0"/>
            <w:sz w:val="24"/>
            <w:szCs w:val="24"/>
          </w:rPr>
          <m:t>A</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oMath>
      <w:r w:rsidRPr="00027853">
        <w:rPr>
          <w:rFonts w:ascii="Times New Roman" w:hAnsi="Times New Roman" w:cs="Times New Roman"/>
          <w:color w:val="0070C0"/>
          <w:sz w:val="24"/>
          <w:szCs w:val="24"/>
        </w:rPr>
        <w:t xml:space="preserve">, and </w:t>
      </w:r>
      <m:oMath>
        <m:r>
          <w:rPr>
            <w:rFonts w:ascii="Cambria Math" w:hAnsi="Times New Roman" w:cs="Times New Roman"/>
            <w:color w:val="0070C0"/>
            <w:sz w:val="24"/>
            <w:szCs w:val="24"/>
          </w:rPr>
          <m:t>E</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oMath>
      <w:r w:rsidRPr="00027853">
        <w:rPr>
          <w:rFonts w:ascii="Times New Roman" w:hAnsi="Times New Roman" w:cs="Times New Roman"/>
          <w:color w:val="0070C0"/>
          <w:sz w:val="24"/>
          <w:szCs w:val="24"/>
        </w:rPr>
        <w:t xml:space="preserve"> are unknown and in general so complicated that can only be estimated through network traffic simulations.</w:t>
      </w:r>
      <w:r w:rsidR="006F6D71" w:rsidRPr="00027853">
        <w:rPr>
          <w:rFonts w:ascii="Times New Roman" w:hAnsi="Times New Roman" w:cs="Times New Roman"/>
          <w:color w:val="0070C0"/>
          <w:sz w:val="24"/>
          <w:szCs w:val="24"/>
        </w:rPr>
        <w:t xml:space="preserve"> </w:t>
      </w:r>
      <w:r w:rsidR="00457ED9" w:rsidRPr="00027853">
        <w:rPr>
          <w:rFonts w:ascii="Times New Roman" w:hAnsi="Times New Roman" w:cs="Times New Roman"/>
          <w:color w:val="0070C0"/>
          <w:sz w:val="24"/>
          <w:szCs w:val="24"/>
        </w:rPr>
        <w:t>W</w:t>
      </w:r>
      <w:r w:rsidR="006F6D71" w:rsidRPr="00027853">
        <w:rPr>
          <w:rFonts w:ascii="Times New Roman" w:hAnsi="Times New Roman" w:cs="Times New Roman"/>
          <w:color w:val="0070C0"/>
          <w:sz w:val="24"/>
          <w:szCs w:val="24"/>
        </w:rPr>
        <w:t xml:space="preserve">e propose a simulation-based optimization approach </w:t>
      </w:r>
      <w:r w:rsidR="00457ED9" w:rsidRPr="00027853">
        <w:rPr>
          <w:rFonts w:ascii="Times New Roman" w:hAnsi="Times New Roman" w:cs="Times New Roman"/>
          <w:color w:val="0070C0"/>
          <w:sz w:val="24"/>
          <w:szCs w:val="24"/>
        </w:rPr>
        <w:t xml:space="preserve">for solving problem (2a) </w:t>
      </w:r>
      <w:r w:rsidR="006F6D71" w:rsidRPr="00027853">
        <w:rPr>
          <w:rFonts w:ascii="Times New Roman" w:hAnsi="Times New Roman" w:cs="Times New Roman"/>
          <w:color w:val="0070C0"/>
          <w:sz w:val="24"/>
          <w:szCs w:val="24"/>
        </w:rPr>
        <w:t xml:space="preserve">by sequentially learning the means </w:t>
      </w:r>
      <m:oMath>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[D</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hAnsi="Times New Roman" w:cs="Times New Roman"/>
            <w:color w:val="0070C0"/>
            <w:sz w:val="24"/>
            <w:szCs w:val="24"/>
          </w:rPr>
          <m:t>]</m:t>
        </m:r>
        <m:r>
          <w:rPr>
            <w:rFonts w:ascii="Cambria Math" w:eastAsia="宋体" w:hAnsi="Times New Roman" w:cs="Times New Roman"/>
            <w:color w:val="0070C0"/>
            <w:sz w:val="24"/>
            <w:szCs w:val="24"/>
          </w:rPr>
          <m:t>,</m:t>
        </m:r>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[A</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hAnsi="Times New Roman" w:cs="Times New Roman"/>
            <w:color w:val="0070C0"/>
            <w:sz w:val="24"/>
            <w:szCs w:val="24"/>
          </w:rPr>
          <m:t>]</m:t>
        </m:r>
      </m:oMath>
      <w:r w:rsidR="00A21E0C">
        <w:rPr>
          <w:rFonts w:ascii="Times New Roman" w:hAnsi="Times New Roman" w:cs="Times New Roman"/>
          <w:color w:val="0070C0"/>
          <w:sz w:val="24"/>
          <w:szCs w:val="24"/>
        </w:rPr>
        <w:t xml:space="preserve"> </w:t>
      </w:r>
      <w:r w:rsidR="006F6D71" w:rsidRPr="00027853">
        <w:rPr>
          <w:rFonts w:ascii="Times New Roman" w:hAnsi="Times New Roman" w:cs="Times New Roman"/>
          <w:color w:val="0070C0"/>
          <w:sz w:val="24"/>
          <w:szCs w:val="24"/>
        </w:rPr>
        <w:t xml:space="preserve">and the probability </w:t>
      </w:r>
      <m:oMath>
        <m:sSub>
          <m:sSubPr>
            <m:ctrlPr>
              <w:rPr>
                <w:rFonts w:ascii="Cambria Math" w:hAnsi="Times New Roman" w:cs="Times New Roman"/>
                <w:i/>
                <w:color w:val="0070C0"/>
                <w:sz w:val="24"/>
                <w:szCs w:val="24"/>
              </w:rPr>
            </m:ctrlPr>
          </m:sSubPr>
          <m:e>
            <m:r>
              <m:rPr>
                <m:scr m:val="double-struck"/>
                <m:sty m:val="p"/>
              </m:rPr>
              <w:rPr>
                <w:rFonts w:ascii="Cambria Math" w:hAnsi="Cambria Math" w:cs="Times New Roman"/>
                <w:color w:val="0070C0"/>
                <w:sz w:val="24"/>
                <w:szCs w:val="24"/>
              </w:rPr>
              <m:t>P</m:t>
            </m:r>
          </m:e>
          <m:sub>
            <m:r>
              <w:rPr>
                <w:rFonts w:ascii="Cambria Math" w:hAnsi="Times New Roman" w:cs="Times New Roman"/>
                <w:color w:val="0070C0"/>
                <w:sz w:val="24"/>
                <w:szCs w:val="24"/>
              </w:rPr>
              <m:t>ξ</m:t>
            </m:r>
          </m:sub>
        </m:sSub>
        <m:r>
          <m:rPr>
            <m:sty m:val="p"/>
          </m:rPr>
          <w:rPr>
            <w:rFonts w:ascii="Cambria Math" w:eastAsia="宋体" w:hAnsi="Times New Roman" w:cs="Times New Roman"/>
            <w:color w:val="0070C0"/>
            <w:sz w:val="24"/>
            <w:szCs w:val="24"/>
          </w:rPr>
          <m:t>[</m:t>
        </m:r>
        <m:r>
          <m:rPr>
            <m:scr m:val="double-struck"/>
          </m:rPr>
          <w:rPr>
            <w:rFonts w:ascii="Cambria Math" w:hAnsi="Cambria Math" w:cs="Times New Roman"/>
            <w:color w:val="0070C0"/>
            <w:sz w:val="24"/>
            <w:szCs w:val="24"/>
          </w:rPr>
          <m:t>E</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eastAsia="宋体" w:hAnsi="Cambria Math" w:cs="Times New Roman"/>
            <w:color w:val="0070C0"/>
            <w:sz w:val="24"/>
            <w:szCs w:val="24"/>
          </w:rPr>
          <m:t>≤</m:t>
        </m:r>
        <m:m>
          <m:mPr>
            <m:mcs>
              <m:mc>
                <m:mcPr>
                  <m:count m:val="1"/>
                  <m:mcJc m:val="center"/>
                </m:mcPr>
              </m:mc>
            </m:mcs>
            <m:ctrlPr>
              <w:rPr>
                <w:rFonts w:ascii="Cambria Math" w:eastAsia="宋体" w:hAnsi="Cambria Math" w:cs="Times New Roman"/>
                <w:i/>
                <w:color w:val="0070C0"/>
                <w:sz w:val="24"/>
                <w:szCs w:val="24"/>
              </w:rPr>
            </m:ctrlPr>
          </m:mPr>
          <m:mr>
            <m:e>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e>
          </m:mr>
        </m:m>
        <m:r>
          <w:rPr>
            <w:rFonts w:ascii="Cambria Math" w:eastAsia="宋体" w:hAnsi="Cambria Math" w:cs="Times New Roman"/>
            <w:color w:val="0070C0"/>
            <w:sz w:val="24"/>
            <w:szCs w:val="24"/>
          </w:rPr>
          <m:t>]</m:t>
        </m:r>
      </m:oMath>
      <w:r w:rsidR="00457ED9" w:rsidRPr="00027853">
        <w:rPr>
          <w:rFonts w:ascii="Times New Roman" w:hAnsi="Times New Roman" w:cs="Times New Roman"/>
          <w:color w:val="0070C0"/>
          <w:sz w:val="24"/>
          <w:szCs w:val="24"/>
        </w:rPr>
        <w:t xml:space="preserve">. </w:t>
      </w:r>
      <w:r w:rsidR="00A21E0C">
        <w:rPr>
          <w:rFonts w:ascii="Times New Roman" w:hAnsi="Times New Roman" w:cs="Times New Roman"/>
          <w:color w:val="0070C0"/>
          <w:sz w:val="24"/>
          <w:szCs w:val="24"/>
        </w:rPr>
        <w:t xml:space="preserve"> </w:t>
      </w:r>
    </w:p>
    <w:p w14:paraId="29875E94" w14:textId="77777777" w:rsidR="006F6D71" w:rsidRDefault="006F6D71" w:rsidP="005B6A15">
      <w:pPr>
        <w:adjustRightInd w:val="0"/>
        <w:snapToGrid w:val="0"/>
        <w:rPr>
          <w:rFonts w:ascii="Times New Roman" w:hAnsi="Times New Roman" w:cs="Times New Roman"/>
          <w:color w:val="4472C4" w:themeColor="accent1"/>
          <w:sz w:val="24"/>
          <w:szCs w:val="24"/>
        </w:rPr>
      </w:pPr>
    </w:p>
    <w:p w14:paraId="5F522EAA" w14:textId="33A3086C" w:rsidR="006F6D71" w:rsidRPr="00D14C9A" w:rsidRDefault="006F6D71" w:rsidP="006F6D71">
      <w:pPr>
        <w:pStyle w:val="Heading2"/>
        <w:adjustRightInd w:val="0"/>
        <w:snapToGrid w:val="0"/>
        <w:spacing w:before="0"/>
        <w:rPr>
          <w:rFonts w:ascii="Times New Roman" w:hAnsi="Times New Roman" w:cs="Times New Roman"/>
          <w:b/>
          <w:iCs/>
          <w:color w:val="0070C0"/>
          <w:sz w:val="24"/>
          <w:szCs w:val="24"/>
        </w:rPr>
      </w:pPr>
      <w:r w:rsidRPr="00D14C9A">
        <w:rPr>
          <w:rFonts w:ascii="Times New Roman" w:eastAsiaTheme="minorEastAsia" w:hAnsi="Times New Roman" w:cs="Times New Roman"/>
          <w:b/>
          <w:iCs/>
          <w:color w:val="0070C0"/>
          <w:sz w:val="24"/>
          <w:szCs w:val="24"/>
        </w:rPr>
        <w:t>3.2</w:t>
      </w:r>
      <w:r w:rsidRPr="00D14C9A">
        <w:rPr>
          <w:b/>
          <w:color w:val="0070C0"/>
        </w:rPr>
        <w:t xml:space="preserve"> </w:t>
      </w:r>
      <w:r w:rsidRPr="00D14C9A">
        <w:rPr>
          <w:rFonts w:ascii="Times New Roman" w:hAnsi="Times New Roman" w:cs="Times New Roman"/>
          <w:b/>
          <w:iCs/>
          <w:color w:val="0070C0"/>
          <w:sz w:val="24"/>
          <w:szCs w:val="24"/>
        </w:rPr>
        <w:t xml:space="preserve">The </w:t>
      </w:r>
      <w:r w:rsidR="00BE2340" w:rsidRPr="00D14C9A">
        <w:rPr>
          <w:rFonts w:ascii="Times New Roman" w:hAnsi="Times New Roman" w:cs="Times New Roman"/>
          <w:b/>
          <w:iCs/>
          <w:color w:val="0070C0"/>
          <w:sz w:val="24"/>
          <w:szCs w:val="24"/>
        </w:rPr>
        <w:t>B</w:t>
      </w:r>
      <w:r w:rsidRPr="00D14C9A">
        <w:rPr>
          <w:rFonts w:ascii="Times New Roman" w:hAnsi="Times New Roman" w:cs="Times New Roman"/>
          <w:b/>
          <w:iCs/>
          <w:color w:val="0070C0"/>
          <w:sz w:val="24"/>
          <w:szCs w:val="24"/>
        </w:rPr>
        <w:t xml:space="preserve">O </w:t>
      </w:r>
      <w:r w:rsidRPr="00F8451D">
        <w:rPr>
          <w:rFonts w:ascii="Times New Roman" w:eastAsiaTheme="minorEastAsia" w:hAnsi="Times New Roman" w:cs="Times New Roman"/>
          <w:b/>
          <w:color w:val="0070C0"/>
          <w:sz w:val="24"/>
          <w:szCs w:val="24"/>
        </w:rPr>
        <w:t xml:space="preserve">framework </w:t>
      </w:r>
      <w:r w:rsidRPr="00D14C9A">
        <w:rPr>
          <w:rFonts w:ascii="Times New Roman" w:hAnsi="Times New Roman" w:cs="Times New Roman"/>
          <w:b/>
          <w:iCs/>
          <w:color w:val="0070C0"/>
          <w:sz w:val="24"/>
          <w:szCs w:val="24"/>
        </w:rPr>
        <w:t xml:space="preserve">for </w:t>
      </w:r>
      <w:r w:rsidR="00F8451D">
        <w:rPr>
          <w:rFonts w:ascii="Times New Roman" w:hAnsi="Times New Roman" w:cs="Times New Roman"/>
          <w:b/>
          <w:iCs/>
          <w:color w:val="0070C0"/>
          <w:sz w:val="24"/>
          <w:szCs w:val="24"/>
        </w:rPr>
        <w:t xml:space="preserve">the </w:t>
      </w:r>
      <w:r w:rsidRPr="00D14C9A">
        <w:rPr>
          <w:rFonts w:ascii="Times New Roman" w:hAnsi="Times New Roman" w:cs="Times New Roman"/>
          <w:b/>
          <w:iCs/>
          <w:color w:val="0070C0"/>
          <w:sz w:val="24"/>
          <w:szCs w:val="24"/>
        </w:rPr>
        <w:t>NSTPU</w:t>
      </w:r>
    </w:p>
    <w:p w14:paraId="2D367B08" w14:textId="7449F64D" w:rsidR="00DF55D7" w:rsidRPr="00027853" w:rsidRDefault="000F452B" w:rsidP="005B6A15">
      <w:pPr>
        <w:adjustRightInd w:val="0"/>
        <w:snapToGrid w:val="0"/>
        <w:rPr>
          <w:rFonts w:ascii="Times New Roman" w:hAnsi="Times New Roman" w:cs="Times New Roman"/>
          <w:color w:val="0070C0"/>
          <w:sz w:val="24"/>
          <w:szCs w:val="24"/>
        </w:rPr>
      </w:pPr>
      <w:r w:rsidRPr="00027853">
        <w:rPr>
          <w:rFonts w:ascii="Times New Roman" w:hAnsi="Times New Roman" w:cs="Times New Roman"/>
          <w:color w:val="0070C0"/>
          <w:sz w:val="24"/>
          <w:szCs w:val="24"/>
        </w:rPr>
        <w:t xml:space="preserve">Suppose we are allowed to conduct a total of </w:t>
      </w:r>
      <w:r w:rsidRPr="00027853">
        <w:rPr>
          <w:rFonts w:ascii="Times New Roman" w:hAnsi="Times New Roman" w:cs="Times New Roman"/>
          <w:i/>
          <w:iCs/>
          <w:color w:val="0070C0"/>
          <w:sz w:val="24"/>
          <w:szCs w:val="24"/>
        </w:rPr>
        <w:t xml:space="preserve">N </w:t>
      </w:r>
      <w:r w:rsidRPr="00027853">
        <w:rPr>
          <w:rFonts w:ascii="Times New Roman" w:hAnsi="Times New Roman" w:cs="Times New Roman"/>
          <w:color w:val="0070C0"/>
          <w:sz w:val="24"/>
          <w:szCs w:val="24"/>
        </w:rPr>
        <w:t xml:space="preserve">simulations, each simulation chooses a solution </w:t>
      </w:r>
      <m:oMath>
        <m:r>
          <m:rPr>
            <m:sty m:val="b"/>
          </m:rPr>
          <w:rPr>
            <w:rFonts w:ascii="Cambria Math" w:eastAsia="宋体" w:hAnsi="Times New Roman" w:cs="Times New Roman"/>
            <w:color w:val="0070C0"/>
            <w:sz w:val="24"/>
            <w:szCs w:val="24"/>
          </w:rPr>
          <m:t>x</m:t>
        </m:r>
        <m:r>
          <m:rPr>
            <m:sty m:val="b"/>
          </m:rPr>
          <w:rPr>
            <w:rFonts w:ascii="Cambria Math" w:eastAsia="宋体" w:hAnsi="Cambria Math" w:cs="Times New Roman"/>
            <w:color w:val="0070C0"/>
            <w:sz w:val="24"/>
            <w:szCs w:val="24"/>
          </w:rPr>
          <m:t>∈</m:t>
        </m:r>
        <m:r>
          <m:rPr>
            <m:scr m:val="script"/>
          </m:rPr>
          <w:rPr>
            <w:rFonts w:ascii="Cambria Math" w:hAnsi="Cambria Math" w:cs="Times New Roman"/>
            <w:color w:val="0070C0"/>
            <w:sz w:val="24"/>
            <w:szCs w:val="24"/>
          </w:rPr>
          <m:t>X</m:t>
        </m:r>
      </m:oMath>
      <w:r w:rsidRPr="00027853">
        <w:rPr>
          <w:rFonts w:ascii="Times New Roman" w:hAnsi="Times New Roman" w:cs="Times New Roman"/>
          <w:color w:val="0070C0"/>
          <w:sz w:val="24"/>
          <w:szCs w:val="24"/>
        </w:rPr>
        <w:t xml:space="preserve"> for evaluation, the evaluation is noisy with an independent random realization of the uncertain parameter</w:t>
      </w:r>
      <m:oMath>
        <m:r>
          <w:rPr>
            <w:rFonts w:ascii="Cambria Math" w:hAnsi="Times New Roman" w:cs="Times New Roman"/>
            <w:color w:val="0070C0"/>
            <w:sz w:val="24"/>
            <w:szCs w:val="24"/>
          </w:rPr>
          <m:t xml:space="preserve"> ξ</m:t>
        </m:r>
      </m:oMath>
      <w:r w:rsidRPr="00027853">
        <w:rPr>
          <w:rFonts w:ascii="Times New Roman" w:hAnsi="Times New Roman" w:cs="Times New Roman"/>
          <w:color w:val="0070C0"/>
          <w:sz w:val="24"/>
          <w:szCs w:val="24"/>
        </w:rPr>
        <w:t xml:space="preserve"> drawn from </w:t>
      </w:r>
      <m:oMath>
        <m:r>
          <w:rPr>
            <w:rFonts w:ascii="Cambria Math" w:hAnsi="Cambria Math" w:cs="Times New Roman"/>
            <w:color w:val="0070C0"/>
            <w:sz w:val="24"/>
            <w:szCs w:val="24"/>
          </w:rPr>
          <m:t>p</m:t>
        </m:r>
        <m:d>
          <m:dPr>
            <m:ctrlPr>
              <w:rPr>
                <w:rFonts w:ascii="Cambria Math" w:hAnsi="Cambria Math" w:cs="Times New Roman"/>
                <w:iCs/>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
                <w:color w:val="0070C0"/>
                <w:sz w:val="24"/>
                <w:szCs w:val="24"/>
              </w:rPr>
            </m:ctrlPr>
          </m:e>
        </m:d>
      </m:oMath>
      <w:r w:rsidRPr="00027853">
        <w:rPr>
          <w:rFonts w:ascii="Times New Roman" w:hAnsi="Times New Roman" w:cs="Times New Roman"/>
          <w:color w:val="0070C0"/>
          <w:sz w:val="24"/>
          <w:szCs w:val="24"/>
        </w:rPr>
        <w:t xml:space="preserve">. We denote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Pr="00027853">
        <w:rPr>
          <w:rFonts w:ascii="Times New Roman" w:hAnsi="Times New Roman" w:cs="Times New Roman"/>
          <w:bCs/>
          <w:color w:val="0070C0"/>
          <w:sz w:val="24"/>
          <w:szCs w:val="24"/>
        </w:rPr>
        <w:t xml:space="preserve"> </w:t>
      </w:r>
      <w:r w:rsidRPr="00027853">
        <w:rPr>
          <w:rFonts w:ascii="Times New Roman" w:hAnsi="Times New Roman" w:cs="Times New Roman"/>
          <w:color w:val="0070C0"/>
          <w:sz w:val="24"/>
          <w:szCs w:val="24"/>
        </w:rPr>
        <w:t xml:space="preserve">the solution selected for the </w:t>
      </w:r>
      <w:r w:rsidRPr="00027853">
        <w:rPr>
          <w:rFonts w:ascii="Times New Roman" w:hAnsi="Times New Roman" w:cs="Times New Roman"/>
          <w:i/>
          <w:iCs/>
          <w:color w:val="0070C0"/>
          <w:sz w:val="24"/>
          <w:szCs w:val="24"/>
        </w:rPr>
        <w:t>n</w:t>
      </w:r>
      <w:r w:rsidRPr="00027853">
        <w:rPr>
          <w:rFonts w:ascii="Times New Roman" w:hAnsi="Times New Roman" w:cs="Times New Roman"/>
          <w:color w:val="0070C0"/>
          <w:sz w:val="24"/>
          <w:szCs w:val="24"/>
        </w:rPr>
        <w:t>-</w:t>
      </w:r>
      <w:proofErr w:type="spellStart"/>
      <w:r w:rsidRPr="00027853">
        <w:rPr>
          <w:rFonts w:ascii="Times New Roman" w:hAnsi="Times New Roman" w:cs="Times New Roman"/>
          <w:color w:val="0070C0"/>
          <w:sz w:val="24"/>
          <w:szCs w:val="24"/>
        </w:rPr>
        <w:t>th</w:t>
      </w:r>
      <w:proofErr w:type="spellEnd"/>
      <w:r w:rsidRPr="00027853">
        <w:rPr>
          <w:rFonts w:ascii="Times New Roman" w:hAnsi="Times New Roman" w:cs="Times New Roman"/>
          <w:color w:val="0070C0"/>
          <w:sz w:val="24"/>
          <w:szCs w:val="24"/>
        </w:rPr>
        <w:t xml:space="preserve"> simulation, </w:t>
      </w:r>
      <w:r w:rsidRPr="00027853">
        <w:rPr>
          <w:rFonts w:ascii="Times New Roman" w:hAnsi="Times New Roman" w:cs="Times New Roman"/>
          <w:bCs/>
          <w:color w:val="0070C0"/>
          <w:sz w:val="24"/>
          <w:szCs w:val="24"/>
        </w:rPr>
        <w:t>and</w:t>
      </w:r>
      <w:r w:rsidRPr="00027853">
        <w:rPr>
          <w:rFonts w:ascii="Times New Roman" w:hAnsi="Times New Roman" w:cs="Times New Roman"/>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y</m:t>
            </m:r>
          </m:e>
          <m:sup>
            <m:r>
              <w:rPr>
                <w:rFonts w:ascii="Cambria Math" w:hAnsi="Cambria Math" w:cs="Times New Roman"/>
                <w:color w:val="0070C0"/>
                <w:sz w:val="24"/>
                <w:szCs w:val="24"/>
              </w:rPr>
              <m:t>n</m:t>
            </m:r>
          </m:sup>
        </m:sSup>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d>
              <m:dPr>
                <m:ctrlPr>
                  <w:rPr>
                    <w:rFonts w:ascii="Cambria Math" w:hAnsi="Cambria Math" w:cs="Times New Roman"/>
                    <w:i/>
                    <w:color w:val="0070C0"/>
                    <w:sz w:val="24"/>
                    <w:szCs w:val="24"/>
                  </w:rPr>
                </m:ctrlPr>
              </m:dPr>
              <m:e>
                <m:sSup>
                  <m:sSupPr>
                    <m:ctrlPr>
                      <w:rPr>
                        <w:rFonts w:ascii="Cambria Math" w:hAnsi="Cambria Math" w:cs="Times New Roman"/>
                        <w:i/>
                        <w:iCs/>
                        <w:color w:val="0070C0"/>
                        <w:sz w:val="24"/>
                        <w:szCs w:val="24"/>
                      </w:rPr>
                    </m:ctrlPr>
                  </m:sSupPr>
                  <m:e>
                    <m:r>
                      <w:rPr>
                        <w:rFonts w:ascii="Cambria Math" w:hAnsi="Cambria Math" w:cs="Times New Roman"/>
                        <w:color w:val="0070C0"/>
                        <w:sz w:val="24"/>
                        <w:szCs w:val="24"/>
                      </w:rPr>
                      <m:t>y</m:t>
                    </m:r>
                  </m:e>
                  <m:sup>
                    <m:r>
                      <w:rPr>
                        <w:rFonts w:ascii="Cambria Math" w:hAnsi="Cambria Math" w:cs="Times New Roman"/>
                        <w:color w:val="0070C0"/>
                        <w:sz w:val="24"/>
                        <w:szCs w:val="24"/>
                      </w:rPr>
                      <m:t>D,n</m:t>
                    </m:r>
                  </m:sup>
                </m:sSup>
                <m:r>
                  <m:rPr>
                    <m:sty m:val="p"/>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y</m:t>
                    </m:r>
                  </m:e>
                  <m:sup>
                    <m:r>
                      <w:rPr>
                        <w:rFonts w:ascii="Cambria Math" w:hAnsi="Cambria Math" w:cs="Times New Roman"/>
                        <w:color w:val="0070C0"/>
                        <w:sz w:val="24"/>
                        <w:szCs w:val="24"/>
                      </w:rPr>
                      <m:t>A,n</m:t>
                    </m:r>
                  </m:sup>
                </m:sSup>
                <m:r>
                  <m:rPr>
                    <m:sty m:val="p"/>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y</m:t>
                    </m:r>
                  </m:e>
                  <m:sup>
                    <m:r>
                      <w:rPr>
                        <w:rFonts w:ascii="Cambria Math" w:hAnsi="Cambria Math" w:cs="Times New Roman"/>
                        <w:color w:val="0070C0"/>
                        <w:sz w:val="24"/>
                        <w:szCs w:val="24"/>
                      </w:rPr>
                      <m:t>E,n</m:t>
                    </m:r>
                  </m:sup>
                </m:sSup>
              </m:e>
            </m:d>
          </m:e>
          <m:sup>
            <m:r>
              <m:rPr>
                <m:sty m:val="p"/>
              </m:rPr>
              <w:rPr>
                <w:rFonts w:ascii="Cambria Math" w:hAnsi="Cambria Math" w:cs="Times New Roman"/>
                <w:color w:val="0070C0"/>
                <w:sz w:val="24"/>
                <w:szCs w:val="24"/>
              </w:rPr>
              <m:t>T</m:t>
            </m:r>
          </m:sup>
        </m:sSup>
      </m:oMath>
      <w:r w:rsidRPr="00027853">
        <w:rPr>
          <w:rFonts w:ascii="Times New Roman" w:hAnsi="Times New Roman" w:cs="Times New Roman"/>
          <w:color w:val="0070C0"/>
          <w:sz w:val="24"/>
          <w:szCs w:val="24"/>
        </w:rPr>
        <w:t xml:space="preserve"> the corresponding evaluation indices computed based on the simulation output. </w:t>
      </w:r>
      <w:r w:rsidR="00BE2340" w:rsidRPr="00027853">
        <w:rPr>
          <w:rFonts w:ascii="Times New Roman" w:hAnsi="Times New Roman" w:cs="Times New Roman"/>
          <w:color w:val="0070C0"/>
          <w:sz w:val="24"/>
          <w:szCs w:val="24"/>
        </w:rPr>
        <w:t>E</w:t>
      </w:r>
      <w:r w:rsidRPr="00027853">
        <w:rPr>
          <w:rFonts w:ascii="Times New Roman" w:hAnsi="Times New Roman" w:cs="Times New Roman"/>
          <w:color w:val="0070C0"/>
          <w:sz w:val="24"/>
          <w:szCs w:val="24"/>
        </w:rPr>
        <w:t>ach simulation gives us a noisy sample of each of the three evaluation indices of the chosen solution, based on which we update our estimates for the underlying mean and variance of each evaluation index</w:t>
      </w:r>
      <w:r w:rsidRPr="00027853">
        <w:rPr>
          <w:rFonts w:ascii="Times New Roman" w:hAnsi="Times New Roman" w:cs="Times New Roman"/>
          <w:iCs/>
          <w:color w:val="0070C0"/>
          <w:sz w:val="24"/>
          <w:szCs w:val="24"/>
        </w:rPr>
        <w:t xml:space="preserve">. Note that since there is noise in measuring each sample, a specific solution may be sampled for multiple times, i.e.,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b"/>
          </m:rPr>
          <w:rPr>
            <w:rFonts w:ascii="Cambria Math" w:eastAsia="宋体" w:hAnsi="Times New Roman" w:cs="Times New Roman"/>
            <w:color w:val="0070C0"/>
            <w:sz w:val="24"/>
            <w:szCs w:val="24"/>
          </w:rPr>
          <m:t>x</m:t>
        </m:r>
      </m:oMath>
      <w:r w:rsidRPr="00027853">
        <w:rPr>
          <w:rFonts w:ascii="Times New Roman" w:hAnsi="Times New Roman" w:cs="Times New Roman"/>
          <w:b/>
          <w:color w:val="0070C0"/>
          <w:sz w:val="24"/>
          <w:szCs w:val="24"/>
        </w:rPr>
        <w:t xml:space="preserve"> </w:t>
      </w:r>
      <w:r w:rsidRPr="00027853">
        <w:rPr>
          <w:rFonts w:ascii="Times New Roman" w:hAnsi="Times New Roman" w:cs="Times New Roman"/>
          <w:color w:val="0070C0"/>
          <w:sz w:val="24"/>
          <w:szCs w:val="24"/>
        </w:rPr>
        <w:t xml:space="preserve">for some </w:t>
      </w:r>
      <m:oMath>
        <m:r>
          <m:rPr>
            <m:sty m:val="p"/>
          </m:rPr>
          <w:rPr>
            <w:rFonts w:ascii="Cambria Math" w:hAnsi="Cambria Math" w:cs="Times New Roman"/>
            <w:color w:val="0070C0"/>
            <w:sz w:val="24"/>
            <w:szCs w:val="24"/>
          </w:rPr>
          <m:t>1≤</m:t>
        </m:r>
        <m:r>
          <w:rPr>
            <w:rFonts w:ascii="Cambria Math" w:eastAsia="宋体" w:hAnsi="Cambria Math" w:cs="Times New Roman"/>
            <w:color w:val="0070C0"/>
            <w:sz w:val="24"/>
            <w:szCs w:val="24"/>
          </w:rPr>
          <m:t>n≠n'≤N</m:t>
        </m:r>
      </m:oMath>
      <w:r w:rsidRPr="00027853">
        <w:rPr>
          <w:rFonts w:ascii="Times New Roman" w:hAnsi="Times New Roman" w:cs="Times New Roman"/>
          <w:color w:val="0070C0"/>
          <w:sz w:val="24"/>
          <w:szCs w:val="24"/>
        </w:rPr>
        <w:t xml:space="preserve">. </w:t>
      </w:r>
      <w:r w:rsidR="00822F18" w:rsidRPr="00027853">
        <w:rPr>
          <w:rFonts w:ascii="Times New Roman" w:hAnsi="Times New Roman" w:cs="Times New Roman"/>
          <w:bCs/>
          <w:iCs/>
          <w:color w:val="0070C0"/>
          <w:sz w:val="24"/>
          <w:szCs w:val="24"/>
        </w:rPr>
        <w:t>We denote the samples up to stage</w:t>
      </w:r>
      <w:r w:rsidR="00822F18" w:rsidRPr="00027853">
        <w:rPr>
          <w:rFonts w:ascii="Times New Roman" w:hAnsi="Times New Roman" w:cs="Times New Roman"/>
          <w:bCs/>
          <w:i/>
          <w:iCs/>
          <w:color w:val="0070C0"/>
          <w:sz w:val="24"/>
          <w:szCs w:val="24"/>
        </w:rPr>
        <w:t xml:space="preserve"> n</w:t>
      </w:r>
      <w:r w:rsidR="00822F18" w:rsidRPr="00027853">
        <w:rPr>
          <w:rFonts w:ascii="Times New Roman" w:hAnsi="Times New Roman" w:cs="Times New Roman"/>
          <w:bCs/>
          <w:iCs/>
          <w:color w:val="0070C0"/>
          <w:sz w:val="24"/>
          <w:szCs w:val="24"/>
        </w:rPr>
        <w:t xml:space="preserve"> by</w:t>
      </w:r>
      <w:r w:rsidR="00822F18" w:rsidRPr="00027853">
        <w:rPr>
          <w:rFonts w:ascii="Times New Roman" w:hAnsi="Times New Roman" w:cs="Times New Roman"/>
          <w:bCs/>
          <w:i/>
          <w:iCs/>
          <w:color w:val="0070C0"/>
          <w:sz w:val="24"/>
          <w:szCs w:val="24"/>
        </w:rPr>
        <w:t xml:space="preserv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p"/>
          </m:rP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1</m:t>
            </m:r>
          </m:sup>
        </m:sSup>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p"/>
          </m:rPr>
          <w:rPr>
            <w:rFonts w:ascii="Cambria Math" w:eastAsia="宋体" w:hAnsi="Times New Roman" w:cs="Times New Roman"/>
            <w:color w:val="0070C0"/>
            <w:sz w:val="24"/>
            <w:szCs w:val="24"/>
          </w:rPr>
          <m:t>)</m:t>
        </m:r>
      </m:oMath>
      <w:r w:rsidR="00822F18" w:rsidRPr="00027853">
        <w:rPr>
          <w:rFonts w:ascii="Times New Roman" w:hAnsi="Times New Roman" w:cs="Times New Roman"/>
          <w:color w:val="0070C0"/>
          <w:sz w:val="24"/>
          <w:szCs w:val="24"/>
        </w:rPr>
        <w:t xml:space="preserve"> </w:t>
      </w:r>
      <w:r w:rsidR="00822F18" w:rsidRPr="00027853">
        <w:rPr>
          <w:rFonts w:ascii="Times New Roman" w:hAnsi="Times New Roman" w:cs="Times New Roman"/>
          <w:iCs/>
          <w:color w:val="0070C0"/>
          <w:sz w:val="24"/>
          <w:szCs w:val="24"/>
        </w:rPr>
        <w:t xml:space="preserve">and observations </w:t>
      </w:r>
      <w:r w:rsidR="00822F18" w:rsidRPr="00027853">
        <w:rPr>
          <w:rFonts w:ascii="Times New Roman" w:hAnsi="Times New Roman" w:cs="Times New Roman"/>
          <w:bCs/>
          <w:color w:val="0070C0"/>
          <w:sz w:val="24"/>
          <w:szCs w:val="24"/>
        </w:rPr>
        <w:t xml:space="preserve">up to stage </w:t>
      </w:r>
      <w:r w:rsidR="00822F18" w:rsidRPr="00027853">
        <w:rPr>
          <w:rFonts w:ascii="Times New Roman" w:hAnsi="Times New Roman" w:cs="Times New Roman"/>
          <w:bCs/>
          <w:i/>
          <w:iCs/>
          <w:color w:val="0070C0"/>
          <w:sz w:val="24"/>
          <w:szCs w:val="24"/>
        </w:rPr>
        <w:t>n</w:t>
      </w:r>
      <w:r w:rsidR="00822F18" w:rsidRPr="00027853">
        <w:rPr>
          <w:rFonts w:ascii="Times New Roman" w:hAnsi="Times New Roman" w:cs="Times New Roman"/>
          <w:bCs/>
          <w:iCs/>
          <w:color w:val="0070C0"/>
          <w:sz w:val="24"/>
          <w:szCs w:val="24"/>
        </w:rPr>
        <w:t xml:space="preserve"> by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hint="eastAsia"/>
                <w:color w:val="0070C0"/>
                <w:sz w:val="24"/>
                <w:szCs w:val="24"/>
              </w:rPr>
              <m:t>Y</m:t>
            </m:r>
          </m:e>
          <m:sup>
            <m:r>
              <w:rPr>
                <w:rFonts w:ascii="Cambria Math" w:eastAsia="宋体" w:hAnsi="Times New Roman" w:cs="Times New Roman"/>
                <w:color w:val="0070C0"/>
                <w:sz w:val="24"/>
                <w:szCs w:val="24"/>
              </w:rPr>
              <m:t>n</m:t>
            </m:r>
          </m:sup>
        </m:sSup>
        <m:r>
          <m:rPr>
            <m:sty m:val="p"/>
          </m:rPr>
          <w:rPr>
            <w:rFonts w:ascii="Cambria Math" w:eastAsia="宋体" w:hAnsi="Times New Roman" w:cs="Times New Roman"/>
            <w:color w:val="0070C0"/>
            <w:sz w:val="24"/>
            <w:szCs w:val="24"/>
          </w:rPr>
          <m:t>=</m:t>
        </m:r>
        <m:d>
          <m:dPr>
            <m:ctrlPr>
              <w:rPr>
                <w:rFonts w:ascii="Cambria Math" w:eastAsia="宋体" w:hAnsi="Times New Roman" w:cs="Times New Roman"/>
                <w:color w:val="0070C0"/>
                <w:sz w:val="24"/>
                <w:szCs w:val="24"/>
              </w:rPr>
            </m:ctrlPr>
          </m:dPr>
          <m:e>
            <m:sSup>
              <m:sSupPr>
                <m:ctrlPr>
                  <w:rPr>
                    <w:rFonts w:ascii="Cambria Math" w:eastAsia="宋体" w:hAnsi="Times New Roman" w:cs="Times New Roman"/>
                    <w:b/>
                    <w:color w:val="0070C0"/>
                    <w:sz w:val="24"/>
                    <w:szCs w:val="24"/>
                  </w:rPr>
                </m:ctrlPr>
              </m:sSupPr>
              <m:e>
                <m:r>
                  <m:rPr>
                    <m:sty m:val="bi"/>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1</m:t>
                </m:r>
              </m:sup>
            </m:sSup>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i"/>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e>
        </m:d>
      </m:oMath>
      <w:r w:rsidR="00822F18" w:rsidRPr="00222244">
        <w:rPr>
          <w:rFonts w:ascii="Times New Roman" w:hAnsi="Times New Roman" w:cs="Times New Roman"/>
          <w:color w:val="0070C0"/>
          <w:sz w:val="24"/>
          <w:szCs w:val="24"/>
        </w:rPr>
        <w:t>,</w:t>
      </w:r>
      <w:r w:rsidR="00822F18" w:rsidRPr="00027853">
        <w:rPr>
          <w:rFonts w:ascii="Times New Roman" w:hAnsi="Times New Roman" w:cs="Times New Roman"/>
          <w:color w:val="0070C0"/>
          <w:sz w:val="24"/>
          <w:szCs w:val="24"/>
        </w:rPr>
        <w:t xml:space="preserve"> for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00822F18" w:rsidRPr="00027853">
        <w:rPr>
          <w:rFonts w:ascii="Times New Roman" w:hAnsi="Times New Roman" w:cs="Times New Roman"/>
          <w:bCs/>
          <w:color w:val="0070C0"/>
          <w:sz w:val="24"/>
          <w:szCs w:val="24"/>
        </w:rPr>
        <w:t xml:space="preserve">. </w:t>
      </w:r>
      <w:r w:rsidRPr="00027853">
        <w:rPr>
          <w:rFonts w:ascii="Times New Roman" w:hAnsi="Times New Roman" w:cs="Times New Roman"/>
          <w:color w:val="0070C0"/>
          <w:sz w:val="24"/>
          <w:szCs w:val="24"/>
        </w:rPr>
        <w:t xml:space="preserve">In the rest of the paper, we will use the notation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r>
          <m:rPr>
            <m:sty m:val="bi"/>
          </m:rPr>
          <w:rPr>
            <w:rFonts w:ascii="Cambria Math" w:eastAsia="宋体" w:hAnsi="Times New Roman" w:cs="Times New Roman"/>
            <w:color w:val="0070C0"/>
            <w:sz w:val="24"/>
            <w:szCs w:val="24"/>
          </w:rPr>
          <m:t>)</m:t>
        </m:r>
      </m:oMath>
      <w:r w:rsidRPr="00027853">
        <w:rPr>
          <w:rFonts w:ascii="Times New Roman" w:hAnsi="Times New Roman" w:cs="Times New Roman"/>
          <w:bCs/>
          <w:color w:val="0070C0"/>
          <w:sz w:val="24"/>
          <w:szCs w:val="24"/>
        </w:rPr>
        <w:t>,</w:t>
      </w:r>
      <w:r w:rsidRPr="00027853">
        <w:rPr>
          <w:rFonts w:ascii="Times New Roman" w:hAnsi="Times New Roman" w:cs="Times New Roman"/>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sty m:val="p"/>
              </m:rPr>
              <w:rPr>
                <w:rFonts w:ascii="Cambria Math" w:hAnsi="Cambria Math"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rPr>
              <w:rPr>
                <w:rFonts w:ascii="Cambria Math" w:hAnsi="Cambria Math" w:cs="Times New Roman"/>
                <w:color w:val="0070C0"/>
                <w:sz w:val="24"/>
                <w:szCs w:val="24"/>
              </w:rPr>
              <m:t>E</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Pr="00027853">
        <w:rPr>
          <w:rFonts w:ascii="Times New Roman" w:hAnsi="Times New Roman" w:cs="Times New Roman"/>
          <w:bCs/>
          <w:color w:val="0070C0"/>
          <w:sz w:val="24"/>
          <w:szCs w:val="24"/>
        </w:rPr>
        <w:t xml:space="preserve">, and </w:t>
      </w:r>
      <m:oMath>
        <m:sSup>
          <m:sSupPr>
            <m:ctrlPr>
              <w:rPr>
                <w:rFonts w:ascii="Cambria Math" w:eastAsia="宋体" w:hAnsi="Times New Roman" w:cs="Times New Roman"/>
                <w:b/>
                <w:color w:val="0070C0"/>
                <w:sz w:val="24"/>
                <w:szCs w:val="24"/>
              </w:rPr>
            </m:ctrlPr>
          </m:sSupPr>
          <m:e>
            <m:r>
              <w:rPr>
                <w:rFonts w:ascii="Cambria Math" w:hAnsi="Cambria Math" w:cs="Times New Roman"/>
                <w:color w:val="0070C0"/>
                <w:sz w:val="24"/>
                <w:szCs w:val="24"/>
              </w:rPr>
              <m:t>Cov</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Pr="00027853">
        <w:rPr>
          <w:rFonts w:ascii="Times New Roman" w:hAnsi="Times New Roman" w:cs="Times New Roman"/>
          <w:bCs/>
          <w:color w:val="0070C0"/>
          <w:sz w:val="24"/>
          <w:szCs w:val="24"/>
        </w:rPr>
        <w:t xml:space="preserve">, </w:t>
      </w:r>
      <w:r w:rsidRPr="00027853">
        <w:rPr>
          <w:rFonts w:ascii="Times New Roman" w:hAnsi="Times New Roman" w:cs="Times New Roman"/>
          <w:iCs/>
          <w:color w:val="0070C0"/>
          <w:sz w:val="24"/>
          <w:szCs w:val="24"/>
        </w:rPr>
        <w:t xml:space="preserve">respectively, to represent posterior probability distribution function, probabilities, expectations, and covariances conditional on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00822F18" w:rsidRPr="00027853">
        <w:rPr>
          <w:rFonts w:ascii="Times New Roman" w:hAnsi="Times New Roman" w:cs="Times New Roman"/>
          <w:b/>
          <w:color w:val="0070C0"/>
          <w:sz w:val="24"/>
          <w:szCs w:val="24"/>
        </w:rPr>
        <w:t xml:space="preserve"> </w:t>
      </w:r>
      <w:r w:rsidR="00822F18" w:rsidRPr="00027853">
        <w:rPr>
          <w:rFonts w:ascii="Times New Roman" w:hAnsi="Times New Roman" w:cs="Times New Roman"/>
          <w:color w:val="0070C0"/>
          <w:sz w:val="24"/>
          <w:szCs w:val="24"/>
        </w:rPr>
        <w:t xml:space="preserve">and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oMath>
      <w:r w:rsidR="008E6370" w:rsidRPr="00027853">
        <w:rPr>
          <w:rFonts w:ascii="Times New Roman" w:hAnsi="Times New Roman" w:cs="Times New Roman" w:hint="eastAsia"/>
          <w:bCs/>
          <w:iCs/>
          <w:color w:val="0070C0"/>
          <w:sz w:val="24"/>
          <w:szCs w:val="24"/>
        </w:rPr>
        <w:t>,</w:t>
      </w:r>
      <w:r w:rsidR="008E6370" w:rsidRPr="00027853">
        <w:rPr>
          <w:rFonts w:ascii="Times New Roman" w:hAnsi="Times New Roman" w:cs="Times New Roman"/>
          <w:bCs/>
          <w:iCs/>
          <w:color w:val="0070C0"/>
          <w:sz w:val="24"/>
          <w:szCs w:val="24"/>
        </w:rPr>
        <w:t xml:space="preserve"> with respect to </w:t>
      </w:r>
      <w:r w:rsidR="00872138" w:rsidRPr="00027853">
        <w:rPr>
          <w:rFonts w:ascii="Times New Roman" w:hAnsi="Times New Roman" w:cs="Times New Roman"/>
          <w:bCs/>
          <w:iCs/>
          <w:color w:val="0070C0"/>
          <w:sz w:val="24"/>
          <w:szCs w:val="24"/>
        </w:rPr>
        <w:t xml:space="preserve">uncertainty </w:t>
      </w:r>
      <m:oMath>
        <m:r>
          <w:rPr>
            <w:rFonts w:ascii="Cambria Math" w:hAnsi="Times New Roman" w:cs="Times New Roman"/>
            <w:color w:val="0070C0"/>
            <w:sz w:val="24"/>
            <w:szCs w:val="24"/>
          </w:rPr>
          <m:t>ξ~p</m:t>
        </m:r>
        <m:d>
          <m:dPr>
            <m:ctrlPr>
              <w:rPr>
                <w:rFonts w:ascii="Cambria Math" w:hAnsi="Cambria Math" w:cs="Times New Roman"/>
                <w:iCs/>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
                <w:color w:val="0070C0"/>
                <w:sz w:val="24"/>
                <w:szCs w:val="24"/>
              </w:rPr>
            </m:ctrlPr>
          </m:e>
        </m:d>
      </m:oMath>
      <w:r w:rsidR="00822F18" w:rsidRPr="00027853">
        <w:rPr>
          <w:rFonts w:ascii="Times New Roman" w:hAnsi="Times New Roman" w:cs="Times New Roman"/>
          <w:bCs/>
          <w:iCs/>
          <w:color w:val="0070C0"/>
          <w:sz w:val="24"/>
          <w:szCs w:val="24"/>
        </w:rPr>
        <w:t xml:space="preserve">. In particular,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r>
          <m:rPr>
            <m:sty m:val="bi"/>
          </m:rPr>
          <w:rPr>
            <w:rFonts w:ascii="Cambria Math" w:eastAsia="宋体" w:hAnsi="Times New Roman" w:cs="Times New Roman"/>
            <w:color w:val="0070C0"/>
            <w:sz w:val="24"/>
            <w:szCs w:val="24"/>
          </w:rPr>
          <m:t>)</m:t>
        </m:r>
      </m:oMath>
      <w:r w:rsidR="00822F18" w:rsidRPr="00027853">
        <w:rPr>
          <w:rFonts w:ascii="Times New Roman" w:hAnsi="Times New Roman" w:cs="Times New Roman"/>
          <w:bCs/>
          <w:color w:val="0070C0"/>
          <w:sz w:val="24"/>
          <w:szCs w:val="24"/>
        </w:rPr>
        <w:t>,</w:t>
      </w:r>
      <w:r w:rsidR="00822F18" w:rsidRPr="00027853">
        <w:rPr>
          <w:rFonts w:ascii="Times New Roman" w:hAnsi="Times New Roman" w:cs="Times New Roman"/>
          <w:color w:val="0070C0"/>
          <w:sz w:val="24"/>
          <w:szCs w:val="24"/>
        </w:rPr>
        <w:t xml:space="preserve"> </w:t>
      </w:r>
      <m:oMath>
        <m:sSup>
          <m:sSupPr>
            <m:ctrlPr>
              <w:rPr>
                <w:rFonts w:ascii="Cambria Math" w:eastAsia="宋体" w:hAnsi="Times New Roman" w:cs="Times New Roman"/>
                <w:b/>
                <w:color w:val="0070C0"/>
                <w:sz w:val="24"/>
                <w:szCs w:val="24"/>
              </w:rPr>
            </m:ctrlPr>
          </m:sSupPr>
          <m:e>
            <m:r>
              <m:rPr>
                <m:sty m:val="p"/>
              </m:rP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rPr>
              <w:rPr>
                <w:rFonts w:ascii="Cambria Math" w:hAnsi="Cambria Math" w:cs="Times New Roman"/>
                <w:color w:val="0070C0"/>
                <w:sz w:val="24"/>
                <w:szCs w:val="24"/>
              </w:rPr>
              <m:t>E</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and </w:t>
      </w:r>
      <m:oMath>
        <m:sSup>
          <m:sSupPr>
            <m:ctrlPr>
              <w:rPr>
                <w:rFonts w:ascii="Cambria Math" w:eastAsia="宋体" w:hAnsi="Times New Roman" w:cs="Times New Roman"/>
                <w:b/>
                <w:color w:val="0070C0"/>
                <w:sz w:val="24"/>
                <w:szCs w:val="24"/>
              </w:rPr>
            </m:ctrlPr>
          </m:sSupPr>
          <m:e>
            <m:r>
              <m:rPr>
                <m:sty m:val="p"/>
              </m:rPr>
              <w:rPr>
                <w:rFonts w:ascii="Cambria Math" w:hAnsi="Cambria Math" w:cs="Times New Roman"/>
                <w:color w:val="0070C0"/>
                <w:sz w:val="24"/>
                <w:szCs w:val="24"/>
              </w:rPr>
              <m:t>Var</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
          <w:color w:val="0070C0"/>
          <w:sz w:val="24"/>
          <w:szCs w:val="24"/>
        </w:rPr>
        <w:t xml:space="preserve"> </w:t>
      </w:r>
      <w:r w:rsidR="00822F18" w:rsidRPr="00027853">
        <w:rPr>
          <w:rFonts w:ascii="Times New Roman" w:hAnsi="Times New Roman" w:cs="Times New Roman"/>
          <w:color w:val="0070C0"/>
          <w:sz w:val="24"/>
          <w:szCs w:val="24"/>
        </w:rPr>
        <w:t xml:space="preserve">represent our priors </w:t>
      </w:r>
      <w:r w:rsidR="002C0F1C" w:rsidRPr="00027853">
        <w:rPr>
          <w:rFonts w:ascii="Times New Roman" w:hAnsi="Times New Roman" w:cs="Times New Roman"/>
          <w:color w:val="0070C0"/>
          <w:sz w:val="24"/>
          <w:szCs w:val="24"/>
        </w:rPr>
        <w:t xml:space="preserve">of corresponding quantities </w:t>
      </w:r>
      <w:r w:rsidR="00822F18" w:rsidRPr="00027853">
        <w:rPr>
          <w:rFonts w:ascii="Times New Roman" w:hAnsi="Times New Roman" w:cs="Times New Roman"/>
          <w:color w:val="0070C0"/>
          <w:sz w:val="24"/>
          <w:szCs w:val="24"/>
        </w:rPr>
        <w:t>when</w:t>
      </w:r>
      <w:r w:rsidR="00B42235" w:rsidRPr="00027853">
        <w:rPr>
          <w:rFonts w:ascii="Times New Roman" w:hAnsi="Times New Roman" w:cs="Times New Roman"/>
          <w:color w:val="0070C0"/>
          <w:sz w:val="24"/>
          <w:szCs w:val="24"/>
        </w:rPr>
        <w:t xml:space="preserve"> no </w:t>
      </w:r>
      <w:r w:rsidR="00822F18" w:rsidRPr="00027853">
        <w:rPr>
          <w:rFonts w:ascii="Times New Roman" w:hAnsi="Times New Roman" w:cs="Times New Roman"/>
          <w:color w:val="0070C0"/>
          <w:sz w:val="24"/>
          <w:szCs w:val="24"/>
        </w:rPr>
        <w:t>sample</w:t>
      </w:r>
      <w:r w:rsidR="00B42235" w:rsidRPr="00027853">
        <w:rPr>
          <w:rFonts w:ascii="Times New Roman" w:hAnsi="Times New Roman" w:cs="Times New Roman"/>
          <w:color w:val="0070C0"/>
          <w:sz w:val="24"/>
          <w:szCs w:val="24"/>
        </w:rPr>
        <w:t xml:space="preserve"> has been</w:t>
      </w:r>
      <w:r w:rsidR="00822F18" w:rsidRPr="00027853">
        <w:rPr>
          <w:rFonts w:ascii="Times New Roman" w:hAnsi="Times New Roman" w:cs="Times New Roman"/>
          <w:color w:val="0070C0"/>
          <w:sz w:val="24"/>
          <w:szCs w:val="24"/>
        </w:rPr>
        <w:t xml:space="preserve"> taken, and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r>
          <m:rPr>
            <m:sty m:val="bi"/>
          </m:rPr>
          <w:rPr>
            <w:rFonts w:ascii="Cambria Math" w:eastAsia="宋体" w:hAnsi="Times New Roman" w:cs="Times New Roman"/>
            <w:color w:val="0070C0"/>
            <w:sz w:val="24"/>
            <w:szCs w:val="24"/>
          </w:rPr>
          <m:t>)</m:t>
        </m:r>
      </m:oMath>
      <w:r w:rsidR="00822F18" w:rsidRPr="00027853">
        <w:rPr>
          <w:rFonts w:ascii="Times New Roman" w:hAnsi="Times New Roman" w:cs="Times New Roman"/>
          <w:bCs/>
          <w:color w:val="0070C0"/>
          <w:sz w:val="24"/>
          <w:szCs w:val="24"/>
        </w:rPr>
        <w:t>,</w:t>
      </w:r>
      <w:r w:rsidR="00822F18" w:rsidRPr="00027853">
        <w:rPr>
          <w:rFonts w:ascii="Times New Roman" w:hAnsi="Times New Roman" w:cs="Times New Roman"/>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sty m:val="p"/>
              </m:rPr>
              <w:rPr>
                <w:rFonts w:ascii="Cambria Math" w:hAnsi="Cambria Math"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rPr>
              <w:rPr>
                <w:rFonts w:ascii="Cambria Math" w:hAnsi="Cambria Math" w:cs="Times New Roman"/>
                <w:color w:val="0070C0"/>
                <w:sz w:val="24"/>
                <w:szCs w:val="24"/>
              </w:rPr>
              <m:t>E</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and </w:t>
      </w:r>
      <m:oMath>
        <m:sSup>
          <m:sSupPr>
            <m:ctrlPr>
              <w:rPr>
                <w:rFonts w:ascii="Cambria Math" w:eastAsia="宋体" w:hAnsi="Times New Roman" w:cs="Times New Roman"/>
                <w:b/>
                <w:color w:val="0070C0"/>
                <w:sz w:val="24"/>
                <w:szCs w:val="24"/>
              </w:rPr>
            </m:ctrlPr>
          </m:sSupPr>
          <m:e>
            <m:r>
              <w:rPr>
                <w:rFonts w:ascii="Cambria Math" w:hAnsi="Cambria Math" w:cs="Times New Roman"/>
                <w:color w:val="0070C0"/>
                <w:sz w:val="24"/>
                <w:szCs w:val="24"/>
              </w:rPr>
              <m:t>Cov</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
          <w:color w:val="0070C0"/>
          <w:sz w:val="24"/>
          <w:szCs w:val="24"/>
        </w:rPr>
        <w:t xml:space="preserve"> </w:t>
      </w:r>
      <w:r w:rsidR="00822F18" w:rsidRPr="00027853">
        <w:rPr>
          <w:rFonts w:ascii="Times New Roman" w:hAnsi="Times New Roman" w:cs="Times New Roman"/>
          <w:color w:val="0070C0"/>
          <w:sz w:val="24"/>
          <w:szCs w:val="24"/>
        </w:rPr>
        <w:t xml:space="preserve">are our posteriors </w:t>
      </w:r>
      <w:r w:rsidR="002C0F1C" w:rsidRPr="00027853">
        <w:rPr>
          <w:rFonts w:ascii="Times New Roman" w:hAnsi="Times New Roman" w:cs="Times New Roman"/>
          <w:color w:val="0070C0"/>
          <w:sz w:val="24"/>
          <w:szCs w:val="24"/>
        </w:rPr>
        <w:t xml:space="preserve">of corresponding quantities </w:t>
      </w:r>
      <w:r w:rsidR="00822F18" w:rsidRPr="00027853">
        <w:rPr>
          <w:rFonts w:ascii="Times New Roman" w:hAnsi="Times New Roman" w:cs="Times New Roman"/>
          <w:color w:val="0070C0"/>
          <w:sz w:val="24"/>
          <w:szCs w:val="24"/>
        </w:rPr>
        <w:t xml:space="preserve">after the simulation budget is exhausted. </w:t>
      </w:r>
      <w:r w:rsidR="00DA416E" w:rsidRPr="00027853">
        <w:rPr>
          <w:rFonts w:ascii="Times New Roman" w:hAnsi="Times New Roman" w:cs="Times New Roman"/>
          <w:color w:val="0070C0"/>
          <w:sz w:val="24"/>
          <w:szCs w:val="24"/>
          <w:shd w:val="clear" w:color="auto" w:fill="FFFFFF"/>
        </w:rPr>
        <w:t xml:space="preserve">For notational </w:t>
      </w:r>
      <w:r w:rsidR="00DA416E" w:rsidRPr="00027853">
        <w:rPr>
          <w:rFonts w:ascii="Times New Roman" w:hAnsi="Times New Roman" w:cs="Times New Roman"/>
          <w:iCs/>
          <w:color w:val="0070C0"/>
          <w:sz w:val="24"/>
          <w:szCs w:val="24"/>
        </w:rPr>
        <w:t xml:space="preserve">brevity, </w:t>
      </w:r>
      <w:bookmarkStart w:id="145" w:name="_Hlk147409003"/>
      <w:r w:rsidR="00DA416E" w:rsidRPr="00027853">
        <w:rPr>
          <w:rFonts w:ascii="Times New Roman" w:hAnsi="Times New Roman" w:cs="Times New Roman"/>
          <w:iCs/>
          <w:color w:val="0070C0"/>
          <w:sz w:val="24"/>
          <w:szCs w:val="24"/>
        </w:rPr>
        <w:t xml:space="preserve">we also denote random variables </w:t>
      </w:r>
      <m:oMath>
        <m:sSub>
          <m:sSubPr>
            <m:ctrlPr>
              <w:rPr>
                <w:rFonts w:ascii="Cambria Math" w:hAnsi="Times New Roman" w:cs="Times New Roman"/>
                <w:iCs/>
                <w:color w:val="0070C0"/>
                <w:sz w:val="24"/>
                <w:szCs w:val="24"/>
              </w:rPr>
            </m:ctrlPr>
          </m:sSubPr>
          <m:e>
            <m:r>
              <w:rPr>
                <w:rFonts w:ascii="Cambria Math" w:hAnsi="Times New Roman" w:cs="Times New Roman"/>
                <w:color w:val="0070C0"/>
                <w:sz w:val="24"/>
                <w:szCs w:val="24"/>
              </w:rPr>
              <m:t>D</m:t>
            </m:r>
          </m:e>
          <m:sub>
            <m:r>
              <m:rPr>
                <m:sty m:val="b"/>
              </m:rPr>
              <w:rPr>
                <w:rFonts w:ascii="Cambria Math" w:hAnsi="Times New Roman" w:cs="Times New Roman"/>
                <w:color w:val="0070C0"/>
                <w:sz w:val="24"/>
                <w:szCs w:val="24"/>
              </w:rPr>
              <m:t>x</m:t>
            </m:r>
          </m:sub>
        </m:sSub>
        <m:r>
          <m:rPr>
            <m:sty m:val="p"/>
          </m:rPr>
          <w:rPr>
            <w:rFonts w:ascii="Cambria Math" w:hAnsi="Cambria Math" w:cs="Cambria Math"/>
            <w:color w:val="0070C0"/>
            <w:sz w:val="24"/>
            <w:szCs w:val="24"/>
          </w:rPr>
          <m:t>≔</m:t>
        </m:r>
        <m:r>
          <w:rPr>
            <w:rFonts w:ascii="Cambria Math" w:hAnsi="Times New Roman" w:cs="Times New Roman"/>
            <w:color w:val="0070C0"/>
            <w:sz w:val="24"/>
            <w:szCs w:val="24"/>
          </w:rPr>
          <m:t>D</m:t>
        </m:r>
        <m:d>
          <m:dPr>
            <m:ctrlPr>
              <w:rPr>
                <w:rFonts w:ascii="Cambria Math" w:hAnsi="Times New Roman" w:cs="Times New Roman"/>
                <w:iCs/>
                <w:color w:val="0070C0"/>
                <w:sz w:val="24"/>
                <w:szCs w:val="24"/>
              </w:rPr>
            </m:ctrlPr>
          </m:dPr>
          <m:e>
            <m:r>
              <m:rPr>
                <m:sty m:val="b"/>
              </m:rPr>
              <w:rPr>
                <w:rFonts w:ascii="Cambria Math" w:hAnsi="Times New Roman" w:cs="Times New Roman"/>
                <w:color w:val="0070C0"/>
                <w:sz w:val="24"/>
                <w:szCs w:val="24"/>
              </w:rPr>
              <m:t>x</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ξ</m:t>
            </m:r>
          </m:e>
        </m:d>
      </m:oMath>
      <w:r w:rsidR="00DA416E" w:rsidRPr="00027853">
        <w:rPr>
          <w:rFonts w:ascii="Times New Roman" w:hAnsi="Times New Roman" w:cs="Times New Roman"/>
          <w:iCs/>
          <w:color w:val="0070C0"/>
          <w:sz w:val="24"/>
          <w:szCs w:val="24"/>
        </w:rPr>
        <w:t xml:space="preserve">, </w:t>
      </w:r>
      <m:oMath>
        <m:sSub>
          <m:sSubPr>
            <m:ctrlPr>
              <w:rPr>
                <w:rFonts w:ascii="Cambria Math" w:hAnsi="Times New Roman" w:cs="Times New Roman"/>
                <w:iCs/>
                <w:color w:val="0070C0"/>
                <w:sz w:val="24"/>
                <w:szCs w:val="24"/>
              </w:rPr>
            </m:ctrlPr>
          </m:sSubPr>
          <m:e>
            <m:r>
              <w:rPr>
                <w:rFonts w:ascii="Cambria Math" w:hAnsi="Times New Roman" w:cs="Times New Roman"/>
                <w:color w:val="0070C0"/>
                <w:sz w:val="24"/>
                <w:szCs w:val="24"/>
              </w:rPr>
              <m:t>A</m:t>
            </m:r>
          </m:e>
          <m:sub>
            <m:r>
              <m:rPr>
                <m:sty m:val="b"/>
              </m:rPr>
              <w:rPr>
                <w:rFonts w:ascii="Cambria Math" w:hAnsi="Times New Roman" w:cs="Times New Roman"/>
                <w:color w:val="0070C0"/>
                <w:sz w:val="24"/>
                <w:szCs w:val="24"/>
              </w:rPr>
              <m:t>x</m:t>
            </m:r>
          </m:sub>
        </m:sSub>
        <m:r>
          <m:rPr>
            <m:sty m:val="p"/>
          </m:rPr>
          <w:rPr>
            <w:rFonts w:ascii="Cambria Math" w:hAnsi="Cambria Math" w:cs="Cambria Math"/>
            <w:color w:val="0070C0"/>
            <w:sz w:val="24"/>
            <w:szCs w:val="24"/>
          </w:rPr>
          <m:t>≔</m:t>
        </m:r>
        <m:r>
          <w:rPr>
            <w:rFonts w:ascii="Cambria Math" w:hAnsi="Times New Roman" w:cs="Times New Roman"/>
            <w:color w:val="0070C0"/>
            <w:sz w:val="24"/>
            <w:szCs w:val="24"/>
          </w:rPr>
          <m:t>A</m:t>
        </m:r>
        <m:d>
          <m:dPr>
            <m:ctrlPr>
              <w:rPr>
                <w:rFonts w:ascii="Cambria Math" w:hAnsi="Times New Roman" w:cs="Times New Roman"/>
                <w:iCs/>
                <w:color w:val="0070C0"/>
                <w:sz w:val="24"/>
                <w:szCs w:val="24"/>
              </w:rPr>
            </m:ctrlPr>
          </m:dPr>
          <m:e>
            <m:r>
              <m:rPr>
                <m:sty m:val="b"/>
              </m:rPr>
              <w:rPr>
                <w:rFonts w:ascii="Cambria Math" w:hAnsi="Times New Roman" w:cs="Times New Roman"/>
                <w:color w:val="0070C0"/>
                <w:sz w:val="24"/>
                <w:szCs w:val="24"/>
              </w:rPr>
              <m:t>x</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ξ</m:t>
            </m:r>
          </m:e>
        </m:d>
      </m:oMath>
      <w:r w:rsidR="00DA416E" w:rsidRPr="00027853">
        <w:rPr>
          <w:rFonts w:ascii="Times New Roman" w:hAnsi="Times New Roman" w:cs="Times New Roman"/>
          <w:iCs/>
          <w:color w:val="0070C0"/>
          <w:sz w:val="24"/>
          <w:szCs w:val="24"/>
        </w:rPr>
        <w:t xml:space="preserve"> and </w:t>
      </w:r>
      <m:oMath>
        <m:sSub>
          <m:sSubPr>
            <m:ctrlPr>
              <w:rPr>
                <w:rFonts w:ascii="Cambria Math" w:hAnsi="Times New Roman" w:cs="Times New Roman"/>
                <w:iCs/>
                <w:color w:val="0070C0"/>
                <w:sz w:val="24"/>
                <w:szCs w:val="24"/>
              </w:rPr>
            </m:ctrlPr>
          </m:sSubPr>
          <m:e>
            <m:r>
              <w:rPr>
                <w:rFonts w:ascii="Cambria Math" w:hAnsi="Times New Roman" w:cs="Times New Roman"/>
                <w:color w:val="0070C0"/>
                <w:sz w:val="24"/>
                <w:szCs w:val="24"/>
              </w:rPr>
              <m:t>E</m:t>
            </m:r>
          </m:e>
          <m:sub>
            <m:r>
              <m:rPr>
                <m:sty m:val="b"/>
              </m:rPr>
              <w:rPr>
                <w:rFonts w:ascii="Cambria Math" w:hAnsi="Times New Roman" w:cs="Times New Roman"/>
                <w:color w:val="0070C0"/>
                <w:sz w:val="24"/>
                <w:szCs w:val="24"/>
              </w:rPr>
              <m:t>x</m:t>
            </m:r>
          </m:sub>
        </m:sSub>
        <m:r>
          <m:rPr>
            <m:sty m:val="p"/>
          </m:rPr>
          <w:rPr>
            <w:rFonts w:ascii="Cambria Math" w:hAnsi="Cambria Math" w:cs="Cambria Math"/>
            <w:color w:val="0070C0"/>
            <w:sz w:val="24"/>
            <w:szCs w:val="24"/>
          </w:rPr>
          <m:t>≔</m:t>
        </m:r>
        <m:r>
          <w:rPr>
            <w:rFonts w:ascii="Cambria Math" w:hAnsi="Times New Roman" w:cs="Times New Roman"/>
            <w:color w:val="0070C0"/>
            <w:sz w:val="24"/>
            <w:szCs w:val="24"/>
          </w:rPr>
          <m:t>E</m:t>
        </m:r>
        <m:d>
          <m:dPr>
            <m:ctrlPr>
              <w:rPr>
                <w:rFonts w:ascii="Cambria Math" w:hAnsi="Times New Roman" w:cs="Times New Roman"/>
                <w:iCs/>
                <w:color w:val="0070C0"/>
                <w:sz w:val="24"/>
                <w:szCs w:val="24"/>
              </w:rPr>
            </m:ctrlPr>
          </m:dPr>
          <m:e>
            <m:r>
              <m:rPr>
                <m:sty m:val="b"/>
              </m:rPr>
              <w:rPr>
                <w:rFonts w:ascii="Cambria Math" w:hAnsi="Times New Roman" w:cs="Times New Roman"/>
                <w:color w:val="0070C0"/>
                <w:sz w:val="24"/>
                <w:szCs w:val="24"/>
              </w:rPr>
              <m:t>x</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ξ</m:t>
            </m:r>
          </m:e>
        </m:d>
      </m:oMath>
      <w:r w:rsidR="00DA416E" w:rsidRPr="00027853">
        <w:rPr>
          <w:rFonts w:ascii="Times New Roman" w:hAnsi="Times New Roman" w:cs="Times New Roman"/>
          <w:iCs/>
          <w:color w:val="0070C0"/>
          <w:sz w:val="24"/>
          <w:szCs w:val="24"/>
        </w:rPr>
        <w:t xml:space="preserve">, with randomness </w:t>
      </w:r>
      <m:oMath>
        <m:r>
          <w:rPr>
            <w:rFonts w:ascii="Cambria Math" w:hAnsi="Times New Roman" w:cs="Times New Roman"/>
            <w:color w:val="0070C0"/>
            <w:sz w:val="24"/>
            <w:szCs w:val="24"/>
          </w:rPr>
          <m:t>ξ</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p</m:t>
        </m:r>
        <m:d>
          <m:dPr>
            <m:ctrlPr>
              <w:rPr>
                <w:rFonts w:ascii="Cambria Math" w:hAnsi="Cambria Math" w:cs="Times New Roman"/>
                <w:iCs/>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Cs/>
                <w:color w:val="0070C0"/>
                <w:sz w:val="24"/>
                <w:szCs w:val="24"/>
              </w:rPr>
            </m:ctrlPr>
          </m:e>
        </m:d>
      </m:oMath>
      <w:r w:rsidR="00DA416E" w:rsidRPr="00027853">
        <w:rPr>
          <w:rFonts w:ascii="Times New Roman" w:hAnsi="Times New Roman" w:cs="Times New Roman"/>
          <w:iCs/>
          <w:color w:val="0070C0"/>
          <w:sz w:val="24"/>
          <w:szCs w:val="24"/>
        </w:rPr>
        <w:t xml:space="preserve">. </w:t>
      </w:r>
      <w:bookmarkEnd w:id="145"/>
      <w:r w:rsidR="00822F18" w:rsidRPr="00027853">
        <w:rPr>
          <w:rFonts w:ascii="Times New Roman" w:hAnsi="Times New Roman" w:cs="Times New Roman"/>
          <w:iCs/>
          <w:color w:val="0070C0"/>
          <w:sz w:val="24"/>
          <w:szCs w:val="24"/>
        </w:rPr>
        <w:t>With</w:t>
      </w:r>
      <w:r w:rsidR="00822F18" w:rsidRPr="00027853">
        <w:rPr>
          <w:rFonts w:ascii="Times New Roman" w:hAnsi="Times New Roman" w:cs="Times New Roman"/>
          <w:color w:val="0070C0"/>
          <w:sz w:val="24"/>
          <w:szCs w:val="24"/>
        </w:rPr>
        <w:t xml:space="preserve"> this notation, </w:t>
      </w:r>
      <w:r w:rsidR="00CD443F" w:rsidRPr="00027853">
        <w:rPr>
          <w:rFonts w:ascii="Times New Roman" w:hAnsi="Times New Roman" w:cs="Times New Roman"/>
          <w:color w:val="0070C0"/>
          <w:sz w:val="24"/>
          <w:szCs w:val="24"/>
        </w:rPr>
        <w:t xml:space="preserve">the BO approach </w:t>
      </w:r>
      <w:r w:rsidR="00872138" w:rsidRPr="00027853">
        <w:rPr>
          <w:rFonts w:ascii="Times New Roman" w:hAnsi="Times New Roman" w:cs="Times New Roman"/>
          <w:color w:val="0070C0"/>
          <w:sz w:val="24"/>
          <w:szCs w:val="24"/>
        </w:rPr>
        <w:t>approximate</w:t>
      </w:r>
      <w:r w:rsidR="005D52C5" w:rsidRPr="00027853">
        <w:rPr>
          <w:rFonts w:ascii="Times New Roman" w:hAnsi="Times New Roman" w:cs="Times New Roman"/>
          <w:color w:val="0070C0"/>
          <w:sz w:val="24"/>
          <w:szCs w:val="24"/>
        </w:rPr>
        <w:t>s</w:t>
      </w:r>
      <w:r w:rsidR="00BF5102" w:rsidRPr="00027853">
        <w:rPr>
          <w:rFonts w:ascii="Times New Roman" w:hAnsi="Times New Roman" w:cs="Times New Roman"/>
          <w:color w:val="0070C0"/>
          <w:sz w:val="24"/>
          <w:szCs w:val="24"/>
        </w:rPr>
        <w:t xml:space="preserve"> (2a) </w:t>
      </w:r>
      <w:r w:rsidR="00872138" w:rsidRPr="00027853">
        <w:rPr>
          <w:rFonts w:ascii="Times New Roman" w:hAnsi="Times New Roman" w:cs="Times New Roman"/>
          <w:color w:val="0070C0"/>
          <w:sz w:val="24"/>
          <w:szCs w:val="24"/>
        </w:rPr>
        <w:t>by the following problem</w:t>
      </w:r>
      <w:r w:rsidR="0064199E" w:rsidRPr="00027853">
        <w:rPr>
          <w:rFonts w:ascii="Times New Roman" w:hAnsi="Times New Roman" w:cs="Times New Roman"/>
          <w:color w:val="0070C0"/>
          <w:sz w:val="24"/>
          <w:szCs w:val="24"/>
        </w:rPr>
        <w:t xml:space="preserve">: </w:t>
      </w:r>
    </w:p>
    <w:p w14:paraId="0262F3ED" w14:textId="6C4A4EA9" w:rsidR="00CD443F" w:rsidRPr="00027853" w:rsidRDefault="003F2F44" w:rsidP="00CD443F">
      <w:pPr>
        <w:adjustRightInd w:val="0"/>
        <w:snapToGrid w:val="0"/>
        <w:jc w:val="right"/>
        <w:rPr>
          <w:rFonts w:ascii="Times New Roman" w:hAnsi="Times New Roman" w:cs="Times New Roman"/>
          <w:color w:val="0070C0"/>
          <w:sz w:val="24"/>
          <w:szCs w:val="24"/>
        </w:rPr>
      </w:pPr>
      <m:oMath>
        <m:eqArr>
          <m:eqArrPr>
            <m:ctrlPr>
              <w:rPr>
                <w:rFonts w:ascii="Cambria Math" w:hAnsi="Times New Roman" w:cs="Times New Roman"/>
                <w:color w:val="0070C0"/>
                <w:sz w:val="24"/>
                <w:szCs w:val="24"/>
              </w:rPr>
            </m:ctrlPr>
          </m:eqArrPr>
          <m:e>
            <m:limLow>
              <m:limLowPr>
                <m:ctrlPr>
                  <w:rPr>
                    <w:rFonts w:ascii="Cambria Math" w:hAnsi="Times New Roman" w:cs="Times New Roman"/>
                    <w:color w:val="0070C0"/>
                    <w:sz w:val="24"/>
                    <w:szCs w:val="24"/>
                  </w:rPr>
                </m:ctrlPr>
              </m:limLowPr>
              <m:e>
                <m:r>
                  <m:rPr>
                    <m:sty m:val="p"/>
                  </m:rPr>
                  <w:rPr>
                    <w:rFonts w:ascii="Cambria Math" w:hAnsi="Times New Roman" w:cs="Times New Roman"/>
                    <w:color w:val="0070C0"/>
                    <w:sz w:val="24"/>
                    <w:szCs w:val="24"/>
                  </w:rPr>
                  <m:t>min</m:t>
                </m:r>
              </m:e>
              <m:lim>
                <m:r>
                  <m:rPr>
                    <m:sty m:val="b"/>
                  </m:rPr>
                  <w:rPr>
                    <w:rFonts w:ascii="Cambria Math" w:hAnsi="Times New Roman" w:cs="Times New Roman"/>
                    <w:color w:val="0070C0"/>
                    <w:sz w:val="24"/>
                    <w:szCs w:val="24"/>
                  </w:rPr>
                  <m:t>x</m:t>
                </m:r>
                <m:r>
                  <m:rPr>
                    <m:scr m:val="script"/>
                    <m:sty m:val="p"/>
                  </m:rPr>
                  <w:rPr>
                    <w:rFonts w:ascii="Cambria Math" w:hAnsi="Cambria Math" w:cs="Times New Roman"/>
                    <w:color w:val="0070C0"/>
                    <w:sz w:val="24"/>
                    <w:szCs w:val="24"/>
                  </w:rPr>
                  <m:t>∈X</m:t>
                </m:r>
              </m:lim>
            </m:limLow>
            <m:r>
              <m:rPr>
                <m:sty m:val="p"/>
              </m:rPr>
              <w:rPr>
                <w:rFonts w:ascii="Cambria Math" w:hAnsi="Times New Roman" w:cs="Times New Roman"/>
                <w:color w:val="0070C0"/>
                <w:sz w:val="24"/>
                <w:szCs w:val="24"/>
              </w:rPr>
              <m:t xml:space="preserve"> </m:t>
            </m:r>
            <m:d>
              <m:dPr>
                <m:begChr m:val="["/>
                <m:endChr m:val="]"/>
                <m:ctrlPr>
                  <w:rPr>
                    <w:rFonts w:ascii="Cambria Math" w:hAnsi="Times New Roman" w:cs="Times New Roman"/>
                    <w:color w:val="0070C0"/>
                    <w:sz w:val="24"/>
                    <w:szCs w:val="24"/>
                  </w:rPr>
                </m:ctrlPr>
              </m:dPr>
              <m:e>
                <m:sSup>
                  <m:sSupPr>
                    <m:ctrlPr>
                      <w:rPr>
                        <w:rFonts w:ascii="Cambria Math" w:hAnsi="Cambria Math" w:cs="Times New Roman"/>
                        <w:color w:val="0070C0"/>
                        <w:sz w:val="24"/>
                        <w:szCs w:val="24"/>
                      </w:rPr>
                    </m:ctrlPr>
                  </m:sSupPr>
                  <m:e>
                    <m:r>
                      <m:rPr>
                        <m:scr m:val="double-struck"/>
                        <m:sty m:val="p"/>
                      </m:rPr>
                      <w:rPr>
                        <w:rFonts w:ascii="Cambria Math" w:hAnsi="Cambria Math" w:cs="Times New Roman"/>
                        <w:color w:val="0070C0"/>
                        <w:sz w:val="24"/>
                        <w:szCs w:val="24"/>
                      </w:rPr>
                      <m:t>E</m:t>
                    </m:r>
                  </m:e>
                  <m:sup>
                    <m:r>
                      <w:rPr>
                        <w:rFonts w:ascii="Cambria Math" w:hAnsi="Cambria Math" w:cs="Times New Roman"/>
                        <w:color w:val="0070C0"/>
                        <w:sz w:val="24"/>
                        <w:szCs w:val="24"/>
                      </w:rPr>
                      <m:t>N</m:t>
                    </m:r>
                  </m:sup>
                </m:sSup>
                <m:r>
                  <m:rPr>
                    <m:sty m:val="p"/>
                  </m:rPr>
                  <w:rPr>
                    <w:rFonts w:ascii="Cambria Math" w:hAnsi="Times New Roman" w:cs="Times New Roman"/>
                    <w:color w:val="0070C0"/>
                    <w:sz w:val="24"/>
                    <w:szCs w:val="24"/>
                  </w:rPr>
                  <m:t>[</m:t>
                </m:r>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D</m:t>
                    </m:r>
                  </m:e>
                  <m:sub>
                    <m:r>
                      <m:rPr>
                        <m:sty m:val="b"/>
                      </m:rPr>
                      <w:rPr>
                        <w:rFonts w:ascii="Cambria Math" w:hAnsi="Times New Roman" w:cs="Times New Roman"/>
                        <w:color w:val="0070C0"/>
                        <w:sz w:val="24"/>
                        <w:szCs w:val="24"/>
                      </w:rPr>
                      <m:t>x</m:t>
                    </m:r>
                  </m:sub>
                </m:sSub>
                <m:r>
                  <m:rPr>
                    <m:sty m:val="p"/>
                  </m:rPr>
                  <w:rPr>
                    <w:rFonts w:ascii="Cambria Math" w:hAnsi="Times New Roman" w:cs="Times New Roman"/>
                    <w:color w:val="0070C0"/>
                    <w:sz w:val="24"/>
                    <w:szCs w:val="24"/>
                  </w:rPr>
                  <m:t>],</m:t>
                </m:r>
                <m:sSup>
                  <m:sSupPr>
                    <m:ctrlPr>
                      <w:rPr>
                        <w:rFonts w:ascii="Cambria Math" w:hAnsi="Cambria Math" w:cs="Times New Roman"/>
                        <w:color w:val="0070C0"/>
                        <w:sz w:val="24"/>
                        <w:szCs w:val="24"/>
                      </w:rPr>
                    </m:ctrlPr>
                  </m:sSupPr>
                  <m:e>
                    <m:r>
                      <m:rPr>
                        <m:scr m:val="double-struck"/>
                        <m:sty m:val="p"/>
                      </m:rPr>
                      <w:rPr>
                        <w:rFonts w:ascii="Cambria Math" w:hAnsi="Cambria Math" w:cs="Times New Roman"/>
                        <w:color w:val="0070C0"/>
                        <w:sz w:val="24"/>
                        <w:szCs w:val="24"/>
                      </w:rPr>
                      <m:t>E</m:t>
                    </m:r>
                  </m:e>
                  <m:sup>
                    <m:r>
                      <w:rPr>
                        <w:rFonts w:ascii="Cambria Math" w:hAnsi="Cambria Math" w:cs="Times New Roman"/>
                        <w:color w:val="0070C0"/>
                        <w:sz w:val="24"/>
                        <w:szCs w:val="24"/>
                      </w:rPr>
                      <m:t>N</m:t>
                    </m:r>
                  </m:sup>
                </m:sSup>
                <m:r>
                  <m:rPr>
                    <m:sty m:val="p"/>
                  </m:rPr>
                  <w:rPr>
                    <w:rFonts w:ascii="Cambria Math" w:hAnsi="Times New Roman" w:cs="Times New Roman"/>
                    <w:color w:val="0070C0"/>
                    <w:sz w:val="24"/>
                    <w:szCs w:val="24"/>
                  </w:rPr>
                  <m:t>[</m:t>
                </m:r>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A</m:t>
                    </m:r>
                  </m:e>
                  <m:sub>
                    <m:r>
                      <m:rPr>
                        <m:sty m:val="b"/>
                      </m:rPr>
                      <w:rPr>
                        <w:rFonts w:ascii="Cambria Math" w:hAnsi="Times New Roman" w:cs="Times New Roman"/>
                        <w:color w:val="0070C0"/>
                        <w:sz w:val="24"/>
                        <w:szCs w:val="24"/>
                      </w:rPr>
                      <m:t>x</m:t>
                    </m:r>
                  </m:sub>
                </m:sSub>
                <m:r>
                  <m:rPr>
                    <m:sty m:val="p"/>
                  </m:rPr>
                  <w:rPr>
                    <w:rFonts w:ascii="Cambria Math" w:hAnsi="Times New Roman" w:cs="Times New Roman"/>
                    <w:color w:val="0070C0"/>
                    <w:sz w:val="24"/>
                    <w:szCs w:val="24"/>
                  </w:rPr>
                  <m:t>]</m:t>
                </m:r>
              </m:e>
            </m:d>
            <m:r>
              <m:rPr>
                <m:sty m:val="p"/>
              </m:rPr>
              <w:rPr>
                <w:rFonts w:ascii="Cambria Math" w:hAnsi="Times New Roman" w:cs="Times New Roman"/>
                <w:color w:val="0070C0"/>
                <w:sz w:val="24"/>
                <w:szCs w:val="24"/>
              </w:rPr>
              <m:t xml:space="preserve">                     </m:t>
            </m:r>
          </m:e>
          <m:e>
            <m:r>
              <m:rPr>
                <m:sty m:val="p"/>
              </m:rPr>
              <w:rPr>
                <w:rFonts w:ascii="Cambria Math" w:hAnsi="Times New Roman" w:cs="Times New Roman"/>
                <w:color w:val="0070C0"/>
                <w:sz w:val="24"/>
                <w:szCs w:val="24"/>
              </w:rPr>
              <m:t xml:space="preserve">s.t.  </m:t>
            </m:r>
            <m:func>
              <m:funcPr>
                <m:ctrlPr>
                  <w:rPr>
                    <w:rFonts w:ascii="Cambria Math" w:hAnsi="Times New Roman" w:cs="Times New Roman"/>
                    <w:color w:val="0070C0"/>
                    <w:sz w:val="24"/>
                    <w:szCs w:val="24"/>
                  </w:rPr>
                </m:ctrlPr>
              </m:funcPr>
              <m:fName>
                <m:sSup>
                  <m:sSupPr>
                    <m:ctrlPr>
                      <w:rPr>
                        <w:rFonts w:ascii="Cambria Math" w:hAnsi="Cambria Math" w:cs="Times New Roman"/>
                        <w:color w:val="0070C0"/>
                        <w:sz w:val="24"/>
                        <w:szCs w:val="24"/>
                      </w:rPr>
                    </m:ctrlPr>
                  </m:sSupPr>
                  <m:e>
                    <m:r>
                      <m:rPr>
                        <m:scr m:val="double-struck"/>
                        <m:sty m:val="p"/>
                      </m:rPr>
                      <w:rPr>
                        <w:rFonts w:ascii="Cambria Math" w:hAnsi="Cambria Math" w:cs="Times New Roman"/>
                        <w:color w:val="0070C0"/>
                        <w:sz w:val="24"/>
                        <w:szCs w:val="24"/>
                      </w:rPr>
                      <m:t>P</m:t>
                    </m:r>
                  </m:e>
                  <m:sup>
                    <m:r>
                      <w:rPr>
                        <w:rFonts w:ascii="Cambria Math" w:hAnsi="Cambria Math" w:cs="Times New Roman"/>
                        <w:color w:val="0070C0"/>
                        <w:sz w:val="24"/>
                        <w:szCs w:val="24"/>
                      </w:rPr>
                      <m:t>N</m:t>
                    </m:r>
                  </m:sup>
                </m:sSup>
              </m:fName>
              <m:e>
                <m:d>
                  <m:dPr>
                    <m:begChr m:val="["/>
                    <m:endChr m:val="]"/>
                    <m:ctrlPr>
                      <w:rPr>
                        <w:rFonts w:ascii="Cambria Math" w:hAnsi="Times New Roman" w:cs="Times New Roman"/>
                        <w:color w:val="0070C0"/>
                        <w:sz w:val="24"/>
                        <w:szCs w:val="24"/>
                      </w:rPr>
                    </m:ctrlPr>
                  </m:dPr>
                  <m:e>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E</m:t>
                        </m:r>
                      </m:e>
                      <m:sub>
                        <m:r>
                          <m:rPr>
                            <m:sty m:val="b"/>
                          </m:rPr>
                          <w:rPr>
                            <w:rFonts w:ascii="Cambria Math" w:hAnsi="Times New Roman" w:cs="Times New Roman"/>
                            <w:color w:val="0070C0"/>
                            <w:sz w:val="24"/>
                            <w:szCs w:val="24"/>
                          </w:rPr>
                          <m:t>x</m:t>
                        </m:r>
                      </m:sub>
                    </m:sSub>
                    <m:r>
                      <m:rPr>
                        <m:sty m:val="p"/>
                      </m:rPr>
                      <w:rPr>
                        <w:rFonts w:ascii="Cambria Math" w:hAnsi="Cambria Math" w:cs="Times New Roman"/>
                        <w:color w:val="0070C0"/>
                        <w:sz w:val="24"/>
                        <w:szCs w:val="24"/>
                      </w:rPr>
                      <m:t>≤</m:t>
                    </m:r>
                    <m:m>
                      <m:mPr>
                        <m:mcs>
                          <m:mc>
                            <m:mcPr>
                              <m:count m:val="1"/>
                              <m:mcJc m:val="center"/>
                            </m:mcPr>
                          </m:mc>
                        </m:mcs>
                        <m:ctrlPr>
                          <w:rPr>
                            <w:rFonts w:ascii="Cambria Math" w:hAnsi="Cambria Math" w:cs="Times New Roman"/>
                            <w:color w:val="0070C0"/>
                            <w:sz w:val="24"/>
                            <w:szCs w:val="24"/>
                          </w:rPr>
                        </m:ctrlPr>
                      </m:mPr>
                      <m:mr>
                        <m:e>
                          <m:sSup>
                            <m:sSupPr>
                              <m:ctrlPr>
                                <w:rPr>
                                  <w:rFonts w:ascii="Cambria Math" w:hAnsi="Cambria Math" w:cs="Cambria Math"/>
                                  <w:color w:val="0070C0"/>
                                  <w:sz w:val="24"/>
                                  <w:szCs w:val="24"/>
                                </w:rPr>
                              </m:ctrlPr>
                            </m:sSupPr>
                            <m:e>
                              <m:r>
                                <w:rPr>
                                  <w:rFonts w:ascii="Cambria Math" w:hAnsi="Cambria Math" w:cs="Cambria Math"/>
                                  <w:color w:val="0070C0"/>
                                  <w:sz w:val="24"/>
                                  <w:szCs w:val="24"/>
                                </w:rPr>
                                <m:t>τ</m:t>
                              </m:r>
                            </m:e>
                            <m:sup>
                              <m:r>
                                <w:rPr>
                                  <w:rFonts w:ascii="Cambria Math" w:hAnsi="Cambria Math" w:cs="Cambria Math" w:hint="eastAsia"/>
                                  <w:color w:val="0070C0"/>
                                  <w:sz w:val="24"/>
                                  <w:szCs w:val="24"/>
                                </w:rPr>
                                <m:t>E</m:t>
                              </m:r>
                            </m:sup>
                          </m:sSup>
                        </m:e>
                      </m:mr>
                    </m:m>
                    <m:ctrlPr>
                      <w:rPr>
                        <w:rFonts w:ascii="Cambria Math" w:hAnsi="Cambria Math" w:cs="Times New Roman"/>
                        <w:color w:val="0070C0"/>
                        <w:sz w:val="24"/>
                        <w:szCs w:val="24"/>
                      </w:rPr>
                    </m:ctrlPr>
                  </m:e>
                </m:d>
              </m:e>
            </m:func>
            <m:r>
              <m:rPr>
                <m:sty m:val="p"/>
              </m:rPr>
              <w:rPr>
                <w:rFonts w:ascii="Cambria Math" w:hAnsi="Cambria Math" w:cs="Times New Roman" w:hint="eastAsia"/>
                <w:color w:val="0070C0"/>
                <w:sz w:val="24"/>
                <w:szCs w:val="24"/>
              </w:rPr>
              <m:t>≥</m:t>
            </m:r>
            <m:r>
              <m:rPr>
                <m:sty m:val="p"/>
              </m:rPr>
              <w:rPr>
                <w:rFonts w:ascii="Cambria Math" w:hAnsi="Cambria Math" w:cs="Times New Roman"/>
                <w:color w:val="0070C0"/>
                <w:sz w:val="24"/>
                <w:szCs w:val="24"/>
              </w:rPr>
              <m:t>1-</m:t>
            </m:r>
            <m:r>
              <w:rPr>
                <w:rFonts w:ascii="Cambria Math" w:hAnsi="Cambria Math" w:cs="Times New Roman"/>
                <w:color w:val="0070C0"/>
                <w:sz w:val="24"/>
                <w:szCs w:val="24"/>
              </w:rPr>
              <m:t>ϵ</m:t>
            </m:r>
            <m:r>
              <m:rPr>
                <m:sty m:val="p"/>
              </m:rPr>
              <w:rPr>
                <w:rFonts w:ascii="Cambria Math" w:hAnsi="Cambria Math" w:cs="Times New Roman"/>
                <w:color w:val="0070C0"/>
                <w:sz w:val="24"/>
                <w:szCs w:val="24"/>
              </w:rPr>
              <m:t xml:space="preserve">.           </m:t>
            </m:r>
          </m:e>
        </m:eqArr>
      </m:oMath>
      <w:r w:rsidR="00CD443F" w:rsidRPr="00027853">
        <w:rPr>
          <w:rFonts w:ascii="Times New Roman" w:hAnsi="Times New Roman" w:cs="Times New Roman" w:hint="eastAsia"/>
          <w:color w:val="0070C0"/>
          <w:sz w:val="24"/>
          <w:szCs w:val="24"/>
        </w:rPr>
        <w:t xml:space="preserve"> </w:t>
      </w:r>
      <w:r w:rsidR="00CD443F" w:rsidRPr="00027853">
        <w:rPr>
          <w:rFonts w:ascii="Times New Roman" w:hAnsi="Times New Roman" w:cs="Times New Roman"/>
          <w:color w:val="0070C0"/>
          <w:sz w:val="24"/>
          <w:szCs w:val="24"/>
        </w:rPr>
        <w:t xml:space="preserve">       </w:t>
      </w:r>
      <w:r w:rsidR="006D79E9" w:rsidRPr="00027853">
        <w:rPr>
          <w:rFonts w:ascii="Times New Roman" w:hAnsi="Times New Roman" w:cs="Times New Roman"/>
          <w:color w:val="0070C0"/>
          <w:sz w:val="24"/>
          <w:szCs w:val="24"/>
        </w:rPr>
        <w:t xml:space="preserve">  </w:t>
      </w:r>
      <w:r w:rsidR="00872138" w:rsidRPr="00027853">
        <w:rPr>
          <w:rFonts w:ascii="Times New Roman" w:hAnsi="Times New Roman" w:cs="Times New Roman"/>
          <w:color w:val="0070C0"/>
          <w:sz w:val="24"/>
          <w:szCs w:val="24"/>
        </w:rPr>
        <w:t xml:space="preserve"> </w:t>
      </w:r>
      <w:r w:rsidR="002C0F1C" w:rsidRPr="00027853">
        <w:rPr>
          <w:rFonts w:ascii="Times New Roman" w:hAnsi="Times New Roman" w:cs="Times New Roman"/>
          <w:color w:val="0070C0"/>
          <w:sz w:val="24"/>
          <w:szCs w:val="24"/>
        </w:rPr>
        <w:t xml:space="preserve">   </w:t>
      </w:r>
      <w:r w:rsidR="00872138" w:rsidRPr="00027853">
        <w:rPr>
          <w:rFonts w:ascii="Times New Roman" w:hAnsi="Times New Roman" w:cs="Times New Roman"/>
          <w:color w:val="0070C0"/>
          <w:sz w:val="24"/>
          <w:szCs w:val="24"/>
        </w:rPr>
        <w:t xml:space="preserve">  </w:t>
      </w:r>
      <w:r w:rsidR="006D79E9" w:rsidRPr="00027853">
        <w:rPr>
          <w:rFonts w:ascii="Times New Roman" w:hAnsi="Times New Roman" w:cs="Times New Roman"/>
          <w:color w:val="0070C0"/>
          <w:sz w:val="24"/>
          <w:szCs w:val="24"/>
        </w:rPr>
        <w:t xml:space="preserve"> </w:t>
      </w:r>
      <w:r w:rsidR="00CD443F" w:rsidRPr="00027853">
        <w:rPr>
          <w:rFonts w:ascii="Times New Roman" w:hAnsi="Times New Roman" w:cs="Times New Roman"/>
          <w:color w:val="0070C0"/>
          <w:sz w:val="24"/>
          <w:szCs w:val="24"/>
        </w:rPr>
        <w:t xml:space="preserve">   (2</w:t>
      </w:r>
      <w:r w:rsidR="00B93F59" w:rsidRPr="00027853">
        <w:rPr>
          <w:rFonts w:ascii="Times New Roman" w:hAnsi="Times New Roman" w:cs="Times New Roman"/>
          <w:color w:val="0070C0"/>
          <w:sz w:val="24"/>
          <w:szCs w:val="24"/>
        </w:rPr>
        <w:t>b</w:t>
      </w:r>
      <w:r w:rsidR="00CD443F" w:rsidRPr="00027853">
        <w:rPr>
          <w:rFonts w:ascii="Times New Roman" w:hAnsi="Times New Roman" w:cs="Times New Roman"/>
          <w:color w:val="0070C0"/>
          <w:sz w:val="24"/>
          <w:szCs w:val="24"/>
        </w:rPr>
        <w:t>)</w:t>
      </w:r>
    </w:p>
    <w:p w14:paraId="600AB15C" w14:textId="685D9A1A" w:rsidR="005B6A15" w:rsidRPr="00C2606E" w:rsidRDefault="00B84539" w:rsidP="005B6A15">
      <w:pPr>
        <w:adjustRightInd w:val="0"/>
        <w:snapToGrid w:val="0"/>
        <w:rPr>
          <w:color w:val="4472C4" w:themeColor="accent1"/>
        </w:rPr>
      </w:pPr>
      <w:r>
        <w:rPr>
          <w:rFonts w:ascii="Times New Roman" w:hAnsi="Times New Roman" w:cs="Times New Roman"/>
          <w:color w:val="0070C0"/>
          <w:sz w:val="24"/>
          <w:szCs w:val="24"/>
        </w:rPr>
        <w:t>In the rest of the paper, w</w:t>
      </w:r>
      <w:r w:rsidR="000C0022">
        <w:rPr>
          <w:rFonts w:ascii="Times New Roman" w:hAnsi="Times New Roman" w:cs="Times New Roman"/>
          <w:color w:val="0070C0"/>
          <w:sz w:val="24"/>
          <w:szCs w:val="24"/>
        </w:rPr>
        <w:t>e</w:t>
      </w:r>
      <w:r w:rsidR="00F90F8D" w:rsidRPr="00027853">
        <w:rPr>
          <w:rFonts w:ascii="Times New Roman" w:hAnsi="Times New Roman" w:cs="Times New Roman"/>
          <w:color w:val="0070C0"/>
          <w:sz w:val="24"/>
          <w:szCs w:val="24"/>
        </w:rPr>
        <w:t xml:space="preserve"> </w:t>
      </w:r>
      <w:r w:rsidR="000C0022">
        <w:rPr>
          <w:rFonts w:ascii="Times New Roman" w:hAnsi="Times New Roman" w:cs="Times New Roman"/>
          <w:color w:val="0070C0"/>
          <w:sz w:val="24"/>
          <w:szCs w:val="24"/>
        </w:rPr>
        <w:t xml:space="preserve">will </w:t>
      </w:r>
      <w:r w:rsidR="005B6A15" w:rsidRPr="00027853">
        <w:rPr>
          <w:rFonts w:ascii="Times New Roman" w:hAnsi="Times New Roman" w:cs="Times New Roman"/>
          <w:color w:val="0070C0"/>
          <w:sz w:val="24"/>
          <w:szCs w:val="24"/>
        </w:rPr>
        <w:t xml:space="preserve">propose </w:t>
      </w:r>
      <w:r>
        <w:rPr>
          <w:rFonts w:ascii="Times New Roman" w:hAnsi="Times New Roman" w:cs="Times New Roman"/>
          <w:color w:val="0070C0"/>
          <w:sz w:val="24"/>
          <w:szCs w:val="24"/>
        </w:rPr>
        <w:t xml:space="preserve">a tractable </w:t>
      </w:r>
      <w:r w:rsidR="00CD443F" w:rsidRPr="000C0022">
        <w:rPr>
          <w:rFonts w:ascii="Times New Roman" w:hAnsi="Times New Roman" w:cs="Times New Roman"/>
          <w:color w:val="0070C0"/>
          <w:sz w:val="24"/>
          <w:szCs w:val="24"/>
        </w:rPr>
        <w:t>B</w:t>
      </w:r>
      <w:r w:rsidR="009C3A72" w:rsidRPr="000C0022">
        <w:rPr>
          <w:rFonts w:ascii="Times New Roman" w:hAnsi="Times New Roman" w:cs="Times New Roman"/>
          <w:color w:val="0070C0"/>
          <w:sz w:val="24"/>
          <w:szCs w:val="24"/>
        </w:rPr>
        <w:t>O</w:t>
      </w:r>
      <w:r w:rsidR="005B6A15" w:rsidRPr="000C0022">
        <w:rPr>
          <w:rFonts w:ascii="Times New Roman" w:hAnsi="Times New Roman" w:cs="Times New Roman"/>
          <w:color w:val="0070C0"/>
          <w:sz w:val="24"/>
          <w:szCs w:val="24"/>
        </w:rPr>
        <w:t xml:space="preserve"> </w:t>
      </w:r>
      <w:r w:rsidR="009C3A72" w:rsidRPr="000C0022">
        <w:rPr>
          <w:rFonts w:ascii="Times New Roman" w:hAnsi="Times New Roman" w:cs="Times New Roman"/>
          <w:color w:val="0070C0"/>
          <w:sz w:val="24"/>
          <w:szCs w:val="24"/>
        </w:rPr>
        <w:t xml:space="preserve">method </w:t>
      </w:r>
      <w:r>
        <w:rPr>
          <w:rFonts w:ascii="Times New Roman" w:hAnsi="Times New Roman" w:cs="Times New Roman"/>
          <w:color w:val="0070C0"/>
          <w:sz w:val="24"/>
          <w:szCs w:val="24"/>
        </w:rPr>
        <w:t xml:space="preserve">based on </w:t>
      </w:r>
      <w:r w:rsidR="00404B97">
        <w:rPr>
          <w:rFonts w:ascii="Times New Roman" w:hAnsi="Times New Roman" w:cs="Times New Roman"/>
          <w:color w:val="0070C0"/>
          <w:sz w:val="24"/>
          <w:szCs w:val="24"/>
        </w:rPr>
        <w:t xml:space="preserve">the </w:t>
      </w:r>
      <w:r w:rsidRPr="00027853">
        <w:rPr>
          <w:rFonts w:ascii="Times New Roman" w:hAnsi="Times New Roman" w:cs="Times New Roman" w:hint="eastAsia"/>
          <w:color w:val="0070C0"/>
          <w:sz w:val="24"/>
          <w:szCs w:val="24"/>
        </w:rPr>
        <w:t>Gaussian</w:t>
      </w:r>
      <w:r w:rsidRPr="00027853">
        <w:rPr>
          <w:rFonts w:ascii="Times New Roman" w:hAnsi="Times New Roman" w:cs="Times New Roman"/>
          <w:color w:val="0070C0"/>
          <w:sz w:val="24"/>
          <w:szCs w:val="24"/>
        </w:rPr>
        <w:t xml:space="preserve"> p</w:t>
      </w:r>
      <w:r w:rsidRPr="00027853">
        <w:rPr>
          <w:rFonts w:ascii="Times New Roman" w:hAnsi="Times New Roman" w:cs="Times New Roman" w:hint="eastAsia"/>
          <w:color w:val="0070C0"/>
          <w:sz w:val="24"/>
          <w:szCs w:val="24"/>
        </w:rPr>
        <w:t>rocess</w:t>
      </w:r>
      <w:r w:rsidRPr="00027853">
        <w:rPr>
          <w:rFonts w:ascii="Times New Roman" w:hAnsi="Times New Roman" w:cs="Times New Roman"/>
          <w:color w:val="0070C0"/>
          <w:sz w:val="24"/>
          <w:szCs w:val="24"/>
        </w:rPr>
        <w:t xml:space="preserve"> </w:t>
      </w:r>
      <w:r w:rsidRPr="000C0022">
        <w:rPr>
          <w:rFonts w:ascii="Times New Roman" w:hAnsi="Times New Roman" w:cs="Times New Roman"/>
          <w:color w:val="0070C0"/>
          <w:sz w:val="24"/>
          <w:szCs w:val="24"/>
        </w:rPr>
        <w:t xml:space="preserve">regression </w:t>
      </w:r>
      <w:r w:rsidR="005B6A15" w:rsidRPr="000C0022">
        <w:rPr>
          <w:rFonts w:ascii="Times New Roman" w:hAnsi="Times New Roman" w:cs="Times New Roman"/>
          <w:color w:val="0070C0"/>
          <w:sz w:val="24"/>
          <w:szCs w:val="24"/>
        </w:rPr>
        <w:t>for problem (2</w:t>
      </w:r>
      <w:r w:rsidR="00384BF1" w:rsidRPr="000C0022">
        <w:rPr>
          <w:rFonts w:ascii="Times New Roman" w:hAnsi="Times New Roman" w:cs="Times New Roman"/>
          <w:color w:val="0070C0"/>
          <w:sz w:val="24"/>
          <w:szCs w:val="24"/>
        </w:rPr>
        <w:t>b</w:t>
      </w:r>
      <w:r w:rsidR="005B6A15" w:rsidRPr="000C0022">
        <w:rPr>
          <w:rFonts w:ascii="Times New Roman" w:hAnsi="Times New Roman" w:cs="Times New Roman"/>
          <w:color w:val="0070C0"/>
          <w:sz w:val="24"/>
          <w:szCs w:val="24"/>
        </w:rPr>
        <w:t xml:space="preserve">) </w:t>
      </w:r>
      <w:r w:rsidR="000C0022" w:rsidRPr="000C0022">
        <w:rPr>
          <w:rFonts w:ascii="Times New Roman" w:hAnsi="Times New Roman" w:cs="Times New Roman"/>
          <w:color w:val="0070C0"/>
          <w:sz w:val="24"/>
          <w:szCs w:val="24"/>
        </w:rPr>
        <w:t xml:space="preserve">in </w:t>
      </w:r>
      <w:r>
        <w:rPr>
          <w:rFonts w:ascii="Times New Roman" w:hAnsi="Times New Roman" w:cs="Times New Roman"/>
          <w:color w:val="0070C0"/>
          <w:sz w:val="24"/>
          <w:szCs w:val="24"/>
        </w:rPr>
        <w:t xml:space="preserve">the </w:t>
      </w:r>
      <w:r w:rsidR="000C0022" w:rsidRPr="000C0022">
        <w:rPr>
          <w:rFonts w:ascii="Times New Roman" w:hAnsi="Times New Roman" w:cs="Times New Roman"/>
          <w:color w:val="0070C0"/>
          <w:sz w:val="24"/>
          <w:szCs w:val="24"/>
        </w:rPr>
        <w:t>next subsection.</w:t>
      </w:r>
      <w:r w:rsidR="00DC03E5">
        <w:rPr>
          <w:rFonts w:ascii="Times New Roman" w:hAnsi="Times New Roman" w:cs="Times New Roman"/>
          <w:color w:val="0070C0"/>
          <w:sz w:val="24"/>
          <w:szCs w:val="24"/>
        </w:rPr>
        <w:t xml:space="preserve"> If no separate note</w:t>
      </w:r>
      <w:commentRangeStart w:id="146"/>
      <w:r w:rsidR="000C0022" w:rsidRPr="000C0022">
        <w:rPr>
          <w:rFonts w:ascii="Times New Roman" w:hAnsi="Times New Roman" w:cs="Times New Roman"/>
          <w:color w:val="0070C0"/>
          <w:sz w:val="24"/>
          <w:szCs w:val="24"/>
        </w:rPr>
        <w:t xml:space="preserve">, the following notational rule is used </w:t>
      </w:r>
      <w:r w:rsidR="00DC03E5">
        <w:rPr>
          <w:rFonts w:ascii="Times New Roman" w:hAnsi="Times New Roman" w:cs="Times New Roman"/>
          <w:color w:val="0070C0"/>
          <w:sz w:val="24"/>
          <w:szCs w:val="24"/>
        </w:rPr>
        <w:t>throughout</w:t>
      </w:r>
      <w:r w:rsidR="000C0022" w:rsidRPr="000C0022">
        <w:rPr>
          <w:rFonts w:ascii="Times New Roman" w:hAnsi="Times New Roman" w:cs="Times New Roman"/>
          <w:color w:val="0070C0"/>
          <w:sz w:val="24"/>
          <w:szCs w:val="24"/>
        </w:rPr>
        <w:t xml:space="preserve">: </w:t>
      </w:r>
      <w:r w:rsidR="00CB3746" w:rsidRPr="003F7D8D">
        <w:rPr>
          <w:rFonts w:ascii="Times New Roman" w:hAnsi="Times New Roman" w:cs="Times New Roman"/>
          <w:color w:val="0070C0"/>
          <w:sz w:val="24"/>
          <w:szCs w:val="24"/>
        </w:rPr>
        <w:t xml:space="preserve">italic </w:t>
      </w:r>
      <w:r w:rsidR="00205B75" w:rsidRPr="003F7D8D">
        <w:rPr>
          <w:rFonts w:ascii="Times New Roman" w:hAnsi="Times New Roman" w:cs="Times New Roman"/>
          <w:color w:val="0070C0"/>
          <w:sz w:val="24"/>
          <w:szCs w:val="24"/>
        </w:rPr>
        <w:t xml:space="preserve">normal </w:t>
      </w:r>
      <w:r w:rsidR="00CB3746" w:rsidRPr="003F7D8D">
        <w:rPr>
          <w:rFonts w:ascii="Times New Roman" w:hAnsi="Times New Roman" w:cs="Times New Roman"/>
          <w:color w:val="0070C0"/>
          <w:sz w:val="24"/>
          <w:szCs w:val="24"/>
        </w:rPr>
        <w:t xml:space="preserve">symbols are scalars, </w:t>
      </w:r>
      <w:r w:rsidR="00296223" w:rsidRPr="003F7D8D">
        <w:rPr>
          <w:rFonts w:ascii="Times New Roman" w:hAnsi="Times New Roman" w:cs="Times New Roman"/>
          <w:color w:val="0070C0"/>
          <w:sz w:val="24"/>
          <w:szCs w:val="24"/>
        </w:rPr>
        <w:t xml:space="preserve">italic </w:t>
      </w:r>
      <w:r w:rsidR="00205B75" w:rsidRPr="003F7D8D">
        <w:rPr>
          <w:rFonts w:ascii="Times New Roman" w:hAnsi="Times New Roman" w:cs="Times New Roman"/>
          <w:color w:val="0070C0"/>
          <w:sz w:val="24"/>
          <w:szCs w:val="24"/>
        </w:rPr>
        <w:t xml:space="preserve">script </w:t>
      </w:r>
      <w:r w:rsidR="00296223" w:rsidRPr="003F7D8D">
        <w:rPr>
          <w:rFonts w:ascii="Times New Roman" w:hAnsi="Times New Roman" w:cs="Times New Roman"/>
          <w:color w:val="0070C0"/>
          <w:sz w:val="24"/>
          <w:szCs w:val="24"/>
        </w:rPr>
        <w:t xml:space="preserve">symbols are sets, </w:t>
      </w:r>
      <w:r w:rsidR="00CB3746" w:rsidRPr="003F7D8D">
        <w:rPr>
          <w:rFonts w:ascii="Times New Roman" w:hAnsi="Times New Roman" w:cs="Times New Roman"/>
          <w:color w:val="0070C0"/>
          <w:sz w:val="24"/>
          <w:szCs w:val="24"/>
        </w:rPr>
        <w:t>lower-case bold symbols are column vectors, uppercase bold symbols are matrices; the evaluation index and sampling stage appear as superscripts, while subscript indicates either the solution-dependence or the entry of the very vector or matrix.</w:t>
      </w:r>
      <w:r w:rsidR="00CB3746" w:rsidRPr="00A326E8">
        <w:rPr>
          <w:rFonts w:ascii="Times New Roman" w:hAnsi="Times New Roman" w:cs="Times New Roman"/>
          <w:color w:val="0070C0"/>
          <w:sz w:val="24"/>
          <w:szCs w:val="24"/>
        </w:rPr>
        <w:t xml:space="preserve"> </w:t>
      </w:r>
      <w:r w:rsidR="00DC03E5">
        <w:rPr>
          <w:rFonts w:ascii="Times New Roman" w:hAnsi="Times New Roman" w:cs="Times New Roman"/>
          <w:color w:val="0070C0"/>
          <w:sz w:val="24"/>
          <w:szCs w:val="24"/>
        </w:rPr>
        <w:t>A</w:t>
      </w:r>
      <w:commentRangeEnd w:id="146"/>
      <w:r w:rsidR="00222244" w:rsidRPr="00DC03E5">
        <w:rPr>
          <w:rFonts w:ascii="Times New Roman" w:hAnsi="Times New Roman" w:cs="Times New Roman"/>
          <w:color w:val="0070C0"/>
          <w:sz w:val="24"/>
          <w:szCs w:val="24"/>
        </w:rPr>
        <w:commentReference w:id="146"/>
      </w:r>
      <w:r w:rsidR="00DC03E5" w:rsidRPr="00DC03E5">
        <w:rPr>
          <w:rFonts w:ascii="Times New Roman" w:hAnsi="Times New Roman" w:cs="Times New Roman"/>
          <w:color w:val="0070C0"/>
          <w:sz w:val="24"/>
          <w:szCs w:val="24"/>
        </w:rPr>
        <w:t xml:space="preserve">ll the proofs are </w:t>
      </w:r>
      <w:r w:rsidR="00DC03E5">
        <w:rPr>
          <w:rFonts w:ascii="Times New Roman" w:hAnsi="Times New Roman" w:cs="Times New Roman"/>
          <w:color w:val="0070C0"/>
          <w:sz w:val="24"/>
          <w:szCs w:val="24"/>
        </w:rPr>
        <w:t>given</w:t>
      </w:r>
      <w:r w:rsidR="00DC03E5" w:rsidRPr="00DC03E5">
        <w:rPr>
          <w:rFonts w:ascii="Times New Roman" w:hAnsi="Times New Roman" w:cs="Times New Roman"/>
          <w:color w:val="0070C0"/>
          <w:sz w:val="24"/>
          <w:szCs w:val="24"/>
        </w:rPr>
        <w:t xml:space="preserve"> in the </w:t>
      </w:r>
      <w:r w:rsidR="00DC03E5" w:rsidRPr="008A0060">
        <w:rPr>
          <w:rFonts w:ascii="Times New Roman" w:hAnsi="Times New Roman" w:cs="Times New Roman"/>
          <w:color w:val="0070C0"/>
          <w:sz w:val="24"/>
          <w:szCs w:val="24"/>
        </w:rPr>
        <w:t>online supplement</w:t>
      </w:r>
      <w:r w:rsidR="00DC03E5">
        <w:rPr>
          <w:rFonts w:ascii="Times New Roman" w:hAnsi="Times New Roman" w:cs="Times New Roman"/>
          <w:color w:val="0070C0"/>
          <w:sz w:val="24"/>
          <w:szCs w:val="24"/>
        </w:rPr>
        <w:t>.</w:t>
      </w:r>
    </w:p>
    <w:p w14:paraId="1542FDD3" w14:textId="77777777" w:rsidR="005B6A15" w:rsidRPr="00307C18" w:rsidRDefault="005B6A15" w:rsidP="005B6A15">
      <w:pPr>
        <w:adjustRightInd w:val="0"/>
        <w:snapToGrid w:val="0"/>
        <w:rPr>
          <w:rFonts w:ascii="Times New Roman" w:hAnsi="Times New Roman" w:cs="Times New Roman"/>
          <w:b/>
          <w:bCs/>
          <w:sz w:val="24"/>
          <w:szCs w:val="24"/>
        </w:rPr>
      </w:pPr>
    </w:p>
    <w:p w14:paraId="0C5DF99D" w14:textId="246FE9CF" w:rsidR="005B6A15" w:rsidRPr="00307C18" w:rsidRDefault="00642EC9" w:rsidP="005B6A15">
      <w:pPr>
        <w:pStyle w:val="Heading2"/>
        <w:adjustRightInd w:val="0"/>
        <w:snapToGrid w:val="0"/>
        <w:spacing w:before="0"/>
        <w:rPr>
          <w:rFonts w:ascii="Times New Roman" w:hAnsi="Times New Roman" w:cs="Times New Roman"/>
          <w:b/>
          <w:iCs/>
          <w:color w:val="auto"/>
          <w:sz w:val="24"/>
          <w:szCs w:val="24"/>
        </w:rPr>
      </w:pPr>
      <w:r>
        <w:rPr>
          <w:rFonts w:ascii="Times New Roman" w:eastAsiaTheme="minorEastAsia" w:hAnsi="Times New Roman" w:cs="Times New Roman"/>
          <w:b/>
          <w:iCs/>
          <w:color w:val="auto"/>
          <w:sz w:val="24"/>
          <w:szCs w:val="24"/>
        </w:rPr>
        <w:t>3</w:t>
      </w:r>
      <w:r w:rsidR="005B6A15" w:rsidRPr="00307C18">
        <w:rPr>
          <w:rFonts w:ascii="Times New Roman" w:eastAsiaTheme="minorEastAsia" w:hAnsi="Times New Roman" w:cs="Times New Roman"/>
          <w:b/>
          <w:iCs/>
          <w:color w:val="auto"/>
          <w:sz w:val="24"/>
          <w:szCs w:val="24"/>
        </w:rPr>
        <w:t>.</w:t>
      </w:r>
      <w:r>
        <w:rPr>
          <w:rFonts w:ascii="Times New Roman" w:eastAsiaTheme="minorEastAsia" w:hAnsi="Times New Roman" w:cs="Times New Roman"/>
          <w:b/>
          <w:iCs/>
          <w:color w:val="auto"/>
          <w:sz w:val="24"/>
          <w:szCs w:val="24"/>
        </w:rPr>
        <w:t>3</w:t>
      </w:r>
      <w:r w:rsidR="005B6A15" w:rsidRPr="00307C18">
        <w:rPr>
          <w:b/>
          <w:color w:val="auto"/>
        </w:rPr>
        <w:t xml:space="preserve"> </w:t>
      </w:r>
      <w:r w:rsidR="005B6A15" w:rsidRPr="00307C18">
        <w:rPr>
          <w:rFonts w:ascii="Times New Roman" w:hAnsi="Times New Roman" w:cs="Times New Roman"/>
          <w:b/>
          <w:iCs/>
          <w:color w:val="auto"/>
          <w:sz w:val="24"/>
          <w:szCs w:val="24"/>
        </w:rPr>
        <w:t xml:space="preserve">Gaussian process </w:t>
      </w:r>
      <w:r w:rsidR="00615F85">
        <w:rPr>
          <w:rFonts w:ascii="Times New Roman" w:hAnsi="Times New Roman" w:cs="Times New Roman"/>
          <w:b/>
          <w:iCs/>
          <w:color w:val="auto"/>
          <w:sz w:val="24"/>
          <w:szCs w:val="24"/>
        </w:rPr>
        <w:t xml:space="preserve">regression </w:t>
      </w:r>
      <w:r w:rsidR="003C5436">
        <w:rPr>
          <w:rFonts w:ascii="Times New Roman" w:hAnsi="Times New Roman" w:cs="Times New Roman"/>
          <w:b/>
          <w:iCs/>
          <w:color w:val="auto"/>
          <w:sz w:val="24"/>
          <w:szCs w:val="24"/>
        </w:rPr>
        <w:t>(GP</w:t>
      </w:r>
      <w:r w:rsidR="00615F85">
        <w:rPr>
          <w:rFonts w:ascii="Times New Roman" w:hAnsi="Times New Roman" w:cs="Times New Roman"/>
          <w:b/>
          <w:iCs/>
          <w:color w:val="auto"/>
          <w:sz w:val="24"/>
          <w:szCs w:val="24"/>
        </w:rPr>
        <w:t>R)</w:t>
      </w:r>
      <w:r w:rsidR="005B6A15" w:rsidRPr="00307C18">
        <w:rPr>
          <w:rFonts w:ascii="Times New Roman" w:hAnsi="Times New Roman" w:cs="Times New Roman"/>
          <w:b/>
          <w:iCs/>
          <w:color w:val="auto"/>
          <w:sz w:val="24"/>
          <w:szCs w:val="24"/>
        </w:rPr>
        <w:t xml:space="preserve"> for NSTPU</w:t>
      </w:r>
      <w:r w:rsidR="000F452B">
        <w:rPr>
          <w:rFonts w:ascii="Times New Roman" w:hAnsi="Times New Roman" w:cs="Times New Roman"/>
          <w:b/>
          <w:iCs/>
          <w:color w:val="auto"/>
          <w:sz w:val="24"/>
          <w:szCs w:val="24"/>
        </w:rPr>
        <w:t xml:space="preserve"> </w:t>
      </w:r>
    </w:p>
    <w:p w14:paraId="4D5434A3" w14:textId="6261EEDF"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Under random traffic volume perturbation, the evaluation indices are also random, whose exact distributions are</w:t>
      </w:r>
      <w:r w:rsidR="00152FD5">
        <w:rPr>
          <w:rFonts w:ascii="Times New Roman" w:hAnsi="Times New Roman" w:cs="Times New Roman"/>
          <w:sz w:val="24"/>
          <w:szCs w:val="24"/>
        </w:rPr>
        <w:t xml:space="preserve"> </w:t>
      </w:r>
      <w:r w:rsidRPr="00307C18">
        <w:rPr>
          <w:rFonts w:ascii="Times New Roman" w:hAnsi="Times New Roman" w:cs="Times New Roman"/>
          <w:sz w:val="24"/>
          <w:szCs w:val="24"/>
        </w:rPr>
        <w:t>general</w:t>
      </w:r>
      <w:r w:rsidR="00152FD5">
        <w:rPr>
          <w:rFonts w:ascii="Times New Roman" w:hAnsi="Times New Roman" w:cs="Times New Roman"/>
          <w:sz w:val="24"/>
          <w:szCs w:val="24"/>
        </w:rPr>
        <w:t>ly</w:t>
      </w:r>
      <w:r w:rsidRPr="00307C18">
        <w:rPr>
          <w:rFonts w:ascii="Times New Roman" w:hAnsi="Times New Roman" w:cs="Times New Roman"/>
          <w:sz w:val="24"/>
          <w:szCs w:val="24"/>
        </w:rPr>
        <w:t xml:space="preserve"> unknown a priori due to the complicated underlying traffic network system and limited historical data. 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bCs/>
          <w:sz w:val="24"/>
          <w:szCs w:val="24"/>
        </w:rPr>
        <w:t>,</w:t>
      </w:r>
      <w:r w:rsidRPr="00307C18">
        <w:rPr>
          <w:rFonts w:ascii="Times New Roman" w:hAnsi="Times New Roman" w:cs="Times New Roman"/>
          <w:sz w:val="24"/>
          <w:szCs w:val="24"/>
        </w:rPr>
        <w:t xml:space="preserve"> we assume that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follow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distributions:</w:t>
      </w:r>
    </w:p>
    <w:p w14:paraId="32742330" w14:textId="11BE8703" w:rsidR="005B6A15" w:rsidRPr="00307C18" w:rsidRDefault="003F2F44" w:rsidP="00A96D6D">
      <w:pPr>
        <w:wordWrap w:val="0"/>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sz w:val="24"/>
          <w:szCs w:val="24"/>
        </w:rPr>
        <w:t xml:space="preserve">                              </w:t>
      </w:r>
      <w:r w:rsidR="005B6A15" w:rsidRPr="00307C18">
        <w:rPr>
          <w:rFonts w:ascii="Times New Roman" w:hAnsi="Times New Roman" w:cs="Times New Roman"/>
          <w:sz w:val="24"/>
          <w:szCs w:val="24"/>
        </w:rPr>
        <w:t>(3a)</w:t>
      </w:r>
    </w:p>
    <w:p w14:paraId="2C76B757" w14:textId="60B530E9" w:rsidR="005B6A15" w:rsidRPr="00307C18" w:rsidRDefault="003F2F44" w:rsidP="005B6A15">
      <w:pPr>
        <w:adjustRightInd w:val="0"/>
        <w:snapToGrid w:val="0"/>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iCs/>
          <w:sz w:val="24"/>
          <w:szCs w:val="24"/>
        </w:rPr>
        <w:t xml:space="preserve"> </w:t>
      </w:r>
      <w:r w:rsidR="005B6A15" w:rsidRPr="00307C18">
        <w:rPr>
          <w:rFonts w:ascii="Times New Roman" w:hAnsi="Times New Roman" w:cs="Times New Roman"/>
          <w:iCs/>
          <w:sz w:val="24"/>
          <w:szCs w:val="24"/>
        </w:rPr>
        <w:t xml:space="preserve">                             (3b)</w:t>
      </w:r>
    </w:p>
    <w:p w14:paraId="61644258" w14:textId="1996F8EE" w:rsidR="005B6A15" w:rsidRPr="00307C18" w:rsidRDefault="003F2F44" w:rsidP="005B6A15">
      <w:pPr>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m:t>
        </m:r>
      </m:oMath>
      <w:r w:rsidR="005B6A15" w:rsidRPr="00307C18">
        <w:rPr>
          <w:rFonts w:ascii="Times New Roman" w:hAnsi="Times New Roman" w:cs="Times New Roman"/>
          <w:sz w:val="24"/>
          <w:szCs w:val="24"/>
        </w:rPr>
        <w:t xml:space="preserve">                              (3c)          </w:t>
      </w:r>
    </w:p>
    <w:p w14:paraId="420919F5" w14:textId="08A369B2" w:rsidR="00734B9D" w:rsidRPr="00027853" w:rsidRDefault="005B6A15" w:rsidP="005B6A15">
      <w:pPr>
        <w:adjustRightInd w:val="0"/>
        <w:snapToGrid w:val="0"/>
        <w:rPr>
          <w:rFonts w:ascii="Times New Roman" w:hAnsi="Times New Roman" w:cs="Times New Roman"/>
          <w:color w:val="0070C0"/>
          <w:sz w:val="24"/>
          <w:szCs w:val="24"/>
          <w:shd w:val="clear" w:color="auto" w:fill="FFFFFF"/>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00D06E1A">
        <w:rPr>
          <w:rFonts w:ascii="Times New Roman" w:hAnsi="Times New Roman" w:cs="Times New Roman"/>
          <w:sz w:val="24"/>
          <w:szCs w:val="24"/>
        </w:rPr>
        <w:t xml:space="preserve"> </w:t>
      </w:r>
      <w:r w:rsidRPr="00307C18">
        <w:rPr>
          <w:rFonts w:ascii="Times New Roman" w:hAnsi="Times New Roman" w:cs="Times New Roman"/>
          <w:sz w:val="24"/>
          <w:szCs w:val="24"/>
        </w:rPr>
        <w:t xml:space="preserve">are the unknown mean and variance of the evaluation index </w:t>
      </w:r>
      <w:proofErr w:type="spellStart"/>
      <w:r w:rsidRPr="00307C18">
        <w:rPr>
          <w:rFonts w:ascii="Times New Roman" w:hAnsi="Times New Roman" w:cs="Times New Roman"/>
          <w:i/>
          <w:iCs/>
          <w:sz w:val="24"/>
          <w:szCs w:val="24"/>
        </w:rPr>
        <w:t>i</w:t>
      </w:r>
      <w:proofErr w:type="spellEnd"/>
      <w:r w:rsidRPr="00307C18">
        <w:rPr>
          <w:rFonts w:ascii="Times New Roman" w:hAnsi="Times New Roman" w:cs="Times New Roman"/>
          <w:i/>
          <w:iCs/>
          <w:sz w:val="24"/>
          <w:szCs w:val="24"/>
        </w:rPr>
        <w:t xml:space="preserve"> </w:t>
      </w:r>
      <w:r w:rsidRPr="00307C18">
        <w:rPr>
          <w:rFonts w:ascii="Times New Roman" w:hAnsi="Times New Roman" w:cs="Times New Roman"/>
          <w:sz w:val="24"/>
          <w:szCs w:val="24"/>
        </w:rPr>
        <w:t xml:space="preserve">for solution </w:t>
      </w:r>
      <w:r w:rsidRPr="00307C18">
        <w:rPr>
          <w:rFonts w:ascii="Times New Roman" w:hAnsi="Times New Roman" w:cs="Times New Roman"/>
          <w:b/>
          <w:bCs/>
          <w:sz w:val="24"/>
          <w:szCs w:val="24"/>
        </w:rPr>
        <w:t>x</w:t>
      </w:r>
      <w:r w:rsidR="00120D3C">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m:rPr>
            <m:sty m:val="b"/>
          </m:rPr>
          <w:rPr>
            <w:rFonts w:ascii="Cambria Math" w:eastAsia="宋体" w:hAnsi="Cambria Math" w:cs="Times New Roman"/>
            <w:sz w:val="24"/>
            <w:szCs w:val="24"/>
          </w:rPr>
          <w:lastRenderedPageBreak/>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The key purpose of the simulation is to learn these quantities with the goal of solving optimization problem (2</w:t>
      </w:r>
      <w:r w:rsidR="00120D3C">
        <w:rPr>
          <w:rFonts w:ascii="Times New Roman" w:hAnsi="Times New Roman" w:cs="Times New Roman"/>
          <w:sz w:val="24"/>
          <w:szCs w:val="24"/>
        </w:rPr>
        <w:t>b</w:t>
      </w:r>
      <w:r w:rsidRPr="00307C18">
        <w:rPr>
          <w:rFonts w:ascii="Times New Roman" w:hAnsi="Times New Roman" w:cs="Times New Roman"/>
          <w:sz w:val="24"/>
          <w:szCs w:val="24"/>
        </w:rPr>
        <w:t xml:space="preserve">). For convenience, we define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p"/>
          </m:rPr>
          <w:rPr>
            <w:rFonts w:ascii="Cambria Math" w:eastAsia="宋体" w:hAnsi="Cambria Math" w:cs="Times New Roman"/>
            <w:sz w:val="24"/>
            <w:szCs w:val="24"/>
          </w:rPr>
          <m:t>=</m:t>
        </m:r>
        <m: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w:rPr>
            <w:rFonts w:ascii="Cambria Math" w:hAnsi="Times New Roman" w:cs="Times New Roman"/>
            <w:sz w:val="24"/>
            <w:szCs w:val="24"/>
          </w:rPr>
          <m:t xml:space="preserve">, </m:t>
        </m:r>
        <m:r>
          <m:rPr>
            <m:sty m:val="p"/>
          </m:rPr>
          <w:rPr>
            <w:rFonts w:ascii="Cambria Math" w:hAnsi="Cambria Math" w:cs="Cambria Math"/>
            <w:sz w:val="24"/>
            <w:szCs w:val="24"/>
            <w:shd w:val="clear" w:color="auto" w:fill="FFFFFF"/>
          </w:rPr>
          <m:t xml:space="preserve"> </m:t>
        </m:r>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oMath>
      <w:r w:rsidRPr="00307C18">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We take a Bayesian viewpoint for the estimation process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oMath>
      <w:r w:rsidR="00120D3C">
        <w:rPr>
          <w:rFonts w:ascii="Times New Roman" w:hAnsi="Times New Roman" w:cs="Times New Roman"/>
          <w:i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start with some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then we update the posterior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iCs/>
          <w:sz w:val="24"/>
          <w:szCs w:val="24"/>
        </w:rPr>
        <w:t xml:space="preserve"> one after another. For computational tractability,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to be a </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-dimensional </w:t>
      </w:r>
      <w:commentRangeStart w:id="147"/>
      <w:r w:rsidRPr="00307C18">
        <w:rPr>
          <w:rFonts w:ascii="Times New Roman" w:hAnsi="Times New Roman" w:cs="Times New Roman"/>
          <w:iCs/>
          <w:sz w:val="24"/>
          <w:szCs w:val="24"/>
        </w:rPr>
        <w:t xml:space="preserve">normal distribution </w:t>
      </w:r>
      <w:commentRangeEnd w:id="147"/>
      <w:r w:rsidR="00BE3492">
        <w:rPr>
          <w:rStyle w:val="CommentReference"/>
        </w:rPr>
        <w:commentReference w:id="147"/>
      </w:r>
      <w:r w:rsidRPr="00307C18">
        <w:rPr>
          <w:rFonts w:ascii="Times New Roman" w:hAnsi="Times New Roman" w:cs="Times New Roman"/>
          <w:iCs/>
          <w:sz w:val="24"/>
          <w:szCs w:val="24"/>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iCs/>
          <w:sz w:val="24"/>
          <w:szCs w:val="24"/>
        </w:rPr>
        <w:t>.</w:t>
      </w:r>
      <w:r w:rsidRPr="00307C18">
        <w:rPr>
          <w:rFonts w:ascii="Times New Roman" w:hAnsi="Times New Roman" w:cs="Times New Roman"/>
          <w:sz w:val="24"/>
          <w:szCs w:val="24"/>
          <w:shd w:val="clear" w:color="auto" w:fill="FFFFFF"/>
        </w:rPr>
        <w:t xml:space="preserve"> </w:t>
      </w:r>
      <w:r w:rsidR="000A3957" w:rsidRPr="00027853">
        <w:rPr>
          <w:rFonts w:ascii="Times New Roman" w:hAnsi="Times New Roman" w:cs="Times New Roman"/>
          <w:color w:val="0070C0"/>
          <w:sz w:val="24"/>
          <w:szCs w:val="24"/>
          <w:shd w:val="clear" w:color="auto" w:fill="FFFFFF"/>
        </w:rPr>
        <w:t xml:space="preserve">Now we utilize the following useful </w:t>
      </w:r>
      <w:r w:rsidR="005C2119" w:rsidRPr="00027853">
        <w:rPr>
          <w:rFonts w:ascii="Times New Roman" w:hAnsi="Times New Roman" w:cs="Times New Roman" w:hint="eastAsia"/>
          <w:color w:val="0070C0"/>
          <w:sz w:val="24"/>
          <w:szCs w:val="24"/>
          <w:shd w:val="clear" w:color="auto" w:fill="FFFFFF"/>
        </w:rPr>
        <w:t>t</w:t>
      </w:r>
      <w:r w:rsidR="005C2119" w:rsidRPr="00027853">
        <w:rPr>
          <w:rFonts w:ascii="Times New Roman" w:hAnsi="Times New Roman" w:cs="Times New Roman"/>
          <w:color w:val="0070C0"/>
          <w:sz w:val="24"/>
          <w:szCs w:val="24"/>
          <w:shd w:val="clear" w:color="auto" w:fill="FFFFFF"/>
        </w:rPr>
        <w:t xml:space="preserve">wo </w:t>
      </w:r>
      <w:r w:rsidR="000A3957" w:rsidRPr="00027853">
        <w:rPr>
          <w:rFonts w:ascii="Times New Roman" w:hAnsi="Times New Roman" w:cs="Times New Roman"/>
          <w:color w:val="0070C0"/>
          <w:sz w:val="24"/>
          <w:szCs w:val="24"/>
          <w:shd w:val="clear" w:color="auto" w:fill="FFFFFF"/>
        </w:rPr>
        <w:t>result</w:t>
      </w:r>
      <w:r w:rsidR="005C2119" w:rsidRPr="00027853">
        <w:rPr>
          <w:rFonts w:ascii="Times New Roman" w:hAnsi="Times New Roman" w:cs="Times New Roman"/>
          <w:color w:val="0070C0"/>
          <w:sz w:val="24"/>
          <w:szCs w:val="24"/>
          <w:shd w:val="clear" w:color="auto" w:fill="FFFFFF"/>
        </w:rPr>
        <w:t>s</w:t>
      </w:r>
      <w:r w:rsidR="000A3957" w:rsidRPr="00027853">
        <w:rPr>
          <w:rFonts w:ascii="Times New Roman" w:hAnsi="Times New Roman" w:cs="Times New Roman"/>
          <w:color w:val="0070C0"/>
          <w:sz w:val="24"/>
          <w:szCs w:val="24"/>
          <w:shd w:val="clear" w:color="auto" w:fill="FFFFFF"/>
        </w:rPr>
        <w:t xml:space="preserve"> to approximate problem (2</w:t>
      </w:r>
      <w:r w:rsidR="00120D3C">
        <w:rPr>
          <w:rFonts w:ascii="Times New Roman" w:hAnsi="Times New Roman" w:cs="Times New Roman"/>
          <w:color w:val="0070C0"/>
          <w:sz w:val="24"/>
          <w:szCs w:val="24"/>
          <w:shd w:val="clear" w:color="auto" w:fill="FFFFFF"/>
        </w:rPr>
        <w:t>b</w:t>
      </w:r>
      <w:r w:rsidR="000A3957" w:rsidRPr="00027853">
        <w:rPr>
          <w:rFonts w:ascii="Times New Roman" w:hAnsi="Times New Roman" w:cs="Times New Roman"/>
          <w:color w:val="0070C0"/>
          <w:sz w:val="24"/>
          <w:szCs w:val="24"/>
          <w:shd w:val="clear" w:color="auto" w:fill="FFFFFF"/>
        </w:rPr>
        <w:t xml:space="preserve">).  </w:t>
      </w:r>
    </w:p>
    <w:p w14:paraId="0F9B1BF9" w14:textId="77777777" w:rsidR="00734B9D" w:rsidRPr="00027853" w:rsidRDefault="00734B9D" w:rsidP="005B6A15">
      <w:pPr>
        <w:adjustRightInd w:val="0"/>
        <w:snapToGrid w:val="0"/>
        <w:rPr>
          <w:rFonts w:ascii="Times New Roman" w:hAnsi="Times New Roman" w:cs="Times New Roman"/>
          <w:color w:val="0070C0"/>
          <w:sz w:val="24"/>
          <w:szCs w:val="24"/>
          <w:shd w:val="clear" w:color="auto" w:fill="FFFFFF"/>
        </w:rPr>
      </w:pPr>
    </w:p>
    <w:p w14:paraId="52531AA1" w14:textId="780CDA60" w:rsidR="005B6A15" w:rsidRPr="00027853" w:rsidRDefault="000A3957" w:rsidP="005B6A15">
      <w:pPr>
        <w:adjustRightInd w:val="0"/>
        <w:snapToGrid w:val="0"/>
        <w:rPr>
          <w:rFonts w:ascii="Times New Roman" w:hAnsi="Times New Roman" w:cs="Times New Roman"/>
          <w:color w:val="0070C0"/>
          <w:sz w:val="24"/>
          <w:szCs w:val="24"/>
          <w:shd w:val="clear" w:color="auto" w:fill="FFFFFF"/>
        </w:rPr>
      </w:pPr>
      <w:r w:rsidRPr="00027853">
        <w:rPr>
          <w:rFonts w:ascii="Times New Roman" w:hAnsi="Times New Roman" w:cs="Times New Roman"/>
          <w:b/>
          <w:i/>
          <w:color w:val="0070C0"/>
          <w:sz w:val="24"/>
          <w:szCs w:val="24"/>
          <w:shd w:val="clear" w:color="auto" w:fill="FFFFFF"/>
        </w:rPr>
        <w:t>Lemma</w:t>
      </w:r>
      <w:r w:rsidR="00401D4B" w:rsidRPr="00027853">
        <w:rPr>
          <w:rFonts w:ascii="Times New Roman" w:hAnsi="Times New Roman" w:cs="Times New Roman"/>
          <w:b/>
          <w:i/>
          <w:color w:val="0070C0"/>
          <w:sz w:val="24"/>
          <w:szCs w:val="24"/>
          <w:shd w:val="clear" w:color="auto" w:fill="FFFFFF"/>
        </w:rPr>
        <w:t xml:space="preserve"> </w:t>
      </w:r>
      <w:r w:rsidRPr="00027853">
        <w:rPr>
          <w:rFonts w:ascii="Times New Roman" w:hAnsi="Times New Roman" w:cs="Times New Roman"/>
          <w:b/>
          <w:i/>
          <w:color w:val="0070C0"/>
          <w:sz w:val="24"/>
          <w:szCs w:val="24"/>
          <w:shd w:val="clear" w:color="auto" w:fill="FFFFFF"/>
        </w:rPr>
        <w:t>1</w:t>
      </w:r>
      <w:r w:rsidRPr="00027853">
        <w:rPr>
          <w:rFonts w:ascii="Times New Roman" w:hAnsi="Times New Roman" w:cs="Times New Roman"/>
          <w:b/>
          <w:color w:val="0070C0"/>
          <w:sz w:val="24"/>
          <w:szCs w:val="24"/>
          <w:shd w:val="clear" w:color="auto" w:fill="FFFFFF"/>
        </w:rPr>
        <w:t xml:space="preserve">. </w:t>
      </w:r>
      <w:r w:rsidR="00870BA6" w:rsidRPr="00027853">
        <w:rPr>
          <w:rFonts w:ascii="Times New Roman" w:hAnsi="Times New Roman" w:cs="Times New Roman"/>
          <w:color w:val="0070C0"/>
          <w:sz w:val="24"/>
          <w:szCs w:val="24"/>
          <w:shd w:val="clear" w:color="auto" w:fill="FFFFFF"/>
        </w:rPr>
        <w:t>F</w:t>
      </w:r>
      <w:r w:rsidR="005B6A15" w:rsidRPr="00027853">
        <w:rPr>
          <w:rFonts w:ascii="Times New Roman" w:hAnsi="Times New Roman" w:cs="Times New Roman"/>
          <w:bCs/>
          <w:iCs/>
          <w:color w:val="0070C0"/>
          <w:sz w:val="24"/>
          <w:szCs w:val="24"/>
        </w:rPr>
        <w:t xml:space="preserve">or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00987C57" w:rsidRPr="00027853">
        <w:rPr>
          <w:rFonts w:ascii="Times New Roman" w:hAnsi="Times New Roman" w:cs="Times New Roman"/>
          <w:color w:val="0070C0"/>
          <w:sz w:val="24"/>
          <w:szCs w:val="24"/>
        </w:rPr>
        <w:t xml:space="preserve"> and </w:t>
      </w:r>
      <m:oMath>
        <m:r>
          <w:rPr>
            <w:rFonts w:ascii="Cambria Math" w:eastAsia="宋体" w:hAnsi="Cambria Math" w:cs="Times New Roman"/>
            <w:color w:val="0070C0"/>
            <w:sz w:val="24"/>
            <w:szCs w:val="24"/>
          </w:rPr>
          <m:t>i</m:t>
        </m:r>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005B6A15" w:rsidRPr="00027853">
        <w:rPr>
          <w:rFonts w:ascii="Times New Roman" w:hAnsi="Times New Roman" w:cs="Times New Roman"/>
          <w:bCs/>
          <w:iCs/>
          <w:color w:val="0070C0"/>
          <w:sz w:val="24"/>
          <w:szCs w:val="24"/>
        </w:rPr>
        <w:t xml:space="preserve">, given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m:rPr>
            <m:sty m:val="p"/>
          </m:rPr>
          <w:rPr>
            <w:rFonts w:ascii="Cambria Math"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005B6A15" w:rsidRPr="00027853">
        <w:rPr>
          <w:rFonts w:ascii="Times New Roman" w:hAnsi="Times New Roman" w:cs="Times New Roman"/>
          <w:bCs/>
          <w:iCs/>
          <w:color w:val="0070C0"/>
          <w:sz w:val="24"/>
          <w:szCs w:val="24"/>
        </w:rPr>
        <w:t>,</w:t>
      </w:r>
      <m:oMath>
        <m:r>
          <m:rPr>
            <m:sty m:val="p"/>
          </m:rPr>
          <w:rPr>
            <w:rFonts w:ascii="Cambria Math" w:hAnsi="Cambria Math"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00304C33" w:rsidRPr="00027853">
        <w:rPr>
          <w:rFonts w:ascii="Times New Roman" w:hAnsi="Times New Roman" w:cs="Times New Roman"/>
          <w:bCs/>
          <w:color w:val="0070C0"/>
          <w:sz w:val="24"/>
          <w:szCs w:val="24"/>
        </w:rPr>
        <w:t>,</w:t>
      </w:r>
      <w:r w:rsidR="005B6A15"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oMath>
      <w:r w:rsidR="00870BA6" w:rsidRPr="00027853">
        <w:rPr>
          <w:rFonts w:ascii="Times New Roman" w:hAnsi="Times New Roman" w:cs="Times New Roman"/>
          <w:iCs/>
          <w:color w:val="0070C0"/>
          <w:sz w:val="24"/>
          <w:szCs w:val="24"/>
        </w:rPr>
        <w:t xml:space="preserve"> and</w:t>
      </w:r>
      <w:r w:rsidR="005B6A15" w:rsidRPr="00027853">
        <w:rPr>
          <w:rFonts w:ascii="Times New Roman" w:hAnsi="Times New Roman" w:cs="Times New Roman"/>
          <w:iCs/>
          <w:color w:val="0070C0"/>
          <w:sz w:val="24"/>
          <w:szCs w:val="24"/>
        </w:rPr>
        <w:t xml:space="preserve"> </w:t>
      </w:r>
      <m:oMath>
        <m:sSubSup>
          <m:sSubSupPr>
            <m:ctrlPr>
              <w:rPr>
                <w:rFonts w:ascii="Cambria Math" w:eastAsia="宋体" w:hAnsi="Times New Roman" w:cs="Times New Roman"/>
                <w:b/>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eastAsia="宋体" w:hAnsi="Times New Roman" w:cs="Times New Roman"/>
                <w:color w:val="0070C0"/>
                <w:sz w:val="24"/>
                <w:szCs w:val="24"/>
              </w:rPr>
              <m:t>i</m:t>
            </m:r>
          </m:sup>
        </m:sSubSup>
      </m:oMath>
      <w:r w:rsidR="00250D6C" w:rsidRPr="00027853">
        <w:rPr>
          <w:rFonts w:ascii="Times New Roman" w:hAnsi="Times New Roman" w:cs="Times New Roman"/>
          <w:color w:val="0070C0"/>
          <w:sz w:val="24"/>
          <w:szCs w:val="24"/>
        </w:rPr>
        <w:t xml:space="preserve">, </w:t>
      </w:r>
      <w:r w:rsidR="005B6A15" w:rsidRPr="00027853">
        <w:rPr>
          <w:rFonts w:ascii="Times New Roman" w:hAnsi="Times New Roman" w:cs="Times New Roman"/>
          <w:bCs/>
          <w:color w:val="0070C0"/>
          <w:sz w:val="24"/>
          <w:szCs w:val="24"/>
        </w:rPr>
        <w:t xml:space="preserve">the posterior distribution </w:t>
      </w:r>
      <m:oMath>
        <m:sSup>
          <m:sSupPr>
            <m:ctrlPr>
              <w:rPr>
                <w:rFonts w:ascii="Cambria Math" w:eastAsia="宋体" w:hAnsi="Times New Roman" w:cs="Times New Roman"/>
                <w:bCs/>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hint="eastAsia"/>
                <w:color w:val="0070C0"/>
                <w:sz w:val="24"/>
                <w:szCs w:val="24"/>
              </w:rPr>
              <m:t>μ</m:t>
            </m:r>
          </m:e>
          <m:sup>
            <m:r>
              <w:rPr>
                <w:rFonts w:ascii="Cambria Math" w:hAnsi="Cambria Math" w:cs="Cambria Math"/>
                <w:color w:val="0070C0"/>
                <w:sz w:val="24"/>
                <w:szCs w:val="24"/>
                <w:shd w:val="clear" w:color="auto" w:fill="FFFFFF"/>
              </w:rPr>
              <m:t>i</m:t>
            </m:r>
          </m:sup>
        </m:sSup>
        <m:r>
          <m:rPr>
            <m:sty m:val="b"/>
          </m:rPr>
          <w:rPr>
            <w:rFonts w:ascii="Cambria Math" w:eastAsia="宋体" w:hAnsi="Cambria Math" w:cs="Times New Roman"/>
            <w:color w:val="0070C0"/>
            <w:sz w:val="24"/>
            <w:szCs w:val="24"/>
          </w:rPr>
          <m:t>)</m:t>
        </m:r>
      </m:oMath>
      <w:r w:rsidR="005B6A15" w:rsidRPr="00027853">
        <w:rPr>
          <w:rFonts w:ascii="Times New Roman" w:hAnsi="Times New Roman" w:cs="Times New Roman"/>
          <w:iCs/>
          <w:color w:val="0070C0"/>
          <w:sz w:val="24"/>
          <w:szCs w:val="24"/>
        </w:rPr>
        <w:t xml:space="preserve"> is </w:t>
      </w:r>
      <w:r w:rsidR="008C29B2" w:rsidRPr="00027853">
        <w:rPr>
          <w:rFonts w:ascii="Times New Roman" w:hAnsi="Times New Roman" w:cs="Times New Roman"/>
          <w:iCs/>
          <w:color w:val="0070C0"/>
          <w:sz w:val="24"/>
          <w:szCs w:val="24"/>
        </w:rPr>
        <w:t xml:space="preserve">also </w:t>
      </w:r>
      <w:r w:rsidR="00250D6C" w:rsidRPr="00027853">
        <w:rPr>
          <w:rFonts w:ascii="Times New Roman" w:hAnsi="Times New Roman" w:cs="Times New Roman"/>
          <w:color w:val="0070C0"/>
          <w:sz w:val="24"/>
          <w:szCs w:val="24"/>
        </w:rPr>
        <w:t>G</w:t>
      </w:r>
      <w:r w:rsidR="003F134B" w:rsidRPr="00027853">
        <w:rPr>
          <w:rFonts w:ascii="Times New Roman" w:hAnsi="Times New Roman" w:cs="Times New Roman"/>
          <w:color w:val="0070C0"/>
          <w:sz w:val="24"/>
          <w:szCs w:val="24"/>
        </w:rPr>
        <w:t>aussian</w:t>
      </w:r>
      <w:r w:rsidR="005B6A15" w:rsidRPr="00027853">
        <w:rPr>
          <w:rFonts w:ascii="Times New Roman" w:hAnsi="Times New Roman" w:cs="Times New Roman"/>
          <w:iCs/>
          <w:color w:val="0070C0"/>
          <w:sz w:val="24"/>
          <w:szCs w:val="24"/>
        </w:rPr>
        <w:t xml:space="preserve"> </w:t>
      </w:r>
      <w:r w:rsidR="008C29B2" w:rsidRPr="00027853">
        <w:rPr>
          <w:rFonts w:ascii="Times New Roman" w:hAnsi="Times New Roman" w:cs="Times New Roman"/>
          <w:iCs/>
          <w:color w:val="0070C0"/>
          <w:sz w:val="24"/>
          <w:szCs w:val="24"/>
        </w:rPr>
        <w:t>whose</w:t>
      </w:r>
      <w:r w:rsidR="005B6A15" w:rsidRPr="00027853">
        <w:rPr>
          <w:rFonts w:ascii="Times New Roman" w:hAnsi="Times New Roman" w:cs="Times New Roman"/>
          <w:iCs/>
          <w:color w:val="0070C0"/>
          <w:sz w:val="24"/>
          <w:szCs w:val="24"/>
        </w:rPr>
        <w:t xml:space="preserve"> mean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005B6A15" w:rsidRPr="00027853">
        <w:rPr>
          <w:rFonts w:ascii="Times New Roman" w:hAnsi="Times New Roman" w:cs="Times New Roman"/>
          <w:color w:val="0070C0"/>
          <w:sz w:val="24"/>
          <w:szCs w:val="24"/>
          <w:shd w:val="clear" w:color="auto" w:fill="FFFFFF"/>
        </w:rPr>
        <w:t xml:space="preserve"> and covariance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005B6A15" w:rsidRPr="00027853">
        <w:rPr>
          <w:rFonts w:ascii="Times New Roman" w:hAnsi="Times New Roman" w:cs="Times New Roman"/>
          <w:iCs/>
          <w:color w:val="0070C0"/>
          <w:sz w:val="24"/>
          <w:szCs w:val="24"/>
        </w:rPr>
        <w:t xml:space="preserve"> </w:t>
      </w:r>
      <w:r w:rsidR="008C29B2" w:rsidRPr="00027853">
        <w:rPr>
          <w:rFonts w:ascii="Times New Roman" w:hAnsi="Times New Roman" w:cs="Times New Roman"/>
          <w:iCs/>
          <w:color w:val="0070C0"/>
          <w:sz w:val="24"/>
          <w:szCs w:val="24"/>
        </w:rPr>
        <w:t>are</w:t>
      </w:r>
      <w:r w:rsidR="003F134B" w:rsidRPr="00027853">
        <w:rPr>
          <w:rFonts w:ascii="Times New Roman" w:hAnsi="Times New Roman" w:cs="Times New Roman"/>
          <w:iCs/>
          <w:color w:val="0070C0"/>
          <w:sz w:val="24"/>
          <w:szCs w:val="24"/>
        </w:rPr>
        <w:t>, respectivel</w:t>
      </w:r>
      <w:r w:rsidR="008C29B2" w:rsidRPr="00027853">
        <w:rPr>
          <w:rFonts w:ascii="Times New Roman" w:hAnsi="Times New Roman" w:cs="Times New Roman"/>
          <w:iCs/>
          <w:color w:val="0070C0"/>
          <w:sz w:val="24"/>
          <w:szCs w:val="24"/>
        </w:rPr>
        <w:t xml:space="preserve">y, </w:t>
      </w:r>
    </w:p>
    <w:p w14:paraId="59317E73" w14:textId="2157EA05" w:rsidR="005B6A15" w:rsidRPr="00027853" w:rsidRDefault="003F2F44" w:rsidP="005B6A15">
      <w:pPr>
        <w:adjustRightInd w:val="0"/>
        <w:snapToGrid w:val="0"/>
        <w:jc w:val="right"/>
        <w:rPr>
          <w:rFonts w:ascii="Times New Roman" w:hAnsi="Times New Roman" w:cs="Times New Roman"/>
          <w:color w:val="0070C0"/>
          <w:sz w:val="24"/>
          <w:szCs w:val="24"/>
          <w:shd w:val="clear" w:color="auto" w:fill="FFFFFF"/>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eastAsia="宋体" w:hAnsi="Cambria Math" w:cs="Times New Roman"/>
                    <w:color w:val="0070C0"/>
                    <w:sz w:val="24"/>
                    <w:szCs w:val="24"/>
                  </w:rPr>
                  <m:t>θ</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i,n-1</m:t>
                </m:r>
              </m:sup>
            </m:sSubSup>
          </m:num>
          <m:den>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Σ</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r>
                  <w:ins w:id="148" w:author="Zhen Tan" w:date="2023-06-18T00:20:00Z">
                    <w:rPr>
                      <w:rFonts w:ascii="Cambria Math" w:hAnsi="Cambria Math" w:cs="Cambria Math"/>
                      <w:color w:val="0070C0"/>
                      <w:sz w:val="24"/>
                      <w:szCs w:val="24"/>
                      <w:shd w:val="clear" w:color="auto" w:fill="FFFFFF"/>
                    </w:rPr>
                    <m:t>-1</m:t>
                  </w:ins>
                </m:r>
              </m:sup>
            </m:sSub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e</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Sub>
        <m:r>
          <w:rPr>
            <w:rFonts w:ascii="Cambria Math" w:hAnsi="Cambria Math" w:cs="Times New Roman"/>
            <w:color w:val="0070C0"/>
            <w:sz w:val="24"/>
            <w:szCs w:val="24"/>
          </w:rPr>
          <m:t>,</m:t>
        </m:r>
        <m:r>
          <m:rPr>
            <m:sty m:val="p"/>
          </m:rPr>
          <w:rPr>
            <w:rFonts w:ascii="Cambria Math" w:hAnsi="Cambria Math" w:cs="Times New Roman"/>
            <w:color w:val="0070C0"/>
            <w:sz w:val="24"/>
            <w:szCs w:val="24"/>
          </w:rPr>
          <m:t xml:space="preserve"> </m:t>
        </m:r>
      </m:oMath>
      <w:r w:rsidR="005B6A15" w:rsidRPr="00027853">
        <w:rPr>
          <w:rFonts w:ascii="Times New Roman" w:hAnsi="Times New Roman" w:cs="Times New Roman"/>
          <w:color w:val="0070C0"/>
          <w:sz w:val="24"/>
          <w:szCs w:val="24"/>
          <w:shd w:val="clear" w:color="auto" w:fill="FFFFFF"/>
        </w:rPr>
        <w:t xml:space="preserve">                     (</w:t>
      </w:r>
      <w:r w:rsidR="005B6A15" w:rsidRPr="00027853">
        <w:rPr>
          <w:rFonts w:ascii="Times New Roman" w:hAnsi="Times New Roman" w:cs="Times New Roman" w:hint="eastAsia"/>
          <w:color w:val="0070C0"/>
          <w:sz w:val="24"/>
          <w:szCs w:val="24"/>
          <w:shd w:val="clear" w:color="auto" w:fill="FFFFFF"/>
        </w:rPr>
        <w:t>4</w:t>
      </w:r>
      <w:r w:rsidR="005B6A15" w:rsidRPr="00027853">
        <w:rPr>
          <w:rFonts w:ascii="Times New Roman" w:hAnsi="Times New Roman" w:cs="Times New Roman"/>
          <w:color w:val="0070C0"/>
          <w:sz w:val="24"/>
          <w:szCs w:val="24"/>
          <w:shd w:val="clear" w:color="auto" w:fill="FFFFFF"/>
        </w:rPr>
        <w:t xml:space="preserve">a) </w:t>
      </w:r>
    </w:p>
    <w:p w14:paraId="5ACCE8E1" w14:textId="1D2869A4" w:rsidR="005B6A15" w:rsidRPr="00027853" w:rsidRDefault="003F2F44" w:rsidP="005B6A15">
      <w:pPr>
        <w:adjustRightInd w:val="0"/>
        <w:snapToGrid w:val="0"/>
        <w:jc w:val="right"/>
        <w:rPr>
          <w:rFonts w:ascii="Times New Roman" w:hAnsi="Times New Roman" w:cs="Times New Roman"/>
          <w:iCs/>
          <w:color w:val="0070C0"/>
          <w:sz w:val="24"/>
          <w:szCs w:val="24"/>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微软雅黑" w:eastAsia="微软雅黑" w:hAnsi="微软雅黑" w:cs="微软雅黑" w:hint="eastAsia"/>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e</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Sub>
            <m:sSubSup>
              <m:sSubSupPr>
                <m:ctrlPr>
                  <w:rPr>
                    <w:rFonts w:ascii="Cambria Math" w:hAnsi="Cambria Math" w:cs="Cambria Math"/>
                    <w:color w:val="0070C0"/>
                    <w:sz w:val="24"/>
                    <w:szCs w:val="24"/>
                    <w:shd w:val="clear" w:color="auto" w:fill="FFFFFF"/>
                  </w:rPr>
                </m:ctrlPr>
              </m:sSubSupPr>
              <m:e>
                <m:r>
                  <m:rPr>
                    <m:sty m:val="b"/>
                  </m:rPr>
                  <w:rPr>
                    <w:rFonts w:ascii="Cambria Math" w:hAnsi="Cambria Math" w:cs="Times New Roman"/>
                    <w:color w:val="0070C0"/>
                    <w:sz w:val="24"/>
                    <w:szCs w:val="24"/>
                  </w:rPr>
                  <m:t>e</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m:rPr>
                    <m:sty m:val="p"/>
                  </m:rPr>
                  <w:rPr>
                    <w:rFonts w:ascii="Cambria Math" w:hAnsi="Cambria Math" w:cs="Cambria Math"/>
                    <w:color w:val="0070C0"/>
                    <w:sz w:val="24"/>
                    <w:szCs w:val="24"/>
                    <w:shd w:val="clear" w:color="auto" w:fill="FFFFFF"/>
                  </w:rPr>
                  <m:t>T</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num>
          <m:den>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Σ</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r>
                  <w:ins w:id="149" w:author="Zhen Tan" w:date="2023-06-18T00:19:00Z">
                    <w:rPr>
                      <w:rFonts w:ascii="Cambria Math" w:hAnsi="Cambria Math" w:cs="Cambria Math"/>
                      <w:color w:val="0070C0"/>
                      <w:sz w:val="24"/>
                      <w:szCs w:val="24"/>
                      <w:shd w:val="clear" w:color="auto" w:fill="FFFFFF"/>
                    </w:rPr>
                    <m:t>-1</m:t>
                  </w:ins>
                </m:r>
              </m:sup>
            </m:sSub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r>
          <w:rPr>
            <w:rFonts w:ascii="Cambria Math" w:hAnsi="Cambria Math" w:cs="Cambria Math"/>
            <w:color w:val="0070C0"/>
            <w:sz w:val="24"/>
            <w:szCs w:val="24"/>
            <w:shd w:val="clear" w:color="auto" w:fill="FFFFFF"/>
          </w:rPr>
          <m:t>,</m:t>
        </m:r>
      </m:oMath>
      <w:r w:rsidR="005B6A15" w:rsidRPr="00027853">
        <w:rPr>
          <w:rFonts w:ascii="Times New Roman" w:hAnsi="Times New Roman" w:cs="Times New Roman"/>
          <w:iCs/>
          <w:color w:val="0070C0"/>
          <w:sz w:val="24"/>
          <w:szCs w:val="24"/>
        </w:rPr>
        <w:t xml:space="preserve">                        (</w:t>
      </w:r>
      <w:r w:rsidR="005B6A15" w:rsidRPr="00027853">
        <w:rPr>
          <w:rFonts w:ascii="Times New Roman" w:hAnsi="Times New Roman" w:cs="Times New Roman" w:hint="eastAsia"/>
          <w:iCs/>
          <w:color w:val="0070C0"/>
          <w:sz w:val="24"/>
          <w:szCs w:val="24"/>
        </w:rPr>
        <w:t>4</w:t>
      </w:r>
      <w:r w:rsidR="005B6A15" w:rsidRPr="00027853">
        <w:rPr>
          <w:rFonts w:ascii="Times New Roman" w:hAnsi="Times New Roman" w:cs="Times New Roman"/>
          <w:iCs/>
          <w:color w:val="0070C0"/>
          <w:sz w:val="24"/>
          <w:szCs w:val="24"/>
        </w:rPr>
        <w:t>b)</w:t>
      </w:r>
    </w:p>
    <w:p w14:paraId="6DC56462" w14:textId="6553F7A6" w:rsidR="00AE080C" w:rsidRPr="00027853" w:rsidRDefault="005B6A15" w:rsidP="005B6A15">
      <w:pPr>
        <w:adjustRightInd w:val="0"/>
        <w:snapToGrid w:val="0"/>
        <w:rPr>
          <w:rFonts w:ascii="Times New Roman" w:hAnsi="Times New Roman" w:cs="Times New Roman"/>
          <w:color w:val="0070C0"/>
          <w:sz w:val="24"/>
          <w:szCs w:val="24"/>
        </w:rPr>
      </w:pPr>
      <w:r w:rsidRPr="00027853">
        <w:rPr>
          <w:rFonts w:ascii="Times New Roman" w:hAnsi="Times New Roman" w:cs="Times New Roman"/>
          <w:iCs/>
          <w:color w:val="0070C0"/>
          <w:sz w:val="24"/>
          <w:szCs w:val="24"/>
        </w:rPr>
        <w:t xml:space="preserve">where </w:t>
      </w:r>
      <m:oMath>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e</m:t>
            </m:r>
          </m:e>
          <m:sub>
            <m:r>
              <m:rPr>
                <m:sty m:val="b"/>
              </m:rPr>
              <w:rPr>
                <w:rFonts w:ascii="Cambria Math" w:hAnsi="Cambria Math" w:cs="Times New Roman"/>
                <w:color w:val="0070C0"/>
                <w:sz w:val="24"/>
                <w:szCs w:val="24"/>
              </w:rPr>
              <m:t>x</m:t>
            </m:r>
          </m:sub>
        </m:sSub>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cr m:val="double-struck"/>
              </m:rPr>
              <w:rPr>
                <w:rFonts w:ascii="Cambria Math" w:hAnsi="Cambria Math" w:cs="Times New Roman"/>
                <w:color w:val="0070C0"/>
                <w:sz w:val="24"/>
                <w:szCs w:val="24"/>
              </w:rPr>
              <m:t>R</m:t>
            </m:r>
          </m:e>
          <m:sup>
            <m:r>
              <w:rPr>
                <w:rFonts w:ascii="Cambria Math" w:hAnsi="Cambria Math" w:cs="Times New Roman"/>
                <w:color w:val="0070C0"/>
                <w:sz w:val="24"/>
                <w:szCs w:val="24"/>
              </w:rPr>
              <m:t>K</m:t>
            </m:r>
          </m:sup>
        </m:sSup>
      </m:oMath>
      <w:r w:rsidR="00A326E8">
        <w:rPr>
          <w:rFonts w:ascii="Times New Roman" w:hAnsi="Times New Roman" w:cs="Times New Roman"/>
          <w:color w:val="0070C0"/>
          <w:sz w:val="24"/>
          <w:szCs w:val="24"/>
        </w:rPr>
        <w:t xml:space="preserve"> </w:t>
      </w:r>
      <w:r w:rsidRPr="00027853">
        <w:rPr>
          <w:rFonts w:ascii="Times New Roman" w:hAnsi="Times New Roman" w:cs="Times New Roman"/>
          <w:color w:val="0070C0"/>
          <w:sz w:val="24"/>
          <w:szCs w:val="24"/>
        </w:rPr>
        <w:t xml:space="preserve">is a unit vector </w:t>
      </w:r>
      <w:r w:rsidR="00B0554D">
        <w:rPr>
          <w:rFonts w:ascii="Times New Roman" w:hAnsi="Times New Roman" w:cs="Times New Roman"/>
          <w:color w:val="0070C0"/>
          <w:sz w:val="24"/>
          <w:szCs w:val="24"/>
        </w:rPr>
        <w:t>whose</w:t>
      </w:r>
      <w:r w:rsidRPr="00027853">
        <w:rPr>
          <w:rFonts w:ascii="Times New Roman" w:hAnsi="Times New Roman" w:cs="Times New Roman"/>
          <w:color w:val="0070C0"/>
          <w:sz w:val="24"/>
          <w:szCs w:val="24"/>
        </w:rPr>
        <w:t xml:space="preserve"> entry corresponds to solution </w:t>
      </w:r>
      <m:oMath>
        <m:r>
          <m:rPr>
            <m:sty m:val="b"/>
          </m:rPr>
          <w:rPr>
            <w:rFonts w:ascii="Cambria Math" w:hAnsi="Cambria Math" w:cs="Times New Roman"/>
            <w:color w:val="0070C0"/>
            <w:sz w:val="24"/>
            <w:szCs w:val="24"/>
          </w:rPr>
          <m:t>x</m:t>
        </m:r>
      </m:oMath>
      <w:r w:rsidRPr="00027853">
        <w:rPr>
          <w:rFonts w:ascii="Times New Roman" w:hAnsi="Times New Roman" w:cs="Times New Roman"/>
          <w:color w:val="0070C0"/>
          <w:sz w:val="24"/>
          <w:szCs w:val="24"/>
        </w:rPr>
        <w:t xml:space="preserve"> </w:t>
      </w:r>
      <w:r w:rsidR="00F54658">
        <w:rPr>
          <w:rFonts w:ascii="Times New Roman" w:hAnsi="Times New Roman" w:cs="Times New Roman"/>
          <w:color w:val="0070C0"/>
          <w:sz w:val="24"/>
          <w:szCs w:val="24"/>
        </w:rPr>
        <w:t>is</w:t>
      </w:r>
      <w:r w:rsidRPr="00027853">
        <w:rPr>
          <w:rFonts w:ascii="Times New Roman" w:hAnsi="Times New Roman" w:cs="Times New Roman"/>
          <w:color w:val="0070C0"/>
          <w:sz w:val="24"/>
          <w:szCs w:val="24"/>
        </w:rPr>
        <w:t xml:space="preserve"> </w:t>
      </w:r>
      <w:r w:rsidR="00F8451D">
        <w:rPr>
          <w:rFonts w:ascii="Times New Roman" w:hAnsi="Times New Roman" w:cs="Times New Roman"/>
          <w:color w:val="0070C0"/>
          <w:sz w:val="24"/>
          <w:szCs w:val="24"/>
        </w:rPr>
        <w:t>1</w:t>
      </w:r>
      <w:r w:rsidRPr="00027853">
        <w:rPr>
          <w:rFonts w:ascii="Times New Roman" w:hAnsi="Times New Roman" w:cs="Times New Roman"/>
          <w:color w:val="0070C0"/>
          <w:sz w:val="24"/>
          <w:szCs w:val="24"/>
        </w:rPr>
        <w:t>;</w:t>
      </w:r>
      <m:oMath>
        <m:r>
          <m:rPr>
            <m:sty m:val="p"/>
          </m:rPr>
          <w:rPr>
            <w:rFonts w:ascii="Cambria Math" w:hAnsi="Cambria Math" w:cs="Cambria Math"/>
            <w:color w:val="0070C0"/>
            <w:sz w:val="24"/>
            <w:szCs w:val="24"/>
            <w:shd w:val="clear" w:color="auto" w:fill="FFFFFF"/>
          </w:rPr>
          <m:t xml:space="preserve"> </m:t>
        </m:r>
        <m:sSubSup>
          <m:sSubSupPr>
            <m:ctrlPr>
              <w:rPr>
                <w:rFonts w:ascii="Cambria Math" w:hAnsi="Cambria Math" w:cs="Cambria Math"/>
                <w:color w:val="0070C0"/>
                <w:sz w:val="24"/>
                <w:szCs w:val="24"/>
                <w:shd w:val="clear" w:color="auto" w:fill="FFFFFF"/>
              </w:rPr>
            </m:ctrlPr>
          </m:sSubSupPr>
          <m:e>
            <m:r>
              <w:rPr>
                <w:rFonts w:ascii="Cambria Math" w:eastAsia="宋体" w:hAnsi="Cambria Math" w:cs="Times New Roman"/>
                <w:color w:val="0070C0"/>
                <w:sz w:val="24"/>
                <w:szCs w:val="24"/>
              </w:rPr>
              <m:t>θ</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 xml:space="preserve"> </m:t>
        </m:r>
      </m:oMath>
      <w:r w:rsidRPr="00027853">
        <w:rPr>
          <w:rFonts w:ascii="Times New Roman" w:hAnsi="Times New Roman" w:cs="Times New Roman" w:hint="eastAsia"/>
          <w:color w:val="0070C0"/>
          <w:sz w:val="24"/>
          <w:szCs w:val="24"/>
          <w:shd w:val="clear" w:color="auto" w:fill="FFFFFF"/>
        </w:rPr>
        <w:t>is</w:t>
      </w:r>
      <w:r w:rsidRPr="00027853">
        <w:rPr>
          <w:rFonts w:ascii="Times New Roman" w:hAnsi="Times New Roman" w:cs="Times New Roman"/>
          <w:color w:val="0070C0"/>
          <w:sz w:val="24"/>
          <w:szCs w:val="24"/>
          <w:shd w:val="clear" w:color="auto" w:fill="FFFFFF"/>
        </w:rPr>
        <w:t xml:space="preserve"> the entry of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color w:val="0070C0"/>
          <w:sz w:val="24"/>
          <w:szCs w:val="24"/>
          <w:shd w:val="clear" w:color="auto" w:fill="FFFFFF"/>
        </w:rPr>
        <w:t xml:space="preserve"> that corresponds to </w:t>
      </w:r>
      <m:oMath>
        <m:r>
          <m:rPr>
            <m:sty m:val="b"/>
          </m:rPr>
          <w:rPr>
            <w:rFonts w:ascii="Cambria Math" w:hAnsi="Cambria Math" w:cs="Times New Roman"/>
            <w:color w:val="0070C0"/>
            <w:sz w:val="24"/>
            <w:szCs w:val="24"/>
          </w:rPr>
          <m:t>x</m:t>
        </m:r>
      </m:oMath>
      <w:r w:rsidRPr="00027853">
        <w:rPr>
          <w:rFonts w:ascii="Times New Roman" w:hAnsi="Times New Roman" w:cs="Times New Roman"/>
          <w:color w:val="0070C0"/>
          <w:sz w:val="24"/>
          <w:szCs w:val="24"/>
          <w:shd w:val="clear" w:color="auto" w:fill="FFFFFF"/>
        </w:rPr>
        <w:t>;</w:t>
      </w:r>
      <w:r w:rsidRPr="00027853">
        <w:rPr>
          <w:rFonts w:ascii="Times New Roman" w:hAnsi="Times New Roman" w:cs="Times New Roman"/>
          <w:color w:val="0070C0"/>
          <w:sz w:val="24"/>
          <w:szCs w:val="24"/>
        </w:rPr>
        <w:t xml:space="preserve"> </w:t>
      </w:r>
      <m:oMath>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Σ</m:t>
            </m:r>
          </m:e>
          <m:sub>
            <m:r>
              <m:rPr>
                <m:sty m:val="b"/>
              </m:rPr>
              <w:rPr>
                <w:rFonts w:ascii="Cambria Math" w:hAnsi="Cambria Math" w:cs="Times New Roman"/>
                <w:color w:val="0070C0"/>
                <w:sz w:val="24"/>
                <w:szCs w:val="24"/>
              </w:rPr>
              <m:t>xx</m:t>
            </m:r>
          </m:sub>
          <m:sup>
            <m:r>
              <w:rPr>
                <w:rFonts w:ascii="Cambria Math" w:hAnsi="Cambria Math" w:cs="Cambria Math"/>
                <w:color w:val="0070C0"/>
                <w:sz w:val="24"/>
                <w:szCs w:val="24"/>
                <w:shd w:val="clear" w:color="auto" w:fill="FFFFFF"/>
              </w:rPr>
              <m:t>i,n</m:t>
            </m:r>
          </m:sup>
        </m:sSubSup>
      </m:oMath>
      <w:r w:rsidR="00A208B2">
        <w:rPr>
          <w:rFonts w:ascii="Times New Roman" w:hAnsi="Times New Roman" w:cs="Times New Roman"/>
          <w:color w:val="0070C0"/>
          <w:sz w:val="24"/>
          <w:szCs w:val="24"/>
          <w:shd w:val="clear" w:color="auto" w:fill="FFFFFF"/>
        </w:rPr>
        <w:t xml:space="preserve"> i</w:t>
      </w:r>
      <w:r w:rsidRPr="00027853">
        <w:rPr>
          <w:rFonts w:ascii="Times New Roman" w:hAnsi="Times New Roman" w:cs="Times New Roman"/>
          <w:color w:val="0070C0"/>
          <w:sz w:val="24"/>
          <w:szCs w:val="24"/>
        </w:rPr>
        <w:t xml:space="preserve">s the diagonal entry of matrix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color w:val="0070C0"/>
          <w:sz w:val="24"/>
          <w:szCs w:val="24"/>
          <w:shd w:val="clear" w:color="auto" w:fill="FFFFFF"/>
        </w:rPr>
        <w:t xml:space="preserve"> that corresponds to </w:t>
      </w:r>
      <m:oMath>
        <m:r>
          <m:rPr>
            <m:sty m:val="b"/>
          </m:rPr>
          <w:rPr>
            <w:rFonts w:ascii="Cambria Math" w:hAnsi="Cambria Math" w:cs="Times New Roman"/>
            <w:color w:val="0070C0"/>
            <w:sz w:val="24"/>
            <w:szCs w:val="24"/>
          </w:rPr>
          <m:t>x</m:t>
        </m:r>
      </m:oMath>
      <w:r w:rsidR="00AE080C" w:rsidRPr="00027853">
        <w:rPr>
          <w:rFonts w:ascii="Times New Roman" w:hAnsi="Times New Roman" w:cs="Times New Roman"/>
          <w:color w:val="0070C0"/>
          <w:sz w:val="24"/>
          <w:szCs w:val="24"/>
        </w:rPr>
        <w:t>.</w:t>
      </w:r>
    </w:p>
    <w:p w14:paraId="745E78F8" w14:textId="6753C358" w:rsidR="006A6A08" w:rsidRPr="00027853" w:rsidRDefault="006A6A08" w:rsidP="005B6A15">
      <w:pPr>
        <w:adjustRightInd w:val="0"/>
        <w:snapToGrid w:val="0"/>
        <w:rPr>
          <w:rFonts w:ascii="Times New Roman" w:hAnsi="Times New Roman" w:cs="Times New Roman"/>
          <w:color w:val="0070C0"/>
          <w:sz w:val="24"/>
          <w:szCs w:val="24"/>
        </w:rPr>
      </w:pPr>
    </w:p>
    <w:p w14:paraId="42CF14BE" w14:textId="14161910" w:rsidR="00EC2F50" w:rsidRPr="00027853" w:rsidRDefault="006A6A08" w:rsidP="005B6A15">
      <w:pPr>
        <w:adjustRightInd w:val="0"/>
        <w:snapToGrid w:val="0"/>
        <w:rPr>
          <w:rFonts w:ascii="Times New Roman" w:hAnsi="Times New Roman" w:cs="Times New Roman"/>
          <w:color w:val="0070C0"/>
          <w:sz w:val="24"/>
          <w:szCs w:val="24"/>
          <w:shd w:val="clear" w:color="auto" w:fill="FFFFFF"/>
        </w:rPr>
      </w:pPr>
      <w:r w:rsidRPr="00027853">
        <w:rPr>
          <w:rFonts w:ascii="Times New Roman" w:hAnsi="Times New Roman" w:cs="Times New Roman"/>
          <w:b/>
          <w:i/>
          <w:color w:val="0070C0"/>
          <w:sz w:val="24"/>
          <w:szCs w:val="24"/>
          <w:shd w:val="clear" w:color="auto" w:fill="FFFFFF"/>
        </w:rPr>
        <w:t>Lemma 2</w:t>
      </w:r>
      <w:r w:rsidRPr="00027853">
        <w:rPr>
          <w:rFonts w:ascii="Times New Roman" w:hAnsi="Times New Roman" w:cs="Times New Roman"/>
          <w:b/>
          <w:color w:val="0070C0"/>
          <w:sz w:val="24"/>
          <w:szCs w:val="24"/>
          <w:shd w:val="clear" w:color="auto" w:fill="FFFFFF"/>
        </w:rPr>
        <w:t>.</w:t>
      </w:r>
      <w:r w:rsidR="00AD57A2" w:rsidRPr="00027853">
        <w:rPr>
          <w:rFonts w:ascii="Times New Roman" w:hAnsi="Times New Roman" w:cs="Times New Roman"/>
          <w:b/>
          <w:color w:val="0070C0"/>
          <w:sz w:val="24"/>
          <w:szCs w:val="24"/>
          <w:shd w:val="clear" w:color="auto" w:fill="FFFFFF"/>
        </w:rPr>
        <w:t xml:space="preserve"> </w:t>
      </w:r>
      <w:r w:rsidR="00242330" w:rsidRPr="00027853">
        <w:rPr>
          <w:rFonts w:ascii="Times New Roman" w:hAnsi="Times New Roman" w:cs="Times New Roman" w:hint="eastAsia"/>
          <w:color w:val="0070C0"/>
          <w:sz w:val="24"/>
          <w:szCs w:val="24"/>
          <w:shd w:val="clear" w:color="auto" w:fill="FFFFFF"/>
        </w:rPr>
        <w:t>G</w:t>
      </w:r>
      <w:r w:rsidR="00242330" w:rsidRPr="00027853">
        <w:rPr>
          <w:rFonts w:ascii="Times New Roman" w:hAnsi="Times New Roman" w:cs="Times New Roman"/>
          <w:bCs/>
          <w:iCs/>
          <w:color w:val="0070C0"/>
          <w:sz w:val="24"/>
          <w:szCs w:val="24"/>
        </w:rPr>
        <w:t>iven</w:t>
      </w:r>
      <w:r w:rsidR="00242330" w:rsidRPr="00027853">
        <w:rPr>
          <w:rFonts w:ascii="Times New Roman" w:hAnsi="Times New Roman" w:cs="Times New Roman"/>
          <w:color w:val="0070C0"/>
          <w:sz w:val="24"/>
          <w:szCs w:val="24"/>
          <w:shd w:val="clear" w:color="auto" w:fill="FFFFFF"/>
        </w:rPr>
        <w:t xml:space="preserve">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sup>
        </m:sSubSup>
        <m:r>
          <m:rPr>
            <m:sty m:val="p"/>
          </m:rPr>
          <w:rPr>
            <w:rFonts w:ascii="Cambria Math" w:hAnsi="Cambria Math" w:cs="Times New Roman"/>
            <w:color w:val="0070C0"/>
            <w:sz w:val="24"/>
            <w:szCs w:val="24"/>
            <w:shd w:val="clear" w:color="auto" w:fill="FFFFFF"/>
          </w:rPr>
          <m:t xml:space="preserve"> ∀</m:t>
        </m:r>
        <m:r>
          <m:rPr>
            <m:sty m:val="b"/>
          </m:rPr>
          <w:rPr>
            <w:rFonts w:ascii="Cambria Math" w:hAnsi="Times New Roman" w:cs="Times New Roman"/>
            <w:color w:val="0070C0"/>
            <w:sz w:val="24"/>
            <w:szCs w:val="24"/>
            <w:shd w:val="clear" w:color="auto" w:fill="FFFFFF"/>
          </w:rPr>
          <m:t>x</m:t>
        </m:r>
        <m:r>
          <m:rPr>
            <m:sty m:val="p"/>
          </m:rPr>
          <w:rPr>
            <w:rFonts w:ascii="Cambria Math" w:hAnsi="Cambria Math" w:cs="Times New Roman"/>
            <w:color w:val="0070C0"/>
            <w:sz w:val="24"/>
            <w:szCs w:val="24"/>
            <w:shd w:val="clear" w:color="auto" w:fill="FFFFFF"/>
          </w:rPr>
          <m:t>∈</m:t>
        </m:r>
        <m:r>
          <w:rPr>
            <w:rFonts w:ascii="Cambria Math" w:hAnsi="Cambria Math" w:cs="Times New Roman"/>
            <w:color w:val="0070C0"/>
            <w:sz w:val="24"/>
            <w:szCs w:val="24"/>
            <w:shd w:val="clear" w:color="auto" w:fill="FFFFFF"/>
          </w:rPr>
          <m:t>X</m:t>
        </m:r>
      </m:oMath>
      <w:r w:rsidR="007E35E8" w:rsidRPr="00027853">
        <w:rPr>
          <w:rFonts w:ascii="Times New Roman" w:hAnsi="Times New Roman" w:cs="Times New Roman"/>
          <w:color w:val="0070C0"/>
          <w:sz w:val="24"/>
          <w:szCs w:val="24"/>
          <w:shd w:val="clear" w:color="auto" w:fill="FFFFFF"/>
        </w:rPr>
        <w:t>, t</w:t>
      </w:r>
      <w:r w:rsidR="00AD57A2" w:rsidRPr="00027853">
        <w:rPr>
          <w:rFonts w:ascii="Times New Roman" w:hAnsi="Times New Roman" w:cs="Times New Roman"/>
          <w:color w:val="0070C0"/>
          <w:sz w:val="24"/>
          <w:szCs w:val="24"/>
          <w:shd w:val="clear" w:color="auto" w:fill="FFFFFF"/>
        </w:rPr>
        <w:t xml:space="preserve">he constraint in </w:t>
      </w:r>
      <w:r w:rsidR="00EC2F50" w:rsidRPr="00027853">
        <w:rPr>
          <w:rFonts w:ascii="Times New Roman" w:hAnsi="Times New Roman" w:cs="Times New Roman"/>
          <w:color w:val="0070C0"/>
          <w:sz w:val="24"/>
          <w:szCs w:val="24"/>
          <w:shd w:val="clear" w:color="auto" w:fill="FFFFFF"/>
        </w:rPr>
        <w:t>(2b) is equivalent to the following:</w:t>
      </w:r>
    </w:p>
    <w:p w14:paraId="5DC5CD4F" w14:textId="27E687AD" w:rsidR="00EC2F50" w:rsidRPr="00027853" w:rsidRDefault="003F2F44" w:rsidP="007E5E43">
      <w:pPr>
        <w:adjustRightInd w:val="0"/>
        <w:snapToGrid w:val="0"/>
        <w:jc w:val="right"/>
        <w:rPr>
          <w:rFonts w:ascii="Times New Roman" w:hAnsi="Times New Roman" w:cs="Times New Roman"/>
          <w:color w:val="0070C0"/>
          <w:sz w:val="24"/>
          <w:szCs w:val="24"/>
          <w:shd w:val="clear" w:color="auto" w:fill="FFFFFF"/>
        </w:rPr>
      </w:pPr>
      <m:oMath>
        <m:sSubSup>
          <m:sSubSupPr>
            <m:ctrlPr>
              <w:rPr>
                <w:rFonts w:ascii="Cambria Math" w:hAnsi="Times New Roman" w:cs="Times New Roman"/>
                <w:color w:val="0070C0"/>
                <w:sz w:val="24"/>
                <w:szCs w:val="24"/>
                <w:shd w:val="clear" w:color="auto" w:fill="FFFFFF"/>
              </w:rPr>
            </m:ctrlPr>
          </m:sSubSupPr>
          <m:e>
            <m:r>
              <w:rPr>
                <w:rFonts w:ascii="Cambria Math" w:hAnsi="Cambria Math" w:cs="Times New Roman"/>
                <w:color w:val="0070C0"/>
                <w:sz w:val="24"/>
                <w:szCs w:val="24"/>
                <w:shd w:val="clear" w:color="auto" w:fill="FFFFFF"/>
              </w:rPr>
              <m:t>θ</m:t>
            </m:r>
          </m:e>
          <m:sub>
            <m:r>
              <m:rPr>
                <m:sty m:val="b"/>
              </m:rPr>
              <w:rPr>
                <w:rFonts w:ascii="Cambria Math" w:hAnsi="Times New Roman" w:cs="Times New Roman"/>
                <w:color w:val="0070C0"/>
                <w:sz w:val="24"/>
                <w:szCs w:val="24"/>
                <w:shd w:val="clear" w:color="auto" w:fill="FFFFFF"/>
              </w:rPr>
              <m:t>x</m:t>
            </m:r>
          </m:sub>
          <m:sup>
            <m:r>
              <w:rPr>
                <w:rFonts w:ascii="Cambria Math" w:hAnsi="Times New Roman" w:cs="Times New Roman"/>
                <w:color w:val="0070C0"/>
                <w:sz w:val="24"/>
                <w:szCs w:val="24"/>
                <w:shd w:val="clear" w:color="auto" w:fill="FFFFFF"/>
              </w:rPr>
              <m:t>E</m:t>
            </m:r>
            <m:r>
              <m:rPr>
                <m:sty m:val="p"/>
              </m:rPr>
              <w:rPr>
                <w:rFonts w:ascii="Cambria Math" w:hAnsi="Times New Roman" w:cs="Times New Roman"/>
                <w:color w:val="0070C0"/>
                <w:sz w:val="24"/>
                <w:szCs w:val="24"/>
                <w:shd w:val="clear" w:color="auto" w:fill="FFFFFF"/>
              </w:rPr>
              <m:t>,</m:t>
            </m:r>
            <m:r>
              <w:rPr>
                <w:rFonts w:ascii="Cambria Math" w:hAnsi="Times New Roman" w:cs="Times New Roman"/>
                <w:color w:val="0070C0"/>
                <w:sz w:val="24"/>
                <w:szCs w:val="24"/>
                <w:shd w:val="clear" w:color="auto" w:fill="FFFFFF"/>
              </w:rPr>
              <m:t>N</m:t>
            </m:r>
          </m:sup>
        </m:sSubSup>
        <m:r>
          <m:rPr>
            <m:sty m:val="p"/>
          </m:rPr>
          <w:rPr>
            <w:rFonts w:ascii="Cambria Math" w:hAnsi="Cambria Math" w:cs="Times New Roman"/>
            <w:color w:val="0070C0"/>
            <w:sz w:val="24"/>
            <w:szCs w:val="24"/>
            <w:shd w:val="clear" w:color="auto" w:fill="FFFFFF"/>
          </w:rPr>
          <m:t xml:space="preserve">≤ </m:t>
        </m:r>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Φ</m:t>
            </m:r>
          </m:e>
          <m:sup>
            <m:r>
              <m:rPr>
                <m:sty m:val="p"/>
              </m:rPr>
              <w:rPr>
                <w:rFonts w:ascii="微软雅黑" w:eastAsia="微软雅黑" w:hAnsi="微软雅黑" w:cs="微软雅黑" w:hint="eastAsia"/>
                <w:color w:val="0070C0"/>
                <w:sz w:val="24"/>
                <w:szCs w:val="24"/>
                <w:shd w:val="clear" w:color="auto" w:fill="FFFFFF"/>
              </w:rPr>
              <m:t>-</m:t>
            </m:r>
            <m:r>
              <m:rPr>
                <m:sty m:val="p"/>
              </m:rPr>
              <w:rPr>
                <w:rFonts w:ascii="Cambria Math" w:hAnsi="Cambria Math" w:cs="Cambria Math"/>
                <w:color w:val="0070C0"/>
                <w:sz w:val="24"/>
                <w:szCs w:val="24"/>
                <w:shd w:val="clear" w:color="auto" w:fill="FFFFFF"/>
              </w:rPr>
              <m:t>1</m:t>
            </m:r>
          </m:sup>
        </m:sSup>
        <m:r>
          <m:rPr>
            <m:sty m:val="p"/>
          </m:rPr>
          <w:rPr>
            <w:rFonts w:ascii="Cambria Math" w:hAnsi="Cambria Math" w:cs="Times New Roman"/>
            <w:color w:val="0070C0"/>
            <w:sz w:val="24"/>
            <w:szCs w:val="24"/>
            <w:shd w:val="clear" w:color="auto" w:fill="FFFFFF"/>
          </w:rPr>
          <m:t>(1-</m:t>
        </m:r>
        <m:r>
          <w:rPr>
            <w:rFonts w:ascii="Cambria Math" w:hAnsi="Cambria Math" w:cs="Times New Roman"/>
            <w:color w:val="0070C0"/>
            <w:sz w:val="24"/>
            <w:szCs w:val="24"/>
            <w:shd w:val="clear" w:color="auto" w:fill="FFFFFF"/>
          </w:rPr>
          <m:t>ϵ)</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sup>
            </m:sSubSup>
            <m:r>
              <w:rPr>
                <w:rFonts w:ascii="Cambria Math" w:hAnsi="Cambria Math" w:cs="Cambria Math"/>
                <w:color w:val="0070C0"/>
                <w:sz w:val="24"/>
                <w:szCs w:val="24"/>
                <w:shd w:val="clear" w:color="auto" w:fill="FFFFFF"/>
              </w:rPr>
              <m:t>)</m:t>
            </m:r>
          </m:e>
          <m:sup>
            <m:r>
              <m:rPr>
                <m:sty m:val="p"/>
              </m:rPr>
              <w:rPr>
                <w:rFonts w:ascii="Cambria Math" w:hAnsi="Cambria Math" w:cs="Times New Roman"/>
                <w:color w:val="0070C0"/>
                <w:sz w:val="24"/>
                <w:szCs w:val="24"/>
                <w:shd w:val="clear" w:color="auto" w:fill="FFFFFF"/>
              </w:rPr>
              <m:t>1/2</m:t>
            </m:r>
          </m:sup>
        </m:sSup>
        <m:r>
          <w:rPr>
            <w:rFonts w:ascii="Cambria Math" w:hAnsi="Cambria Math" w:cs="Cambria Math"/>
            <w:color w:val="0070C0"/>
            <w:sz w:val="24"/>
            <w:szCs w:val="24"/>
            <w:shd w:val="clear" w:color="auto" w:fill="FFFFFF"/>
          </w:rPr>
          <m:t>,</m:t>
        </m:r>
      </m:oMath>
      <w:r w:rsidR="007E5E43" w:rsidRPr="00027853">
        <w:rPr>
          <w:rFonts w:ascii="Times New Roman" w:hAnsi="Times New Roman" w:cs="Times New Roman"/>
          <w:color w:val="0070C0"/>
          <w:sz w:val="24"/>
          <w:szCs w:val="24"/>
          <w:shd w:val="clear" w:color="auto" w:fill="FFFFFF"/>
        </w:rPr>
        <w:t xml:space="preserve">                        (5)</w:t>
      </w:r>
    </w:p>
    <w:p w14:paraId="1379ED8C" w14:textId="23AAE80C" w:rsidR="006A6A08" w:rsidRPr="00027853" w:rsidRDefault="00C268F1" w:rsidP="005B6A15">
      <w:pPr>
        <w:adjustRightInd w:val="0"/>
        <w:snapToGrid w:val="0"/>
        <w:rPr>
          <w:rFonts w:ascii="Times New Roman" w:hAnsi="Times New Roman" w:cs="Times New Roman"/>
          <w:color w:val="0070C0"/>
          <w:sz w:val="24"/>
          <w:szCs w:val="24"/>
        </w:rPr>
      </w:pPr>
      <w:r w:rsidRPr="00027853">
        <w:rPr>
          <w:rFonts w:ascii="Times New Roman" w:hAnsi="Times New Roman" w:cs="Times New Roman"/>
          <w:color w:val="0070C0"/>
          <w:sz w:val="24"/>
          <w:szCs w:val="24"/>
        </w:rPr>
        <w:t xml:space="preserve">where </w:t>
      </w:r>
      <m:oMath>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E</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oMath>
      <w:r w:rsidR="007E5E43" w:rsidRPr="00027853">
        <w:rPr>
          <w:rFonts w:ascii="Times New Roman" w:hAnsi="Times New Roman" w:cs="Times New Roman"/>
          <w:color w:val="0070C0"/>
          <w:sz w:val="24"/>
          <w:szCs w:val="24"/>
        </w:rPr>
        <w:t xml:space="preserve"> </w:t>
      </w:r>
      <w:r w:rsidR="0069049E" w:rsidRPr="00027853">
        <w:rPr>
          <w:rFonts w:ascii="Times New Roman" w:hAnsi="Times New Roman" w:cs="Times New Roman"/>
          <w:color w:val="0070C0"/>
          <w:sz w:val="24"/>
          <w:szCs w:val="24"/>
        </w:rPr>
        <w:t xml:space="preserve">follows the definition </w:t>
      </w:r>
      <w:r w:rsidRPr="00027853">
        <w:rPr>
          <w:rFonts w:ascii="Times New Roman" w:hAnsi="Times New Roman" w:cs="Times New Roman"/>
          <w:color w:val="0070C0"/>
          <w:sz w:val="24"/>
          <w:szCs w:val="24"/>
        </w:rPr>
        <w:t xml:space="preserve">in </w:t>
      </w:r>
      <w:r w:rsidRPr="00027853">
        <w:rPr>
          <w:rFonts w:ascii="Times New Roman" w:hAnsi="Times New Roman" w:cs="Times New Roman" w:hint="eastAsia"/>
          <w:b/>
          <w:i/>
          <w:color w:val="0070C0"/>
          <w:sz w:val="24"/>
          <w:szCs w:val="24"/>
        </w:rPr>
        <w:t>Lemma</w:t>
      </w:r>
      <w:r w:rsidRPr="00027853">
        <w:rPr>
          <w:rFonts w:ascii="Times New Roman" w:hAnsi="Times New Roman" w:cs="Times New Roman"/>
          <w:b/>
          <w:i/>
          <w:color w:val="0070C0"/>
          <w:sz w:val="24"/>
          <w:szCs w:val="24"/>
        </w:rPr>
        <w:t xml:space="preserve"> </w:t>
      </w:r>
      <w:r w:rsidRPr="00027853">
        <w:rPr>
          <w:rFonts w:ascii="Times New Roman" w:hAnsi="Times New Roman" w:cs="Times New Roman" w:hint="eastAsia"/>
          <w:b/>
          <w:i/>
          <w:color w:val="0070C0"/>
          <w:sz w:val="24"/>
          <w:szCs w:val="24"/>
        </w:rPr>
        <w:t>1</w:t>
      </w:r>
      <w:r w:rsidR="00EC2F50" w:rsidRPr="00027853">
        <w:rPr>
          <w:rFonts w:ascii="Times New Roman" w:hAnsi="Times New Roman" w:cs="Times New Roman"/>
          <w:color w:val="0070C0"/>
          <w:sz w:val="24"/>
          <w:szCs w:val="24"/>
        </w:rPr>
        <w:t xml:space="preserve">, </w:t>
      </w:r>
      <m:oMath>
        <m:r>
          <m:rPr>
            <m:sty m:val="p"/>
          </m:rPr>
          <w:rPr>
            <w:rFonts w:ascii="Cambria Math" w:hAnsi="Cambria Math" w:cs="Times New Roman"/>
            <w:color w:val="0070C0"/>
            <w:sz w:val="24"/>
            <w:szCs w:val="24"/>
          </w:rPr>
          <m:t>Φ</m:t>
        </m:r>
      </m:oMath>
      <w:r w:rsidR="00EC2F50" w:rsidRPr="00027853">
        <w:rPr>
          <w:rFonts w:ascii="Times New Roman" w:hAnsi="Times New Roman" w:cs="Times New Roman"/>
          <w:color w:val="0070C0"/>
          <w:sz w:val="24"/>
          <w:szCs w:val="24"/>
        </w:rPr>
        <w:t xml:space="preserve"> is the cumulative density function of the standard normal distribution</w:t>
      </w:r>
      <w:r w:rsidR="00DE7FDC" w:rsidRPr="00027853">
        <w:rPr>
          <w:rFonts w:ascii="Times New Roman" w:hAnsi="Times New Roman" w:cs="Times New Roman"/>
          <w:color w:val="0070C0"/>
          <w:sz w:val="24"/>
          <w:szCs w:val="24"/>
        </w:rPr>
        <w:t xml:space="preserve"> and </w:t>
      </w:r>
      <m:oMath>
        <m:sSup>
          <m:sSupPr>
            <m:ctrlPr>
              <w:rPr>
                <w:rFonts w:ascii="Cambria Math" w:hAnsi="Cambria Math" w:cs="Cambria Math"/>
                <w:color w:val="0070C0"/>
                <w:sz w:val="24"/>
                <w:szCs w:val="24"/>
              </w:rPr>
            </m:ctrlPr>
          </m:sSupPr>
          <m:e>
            <m:r>
              <m:rPr>
                <m:sty m:val="p"/>
              </m:rPr>
              <w:rPr>
                <w:rFonts w:ascii="Cambria Math" w:hAnsi="Cambria Math" w:cs="Times New Roman"/>
                <w:color w:val="0070C0"/>
                <w:sz w:val="24"/>
                <w:szCs w:val="24"/>
              </w:rPr>
              <m:t>Φ</m:t>
            </m:r>
          </m:e>
          <m:sup>
            <m:r>
              <m:rPr>
                <m:sty m:val="p"/>
              </m:rPr>
              <w:rPr>
                <w:rFonts w:ascii="微软雅黑" w:eastAsia="微软雅黑" w:hAnsi="微软雅黑" w:cs="微软雅黑" w:hint="eastAsia"/>
                <w:color w:val="0070C0"/>
                <w:sz w:val="24"/>
                <w:szCs w:val="24"/>
              </w:rPr>
              <m:t>-</m:t>
            </m:r>
            <m:r>
              <m:rPr>
                <m:sty m:val="p"/>
              </m:rPr>
              <w:rPr>
                <w:rFonts w:ascii="Cambria Math" w:hAnsi="Cambria Math" w:cs="Cambria Math"/>
                <w:color w:val="0070C0"/>
                <w:sz w:val="24"/>
                <w:szCs w:val="24"/>
              </w:rPr>
              <m:t>1</m:t>
            </m:r>
          </m:sup>
        </m:sSup>
      </m:oMath>
      <w:r w:rsidR="00EC2F50" w:rsidRPr="00027853">
        <w:rPr>
          <w:rFonts w:ascii="Times New Roman" w:hAnsi="Times New Roman" w:cs="Times New Roman"/>
          <w:color w:val="0070C0"/>
          <w:sz w:val="24"/>
          <w:szCs w:val="24"/>
        </w:rPr>
        <w:t xml:space="preserve"> is the</w:t>
      </w:r>
      <w:r w:rsidR="007E5E43" w:rsidRPr="00027853">
        <w:rPr>
          <w:rFonts w:ascii="Times New Roman" w:hAnsi="Times New Roman" w:cs="Times New Roman"/>
          <w:color w:val="0070C0"/>
          <w:sz w:val="24"/>
          <w:szCs w:val="24"/>
        </w:rPr>
        <w:t xml:space="preserve"> corresponding</w:t>
      </w:r>
      <w:r w:rsidR="00EC2F50" w:rsidRPr="00027853">
        <w:rPr>
          <w:rFonts w:ascii="Times New Roman" w:hAnsi="Times New Roman" w:cs="Times New Roman"/>
          <w:color w:val="0070C0"/>
          <w:sz w:val="24"/>
          <w:szCs w:val="24"/>
        </w:rPr>
        <w:t xml:space="preserve"> quantile </w:t>
      </w:r>
      <w:r w:rsidR="007E5E43" w:rsidRPr="00027853">
        <w:rPr>
          <w:rFonts w:ascii="Times New Roman" w:hAnsi="Times New Roman" w:cs="Times New Roman"/>
          <w:color w:val="0070C0"/>
          <w:sz w:val="24"/>
          <w:szCs w:val="24"/>
        </w:rPr>
        <w:t xml:space="preserve">function. </w:t>
      </w:r>
    </w:p>
    <w:p w14:paraId="16B06B69" w14:textId="4FDA88BA" w:rsidR="00AE080C" w:rsidRPr="00027853" w:rsidRDefault="00AE080C" w:rsidP="005B6A15">
      <w:pPr>
        <w:adjustRightInd w:val="0"/>
        <w:snapToGrid w:val="0"/>
        <w:rPr>
          <w:rFonts w:ascii="Times New Roman" w:hAnsi="Times New Roman" w:cs="Times New Roman"/>
          <w:color w:val="0070C0"/>
          <w:sz w:val="24"/>
          <w:szCs w:val="24"/>
        </w:rPr>
      </w:pPr>
    </w:p>
    <w:p w14:paraId="0CC1C615" w14:textId="4ABC7E44" w:rsidR="00993CC7" w:rsidRDefault="00993CC7" w:rsidP="00957A07">
      <w:pPr>
        <w:adjustRightInd w:val="0"/>
        <w:snapToGrid w:val="0"/>
        <w:rPr>
          <w:rFonts w:ascii="Times New Roman" w:hAnsi="Times New Roman" w:cs="Times New Roman"/>
          <w:color w:val="0070C0"/>
          <w:sz w:val="24"/>
          <w:szCs w:val="24"/>
        </w:rPr>
      </w:pPr>
      <w:r w:rsidRPr="00993CC7">
        <w:rPr>
          <w:rFonts w:ascii="Times New Roman" w:hAnsi="Times New Roman" w:cs="Times New Roman"/>
          <w:b/>
          <w:i/>
          <w:color w:val="0070C0"/>
          <w:sz w:val="24"/>
          <w:szCs w:val="24"/>
        </w:rPr>
        <w:t>Remark 1</w:t>
      </w:r>
      <w:r>
        <w:rPr>
          <w:rFonts w:ascii="Times New Roman" w:hAnsi="Times New Roman" w:cs="Times New Roman"/>
          <w:color w:val="0070C0"/>
          <w:sz w:val="24"/>
          <w:szCs w:val="24"/>
        </w:rPr>
        <w:t xml:space="preserve">. </w:t>
      </w:r>
      <w:r w:rsidR="007E5E43" w:rsidRPr="00993CC7">
        <w:rPr>
          <w:rFonts w:ascii="Times New Roman" w:hAnsi="Times New Roman" w:cs="Times New Roman"/>
          <w:color w:val="0070C0"/>
          <w:sz w:val="24"/>
          <w:szCs w:val="24"/>
        </w:rPr>
        <w:t>Note</w:t>
      </w:r>
      <w:r w:rsidR="007E5E43" w:rsidRPr="00027853">
        <w:rPr>
          <w:rFonts w:ascii="Times New Roman" w:hAnsi="Times New Roman" w:cs="Times New Roman"/>
          <w:color w:val="0070C0"/>
          <w:sz w:val="24"/>
          <w:szCs w:val="24"/>
        </w:rPr>
        <w:t xml:space="preserve"> that</w:t>
      </w:r>
      <w:r w:rsidR="008D2970" w:rsidRPr="00027853">
        <w:rPr>
          <w:rFonts w:ascii="Times New Roman" w:hAnsi="Times New Roman" w:cs="Times New Roman"/>
          <w:color w:val="0070C0"/>
          <w:sz w:val="24"/>
          <w:szCs w:val="24"/>
        </w:rPr>
        <w:t xml:space="preserve"> </w:t>
      </w:r>
      <w:r w:rsidR="007E35E8" w:rsidRPr="00027853">
        <w:rPr>
          <w:rFonts w:ascii="Times New Roman" w:hAnsi="Times New Roman" w:cs="Times New Roman"/>
          <w:color w:val="0070C0"/>
          <w:sz w:val="24"/>
          <w:szCs w:val="24"/>
        </w:rPr>
        <w:t xml:space="preserve">(4) and (5) cannot be </w:t>
      </w:r>
      <w:r w:rsidR="00FD5571" w:rsidRPr="00027853">
        <w:rPr>
          <w:rFonts w:ascii="Times New Roman" w:hAnsi="Times New Roman" w:cs="Times New Roman"/>
          <w:color w:val="0070C0"/>
          <w:sz w:val="24"/>
          <w:szCs w:val="24"/>
        </w:rPr>
        <w:t>applied</w:t>
      </w:r>
      <w:r w:rsidR="008E7A54" w:rsidRPr="00027853">
        <w:rPr>
          <w:rFonts w:ascii="Times New Roman" w:hAnsi="Times New Roman" w:cs="Times New Roman"/>
          <w:color w:val="0070C0"/>
          <w:sz w:val="24"/>
          <w:szCs w:val="24"/>
        </w:rPr>
        <w:t xml:space="preserve"> yet</w:t>
      </w:r>
      <w:r w:rsidR="00D97926" w:rsidRPr="00027853">
        <w:rPr>
          <w:rFonts w:ascii="Times New Roman" w:hAnsi="Times New Roman" w:cs="Times New Roman"/>
          <w:color w:val="0070C0"/>
          <w:sz w:val="24"/>
          <w:szCs w:val="24"/>
        </w:rPr>
        <w:t>,</w:t>
      </w:r>
      <w:r w:rsidR="008E7A54" w:rsidRPr="00027853">
        <w:rPr>
          <w:rFonts w:ascii="Times New Roman" w:hAnsi="Times New Roman" w:cs="Times New Roman"/>
          <w:color w:val="0070C0"/>
          <w:sz w:val="24"/>
          <w:szCs w:val="24"/>
        </w:rPr>
        <w:t xml:space="preserve"> as the variance </w:t>
      </w:r>
      <m:oMath>
        <m:sSubSup>
          <m:sSubSupPr>
            <m:ctrlPr>
              <w:rPr>
                <w:rFonts w:ascii="Cambria Math" w:hAnsi="Cambria Math" w:cs="Cambria Math"/>
                <w:color w:val="0070C0"/>
                <w:sz w:val="24"/>
                <w:szCs w:val="24"/>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sup>
        </m:sSubSup>
      </m:oMath>
      <w:r w:rsidR="008E7A54" w:rsidRPr="00027853">
        <w:rPr>
          <w:rFonts w:ascii="Times New Roman" w:hAnsi="Times New Roman" w:cs="Times New Roman"/>
          <w:color w:val="0070C0"/>
          <w:sz w:val="24"/>
          <w:szCs w:val="24"/>
        </w:rPr>
        <w:t xml:space="preserve"> is assumed unknown in our problem</w:t>
      </w:r>
      <w:r w:rsidR="007E35E8" w:rsidRPr="00027853">
        <w:rPr>
          <w:rFonts w:ascii="Times New Roman" w:hAnsi="Times New Roman" w:cs="Times New Roman"/>
          <w:color w:val="0070C0"/>
          <w:sz w:val="24"/>
          <w:szCs w:val="24"/>
        </w:rPr>
        <w:t>.</w:t>
      </w:r>
      <w:r w:rsidR="006A6A08" w:rsidRPr="00027853">
        <w:rPr>
          <w:rFonts w:ascii="Times New Roman" w:hAnsi="Times New Roman" w:cs="Times New Roman"/>
          <w:color w:val="0070C0"/>
          <w:sz w:val="24"/>
          <w:szCs w:val="24"/>
        </w:rPr>
        <w:t xml:space="preserve"> </w:t>
      </w:r>
      <w:r w:rsidR="00CA45EC" w:rsidRPr="00027853">
        <w:rPr>
          <w:rFonts w:ascii="Times New Roman" w:hAnsi="Times New Roman" w:cs="Times New Roman"/>
          <w:color w:val="0070C0"/>
          <w:sz w:val="24"/>
          <w:szCs w:val="24"/>
        </w:rPr>
        <w:t>Furthermore,</w:t>
      </w:r>
      <w:r w:rsidR="007E35E8" w:rsidRPr="00027853">
        <w:rPr>
          <w:rFonts w:ascii="Times New Roman" w:hAnsi="Times New Roman" w:cs="Times New Roman"/>
          <w:color w:val="0070C0"/>
          <w:sz w:val="24"/>
          <w:szCs w:val="24"/>
        </w:rPr>
        <w:t xml:space="preserve"> </w:t>
      </w:r>
      <w:r w:rsidR="006A6A08" w:rsidRPr="00027853">
        <w:rPr>
          <w:rFonts w:ascii="Times New Roman" w:hAnsi="Times New Roman" w:cs="Times New Roman"/>
          <w:color w:val="0070C0"/>
          <w:sz w:val="24"/>
          <w:szCs w:val="24"/>
        </w:rPr>
        <w:t xml:space="preserve">the exact Bayesian learning for multivariate </w:t>
      </w:r>
      <w:r w:rsidR="006A6A08" w:rsidRPr="00D748C6">
        <w:rPr>
          <w:rFonts w:ascii="Times New Roman" w:hAnsi="Times New Roman" w:cs="Times New Roman"/>
          <w:color w:val="0070C0"/>
          <w:sz w:val="24"/>
          <w:szCs w:val="24"/>
        </w:rPr>
        <w:t xml:space="preserve">Gaussian with both unknown mean and covariance is intractable </w:t>
      </w:r>
      <w:r w:rsidR="000B628D" w:rsidRPr="00D748C6">
        <w:rPr>
          <w:rFonts w:ascii="Times New Roman" w:hAnsi="Times New Roman" w:cs="Times New Roman"/>
          <w:color w:val="0070C0"/>
          <w:sz w:val="24"/>
          <w:szCs w:val="24"/>
        </w:rPr>
        <w:t xml:space="preserve">when only scalar observation is available </w:t>
      </w:r>
      <w:r w:rsidR="006A6A08" w:rsidRPr="00D748C6">
        <w:rPr>
          <w:rFonts w:ascii="Times New Roman" w:hAnsi="Times New Roman" w:cs="Times New Roman"/>
          <w:color w:val="0070C0"/>
          <w:sz w:val="24"/>
          <w:szCs w:val="24"/>
        </w:rPr>
        <w:t>(</w:t>
      </w:r>
      <w:r w:rsidR="006453AB" w:rsidRPr="00D748C6">
        <w:rPr>
          <w:rFonts w:ascii="Times New Roman" w:hAnsi="Times New Roman" w:cs="Times New Roman"/>
          <w:color w:val="0070C0"/>
          <w:sz w:val="24"/>
          <w:szCs w:val="24"/>
        </w:rPr>
        <w:t>Qu et al., 2015; Zhang 2016</w:t>
      </w:r>
      <w:r w:rsidR="006A6A08" w:rsidRPr="00D748C6">
        <w:rPr>
          <w:rFonts w:ascii="Times New Roman" w:hAnsi="Times New Roman" w:cs="Times New Roman"/>
          <w:color w:val="0070C0"/>
          <w:sz w:val="24"/>
          <w:szCs w:val="24"/>
        </w:rPr>
        <w:t>).</w:t>
      </w:r>
      <w:r w:rsidR="00D57E68" w:rsidRPr="00D748C6">
        <w:rPr>
          <w:rFonts w:ascii="Times New Roman" w:hAnsi="Times New Roman" w:cs="Times New Roman"/>
          <w:color w:val="0070C0"/>
          <w:sz w:val="24"/>
          <w:szCs w:val="24"/>
        </w:rPr>
        <w:t xml:space="preserve"> </w:t>
      </w:r>
      <w:r w:rsidR="00196987" w:rsidRPr="00D748C6">
        <w:rPr>
          <w:rFonts w:ascii="Times New Roman" w:hAnsi="Times New Roman" w:cs="Times New Roman"/>
          <w:color w:val="0070C0"/>
          <w:sz w:val="24"/>
          <w:szCs w:val="24"/>
        </w:rPr>
        <w:t>In light of this, w</w:t>
      </w:r>
      <w:r w:rsidR="006A6A08" w:rsidRPr="00D748C6">
        <w:rPr>
          <w:rFonts w:ascii="Times New Roman" w:hAnsi="Times New Roman" w:cs="Times New Roman"/>
          <w:color w:val="0070C0"/>
          <w:sz w:val="24"/>
          <w:szCs w:val="24"/>
        </w:rPr>
        <w:t xml:space="preserve">e </w:t>
      </w:r>
      <w:r w:rsidR="00F00AA4" w:rsidRPr="00D748C6">
        <w:rPr>
          <w:rFonts w:ascii="Times New Roman" w:hAnsi="Times New Roman" w:cs="Times New Roman"/>
          <w:color w:val="0070C0"/>
          <w:sz w:val="24"/>
          <w:szCs w:val="24"/>
        </w:rPr>
        <w:t>update the variance estimates separately using</w:t>
      </w:r>
      <w:r w:rsidR="00B36173" w:rsidRPr="00D748C6">
        <w:rPr>
          <w:rFonts w:ascii="Times New Roman" w:hAnsi="Times New Roman" w:cs="Times New Roman"/>
          <w:color w:val="0070C0"/>
          <w:sz w:val="24"/>
          <w:szCs w:val="24"/>
        </w:rPr>
        <w:t xml:space="preserve"> </w:t>
      </w:r>
      <w:r w:rsidR="006A6A08" w:rsidRPr="00D748C6">
        <w:rPr>
          <w:rFonts w:ascii="Times New Roman" w:hAnsi="Times New Roman" w:cs="Times New Roman"/>
          <w:color w:val="0070C0"/>
          <w:sz w:val="24"/>
          <w:szCs w:val="24"/>
        </w:rPr>
        <w:t xml:space="preserve">a </w:t>
      </w:r>
      <w:r w:rsidR="00D57E68" w:rsidRPr="00D748C6">
        <w:rPr>
          <w:rFonts w:ascii="Times New Roman" w:hAnsi="Times New Roman" w:cs="Times New Roman"/>
          <w:color w:val="0070C0"/>
          <w:sz w:val="24"/>
          <w:szCs w:val="24"/>
        </w:rPr>
        <w:t>novel</w:t>
      </w:r>
      <w:r w:rsidR="00204414" w:rsidRPr="00D748C6">
        <w:rPr>
          <w:rFonts w:ascii="Times New Roman" w:hAnsi="Times New Roman" w:cs="Times New Roman"/>
          <w:color w:val="0070C0"/>
          <w:sz w:val="24"/>
          <w:szCs w:val="24"/>
        </w:rPr>
        <w:t xml:space="preserve"> parametric sequential</w:t>
      </w:r>
      <w:r w:rsidR="00F00AA4" w:rsidRPr="00D748C6">
        <w:rPr>
          <w:rFonts w:ascii="Times New Roman" w:hAnsi="Times New Roman" w:cs="Times New Roman"/>
          <w:color w:val="0070C0"/>
          <w:sz w:val="24"/>
          <w:szCs w:val="24"/>
        </w:rPr>
        <w:t xml:space="preserve"> learning</w:t>
      </w:r>
      <w:r w:rsidR="006A6A08" w:rsidRPr="00D748C6">
        <w:rPr>
          <w:rFonts w:ascii="Times New Roman" w:hAnsi="Times New Roman" w:cs="Times New Roman"/>
          <w:color w:val="0070C0"/>
          <w:sz w:val="24"/>
          <w:szCs w:val="24"/>
        </w:rPr>
        <w:t xml:space="preserve"> </w:t>
      </w:r>
      <w:r w:rsidR="00B36173" w:rsidRPr="00D748C6">
        <w:rPr>
          <w:rFonts w:ascii="Times New Roman" w:hAnsi="Times New Roman" w:cs="Times New Roman"/>
          <w:color w:val="0070C0"/>
          <w:sz w:val="24"/>
          <w:szCs w:val="24"/>
        </w:rPr>
        <w:t>scheme</w:t>
      </w:r>
      <w:r w:rsidR="00204414" w:rsidRPr="00D748C6">
        <w:rPr>
          <w:rFonts w:ascii="Times New Roman" w:hAnsi="Times New Roman" w:cs="Times New Roman"/>
          <w:color w:val="0070C0"/>
          <w:sz w:val="24"/>
          <w:szCs w:val="24"/>
        </w:rPr>
        <w:t>.</w:t>
      </w:r>
      <w:r w:rsidR="00957A07" w:rsidRPr="00D748C6">
        <w:rPr>
          <w:rFonts w:ascii="Times New Roman" w:hAnsi="Times New Roman" w:cs="Times New Roman"/>
          <w:color w:val="0070C0"/>
          <w:sz w:val="24"/>
          <w:szCs w:val="24"/>
        </w:rPr>
        <w:t xml:space="preserve"> </w:t>
      </w:r>
      <w:r w:rsidR="00204414" w:rsidRPr="00D748C6">
        <w:rPr>
          <w:rFonts w:ascii="Times New Roman" w:hAnsi="Times New Roman" w:cs="Times New Roman"/>
          <w:color w:val="0070C0"/>
          <w:sz w:val="24"/>
          <w:szCs w:val="24"/>
        </w:rPr>
        <w:t>Though</w:t>
      </w:r>
      <w:r w:rsidR="00862957"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this approach</w:t>
      </w:r>
      <w:r w:rsidR="00862957"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updates the</w:t>
      </w:r>
      <w:r w:rsidR="00F63452" w:rsidRPr="00D748C6">
        <w:rPr>
          <w:rFonts w:ascii="Times New Roman" w:hAnsi="Times New Roman" w:cs="Times New Roman"/>
          <w:color w:val="0070C0"/>
          <w:sz w:val="24"/>
          <w:szCs w:val="24"/>
        </w:rPr>
        <w:t xml:space="preserve"> </w:t>
      </w:r>
      <w:r w:rsidR="00204414" w:rsidRPr="00D748C6">
        <w:rPr>
          <w:rFonts w:ascii="Times New Roman" w:hAnsi="Times New Roman" w:cs="Times New Roman"/>
          <w:color w:val="0070C0"/>
          <w:sz w:val="24"/>
          <w:szCs w:val="24"/>
        </w:rPr>
        <w:t>posterior</w:t>
      </w:r>
      <w:r w:rsidR="00F63452"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approximately</w:t>
      </w:r>
      <w:r w:rsidR="00F63452" w:rsidRPr="00D748C6">
        <w:rPr>
          <w:rFonts w:ascii="Times New Roman" w:hAnsi="Times New Roman" w:cs="Times New Roman"/>
          <w:color w:val="0070C0"/>
          <w:sz w:val="24"/>
          <w:szCs w:val="24"/>
        </w:rPr>
        <w:t>,</w:t>
      </w:r>
      <w:r w:rsidR="00204414"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it</w:t>
      </w:r>
      <w:r w:rsidR="004A4AE1" w:rsidRPr="00D748C6">
        <w:rPr>
          <w:rFonts w:ascii="Times New Roman" w:hAnsi="Times New Roman" w:cs="Times New Roman"/>
          <w:color w:val="0070C0"/>
          <w:sz w:val="24"/>
          <w:szCs w:val="24"/>
        </w:rPr>
        <w:t xml:space="preserve"> is </w:t>
      </w:r>
      <w:r w:rsidR="00B36173" w:rsidRPr="00D748C6">
        <w:rPr>
          <w:rFonts w:ascii="Times New Roman" w:hAnsi="Times New Roman" w:cs="Times New Roman"/>
          <w:color w:val="0070C0"/>
          <w:sz w:val="24"/>
          <w:szCs w:val="24"/>
        </w:rPr>
        <w:t xml:space="preserve">convenient </w:t>
      </w:r>
      <w:r w:rsidR="00204414" w:rsidRPr="00D748C6">
        <w:rPr>
          <w:rFonts w:ascii="Times New Roman" w:hAnsi="Times New Roman" w:cs="Times New Roman"/>
          <w:color w:val="0070C0"/>
          <w:sz w:val="24"/>
          <w:szCs w:val="24"/>
        </w:rPr>
        <w:t xml:space="preserve">and </w:t>
      </w:r>
      <w:r w:rsidR="00365EA6" w:rsidRPr="00D748C6">
        <w:rPr>
          <w:rFonts w:ascii="Times New Roman" w:hAnsi="Times New Roman" w:cs="Times New Roman"/>
          <w:color w:val="0070C0"/>
          <w:sz w:val="24"/>
          <w:szCs w:val="24"/>
        </w:rPr>
        <w:t xml:space="preserve">also efficient in the sense that it explicitly </w:t>
      </w:r>
      <w:r w:rsidR="00E853B8" w:rsidRPr="00D748C6">
        <w:rPr>
          <w:rFonts w:ascii="Times New Roman" w:hAnsi="Times New Roman" w:cs="Times New Roman"/>
          <w:color w:val="0070C0"/>
          <w:sz w:val="24"/>
          <w:szCs w:val="24"/>
        </w:rPr>
        <w:t xml:space="preserve">accounts for possible </w:t>
      </w:r>
      <w:r w:rsidR="00204414" w:rsidRPr="00D748C6">
        <w:rPr>
          <w:rFonts w:ascii="Times New Roman" w:hAnsi="Times New Roman" w:cs="Times New Roman"/>
          <w:color w:val="0070C0"/>
          <w:sz w:val="24"/>
          <w:szCs w:val="24"/>
        </w:rPr>
        <w:t xml:space="preserve">correlations </w:t>
      </w:r>
      <w:r w:rsidR="00E853B8" w:rsidRPr="00D748C6">
        <w:rPr>
          <w:rFonts w:ascii="Times New Roman" w:hAnsi="Times New Roman" w:cs="Times New Roman"/>
          <w:color w:val="0070C0"/>
          <w:sz w:val="24"/>
          <w:szCs w:val="24"/>
        </w:rPr>
        <w:t>of the noise</w:t>
      </w:r>
      <w:r w:rsidR="00204414" w:rsidRPr="00D748C6">
        <w:rPr>
          <w:rFonts w:ascii="Times New Roman" w:hAnsi="Times New Roman" w:cs="Times New Roman"/>
          <w:color w:val="0070C0"/>
          <w:sz w:val="24"/>
          <w:szCs w:val="24"/>
        </w:rPr>
        <w:t xml:space="preserve"> </w:t>
      </w:r>
      <w:r w:rsidR="00E853B8" w:rsidRPr="00D748C6">
        <w:rPr>
          <w:rFonts w:ascii="Times New Roman" w:hAnsi="Times New Roman" w:cs="Times New Roman"/>
          <w:color w:val="0070C0"/>
          <w:sz w:val="24"/>
          <w:szCs w:val="24"/>
        </w:rPr>
        <w:t>over the</w:t>
      </w:r>
      <w:r w:rsidR="00204414" w:rsidRPr="00D748C6">
        <w:rPr>
          <w:rFonts w:ascii="Times New Roman" w:hAnsi="Times New Roman" w:cs="Times New Roman"/>
          <w:color w:val="0070C0"/>
          <w:sz w:val="24"/>
          <w:szCs w:val="24"/>
        </w:rPr>
        <w:t xml:space="preserve"> solution</w:t>
      </w:r>
      <w:r w:rsidR="00E853B8" w:rsidRPr="00D748C6">
        <w:rPr>
          <w:rFonts w:ascii="Times New Roman" w:hAnsi="Times New Roman" w:cs="Times New Roman"/>
          <w:color w:val="0070C0"/>
          <w:sz w:val="24"/>
          <w:szCs w:val="24"/>
        </w:rPr>
        <w:t xml:space="preserve"> space</w:t>
      </w:r>
      <w:r w:rsidR="00B64751" w:rsidRPr="00D748C6">
        <w:rPr>
          <w:rFonts w:ascii="Times New Roman" w:hAnsi="Times New Roman" w:cs="Times New Roman"/>
          <w:color w:val="0070C0"/>
          <w:sz w:val="24"/>
          <w:szCs w:val="24"/>
        </w:rPr>
        <w:t xml:space="preserve"> so that the variance estimates of those unsampled solutions </w:t>
      </w:r>
      <w:r w:rsidR="00E853B8" w:rsidRPr="00D748C6">
        <w:rPr>
          <w:rFonts w:ascii="Times New Roman" w:hAnsi="Times New Roman" w:cs="Times New Roman"/>
          <w:color w:val="0070C0"/>
          <w:sz w:val="24"/>
          <w:szCs w:val="24"/>
        </w:rPr>
        <w:t>can</w:t>
      </w:r>
      <w:r w:rsidR="00B64751" w:rsidRPr="00D748C6">
        <w:rPr>
          <w:rFonts w:ascii="Times New Roman" w:hAnsi="Times New Roman" w:cs="Times New Roman"/>
          <w:color w:val="0070C0"/>
          <w:sz w:val="24"/>
          <w:szCs w:val="24"/>
        </w:rPr>
        <w:t xml:space="preserve"> be updated (a key difference with the approach by </w:t>
      </w:r>
      <w:r w:rsidR="00E853B8" w:rsidRPr="00D748C6">
        <w:rPr>
          <w:rFonts w:ascii="Times New Roman" w:hAnsi="Times New Roman" w:cs="Times New Roman" w:hint="eastAsia"/>
          <w:color w:val="0070C0"/>
          <w:sz w:val="24"/>
          <w:szCs w:val="24"/>
        </w:rPr>
        <w:t>Tan</w:t>
      </w:r>
      <w:r w:rsidR="00E853B8" w:rsidRPr="00D748C6">
        <w:rPr>
          <w:rFonts w:ascii="Times New Roman" w:hAnsi="Times New Roman" w:cs="Times New Roman"/>
          <w:color w:val="0070C0"/>
          <w:sz w:val="24"/>
          <w:szCs w:val="24"/>
        </w:rPr>
        <w:t xml:space="preserve"> and Gao (2016), where the variance</w:t>
      </w:r>
      <w:r w:rsidR="00E853B8">
        <w:rPr>
          <w:rFonts w:ascii="Times New Roman" w:hAnsi="Times New Roman" w:cs="Times New Roman"/>
          <w:color w:val="0070C0"/>
          <w:sz w:val="24"/>
          <w:szCs w:val="24"/>
        </w:rPr>
        <w:t xml:space="preserve"> </w:t>
      </w:r>
      <w:r w:rsidR="007D4B05">
        <w:rPr>
          <w:rFonts w:ascii="Times New Roman" w:hAnsi="Times New Roman" w:cs="Times New Roman"/>
          <w:color w:val="0070C0"/>
          <w:sz w:val="24"/>
          <w:szCs w:val="24"/>
        </w:rPr>
        <w:t xml:space="preserve">update is only possible for </w:t>
      </w:r>
      <w:r w:rsidR="00E853B8">
        <w:rPr>
          <w:rFonts w:ascii="Times New Roman" w:hAnsi="Times New Roman" w:cs="Times New Roman"/>
          <w:color w:val="0070C0"/>
          <w:sz w:val="24"/>
          <w:szCs w:val="24"/>
        </w:rPr>
        <w:t>sampled solution</w:t>
      </w:r>
      <w:r w:rsidR="007D4B05">
        <w:rPr>
          <w:rFonts w:ascii="Times New Roman" w:hAnsi="Times New Roman" w:cs="Times New Roman"/>
          <w:color w:val="0070C0"/>
          <w:sz w:val="24"/>
          <w:szCs w:val="24"/>
        </w:rPr>
        <w:t>s</w:t>
      </w:r>
      <w:r w:rsidR="00B64751" w:rsidRPr="00027853">
        <w:rPr>
          <w:rFonts w:ascii="Times New Roman" w:hAnsi="Times New Roman" w:cs="Times New Roman"/>
          <w:color w:val="0070C0"/>
          <w:sz w:val="24"/>
          <w:szCs w:val="24"/>
        </w:rPr>
        <w:t>)</w:t>
      </w:r>
      <w:r w:rsidR="00837CB5">
        <w:rPr>
          <w:rFonts w:ascii="Times New Roman" w:hAnsi="Times New Roman" w:cs="Times New Roman"/>
          <w:color w:val="0070C0"/>
          <w:sz w:val="24"/>
          <w:szCs w:val="24"/>
        </w:rPr>
        <w:t>.</w:t>
      </w:r>
      <w:r w:rsidR="00B64751" w:rsidRPr="00027853">
        <w:rPr>
          <w:rFonts w:ascii="Times New Roman" w:hAnsi="Times New Roman" w:cs="Times New Roman"/>
          <w:color w:val="0070C0"/>
          <w:sz w:val="24"/>
          <w:szCs w:val="24"/>
        </w:rPr>
        <w:t xml:space="preserve"> </w:t>
      </w:r>
      <w:r w:rsidR="00837CB5">
        <w:rPr>
          <w:rFonts w:ascii="Times New Roman" w:hAnsi="Times New Roman" w:cs="Times New Roman"/>
          <w:color w:val="0070C0"/>
          <w:sz w:val="24"/>
          <w:szCs w:val="24"/>
        </w:rPr>
        <w:t xml:space="preserve">This approach will be detailed </w:t>
      </w:r>
      <w:r w:rsidR="00B64751" w:rsidRPr="00027853">
        <w:rPr>
          <w:rFonts w:ascii="Times New Roman" w:hAnsi="Times New Roman" w:cs="Times New Roman"/>
          <w:color w:val="0070C0"/>
          <w:sz w:val="24"/>
          <w:szCs w:val="24"/>
        </w:rPr>
        <w:t>in Section 4.2</w:t>
      </w:r>
      <w:r w:rsidR="00204414" w:rsidRPr="00027853">
        <w:rPr>
          <w:rFonts w:ascii="Times New Roman" w:hAnsi="Times New Roman" w:cs="Times New Roman"/>
          <w:color w:val="0070C0"/>
          <w:sz w:val="24"/>
          <w:szCs w:val="24"/>
        </w:rPr>
        <w:t xml:space="preserve"> </w:t>
      </w:r>
      <w:r w:rsidR="00837CB5">
        <w:rPr>
          <w:rFonts w:ascii="Times New Roman" w:hAnsi="Times New Roman" w:cs="Times New Roman"/>
          <w:color w:val="0070C0"/>
          <w:sz w:val="24"/>
          <w:szCs w:val="24"/>
        </w:rPr>
        <w:t xml:space="preserve">and its effectiveness will be shown </w:t>
      </w:r>
      <w:r w:rsidR="00204414" w:rsidRPr="00027853">
        <w:rPr>
          <w:rFonts w:ascii="Times New Roman" w:hAnsi="Times New Roman" w:cs="Times New Roman"/>
          <w:color w:val="0070C0"/>
          <w:sz w:val="24"/>
          <w:szCs w:val="24"/>
        </w:rPr>
        <w:t>i</w:t>
      </w:r>
      <w:r w:rsidR="00B36173" w:rsidRPr="00027853">
        <w:rPr>
          <w:rFonts w:ascii="Times New Roman" w:hAnsi="Times New Roman" w:cs="Times New Roman"/>
          <w:color w:val="0070C0"/>
          <w:sz w:val="24"/>
          <w:szCs w:val="24"/>
        </w:rPr>
        <w:t>n Section 5</w:t>
      </w:r>
      <w:r w:rsidR="00837CB5">
        <w:rPr>
          <w:rFonts w:ascii="Times New Roman" w:hAnsi="Times New Roman" w:cs="Times New Roman"/>
          <w:color w:val="0070C0"/>
          <w:sz w:val="24"/>
          <w:szCs w:val="24"/>
        </w:rPr>
        <w:t xml:space="preserve"> using experiments</w:t>
      </w:r>
      <w:r w:rsidR="00B36173" w:rsidRPr="00027853">
        <w:rPr>
          <w:rFonts w:ascii="Times New Roman" w:hAnsi="Times New Roman" w:cs="Times New Roman"/>
          <w:color w:val="0070C0"/>
          <w:sz w:val="24"/>
          <w:szCs w:val="24"/>
        </w:rPr>
        <w:t xml:space="preserve">. </w:t>
      </w:r>
    </w:p>
    <w:p w14:paraId="18273F4D" w14:textId="77777777" w:rsidR="00993CC7" w:rsidRDefault="00993CC7" w:rsidP="00957A07">
      <w:pPr>
        <w:adjustRightInd w:val="0"/>
        <w:snapToGrid w:val="0"/>
        <w:rPr>
          <w:rFonts w:ascii="Times New Roman" w:hAnsi="Times New Roman" w:cs="Times New Roman"/>
          <w:color w:val="0070C0"/>
          <w:sz w:val="24"/>
          <w:szCs w:val="24"/>
        </w:rPr>
      </w:pPr>
    </w:p>
    <w:p w14:paraId="4026E1DA" w14:textId="6665A084" w:rsidR="00957A07" w:rsidRPr="00027853" w:rsidRDefault="00993CC7" w:rsidP="00957A07">
      <w:pPr>
        <w:adjustRightInd w:val="0"/>
        <w:snapToGrid w:val="0"/>
        <w:rPr>
          <w:rFonts w:ascii="Times New Roman" w:hAnsi="Times New Roman" w:cs="Times New Roman"/>
          <w:color w:val="0070C0"/>
          <w:sz w:val="24"/>
          <w:szCs w:val="24"/>
        </w:rPr>
      </w:pPr>
      <w:r>
        <w:rPr>
          <w:rFonts w:ascii="Times New Roman" w:hAnsi="Times New Roman" w:cs="Times New Roman"/>
          <w:color w:val="0070C0"/>
          <w:sz w:val="24"/>
          <w:szCs w:val="24"/>
        </w:rPr>
        <w:t xml:space="preserve">Based on </w:t>
      </w:r>
      <w:r w:rsidRPr="00993CC7">
        <w:rPr>
          <w:rFonts w:ascii="Times New Roman" w:hAnsi="Times New Roman" w:cs="Times New Roman"/>
          <w:b/>
          <w:i/>
          <w:color w:val="0070C0"/>
          <w:sz w:val="24"/>
          <w:szCs w:val="24"/>
        </w:rPr>
        <w:t>Remark 1</w:t>
      </w:r>
      <w:r>
        <w:rPr>
          <w:rFonts w:ascii="Times New Roman" w:hAnsi="Times New Roman" w:cs="Times New Roman"/>
          <w:color w:val="0070C0"/>
          <w:sz w:val="24"/>
          <w:szCs w:val="24"/>
        </w:rPr>
        <w:t>, w</w:t>
      </w:r>
      <w:r w:rsidR="00F63452" w:rsidRPr="00027853">
        <w:rPr>
          <w:rFonts w:ascii="Times New Roman" w:hAnsi="Times New Roman" w:cs="Times New Roman"/>
          <w:color w:val="0070C0"/>
          <w:sz w:val="24"/>
          <w:szCs w:val="24"/>
        </w:rPr>
        <w:t>e</w:t>
      </w:r>
      <w:r w:rsidR="00D57E68" w:rsidRPr="00027853">
        <w:rPr>
          <w:rFonts w:ascii="Times New Roman" w:hAnsi="Times New Roman" w:cs="Times New Roman"/>
          <w:color w:val="0070C0"/>
          <w:sz w:val="24"/>
          <w:szCs w:val="24"/>
        </w:rPr>
        <w:t xml:space="preserve"> denote </w:t>
      </w:r>
      <m:oMath>
        <m:sSubSup>
          <m:sSubSupPr>
            <m:ctrlPr>
              <w:rPr>
                <w:rFonts w:ascii="Cambria Math" w:hAnsi="Cambria Math" w:cs="Cambria Math"/>
                <w:color w:val="0070C0"/>
                <w:sz w:val="24"/>
                <w:szCs w:val="24"/>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sup>
        </m:sSubSup>
      </m:oMath>
      <w:r w:rsidR="00401A00" w:rsidRPr="00027853">
        <w:rPr>
          <w:rFonts w:ascii="Times New Roman" w:hAnsi="Times New Roman" w:cs="Times New Roman"/>
          <w:color w:val="0070C0"/>
          <w:sz w:val="24"/>
          <w:szCs w:val="24"/>
        </w:rPr>
        <w:t xml:space="preserve"> </w:t>
      </w:r>
      <w:r w:rsidR="00D57E68" w:rsidRPr="00027853">
        <w:rPr>
          <w:rFonts w:ascii="Times New Roman" w:hAnsi="Times New Roman" w:cs="Times New Roman"/>
          <w:color w:val="0070C0"/>
          <w:sz w:val="24"/>
          <w:szCs w:val="24"/>
        </w:rPr>
        <w:t>our estimate of the sample variance of evaluation index</w:t>
      </w:r>
      <w:r w:rsidR="00D57E68" w:rsidRPr="00027853">
        <w:rPr>
          <w:rFonts w:ascii="Times New Roman" w:hAnsi="Times New Roman" w:cs="Times New Roman"/>
          <w:i/>
          <w:color w:val="0070C0"/>
          <w:sz w:val="24"/>
          <w:szCs w:val="24"/>
        </w:rPr>
        <w:t xml:space="preserve"> </w:t>
      </w:r>
      <w:proofErr w:type="spellStart"/>
      <w:r w:rsidR="00D57E68" w:rsidRPr="00027853">
        <w:rPr>
          <w:rFonts w:ascii="Times New Roman" w:hAnsi="Times New Roman" w:cs="Times New Roman"/>
          <w:i/>
          <w:color w:val="0070C0"/>
          <w:sz w:val="24"/>
          <w:szCs w:val="24"/>
        </w:rPr>
        <w:t>i</w:t>
      </w:r>
      <w:proofErr w:type="spellEnd"/>
      <w:r w:rsidR="00D57E68" w:rsidRPr="00027853">
        <w:rPr>
          <w:rFonts w:ascii="Times New Roman" w:hAnsi="Times New Roman" w:cs="Times New Roman"/>
          <w:color w:val="0070C0"/>
          <w:sz w:val="24"/>
          <w:szCs w:val="24"/>
        </w:rPr>
        <w:t xml:space="preserve"> of solution </w:t>
      </w:r>
      <m:oMath>
        <m:r>
          <m:rPr>
            <m:sty m:val="b"/>
          </m:rPr>
          <w:rPr>
            <w:rFonts w:ascii="Cambria Math" w:hAnsi="Cambria Math" w:cs="Times New Roman"/>
            <w:color w:val="0070C0"/>
            <w:sz w:val="24"/>
            <w:szCs w:val="24"/>
          </w:rPr>
          <m:t>x</m:t>
        </m:r>
      </m:oMath>
      <w:r w:rsidR="00D57E68" w:rsidRPr="00027853">
        <w:rPr>
          <w:rFonts w:ascii="Times New Roman" w:hAnsi="Times New Roman" w:cs="Times New Roman"/>
          <w:color w:val="0070C0"/>
          <w:sz w:val="24"/>
          <w:szCs w:val="24"/>
        </w:rPr>
        <w:t xml:space="preserve"> at stage </w:t>
      </w:r>
      <w:r w:rsidR="00D57E68" w:rsidRPr="00027853">
        <w:rPr>
          <w:rFonts w:ascii="Times New Roman" w:hAnsi="Times New Roman" w:cs="Times New Roman"/>
          <w:i/>
          <w:color w:val="0070C0"/>
          <w:sz w:val="24"/>
          <w:szCs w:val="24"/>
        </w:rPr>
        <w:t>n</w:t>
      </w:r>
      <w:r w:rsidR="00401A00" w:rsidRPr="00027853">
        <w:rPr>
          <w:rFonts w:ascii="Times New Roman" w:hAnsi="Times New Roman" w:cs="Times New Roman"/>
          <w:color w:val="0070C0"/>
          <w:sz w:val="24"/>
          <w:szCs w:val="24"/>
        </w:rPr>
        <w:t>, t</w:t>
      </w:r>
      <w:r w:rsidR="00D57E68" w:rsidRPr="00027853">
        <w:rPr>
          <w:rFonts w:ascii="Times New Roman" w:hAnsi="Times New Roman" w:cs="Times New Roman"/>
          <w:color w:val="0070C0"/>
          <w:sz w:val="24"/>
          <w:szCs w:val="24"/>
        </w:rPr>
        <w:t xml:space="preserve">hen replacing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oMath>
      <w:r w:rsidR="00D57E68" w:rsidRPr="00027853">
        <w:rPr>
          <w:rFonts w:ascii="Times New Roman" w:hAnsi="Times New Roman" w:cs="Times New Roman"/>
          <w:color w:val="0070C0"/>
          <w:sz w:val="24"/>
          <w:szCs w:val="24"/>
          <w:shd w:val="clear" w:color="auto" w:fill="FFFFFF"/>
        </w:rPr>
        <w:t xml:space="preserve"> by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oMath>
      <w:r w:rsidR="00D57E68" w:rsidRPr="00027853">
        <w:rPr>
          <w:rFonts w:ascii="Times New Roman" w:hAnsi="Times New Roman" w:cs="Times New Roman"/>
          <w:color w:val="0070C0"/>
          <w:sz w:val="24"/>
          <w:szCs w:val="24"/>
          <w:shd w:val="clear" w:color="auto" w:fill="FFFFFF"/>
        </w:rPr>
        <w:t xml:space="preserve"> in (4), and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sup>
        </m:sSubSup>
      </m:oMath>
      <w:r w:rsidR="00D57E68" w:rsidRPr="00027853">
        <w:rPr>
          <w:rFonts w:ascii="Times New Roman" w:hAnsi="Times New Roman" w:cs="Times New Roman"/>
          <w:color w:val="0070C0"/>
          <w:sz w:val="24"/>
          <w:szCs w:val="24"/>
          <w:shd w:val="clear" w:color="auto" w:fill="FFFFFF"/>
        </w:rPr>
        <w:t xml:space="preserve"> by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E,N</m:t>
            </m:r>
          </m:sup>
        </m:sSubSup>
      </m:oMath>
      <w:r w:rsidR="00D57E68" w:rsidRPr="00027853">
        <w:rPr>
          <w:rFonts w:ascii="Times New Roman" w:hAnsi="Times New Roman" w:cs="Times New Roman"/>
          <w:color w:val="0070C0"/>
          <w:sz w:val="24"/>
          <w:szCs w:val="24"/>
        </w:rPr>
        <w:t xml:space="preserve"> in (5), problem (2b) can be solved as:   </w:t>
      </w:r>
    </w:p>
    <w:p w14:paraId="3358493D" w14:textId="008EBD80" w:rsidR="00794C3C" w:rsidRPr="00027853" w:rsidRDefault="003F2F44" w:rsidP="00794C3C">
      <w:pPr>
        <w:adjustRightInd w:val="0"/>
        <w:snapToGrid w:val="0"/>
        <w:jc w:val="right"/>
        <w:rPr>
          <w:rFonts w:ascii="Times New Roman" w:hAnsi="Times New Roman" w:cs="Times New Roman"/>
          <w:color w:val="0070C0"/>
          <w:sz w:val="24"/>
          <w:szCs w:val="24"/>
        </w:rPr>
      </w:pPr>
      <m:oMath>
        <m:eqArr>
          <m:eqArrPr>
            <m:ctrlPr>
              <w:rPr>
                <w:rFonts w:ascii="Cambria Math" w:hAnsi="Times New Roman" w:cs="Times New Roman"/>
                <w:color w:val="0070C0"/>
                <w:sz w:val="24"/>
                <w:szCs w:val="24"/>
              </w:rPr>
            </m:ctrlPr>
          </m:eqArrPr>
          <m:e>
            <m:limLow>
              <m:limLowPr>
                <m:ctrlPr>
                  <w:rPr>
                    <w:rFonts w:ascii="Cambria Math" w:hAnsi="Times New Roman" w:cs="Times New Roman"/>
                    <w:color w:val="0070C0"/>
                    <w:sz w:val="24"/>
                    <w:szCs w:val="24"/>
                  </w:rPr>
                </m:ctrlPr>
              </m:limLowPr>
              <m:e>
                <m:r>
                  <m:rPr>
                    <m:sty m:val="p"/>
                  </m:rPr>
                  <w:rPr>
                    <w:rFonts w:ascii="Cambria Math" w:hAnsi="Times New Roman" w:cs="Times New Roman"/>
                    <w:color w:val="0070C0"/>
                    <w:sz w:val="24"/>
                    <w:szCs w:val="24"/>
                  </w:rPr>
                  <m:t>min</m:t>
                </m:r>
              </m:e>
              <m:lim>
                <m:r>
                  <m:rPr>
                    <m:sty m:val="b"/>
                  </m:rPr>
                  <w:rPr>
                    <w:rFonts w:ascii="Cambria Math" w:hAnsi="Times New Roman" w:cs="Times New Roman"/>
                    <w:color w:val="0070C0"/>
                    <w:sz w:val="24"/>
                    <w:szCs w:val="24"/>
                  </w:rPr>
                  <m:t>x</m:t>
                </m:r>
                <m:r>
                  <m:rPr>
                    <m:sty m:val="p"/>
                  </m:rPr>
                  <w:rPr>
                    <w:rFonts w:ascii="Cambria Math" w:hAnsi="Cambria Math" w:cs="Times New Roman" w:hint="eastAsia"/>
                    <w:color w:val="0070C0"/>
                    <w:sz w:val="24"/>
                    <w:szCs w:val="24"/>
                  </w:rPr>
                  <m:t>∈</m:t>
                </m:r>
                <m:r>
                  <m:rPr>
                    <m:scr m:val="script"/>
                    <m:sty m:val="p"/>
                  </m:rPr>
                  <w:rPr>
                    <w:rFonts w:ascii="Cambria Math" w:hAnsi="Cambria Math" w:cs="Times New Roman"/>
                    <w:color w:val="0070C0"/>
                    <w:sz w:val="24"/>
                    <w:szCs w:val="24"/>
                  </w:rPr>
                  <m:t>X</m:t>
                </m:r>
              </m:lim>
            </m:limLow>
            <m:r>
              <m:rPr>
                <m:sty m:val="p"/>
              </m:rPr>
              <w:rPr>
                <w:rFonts w:ascii="Cambria Math" w:hAnsi="Times New Roman" w:cs="Times New Roman"/>
                <w:color w:val="0070C0"/>
                <w:sz w:val="24"/>
                <w:szCs w:val="24"/>
              </w:rPr>
              <m:t xml:space="preserve"> [</m:t>
            </m:r>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D</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m:rPr>
                <m:sty m:val="p"/>
              </m:rPr>
              <w:rPr>
                <w:rFonts w:ascii="Cambria Math" w:hAnsi="Times New Roman" w:cs="Times New Roman"/>
                <w:color w:val="0070C0"/>
                <w:sz w:val="24"/>
                <w:szCs w:val="24"/>
              </w:rPr>
              <m:t>,</m:t>
            </m:r>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A</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m:rPr>
                <m:sty m:val="p"/>
              </m:rPr>
              <w:rPr>
                <w:rFonts w:ascii="Cambria Math" w:hAnsi="Times New Roman" w:cs="Times New Roman"/>
                <w:color w:val="0070C0"/>
                <w:sz w:val="24"/>
                <w:szCs w:val="24"/>
              </w:rPr>
              <m:t xml:space="preserve">]                                                  </m:t>
            </m:r>
          </m:e>
          <m:e>
            <m:r>
              <m:rPr>
                <m:sty m:val="p"/>
              </m:rPr>
              <w:rPr>
                <w:rFonts w:ascii="Cambria Math" w:hAnsi="Times New Roman" w:cs="Times New Roman"/>
                <w:color w:val="0070C0"/>
                <w:sz w:val="24"/>
                <w:szCs w:val="24"/>
              </w:rPr>
              <m:t xml:space="preserve">s.t.  </m:t>
            </m:r>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E</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m:rPr>
                <m:sty m:val="p"/>
              </m:rPr>
              <w:rPr>
                <w:rFonts w:ascii="Cambria Math" w:hAnsi="Cambria Math" w:cs="Times New Roman" w:hint="eastAsia"/>
                <w:color w:val="0070C0"/>
                <w:sz w:val="24"/>
                <w:szCs w:val="24"/>
              </w:rPr>
              <m:t>≤</m:t>
            </m:r>
            <m:r>
              <m:rPr>
                <m:sty m:val="p"/>
              </m:rPr>
              <w:rPr>
                <w:rFonts w:ascii="Cambria Math" w:hAnsi="Cambria Math" w:cs="Times New Roman" w:hint="eastAsia"/>
                <w:color w:val="0070C0"/>
                <w:sz w:val="24"/>
                <w:szCs w:val="24"/>
              </w:rPr>
              <m:t xml:space="preserve"> </m:t>
            </m:r>
            <m:sSup>
              <m:sSupPr>
                <m:ctrlPr>
                  <w:rPr>
                    <w:rFonts w:ascii="Cambria Math" w:hAnsi="Cambria Math" w:cs="Cambria Math"/>
                    <w:color w:val="0070C0"/>
                    <w:sz w:val="24"/>
                    <w:szCs w:val="24"/>
                  </w:rPr>
                </m:ctrlPr>
              </m:sSupPr>
              <m:e>
                <m:r>
                  <w:rPr>
                    <w:rFonts w:ascii="Cambria Math" w:hAnsi="Cambria Math" w:cs="Cambria Math"/>
                    <w:color w:val="0070C0"/>
                    <w:sz w:val="24"/>
                    <w:szCs w:val="24"/>
                  </w:rPr>
                  <m:t>τ</m:t>
                </m:r>
              </m:e>
              <m:sup>
                <m:r>
                  <w:rPr>
                    <w:rFonts w:ascii="Cambria Math" w:hAnsi="Cambria Math" w:cs="Cambria Math"/>
                    <w:color w:val="0070C0"/>
                    <w:sz w:val="24"/>
                    <w:szCs w:val="24"/>
                  </w:rPr>
                  <m:t>E</m:t>
                </m:r>
              </m:sup>
            </m:sSup>
            <m:r>
              <m:rPr>
                <m:sty m:val="p"/>
              </m:rPr>
              <w:rPr>
                <w:rFonts w:ascii="Cambria Math" w:hAnsi="Cambria Math" w:cs="Times New Roman"/>
                <w:color w:val="0070C0"/>
                <w:sz w:val="24"/>
                <w:szCs w:val="24"/>
              </w:rPr>
              <m:t>-</m:t>
            </m:r>
            <m:sSup>
              <m:sSupPr>
                <m:ctrlPr>
                  <w:rPr>
                    <w:rFonts w:ascii="Cambria Math" w:hAnsi="Cambria Math" w:cs="Cambria Math"/>
                    <w:color w:val="0070C0"/>
                    <w:sz w:val="24"/>
                    <w:szCs w:val="24"/>
                  </w:rPr>
                </m:ctrlPr>
              </m:sSupPr>
              <m:e>
                <m:r>
                  <m:rPr>
                    <m:sty m:val="p"/>
                  </m:rPr>
                  <w:rPr>
                    <w:rFonts w:ascii="Cambria Math" w:hAnsi="Cambria Math" w:cs="Times New Roman"/>
                    <w:color w:val="0070C0"/>
                    <w:sz w:val="24"/>
                    <w:szCs w:val="24"/>
                  </w:rPr>
                  <m:t>Φ</m:t>
                </m:r>
              </m:e>
              <m:sup>
                <m:r>
                  <m:rPr>
                    <m:sty m:val="p"/>
                  </m:rPr>
                  <w:rPr>
                    <w:rFonts w:ascii="Cambria Math" w:hAnsi="Cambria Math" w:cs="Times New Roman"/>
                    <w:color w:val="0070C0"/>
                    <w:sz w:val="24"/>
                    <w:szCs w:val="24"/>
                  </w:rPr>
                  <m:t>-</m:t>
                </m:r>
                <m:r>
                  <m:rPr>
                    <m:sty m:val="p"/>
                  </m:rPr>
                  <w:rPr>
                    <w:rFonts w:ascii="Cambria Math" w:hAnsi="Cambria Math" w:cs="Cambria Math"/>
                    <w:color w:val="0070C0"/>
                    <w:sz w:val="24"/>
                    <w:szCs w:val="24"/>
                  </w:rPr>
                  <m:t>1</m:t>
                </m:r>
              </m:sup>
            </m:sSup>
            <m:r>
              <m:rPr>
                <m:sty m:val="p"/>
              </m:rPr>
              <w:rPr>
                <w:rFonts w:ascii="Cambria Math" w:hAnsi="Cambria Math" w:cs="Times New Roman"/>
                <w:color w:val="0070C0"/>
                <w:sz w:val="24"/>
                <w:szCs w:val="24"/>
                <w:shd w:val="clear" w:color="auto" w:fill="FFFFFF"/>
              </w:rPr>
              <m:t>(1-</m:t>
            </m:r>
            <m:r>
              <w:rPr>
                <w:rFonts w:ascii="Cambria Math" w:hAnsi="Cambria Math" w:cs="Times New Roman"/>
                <w:color w:val="0070C0"/>
                <w:sz w:val="24"/>
                <w:szCs w:val="24"/>
                <w:shd w:val="clear" w:color="auto" w:fill="FFFFFF"/>
              </w:rPr>
              <m:t>ϵ)</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E,N</m:t>
                    </m:r>
                  </m:sup>
                </m:sSubSup>
                <m:r>
                  <w:rPr>
                    <w:rFonts w:ascii="Cambria Math" w:hAnsi="Cambria Math" w:cs="Cambria Math"/>
                    <w:color w:val="0070C0"/>
                    <w:sz w:val="24"/>
                    <w:szCs w:val="24"/>
                    <w:shd w:val="clear" w:color="auto" w:fill="FFFFFF"/>
                  </w:rPr>
                  <m:t>)</m:t>
                </m:r>
              </m:e>
              <m:sup>
                <m:r>
                  <m:rPr>
                    <m:sty m:val="p"/>
                  </m:rPr>
                  <w:rPr>
                    <w:rFonts w:ascii="Cambria Math" w:hAnsi="Cambria Math" w:cs="Times New Roman"/>
                    <w:color w:val="0070C0"/>
                    <w:sz w:val="24"/>
                    <w:szCs w:val="24"/>
                    <w:shd w:val="clear" w:color="auto" w:fill="FFFFFF"/>
                  </w:rPr>
                  <m:t>1/2</m:t>
                </m:r>
              </m:sup>
            </m:sSup>
            <m:r>
              <m:rPr>
                <m:sty m:val="p"/>
              </m:rPr>
              <w:rPr>
                <w:rFonts w:ascii="Cambria Math" w:hAnsi="Cambria Math" w:cs="Times New Roman"/>
                <w:color w:val="0070C0"/>
                <w:sz w:val="24"/>
                <w:szCs w:val="24"/>
              </w:rPr>
              <m:t xml:space="preserve">.        </m:t>
            </m:r>
          </m:e>
        </m:eqArr>
      </m:oMath>
      <w:r w:rsidR="00794C3C" w:rsidRPr="00027853">
        <w:rPr>
          <w:rFonts w:ascii="Times New Roman" w:hAnsi="Times New Roman" w:cs="Times New Roman"/>
          <w:color w:val="0070C0"/>
          <w:sz w:val="24"/>
          <w:szCs w:val="24"/>
        </w:rPr>
        <w:t xml:space="preserve">              (6)</w:t>
      </w:r>
    </w:p>
    <w:p w14:paraId="5816BBB9" w14:textId="77777777" w:rsidR="005B6A15" w:rsidRPr="00307C18" w:rsidRDefault="005B6A15" w:rsidP="005B6A15">
      <w:pPr>
        <w:adjustRightInd w:val="0"/>
        <w:snapToGrid w:val="0"/>
        <w:jc w:val="right"/>
        <w:rPr>
          <w:rFonts w:ascii="Times New Roman" w:hAnsi="Times New Roman" w:cs="Times New Roman"/>
          <w:sz w:val="24"/>
          <w:szCs w:val="24"/>
        </w:rPr>
      </w:pPr>
    </w:p>
    <w:p w14:paraId="3E1AA292" w14:textId="56D28311" w:rsidR="00642EC9" w:rsidRPr="00F2193C" w:rsidRDefault="00642EC9" w:rsidP="00642EC9">
      <w:pPr>
        <w:pStyle w:val="Heading1"/>
        <w:adjustRightInd w:val="0"/>
        <w:snapToGrid w:val="0"/>
        <w:spacing w:before="0" w:after="0"/>
        <w:rPr>
          <w:rFonts w:ascii="Times New Roman" w:eastAsiaTheme="minorEastAsia" w:hAnsi="Times New Roman" w:cs="Times New Roman"/>
          <w:b/>
          <w:bCs/>
          <w:color w:val="0070C0"/>
          <w:kern w:val="2"/>
          <w:sz w:val="24"/>
          <w:szCs w:val="24"/>
        </w:rPr>
      </w:pPr>
      <w:bookmarkStart w:id="150" w:name="_Hlk147504876"/>
      <w:r w:rsidRPr="00F2193C">
        <w:rPr>
          <w:rFonts w:ascii="Times New Roman" w:eastAsiaTheme="minorEastAsia" w:hAnsi="Times New Roman" w:cs="Times New Roman"/>
          <w:b/>
          <w:bCs/>
          <w:color w:val="0070C0"/>
          <w:kern w:val="2"/>
          <w:sz w:val="24"/>
          <w:szCs w:val="24"/>
        </w:rPr>
        <w:t xml:space="preserve">4 </w:t>
      </w:r>
      <w:r w:rsidR="00F2193C" w:rsidRPr="00F2193C">
        <w:rPr>
          <w:rFonts w:ascii="Times New Roman" w:hAnsi="Times New Roman" w:cs="Times New Roman"/>
          <w:b/>
          <w:iCs/>
          <w:color w:val="0070C0"/>
          <w:sz w:val="24"/>
          <w:szCs w:val="24"/>
        </w:rPr>
        <w:t>Parametric</w:t>
      </w:r>
      <w:r w:rsidR="003C5436" w:rsidRPr="00F2193C">
        <w:rPr>
          <w:rFonts w:ascii="Times New Roman" w:eastAsiaTheme="minorEastAsia" w:hAnsi="Times New Roman" w:cs="Times New Roman"/>
          <w:b/>
          <w:bCs/>
          <w:color w:val="0070C0"/>
          <w:kern w:val="2"/>
          <w:sz w:val="24"/>
          <w:szCs w:val="24"/>
        </w:rPr>
        <w:t xml:space="preserve"> GP</w:t>
      </w:r>
      <w:r w:rsidR="00F2193C" w:rsidRPr="00F2193C">
        <w:rPr>
          <w:rFonts w:ascii="Times New Roman" w:eastAsiaTheme="minorEastAsia" w:hAnsi="Times New Roman" w:cs="Times New Roman"/>
          <w:b/>
          <w:bCs/>
          <w:color w:val="0070C0"/>
          <w:kern w:val="2"/>
          <w:sz w:val="24"/>
          <w:szCs w:val="24"/>
        </w:rPr>
        <w:t>R</w:t>
      </w:r>
      <w:r w:rsidR="003C5436" w:rsidRPr="00F2193C">
        <w:rPr>
          <w:rFonts w:ascii="Times New Roman" w:eastAsiaTheme="minorEastAsia" w:hAnsi="Times New Roman" w:cs="Times New Roman"/>
          <w:b/>
          <w:bCs/>
          <w:color w:val="0070C0"/>
          <w:kern w:val="2"/>
          <w:sz w:val="24"/>
          <w:szCs w:val="24"/>
        </w:rPr>
        <w:t xml:space="preserve"> </w:t>
      </w:r>
      <w:r w:rsidR="00F2193C" w:rsidRPr="00F2193C">
        <w:rPr>
          <w:rFonts w:ascii="Times New Roman" w:eastAsiaTheme="minorEastAsia" w:hAnsi="Times New Roman" w:cs="Times New Roman"/>
          <w:b/>
          <w:bCs/>
          <w:color w:val="0070C0"/>
          <w:kern w:val="2"/>
          <w:sz w:val="24"/>
          <w:szCs w:val="24"/>
        </w:rPr>
        <w:t xml:space="preserve">and </w:t>
      </w:r>
      <w:r w:rsidR="00D748C6">
        <w:rPr>
          <w:rFonts w:ascii="Times New Roman" w:eastAsiaTheme="minorEastAsia" w:hAnsi="Times New Roman" w:cs="Times New Roman"/>
          <w:b/>
          <w:bCs/>
          <w:color w:val="0070C0"/>
          <w:kern w:val="2"/>
          <w:sz w:val="24"/>
          <w:szCs w:val="24"/>
        </w:rPr>
        <w:t xml:space="preserve">the </w:t>
      </w:r>
      <w:r w:rsidR="00F2193C" w:rsidRPr="00F2193C">
        <w:rPr>
          <w:rFonts w:ascii="Times New Roman" w:eastAsiaTheme="minorEastAsia" w:hAnsi="Times New Roman" w:cs="Times New Roman"/>
          <w:b/>
          <w:bCs/>
          <w:color w:val="0070C0"/>
          <w:kern w:val="2"/>
          <w:sz w:val="24"/>
          <w:szCs w:val="24"/>
        </w:rPr>
        <w:t>sampling algorithm for</w:t>
      </w:r>
      <w:r w:rsidR="00D14C9A" w:rsidRPr="00F2193C">
        <w:rPr>
          <w:rFonts w:ascii="Times New Roman" w:eastAsiaTheme="minorEastAsia" w:hAnsi="Times New Roman" w:cs="Times New Roman"/>
          <w:b/>
          <w:bCs/>
          <w:color w:val="0070C0"/>
          <w:kern w:val="2"/>
          <w:sz w:val="24"/>
          <w:szCs w:val="24"/>
        </w:rPr>
        <w:t xml:space="preserve"> </w:t>
      </w:r>
      <w:r w:rsidRPr="00F2193C">
        <w:rPr>
          <w:rFonts w:ascii="Times New Roman" w:eastAsiaTheme="minorEastAsia" w:hAnsi="Times New Roman" w:cs="Times New Roman"/>
          <w:b/>
          <w:bCs/>
          <w:color w:val="0070C0"/>
          <w:kern w:val="2"/>
          <w:sz w:val="24"/>
          <w:szCs w:val="24"/>
        </w:rPr>
        <w:t>NSTPU</w:t>
      </w:r>
    </w:p>
    <w:p w14:paraId="2EFCF9D0" w14:textId="3ADA9771" w:rsidR="00B27CCB" w:rsidRDefault="00456E04" w:rsidP="00456E04">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It is generally not convenient to work with a high dimensional Gaussian distribution in the learning algorithm for sampling decisions (e.g., the one that we will discuss in </w:t>
      </w:r>
      <w:r w:rsidRPr="00307C18">
        <w:rPr>
          <w:rFonts w:ascii="Times New Roman" w:hAnsi="Times New Roman" w:cs="Times New Roman"/>
          <w:sz w:val="24"/>
          <w:szCs w:val="24"/>
          <w:shd w:val="clear" w:color="auto" w:fill="FFFFFF"/>
        </w:rPr>
        <w:t xml:space="preserve">Section 4.3). </w:t>
      </w:r>
      <w:r w:rsidRPr="00307C18">
        <w:rPr>
          <w:rFonts w:ascii="Times New Roman" w:hAnsi="Times New Roman" w:cs="Times New Roman" w:hint="eastAsia"/>
          <w:sz w:val="24"/>
          <w:szCs w:val="24"/>
        </w:rPr>
        <w:t>For</w:t>
      </w:r>
      <w:r w:rsidRPr="00307C18">
        <w:rPr>
          <w:rFonts w:ascii="Times New Roman" w:hAnsi="Times New Roman" w:cs="Times New Roman"/>
          <w:sz w:val="24"/>
          <w:szCs w:val="24"/>
        </w:rPr>
        <w:t xml:space="preserve"> NSTPU, we note that the number of signal timing plan (i.e., </w:t>
      </w:r>
      <w:r w:rsidRPr="00307C18">
        <w:rPr>
          <w:rFonts w:ascii="Times New Roman" w:hAnsi="Times New Roman" w:cs="Times New Roman"/>
          <w:i/>
          <w:iCs/>
          <w:sz w:val="24"/>
          <w:szCs w:val="24"/>
        </w:rPr>
        <w:t>K</w:t>
      </w:r>
      <w:r w:rsidRPr="00307C18">
        <w:rPr>
          <w:rFonts w:ascii="Times New Roman" w:hAnsi="Times New Roman" w:cs="Times New Roman"/>
          <w:sz w:val="24"/>
          <w:szCs w:val="24"/>
        </w:rPr>
        <w:t xml:space="preserve">) can be very large. For example, consider a traffic network with only three intersections, each has only two phases whose green time ranges from 21 to 40 seconds, then we have </w:t>
      </w:r>
      <m:oMath>
        <m:r>
          <w:rPr>
            <w:rFonts w:ascii="Cambria Math" w:eastAsia="宋体" w:hAnsi="Cambria Math" w:cs="Times New Roman"/>
            <w:sz w:val="24"/>
            <w:szCs w:val="24"/>
          </w:rPr>
          <m:t>K</m:t>
        </m:r>
        <m:sSup>
          <m:sSupPr>
            <m:ctrlPr>
              <w:rPr>
                <w:rFonts w:ascii="Cambria Math" w:eastAsia="宋体" w:hAnsi="Cambria Math" w:cs="Times New Roman"/>
                <w:sz w:val="24"/>
                <w:szCs w:val="24"/>
              </w:rPr>
            </m:ctrlPr>
          </m:sSupPr>
          <m:e>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6</m:t>
            </m:r>
          </m:sup>
        </m:sSup>
      </m:oMath>
      <w:r w:rsidRPr="00307C18">
        <w:rPr>
          <w:rFonts w:ascii="Times New Roman" w:hAnsi="Times New Roman" w:cs="Times New Roman"/>
          <w:bCs/>
          <w:sz w:val="24"/>
          <w:szCs w:val="24"/>
        </w:rPr>
        <w:t>, a number that is already prohibitive for normal computation. To this end, we seek proper parametric belief model to make the learning problem feasible. Specifically,</w:t>
      </w:r>
    </w:p>
    <w:p w14:paraId="6EF0AC0E" w14:textId="77777777" w:rsidR="00456E04" w:rsidRPr="00B27CCB" w:rsidRDefault="00456E04" w:rsidP="00456E04">
      <w:pPr>
        <w:adjustRightInd w:val="0"/>
        <w:snapToGrid w:val="0"/>
      </w:pPr>
    </w:p>
    <w:bookmarkEnd w:id="150"/>
    <w:p w14:paraId="7B2C97EC" w14:textId="41FC8C77" w:rsidR="005B6A15" w:rsidRPr="00307C18" w:rsidRDefault="005B6A15" w:rsidP="005B6A15">
      <w:pPr>
        <w:pStyle w:val="Heading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w:t>
      </w:r>
      <w:r w:rsidR="00A30C03">
        <w:rPr>
          <w:rFonts w:ascii="Times New Roman" w:eastAsiaTheme="minorEastAsia" w:hAnsi="Times New Roman" w:cs="Times New Roman"/>
          <w:b/>
          <w:iCs/>
          <w:color w:val="auto"/>
          <w:sz w:val="24"/>
          <w:szCs w:val="24"/>
        </w:rPr>
        <w:t>1</w:t>
      </w:r>
      <w:r w:rsidRPr="00307C18">
        <w:rPr>
          <w:b/>
          <w:color w:val="auto"/>
        </w:rPr>
        <w:t xml:space="preserve"> </w:t>
      </w:r>
      <w:r w:rsidRPr="00307C18">
        <w:rPr>
          <w:rFonts w:ascii="Times New Roman" w:hAnsi="Times New Roman" w:cs="Times New Roman"/>
          <w:b/>
          <w:iCs/>
          <w:color w:val="auto"/>
          <w:sz w:val="24"/>
          <w:szCs w:val="24"/>
        </w:rPr>
        <w:t>Parametric belief</w:t>
      </w:r>
      <w:r w:rsidR="00D941A1">
        <w:rPr>
          <w:rFonts w:ascii="Times New Roman" w:hAnsi="Times New Roman" w:cs="Times New Roman"/>
          <w:b/>
          <w:iCs/>
          <w:color w:val="auto"/>
          <w:sz w:val="24"/>
          <w:szCs w:val="24"/>
        </w:rPr>
        <w:t xml:space="preserve"> on the mean vector</w:t>
      </w:r>
    </w:p>
    <w:p w14:paraId="0EBF64F7" w14:textId="07FE4DD5" w:rsidR="005B6A15" w:rsidRPr="00307C18" w:rsidRDefault="00456E04" w:rsidP="005B6A15">
      <w:pPr>
        <w:adjustRightInd w:val="0"/>
        <w:snapToGrid w:val="0"/>
        <w:rPr>
          <w:rFonts w:ascii="Times New Roman" w:hAnsi="Times New Roman" w:cs="Times New Roman"/>
          <w:bCs/>
          <w:sz w:val="24"/>
          <w:szCs w:val="24"/>
        </w:rPr>
      </w:pPr>
      <w:bookmarkStart w:id="151" w:name="_Hlk111972389"/>
      <w:r>
        <w:rPr>
          <w:rFonts w:ascii="Times New Roman" w:hAnsi="Times New Roman" w:cs="Times New Roman"/>
          <w:bCs/>
          <w:sz w:val="24"/>
          <w:szCs w:val="24"/>
        </w:rPr>
        <w:t>W</w:t>
      </w:r>
      <w:r w:rsidR="005B6A15" w:rsidRPr="00307C18">
        <w:rPr>
          <w:rFonts w:ascii="Times New Roman" w:hAnsi="Times New Roman" w:cs="Times New Roman"/>
          <w:bCs/>
          <w:sz w:val="24"/>
          <w:szCs w:val="24"/>
        </w:rPr>
        <w:t xml:space="preserve">e assume that </w:t>
      </w:r>
      <w:r w:rsidR="005B6A15" w:rsidRPr="00307C18">
        <w:rPr>
          <w:rFonts w:ascii="Times New Roman" w:hAnsi="Times New Roman" w:cs="Times New Roman" w:hint="eastAsia"/>
          <w:bCs/>
          <w:sz w:val="24"/>
          <w:szCs w:val="24"/>
        </w:rPr>
        <w:t>the</w:t>
      </w:r>
      <w:r w:rsidR="005B6A15" w:rsidRPr="00307C18">
        <w:rPr>
          <w:rFonts w:ascii="Times New Roman" w:hAnsi="Times New Roman" w:cs="Times New Roman"/>
          <w:bCs/>
          <w:sz w:val="24"/>
          <w:szCs w:val="24"/>
        </w:rPr>
        <w:t xml:space="preserve"> underlying mean of any solution </w:t>
      </w:r>
      <w:r w:rsidR="005B6A15" w:rsidRPr="00307C18">
        <w:rPr>
          <w:rFonts w:ascii="Times New Roman" w:hAnsi="Times New Roman" w:cs="Times New Roman"/>
          <w:b/>
          <w:sz w:val="24"/>
          <w:szCs w:val="24"/>
        </w:rPr>
        <w:t xml:space="preserve">x </w:t>
      </w:r>
      <w:r w:rsidR="005B6A15" w:rsidRPr="00307C18">
        <w:rPr>
          <w:rFonts w:ascii="Times New Roman" w:hAnsi="Times New Roman" w:cs="Times New Roman"/>
          <w:bCs/>
          <w:sz w:val="24"/>
          <w:szCs w:val="24"/>
        </w:rPr>
        <w:t xml:space="preserve">is a linear combination of a set of </w:t>
      </w:r>
      <w:proofErr w:type="spellStart"/>
      <w:r w:rsidR="005B6A15" w:rsidRPr="00307C18">
        <w:rPr>
          <w:rFonts w:ascii="Times New Roman" w:hAnsi="Times New Roman" w:cs="Times New Roman"/>
          <w:bCs/>
          <w:sz w:val="24"/>
          <w:szCs w:val="24"/>
        </w:rPr>
        <w:t>basis</w:t>
      </w:r>
      <w:proofErr w:type="spellEnd"/>
      <w:r w:rsidR="005B6A15" w:rsidRPr="00307C18">
        <w:rPr>
          <w:rFonts w:ascii="Times New Roman" w:hAnsi="Times New Roman" w:cs="Times New Roman"/>
          <w:bCs/>
          <w:sz w:val="24"/>
          <w:szCs w:val="24"/>
        </w:rPr>
        <w:t xml:space="preserve"> functions (or features) of </w:t>
      </w:r>
      <w:r w:rsidR="005B6A15" w:rsidRPr="00307C18">
        <w:rPr>
          <w:rFonts w:ascii="Times New Roman" w:hAnsi="Times New Roman" w:cs="Times New Roman"/>
          <w:b/>
          <w:sz w:val="24"/>
          <w:szCs w:val="24"/>
        </w:rPr>
        <w:t xml:space="preserve">x </w:t>
      </w:r>
      <w:r w:rsidR="005B6A15" w:rsidRPr="00307C18">
        <w:rPr>
          <w:rFonts w:ascii="Times New Roman" w:hAnsi="Times New Roman" w:cs="Times New Roman"/>
          <w:bCs/>
          <w:sz w:val="24"/>
          <w:szCs w:val="24"/>
        </w:rPr>
        <w:t xml:space="preserve">plus a deviation term, i.e., we have </w:t>
      </w:r>
    </w:p>
    <w:p w14:paraId="5F911180" w14:textId="40B9AFE7" w:rsidR="005B6A15" w:rsidRPr="00307C18" w:rsidRDefault="003F2F44" w:rsidP="005B6A15">
      <w:pPr>
        <w:adjustRightInd w:val="0"/>
        <w:snapToGrid w:val="0"/>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(7</w:t>
      </w:r>
      <w:r w:rsidR="00D9208D">
        <w:rPr>
          <w:rFonts w:ascii="Times New Roman" w:hAnsi="Times New Roman" w:cs="Times New Roman"/>
          <w:bCs/>
          <w:sz w:val="24"/>
          <w:szCs w:val="24"/>
        </w:rPr>
        <w:t>a</w:t>
      </w:r>
      <w:r w:rsidR="005B6A15" w:rsidRPr="00307C18">
        <w:rPr>
          <w:rFonts w:ascii="Times New Roman" w:hAnsi="Times New Roman" w:cs="Times New Roman"/>
          <w:bCs/>
          <w:sz w:val="24"/>
          <w:szCs w:val="24"/>
        </w:rPr>
        <w:t>)</w:t>
      </w:r>
    </w:p>
    <w:p w14:paraId="5B593710" w14:textId="0292E75D"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is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w:t>
      </w:r>
      <w:proofErr w:type="spellStart"/>
      <w:r w:rsidRPr="00307C18">
        <w:rPr>
          <w:rFonts w:ascii="Times New Roman" w:hAnsi="Times New Roman" w:cs="Times New Roman"/>
          <w:bCs/>
          <w:sz w:val="24"/>
          <w:szCs w:val="24"/>
        </w:rPr>
        <w:t>th</w:t>
      </w:r>
      <w:proofErr w:type="spellEnd"/>
      <w:r w:rsidRPr="00307C18">
        <w:rPr>
          <w:rFonts w:ascii="Times New Roman" w:hAnsi="Times New Roman" w:cs="Times New Roman"/>
          <w:bCs/>
          <w:sz w:val="24"/>
          <w:szCs w:val="24"/>
        </w:rPr>
        <w:t xml:space="preserve"> deterministic basis function for evaluation index </w:t>
      </w:r>
      <w:proofErr w:type="spellStart"/>
      <w:r w:rsidRPr="00307C18">
        <w:rPr>
          <w:rFonts w:ascii="Times New Roman" w:hAnsi="Times New Roman" w:cs="Times New Roman"/>
          <w:bCs/>
          <w:i/>
          <w:iCs/>
          <w:sz w:val="24"/>
          <w:szCs w:val="24"/>
        </w:rPr>
        <w:t>i</w:t>
      </w:r>
      <w:proofErr w:type="spellEnd"/>
      <w:r w:rsidRPr="00307C18">
        <w:rPr>
          <w:rFonts w:ascii="Times New Roman" w:hAnsi="Times New Roman" w:cs="Times New Roman"/>
          <w:bCs/>
          <w:sz w:val="24"/>
          <w:szCs w:val="24"/>
        </w:rPr>
        <w:t xml:space="preserve">, and </w:t>
      </w:r>
      <m:oMath>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oMath>
      <w:r w:rsidRPr="004E1B50">
        <w:rPr>
          <w:rFonts w:ascii="Times New Roman" w:hAnsi="Times New Roman" w:cs="Times New Roman"/>
          <w:bCs/>
          <w:color w:val="0070C0"/>
          <w:sz w:val="24"/>
          <w:szCs w:val="24"/>
        </w:rPr>
        <w:t xml:space="preserve"> </w:t>
      </w:r>
      <w:r w:rsidRPr="00307C18">
        <w:rPr>
          <w:rFonts w:ascii="Times New Roman" w:hAnsi="Times New Roman" w:cs="Times New Roman"/>
          <w:bCs/>
          <w:sz w:val="24"/>
          <w:szCs w:val="24"/>
        </w:rPr>
        <w:t>is the number of basis function</w:t>
      </w:r>
      <w:r w:rsidRPr="00307C18">
        <w:rPr>
          <w:rFonts w:ascii="Times New Roman" w:hAnsi="Times New Roman" w:cs="Times New Roman" w:hint="eastAsia"/>
          <w:bCs/>
          <w:sz w:val="24"/>
          <w:szCs w:val="24"/>
        </w:rPr>
        <w:t>s</w:t>
      </w:r>
      <w:r w:rsidRPr="00307C18">
        <w:rPr>
          <w:rFonts w:ascii="Times New Roman" w:hAnsi="Times New Roman" w:cs="Times New Roman"/>
          <w:bCs/>
          <w:sz w:val="24"/>
          <w:szCs w:val="24"/>
        </w:rPr>
        <w:t xml:space="preserve"> used for evaluation index </w:t>
      </w:r>
      <w:proofErr w:type="spellStart"/>
      <w:r w:rsidRPr="00307C18">
        <w:rPr>
          <w:rFonts w:ascii="Times New Roman" w:hAnsi="Times New Roman" w:cs="Times New Roman"/>
          <w:bCs/>
          <w:i/>
          <w:iCs/>
          <w:sz w:val="24"/>
          <w:szCs w:val="24"/>
        </w:rPr>
        <w:t>i</w:t>
      </w:r>
      <w:proofErr w:type="spellEnd"/>
      <w:r w:rsidRPr="00307C18">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w:t>
      </w:r>
      <w:r w:rsidRPr="00D748C6">
        <w:rPr>
          <w:rFonts w:ascii="Times New Roman" w:hAnsi="Times New Roman" w:cs="Times New Roman"/>
          <w:bCs/>
          <w:color w:val="0070C0"/>
          <w:sz w:val="24"/>
          <w:szCs w:val="24"/>
        </w:rPr>
        <w:t xml:space="preserve">to the mean of </w:t>
      </w:r>
      <w:r w:rsidR="00D748C6" w:rsidRPr="00D748C6">
        <w:rPr>
          <w:rFonts w:ascii="Times New Roman" w:hAnsi="Times New Roman" w:cs="Times New Roman"/>
          <w:bCs/>
          <w:color w:val="0070C0"/>
          <w:sz w:val="24"/>
          <w:szCs w:val="24"/>
        </w:rPr>
        <w:t xml:space="preserve">evaluation index </w:t>
      </w:r>
      <w:proofErr w:type="spellStart"/>
      <w:r w:rsidR="00D748C6" w:rsidRPr="00D748C6">
        <w:rPr>
          <w:rFonts w:ascii="Times New Roman" w:hAnsi="Times New Roman" w:cs="Times New Roman"/>
          <w:bCs/>
          <w:i/>
          <w:iCs/>
          <w:color w:val="0070C0"/>
          <w:sz w:val="24"/>
          <w:szCs w:val="24"/>
        </w:rPr>
        <w:t>i</w:t>
      </w:r>
      <w:proofErr w:type="spellEnd"/>
      <w:r w:rsidR="00D748C6" w:rsidRPr="00D748C6">
        <w:rPr>
          <w:rFonts w:ascii="Times New Roman" w:hAnsi="Times New Roman" w:cs="Times New Roman"/>
          <w:bCs/>
          <w:color w:val="0070C0"/>
          <w:sz w:val="24"/>
          <w:szCs w:val="24"/>
        </w:rPr>
        <w:t xml:space="preserve"> </w:t>
      </w:r>
      <w:r w:rsidR="00D748C6">
        <w:rPr>
          <w:rFonts w:ascii="Times New Roman" w:hAnsi="Times New Roman" w:cs="Times New Roman"/>
          <w:bCs/>
          <w:sz w:val="24"/>
          <w:szCs w:val="24"/>
        </w:rPr>
        <w:t xml:space="preserve">of </w:t>
      </w:r>
      <w:r w:rsidRPr="00307C18">
        <w:rPr>
          <w:rFonts w:ascii="Times New Roman" w:hAnsi="Times New Roman" w:cs="Times New Roman"/>
          <w:bCs/>
          <w:sz w:val="24"/>
          <w:szCs w:val="24"/>
        </w:rPr>
        <w:t xml:space="preserve">solution </w:t>
      </w:r>
      <m:oMath>
        <m:r>
          <m:rPr>
            <m:sty m:val="b"/>
          </m:rPr>
          <w:rPr>
            <w:rFonts w:ascii="Cambria Math" w:hAnsi="Cambria Math" w:cs="Times New Roman"/>
            <w:sz w:val="24"/>
            <w:szCs w:val="24"/>
          </w:rPr>
          <m:t>x</m:t>
        </m:r>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is the deviation term. Thus</w:t>
      </w:r>
      <w:r w:rsidRPr="00307C18">
        <w:rPr>
          <w:rFonts w:ascii="Times New Roman" w:hAnsi="Times New Roman" w:cs="Times New Roman" w:hint="eastAsia"/>
          <w:bCs/>
          <w:sz w:val="24"/>
          <w:szCs w:val="24"/>
        </w:rPr>
        <w:t>,</w:t>
      </w:r>
      <w:r w:rsidRPr="00307C18">
        <w:rPr>
          <w:rFonts w:ascii="Times New Roman" w:hAnsi="Times New Roman" w:cs="Times New Roman"/>
          <w:bCs/>
          <w:sz w:val="24"/>
          <w:szCs w:val="24"/>
        </w:rPr>
        <w:t xml:space="preserve"> (7a) assumes that the underlying mean of each evaluation index for a certain </w:t>
      </w:r>
      <w:r w:rsidRPr="00307C18">
        <w:rPr>
          <w:rFonts w:ascii="Times New Roman" w:hAnsi="Times New Roman" w:cs="Times New Roman" w:hint="eastAsia"/>
          <w:bCs/>
          <w:sz w:val="24"/>
          <w:szCs w:val="24"/>
        </w:rPr>
        <w:t>solution</w:t>
      </w:r>
      <w:r w:rsidRPr="00307C18">
        <w:rPr>
          <w:rFonts w:ascii="Times New Roman" w:hAnsi="Times New Roman" w:cs="Times New Roman"/>
          <w:bCs/>
          <w:sz w:val="24"/>
          <w:szCs w:val="24"/>
        </w:rPr>
        <w:t xml:space="preserve"> can be written as a linear combination of the </w:t>
      </w:r>
      <w:proofErr w:type="spellStart"/>
      <w:r w:rsidRPr="00307C18">
        <w:rPr>
          <w:rFonts w:ascii="Times New Roman" w:hAnsi="Times New Roman" w:cs="Times New Roman"/>
          <w:bCs/>
          <w:sz w:val="24"/>
          <w:szCs w:val="24"/>
        </w:rPr>
        <w:t>basis</w:t>
      </w:r>
      <w:proofErr w:type="spellEnd"/>
      <w:r w:rsidRPr="00307C18">
        <w:rPr>
          <w:rFonts w:ascii="Times New Roman" w:hAnsi="Times New Roman" w:cs="Times New Roman"/>
          <w:bCs/>
          <w:sz w:val="24"/>
          <w:szCs w:val="24"/>
        </w:rPr>
        <w:t xml:space="preserve"> functions </w:t>
      </w:r>
      <w:r w:rsidRPr="00307C18">
        <w:rPr>
          <w:rFonts w:ascii="Times New Roman" w:hAnsi="Times New Roman" w:cs="Times New Roman" w:hint="eastAsia"/>
          <w:bCs/>
          <w:sz w:val="24"/>
          <w:szCs w:val="24"/>
        </w:rPr>
        <w:t>o</w:t>
      </w:r>
      <w:r w:rsidRPr="00307C18">
        <w:rPr>
          <w:rFonts w:ascii="Times New Roman" w:hAnsi="Times New Roman" w:cs="Times New Roman"/>
          <w:bCs/>
          <w:sz w:val="24"/>
          <w:szCs w:val="24"/>
        </w:rPr>
        <w:t xml:space="preserve">f the solution plus a specific deviation term. Define vectors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m:r>
              <m:rPr>
                <m:sty m:val="p"/>
              </m:rPr>
              <w:rPr>
                <w:rFonts w:ascii="Cambria Math" w:eastAsia="宋体" w:hAnsi="Cambria Math" w:cs="Times New Roman"/>
                <w:sz w:val="24"/>
                <w:szCs w:val="24"/>
              </w:rPr>
              <m:t>T</m:t>
            </m:r>
          </m:sup>
        </m:sSup>
      </m:oMath>
      <w:r w:rsidRPr="00307C18">
        <w:rPr>
          <w:rFonts w:ascii="Times New Roman" w:hAnsi="Times New Roman" w:cs="Times New Roman"/>
          <w:bCs/>
          <w:sz w:val="24"/>
          <w:szCs w:val="24"/>
        </w:rPr>
        <w:t xml:space="preserve"> and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m:oMath>
      <w:r w:rsidRPr="00307C18">
        <w:rPr>
          <w:rFonts w:ascii="Times New Roman" w:hAnsi="Times New Roman" w:cs="Times New Roman"/>
          <w:bCs/>
          <w:sz w:val="24"/>
          <w:szCs w:val="24"/>
        </w:rPr>
        <w:t xml:space="preserve">, and let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be a </w:t>
      </w:r>
      <w:r w:rsidRPr="00307C18">
        <w:rPr>
          <w:rFonts w:ascii="Times New Roman" w:hAnsi="Times New Roman" w:cs="Times New Roman" w:hint="eastAsia"/>
          <w:bCs/>
          <w:i/>
          <w:iCs/>
          <w:sz w:val="24"/>
          <w:szCs w:val="24"/>
        </w:rPr>
        <w:t>K</w:t>
      </w:r>
      <w:r w:rsidRPr="00307C18">
        <w:rPr>
          <w:rFonts w:ascii="Times New Roman" w:hAnsi="Times New Roman" w:cs="Times New Roman"/>
          <w:bCs/>
          <w:i/>
          <w:iCs/>
          <w:sz w:val="24"/>
          <w:szCs w:val="24"/>
        </w:rPr>
        <w:softHyphen/>
      </w:r>
      <w:r w:rsidRPr="00307C18">
        <w:rPr>
          <w:rFonts w:ascii="Times New Roman" w:hAnsi="Times New Roman" w:cs="Times New Roman"/>
          <w:bCs/>
          <w:iCs/>
          <w:sz w:val="24"/>
          <w:szCs w:val="24"/>
        </w:rPr>
        <w:t>-</w:t>
      </w:r>
      <w:r w:rsidRPr="00307C18">
        <w:rPr>
          <w:rFonts w:ascii="Times New Roman" w:hAnsi="Times New Roman" w:cs="Times New Roman"/>
          <w:bCs/>
          <w:sz w:val="24"/>
          <w:szCs w:val="24"/>
        </w:rPr>
        <w:t>by-</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matrix such that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w:t>
      </w:r>
      <w:proofErr w:type="spellStart"/>
      <w:r w:rsidRPr="00307C18">
        <w:rPr>
          <w:rFonts w:ascii="Times New Roman" w:hAnsi="Times New Roman" w:cs="Times New Roman"/>
          <w:bCs/>
          <w:sz w:val="24"/>
          <w:szCs w:val="24"/>
        </w:rPr>
        <w:t>th</w:t>
      </w:r>
      <w:proofErr w:type="spellEnd"/>
      <w:r w:rsidRPr="00307C18">
        <w:rPr>
          <w:rFonts w:ascii="Times New Roman" w:hAnsi="Times New Roman" w:cs="Times New Roman"/>
          <w:bCs/>
          <w:sz w:val="24"/>
          <w:szCs w:val="24"/>
        </w:rPr>
        <w:t xml:space="preserve"> entry of its row corresponding to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is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W</w:t>
      </w:r>
      <w:r w:rsidRPr="00307C18">
        <w:rPr>
          <w:rFonts w:ascii="Times New Roman" w:hAnsi="Times New Roman" w:cs="Times New Roman"/>
          <w:sz w:val="24"/>
          <w:szCs w:val="24"/>
        </w:rPr>
        <w:t xml:space="preserve">e also denote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oMath>
      <w:r w:rsidRPr="00307C18">
        <w:rPr>
          <w:rFonts w:ascii="Times New Roman" w:hAnsi="Times New Roman" w:cs="Times New Roman"/>
          <w:sz w:val="24"/>
          <w:szCs w:val="24"/>
          <w:shd w:val="clear" w:color="auto" w:fill="FFFFFF"/>
        </w:rPr>
        <w:t xml:space="preserve"> as the row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that corresponds to solution </w:t>
      </w:r>
      <w:r w:rsidRPr="00307C18">
        <w:rPr>
          <w:rFonts w:ascii="Times New Roman" w:hAnsi="Times New Roman" w:cs="Times New Roman"/>
          <w:b/>
          <w:bCs/>
          <w:sz w:val="24"/>
          <w:szCs w:val="24"/>
          <w:shd w:val="clear" w:color="auto" w:fill="FFFFFF"/>
        </w:rPr>
        <w:t>x</w:t>
      </w:r>
      <w:r w:rsidRPr="00307C18">
        <w:rPr>
          <w:rFonts w:ascii="Times New Roman" w:hAnsi="Times New Roman" w:cs="Times New Roman"/>
          <w:bCs/>
          <w:sz w:val="24"/>
          <w:szCs w:val="24"/>
        </w:rPr>
        <w:t xml:space="preserve">, i.e.,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r>
          <m:rPr>
            <m:sty m:val="p"/>
          </m:rP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oMath>
      <w:r w:rsidRPr="00307C18">
        <w:rPr>
          <w:rFonts w:ascii="Times New Roman" w:hAnsi="Times New Roman" w:cs="Times New Roman"/>
          <w:bCs/>
          <w:sz w:val="24"/>
          <w:szCs w:val="24"/>
        </w:rPr>
        <w:t>. Then (7</w:t>
      </w:r>
      <w:r w:rsidR="00D9208D">
        <w:rPr>
          <w:rFonts w:ascii="Times New Roman" w:hAnsi="Times New Roman" w:cs="Times New Roman"/>
          <w:bCs/>
          <w:sz w:val="24"/>
          <w:szCs w:val="24"/>
        </w:rPr>
        <w:t>a</w:t>
      </w:r>
      <w:r w:rsidRPr="00307C18">
        <w:rPr>
          <w:rFonts w:ascii="Times New Roman" w:hAnsi="Times New Roman" w:cs="Times New Roman"/>
          <w:bCs/>
          <w:sz w:val="24"/>
          <w:szCs w:val="24"/>
        </w:rPr>
        <w:t>) can be expressed in matrix form</w:t>
      </w:r>
      <w:r w:rsidR="00273C2F">
        <w:rPr>
          <w:rFonts w:ascii="Times New Roman" w:hAnsi="Times New Roman" w:cs="Times New Roman"/>
          <w:bCs/>
          <w:sz w:val="24"/>
          <w:szCs w:val="24"/>
        </w:rPr>
        <w:t>:</w:t>
      </w:r>
    </w:p>
    <w:p w14:paraId="08A2394E" w14:textId="45FDC6AF" w:rsidR="005B6A15" w:rsidRPr="00307C18" w:rsidRDefault="003F2F44" w:rsidP="005B6A15">
      <w:pPr>
        <w:adjustRightInd w:val="0"/>
        <w:snapToGrid w:val="0"/>
        <w:jc w:val="right"/>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Cs/>
          <w:sz w:val="24"/>
          <w:szCs w:val="24"/>
        </w:rPr>
        <w:t>(</w:t>
      </w:r>
      <w:r w:rsidR="00D9208D">
        <w:rPr>
          <w:rFonts w:ascii="Times New Roman" w:hAnsi="Times New Roman" w:cs="Times New Roman"/>
          <w:bCs/>
          <w:sz w:val="24"/>
          <w:szCs w:val="24"/>
        </w:rPr>
        <w:t>7b</w:t>
      </w:r>
      <w:r w:rsidR="005B6A15" w:rsidRPr="00307C18">
        <w:rPr>
          <w:rFonts w:ascii="Times New Roman" w:hAnsi="Times New Roman" w:cs="Times New Roman"/>
          <w:bCs/>
          <w:sz w:val="24"/>
          <w:szCs w:val="24"/>
        </w:rPr>
        <w:t>)</w:t>
      </w:r>
      <w:bookmarkEnd w:id="151"/>
    </w:p>
    <w:p w14:paraId="2B98D0F4" w14:textId="77777777" w:rsidR="0010308B" w:rsidRDefault="0010308B" w:rsidP="002B13E4">
      <w:pPr>
        <w:adjustRightInd w:val="0"/>
        <w:snapToGrid w:val="0"/>
        <w:rPr>
          <w:rFonts w:ascii="Times New Roman" w:hAnsi="Times New Roman" w:cs="Times New Roman"/>
          <w:bCs/>
          <w:sz w:val="24"/>
          <w:szCs w:val="24"/>
        </w:rPr>
      </w:pPr>
    </w:p>
    <w:p w14:paraId="2094F9BC" w14:textId="06585893" w:rsidR="0010308B" w:rsidRPr="00E80EE7" w:rsidRDefault="0010308B" w:rsidP="0010308B">
      <w:pPr>
        <w:adjustRightInd w:val="0"/>
        <w:snapToGrid w:val="0"/>
        <w:rPr>
          <w:rFonts w:ascii="Times New Roman" w:hAnsi="Times New Roman" w:cs="Times New Roman"/>
          <w:color w:val="0070C0"/>
          <w:sz w:val="24"/>
          <w:szCs w:val="24"/>
          <w:shd w:val="clear" w:color="auto" w:fill="FFFFFF"/>
        </w:rPr>
      </w:pPr>
      <w:r w:rsidRPr="00230279">
        <w:rPr>
          <w:rFonts w:ascii="Times New Roman" w:hAnsi="Times New Roman" w:cs="Times New Roman"/>
          <w:b/>
          <w:i/>
          <w:color w:val="0070C0"/>
          <w:sz w:val="24"/>
          <w:szCs w:val="24"/>
          <w:shd w:val="clear" w:color="auto" w:fill="FFFFFF"/>
        </w:rPr>
        <w:t>Remark 2</w:t>
      </w:r>
      <w:r>
        <w:rPr>
          <w:rFonts w:ascii="Times New Roman" w:hAnsi="Times New Roman" w:cs="Times New Roman"/>
          <w:color w:val="0070C0"/>
          <w:sz w:val="24"/>
          <w:szCs w:val="24"/>
          <w:shd w:val="clear" w:color="auto" w:fill="FFFFFF"/>
        </w:rPr>
        <w:t xml:space="preserve">. </w:t>
      </w:r>
      <w:r w:rsidR="009D76BC">
        <w:rPr>
          <w:rFonts w:ascii="Times New Roman" w:hAnsi="Times New Roman" w:cs="Times New Roman"/>
          <w:color w:val="0070C0"/>
          <w:sz w:val="24"/>
          <w:szCs w:val="24"/>
          <w:shd w:val="clear" w:color="auto" w:fill="FFFFFF"/>
        </w:rPr>
        <w:t xml:space="preserve">Our model </w:t>
      </w:r>
      <w:r w:rsidR="007B01B5">
        <w:rPr>
          <w:rFonts w:ascii="Times New Roman" w:hAnsi="Times New Roman" w:cs="Times New Roman"/>
          <w:color w:val="0070C0"/>
          <w:sz w:val="24"/>
          <w:szCs w:val="24"/>
          <w:shd w:val="clear" w:color="auto" w:fill="FFFFFF"/>
        </w:rPr>
        <w:t>allows flexible</w:t>
      </w:r>
      <w:r w:rsidR="00727434" w:rsidRPr="00727434">
        <w:rPr>
          <w:rFonts w:ascii="Times New Roman" w:hAnsi="Times New Roman" w:cs="Times New Roman"/>
          <w:color w:val="0070C0"/>
          <w:sz w:val="24"/>
          <w:szCs w:val="24"/>
          <w:shd w:val="clear" w:color="auto" w:fill="FFFFFF"/>
        </w:rPr>
        <w:t xml:space="preserve"> </w:t>
      </w:r>
      <w:r w:rsidR="007B01B5">
        <w:rPr>
          <w:rFonts w:ascii="Times New Roman" w:hAnsi="Times New Roman" w:cs="Times New Roman"/>
          <w:color w:val="0070C0"/>
          <w:sz w:val="24"/>
          <w:szCs w:val="24"/>
          <w:shd w:val="clear" w:color="auto" w:fill="FFFFFF"/>
        </w:rPr>
        <w:t xml:space="preserve">choices of the </w:t>
      </w:r>
      <w:proofErr w:type="spellStart"/>
      <w:r w:rsidR="00727434" w:rsidRPr="00727434">
        <w:rPr>
          <w:rFonts w:ascii="Times New Roman" w:hAnsi="Times New Roman" w:cs="Times New Roman"/>
          <w:color w:val="0070C0"/>
          <w:sz w:val="24"/>
          <w:szCs w:val="24"/>
          <w:shd w:val="clear" w:color="auto" w:fill="FFFFFF"/>
        </w:rPr>
        <w:t>basis</w:t>
      </w:r>
      <w:proofErr w:type="spellEnd"/>
      <w:r w:rsidR="00727434" w:rsidRPr="00727434">
        <w:rPr>
          <w:rFonts w:ascii="Times New Roman" w:hAnsi="Times New Roman" w:cs="Times New Roman"/>
          <w:color w:val="0070C0"/>
          <w:sz w:val="24"/>
          <w:szCs w:val="24"/>
          <w:shd w:val="clear" w:color="auto" w:fill="FFFFFF"/>
        </w:rPr>
        <w:t xml:space="preserve"> function</w:t>
      </w:r>
      <w:r w:rsidR="007B01B5">
        <w:rPr>
          <w:rFonts w:ascii="Times New Roman" w:hAnsi="Times New Roman" w:cs="Times New Roman"/>
          <w:color w:val="0070C0"/>
          <w:sz w:val="24"/>
          <w:szCs w:val="24"/>
          <w:shd w:val="clear" w:color="auto" w:fill="FFFFFF"/>
        </w:rPr>
        <w:t>s</w:t>
      </w:r>
      <w:r w:rsidR="00727434" w:rsidRPr="00727434">
        <w:rPr>
          <w:rFonts w:ascii="Times New Roman" w:hAnsi="Times New Roman" w:cs="Times New Roman"/>
          <w:color w:val="0070C0"/>
          <w:sz w:val="24"/>
          <w:szCs w:val="24"/>
          <w:shd w:val="clear" w:color="auto" w:fill="FFFFFF"/>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00B676E7">
        <w:rPr>
          <w:rFonts w:ascii="Times New Roman" w:hAnsi="Times New Roman" w:cs="Times New Roman"/>
          <w:bCs/>
          <w:color w:val="0070C0"/>
          <w:sz w:val="24"/>
          <w:szCs w:val="24"/>
        </w:rPr>
        <w:t xml:space="preserve">. </w:t>
      </w:r>
      <w:r w:rsidR="009538C8">
        <w:rPr>
          <w:rFonts w:ascii="Times New Roman" w:hAnsi="Times New Roman" w:cs="Times New Roman"/>
          <w:bCs/>
          <w:color w:val="0070C0"/>
          <w:sz w:val="24"/>
          <w:szCs w:val="24"/>
        </w:rPr>
        <w:t>For a typical example,</w:t>
      </w:r>
      <w:r w:rsidR="00727434" w:rsidRPr="00727434">
        <w:rPr>
          <w:rFonts w:ascii="Times New Roman" w:hAnsi="Times New Roman" w:cs="Times New Roman"/>
          <w:color w:val="0070C0"/>
          <w:sz w:val="24"/>
          <w:szCs w:val="24"/>
          <w:shd w:val="clear" w:color="auto" w:fill="FFFFFF"/>
        </w:rPr>
        <w:t xml:space="preserve"> </w:t>
      </w:r>
      <m:oMath>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p>
          <m:e>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oMath>
      <w:r w:rsidR="00727434" w:rsidRPr="00727434">
        <w:rPr>
          <w:rFonts w:ascii="Times New Roman" w:hAnsi="Times New Roman" w:cs="Times New Roman"/>
          <w:bCs/>
          <w:color w:val="0070C0"/>
          <w:sz w:val="24"/>
          <w:szCs w:val="24"/>
        </w:rPr>
        <w:t xml:space="preserve"> </w:t>
      </w:r>
      <w:r w:rsidR="00204136">
        <w:rPr>
          <w:rFonts w:ascii="Times New Roman" w:hAnsi="Times New Roman" w:cs="Times New Roman"/>
          <w:bCs/>
          <w:color w:val="0070C0"/>
          <w:sz w:val="24"/>
          <w:szCs w:val="24"/>
        </w:rPr>
        <w:t>is</w:t>
      </w:r>
      <w:r w:rsidR="00727434" w:rsidRPr="00727434">
        <w:rPr>
          <w:rFonts w:ascii="Times New Roman" w:hAnsi="Times New Roman" w:cs="Times New Roman"/>
          <w:bCs/>
          <w:color w:val="0070C0"/>
          <w:sz w:val="24"/>
          <w:szCs w:val="24"/>
        </w:rPr>
        <w:t xml:space="preserve"> a polynomial of the coordinates of </w:t>
      </w:r>
      <m:oMath>
        <m:r>
          <m:rPr>
            <m:sty m:val="b"/>
          </m:rPr>
          <w:rPr>
            <w:rFonts w:ascii="Cambria Math" w:hAnsi="Cambria Math" w:cs="Times New Roman"/>
            <w:color w:val="0070C0"/>
            <w:sz w:val="24"/>
            <w:szCs w:val="24"/>
          </w:rPr>
          <m:t>x</m:t>
        </m:r>
      </m:oMath>
      <w:r w:rsidR="00727434" w:rsidRPr="00727434">
        <w:rPr>
          <w:rFonts w:ascii="Times New Roman" w:hAnsi="Times New Roman" w:cs="Times New Roman"/>
          <w:color w:val="0070C0"/>
          <w:sz w:val="24"/>
          <w:szCs w:val="24"/>
        </w:rPr>
        <w:t xml:space="preserve">. Clearly, </w:t>
      </w:r>
      <w:r w:rsidRPr="00727434">
        <w:rPr>
          <w:rFonts w:ascii="Times New Roman" w:hAnsi="Times New Roman" w:cs="Times New Roman"/>
          <w:color w:val="0070C0"/>
          <w:sz w:val="24"/>
          <w:szCs w:val="24"/>
          <w:shd w:val="clear" w:color="auto" w:fill="FFFFFF"/>
        </w:rPr>
        <w:t>the higher the order of the polynomial, more terms have to be included in the belief model</w:t>
      </w:r>
      <w:r w:rsidR="00727434" w:rsidRPr="00727434">
        <w:rPr>
          <w:rFonts w:ascii="Times New Roman" w:hAnsi="Times New Roman" w:cs="Times New Roman"/>
          <w:color w:val="0070C0"/>
          <w:sz w:val="24"/>
          <w:szCs w:val="24"/>
          <w:shd w:val="clear" w:color="auto" w:fill="FFFFFF"/>
        </w:rPr>
        <w:t>, though it may lead to a better fit</w:t>
      </w:r>
      <w:r w:rsidRPr="00727434">
        <w:rPr>
          <w:rFonts w:ascii="Times New Roman" w:hAnsi="Times New Roman" w:cs="Times New Roman"/>
          <w:color w:val="0070C0"/>
          <w:sz w:val="24"/>
          <w:szCs w:val="24"/>
          <w:shd w:val="clear" w:color="auto" w:fill="FFFFFF"/>
        </w:rPr>
        <w:t>.</w:t>
      </w:r>
      <w:r w:rsidRPr="00E80EE7">
        <w:rPr>
          <w:rFonts w:ascii="Times New Roman" w:hAnsi="Times New Roman" w:cs="Times New Roman"/>
          <w:color w:val="0070C0"/>
          <w:sz w:val="24"/>
          <w:szCs w:val="24"/>
          <w:shd w:val="clear" w:color="auto" w:fill="FFFFFF"/>
        </w:rPr>
        <w:t xml:space="preserve"> Note that the size of the coefficient vector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shd w:val="clear" w:color="auto" w:fill="FFFFFF"/>
              </w:rPr>
              <m:t>β</m:t>
            </m:r>
          </m:e>
          <m:sup>
            <m:r>
              <w:rPr>
                <w:rFonts w:ascii="Cambria Math" w:hAnsi="Cambria Math" w:cs="Times New Roman"/>
                <w:color w:val="0070C0"/>
                <w:sz w:val="24"/>
                <w:szCs w:val="24"/>
                <w:shd w:val="clear" w:color="auto" w:fill="FFFFFF"/>
              </w:rPr>
              <m:t>i</m:t>
            </m:r>
          </m:sup>
        </m:sSup>
      </m:oMath>
      <w:r w:rsidRPr="00E80EE7">
        <w:rPr>
          <w:rFonts w:ascii="Times New Roman" w:hAnsi="Times New Roman" w:cs="Times New Roman"/>
          <w:color w:val="0070C0"/>
          <w:sz w:val="24"/>
          <w:szCs w:val="24"/>
          <w:shd w:val="clear" w:color="auto" w:fill="FFFFFF"/>
        </w:rPr>
        <w:t xml:space="preserve"> grows exponentially in the dimensi</w:t>
      </w:r>
      <w:r w:rsidRPr="00727434">
        <w:rPr>
          <w:rFonts w:ascii="Times New Roman" w:hAnsi="Times New Roman" w:cs="Times New Roman"/>
          <w:color w:val="0070C0"/>
          <w:sz w:val="24"/>
          <w:szCs w:val="24"/>
          <w:shd w:val="clear" w:color="auto" w:fill="FFFFFF"/>
        </w:rPr>
        <w:t xml:space="preserve">on </w:t>
      </w:r>
      <m:oMath>
        <m:r>
          <w:rPr>
            <w:rFonts w:ascii="Cambria Math" w:eastAsia="宋体" w:hAnsi="Cambria Math" w:cs="Times New Roman"/>
            <w:color w:val="0070C0"/>
            <w:sz w:val="24"/>
            <w:szCs w:val="24"/>
          </w:rPr>
          <m:t>n</m:t>
        </m:r>
      </m:oMath>
      <w:r w:rsidR="00727434" w:rsidRPr="00727434">
        <w:rPr>
          <w:rFonts w:ascii="Times New Roman" w:hAnsi="Times New Roman" w:cs="Times New Roman"/>
          <w:color w:val="0070C0"/>
          <w:sz w:val="24"/>
          <w:szCs w:val="24"/>
        </w:rPr>
        <w:t xml:space="preserve"> </w:t>
      </w:r>
      <w:r w:rsidRPr="00727434">
        <w:rPr>
          <w:rFonts w:ascii="Times New Roman" w:hAnsi="Times New Roman" w:cs="Times New Roman"/>
          <w:color w:val="0070C0"/>
          <w:sz w:val="24"/>
          <w:szCs w:val="24"/>
          <w:shd w:val="clear" w:color="auto" w:fill="FFFFFF"/>
        </w:rPr>
        <w:t xml:space="preserve">if </w:t>
      </w:r>
      <w:r w:rsidRPr="00E80EE7">
        <w:rPr>
          <w:rFonts w:ascii="Times New Roman" w:hAnsi="Times New Roman" w:cs="Times New Roman"/>
          <w:color w:val="0070C0"/>
          <w:sz w:val="24"/>
          <w:szCs w:val="24"/>
          <w:shd w:val="clear" w:color="auto" w:fill="FFFFFF"/>
        </w:rPr>
        <w:t>a full polynomial model is used (i.e., those with all cross-multiplication</w:t>
      </w:r>
      <w:r w:rsidR="00DE74A1">
        <w:rPr>
          <w:rFonts w:ascii="Times New Roman" w:hAnsi="Times New Roman" w:cs="Times New Roman"/>
          <w:color w:val="0070C0"/>
          <w:sz w:val="24"/>
          <w:szCs w:val="24"/>
          <w:shd w:val="clear" w:color="auto" w:fill="FFFFFF"/>
        </w:rPr>
        <w:t xml:space="preserve"> </w:t>
      </w:r>
      <w:r w:rsidRPr="00E80EE7">
        <w:rPr>
          <w:rFonts w:ascii="Times New Roman" w:hAnsi="Times New Roman" w:cs="Times New Roman"/>
          <w:color w:val="0070C0"/>
          <w:sz w:val="24"/>
          <w:szCs w:val="24"/>
          <w:shd w:val="clear" w:color="auto" w:fill="FFFFFF"/>
        </w:rPr>
        <w:t xml:space="preserve">terms), a higher order polynomial model can result in significantly more computational cost. As noted by (Osorio and Bierlaire 2013), a quadratic </w:t>
      </w:r>
      <w:r w:rsidR="00DE74A1">
        <w:rPr>
          <w:rFonts w:ascii="Times New Roman" w:hAnsi="Times New Roman" w:cs="Times New Roman"/>
          <w:color w:val="0070C0"/>
          <w:sz w:val="24"/>
          <w:szCs w:val="24"/>
          <w:shd w:val="clear" w:color="auto" w:fill="FFFFFF"/>
        </w:rPr>
        <w:t>model</w:t>
      </w:r>
      <w:r w:rsidRPr="00E80EE7">
        <w:rPr>
          <w:rFonts w:ascii="Times New Roman" w:hAnsi="Times New Roman" w:cs="Times New Roman"/>
          <w:color w:val="0070C0"/>
          <w:sz w:val="24"/>
          <w:szCs w:val="24"/>
          <w:shd w:val="clear" w:color="auto" w:fill="FFFFFF"/>
        </w:rPr>
        <w:t xml:space="preserve"> can provide decent approximation for traffic network problems, so we also adopt quadratic polynomials for the belief model in NSTPU. In Section 5, we will compare various quadratic models </w:t>
      </w:r>
      <w:r w:rsidR="00DE74A1">
        <w:rPr>
          <w:rFonts w:ascii="Times New Roman" w:hAnsi="Times New Roman" w:cs="Times New Roman"/>
          <w:color w:val="0070C0"/>
          <w:sz w:val="24"/>
          <w:szCs w:val="24"/>
          <w:shd w:val="clear" w:color="auto" w:fill="FFFFFF"/>
        </w:rPr>
        <w:t>with</w:t>
      </w:r>
      <w:r w:rsidRPr="00E80EE7">
        <w:rPr>
          <w:rFonts w:ascii="Times New Roman" w:hAnsi="Times New Roman" w:cs="Times New Roman"/>
          <w:color w:val="0070C0"/>
          <w:sz w:val="24"/>
          <w:szCs w:val="24"/>
          <w:shd w:val="clear" w:color="auto" w:fill="FFFFFF"/>
        </w:rPr>
        <w:t xml:space="preserve"> different number of terms so as to shed lights on the trade-off between computational cost and effectiveness in learning.</w:t>
      </w:r>
    </w:p>
    <w:p w14:paraId="16C8D3E6" w14:textId="77777777" w:rsidR="0010308B" w:rsidRDefault="0010308B" w:rsidP="002B13E4">
      <w:pPr>
        <w:adjustRightInd w:val="0"/>
        <w:snapToGrid w:val="0"/>
        <w:rPr>
          <w:rFonts w:ascii="Times New Roman" w:hAnsi="Times New Roman" w:cs="Times New Roman"/>
          <w:bCs/>
          <w:sz w:val="24"/>
          <w:szCs w:val="24"/>
        </w:rPr>
      </w:pPr>
    </w:p>
    <w:p w14:paraId="0ADC1A85" w14:textId="2F7A255E" w:rsidR="002B13E4" w:rsidRPr="00B1081D" w:rsidRDefault="00EE56B0" w:rsidP="002B13E4">
      <w:pPr>
        <w:adjustRightInd w:val="0"/>
        <w:snapToGrid w:val="0"/>
        <w:rPr>
          <w:rFonts w:ascii="Times New Roman" w:hAnsi="Times New Roman" w:cs="Times New Roman"/>
          <w:iCs/>
          <w:sz w:val="24"/>
          <w:szCs w:val="24"/>
        </w:rPr>
      </w:pPr>
      <w:r>
        <w:rPr>
          <w:rFonts w:ascii="Times New Roman" w:hAnsi="Times New Roman" w:cs="Times New Roman"/>
          <w:bCs/>
          <w:sz w:val="24"/>
          <w:szCs w:val="24"/>
        </w:rPr>
        <w:t>F</w:t>
      </w:r>
      <w:r w:rsidR="005B6A15" w:rsidRPr="00307C18">
        <w:rPr>
          <w:rFonts w:ascii="Times New Roman" w:hAnsi="Times New Roman" w:cs="Times New Roman"/>
          <w:sz w:val="24"/>
          <w:szCs w:val="24"/>
          <w:shd w:val="clear" w:color="auto" w:fill="FFFFFF"/>
        </w:rPr>
        <w:t xml:space="preserve">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bCs/>
          <w:sz w:val="24"/>
          <w:szCs w:val="24"/>
        </w:rPr>
        <w:t xml:space="preserve">, we </w:t>
      </w:r>
      <w:r w:rsidR="005B6A15" w:rsidRPr="00307C18">
        <w:rPr>
          <w:rFonts w:ascii="Times New Roman" w:hAnsi="Times New Roman" w:cs="Times New Roman" w:hint="eastAsia"/>
          <w:bCs/>
          <w:sz w:val="24"/>
          <w:szCs w:val="24"/>
        </w:rPr>
        <w:t>use</w:t>
      </w:r>
      <w:r w:rsidR="005B6A15" w:rsidRPr="00307C18">
        <w:rPr>
          <w:rFonts w:ascii="Times New Roman" w:hAnsi="Times New Roman" w:cs="Times New Roman"/>
          <w:bCs/>
          <w:sz w:val="24"/>
          <w:szCs w:val="24"/>
        </w:rPr>
        <w:t xml:space="preserve"> a </w:t>
      </w:r>
      <m:oMath>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oMath>
      <w:r w:rsidR="005B6A15" w:rsidRPr="00307C18">
        <w:rPr>
          <w:rFonts w:ascii="Times New Roman" w:hAnsi="Times New Roman" w:cs="Times New Roman"/>
          <w:iCs/>
          <w:sz w:val="24"/>
          <w:szCs w:val="24"/>
        </w:rPr>
        <w:t xml:space="preserve">-dimensional Gaussian distribution </w:t>
      </w:r>
      <w:r w:rsidR="005B6A15" w:rsidRPr="00307C18">
        <w:rPr>
          <w:rFonts w:ascii="Times New Roman" w:hAnsi="Times New Roman" w:cs="Times New Roman"/>
          <w:bCs/>
          <w:sz w:val="24"/>
          <w:szCs w:val="24"/>
        </w:rPr>
        <w:t xml:space="preserve">for the prior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5B6A15" w:rsidRPr="00307C18">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sz w:val="24"/>
          <w:szCs w:val="24"/>
          <w:shd w:val="clear" w:color="auto" w:fill="FFFFFF"/>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005B6A15"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00CE0EA1">
        <w:rPr>
          <w:rFonts w:ascii="Times New Roman" w:hAnsi="Times New Roman" w:cs="Times New Roman"/>
          <w:sz w:val="24"/>
          <w:szCs w:val="24"/>
          <w:shd w:val="clear" w:color="auto" w:fill="FFFFFF"/>
        </w:rPr>
        <w:t>; and w</w:t>
      </w:r>
      <w:r w:rsidR="005B6A15" w:rsidRPr="00307C18">
        <w:rPr>
          <w:rFonts w:ascii="Times New Roman" w:hAnsi="Times New Roman" w:cs="Times New Roman"/>
          <w:sz w:val="24"/>
          <w:szCs w:val="24"/>
          <w:shd w:val="clear" w:color="auto" w:fill="FFFFFF"/>
        </w:rPr>
        <w:t xml:space="preserve">e use a </w:t>
      </w:r>
      <m:oMath>
        <m:r>
          <w:rPr>
            <w:rFonts w:ascii="Cambria Math" w:hAnsi="Cambria Math" w:cs="Times New Roman"/>
            <w:sz w:val="24"/>
            <w:szCs w:val="24"/>
          </w:rPr>
          <m:t>K</m:t>
        </m:r>
      </m:oMath>
      <w:r w:rsidR="005B6A15" w:rsidRPr="00307C18">
        <w:rPr>
          <w:rFonts w:ascii="Times New Roman" w:hAnsi="Times New Roman" w:cs="Times New Roman"/>
          <w:sz w:val="24"/>
          <w:szCs w:val="24"/>
          <w:shd w:val="clear" w:color="auto" w:fill="FFFFFF"/>
        </w:rPr>
        <w:t>-</w:t>
      </w:r>
      <w:r w:rsidR="005B6A15" w:rsidRPr="00307C18">
        <w:rPr>
          <w:rFonts w:ascii="Times New Roman" w:hAnsi="Times New Roman" w:cs="Times New Roman"/>
          <w:iCs/>
          <w:sz w:val="24"/>
          <w:szCs w:val="24"/>
        </w:rPr>
        <w:t xml:space="preserve">dimensional Gaussian distribution for the prior of </w:t>
      </w:r>
      <w:r w:rsidR="005B6A15" w:rsidRPr="00307C18">
        <w:rPr>
          <w:rFonts w:ascii="Times New Roman" w:hAnsi="Times New Roman" w:cs="Times New Roman"/>
          <w:bCs/>
          <w:sz w:val="24"/>
          <w:szCs w:val="24"/>
        </w:rPr>
        <w:t xml:space="preserve">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oMath>
      <w:r w:rsidR="005B6A15" w:rsidRPr="00307C18">
        <w:rPr>
          <w:rFonts w:ascii="Times New Roman" w:hAnsi="Times New Roman" w:cs="Times New Roman"/>
          <w:sz w:val="24"/>
          <w:szCs w:val="24"/>
          <w:shd w:val="clear" w:color="auto" w:fill="FFFFFF"/>
        </w:rPr>
        <w:t>,</w:t>
      </w:r>
      <w:r w:rsidR="005B6A15"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sz w:val="24"/>
          <w:szCs w:val="24"/>
          <w:shd w:val="clear" w:color="auto" w:fill="FFFFFF"/>
        </w:rPr>
        <w:t xml:space="preserve">with zero mean and covariance matrix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oMath>
      <w:r w:rsidR="005B6A15" w:rsidRPr="00307C18">
        <w:rPr>
          <w:rFonts w:ascii="Times New Roman" w:hAnsi="Times New Roman" w:cs="Times New Roman"/>
          <w:iCs/>
          <w:sz w:val="24"/>
          <w:szCs w:val="24"/>
        </w:rPr>
        <w:t xml:space="preserve">, where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005B6A15" w:rsidRPr="00307C18">
        <w:rPr>
          <w:rFonts w:ascii="Times New Roman" w:hAnsi="Times New Roman" w:cs="Times New Roman"/>
          <w:iCs/>
          <w:sz w:val="24"/>
          <w:szCs w:val="24"/>
        </w:rPr>
        <w:t xml:space="preserve">&gt;0 is a scalar and </w:t>
      </w:r>
      <w:r w:rsidR="005B6A15" w:rsidRPr="00307C18">
        <w:rPr>
          <w:rFonts w:ascii="Times New Roman" w:hAnsi="Times New Roman" w:cs="Times New Roman"/>
          <w:b/>
          <w:bCs/>
          <w:iCs/>
          <w:sz w:val="24"/>
          <w:szCs w:val="24"/>
        </w:rPr>
        <w:t xml:space="preserve">I </w:t>
      </w:r>
      <w:r w:rsidR="005B6A15" w:rsidRPr="00307C18">
        <w:rPr>
          <w:rFonts w:ascii="Times New Roman" w:hAnsi="Times New Roman" w:cs="Times New Roman"/>
          <w:iCs/>
          <w:sz w:val="24"/>
          <w:szCs w:val="24"/>
        </w:rPr>
        <w:t xml:space="preserve">is a </w:t>
      </w:r>
      <m:oMath>
        <m:r>
          <w:rPr>
            <w:rFonts w:ascii="Cambria Math" w:hAnsi="Cambria Math" w:cs="Times New Roman"/>
            <w:sz w:val="24"/>
            <w:szCs w:val="24"/>
          </w:rPr>
          <m:t>K</m:t>
        </m:r>
      </m:oMath>
      <w:r w:rsidR="005B6A15" w:rsidRPr="00307C18">
        <w:rPr>
          <w:rFonts w:ascii="Times New Roman" w:hAnsi="Times New Roman" w:cs="Times New Roman"/>
          <w:iCs/>
          <w:sz w:val="24"/>
          <w:szCs w:val="24"/>
        </w:rPr>
        <w:t>-by-</w:t>
      </w:r>
      <m:oMath>
        <m:r>
          <w:rPr>
            <w:rFonts w:ascii="Cambria Math" w:hAnsi="Cambria Math" w:cs="Times New Roman"/>
            <w:sz w:val="24"/>
            <w:szCs w:val="24"/>
          </w:rPr>
          <m:t>K</m:t>
        </m:r>
      </m:oMath>
      <w:r w:rsidR="005B6A15" w:rsidRPr="00307C18">
        <w:rPr>
          <w:rFonts w:ascii="Times New Roman" w:hAnsi="Times New Roman" w:cs="Times New Roman"/>
          <w:iCs/>
          <w:sz w:val="24"/>
          <w:szCs w:val="24"/>
        </w:rPr>
        <w:t xml:space="preserve"> identity matrix</w:t>
      </w:r>
      <w:r w:rsidR="00CE0EA1">
        <w:rPr>
          <w:rFonts w:ascii="Times New Roman" w:hAnsi="Times New Roman" w:cs="Times New Roman"/>
          <w:iCs/>
          <w:sz w:val="24"/>
          <w:szCs w:val="24"/>
        </w:rPr>
        <w:t xml:space="preserve"> </w:t>
      </w:r>
      <w:r w:rsidR="00CE0EA1" w:rsidRPr="00CE0EA1">
        <w:rPr>
          <w:rFonts w:ascii="Times New Roman" w:hAnsi="Times New Roman" w:cs="Times New Roman"/>
          <w:iCs/>
          <w:color w:val="0070C0"/>
          <w:sz w:val="24"/>
          <w:szCs w:val="24"/>
        </w:rPr>
        <w:t>(</w:t>
      </w:r>
      <w:r w:rsidR="005B6A15" w:rsidRPr="00CE0EA1">
        <w:rPr>
          <w:rFonts w:ascii="Times New Roman" w:hAnsi="Times New Roman" w:cs="Times New Roman"/>
          <w:iCs/>
          <w:color w:val="0070C0"/>
          <w:sz w:val="24"/>
          <w:szCs w:val="24"/>
        </w:rPr>
        <w:t xml:space="preserve">i.e., our prior </w:t>
      </w:r>
      <w:r w:rsidR="00CE0EA1" w:rsidRPr="00CE0EA1">
        <w:rPr>
          <w:rFonts w:ascii="Times New Roman" w:hAnsi="Times New Roman" w:cs="Times New Roman"/>
          <w:iCs/>
          <w:color w:val="0070C0"/>
          <w:sz w:val="24"/>
          <w:szCs w:val="24"/>
        </w:rPr>
        <w:t xml:space="preserve">of </w:t>
      </w:r>
      <w:r w:rsidR="005B6A15" w:rsidRPr="00CE0EA1">
        <w:rPr>
          <w:rFonts w:ascii="Times New Roman" w:hAnsi="Times New Roman" w:cs="Times New Roman"/>
          <w:iCs/>
          <w:color w:val="0070C0"/>
          <w:sz w:val="24"/>
          <w:szCs w:val="24"/>
        </w:rPr>
        <w:t xml:space="preserve">the deviation terms of different solutions are independent and </w:t>
      </w:r>
      <w:r w:rsidR="00CE0EA1" w:rsidRPr="00CE0EA1">
        <w:rPr>
          <w:rFonts w:ascii="Times New Roman" w:hAnsi="Times New Roman" w:cs="Times New Roman"/>
          <w:iCs/>
          <w:color w:val="0070C0"/>
          <w:sz w:val="24"/>
          <w:szCs w:val="24"/>
        </w:rPr>
        <w:t>identically distributed)</w:t>
      </w:r>
      <w:r w:rsidR="005B6A15" w:rsidRPr="00CE0EA1">
        <w:rPr>
          <w:rFonts w:ascii="Times New Roman" w:hAnsi="Times New Roman" w:cs="Times New Roman"/>
          <w:iCs/>
          <w:color w:val="0070C0"/>
          <w:sz w:val="24"/>
          <w:szCs w:val="24"/>
        </w:rPr>
        <w:t xml:space="preserve">. </w:t>
      </w:r>
      <w:r w:rsidR="002B13E4" w:rsidRPr="00307C18">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2B13E4" w:rsidRPr="00307C18">
        <w:rPr>
          <w:rFonts w:ascii="Times New Roman" w:hAnsi="Times New Roman" w:cs="Times New Roman"/>
          <w:sz w:val="24"/>
          <w:szCs w:val="24"/>
        </w:rPr>
        <w:t xml:space="preserve"> a stage-</w:t>
      </w:r>
      <w:r w:rsidR="002B13E4" w:rsidRPr="00307C18">
        <w:rPr>
          <w:rFonts w:ascii="Times New Roman" w:hAnsi="Times New Roman" w:cs="Times New Roman"/>
          <w:i/>
          <w:iCs/>
          <w:sz w:val="24"/>
          <w:szCs w:val="24"/>
        </w:rPr>
        <w:t xml:space="preserve">n </w:t>
      </w:r>
      <w:r w:rsidR="002B13E4" w:rsidRPr="00307C18">
        <w:rPr>
          <w:rFonts w:ascii="Times New Roman" w:hAnsi="Times New Roman" w:cs="Times New Roman"/>
          <w:sz w:val="24"/>
          <w:szCs w:val="24"/>
        </w:rPr>
        <w:t xml:space="preserve">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oMath>
      <w:r w:rsidR="002B13E4" w:rsidRPr="00307C18">
        <w:rPr>
          <w:rFonts w:ascii="Times New Roman" w:hAnsi="Times New Roman" w:cs="Times New Roman"/>
          <w:sz w:val="24"/>
          <w:szCs w:val="24"/>
          <w:shd w:val="clear" w:color="auto" w:fill="FFFFFF"/>
        </w:rPr>
        <w:t xml:space="preserve">, which contains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2B13E4" w:rsidRPr="00307C18">
        <w:rPr>
          <w:rFonts w:ascii="Times New Roman" w:hAnsi="Times New Roman" w:cs="Times New Roman"/>
          <w:sz w:val="24"/>
          <w:szCs w:val="24"/>
        </w:rPr>
        <w:t xml:space="preserve"> as well as the deviation terms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002B13E4" w:rsidRPr="00307C18">
        <w:rPr>
          <w:rFonts w:ascii="Times New Roman" w:hAnsi="Times New Roman" w:cs="Times New Roman"/>
          <w:b/>
          <w:sz w:val="24"/>
          <w:szCs w:val="24"/>
        </w:rPr>
        <w:t xml:space="preserve"> </w:t>
      </w:r>
      <w:r w:rsidR="002B13E4" w:rsidRPr="00307C18">
        <w:rPr>
          <w:rFonts w:ascii="Times New Roman" w:hAnsi="Times New Roman" w:cs="Times New Roman"/>
          <w:bCs/>
          <w:sz w:val="24"/>
          <w:szCs w:val="24"/>
        </w:rPr>
        <w:t xml:space="preserve">for all the </w:t>
      </w:r>
      <w:r w:rsidR="002B13E4" w:rsidRPr="00307C18">
        <w:rPr>
          <w:rFonts w:ascii="Times New Roman" w:hAnsi="Times New Roman" w:cs="Times New Roman"/>
          <w:sz w:val="24"/>
          <w:szCs w:val="24"/>
        </w:rPr>
        <w:t xml:space="preserve">distinct solutions </w:t>
      </w:r>
      <w:r w:rsidR="002B13E4" w:rsidRPr="00307C18">
        <w:rPr>
          <w:rFonts w:ascii="Times New Roman" w:hAnsi="Times New Roman" w:cs="Times New Roman"/>
          <w:b/>
          <w:bCs/>
          <w:sz w:val="24"/>
          <w:szCs w:val="24"/>
        </w:rPr>
        <w:t xml:space="preserve">x </w:t>
      </w:r>
      <w:r w:rsidR="002B13E4" w:rsidRPr="00307C18">
        <w:rPr>
          <w:rFonts w:ascii="Times New Roman" w:hAnsi="Times New Roman" w:cs="Times New Roman"/>
          <w:sz w:val="24"/>
          <w:szCs w:val="24"/>
        </w:rPr>
        <w:t xml:space="preserve">sampled up to stage </w:t>
      </w:r>
      <w:r w:rsidR="002B13E4" w:rsidRPr="00307C18">
        <w:rPr>
          <w:rFonts w:ascii="Times New Roman" w:hAnsi="Times New Roman" w:cs="Times New Roman"/>
          <w:i/>
          <w:iCs/>
          <w:sz w:val="24"/>
          <w:szCs w:val="24"/>
        </w:rPr>
        <w:t>n</w:t>
      </w:r>
      <w:r w:rsidR="002B13E4" w:rsidRPr="00307C18">
        <w:rPr>
          <w:rFonts w:ascii="Times New Roman" w:hAnsi="Times New Roman" w:cs="Times New Roman"/>
          <w:sz w:val="24"/>
          <w:szCs w:val="24"/>
        </w:rPr>
        <w:t xml:space="preserve">. </w:t>
      </w:r>
      <w:r w:rsidR="002B13E4" w:rsidRPr="00307C18">
        <w:rPr>
          <w:rFonts w:ascii="Times New Roman" w:hAnsi="Times New Roman" w:cs="Times New Roman" w:hint="eastAsia"/>
          <w:sz w:val="24"/>
          <w:szCs w:val="24"/>
        </w:rPr>
        <w:t>Following</w:t>
      </w:r>
      <w:r w:rsidR="002B13E4" w:rsidRPr="00307C18">
        <w:rPr>
          <w:rFonts w:ascii="Times New Roman" w:hAnsi="Times New Roman" w:cs="Times New Roman"/>
          <w:sz w:val="24"/>
          <w:szCs w:val="24"/>
        </w:rPr>
        <w:t xml:space="preserve"> this definition, we have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2B13E4" w:rsidRPr="00307C18">
        <w:rPr>
          <w:rFonts w:ascii="Times New Roman" w:hAnsi="Times New Roman" w:cs="Times New Roman"/>
          <w:sz w:val="24"/>
          <w:szCs w:val="24"/>
          <w:shd w:val="clear" w:color="auto" w:fill="FFFFFF"/>
        </w:rPr>
        <w:t xml:space="preserve">, so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sidR="002B13E4" w:rsidRPr="00307C18">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sidR="002B13E4" w:rsidRPr="00307C18">
        <w:rPr>
          <w:rFonts w:ascii="Times New Roman" w:hAnsi="Times New Roman" w:cs="Times New Roman"/>
          <w:sz w:val="24"/>
          <w:szCs w:val="24"/>
        </w:rPr>
        <w:t xml:space="preserve"> </w:t>
      </w:r>
      <w:r w:rsidR="002B13E4" w:rsidRPr="00CE0EA1">
        <w:rPr>
          <w:rFonts w:ascii="Times New Roman" w:hAnsi="Times New Roman" w:cs="Times New Roman"/>
          <w:color w:val="0070C0"/>
          <w:sz w:val="24"/>
          <w:szCs w:val="24"/>
        </w:rPr>
        <w:t>Then</w:t>
      </w:r>
      <w:r w:rsidR="002B13E4" w:rsidRPr="00CE0EA1">
        <w:rPr>
          <w:rFonts w:ascii="Times New Roman" w:hAnsi="Times New Roman" w:cs="Times New Roman" w:hint="eastAsia"/>
          <w:color w:val="0070C0"/>
          <w:sz w:val="24"/>
          <w:szCs w:val="24"/>
        </w:rPr>
        <w:t>,</w:t>
      </w:r>
      <w:r w:rsidR="002B13E4" w:rsidRPr="00CE0EA1">
        <w:rPr>
          <w:rFonts w:ascii="Times New Roman" w:hAnsi="Times New Roman" w:cs="Times New Roman"/>
          <w:color w:val="0070C0"/>
          <w:sz w:val="24"/>
          <w:szCs w:val="24"/>
        </w:rPr>
        <w:t xml:space="preserve"> based on </w:t>
      </w:r>
      <w:r w:rsidR="002B13E4" w:rsidRPr="00CE0EA1">
        <w:rPr>
          <w:rFonts w:ascii="Times New Roman" w:hAnsi="Times New Roman" w:cs="Times New Roman"/>
          <w:b/>
          <w:i/>
          <w:color w:val="0070C0"/>
          <w:sz w:val="24"/>
          <w:szCs w:val="24"/>
        </w:rPr>
        <w:t>Lemma 1</w:t>
      </w:r>
      <w:r w:rsidR="002B13E4" w:rsidRPr="00CE0EA1">
        <w:rPr>
          <w:rFonts w:ascii="Times New Roman" w:hAnsi="Times New Roman" w:cs="Times New Roman"/>
          <w:color w:val="0070C0"/>
          <w:sz w:val="24"/>
          <w:szCs w:val="24"/>
        </w:rPr>
        <w:t>,</w:t>
      </w:r>
      <w:r w:rsidR="002B13E4" w:rsidRPr="00CE0EA1">
        <w:rPr>
          <w:rFonts w:ascii="Times New Roman" w:hAnsi="Times New Roman" w:cs="Times New Roman"/>
          <w:b/>
          <w:color w:val="0070C0"/>
          <w:sz w:val="24"/>
          <w:szCs w:val="24"/>
        </w:rPr>
        <w:t xml:space="preserve"> </w:t>
      </w:r>
      <w:r w:rsidR="002B13E4" w:rsidRPr="00CE0EA1">
        <w:rPr>
          <w:rFonts w:ascii="Times New Roman" w:hAnsi="Times New Roman" w:cs="Times New Roman"/>
          <w:color w:val="0070C0"/>
          <w:sz w:val="24"/>
          <w:szCs w:val="24"/>
        </w:rPr>
        <w:t xml:space="preserve">we can verify the following </w:t>
      </w:r>
      <w:r w:rsidR="000B534D">
        <w:rPr>
          <w:rFonts w:ascii="Times New Roman" w:hAnsi="Times New Roman" w:cs="Times New Roman"/>
          <w:color w:val="0070C0"/>
          <w:sz w:val="24"/>
          <w:szCs w:val="24"/>
        </w:rPr>
        <w:t xml:space="preserve">result for the </w:t>
      </w:r>
      <w:r w:rsidR="002B13E4" w:rsidRPr="00CE0EA1">
        <w:rPr>
          <w:rFonts w:ascii="Times New Roman" w:hAnsi="Times New Roman" w:cs="Times New Roman"/>
          <w:color w:val="0070C0"/>
          <w:sz w:val="24"/>
          <w:szCs w:val="24"/>
        </w:rPr>
        <w:t xml:space="preserve">updating equations. </w:t>
      </w:r>
    </w:p>
    <w:p w14:paraId="44C9174F" w14:textId="163F221F" w:rsidR="003065E5" w:rsidRDefault="003065E5" w:rsidP="005B6A15">
      <w:pPr>
        <w:adjustRightInd w:val="0"/>
        <w:snapToGrid w:val="0"/>
        <w:rPr>
          <w:rFonts w:ascii="Times New Roman" w:hAnsi="Times New Roman" w:cs="Times New Roman"/>
          <w:iCs/>
          <w:sz w:val="24"/>
          <w:szCs w:val="24"/>
        </w:rPr>
      </w:pPr>
    </w:p>
    <w:p w14:paraId="2D42201D" w14:textId="746ADECC" w:rsidR="00986F16" w:rsidRPr="00432818" w:rsidRDefault="00986F16" w:rsidP="00986F16">
      <w:pPr>
        <w:adjustRightInd w:val="0"/>
        <w:snapToGrid w:val="0"/>
        <w:rPr>
          <w:rFonts w:ascii="Times New Roman" w:hAnsi="Times New Roman" w:cs="Times New Roman"/>
          <w:color w:val="0070C0"/>
          <w:sz w:val="24"/>
          <w:szCs w:val="24"/>
          <w:shd w:val="clear" w:color="auto" w:fill="FFFFFF"/>
        </w:rPr>
      </w:pPr>
      <w:r>
        <w:rPr>
          <w:rFonts w:ascii="Times New Roman" w:hAnsi="Times New Roman" w:cs="Times New Roman" w:hint="eastAsia"/>
          <w:b/>
          <w:i/>
          <w:color w:val="0070C0"/>
          <w:sz w:val="24"/>
          <w:szCs w:val="24"/>
          <w:shd w:val="clear" w:color="auto" w:fill="FFFFFF"/>
        </w:rPr>
        <w:t>Proposition</w:t>
      </w:r>
      <w:r w:rsidRPr="00027853">
        <w:rPr>
          <w:rFonts w:ascii="Times New Roman" w:hAnsi="Times New Roman" w:cs="Times New Roman"/>
          <w:b/>
          <w:i/>
          <w:color w:val="0070C0"/>
          <w:sz w:val="24"/>
          <w:szCs w:val="24"/>
          <w:shd w:val="clear" w:color="auto" w:fill="FFFFFF"/>
        </w:rPr>
        <w:t xml:space="preserve"> 1</w:t>
      </w:r>
      <w:r w:rsidRPr="00027853">
        <w:rPr>
          <w:rFonts w:ascii="Times New Roman" w:hAnsi="Times New Roman" w:cs="Times New Roman"/>
          <w:b/>
          <w:color w:val="0070C0"/>
          <w:sz w:val="24"/>
          <w:szCs w:val="24"/>
          <w:shd w:val="clear" w:color="auto" w:fill="FFFFFF"/>
        </w:rPr>
        <w:t xml:space="preserve">. </w:t>
      </w:r>
      <w:r w:rsidRPr="00027853">
        <w:rPr>
          <w:rFonts w:ascii="Times New Roman" w:hAnsi="Times New Roman" w:cs="Times New Roman"/>
          <w:color w:val="0070C0"/>
          <w:sz w:val="24"/>
          <w:szCs w:val="24"/>
          <w:shd w:val="clear" w:color="auto" w:fill="FFFFFF"/>
        </w:rPr>
        <w:t>F</w:t>
      </w:r>
      <w:r w:rsidRPr="00027853">
        <w:rPr>
          <w:rFonts w:ascii="Times New Roman" w:hAnsi="Times New Roman" w:cs="Times New Roman"/>
          <w:bCs/>
          <w:iCs/>
          <w:color w:val="0070C0"/>
          <w:sz w:val="24"/>
          <w:szCs w:val="24"/>
        </w:rPr>
        <w:t xml:space="preserve">or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Pr="00027853">
        <w:rPr>
          <w:rFonts w:ascii="Times New Roman" w:hAnsi="Times New Roman" w:cs="Times New Roman"/>
          <w:color w:val="0070C0"/>
          <w:sz w:val="24"/>
          <w:szCs w:val="24"/>
        </w:rPr>
        <w:t xml:space="preserve"> and </w:t>
      </w:r>
      <m:oMath>
        <m:r>
          <w:rPr>
            <w:rFonts w:ascii="Cambria Math" w:eastAsia="宋体" w:hAnsi="Cambria Math" w:cs="Times New Roman"/>
            <w:color w:val="0070C0"/>
            <w:sz w:val="24"/>
            <w:szCs w:val="24"/>
          </w:rPr>
          <m:t>i</m:t>
        </m:r>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Pr="00027853">
        <w:rPr>
          <w:rFonts w:ascii="Times New Roman" w:hAnsi="Times New Roman" w:cs="Times New Roman"/>
          <w:bCs/>
          <w:iCs/>
          <w:color w:val="0070C0"/>
          <w:sz w:val="24"/>
          <w:szCs w:val="24"/>
        </w:rPr>
        <w:t xml:space="preserve">, given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m:rPr>
            <m:sty m:val="p"/>
          </m:rPr>
          <w:rPr>
            <w:rFonts w:ascii="Cambria Math"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027853">
        <w:rPr>
          <w:rFonts w:ascii="Times New Roman" w:hAnsi="Times New Roman" w:cs="Times New Roman"/>
          <w:bCs/>
          <w:iCs/>
          <w:color w:val="0070C0"/>
          <w:sz w:val="24"/>
          <w:szCs w:val="24"/>
        </w:rPr>
        <w:t>,</w:t>
      </w:r>
      <m:oMath>
        <m:r>
          <m:rPr>
            <m:sty m:val="p"/>
          </m:rPr>
          <w:rPr>
            <w:rFonts w:ascii="Cambria Math" w:hAnsi="Cambria Math"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oMath>
      <w:r w:rsidRPr="00027853">
        <w:rPr>
          <w:rFonts w:ascii="Times New Roman" w:hAnsi="Times New Roman" w:cs="Times New Roman"/>
          <w:iCs/>
          <w:color w:val="0070C0"/>
          <w:sz w:val="24"/>
          <w:szCs w:val="24"/>
        </w:rPr>
        <w:t xml:space="preserve"> and </w:t>
      </w:r>
      <m:oMath>
        <m:sSubSup>
          <m:sSubSupPr>
            <m:ctrlPr>
              <w:rPr>
                <w:rFonts w:ascii="Cambria Math" w:eastAsia="宋体" w:hAnsi="Times New Roman" w:cs="Times New Roman"/>
                <w:b/>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eastAsia="宋体" w:hAnsi="Times New Roman" w:cs="Times New Roman"/>
                <w:color w:val="0070C0"/>
                <w:sz w:val="24"/>
                <w:szCs w:val="24"/>
              </w:rPr>
              <m:t>i</m:t>
            </m:r>
          </m:sup>
        </m:sSubSup>
      </m:oMath>
      <w:r w:rsidRPr="00027853">
        <w:rPr>
          <w:rFonts w:ascii="Times New Roman" w:hAnsi="Times New Roman" w:cs="Times New Roman"/>
          <w:color w:val="0070C0"/>
          <w:sz w:val="24"/>
          <w:szCs w:val="24"/>
        </w:rPr>
        <w:t xml:space="preserve">, </w:t>
      </w:r>
      <w:r w:rsidRPr="00027853">
        <w:rPr>
          <w:rFonts w:ascii="Times New Roman" w:hAnsi="Times New Roman" w:cs="Times New Roman"/>
          <w:bCs/>
          <w:color w:val="0070C0"/>
          <w:sz w:val="24"/>
          <w:szCs w:val="24"/>
        </w:rPr>
        <w:t xml:space="preserve">the posterior distribution </w:t>
      </w:r>
      <m:oMath>
        <m:sSup>
          <m:sSupPr>
            <m:ctrlPr>
              <w:rPr>
                <w:rFonts w:ascii="Cambria Math" w:eastAsia="宋体" w:hAnsi="Times New Roman" w:cs="Times New Roman"/>
                <w:bCs/>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hint="eastAsia"/>
                <w:color w:val="0070C0"/>
                <w:sz w:val="24"/>
                <w:szCs w:val="24"/>
              </w:rPr>
              <m:t>μ</m:t>
            </m:r>
          </m:e>
          <m:sup>
            <m:r>
              <w:rPr>
                <w:rFonts w:ascii="Cambria Math" w:hAnsi="Cambria Math" w:cs="Cambria Math"/>
                <w:color w:val="0070C0"/>
                <w:sz w:val="24"/>
                <w:szCs w:val="24"/>
                <w:shd w:val="clear" w:color="auto" w:fill="FFFFFF"/>
              </w:rPr>
              <m:t>i</m:t>
            </m:r>
          </m:sup>
        </m:sSup>
        <m:r>
          <m:rPr>
            <m:sty m:val="b"/>
          </m:rPr>
          <w:rPr>
            <w:rFonts w:ascii="Cambria Math" w:eastAsia="宋体" w:hAnsi="Cambria Math" w:cs="Times New Roman"/>
            <w:color w:val="0070C0"/>
            <w:sz w:val="24"/>
            <w:szCs w:val="24"/>
          </w:rPr>
          <m:t>)</m:t>
        </m:r>
      </m:oMath>
      <w:r w:rsidRPr="00027853">
        <w:rPr>
          <w:rFonts w:ascii="Times New Roman" w:hAnsi="Times New Roman" w:cs="Times New Roman"/>
          <w:iCs/>
          <w:color w:val="0070C0"/>
          <w:sz w:val="24"/>
          <w:szCs w:val="24"/>
        </w:rPr>
        <w:t xml:space="preserve"> is also </w:t>
      </w:r>
      <w:r w:rsidRPr="00027853">
        <w:rPr>
          <w:rFonts w:ascii="Times New Roman" w:hAnsi="Times New Roman" w:cs="Times New Roman"/>
          <w:color w:val="0070C0"/>
          <w:sz w:val="24"/>
          <w:szCs w:val="24"/>
        </w:rPr>
        <w:t>Gaussian</w:t>
      </w:r>
      <w:r w:rsidRPr="00027853">
        <w:rPr>
          <w:rFonts w:ascii="Times New Roman" w:hAnsi="Times New Roman" w:cs="Times New Roman"/>
          <w:iCs/>
          <w:color w:val="0070C0"/>
          <w:sz w:val="24"/>
          <w:szCs w:val="24"/>
        </w:rPr>
        <w:t xml:space="preserve"> </w:t>
      </w:r>
      <w:r w:rsidR="00432818">
        <w:rPr>
          <w:rFonts w:ascii="Times New Roman" w:hAnsi="Times New Roman" w:cs="Times New Roman" w:hint="eastAsia"/>
          <w:iCs/>
          <w:color w:val="0070C0"/>
          <w:sz w:val="24"/>
          <w:szCs w:val="24"/>
        </w:rPr>
        <w:t>with</w:t>
      </w:r>
      <w:r w:rsidRPr="00027853">
        <w:rPr>
          <w:rFonts w:ascii="Times New Roman" w:hAnsi="Times New Roman" w:cs="Times New Roman"/>
          <w:iCs/>
          <w:color w:val="0070C0"/>
          <w:sz w:val="24"/>
          <w:szCs w:val="24"/>
        </w:rPr>
        <w:t xml:space="preserve"> mean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color w:val="0070C0"/>
          <w:sz w:val="24"/>
          <w:szCs w:val="24"/>
          <w:shd w:val="clear" w:color="auto" w:fill="FFFFFF"/>
        </w:rPr>
        <w:t xml:space="preserve"> and covariance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iCs/>
          <w:color w:val="0070C0"/>
          <w:sz w:val="24"/>
          <w:szCs w:val="24"/>
        </w:rPr>
        <w:t>, respectively, as</w:t>
      </w:r>
      <w:r w:rsidR="00432818">
        <w:rPr>
          <w:rFonts w:ascii="Times New Roman" w:hAnsi="Times New Roman" w:cs="Times New Roman"/>
          <w:iCs/>
          <w:color w:val="0070C0"/>
          <w:sz w:val="24"/>
          <w:szCs w:val="24"/>
        </w:rPr>
        <w:t>:</w:t>
      </w:r>
    </w:p>
    <w:bookmarkStart w:id="152" w:name="_Hlk46272072"/>
    <w:p w14:paraId="389FEFC6" w14:textId="1B09E9FC" w:rsidR="005B6A15" w:rsidRPr="00702BD8" w:rsidRDefault="003F2F44" w:rsidP="005B6A15">
      <w:pPr>
        <w:adjustRightInd w:val="0"/>
        <w:snapToGrid w:val="0"/>
        <w:jc w:val="right"/>
        <w:rPr>
          <w:rFonts w:ascii="Times New Roman" w:hAnsi="Times New Roman" w:cs="Times New Roman"/>
          <w:color w:val="0070C0"/>
          <w:sz w:val="24"/>
          <w:szCs w:val="24"/>
          <w:shd w:val="clear" w:color="auto" w:fill="FFFFFF"/>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w:bookmarkEnd w:id="152"/>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i/>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num>
          <m:den>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r>
          <m:rPr>
            <m:sty m:val="p"/>
          </m:rPr>
          <w:rPr>
            <w:rFonts w:ascii="Cambria Math" w:hAnsi="Cambria Math" w:cs="Times New Roman"/>
            <w:color w:val="0070C0"/>
            <w:sz w:val="24"/>
            <w:szCs w:val="24"/>
          </w:rPr>
          <m:t>,</m:t>
        </m:r>
      </m:oMath>
      <w:r w:rsidR="005B6A15" w:rsidRPr="00702BD8">
        <w:rPr>
          <w:rFonts w:ascii="Times New Roman" w:hAnsi="Times New Roman" w:cs="Times New Roman"/>
          <w:color w:val="0070C0"/>
          <w:sz w:val="24"/>
          <w:szCs w:val="24"/>
          <w:shd w:val="clear" w:color="auto" w:fill="FFFFFF"/>
        </w:rPr>
        <w:t xml:space="preserve">   </w:t>
      </w:r>
      <w:r w:rsidR="00D76AEC" w:rsidRPr="00702BD8">
        <w:rPr>
          <w:rFonts w:ascii="Times New Roman" w:hAnsi="Times New Roman" w:cs="Times New Roman"/>
          <w:color w:val="0070C0"/>
          <w:sz w:val="24"/>
          <w:szCs w:val="24"/>
          <w:shd w:val="clear" w:color="auto" w:fill="FFFFFF"/>
        </w:rPr>
        <w:t xml:space="preserve"> </w:t>
      </w:r>
      <w:r w:rsidR="00CF5971">
        <w:rPr>
          <w:rFonts w:ascii="Times New Roman" w:hAnsi="Times New Roman" w:cs="Times New Roman"/>
          <w:color w:val="0070C0"/>
          <w:sz w:val="24"/>
          <w:szCs w:val="24"/>
          <w:shd w:val="clear" w:color="auto" w:fill="FFFFFF"/>
        </w:rPr>
        <w:t xml:space="preserve"> </w:t>
      </w:r>
      <w:r w:rsidR="00D76AEC" w:rsidRPr="00702BD8">
        <w:rPr>
          <w:rFonts w:ascii="Times New Roman" w:hAnsi="Times New Roman" w:cs="Times New Roman"/>
          <w:color w:val="0070C0"/>
          <w:sz w:val="24"/>
          <w:szCs w:val="24"/>
          <w:shd w:val="clear" w:color="auto" w:fill="FFFFFF"/>
        </w:rPr>
        <w:t xml:space="preserve"> </w:t>
      </w:r>
      <w:r w:rsidR="00CF5971">
        <w:rPr>
          <w:rFonts w:ascii="Times New Roman" w:hAnsi="Times New Roman" w:cs="Times New Roman"/>
          <w:color w:val="0070C0"/>
          <w:sz w:val="24"/>
          <w:szCs w:val="24"/>
          <w:shd w:val="clear" w:color="auto" w:fill="FFFFFF"/>
        </w:rPr>
        <w:t xml:space="preserve">   </w:t>
      </w:r>
      <w:r w:rsidR="005B6A15" w:rsidRPr="00702BD8">
        <w:rPr>
          <w:rFonts w:ascii="Times New Roman" w:hAnsi="Times New Roman" w:cs="Times New Roman"/>
          <w:color w:val="0070C0"/>
          <w:sz w:val="24"/>
          <w:szCs w:val="24"/>
          <w:shd w:val="clear" w:color="auto" w:fill="FFFFFF"/>
        </w:rPr>
        <w:t xml:space="preserve">        (</w:t>
      </w:r>
      <w:r w:rsidR="00D9208D">
        <w:rPr>
          <w:rFonts w:ascii="Times New Roman" w:hAnsi="Times New Roman" w:cs="Times New Roman"/>
          <w:color w:val="0070C0"/>
          <w:sz w:val="24"/>
          <w:szCs w:val="24"/>
          <w:shd w:val="clear" w:color="auto" w:fill="FFFFFF"/>
        </w:rPr>
        <w:t>8</w:t>
      </w:r>
      <w:r w:rsidR="005B6A15" w:rsidRPr="00702BD8">
        <w:rPr>
          <w:rFonts w:ascii="Times New Roman" w:hAnsi="Times New Roman" w:cs="Times New Roman"/>
          <w:color w:val="0070C0"/>
          <w:sz w:val="24"/>
          <w:szCs w:val="24"/>
          <w:shd w:val="clear" w:color="auto" w:fill="FFFFFF"/>
        </w:rPr>
        <w:t>a)</w:t>
      </w:r>
    </w:p>
    <w:p w14:paraId="6ABE5D7D" w14:textId="3F03A4B4" w:rsidR="005B6A15" w:rsidRPr="00702BD8" w:rsidRDefault="003F2F44" w:rsidP="005B6A15">
      <w:pPr>
        <w:adjustRightInd w:val="0"/>
        <w:snapToGrid w:val="0"/>
        <w:jc w:val="right"/>
        <w:rPr>
          <w:rFonts w:ascii="Times New Roman" w:hAnsi="Times New Roman" w:cs="Times New Roman"/>
          <w:iCs/>
          <w:color w:val="0070C0"/>
          <w:sz w:val="24"/>
          <w:szCs w:val="24"/>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num>
          <m:den>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r>
          <m:rPr>
            <m:sty m:val="p"/>
          </m:rPr>
          <w:rPr>
            <w:rFonts w:ascii="Cambria Math" w:hAnsi="Cambria Math" w:cs="Cambria Math"/>
            <w:color w:val="0070C0"/>
            <w:sz w:val="24"/>
            <w:szCs w:val="24"/>
            <w:shd w:val="clear" w:color="auto" w:fill="FFFFFF"/>
          </w:rPr>
          <m:t>,</m:t>
        </m:r>
      </m:oMath>
      <w:r w:rsidR="005B6A15" w:rsidRPr="00702BD8">
        <w:rPr>
          <w:rFonts w:ascii="Times New Roman" w:hAnsi="Times New Roman" w:cs="Times New Roman"/>
          <w:iCs/>
          <w:color w:val="0070C0"/>
          <w:sz w:val="24"/>
          <w:szCs w:val="24"/>
        </w:rPr>
        <w:t xml:space="preserve">             </w:t>
      </w:r>
      <w:r w:rsidR="00D76AEC" w:rsidRPr="00702BD8">
        <w:rPr>
          <w:rFonts w:ascii="Times New Roman" w:hAnsi="Times New Roman" w:cs="Times New Roman"/>
          <w:iCs/>
          <w:color w:val="0070C0"/>
          <w:sz w:val="24"/>
          <w:szCs w:val="24"/>
        </w:rPr>
        <w:t xml:space="preserve">  </w:t>
      </w:r>
      <w:r w:rsidR="00CF5971">
        <w:rPr>
          <w:rFonts w:ascii="Times New Roman" w:hAnsi="Times New Roman" w:cs="Times New Roman"/>
          <w:iCs/>
          <w:color w:val="0070C0"/>
          <w:sz w:val="24"/>
          <w:szCs w:val="24"/>
        </w:rPr>
        <w:t xml:space="preserve">   </w:t>
      </w:r>
      <w:r w:rsidR="005B6A15" w:rsidRPr="00702BD8">
        <w:rPr>
          <w:rFonts w:ascii="Times New Roman" w:hAnsi="Times New Roman" w:cs="Times New Roman"/>
          <w:iCs/>
          <w:color w:val="0070C0"/>
          <w:sz w:val="24"/>
          <w:szCs w:val="24"/>
        </w:rPr>
        <w:t xml:space="preserve"> </w:t>
      </w:r>
      <w:r w:rsidR="00A47FBF" w:rsidRPr="00702BD8">
        <w:rPr>
          <w:rFonts w:ascii="Times New Roman" w:hAnsi="Times New Roman" w:cs="Times New Roman"/>
          <w:iCs/>
          <w:color w:val="0070C0"/>
          <w:sz w:val="24"/>
          <w:szCs w:val="24"/>
        </w:rPr>
        <w:t xml:space="preserve"> </w:t>
      </w:r>
      <w:r w:rsidR="005B6A15" w:rsidRPr="00702BD8">
        <w:rPr>
          <w:rFonts w:ascii="Times New Roman" w:hAnsi="Times New Roman" w:cs="Times New Roman"/>
          <w:iCs/>
          <w:color w:val="0070C0"/>
          <w:sz w:val="24"/>
          <w:szCs w:val="24"/>
        </w:rPr>
        <w:t xml:space="preserve">       (</w:t>
      </w:r>
      <w:r w:rsidR="00D9208D">
        <w:rPr>
          <w:rFonts w:ascii="Times New Roman" w:hAnsi="Times New Roman" w:cs="Times New Roman"/>
          <w:iCs/>
          <w:color w:val="0070C0"/>
          <w:sz w:val="24"/>
          <w:szCs w:val="24"/>
        </w:rPr>
        <w:t>8b</w:t>
      </w:r>
      <w:r w:rsidR="005B6A15" w:rsidRPr="00702BD8">
        <w:rPr>
          <w:rFonts w:ascii="Times New Roman" w:hAnsi="Times New Roman" w:cs="Times New Roman"/>
          <w:iCs/>
          <w:color w:val="0070C0"/>
          <w:sz w:val="24"/>
          <w:szCs w:val="24"/>
        </w:rPr>
        <w:t>)</w:t>
      </w:r>
    </w:p>
    <w:p w14:paraId="70270AC6" w14:textId="00949B4A" w:rsidR="005B6A15" w:rsidRPr="00B1081D" w:rsidRDefault="005B6A15" w:rsidP="00DC1BA5">
      <w:pPr>
        <w:rPr>
          <w:rFonts w:ascii="Times New Roman" w:hAnsi="Times New Roman" w:cs="Times New Roman"/>
          <w:bCs/>
          <w:color w:val="0070C0"/>
          <w:sz w:val="24"/>
          <w:szCs w:val="24"/>
          <w:shd w:val="clear" w:color="auto" w:fill="FFFFFF"/>
        </w:rPr>
      </w:pPr>
      <w:r w:rsidRPr="00B1081D">
        <w:rPr>
          <w:rFonts w:ascii="Times New Roman" w:hAnsi="Times New Roman" w:cs="Times New Roman"/>
          <w:color w:val="0070C0"/>
          <w:sz w:val="24"/>
          <w:szCs w:val="24"/>
        </w:rPr>
        <w:t>wher</w:t>
      </w:r>
      <w:r w:rsidR="00A326E8">
        <w:rPr>
          <w:rFonts w:ascii="Times New Roman" w:hAnsi="Times New Roman" w:cs="Times New Roman"/>
          <w:color w:val="0070C0"/>
          <w:sz w:val="24"/>
          <w:szCs w:val="24"/>
        </w:rPr>
        <w:t>e</w:t>
      </w:r>
      <w:r w:rsidRPr="00B1081D">
        <w:rPr>
          <w:rFonts w:ascii="Times New Roman" w:hAnsi="Times New Roman" w:cs="Times New Roman"/>
          <w:color w:val="0070C0"/>
          <w:sz w:val="24"/>
          <w:szCs w:val="24"/>
        </w:rPr>
        <w:t xml:space="preserve"> vector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xml:space="preserve"> and matrix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xml:space="preserve"> are defined </w:t>
      </w:r>
      <w:r w:rsidR="00B1081D" w:rsidRPr="00B1081D">
        <w:rPr>
          <w:rFonts w:ascii="Times New Roman" w:hAnsi="Times New Roman" w:cs="Times New Roman"/>
          <w:color w:val="0070C0"/>
          <w:sz w:val="24"/>
          <w:szCs w:val="24"/>
          <w:shd w:val="clear" w:color="auto" w:fill="FFFFFF"/>
        </w:rPr>
        <w:t>in</w:t>
      </w:r>
      <w:r w:rsidRPr="00B1081D">
        <w:rPr>
          <w:rFonts w:ascii="Times New Roman" w:hAnsi="Times New Roman" w:cs="Times New Roman"/>
          <w:color w:val="0070C0"/>
          <w:sz w:val="24"/>
          <w:szCs w:val="24"/>
          <w:shd w:val="clear" w:color="auto" w:fill="FFFFFF"/>
        </w:rPr>
        <w:t xml:space="preserve"> following</w:t>
      </w:r>
      <w:r w:rsidR="00B1081D" w:rsidRPr="00B1081D">
        <w:rPr>
          <w:rFonts w:ascii="Times New Roman" w:hAnsi="Times New Roman" w:cs="Times New Roman"/>
          <w:color w:val="0070C0"/>
          <w:sz w:val="24"/>
          <w:szCs w:val="24"/>
          <w:shd w:val="clear" w:color="auto" w:fill="FFFFFF"/>
        </w:rPr>
        <w:t xml:space="preserve"> way</w:t>
      </w:r>
      <w:r w:rsidRPr="00B1081D">
        <w:rPr>
          <w:rFonts w:ascii="Times New Roman" w:hAnsi="Times New Roman" w:cs="Times New Roman"/>
          <w:color w:val="0070C0"/>
          <w:sz w:val="24"/>
          <w:szCs w:val="24"/>
          <w:shd w:val="clear" w:color="auto" w:fill="FFFFFF"/>
        </w:rPr>
        <w:t xml:space="preserve">: if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oMath>
      <w:r w:rsidRPr="00B1081D">
        <w:rPr>
          <w:rFonts w:ascii="Times New Roman" w:hAnsi="Times New Roman" w:cs="Times New Roman"/>
          <w:color w:val="0070C0"/>
          <w:sz w:val="24"/>
          <w:szCs w:val="24"/>
        </w:rPr>
        <w:t xml:space="preserve"> </w:t>
      </w:r>
      <w:r w:rsidR="00B1081D" w:rsidRPr="00B1081D">
        <w:rPr>
          <w:rFonts w:ascii="Times New Roman" w:hAnsi="Times New Roman" w:cs="Times New Roman"/>
          <w:color w:val="0070C0"/>
          <w:sz w:val="24"/>
          <w:szCs w:val="24"/>
        </w:rPr>
        <w:t>was</w:t>
      </w:r>
      <w:r w:rsidRPr="00B1081D">
        <w:rPr>
          <w:rFonts w:ascii="Times New Roman" w:hAnsi="Times New Roman" w:cs="Times New Roman"/>
          <w:color w:val="0070C0"/>
          <w:sz w:val="24"/>
          <w:szCs w:val="24"/>
        </w:rPr>
        <w:t xml:space="preserve"> sampled before stage </w:t>
      </w:r>
      <w:r w:rsidRPr="00CF5971">
        <w:rPr>
          <w:rFonts w:ascii="Times New Roman" w:hAnsi="Times New Roman" w:cs="Times New Roman"/>
          <w:i/>
          <w:color w:val="0070C0"/>
          <w:sz w:val="24"/>
          <w:szCs w:val="24"/>
        </w:rPr>
        <w:t>n</w:t>
      </w:r>
      <w:r w:rsidR="00CF5971" w:rsidRPr="00CF5971">
        <w:rPr>
          <w:rFonts w:ascii="Times New Roman" w:hAnsi="Times New Roman" w:cs="Times New Roman"/>
          <w:color w:val="0070C0"/>
          <w:sz w:val="24"/>
          <w:szCs w:val="24"/>
        </w:rPr>
        <w:t xml:space="preserve"> (i.e., </w:t>
      </w:r>
      <m:oMath>
        <m:sSubSup>
          <m:sSubSupPr>
            <m:ctrlPr>
              <w:rPr>
                <w:rFonts w:ascii="Cambria Math" w:hAnsi="Cambria Math" w:cs="Cambria Math"/>
                <w:color w:val="0070C0"/>
                <w:sz w:val="24"/>
                <w:szCs w:val="24"/>
              </w:rPr>
            </m:ctrlPr>
          </m:sSubSupPr>
          <m:e>
            <m:r>
              <w:rPr>
                <w:rFonts w:ascii="Cambria Math" w:eastAsia="Cambria Math" w:hAnsi="Cambria Math" w:cs="Cambria Math"/>
                <w:color w:val="0070C0"/>
                <w:sz w:val="24"/>
                <w:szCs w:val="24"/>
              </w:rPr>
              <m:t>ζ</m:t>
            </m:r>
          </m:e>
          <m:sub>
            <m:sSup>
              <m:sSupPr>
                <m:ctrlPr>
                  <w:rPr>
                    <w:rFonts w:ascii="Cambria Math" w:hAnsi="Cambria Math" w:cs="Times New Roman"/>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i</m:t>
            </m:r>
          </m:sup>
        </m:sSubSup>
      </m:oMath>
      <w:r w:rsidR="00CF5971" w:rsidRPr="00CF5971">
        <w:rPr>
          <w:rFonts w:ascii="Times New Roman" w:hAnsi="Times New Roman" w:cs="Times New Roman"/>
          <w:color w:val="0070C0"/>
          <w:sz w:val="24"/>
          <w:szCs w:val="24"/>
        </w:rPr>
        <w:t xml:space="preserve"> has been included in vector </w:t>
      </w:r>
      <m:oMath>
        <m:sSup>
          <m:sSupPr>
            <m:ctrlPr>
              <w:rPr>
                <w:rFonts w:ascii="Cambria Math" w:hAnsi="Cambria Math" w:cs="Cambria Math"/>
                <w:color w:val="0070C0"/>
                <w:sz w:val="24"/>
                <w:szCs w:val="24"/>
              </w:rPr>
            </m:ctrlPr>
          </m:sSupPr>
          <m:e>
            <m:r>
              <m:rPr>
                <m:sty m:val="b"/>
              </m:rPr>
              <w:rPr>
                <w:rFonts w:ascii="Cambria Math" w:hAnsi="Cambria Math" w:cs="Times New Roman"/>
                <w:color w:val="0070C0"/>
                <w:sz w:val="24"/>
                <w:szCs w:val="24"/>
              </w:rPr>
              <m:t>b</m:t>
            </m:r>
          </m:e>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r>
              <m:rPr>
                <m:sty m:val="p"/>
              </m:rPr>
              <w:rPr>
                <w:rFonts w:ascii="Cambria Math" w:hAnsi="Cambria Math" w:cs="Cambria Math"/>
                <w:color w:val="0070C0"/>
                <w:sz w:val="24"/>
                <w:szCs w:val="24"/>
              </w:rPr>
              <m:t>-1</m:t>
            </m:r>
          </m:sup>
        </m:sSup>
      </m:oMath>
      <w:r w:rsidR="00CF5971" w:rsidRPr="00CF5971">
        <w:rPr>
          <w:rFonts w:ascii="Times New Roman" w:hAnsi="Times New Roman" w:cs="Times New Roman"/>
          <w:color w:val="0070C0"/>
          <w:sz w:val="24"/>
          <w:szCs w:val="24"/>
        </w:rPr>
        <w:t xml:space="preserve">), </w:t>
      </w:r>
      <w:r w:rsidRPr="00B1081D">
        <w:rPr>
          <w:rFonts w:ascii="Times New Roman" w:hAnsi="Times New Roman" w:cs="Times New Roman"/>
          <w:color w:val="0070C0"/>
          <w:sz w:val="24"/>
          <w:szCs w:val="24"/>
        </w:rPr>
        <w:t xml:space="preserve">then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xml:space="preserve"> and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otherwise,</w:t>
      </w:r>
      <w:r w:rsidR="00CF5971">
        <w:rPr>
          <w:rFonts w:ascii="Times New Roman" w:hAnsi="Times New Roman" w:cs="Times New Roman"/>
          <w:color w:val="0070C0"/>
          <w:sz w:val="24"/>
          <w:szCs w:val="24"/>
          <w:shd w:val="clear" w:color="auto" w:fill="FFFFFF"/>
        </w:rPr>
        <w:t xml:space="preserve"> </w:t>
      </w:r>
      <w:r w:rsidR="00CF5971">
        <w:rPr>
          <w:rFonts w:ascii="Times New Roman" w:hAnsi="Times New Roman" w:cs="Times New Roman"/>
          <w:color w:val="0070C0"/>
          <w:sz w:val="24"/>
          <w:szCs w:val="24"/>
          <w:shd w:val="clear" w:color="auto" w:fill="FFFFFF"/>
        </w:rPr>
        <w:lastRenderedPageBreak/>
        <w:t>we set</w:t>
      </w:r>
      <w:r w:rsidR="00DC1BA5">
        <w:rPr>
          <w:rFonts w:ascii="Times New Roman" w:hAnsi="Times New Roman" w:cs="Times New Roman"/>
          <w:color w:val="0070C0"/>
          <w:sz w:val="24"/>
          <w:szCs w:val="24"/>
          <w:shd w:val="clear" w:color="auto" w:fill="FFFFFF"/>
        </w:rPr>
        <w:t xml:space="preserve">: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eastAsia="FangSong"/>
            <w:color w:val="0070C0"/>
            <w:sz w:val="24"/>
            <w:szCs w:val="24"/>
          </w:rPr>
          <m:t>=</m:t>
        </m:r>
        <m:d>
          <m:dPr>
            <m:begChr m:val="["/>
            <m:endChr m:val="]"/>
            <m:ctrlPr>
              <w:rPr>
                <w:rFonts w:ascii="Cambria Math" w:eastAsia="FangSong" w:hAnsi="Cambria Math"/>
                <w:bCs/>
                <w:i/>
                <w:color w:val="0070C0"/>
                <w:sz w:val="24"/>
                <w:szCs w:val="24"/>
              </w:rPr>
            </m:ctrlPr>
          </m:dPr>
          <m:e>
            <m:eqArr>
              <m:eqArrPr>
                <m:ctrlPr>
                  <w:rPr>
                    <w:rFonts w:ascii="Cambria Math" w:eastAsia="FangSong" w:hAnsi="Cambria Math"/>
                    <w:bCs/>
                    <w:i/>
                    <w:color w:val="0070C0"/>
                    <w:sz w:val="24"/>
                    <w:szCs w:val="24"/>
                  </w:rPr>
                </m:ctrlPr>
              </m:eqArrPr>
              <m:e>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ctrlPr>
                  <w:rPr>
                    <w:rFonts w:ascii="Cambria Math" w:hAnsi="Cambria Math" w:cs="Cambria Math"/>
                    <w:i/>
                    <w:color w:val="0070C0"/>
                    <w:sz w:val="24"/>
                    <w:szCs w:val="24"/>
                    <w:shd w:val="clear" w:color="auto" w:fill="FFFFFF"/>
                  </w:rPr>
                </m:ctrlPr>
              </m:e>
              <m:e>
                <m:r>
                  <w:rPr>
                    <w:rFonts w:ascii="Cambria Math" w:hAnsi="Cambria Math" w:cs="Cambria Math"/>
                    <w:color w:val="0070C0"/>
                    <w:sz w:val="24"/>
                    <w:szCs w:val="24"/>
                    <w:shd w:val="clear" w:color="auto" w:fill="FFFFFF"/>
                  </w:rPr>
                  <m:t>0</m:t>
                </m:r>
                <m:ctrlPr>
                  <w:rPr>
                    <w:rFonts w:ascii="Cambria Math" w:hAnsi="Cambria Math" w:cs="Cambria Math"/>
                    <w:i/>
                    <w:color w:val="0070C0"/>
                    <w:sz w:val="24"/>
                    <w:szCs w:val="24"/>
                    <w:shd w:val="clear" w:color="auto" w:fill="FFFFFF"/>
                  </w:rPr>
                </m:ctrlPr>
              </m:e>
            </m:eqArr>
          </m:e>
        </m:d>
        <m:r>
          <m:rPr>
            <m:sty m:val="p"/>
          </m:rPr>
          <w:rPr>
            <w:rFonts w:ascii="Cambria Math" w:eastAsia="FangSong" w:hAnsi="Cambria Math"/>
            <w:color w:val="0070C0"/>
            <w:sz w:val="24"/>
            <w:szCs w:val="24"/>
          </w:rPr>
          <m:t xml:space="preserve">,  </m:t>
        </m:r>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r>
          <m:rPr>
            <m:sty m:val="p"/>
          </m:rPr>
          <w:rPr>
            <w:rFonts w:ascii="Cambria Math" w:eastAsia="FangSong" w:hAnsi="Cambria Math"/>
            <w:color w:val="0070C0"/>
            <w:sz w:val="24"/>
            <w:szCs w:val="24"/>
          </w:rPr>
          <m:t xml:space="preserve">   </m:t>
        </m:r>
        <m:d>
          <m:dPr>
            <m:begChr m:val="["/>
            <m:endChr m:val="]"/>
            <m:ctrlPr>
              <w:rPr>
                <w:rFonts w:ascii="Cambria Math" w:eastAsia="FangSong" w:hAnsi="Cambria Math"/>
                <w:bCs/>
                <w:i/>
                <w:color w:val="0070C0"/>
                <w:sz w:val="24"/>
                <w:szCs w:val="24"/>
              </w:rPr>
            </m:ctrlPr>
          </m:dPr>
          <m:e>
            <m:m>
              <m:mPr>
                <m:mcs>
                  <m:mc>
                    <m:mcPr>
                      <m:count m:val="2"/>
                      <m:mcJc m:val="center"/>
                    </m:mcPr>
                  </m:mc>
                </m:mcs>
                <m:ctrlPr>
                  <w:rPr>
                    <w:rFonts w:ascii="Cambria Math" w:eastAsia="FangSong" w:hAnsi="Cambria Math"/>
                    <w:bCs/>
                    <w:iCs/>
                    <w:color w:val="0070C0"/>
                    <w:sz w:val="24"/>
                    <w:szCs w:val="24"/>
                  </w:rPr>
                </m:ctrlPr>
              </m:mPr>
              <m:mr>
                <m:e>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e>
                <m:e>
                  <m:r>
                    <m:rPr>
                      <m:sty m:val="bi"/>
                    </m:rPr>
                    <w:rPr>
                      <w:rFonts w:ascii="Cambria Math" w:hAnsi="Cambria Math" w:cs="Cambria Math" w:hint="eastAsia"/>
                      <w:color w:val="0070C0"/>
                      <w:sz w:val="24"/>
                      <w:szCs w:val="24"/>
                      <w:shd w:val="clear" w:color="auto" w:fill="FFFFFF"/>
                    </w:rPr>
                    <m:t>0</m:t>
                  </m:r>
                </m:e>
              </m:mr>
              <m:mr>
                <m:e>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0</m:t>
                      </m:r>
                    </m:e>
                    <m:sup>
                      <m:r>
                        <m:rPr>
                          <m:sty m:val="p"/>
                        </m:rPr>
                        <w:rPr>
                          <w:rFonts w:ascii="Cambria Math" w:eastAsia="微软雅黑" w:hAnsi="Cambria Math" w:cs="微软雅黑"/>
                          <w:color w:val="0070C0"/>
                          <w:sz w:val="24"/>
                          <w:szCs w:val="24"/>
                          <w:shd w:val="clear" w:color="auto" w:fill="FFFFFF"/>
                        </w:rPr>
                        <m:t>T</m:t>
                      </m:r>
                    </m:sup>
                  </m:sSup>
                </m:e>
                <m:e>
                  <m:sSup>
                    <m:sSupPr>
                      <m:ctrlPr>
                        <w:rPr>
                          <w:rFonts w:ascii="Cambria Math" w:hAnsi="Cambria Math" w:cs="Cambria Math"/>
                          <w:color w:val="0070C0"/>
                          <w:sz w:val="24"/>
                          <w:szCs w:val="24"/>
                          <w:shd w:val="clear" w:color="auto" w:fill="FFFFFF"/>
                        </w:rPr>
                      </m:ctrlPr>
                    </m:sSupPr>
                    <m:e>
                      <m:r>
                        <w:rPr>
                          <w:rFonts w:ascii="Cambria Math" w:eastAsia="Cambria Math" w:hAnsi="Cambria Math" w:cs="Cambria Math"/>
                          <w:color w:val="0070C0"/>
                          <w:sz w:val="24"/>
                          <w:szCs w:val="24"/>
                        </w:rPr>
                        <m:t>z</m:t>
                      </m:r>
                    </m:e>
                    <m:sup>
                      <m:r>
                        <w:rPr>
                          <w:rFonts w:ascii="Cambria Math" w:eastAsia="微软雅黑" w:hAnsi="Cambria Math" w:cs="微软雅黑"/>
                          <w:color w:val="0070C0"/>
                          <w:sz w:val="24"/>
                          <w:szCs w:val="24"/>
                          <w:shd w:val="clear" w:color="auto" w:fill="FFFFFF"/>
                        </w:rPr>
                        <m:t>i,0</m:t>
                      </m:r>
                    </m:sup>
                  </m:sSup>
                </m:e>
              </m:mr>
            </m:m>
          </m:e>
        </m:d>
      </m:oMath>
      <w:r w:rsidR="006A6F6F" w:rsidRPr="00B1081D">
        <w:rPr>
          <w:rFonts w:ascii="Times New Roman" w:hAnsi="Times New Roman" w:cs="Times New Roman"/>
          <w:bCs/>
          <w:color w:val="0070C0"/>
          <w:sz w:val="24"/>
          <w:szCs w:val="24"/>
        </w:rPr>
        <w:t>,</w:t>
      </w:r>
      <w:bookmarkStart w:id="153" w:name="_Hlk46270096"/>
      <w:r w:rsidR="00DC1BA5">
        <w:rPr>
          <w:rFonts w:ascii="Times New Roman" w:hAnsi="Times New Roman" w:cs="Times New Roman"/>
          <w:bCs/>
          <w:color w:val="0070C0"/>
          <w:sz w:val="24"/>
          <w:szCs w:val="24"/>
        </w:rPr>
        <w:t xml:space="preserve"> </w:t>
      </w:r>
      <m:oMath>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i,n</m:t>
            </m:r>
          </m:sup>
        </m:sSubSup>
      </m:oMath>
      <w:bookmarkEnd w:id="153"/>
      <w:r w:rsidRPr="00B1081D">
        <w:rPr>
          <w:rFonts w:ascii="Times New Roman" w:hAnsi="Times New Roman" w:cs="Times New Roman"/>
          <w:color w:val="0070C0"/>
          <w:sz w:val="24"/>
          <w:szCs w:val="24"/>
          <w:shd w:val="clear" w:color="auto" w:fill="FFFFFF"/>
        </w:rPr>
        <w:t xml:space="preserve"> is a row vector that has a commensurate dimension with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eastAsia="微软雅黑" w:hAnsi="Cambria Math" w:cs="微软雅黑"/>
                <w:color w:val="0070C0"/>
                <w:sz w:val="24"/>
                <w:szCs w:val="24"/>
                <w:shd w:val="clear" w:color="auto" w:fill="FFFFFF"/>
              </w:rPr>
              <m:t>i,n</m:t>
            </m:r>
          </m:sup>
        </m:sSup>
      </m:oMath>
      <w:r w:rsidRPr="00B1081D">
        <w:rPr>
          <w:rFonts w:ascii="Times New Roman" w:hAnsi="Times New Roman" w:cs="Times New Roman"/>
          <w:color w:val="0070C0"/>
          <w:sz w:val="24"/>
          <w:szCs w:val="24"/>
          <w:shd w:val="clear" w:color="auto" w:fill="FFFFFF"/>
        </w:rPr>
        <w:t xml:space="preserve"> and has</w:t>
      </w:r>
      <w:r w:rsidR="00B1081D" w:rsidRPr="00B1081D">
        <w:rPr>
          <w:rFonts w:ascii="Times New Roman" w:hAnsi="Times New Roman" w:cs="Times New Roman"/>
          <w:color w:val="0070C0"/>
          <w:sz w:val="24"/>
          <w:szCs w:val="24"/>
          <w:shd w:val="clear" w:color="auto" w:fill="FFFFFF"/>
        </w:rPr>
        <w:t xml:space="preserve"> value</w:t>
      </w:r>
      <w:r w:rsidRPr="00B1081D">
        <w:rPr>
          <w:rFonts w:ascii="Times New Roman" w:hAnsi="Times New Roman" w:cs="Times New Roman"/>
          <w:color w:val="0070C0"/>
          <w:sz w:val="24"/>
          <w:szCs w:val="24"/>
          <w:shd w:val="clear" w:color="auto" w:fill="FFFFFF"/>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B1081D">
        <w:rPr>
          <w:rFonts w:ascii="Times New Roman" w:hAnsi="Times New Roman" w:cs="Times New Roman"/>
          <w:color w:val="0070C0"/>
          <w:sz w:val="24"/>
          <w:szCs w:val="24"/>
          <w:shd w:val="clear" w:color="auto" w:fill="FFFFFF"/>
        </w:rPr>
        <w:t xml:space="preserve"> </w:t>
      </w:r>
      <w:r w:rsidR="00B1081D" w:rsidRPr="00B1081D">
        <w:rPr>
          <w:rFonts w:ascii="Times New Roman" w:hAnsi="Times New Roman" w:cs="Times New Roman"/>
          <w:color w:val="0070C0"/>
          <w:sz w:val="24"/>
          <w:szCs w:val="24"/>
          <w:shd w:val="clear" w:color="auto" w:fill="FFFFFF"/>
        </w:rPr>
        <w:t>in</w:t>
      </w:r>
      <w:r w:rsidRPr="00B1081D">
        <w:rPr>
          <w:rFonts w:ascii="Times New Roman" w:hAnsi="Times New Roman" w:cs="Times New Roman"/>
          <w:color w:val="0070C0"/>
          <w:sz w:val="24"/>
          <w:szCs w:val="24"/>
          <w:shd w:val="clear" w:color="auto" w:fill="FFFFFF"/>
        </w:rPr>
        <w:t xml:space="preserve"> </w:t>
      </w:r>
      <w:r w:rsidR="00B1081D" w:rsidRPr="00B1081D">
        <w:rPr>
          <w:rFonts w:ascii="Times New Roman" w:hAnsi="Times New Roman" w:cs="Times New Roman"/>
          <w:color w:val="0070C0"/>
          <w:sz w:val="24"/>
          <w:szCs w:val="24"/>
          <w:shd w:val="clear" w:color="auto" w:fill="FFFFFF"/>
        </w:rPr>
        <w:t>its</w:t>
      </w:r>
      <w:r w:rsidRPr="00B1081D">
        <w:rPr>
          <w:rFonts w:ascii="Times New Roman" w:hAnsi="Times New Roman" w:cs="Times New Roman"/>
          <w:color w:val="0070C0"/>
          <w:sz w:val="24"/>
          <w:szCs w:val="24"/>
          <w:shd w:val="clear" w:color="auto" w:fill="FFFFFF"/>
        </w:rPr>
        <w:t xml:space="preserve"> </w:t>
      </w:r>
      <w:r w:rsidRPr="00B1081D">
        <w:rPr>
          <w:rFonts w:ascii="Times New Roman" w:hAnsi="Times New Roman" w:cs="Times New Roman"/>
          <w:i/>
          <w:iCs/>
          <w:color w:val="0070C0"/>
          <w:sz w:val="24"/>
          <w:szCs w:val="24"/>
          <w:shd w:val="clear" w:color="auto" w:fill="FFFFFF"/>
        </w:rPr>
        <w:t>j</w:t>
      </w:r>
      <w:r w:rsidRPr="00B1081D">
        <w:rPr>
          <w:rFonts w:ascii="Times New Roman" w:hAnsi="Times New Roman" w:cs="Times New Roman"/>
          <w:color w:val="0070C0"/>
          <w:sz w:val="24"/>
          <w:szCs w:val="24"/>
          <w:shd w:val="clear" w:color="auto" w:fill="FFFFFF"/>
        </w:rPr>
        <w:t>-</w:t>
      </w:r>
      <w:proofErr w:type="spellStart"/>
      <w:r w:rsidRPr="00B1081D">
        <w:rPr>
          <w:rFonts w:ascii="Times New Roman" w:hAnsi="Times New Roman" w:cs="Times New Roman"/>
          <w:color w:val="0070C0"/>
          <w:sz w:val="24"/>
          <w:szCs w:val="24"/>
          <w:shd w:val="clear" w:color="auto" w:fill="FFFFFF"/>
        </w:rPr>
        <w:t>th</w:t>
      </w:r>
      <w:proofErr w:type="spellEnd"/>
      <w:r w:rsidRPr="00B1081D">
        <w:rPr>
          <w:rFonts w:ascii="Times New Roman" w:hAnsi="Times New Roman" w:cs="Times New Roman"/>
          <w:color w:val="0070C0"/>
          <w:sz w:val="24"/>
          <w:szCs w:val="24"/>
          <w:shd w:val="clear" w:color="auto" w:fill="FFFFFF"/>
        </w:rPr>
        <w:t xml:space="preserve"> entry </w:t>
      </w:r>
      <w:r w:rsidR="00B1081D" w:rsidRPr="00B1081D">
        <w:rPr>
          <w:rFonts w:ascii="Times New Roman" w:hAnsi="Times New Roman" w:cs="Times New Roman"/>
          <w:color w:val="0070C0"/>
          <w:sz w:val="24"/>
          <w:szCs w:val="24"/>
          <w:shd w:val="clear" w:color="auto" w:fill="FFFFFF"/>
        </w:rPr>
        <w:t>(</w:t>
      </w:r>
      <m:oMath>
        <m:r>
          <w:rPr>
            <w:rFonts w:ascii="Cambria Math" w:eastAsia="宋体" w:hAnsi="Cambria Math" w:cs="Times New Roman"/>
            <w:color w:val="0070C0"/>
            <w:sz w:val="24"/>
            <w:szCs w:val="24"/>
          </w:rPr>
          <m:t>j=1</m:t>
        </m:r>
        <m:r>
          <m:rPr>
            <m:sty m:val="p"/>
          </m:rPr>
          <w:rPr>
            <w:rFonts w:ascii="Cambria Math" w:eastAsia="宋体" w:hAnsi="Cambria Math" w:cs="Times New Roman"/>
            <w:color w:val="0070C0"/>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oMath>
      <w:r w:rsidR="00B1081D" w:rsidRPr="00B1081D">
        <w:rPr>
          <w:rFonts w:ascii="Times New Roman" w:hAnsi="Times New Roman" w:cs="Times New Roman"/>
          <w:bCs/>
          <w:color w:val="0070C0"/>
          <w:sz w:val="24"/>
          <w:szCs w:val="24"/>
        </w:rPr>
        <w:t>)</w:t>
      </w:r>
      <w:r w:rsidRPr="00B1081D">
        <w:rPr>
          <w:rFonts w:ascii="Times New Roman" w:hAnsi="Times New Roman" w:cs="Times New Roman"/>
          <w:color w:val="0070C0"/>
          <w:sz w:val="24"/>
          <w:szCs w:val="24"/>
          <w:shd w:val="clear" w:color="auto" w:fill="FFFFFF"/>
        </w:rPr>
        <w:t xml:space="preserve"> and zeros elsewhere except that a 1 at the entry whose index is the same with that of the entry in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eastAsia="微软雅黑" w:hAnsi="Cambria Math" w:cs="微软雅黑"/>
                <w:color w:val="0070C0"/>
                <w:sz w:val="24"/>
                <w:szCs w:val="24"/>
                <w:shd w:val="clear" w:color="auto" w:fill="FFFFFF"/>
              </w:rPr>
              <m:t>i,n</m:t>
            </m:r>
          </m:sup>
        </m:sSup>
      </m:oMath>
      <w:r w:rsidRPr="00B1081D">
        <w:rPr>
          <w:rFonts w:ascii="Times New Roman" w:hAnsi="Times New Roman" w:cs="Times New Roman"/>
          <w:color w:val="0070C0"/>
          <w:sz w:val="24"/>
          <w:szCs w:val="24"/>
          <w:shd w:val="clear" w:color="auto" w:fill="FFFFFF"/>
        </w:rPr>
        <w:t xml:space="preserve"> corresponding to the deviation term </w:t>
      </w:r>
      <m:oMath>
        <m:sSubSup>
          <m:sSubSupPr>
            <m:ctrlPr>
              <w:rPr>
                <w:rFonts w:ascii="Cambria Math" w:eastAsia="宋体" w:hAnsi="Times New Roman" w:cs="Times New Roman"/>
                <w:b/>
                <w:i/>
                <w:color w:val="0070C0"/>
                <w:sz w:val="24"/>
                <w:szCs w:val="24"/>
              </w:rPr>
            </m:ctrlPr>
          </m:sSubSupPr>
          <m:e>
            <m:r>
              <w:rPr>
                <w:rFonts w:ascii="Cambria Math" w:eastAsia="Cambria Math" w:hAnsi="Cambria Math" w:cs="Cambria Math"/>
                <w:color w:val="0070C0"/>
                <w:sz w:val="24"/>
                <w:szCs w:val="24"/>
              </w:rPr>
              <m:t>ζ</m:t>
            </m:r>
          </m:e>
          <m:sub>
            <m:r>
              <m:rPr>
                <m:sty m:val="b"/>
              </m:rPr>
              <w:rPr>
                <w:rFonts w:ascii="Cambria Math" w:hAnsi="Cambria Math" w:cs="Times New Roman"/>
                <w:color w:val="0070C0"/>
                <w:sz w:val="24"/>
                <w:szCs w:val="24"/>
              </w:rPr>
              <m:t>x</m:t>
            </m:r>
          </m:sub>
          <m:sup>
            <m:r>
              <w:rPr>
                <w:rFonts w:ascii="Cambria Math" w:eastAsia="宋体" w:hAnsi="Times New Roman" w:cs="Times New Roman"/>
                <w:color w:val="0070C0"/>
                <w:sz w:val="24"/>
                <w:szCs w:val="24"/>
              </w:rPr>
              <m:t>i</m:t>
            </m:r>
          </m:sup>
        </m:sSubSup>
      </m:oMath>
      <w:r w:rsidR="006C68D9">
        <w:rPr>
          <w:rFonts w:ascii="Times New Roman" w:hAnsi="Times New Roman" w:cs="Times New Roman"/>
          <w:color w:val="0070C0"/>
          <w:sz w:val="24"/>
          <w:szCs w:val="24"/>
          <w:shd w:val="clear" w:color="auto" w:fill="FFFFFF"/>
        </w:rPr>
        <w:t xml:space="preserve"> if any</w:t>
      </w:r>
      <w:r w:rsidR="00055B90" w:rsidRPr="00B1081D">
        <w:rPr>
          <w:rFonts w:ascii="Times New Roman" w:hAnsi="Times New Roman" w:cs="Times New Roman"/>
          <w:color w:val="0070C0"/>
          <w:sz w:val="24"/>
          <w:szCs w:val="24"/>
          <w:shd w:val="clear" w:color="auto" w:fill="FFFFFF"/>
        </w:rPr>
        <w:t xml:space="preserve">. </w:t>
      </w:r>
      <w:bookmarkStart w:id="154" w:name="_Hlk143594739"/>
      <w:r w:rsidRPr="00B1081D">
        <w:rPr>
          <w:rFonts w:ascii="Times New Roman" w:hAnsi="Times New Roman" w:cs="Times New Roman"/>
          <w:color w:val="0070C0"/>
          <w:sz w:val="24"/>
          <w:szCs w:val="24"/>
          <w:shd w:val="clear" w:color="auto" w:fill="FFFFFF"/>
        </w:rPr>
        <w:t xml:space="preserve">For instance, suppose the last entry of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eastAsia="微软雅黑" w:hAnsi="Cambria Math" w:cs="微软雅黑"/>
                <w:color w:val="0070C0"/>
                <w:sz w:val="24"/>
                <w:szCs w:val="24"/>
                <w:shd w:val="clear" w:color="auto" w:fill="FFFFFF"/>
              </w:rPr>
              <m:t>i,n</m:t>
            </m:r>
          </m:sup>
        </m:sSup>
      </m:oMath>
      <w:r w:rsidRPr="00B1081D">
        <w:rPr>
          <w:rFonts w:ascii="Times New Roman" w:hAnsi="Times New Roman" w:cs="Times New Roman"/>
          <w:color w:val="0070C0"/>
          <w:sz w:val="24"/>
          <w:szCs w:val="24"/>
          <w:shd w:val="clear" w:color="auto" w:fill="FFFFFF"/>
        </w:rPr>
        <w:t xml:space="preserve"> corresponds to </w:t>
      </w:r>
      <m:oMath>
        <m:sSubSup>
          <m:sSubSupPr>
            <m:ctrlPr>
              <w:rPr>
                <w:rFonts w:ascii="Cambria Math" w:eastAsia="宋体" w:hAnsi="Times New Roman" w:cs="Times New Roman"/>
                <w:b/>
                <w:i/>
                <w:color w:val="0070C0"/>
                <w:sz w:val="24"/>
                <w:szCs w:val="24"/>
              </w:rPr>
            </m:ctrlPr>
          </m:sSubSupPr>
          <m:e>
            <m:r>
              <w:rPr>
                <w:rFonts w:ascii="Cambria Math" w:eastAsia="Cambria Math" w:hAnsi="Cambria Math" w:cs="Cambria Math"/>
                <w:color w:val="0070C0"/>
                <w:sz w:val="24"/>
                <w:szCs w:val="24"/>
              </w:rPr>
              <m:t>ζ</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eastAsia="宋体" w:hAnsi="Times New Roman" w:cs="Times New Roman"/>
                <w:color w:val="0070C0"/>
                <w:sz w:val="24"/>
                <w:szCs w:val="24"/>
              </w:rPr>
              <m:t>i</m:t>
            </m:r>
          </m:sup>
        </m:sSubSup>
      </m:oMath>
      <w:r w:rsidRPr="00B1081D">
        <w:rPr>
          <w:rFonts w:ascii="Times New Roman" w:hAnsi="Times New Roman" w:cs="Times New Roman"/>
          <w:bCs/>
          <w:color w:val="0070C0"/>
          <w:sz w:val="24"/>
          <w:szCs w:val="24"/>
        </w:rPr>
        <w:t xml:space="preserve">, </w:t>
      </w:r>
      <w:r w:rsidRPr="00B1081D">
        <w:rPr>
          <w:rFonts w:ascii="Times New Roman" w:hAnsi="Times New Roman" w:cs="Times New Roman" w:hint="eastAsia"/>
          <w:bCs/>
          <w:color w:val="0070C0"/>
          <w:sz w:val="24"/>
          <w:szCs w:val="24"/>
        </w:rPr>
        <w:t>then</w:t>
      </w:r>
      <w:r w:rsidRPr="00B1081D">
        <w:rPr>
          <w:rFonts w:ascii="Times New Roman" w:hAnsi="Times New Roman" w:cs="Times New Roman"/>
          <w:bCs/>
          <w:color w:val="0070C0"/>
          <w:sz w:val="24"/>
          <w:szCs w:val="24"/>
        </w:rPr>
        <w:t xml:space="preserve"> </w:t>
      </w:r>
      <m:oMath>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m:rPr>
            <m:sty m:val="p"/>
          </m:rPr>
          <w:rPr>
            <w:rFonts w:ascii="Cambria Math" w:hAnsi="Cambria Math" w:cs="Times New Roman"/>
            <w:color w:val="0070C0"/>
            <w:sz w:val="24"/>
            <w:szCs w:val="24"/>
            <w:shd w:val="clear" w:color="auto" w:fill="FFFFFF"/>
          </w:rPr>
          <m:t xml:space="preserve"> </m:t>
        </m:r>
        <m:r>
          <w:rPr>
            <w:rFonts w:ascii="Cambria Math" w:hAnsi="Cambria Math" w:cs="Cambria Math"/>
            <w:color w:val="0070C0"/>
            <w:sz w:val="24"/>
            <w:szCs w:val="24"/>
            <w:shd w:val="clear" w:color="auto" w:fill="FFFFFF"/>
          </w:rPr>
          <m:t>=</m:t>
        </m:r>
        <m:r>
          <m:rPr>
            <m:sty m:val="p"/>
          </m:rPr>
          <w:rPr>
            <w:rFonts w:ascii="Cambria Math" w:eastAsia="FangSong" w:hAnsi="Cambria Math"/>
            <w:color w:val="0070C0"/>
            <w:sz w:val="24"/>
            <w:szCs w:val="24"/>
          </w:rPr>
          <m:t xml:space="preserve"> </m:t>
        </m:r>
        <m:d>
          <m:dPr>
            <m:begChr m:val="["/>
            <m:endChr m:val="]"/>
            <m:ctrlPr>
              <w:rPr>
                <w:rFonts w:ascii="Cambria Math" w:eastAsia="FangSong" w:hAnsi="Cambria Math"/>
                <w:bCs/>
                <w:i/>
                <w:color w:val="0070C0"/>
                <w:sz w:val="24"/>
                <w:szCs w:val="24"/>
              </w:rPr>
            </m:ctrlPr>
          </m:dPr>
          <m:e>
            <m:m>
              <m:mPr>
                <m:mcs>
                  <m:mc>
                    <m:mcPr>
                      <m:count m:val="3"/>
                      <m:mcJc m:val="center"/>
                    </m:mcPr>
                  </m:mc>
                </m:mcs>
                <m:ctrlPr>
                  <w:rPr>
                    <w:rFonts w:ascii="Cambria Math" w:eastAsia="FangSong" w:hAnsi="Cambria Math"/>
                    <w:bCs/>
                    <w:iCs/>
                    <w:color w:val="0070C0"/>
                    <w:sz w:val="24"/>
                    <w:szCs w:val="24"/>
                  </w:rPr>
                </m:ctrlPr>
              </m:mPr>
              <m:mr>
                <m:e>
                  <m:sSubSup>
                    <m:sSubSupPr>
                      <m:ctrlPr>
                        <w:rPr>
                          <w:rFonts w:ascii="Cambria Math" w:hAnsi="Cambria Math" w:cs="Cambria Math"/>
                          <w:color w:val="0070C0"/>
                          <w:sz w:val="24"/>
                          <w:szCs w:val="24"/>
                          <w:shd w:val="clear" w:color="auto" w:fill="FFFFFF"/>
                        </w:rPr>
                      </m:ctrlPr>
                    </m:sSubSupPr>
                    <m:e>
                      <m:r>
                        <m:rPr>
                          <m:sty m:val="b"/>
                        </m:rPr>
                        <w:rPr>
                          <w:rFonts w:ascii="Cambria Math" w:hAnsi="Cambria Math" w:cs="Cambria Math"/>
                          <w:color w:val="0070C0"/>
                          <w:sz w:val="24"/>
                          <w:szCs w:val="24"/>
                          <w:shd w:val="clear" w:color="auto" w:fill="FFFFFF"/>
                        </w:rPr>
                        <m:t>f</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e>
                <m:e>
                  <m:sSup>
                    <m:sSupPr>
                      <m:ctrlPr>
                        <w:rPr>
                          <w:rFonts w:ascii="Cambria Math" w:hAnsi="Cambria Math" w:cs="Cambria Math"/>
                          <w:color w:val="0070C0"/>
                          <w:sz w:val="24"/>
                          <w:szCs w:val="24"/>
                          <w:shd w:val="clear" w:color="auto" w:fill="FFFFFF"/>
                        </w:rPr>
                      </m:ctrlPr>
                    </m:sSupPr>
                    <m:e>
                      <m:r>
                        <m:rPr>
                          <m:sty m:val="bi"/>
                        </m:rPr>
                        <w:rPr>
                          <w:rFonts w:ascii="Cambria Math" w:eastAsia="FangSong" w:hAnsi="Cambria Math"/>
                          <w:color w:val="0070C0"/>
                          <w:sz w:val="24"/>
                          <w:szCs w:val="24"/>
                        </w:rPr>
                        <m:t>0</m:t>
                      </m:r>
                    </m:e>
                    <m:sup>
                      <m:r>
                        <m:rPr>
                          <m:sty m:val="p"/>
                        </m:rPr>
                        <w:rPr>
                          <w:rFonts w:ascii="Cambria Math" w:hAnsi="Cambria Math" w:cs="Cambria Math"/>
                          <w:color w:val="0070C0"/>
                          <w:sz w:val="24"/>
                          <w:szCs w:val="24"/>
                          <w:shd w:val="clear" w:color="auto" w:fill="FFFFFF"/>
                        </w:rPr>
                        <m:t>T</m:t>
                      </m:r>
                    </m:sup>
                  </m:sSup>
                </m:e>
                <m:e>
                  <m:r>
                    <m:rPr>
                      <m:sty m:val="p"/>
                    </m:rPr>
                    <w:rPr>
                      <w:rFonts w:ascii="Cambria Math" w:eastAsia="FangSong" w:hAnsi="Cambria Math"/>
                      <w:color w:val="0070C0"/>
                      <w:sz w:val="24"/>
                      <w:szCs w:val="24"/>
                    </w:rPr>
                    <m:t>1</m:t>
                  </m:r>
                </m:e>
              </m:mr>
            </m:m>
          </m:e>
        </m:d>
      </m:oMath>
      <w:r w:rsidRPr="00B1081D">
        <w:rPr>
          <w:rFonts w:ascii="Times New Roman" w:hAnsi="Times New Roman" w:cs="Times New Roman"/>
          <w:bCs/>
          <w:color w:val="0070C0"/>
          <w:sz w:val="24"/>
          <w:szCs w:val="24"/>
        </w:rPr>
        <w:t>.</w:t>
      </w:r>
    </w:p>
    <w:bookmarkEnd w:id="154"/>
    <w:p w14:paraId="24D5467E"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4FE0D4B" w14:textId="272DD622" w:rsidR="005B6A15"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The updating equation (</w:t>
      </w:r>
      <w:r w:rsidR="00D9208D">
        <w:rPr>
          <w:rFonts w:ascii="Times New Roman" w:hAnsi="Times New Roman" w:cs="Times New Roman"/>
          <w:sz w:val="24"/>
          <w:szCs w:val="24"/>
          <w:shd w:val="clear" w:color="auto" w:fill="FFFFFF"/>
        </w:rPr>
        <w:t>8</w:t>
      </w:r>
      <w:r w:rsidRPr="00307C18">
        <w:rPr>
          <w:rFonts w:ascii="Times New Roman" w:hAnsi="Times New Roman" w:cs="Times New Roman"/>
          <w:sz w:val="24"/>
          <w:szCs w:val="24"/>
          <w:shd w:val="clear" w:color="auto" w:fill="FFFFFF"/>
        </w:rPr>
        <w:t xml:space="preserve">) is similar with (4), but now instead of maintaining beliefs on the original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we only have to </w:t>
      </w:r>
      <w:r w:rsidRPr="00307C18">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rPr>
        <w:t xml:space="preserve"> which is typically much shorter than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even though the size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shd w:val="clear" w:color="auto" w:fill="FFFFFF"/>
        </w:rPr>
        <w:t xml:space="preserve"> generally grows with sampling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as new solutions are being sampled, </w:t>
      </w:r>
      <w:r w:rsidR="001219C3" w:rsidRPr="00307C18">
        <w:rPr>
          <w:rFonts w:ascii="Times New Roman" w:hAnsi="Times New Roman" w:cs="Times New Roman" w:hint="eastAsia"/>
          <w:sz w:val="24"/>
          <w:szCs w:val="24"/>
          <w:shd w:val="clear" w:color="auto" w:fill="FFFFFF"/>
        </w:rPr>
        <w:t>since</w:t>
      </w:r>
      <w:r w:rsidRPr="00307C18">
        <w:rPr>
          <w:rFonts w:ascii="Times New Roman" w:hAnsi="Times New Roman" w:cs="Times New Roman"/>
          <w:sz w:val="24"/>
          <w:szCs w:val="24"/>
          <w:shd w:val="clear" w:color="auto" w:fill="FFFFFF"/>
        </w:rPr>
        <w:t xml:space="preserve"> normally we have</w:t>
      </w:r>
      <w:r w:rsidRPr="00307C18">
        <w:rPr>
          <w:rFonts w:ascii="Times New Roman" w:hAnsi="Times New Roman" w:cs="Times New Roman"/>
          <w:i/>
          <w:sz w:val="24"/>
          <w:szCs w:val="24"/>
          <w:shd w:val="clear" w:color="auto" w:fill="FFFFFF"/>
        </w:rPr>
        <w:t xml:space="preserve"> </w:t>
      </w:r>
      <m:oMath>
        <m:r>
          <w:rPr>
            <w:rFonts w:ascii="Cambria Math" w:hAnsi="Cambria Math" w:cs="Times New Roman"/>
            <w:sz w:val="24"/>
            <w:szCs w:val="24"/>
            <w:shd w:val="clear" w:color="auto" w:fill="FFFFFF"/>
          </w:rPr>
          <m:t>N</m:t>
        </m:r>
        <m:r>
          <m:rPr>
            <m:sty m:val="p"/>
          </m:rPr>
          <w:rPr>
            <w:rFonts w:ascii="Cambria Math" w:hAnsi="Cambria Math" w:cs="Times New Roman"/>
            <w:sz w:val="24"/>
            <w:szCs w:val="24"/>
            <w:shd w:val="clear" w:color="auto" w:fill="FFFFFF"/>
          </w:rPr>
          <m:t>≪</m:t>
        </m:r>
        <m:r>
          <w:rPr>
            <w:rFonts w:ascii="Cambria Math" w:hAnsi="Cambria Math" w:cs="Times New Roman"/>
            <w:sz w:val="24"/>
            <w:szCs w:val="24"/>
            <w:shd w:val="clear" w:color="auto" w:fill="FFFFFF"/>
          </w:rPr>
          <m:t>K</m:t>
        </m:r>
      </m:oMath>
      <w:r w:rsidRPr="00307C18">
        <w:rPr>
          <w:rFonts w:ascii="Times New Roman" w:hAnsi="Times New Roman" w:cs="Times New Roman"/>
          <w:sz w:val="24"/>
          <w:szCs w:val="24"/>
          <w:shd w:val="clear" w:color="auto" w:fill="FFFFFF"/>
        </w:rPr>
        <w:t>.</w:t>
      </w:r>
      <w:r w:rsidR="00993CC7">
        <w:rPr>
          <w:rFonts w:ascii="Times New Roman" w:hAnsi="Times New Roman" w:cs="Times New Roman"/>
          <w:sz w:val="24"/>
          <w:szCs w:val="24"/>
          <w:shd w:val="clear" w:color="auto" w:fill="FFFFFF"/>
        </w:rPr>
        <w:t xml:space="preserve"> </w:t>
      </w:r>
      <w:r w:rsidR="004A5546">
        <w:rPr>
          <w:rFonts w:ascii="Times New Roman" w:hAnsi="Times New Roman" w:cs="Times New Roman" w:hint="eastAsia"/>
          <w:color w:val="0070C0"/>
          <w:sz w:val="24"/>
          <w:szCs w:val="24"/>
          <w:shd w:val="clear" w:color="auto" w:fill="FFFFFF"/>
        </w:rPr>
        <w:t>Similar</w:t>
      </w:r>
      <w:r w:rsidR="004A5546">
        <w:rPr>
          <w:rFonts w:ascii="Times New Roman" w:hAnsi="Times New Roman" w:cs="Times New Roman"/>
          <w:color w:val="0070C0"/>
          <w:sz w:val="24"/>
          <w:szCs w:val="24"/>
          <w:shd w:val="clear" w:color="auto" w:fill="FFFFFF"/>
        </w:rPr>
        <w:t xml:space="preserve"> as in </w:t>
      </w:r>
      <w:r w:rsidR="00F042E7" w:rsidRPr="00F042E7">
        <w:rPr>
          <w:rFonts w:ascii="Times New Roman" w:hAnsi="Times New Roman" w:cs="Times New Roman"/>
          <w:b/>
          <w:i/>
          <w:color w:val="0070C0"/>
          <w:sz w:val="24"/>
          <w:szCs w:val="24"/>
          <w:shd w:val="clear" w:color="auto" w:fill="FFFFFF"/>
        </w:rPr>
        <w:t>Remark 1</w:t>
      </w:r>
      <w:r w:rsidR="00F042E7">
        <w:rPr>
          <w:rFonts w:ascii="Times New Roman" w:hAnsi="Times New Roman" w:cs="Times New Roman"/>
          <w:color w:val="0070C0"/>
          <w:sz w:val="24"/>
          <w:szCs w:val="24"/>
          <w:shd w:val="clear" w:color="auto" w:fill="FFFFFF"/>
        </w:rPr>
        <w:t>, we will apply (</w:t>
      </w:r>
      <w:r w:rsidR="00D9208D">
        <w:rPr>
          <w:rFonts w:ascii="Times New Roman" w:hAnsi="Times New Roman" w:cs="Times New Roman"/>
          <w:color w:val="0070C0"/>
          <w:sz w:val="24"/>
          <w:szCs w:val="24"/>
          <w:shd w:val="clear" w:color="auto" w:fill="FFFFFF"/>
        </w:rPr>
        <w:t>8</w:t>
      </w:r>
      <w:r w:rsidR="00F042E7">
        <w:rPr>
          <w:rFonts w:ascii="Times New Roman" w:hAnsi="Times New Roman" w:cs="Times New Roman"/>
          <w:color w:val="0070C0"/>
          <w:sz w:val="24"/>
          <w:szCs w:val="24"/>
          <w:shd w:val="clear" w:color="auto" w:fill="FFFFFF"/>
        </w:rPr>
        <w:t xml:space="preserve">) by plugging in </w:t>
      </w:r>
      <w:r w:rsidR="00D54BE6">
        <w:rPr>
          <w:rFonts w:ascii="Times New Roman" w:hAnsi="Times New Roman" w:cs="Times New Roman"/>
          <w:color w:val="0070C0"/>
          <w:sz w:val="24"/>
          <w:szCs w:val="24"/>
          <w:shd w:val="clear" w:color="auto" w:fill="FFFFFF"/>
        </w:rPr>
        <w:t>the</w:t>
      </w:r>
      <w:r w:rsidR="00F042E7">
        <w:rPr>
          <w:rFonts w:ascii="Times New Roman" w:hAnsi="Times New Roman" w:cs="Times New Roman"/>
          <w:color w:val="0070C0"/>
          <w:sz w:val="24"/>
          <w:szCs w:val="24"/>
          <w:shd w:val="clear" w:color="auto" w:fill="FFFFFF"/>
        </w:rPr>
        <w:t xml:space="preserve"> estimate of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oMath>
      <w:r w:rsidR="00154CE3" w:rsidRPr="00154CE3">
        <w:rPr>
          <w:rFonts w:ascii="Times New Roman" w:hAnsi="Times New Roman" w:cs="Times New Roman"/>
          <w:color w:val="0070C0"/>
          <w:sz w:val="24"/>
          <w:szCs w:val="24"/>
          <w:shd w:val="clear" w:color="auto" w:fill="FFFFFF"/>
        </w:rPr>
        <w:t xml:space="preserve">, </w:t>
      </w:r>
      <w:r w:rsidR="00F042E7">
        <w:rPr>
          <w:rFonts w:ascii="Times New Roman" w:hAnsi="Times New Roman" w:cs="Times New Roman"/>
          <w:color w:val="0070C0"/>
          <w:sz w:val="24"/>
          <w:szCs w:val="24"/>
          <w:shd w:val="clear" w:color="auto" w:fill="FFFFFF"/>
        </w:rPr>
        <w:t>the co</w:t>
      </w:r>
      <w:r w:rsidR="00D54BE6">
        <w:rPr>
          <w:rFonts w:ascii="Times New Roman" w:hAnsi="Times New Roman" w:cs="Times New Roman"/>
          <w:color w:val="0070C0"/>
          <w:sz w:val="24"/>
          <w:szCs w:val="24"/>
          <w:shd w:val="clear" w:color="auto" w:fill="FFFFFF"/>
        </w:rPr>
        <w:t>nstruction</w:t>
      </w:r>
      <w:r w:rsidR="00F042E7">
        <w:rPr>
          <w:rFonts w:ascii="Times New Roman" w:hAnsi="Times New Roman" w:cs="Times New Roman"/>
          <w:color w:val="0070C0"/>
          <w:sz w:val="24"/>
          <w:szCs w:val="24"/>
          <w:shd w:val="clear" w:color="auto" w:fill="FFFFFF"/>
        </w:rPr>
        <w:t xml:space="preserve"> of such an estimate is the focus of </w:t>
      </w:r>
      <w:r w:rsidR="00154CE3" w:rsidRPr="00154CE3">
        <w:rPr>
          <w:rFonts w:ascii="Times New Roman" w:hAnsi="Times New Roman" w:cs="Times New Roman"/>
          <w:color w:val="0070C0"/>
          <w:sz w:val="24"/>
          <w:szCs w:val="24"/>
          <w:shd w:val="clear" w:color="auto" w:fill="FFFFFF"/>
        </w:rPr>
        <w:t xml:space="preserve">the </w:t>
      </w:r>
      <w:r w:rsidR="00F042E7">
        <w:rPr>
          <w:rFonts w:ascii="Times New Roman" w:hAnsi="Times New Roman" w:cs="Times New Roman"/>
          <w:color w:val="0070C0"/>
          <w:sz w:val="24"/>
          <w:szCs w:val="24"/>
          <w:shd w:val="clear" w:color="auto" w:fill="FFFFFF"/>
        </w:rPr>
        <w:t>next</w:t>
      </w:r>
      <w:r w:rsidR="00154CE3" w:rsidRPr="00154CE3">
        <w:rPr>
          <w:rFonts w:ascii="Times New Roman" w:hAnsi="Times New Roman" w:cs="Times New Roman"/>
          <w:color w:val="0070C0"/>
          <w:sz w:val="24"/>
          <w:szCs w:val="24"/>
          <w:shd w:val="clear" w:color="auto" w:fill="FFFFFF"/>
        </w:rPr>
        <w:t xml:space="preserve"> subsection. </w:t>
      </w:r>
    </w:p>
    <w:p w14:paraId="4150AE98" w14:textId="77777777" w:rsidR="005B6A15" w:rsidRPr="00307C18" w:rsidRDefault="005B6A15" w:rsidP="005B6A15">
      <w:pPr>
        <w:adjustRightInd w:val="0"/>
        <w:snapToGrid w:val="0"/>
        <w:rPr>
          <w:rFonts w:ascii="Times New Roman" w:hAnsi="Times New Roman" w:cs="Times New Roman"/>
          <w:sz w:val="24"/>
          <w:szCs w:val="24"/>
        </w:rPr>
      </w:pPr>
    </w:p>
    <w:p w14:paraId="4A66F1B7" w14:textId="1B8E4C15" w:rsidR="00456E04" w:rsidRPr="00307C18" w:rsidRDefault="00456E04" w:rsidP="00456E04">
      <w:pPr>
        <w:pStyle w:val="Heading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w:t>
      </w:r>
      <w:r>
        <w:rPr>
          <w:rFonts w:ascii="Times New Roman" w:eastAsiaTheme="minorEastAsia" w:hAnsi="Times New Roman" w:cs="Times New Roman"/>
          <w:b/>
          <w:iCs/>
          <w:color w:val="auto"/>
          <w:sz w:val="24"/>
          <w:szCs w:val="24"/>
        </w:rPr>
        <w:t>2</w:t>
      </w:r>
      <w:r w:rsidRPr="00307C18">
        <w:rPr>
          <w:b/>
          <w:color w:val="auto"/>
        </w:rPr>
        <w:t xml:space="preserve"> </w:t>
      </w:r>
      <w:r w:rsidRPr="00307C18">
        <w:rPr>
          <w:rFonts w:ascii="Times New Roman" w:hAnsi="Times New Roman" w:cs="Times New Roman"/>
          <w:b/>
          <w:iCs/>
          <w:color w:val="auto"/>
          <w:sz w:val="24"/>
          <w:szCs w:val="24"/>
        </w:rPr>
        <w:t xml:space="preserve">Parametric </w:t>
      </w:r>
      <w:r w:rsidR="002C2634">
        <w:rPr>
          <w:rFonts w:ascii="Times New Roman" w:hAnsi="Times New Roman" w:cs="Times New Roman"/>
          <w:b/>
          <w:iCs/>
          <w:color w:val="auto"/>
          <w:sz w:val="24"/>
          <w:szCs w:val="24"/>
        </w:rPr>
        <w:t>update of</w:t>
      </w:r>
      <w:r>
        <w:rPr>
          <w:rFonts w:ascii="Times New Roman" w:hAnsi="Times New Roman" w:cs="Times New Roman"/>
          <w:b/>
          <w:iCs/>
          <w:color w:val="auto"/>
          <w:sz w:val="24"/>
          <w:szCs w:val="24"/>
        </w:rPr>
        <w:t xml:space="preserve"> the sample variances</w:t>
      </w:r>
    </w:p>
    <w:p w14:paraId="695F4705" w14:textId="343BA209" w:rsidR="005B6A15" w:rsidRPr="006A6F6F" w:rsidRDefault="005B6A15" w:rsidP="00307C18">
      <w:pPr>
        <w:pStyle w:val="CommentText"/>
        <w:jc w:val="both"/>
        <w:rPr>
          <w:rFonts w:ascii="Times New Roman" w:hAnsi="Times New Roman" w:cs="Times New Roman"/>
          <w:b/>
          <w:color w:val="0070C0"/>
          <w:sz w:val="24"/>
          <w:szCs w:val="24"/>
        </w:rPr>
      </w:pPr>
      <w:r w:rsidRPr="00307C18">
        <w:rPr>
          <w:rFonts w:ascii="Times New Roman" w:hAnsi="Times New Roman" w:cs="Times New Roman"/>
          <w:sz w:val="24"/>
          <w:szCs w:val="24"/>
          <w:shd w:val="clear" w:color="auto" w:fill="FFFFFF"/>
        </w:rPr>
        <w:t xml:space="preserve">Note that the estimate of the variance at stage </w:t>
      </w:r>
      <m:oMath>
        <m:r>
          <w:rPr>
            <w:rFonts w:ascii="Cambria Math" w:hAnsi="Cambria Math" w:cs="Cambria Math"/>
            <w:sz w:val="24"/>
            <w:szCs w:val="24"/>
            <w:shd w:val="clear" w:color="auto" w:fill="FFFFFF"/>
          </w:rPr>
          <m:t>n-1</m:t>
        </m:r>
      </m:oMath>
      <w:r w:rsidRPr="00307C18">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shd w:val="clear" w:color="auto" w:fill="FFFFFF"/>
        </w:rPr>
        <w:t xml:space="preserve"> </w:t>
      </w:r>
      <w:r w:rsidR="002F3DE3" w:rsidRPr="002F3DE3">
        <w:rPr>
          <w:rFonts w:ascii="Times New Roman" w:hAnsi="Times New Roman" w:cs="Times New Roman"/>
          <w:iCs/>
          <w:color w:val="0070C0"/>
          <w:sz w:val="24"/>
          <w:szCs w:val="24"/>
          <w:shd w:val="clear" w:color="auto" w:fill="FFFFFF"/>
        </w:rPr>
        <w:t xml:space="preserve">will be used in place of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oMath>
      <w:r w:rsidR="002F3DE3" w:rsidRPr="002F3DE3">
        <w:rPr>
          <w:rFonts w:ascii="Times New Roman" w:hAnsi="Times New Roman" w:cs="Times New Roman"/>
          <w:color w:val="0070C0"/>
          <w:sz w:val="24"/>
          <w:szCs w:val="24"/>
          <w:shd w:val="clear" w:color="auto" w:fill="FFFFFF"/>
        </w:rPr>
        <w:t xml:space="preserve"> when applying</w:t>
      </w:r>
      <w:r w:rsidRPr="002F3DE3">
        <w:rPr>
          <w:rFonts w:ascii="Times New Roman" w:hAnsi="Times New Roman" w:cs="Times New Roman"/>
          <w:color w:val="0070C0"/>
          <w:sz w:val="24"/>
          <w:szCs w:val="24"/>
          <w:shd w:val="clear" w:color="auto" w:fill="FFFFFF"/>
        </w:rPr>
        <w:t xml:space="preserve"> (</w:t>
      </w:r>
      <w:r w:rsidR="002F3DE3" w:rsidRPr="002F3DE3">
        <w:rPr>
          <w:rFonts w:ascii="Times New Roman" w:hAnsi="Times New Roman" w:cs="Times New Roman"/>
          <w:color w:val="0070C0"/>
          <w:sz w:val="24"/>
          <w:szCs w:val="24"/>
          <w:shd w:val="clear" w:color="auto" w:fill="FFFFFF"/>
        </w:rPr>
        <w:t>8</w:t>
      </w:r>
      <w:r w:rsidRPr="002F3DE3">
        <w:rPr>
          <w:rFonts w:ascii="Times New Roman" w:hAnsi="Times New Roman" w:cs="Times New Roman"/>
          <w:color w:val="0070C0"/>
          <w:sz w:val="24"/>
          <w:szCs w:val="24"/>
          <w:shd w:val="clear" w:color="auto" w:fill="FFFFFF"/>
        </w:rPr>
        <w:t>)</w:t>
      </w:r>
      <m:oMath>
        <m:r>
          <w:rPr>
            <w:rFonts w:ascii="Cambria Math" w:eastAsia="宋体" w:hAnsi="Cambria Math" w:cs="Times New Roman"/>
            <w:color w:val="0070C0"/>
            <w:sz w:val="24"/>
            <w:szCs w:val="24"/>
          </w:rPr>
          <m:t>.</m:t>
        </m:r>
      </m:oMath>
      <w:r w:rsidRPr="002F3DE3">
        <w:rPr>
          <w:rFonts w:ascii="Times New Roman" w:hAnsi="Times New Roman" w:cs="Times New Roman"/>
          <w:iCs/>
          <w:color w:val="0070C0"/>
          <w:sz w:val="24"/>
          <w:szCs w:val="24"/>
        </w:rPr>
        <w:t xml:space="preserve"> </w:t>
      </w:r>
      <w:r w:rsidRPr="00307C18">
        <w:rPr>
          <w:rFonts w:ascii="Times New Roman" w:hAnsi="Times New Roman" w:cs="Times New Roman"/>
          <w:iCs/>
          <w:sz w:val="24"/>
          <w:szCs w:val="24"/>
        </w:rPr>
        <w:t xml:space="preserve">However, </w:t>
      </w:r>
      <w:r w:rsidR="002F3DE3">
        <w:rPr>
          <w:rFonts w:ascii="Times New Roman" w:hAnsi="Times New Roman" w:cs="Times New Roman"/>
          <w:iCs/>
          <w:sz w:val="24"/>
          <w:szCs w:val="24"/>
        </w:rPr>
        <w:t>i</w:t>
      </w:r>
      <w:r w:rsidRPr="00307C18">
        <w:rPr>
          <w:rFonts w:ascii="Times New Roman" w:hAnsi="Times New Roman" w:cs="Times New Roman"/>
          <w:iCs/>
          <w:sz w:val="24"/>
          <w:szCs w:val="24"/>
        </w:rPr>
        <w:t>n</w:t>
      </w:r>
      <w:r w:rsidRPr="00307C18">
        <w:rPr>
          <w:rFonts w:ascii="Times New Roman" w:hAnsi="Times New Roman" w:cs="Times New Roman"/>
          <w:sz w:val="24"/>
          <w:szCs w:val="24"/>
          <w:shd w:val="clear" w:color="auto" w:fill="FFFFFF"/>
        </w:rPr>
        <w:t xml:space="preserve"> problems such as NSTPU, the sampling budget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is typically much smaller than the total number of solutions </w:t>
      </w:r>
      <w:r w:rsidRPr="00307C18">
        <w:rPr>
          <w:rFonts w:ascii="Times New Roman" w:hAnsi="Times New Roman" w:cs="Times New Roman"/>
          <w:i/>
          <w:iCs/>
          <w:sz w:val="24"/>
          <w:szCs w:val="24"/>
          <w:shd w:val="clear" w:color="auto" w:fill="FFFFFF"/>
        </w:rPr>
        <w:t>K</w:t>
      </w:r>
      <w:r w:rsidRPr="00307C18">
        <w:rPr>
          <w:rFonts w:ascii="Times New Roman" w:hAnsi="Times New Roman" w:cs="Times New Roman"/>
          <w:sz w:val="24"/>
          <w:szCs w:val="24"/>
          <w:shd w:val="clear" w:color="auto" w:fill="FFFFFF"/>
        </w:rPr>
        <w:t xml:space="preserve">, </w:t>
      </w:r>
      <w:r w:rsidR="00C010BD">
        <w:rPr>
          <w:rFonts w:ascii="Times New Roman" w:hAnsi="Times New Roman" w:cs="Times New Roman"/>
          <w:sz w:val="24"/>
          <w:szCs w:val="24"/>
          <w:shd w:val="clear" w:color="auto" w:fill="FFFFFF"/>
        </w:rPr>
        <w:t>making</w:t>
      </w:r>
      <w:r w:rsidRPr="00307C18">
        <w:rPr>
          <w:rFonts w:ascii="Times New Roman" w:hAnsi="Times New Roman" w:cs="Times New Roman"/>
          <w:sz w:val="24"/>
          <w:szCs w:val="24"/>
          <w:shd w:val="clear" w:color="auto" w:fill="FFFFFF"/>
        </w:rPr>
        <w:t xml:space="preserve"> it challenging to </w:t>
      </w:r>
      <w:r w:rsidR="00824F9D">
        <w:rPr>
          <w:rFonts w:ascii="Times New Roman" w:hAnsi="Times New Roman" w:cs="Times New Roman"/>
          <w:sz w:val="24"/>
          <w:szCs w:val="24"/>
          <w:shd w:val="clear" w:color="auto" w:fill="FFFFFF"/>
        </w:rPr>
        <w:t xml:space="preserve">for variance </w:t>
      </w:r>
      <w:r w:rsidRPr="00307C18">
        <w:rPr>
          <w:rFonts w:ascii="Times New Roman" w:hAnsi="Times New Roman" w:cs="Times New Roman"/>
          <w:sz w:val="24"/>
          <w:szCs w:val="24"/>
          <w:shd w:val="clear" w:color="auto" w:fill="FFFFFF"/>
        </w:rPr>
        <w:t>estimat</w:t>
      </w:r>
      <w:r w:rsidR="00824F9D">
        <w:rPr>
          <w:rFonts w:ascii="Times New Roman" w:hAnsi="Times New Roman" w:cs="Times New Roman"/>
          <w:sz w:val="24"/>
          <w:szCs w:val="24"/>
          <w:shd w:val="clear" w:color="auto" w:fill="FFFFFF"/>
        </w:rPr>
        <w:t>ion</w:t>
      </w:r>
      <w:r w:rsidRPr="00307C18">
        <w:rPr>
          <w:rFonts w:ascii="Times New Roman" w:hAnsi="Times New Roman" w:cs="Times New Roman"/>
          <w:sz w:val="24"/>
          <w:szCs w:val="24"/>
          <w:shd w:val="clear" w:color="auto" w:fill="FFFFFF"/>
        </w:rPr>
        <w:t xml:space="preserve">. </w:t>
      </w:r>
      <w:r w:rsidR="002F3DE3" w:rsidRPr="002F3DE3">
        <w:rPr>
          <w:rFonts w:ascii="Times New Roman" w:hAnsi="Times New Roman" w:cs="Times New Roman"/>
          <w:color w:val="0070C0"/>
          <w:sz w:val="24"/>
          <w:szCs w:val="24"/>
          <w:shd w:val="clear" w:color="auto" w:fill="FFFFFF"/>
        </w:rPr>
        <w:t>I</w:t>
      </w:r>
      <w:r w:rsidR="002F3DE3" w:rsidRPr="002F3DE3">
        <w:rPr>
          <w:rFonts w:ascii="Times New Roman" w:hAnsi="Times New Roman" w:cs="Times New Roman"/>
          <w:iCs/>
          <w:color w:val="0070C0"/>
          <w:sz w:val="24"/>
          <w:szCs w:val="24"/>
        </w:rPr>
        <w:t xml:space="preserve">t is </w:t>
      </w:r>
      <w:r w:rsidR="00C010BD">
        <w:rPr>
          <w:rFonts w:ascii="Times New Roman" w:hAnsi="Times New Roman" w:cs="Times New Roman"/>
          <w:iCs/>
          <w:color w:val="0070C0"/>
          <w:sz w:val="24"/>
          <w:szCs w:val="24"/>
        </w:rPr>
        <w:t xml:space="preserve">very likely </w:t>
      </w:r>
      <w:r w:rsidR="002F3DE3" w:rsidRPr="002F3DE3">
        <w:rPr>
          <w:rFonts w:ascii="Times New Roman" w:hAnsi="Times New Roman" w:cs="Times New Roman"/>
          <w:iCs/>
          <w:color w:val="0070C0"/>
          <w:sz w:val="24"/>
          <w:szCs w:val="24"/>
        </w:rPr>
        <w:t xml:space="preserve">that the sample to be taken at stage </w:t>
      </w:r>
      <w:r w:rsidR="002F3DE3" w:rsidRPr="002F3DE3">
        <w:rPr>
          <w:rFonts w:ascii="Times New Roman" w:hAnsi="Times New Roman" w:cs="Times New Roman"/>
          <w:i/>
          <w:color w:val="0070C0"/>
          <w:sz w:val="24"/>
          <w:szCs w:val="24"/>
        </w:rPr>
        <w:t>n</w:t>
      </w:r>
      <w:r w:rsidR="002F3DE3" w:rsidRPr="002F3DE3">
        <w:rPr>
          <w:rFonts w:ascii="Times New Roman" w:hAnsi="Times New Roman" w:cs="Times New Roman"/>
          <w:iCs/>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oMath>
      <w:r w:rsidR="002F3DE3" w:rsidRPr="002F3DE3">
        <w:rPr>
          <w:rFonts w:ascii="Times New Roman" w:hAnsi="Times New Roman" w:cs="Times New Roman"/>
          <w:color w:val="0070C0"/>
          <w:sz w:val="24"/>
          <w:szCs w:val="24"/>
        </w:rPr>
        <w:t xml:space="preserve">, has </w:t>
      </w:r>
      <w:r w:rsidR="00C010BD">
        <w:rPr>
          <w:rFonts w:ascii="Times New Roman" w:hAnsi="Times New Roman" w:cs="Times New Roman"/>
          <w:color w:val="0070C0"/>
          <w:sz w:val="24"/>
          <w:szCs w:val="24"/>
        </w:rPr>
        <w:t xml:space="preserve">never </w:t>
      </w:r>
      <w:r w:rsidR="002F3DE3" w:rsidRPr="002F3DE3">
        <w:rPr>
          <w:rFonts w:ascii="Times New Roman" w:hAnsi="Times New Roman" w:cs="Times New Roman"/>
          <w:color w:val="0070C0"/>
          <w:sz w:val="24"/>
          <w:szCs w:val="24"/>
        </w:rPr>
        <w:t>been sampled before</w:t>
      </w:r>
      <w:r w:rsidR="002F3DE3" w:rsidRPr="00307C18">
        <w:rPr>
          <w:rFonts w:ascii="Times New Roman" w:hAnsi="Times New Roman" w:cs="Times New Roman"/>
          <w:sz w:val="24"/>
          <w:szCs w:val="24"/>
        </w:rPr>
        <w:t xml:space="preserve">, leading to a poor estimate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002F3DE3" w:rsidRPr="00307C18">
        <w:rPr>
          <w:rFonts w:ascii="Times New Roman" w:hAnsi="Times New Roman" w:cs="Times New Roman"/>
          <w:iCs/>
          <w:sz w:val="24"/>
          <w:szCs w:val="24"/>
        </w:rPr>
        <w:t xml:space="preserve"> and thus a poor estimate of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r>
          <w:rPr>
            <w:rFonts w:ascii="Cambria Math" w:hAnsi="Cambria Math" w:cs="Cambria Math"/>
            <w:sz w:val="24"/>
            <w:szCs w:val="24"/>
            <w:shd w:val="clear" w:color="auto" w:fill="FFFFFF"/>
          </w:rPr>
          <m:t>)</m:t>
        </m:r>
      </m:oMath>
      <w:r w:rsidR="002F3DE3" w:rsidRPr="00307C18">
        <w:rPr>
          <w:rFonts w:ascii="Times New Roman" w:hAnsi="Times New Roman" w:cs="Times New Roman"/>
          <w:iCs/>
          <w:sz w:val="24"/>
          <w:szCs w:val="24"/>
        </w:rPr>
        <w:t xml:space="preserve">. </w:t>
      </w:r>
      <w:r w:rsidRPr="00484522">
        <w:rPr>
          <w:rFonts w:ascii="Times New Roman" w:hAnsi="Times New Roman" w:cs="Times New Roman"/>
          <w:color w:val="0070C0"/>
          <w:sz w:val="24"/>
          <w:szCs w:val="24"/>
          <w:shd w:val="clear" w:color="auto" w:fill="FFFFFF"/>
        </w:rPr>
        <w:t xml:space="preserve">Therefore, we </w:t>
      </w:r>
      <w:r w:rsidR="00484522" w:rsidRPr="00484522">
        <w:rPr>
          <w:rFonts w:ascii="Times New Roman" w:hAnsi="Times New Roman" w:cs="Times New Roman"/>
          <w:color w:val="0070C0"/>
          <w:sz w:val="24"/>
          <w:szCs w:val="24"/>
          <w:shd w:val="clear" w:color="auto" w:fill="FFFFFF"/>
        </w:rPr>
        <w:t xml:space="preserve">propose </w:t>
      </w:r>
      <w:r w:rsidRPr="00484522">
        <w:rPr>
          <w:rFonts w:ascii="Times New Roman" w:hAnsi="Times New Roman" w:cs="Times New Roman"/>
          <w:color w:val="0070C0"/>
          <w:sz w:val="24"/>
          <w:szCs w:val="24"/>
          <w:shd w:val="clear" w:color="auto" w:fill="FFFFFF"/>
        </w:rPr>
        <w:t xml:space="preserve">a </w:t>
      </w:r>
      <w:r w:rsidR="005F4613" w:rsidRPr="00484522">
        <w:rPr>
          <w:rFonts w:ascii="Times New Roman" w:hAnsi="Times New Roman" w:cs="Times New Roman"/>
          <w:color w:val="0070C0"/>
          <w:sz w:val="24"/>
          <w:szCs w:val="24"/>
          <w:shd w:val="clear" w:color="auto" w:fill="FFFFFF"/>
        </w:rPr>
        <w:t>variance estimat</w:t>
      </w:r>
      <w:r w:rsidR="00484522" w:rsidRPr="00484522">
        <w:rPr>
          <w:rFonts w:ascii="Times New Roman" w:hAnsi="Times New Roman" w:cs="Times New Roman"/>
          <w:color w:val="0070C0"/>
          <w:sz w:val="24"/>
          <w:szCs w:val="24"/>
          <w:shd w:val="clear" w:color="auto" w:fill="FFFFFF"/>
        </w:rPr>
        <w:t xml:space="preserve">ion </w:t>
      </w:r>
      <w:r w:rsidRPr="00484522">
        <w:rPr>
          <w:rFonts w:ascii="Times New Roman" w:hAnsi="Times New Roman" w:cs="Times New Roman"/>
          <w:color w:val="0070C0"/>
          <w:sz w:val="24"/>
          <w:szCs w:val="24"/>
          <w:shd w:val="clear" w:color="auto" w:fill="FFFFFF"/>
        </w:rPr>
        <w:t xml:space="preserve">parametric model </w:t>
      </w:r>
      <w:r w:rsidR="002C3C31" w:rsidRPr="00484522">
        <w:rPr>
          <w:rFonts w:ascii="Times New Roman" w:hAnsi="Times New Roman" w:cs="Times New Roman"/>
          <w:color w:val="0070C0"/>
          <w:sz w:val="24"/>
          <w:szCs w:val="24"/>
          <w:shd w:val="clear" w:color="auto" w:fill="FFFFFF"/>
        </w:rPr>
        <w:t xml:space="preserve">(VEPM) </w:t>
      </w:r>
      <w:r w:rsidRPr="00307C18">
        <w:rPr>
          <w:rFonts w:ascii="Times New Roman" w:hAnsi="Times New Roman" w:cs="Times New Roman"/>
          <w:sz w:val="24"/>
          <w:szCs w:val="24"/>
          <w:shd w:val="clear" w:color="auto" w:fill="FFFFFF"/>
        </w:rPr>
        <w:t xml:space="preserve">which captures possible similarities in the variability of </w:t>
      </w:r>
      <w:r w:rsidR="00C010BD">
        <w:rPr>
          <w:rFonts w:ascii="Times New Roman" w:hAnsi="Times New Roman" w:cs="Times New Roman"/>
          <w:sz w:val="24"/>
          <w:szCs w:val="24"/>
          <w:shd w:val="clear" w:color="auto" w:fill="FFFFFF"/>
        </w:rPr>
        <w:t xml:space="preserve">the </w:t>
      </w:r>
      <w:r w:rsidRPr="00307C18">
        <w:rPr>
          <w:rFonts w:ascii="Times New Roman" w:hAnsi="Times New Roman" w:cs="Times New Roman"/>
          <w:sz w:val="24"/>
          <w:szCs w:val="24"/>
          <w:shd w:val="clear" w:color="auto" w:fill="FFFFFF"/>
        </w:rPr>
        <w:t xml:space="preserve">solutions based on a straightforward </w:t>
      </w:r>
      <w:r w:rsidR="00C010BD">
        <w:rPr>
          <w:rFonts w:ascii="Times New Roman" w:hAnsi="Times New Roman" w:cs="Times New Roman"/>
          <w:sz w:val="24"/>
          <w:szCs w:val="24"/>
          <w:shd w:val="clear" w:color="auto" w:fill="FFFFFF"/>
        </w:rPr>
        <w:t xml:space="preserve">feature </w:t>
      </w:r>
      <w:r w:rsidRPr="00307C18">
        <w:rPr>
          <w:rFonts w:ascii="Times New Roman" w:hAnsi="Times New Roman" w:cs="Times New Roman"/>
          <w:sz w:val="24"/>
          <w:szCs w:val="24"/>
          <w:shd w:val="clear" w:color="auto" w:fill="FFFFFF"/>
        </w:rPr>
        <w:t xml:space="preserve">partition scheme. Specifically, denote </w:t>
      </w:r>
      <w:bookmarkStart w:id="155"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155"/>
      <w:r w:rsidR="00C010BD" w:rsidRPr="00D1295E">
        <w:rPr>
          <w:rFonts w:ascii="Times New Roman" w:hAnsi="Times New Roman" w:cs="Times New Roman"/>
          <w:bCs/>
          <w:sz w:val="24"/>
          <w:szCs w:val="24"/>
        </w:rPr>
        <w:t xml:space="preserve"> </w:t>
      </w:r>
      <w:r w:rsidRPr="00307C18">
        <w:rPr>
          <w:rFonts w:ascii="Times New Roman" w:hAnsi="Times New Roman" w:cs="Times New Roman"/>
          <w:sz w:val="24"/>
          <w:szCs w:val="24"/>
          <w:shd w:val="clear" w:color="auto" w:fill="FFFFFF"/>
        </w:rPr>
        <w:t xml:space="preserve">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w:bookmarkStart w:id="156" w:name="_Hlk46438725"/>
        <m:r>
          <m:rPr>
            <m:scr m:val="script"/>
            <m:sty m:val="p"/>
          </m:rPr>
          <w:rPr>
            <w:rFonts w:ascii="Cambria Math" w:hAnsi="Cambria Math" w:cs="Times New Roman"/>
            <w:sz w:val="24"/>
            <w:szCs w:val="24"/>
            <w:shd w:val="clear" w:color="auto" w:fill="FFFFFF"/>
          </w:rPr>
          <m:t>X</m:t>
        </m:r>
      </m:oMath>
      <w:bookmarkEnd w:id="156"/>
      <w:r w:rsidR="001A0EFE">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and p</w:t>
      </w:r>
      <w:r w:rsidRPr="00307C18">
        <w:rPr>
          <w:rFonts w:ascii="Times New Roman" w:hAnsi="Times New Roman" w:cs="Times New Roman"/>
          <w:sz w:val="24"/>
          <w:szCs w:val="24"/>
          <w:shd w:val="clear" w:color="auto" w:fill="FFFFFF"/>
        </w:rPr>
        <w:t>artitio</w:t>
      </w:r>
      <w:r w:rsidRPr="00D1295E">
        <w:rPr>
          <w:rFonts w:ascii="Times New Roman" w:hAnsi="Times New Roman" w:cs="Times New Roman"/>
          <w:sz w:val="24"/>
          <w:szCs w:val="24"/>
          <w:shd w:val="clear" w:color="auto" w:fill="FFFFFF"/>
        </w:rPr>
        <w:t xml:space="preserve">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w:bookmarkStart w:id="157" w:name="_Hlk45497612"/>
      <w:r w:rsidRPr="00307C18">
        <w:rPr>
          <w:rFonts w:ascii="Times New Roman" w:hAnsi="Times New Roman" w:cs="Times New Roman"/>
          <w:bCs/>
          <w:sz w:val="24"/>
          <w:szCs w:val="24"/>
        </w:rPr>
        <w:t>with</w:t>
      </w:r>
      <w:bookmarkEnd w:id="157"/>
      <w:r w:rsidRPr="00307C18">
        <w:rPr>
          <w:rFonts w:ascii="Times New Roman" w:hAnsi="Times New Roman" w:cs="Times New Roman"/>
          <w:bCs/>
          <w:sz w:val="24"/>
          <w:szCs w:val="24"/>
        </w:rPr>
        <w:t xml:space="preserve"> </w:t>
      </w:r>
      <m:oMath>
        <m:nary>
          <m:naryPr>
            <m:chr m:val="⋃"/>
            <m:limLoc m:val="undOvr"/>
            <m:ctrlPr>
              <w:rPr>
                <w:rFonts w:ascii="Cambria Math" w:hAnsi="Cambria Math" w:cs="Times New Roman"/>
                <w:i/>
                <w:color w:val="0070C0"/>
                <w:sz w:val="24"/>
                <w:szCs w:val="24"/>
              </w:rPr>
            </m:ctrlPr>
          </m:naryPr>
          <m:sub>
            <m:r>
              <w:rPr>
                <w:rFonts w:ascii="Cambria Math" w:hAnsi="Cambria Math" w:cs="Times New Roman"/>
                <w:color w:val="0070C0"/>
                <w:sz w:val="24"/>
                <w:szCs w:val="24"/>
              </w:rPr>
              <m:t>l=1</m:t>
            </m:r>
          </m:sub>
          <m: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sup>
          <m:e>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j,l</m:t>
                </m:r>
              </m:sub>
              <m:sup>
                <m:r>
                  <w:rPr>
                    <w:rFonts w:ascii="Cambria Math" w:eastAsia="宋体" w:hAnsi="Times New Roman" w:cs="Times New Roman"/>
                    <w:color w:val="0070C0"/>
                    <w:sz w:val="24"/>
                    <w:szCs w:val="24"/>
                  </w:rPr>
                  <m:t>i</m:t>
                </m:r>
              </m:sup>
            </m:sSubSup>
          </m:e>
        </m:nary>
        <m:r>
          <w:rPr>
            <w:rFonts w:ascii="Cambria Math"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 xml:space="preserve">. </w:t>
      </w:r>
      <w:r w:rsidR="005E7451">
        <w:rPr>
          <w:rFonts w:ascii="Times New Roman" w:hAnsi="Times New Roman" w:cs="Times New Roman"/>
          <w:bCs/>
          <w:color w:val="0070C0"/>
          <w:sz w:val="24"/>
          <w:szCs w:val="24"/>
        </w:rPr>
        <w:t xml:space="preserve">Let </w:t>
      </w:r>
      <m:oMath>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4E1B50">
        <w:rPr>
          <w:rFonts w:ascii="Times New Roman" w:hAnsi="Times New Roman" w:cs="Times New Roman"/>
          <w:color w:val="0070C0"/>
          <w:sz w:val="24"/>
          <w:szCs w:val="24"/>
        </w:rPr>
        <w:t xml:space="preserve"> </w:t>
      </w:r>
      <w:r w:rsidR="005E7451">
        <w:rPr>
          <w:rFonts w:ascii="Times New Roman" w:hAnsi="Times New Roman" w:cs="Times New Roman"/>
          <w:color w:val="0070C0"/>
          <w:sz w:val="24"/>
          <w:szCs w:val="24"/>
        </w:rPr>
        <w:t>be the set of all</w:t>
      </w:r>
      <w:r w:rsidRPr="006A6F6F">
        <w:rPr>
          <w:rFonts w:ascii="Times New Roman" w:hAnsi="Times New Roman" w:cs="Times New Roman"/>
          <w:bCs/>
          <w:color w:val="0070C0"/>
          <w:sz w:val="24"/>
          <w:szCs w:val="24"/>
        </w:rPr>
        <w:t xml:space="preserve"> different combinations of such sets over </w:t>
      </w:r>
      <m:oMath>
        <m:r>
          <w:rPr>
            <w:rFonts w:ascii="Cambria Math" w:eastAsia="宋体" w:hAnsi="Cambria Math" w:cs="Times New Roman"/>
            <w:color w:val="0070C0"/>
            <w:sz w:val="24"/>
            <w:szCs w:val="24"/>
          </w:rPr>
          <m:t>j=1</m:t>
        </m:r>
        <m:r>
          <m:rPr>
            <m:sty m:val="p"/>
          </m:rPr>
          <w:rPr>
            <w:rFonts w:ascii="Cambria Math" w:eastAsia="宋体" w:hAnsi="Cambria Math" w:cs="Times New Roman"/>
            <w:color w:val="0070C0"/>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i</m:t>
            </m:r>
          </m:sup>
        </m:sSup>
      </m:oMath>
      <w:r w:rsidR="00BC17BA">
        <w:rPr>
          <w:rFonts w:ascii="Times New Roman" w:hAnsi="Times New Roman" w:cs="Times New Roman"/>
          <w:bCs/>
          <w:color w:val="0070C0"/>
          <w:sz w:val="24"/>
          <w:szCs w:val="24"/>
        </w:rPr>
        <w:t xml:space="preserve">. </w:t>
      </w:r>
      <w:r w:rsidR="001A0EFE">
        <w:rPr>
          <w:rFonts w:ascii="Times New Roman" w:hAnsi="Times New Roman" w:cs="Times New Roman"/>
          <w:bCs/>
          <w:color w:val="0070C0"/>
          <w:sz w:val="24"/>
          <w:szCs w:val="24"/>
        </w:rPr>
        <w:t>Define</w:t>
      </w:r>
      <w:r w:rsidRPr="006A6F6F">
        <w:rPr>
          <w:rFonts w:ascii="Times New Roman" w:hAnsi="Times New Roman" w:cs="Times New Roman"/>
          <w:bCs/>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bi"/>
          </m:rPr>
          <w:rPr>
            <w:rFonts w:ascii="Cambria Math" w:eastAsia="宋体" w:hAnsi="Cambria Math" w:cs="Cambria Math"/>
            <w:color w:val="0070C0"/>
            <w:sz w:val="24"/>
            <w:szCs w:val="24"/>
          </w:rPr>
          <m:t>∈</m:t>
        </m:r>
        <m:sSup>
          <m:sSupPr>
            <m:ctrlPr>
              <w:rPr>
                <w:rFonts w:ascii="Cambria Math" w:eastAsia="宋体" w:hAnsi="Cambria Math" w:cs="Cambria Math"/>
                <w:b/>
                <w:i/>
                <w:color w:val="0070C0"/>
                <w:sz w:val="24"/>
                <w:szCs w:val="24"/>
              </w:rPr>
            </m:ctrlPr>
          </m:sSupPr>
          <m:e>
            <m:r>
              <m:rPr>
                <m:scr m:val="double-struck"/>
                <m:sty m:val="bi"/>
              </m:rPr>
              <w:rPr>
                <w:rFonts w:ascii="Cambria Math" w:eastAsia="宋体" w:hAnsi="Cambria Math" w:cs="Cambria Math"/>
                <w:color w:val="0070C0"/>
                <w:sz w:val="24"/>
                <w:szCs w:val="24"/>
              </w:rPr>
              <m:t>Z</m:t>
            </m:r>
          </m:e>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p>
        </m:sSup>
      </m:oMath>
      <w:r w:rsidR="001A0EFE">
        <w:rPr>
          <w:rFonts w:ascii="Times New Roman" w:hAnsi="Times New Roman" w:cs="Times New Roman"/>
          <w:color w:val="0070C0"/>
          <w:sz w:val="24"/>
          <w:szCs w:val="24"/>
        </w:rPr>
        <w:t>such that</w:t>
      </w:r>
      <w:r w:rsidR="00BC17BA">
        <w:rPr>
          <w:rFonts w:ascii="Times New Roman" w:hAnsi="Times New Roman" w:cs="Times New Roman"/>
          <w:bCs/>
          <w:color w:val="0070C0"/>
          <w:sz w:val="24"/>
          <w:szCs w:val="24"/>
        </w:rPr>
        <w:t xml:space="preserve"> </w:t>
      </w:r>
      <w:r w:rsidRPr="006A6F6F">
        <w:rPr>
          <w:rFonts w:ascii="Times New Roman" w:hAnsi="Times New Roman" w:cs="Times New Roman"/>
          <w:bCs/>
          <w:color w:val="0070C0"/>
          <w:sz w:val="24"/>
          <w:szCs w:val="24"/>
        </w:rPr>
        <w:t xml:space="preserve">if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6A6F6F">
        <w:rPr>
          <w:rFonts w:ascii="Times New Roman" w:hAnsi="Times New Roman" w:cs="Times New Roman"/>
          <w:bCs/>
          <w:color w:val="0070C0"/>
          <w:sz w:val="24"/>
          <w:szCs w:val="24"/>
        </w:rPr>
        <w:t xml:space="preserve"> lies in the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k</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 xml:space="preserve">-th partition of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w:t>
      </w:r>
      <w:r w:rsidR="00BC17BA">
        <w:rPr>
          <w:rFonts w:ascii="Times New Roman" w:hAnsi="Times New Roman" w:cs="Times New Roman"/>
          <w:bCs/>
          <w:color w:val="0070C0"/>
          <w:sz w:val="24"/>
          <w:szCs w:val="24"/>
        </w:rPr>
        <w:t xml:space="preserve"> </w:t>
      </w:r>
      <w:bookmarkStart w:id="158" w:name="_Hlk148315574"/>
      <w:r w:rsidR="00BC17BA">
        <w:rPr>
          <w:rFonts w:ascii="Times New Roman" w:hAnsi="Times New Roman" w:cs="Times New Roman"/>
          <w:bCs/>
          <w:color w:val="0070C0"/>
          <w:sz w:val="24"/>
          <w:szCs w:val="24"/>
        </w:rPr>
        <w:t>then</w:t>
      </w:r>
      <w:r w:rsidR="004A067A">
        <w:rPr>
          <w:rFonts w:ascii="Times New Roman" w:hAnsi="Times New Roman" w:cs="Times New Roman"/>
          <w:bCs/>
          <w:color w:val="0070C0"/>
          <w:sz w:val="24"/>
          <w:szCs w:val="24"/>
        </w:rPr>
        <w:t xml:space="preserve"> </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q</m:t>
            </m:r>
          </m:e>
          <m:sub>
            <m:r>
              <w:rPr>
                <w:rFonts w:ascii="Cambria Math" w:hAnsi="Cambria Math" w:cs="Times New Roman"/>
                <w:color w:val="0070C0"/>
                <w:sz w:val="24"/>
                <w:szCs w:val="24"/>
              </w:rPr>
              <m:t>j</m:t>
            </m:r>
          </m:sub>
          <m:sup>
            <m:r>
              <w:rPr>
                <w:rFonts w:ascii="Cambria Math" w:hAnsi="Cambria Math" w:cs="Times New Roman"/>
                <w:color w:val="0070C0"/>
                <w:sz w:val="24"/>
                <w:szCs w:val="24"/>
              </w:rPr>
              <m:t>i</m:t>
            </m:r>
          </m:sup>
        </m:sSub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bi"/>
          </m:rP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k</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 xml:space="preserve">. </w:t>
      </w:r>
      <w:bookmarkEnd w:id="158"/>
      <w:r w:rsidR="007A3D3B">
        <w:rPr>
          <w:rFonts w:ascii="Times New Roman" w:hAnsi="Times New Roman" w:cs="Times New Roman"/>
          <w:bCs/>
          <w:color w:val="0070C0"/>
          <w:sz w:val="24"/>
          <w:szCs w:val="24"/>
        </w:rPr>
        <w:t>E.g.</w:t>
      </w:r>
      <w:r w:rsidRPr="006A6F6F">
        <w:rPr>
          <w:rFonts w:ascii="Times New Roman" w:hAnsi="Times New Roman" w:cs="Times New Roman"/>
          <w:bCs/>
          <w:color w:val="0070C0"/>
          <w:sz w:val="24"/>
          <w:szCs w:val="24"/>
        </w:rPr>
        <w:t xml:space="preserve">, if </w:t>
      </w:r>
      <m:oMath>
        <m:sSub>
          <m:sSubPr>
            <m:ctrlPr>
              <w:rPr>
                <w:rFonts w:ascii="Cambria Math" w:hAnsi="Cambria Math" w:cs="Times New Roman"/>
                <w:bCs/>
                <w:i/>
                <w:color w:val="0070C0"/>
                <w:sz w:val="24"/>
                <w:szCs w:val="24"/>
              </w:rPr>
            </m:ctrlPr>
          </m:sSubPr>
          <m:e>
            <m:r>
              <w:rPr>
                <w:rFonts w:ascii="Cambria Math" w:hAnsi="Cambria Math" w:cs="Times New Roman"/>
                <w:color w:val="0070C0"/>
                <w:sz w:val="24"/>
                <w:szCs w:val="24"/>
              </w:rPr>
              <m:t>M</m:t>
            </m:r>
          </m:e>
          <m:sub>
            <m:r>
              <w:rPr>
                <w:rFonts w:ascii="Cambria Math" w:hAnsi="Cambria Math" w:cs="Times New Roman"/>
                <w:color w:val="0070C0"/>
                <w:sz w:val="24"/>
                <w:szCs w:val="24"/>
              </w:rPr>
              <m:t>i</m:t>
            </m:r>
          </m:sub>
        </m:sSub>
        <m:r>
          <w:rPr>
            <w:rFonts w:ascii="Cambria Math" w:hAnsi="Cambria Math" w:cs="Times New Roman"/>
            <w:color w:val="0070C0"/>
            <w:sz w:val="24"/>
            <w:szCs w:val="24"/>
          </w:rPr>
          <m:t>=3</m:t>
        </m:r>
      </m:oMath>
      <w:r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1</m:t>
            </m:r>
          </m:sub>
          <m:sup>
            <m:r>
              <w:rPr>
                <w:rFonts w:ascii="Cambria Math" w:eastAsia="宋体" w:hAnsi="Times New Roman" w:cs="Times New Roman"/>
                <w:color w:val="0070C0"/>
                <w:sz w:val="24"/>
                <w:szCs w:val="24"/>
              </w:rPr>
              <m:t>i</m:t>
            </m:r>
          </m:sup>
        </m:sSubSup>
        <m: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i</m:t>
            </m:r>
          </m:sup>
        </m:sSubSup>
        <m: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3</m:t>
            </m:r>
          </m:sub>
          <m:sup>
            <m:r>
              <w:rPr>
                <w:rFonts w:ascii="Cambria Math" w:eastAsia="宋体" w:hAnsi="Times New Roman" w:cs="Times New Roman"/>
                <w:color w:val="0070C0"/>
                <w:sz w:val="24"/>
                <w:szCs w:val="24"/>
              </w:rPr>
              <m:t>i</m:t>
            </m:r>
          </m:sup>
        </m:sSubSup>
        <m:r>
          <w:rPr>
            <w:rFonts w:ascii="Cambria Math" w:eastAsia="宋体" w:hAnsi="Times New Roman" w:cs="Times New Roman"/>
            <w:color w:val="0070C0"/>
            <w:sz w:val="24"/>
            <w:szCs w:val="24"/>
          </w:rPr>
          <m:t>=2</m:t>
        </m:r>
      </m:oMath>
      <w:r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hint="eastAsia"/>
                <w:color w:val="0070C0"/>
                <w:sz w:val="24"/>
                <w:szCs w:val="24"/>
              </w:rPr>
              <m:t>1</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6A6F6F">
        <w:rPr>
          <w:rFonts w:ascii="Times New Roman" w:hAnsi="Times New Roman" w:cs="Times New Roman" w:hint="eastAsia"/>
          <w:bCs/>
          <w:color w:val="0070C0"/>
          <w:sz w:val="24"/>
          <w:szCs w:val="24"/>
        </w:rPr>
        <w:t>,</w:t>
      </w:r>
      <m:oMath>
        <m:r>
          <w:rPr>
            <w:rFonts w:ascii="Cambria Math" w:eastAsia="宋体" w:hAnsi="Times New Roman" w:cs="Times New Roman"/>
            <w:color w:val="0070C0"/>
            <w:sz w:val="24"/>
            <w:szCs w:val="24"/>
          </w:rPr>
          <m:t xml:space="preserve"> </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6A6F6F">
        <w:rPr>
          <w:rFonts w:ascii="Times New Roman" w:hAnsi="Times New Roman" w:cs="Times New Roman"/>
          <w:bCs/>
          <w:color w:val="0070C0"/>
          <w:sz w:val="24"/>
          <w:szCs w:val="24"/>
        </w:rPr>
        <w:t xml:space="preserve"> and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3</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00A77FE8">
        <w:rPr>
          <w:rFonts w:ascii="Times New Roman" w:hAnsi="Times New Roman" w:cs="Times New Roman"/>
          <w:bCs/>
          <w:color w:val="0070C0"/>
          <w:sz w:val="24"/>
          <w:szCs w:val="24"/>
        </w:rPr>
        <w:t xml:space="preserve"> </w:t>
      </w:r>
      <w:r w:rsidRPr="006A6F6F">
        <w:rPr>
          <w:rFonts w:ascii="Times New Roman" w:hAnsi="Times New Roman" w:cs="Times New Roman"/>
          <w:bCs/>
          <w:color w:val="0070C0"/>
          <w:sz w:val="24"/>
          <w:szCs w:val="24"/>
        </w:rPr>
        <w:t xml:space="preserve">lie in the </w:t>
      </w:r>
      <w:r w:rsidR="00972A48" w:rsidRPr="006A6F6F">
        <w:rPr>
          <w:rFonts w:ascii="Times New Roman" w:hAnsi="Times New Roman" w:cs="Times New Roman"/>
          <w:bCs/>
          <w:color w:val="0070C0"/>
          <w:sz w:val="24"/>
          <w:szCs w:val="24"/>
        </w:rPr>
        <w:t>2</w:t>
      </w:r>
      <w:r w:rsidR="00972A48" w:rsidRPr="006A6F6F">
        <w:rPr>
          <w:rFonts w:ascii="Times New Roman" w:hAnsi="Times New Roman" w:cs="Times New Roman"/>
          <w:bCs/>
          <w:color w:val="0070C0"/>
          <w:sz w:val="24"/>
          <w:szCs w:val="24"/>
          <w:vertAlign w:val="superscript"/>
        </w:rPr>
        <w:t>nd</w:t>
      </w:r>
      <w:r w:rsidRPr="006A6F6F">
        <w:rPr>
          <w:rFonts w:ascii="Times New Roman" w:hAnsi="Times New Roman" w:cs="Times New Roman"/>
          <w:bCs/>
          <w:color w:val="0070C0"/>
          <w:sz w:val="24"/>
          <w:szCs w:val="24"/>
        </w:rPr>
        <w:t xml:space="preserve">, the </w:t>
      </w:r>
      <w:r w:rsidR="00972A48" w:rsidRPr="006A6F6F">
        <w:rPr>
          <w:rFonts w:ascii="Times New Roman" w:hAnsi="Times New Roman" w:cs="Times New Roman"/>
          <w:bCs/>
          <w:color w:val="0070C0"/>
          <w:sz w:val="24"/>
          <w:szCs w:val="24"/>
        </w:rPr>
        <w:t>2</w:t>
      </w:r>
      <w:r w:rsidR="00972A48" w:rsidRPr="006A6F6F">
        <w:rPr>
          <w:rFonts w:ascii="Times New Roman" w:hAnsi="Times New Roman" w:cs="Times New Roman"/>
          <w:bCs/>
          <w:color w:val="0070C0"/>
          <w:sz w:val="24"/>
          <w:szCs w:val="24"/>
          <w:vertAlign w:val="superscript"/>
        </w:rPr>
        <w:t>nd</w:t>
      </w:r>
      <w:r w:rsidRPr="006A6F6F">
        <w:rPr>
          <w:rFonts w:ascii="Times New Roman" w:hAnsi="Times New Roman" w:cs="Times New Roman"/>
          <w:bCs/>
          <w:color w:val="0070C0"/>
          <w:sz w:val="24"/>
          <w:szCs w:val="24"/>
        </w:rPr>
        <w:t xml:space="preserve">, and the </w:t>
      </w:r>
      <w:r w:rsidR="00972A48" w:rsidRPr="006A6F6F">
        <w:rPr>
          <w:rFonts w:ascii="Times New Roman" w:hAnsi="Times New Roman" w:cs="Times New Roman"/>
          <w:bCs/>
          <w:color w:val="0070C0"/>
          <w:sz w:val="24"/>
          <w:szCs w:val="24"/>
        </w:rPr>
        <w:t>1</w:t>
      </w:r>
      <w:r w:rsidR="00972A48" w:rsidRPr="006A6F6F">
        <w:rPr>
          <w:rFonts w:ascii="Times New Roman" w:hAnsi="Times New Roman" w:cs="Times New Roman"/>
          <w:bCs/>
          <w:color w:val="0070C0"/>
          <w:sz w:val="24"/>
          <w:szCs w:val="24"/>
          <w:vertAlign w:val="superscript"/>
        </w:rPr>
        <w:t>st</w:t>
      </w:r>
      <w:r w:rsidR="00972A48" w:rsidRPr="006A6F6F">
        <w:rPr>
          <w:rFonts w:ascii="Times New Roman" w:hAnsi="Times New Roman" w:cs="Times New Roman"/>
          <w:bCs/>
          <w:color w:val="0070C0"/>
          <w:sz w:val="24"/>
          <w:szCs w:val="24"/>
        </w:rPr>
        <w:t xml:space="preserve"> partition </w:t>
      </w:r>
      <w:r w:rsidRPr="006A6F6F">
        <w:rPr>
          <w:rFonts w:ascii="Times New Roman" w:hAnsi="Times New Roman" w:cs="Times New Roman"/>
          <w:bCs/>
          <w:color w:val="0070C0"/>
          <w:sz w:val="24"/>
          <w:szCs w:val="24"/>
        </w:rPr>
        <w:t>of</w:t>
      </w:r>
      <w:r w:rsidR="00972A48"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1</m:t>
            </m:r>
          </m:sub>
          <m:sup>
            <m:r>
              <w:rPr>
                <w:rFonts w:ascii="Cambria Math" w:eastAsia="宋体" w:hAnsi="Times New Roman" w:cs="Times New Roman"/>
                <w:color w:val="0070C0"/>
                <w:sz w:val="24"/>
                <w:szCs w:val="24"/>
              </w:rPr>
              <m:t>i</m:t>
            </m:r>
          </m:sup>
        </m:sSubSup>
      </m:oMath>
      <w:r w:rsidR="00972A48"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w:t>
      </w:r>
      <w:r w:rsidR="00972A48" w:rsidRPr="006A6F6F">
        <w:rPr>
          <w:rFonts w:ascii="Times New Roman" w:hAnsi="Times New Roman" w:cs="Times New Roman"/>
          <w:bCs/>
          <w:color w:val="0070C0"/>
          <w:sz w:val="24"/>
          <w:szCs w:val="24"/>
        </w:rPr>
        <w:t xml:space="preserve"> and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3</m:t>
            </m:r>
          </m:sub>
          <m:sup>
            <m:r>
              <w:rPr>
                <w:rFonts w:ascii="Cambria Math" w:eastAsia="宋体" w:hAnsi="Times New Roman" w:cs="Times New Roman"/>
                <w:color w:val="0070C0"/>
                <w:sz w:val="24"/>
                <w:szCs w:val="24"/>
              </w:rPr>
              <m:t>i</m:t>
            </m:r>
          </m:sup>
        </m:sSubSup>
      </m:oMath>
      <w:r w:rsidR="00972A48" w:rsidRPr="006A6F6F">
        <w:rPr>
          <w:rFonts w:ascii="Times New Roman" w:hAnsi="Times New Roman" w:cs="Times New Roman"/>
          <w:bCs/>
          <w:color w:val="0070C0"/>
          <w:sz w:val="24"/>
          <w:szCs w:val="24"/>
        </w:rPr>
        <w:t>,</w:t>
      </w:r>
      <w:r w:rsidRPr="006A6F6F">
        <w:rPr>
          <w:rFonts w:ascii="Times New Roman" w:hAnsi="Times New Roman" w:cs="Times New Roman"/>
          <w:bCs/>
          <w:color w:val="0070C0"/>
          <w:sz w:val="24"/>
          <w:szCs w:val="24"/>
        </w:rPr>
        <w:t xml:space="preserve"> </w:t>
      </w:r>
      <w:r w:rsidR="00656DFE" w:rsidRPr="006A6F6F">
        <w:rPr>
          <w:rFonts w:ascii="Times New Roman" w:hAnsi="Times New Roman" w:cs="Times New Roman"/>
          <w:bCs/>
          <w:color w:val="0070C0"/>
          <w:sz w:val="24"/>
          <w:szCs w:val="24"/>
        </w:rPr>
        <w:t xml:space="preserve">respectively, </w:t>
      </w:r>
      <w:r w:rsidR="007A3D3B">
        <w:rPr>
          <w:rFonts w:ascii="Times New Roman" w:hAnsi="Times New Roman" w:cs="Times New Roman"/>
          <w:bCs/>
          <w:color w:val="0070C0"/>
          <w:sz w:val="24"/>
          <w:szCs w:val="24"/>
        </w:rPr>
        <w:t>then</w:t>
      </w:r>
      <w:r w:rsidR="00017677">
        <w:rPr>
          <w:rFonts w:ascii="Times New Roman" w:hAnsi="Times New Roman" w:cs="Times New Roman"/>
          <w:bCs/>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p"/>
          </m:rPr>
          <w:rPr>
            <w:rFonts w:ascii="Cambria Math" w:hAnsi="Cambria Math" w:cs="Times New Roman"/>
            <w:color w:val="0070C0"/>
            <w:sz w:val="24"/>
            <w:szCs w:val="24"/>
          </w:rPr>
          <m:t>=</m:t>
        </m:r>
        <m:sSup>
          <m:sSupPr>
            <m:ctrlPr>
              <w:rPr>
                <w:rFonts w:ascii="Cambria Math" w:hAnsi="Cambria Math" w:cs="Times New Roman"/>
                <w:color w:val="0070C0"/>
                <w:sz w:val="24"/>
                <w:szCs w:val="24"/>
              </w:rPr>
            </m:ctrlPr>
          </m:sSupPr>
          <m:e>
            <m:d>
              <m:dPr>
                <m:begChr m:val="["/>
                <m:endChr m:val="]"/>
                <m:ctrlPr>
                  <w:rPr>
                    <w:rFonts w:ascii="Cambria Math" w:hAnsi="Cambria Math" w:cs="Times New Roman"/>
                    <w:color w:val="0070C0"/>
                    <w:sz w:val="24"/>
                    <w:szCs w:val="24"/>
                  </w:rPr>
                </m:ctrlPr>
              </m:dPr>
              <m:e>
                <m:r>
                  <m:rPr>
                    <m:sty m:val="p"/>
                  </m:rPr>
                  <w:rPr>
                    <w:rFonts w:ascii="Cambria Math" w:hAnsi="Cambria Math" w:cs="Times New Roman"/>
                    <w:color w:val="0070C0"/>
                    <w:sz w:val="24"/>
                    <w:szCs w:val="24"/>
                  </w:rPr>
                  <m:t>2  2  1</m:t>
                </m:r>
              </m:e>
            </m:d>
          </m:e>
          <m:sup>
            <m:r>
              <m:rPr>
                <m:sty m:val="p"/>
              </m:rPr>
              <w:rPr>
                <w:rFonts w:ascii="Cambria Math" w:hAnsi="Cambria Math" w:cs="Times New Roman"/>
                <w:color w:val="0070C0"/>
                <w:sz w:val="24"/>
                <w:szCs w:val="24"/>
              </w:rPr>
              <m:t>T</m:t>
            </m:r>
          </m:sup>
        </m:sSup>
      </m:oMath>
      <w:r w:rsidRPr="006A6F6F">
        <w:rPr>
          <w:rFonts w:ascii="Times New Roman" w:hAnsi="Times New Roman" w:cs="Times New Roman"/>
          <w:color w:val="0070C0"/>
          <w:sz w:val="24"/>
          <w:szCs w:val="24"/>
        </w:rPr>
        <w:t>.</w:t>
      </w:r>
    </w:p>
    <w:p w14:paraId="07347166" w14:textId="77777777" w:rsidR="005B6A15" w:rsidRPr="006A6F6F" w:rsidRDefault="005B6A15" w:rsidP="005B6A15">
      <w:pPr>
        <w:adjustRightInd w:val="0"/>
        <w:snapToGrid w:val="0"/>
        <w:rPr>
          <w:rFonts w:ascii="Times New Roman" w:hAnsi="Times New Roman" w:cs="Times New Roman"/>
          <w:bCs/>
          <w:color w:val="0070C0"/>
          <w:sz w:val="24"/>
          <w:szCs w:val="24"/>
        </w:rPr>
      </w:pPr>
    </w:p>
    <w:p w14:paraId="16FBA8E5" w14:textId="50832256" w:rsidR="00CC00D3" w:rsidRPr="006A6F6F" w:rsidRDefault="005B6A15" w:rsidP="005B6A15">
      <w:pPr>
        <w:adjustRightInd w:val="0"/>
        <w:snapToGrid w:val="0"/>
        <w:rPr>
          <w:rFonts w:ascii="Times New Roman" w:hAnsi="Times New Roman" w:cs="Times New Roman"/>
          <w:iCs/>
          <w:color w:val="0070C0"/>
          <w:sz w:val="24"/>
          <w:szCs w:val="24"/>
        </w:rPr>
      </w:pPr>
      <w:r w:rsidRPr="006A6F6F">
        <w:rPr>
          <w:rFonts w:ascii="Times New Roman" w:hAnsi="Times New Roman" w:cs="Times New Roman"/>
          <w:bCs/>
          <w:color w:val="0070C0"/>
          <w:sz w:val="24"/>
          <w:szCs w:val="24"/>
        </w:rPr>
        <w:t>For each</w:t>
      </w:r>
      <w:r w:rsidRPr="006A6F6F">
        <w:rPr>
          <w:rFonts w:ascii="Times New Roman" w:hAnsi="Times New Roman" w:cs="Times New Roman"/>
          <w:color w:val="0070C0"/>
          <w:sz w:val="24"/>
          <w:szCs w:val="24"/>
          <w:shd w:val="clear" w:color="auto" w:fill="FFFFFF"/>
        </w:rPr>
        <w:t xml:space="preserve"> evaluation index </w:t>
      </w:r>
      <m:oMath>
        <m:r>
          <w:rPr>
            <w:rFonts w:ascii="Cambria Math" w:eastAsia="宋体" w:hAnsi="Cambria Math" w:cs="Times New Roman"/>
            <w:color w:val="0070C0"/>
            <w:sz w:val="24"/>
            <w:szCs w:val="24"/>
          </w:rPr>
          <m:t>i=D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Pr="006A6F6F">
        <w:rPr>
          <w:rFonts w:ascii="Times New Roman" w:hAnsi="Times New Roman" w:cs="Times New Roman"/>
          <w:color w:val="0070C0"/>
          <w:sz w:val="24"/>
          <w:szCs w:val="24"/>
        </w:rPr>
        <w:t>,</w:t>
      </w:r>
      <w:r w:rsidRPr="006A6F6F">
        <w:rPr>
          <w:rFonts w:ascii="Times New Roman" w:hAnsi="Times New Roman" w:cs="Times New Roman"/>
          <w:bCs/>
          <w:color w:val="0070C0"/>
          <w:sz w:val="24"/>
          <w:szCs w:val="24"/>
        </w:rPr>
        <w:t xml:space="preserve"> and </w:t>
      </w:r>
      <w:r w:rsidRPr="006A6F6F">
        <w:rPr>
          <w:rFonts w:ascii="Times New Roman" w:hAnsi="Times New Roman" w:cs="Times New Roman"/>
          <w:iCs/>
          <w:color w:val="0070C0"/>
          <w:sz w:val="24"/>
          <w:szCs w:val="24"/>
        </w:rPr>
        <w:t xml:space="preserve">for each </w:t>
      </w:r>
      <w:r w:rsidR="0001339D">
        <w:rPr>
          <w:rFonts w:ascii="Times New Roman" w:hAnsi="Times New Roman" w:cs="Times New Roman"/>
          <w:iCs/>
          <w:color w:val="0070C0"/>
          <w:sz w:val="24"/>
          <w:szCs w:val="24"/>
        </w:rPr>
        <w:t xml:space="preserve">possible </w:t>
      </w:r>
      <w:r w:rsidR="00C511C0">
        <w:rPr>
          <w:rFonts w:ascii="Times New Roman" w:hAnsi="Times New Roman" w:cs="Times New Roman"/>
          <w:iCs/>
          <w:color w:val="0070C0"/>
          <w:sz w:val="24"/>
          <w:szCs w:val="24"/>
        </w:rPr>
        <w:t xml:space="preserve">partition </w:t>
      </w:r>
      <w:r w:rsidRPr="006A6F6F">
        <w:rPr>
          <w:rFonts w:ascii="Times New Roman" w:hAnsi="Times New Roman" w:cs="Times New Roman"/>
          <w:iCs/>
          <w:color w:val="0070C0"/>
          <w:sz w:val="24"/>
          <w:szCs w:val="24"/>
        </w:rPr>
        <w:t xml:space="preserve">combination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Pr="006A6F6F">
        <w:rPr>
          <w:rFonts w:ascii="Times New Roman" w:hAnsi="Times New Roman" w:cs="Times New Roman"/>
          <w:bCs/>
          <w:color w:val="0070C0"/>
          <w:sz w:val="24"/>
          <w:szCs w:val="24"/>
        </w:rPr>
        <w:t>, we st</w:t>
      </w:r>
      <w:r w:rsidRPr="006A6F6F">
        <w:rPr>
          <w:rFonts w:ascii="Times New Roman" w:hAnsi="Times New Roman" w:cs="Times New Roman" w:hint="eastAsia"/>
          <w:bCs/>
          <w:color w:val="0070C0"/>
          <w:sz w:val="24"/>
          <w:szCs w:val="24"/>
        </w:rPr>
        <w:t>art</w:t>
      </w:r>
      <w:r w:rsidRPr="006A6F6F">
        <w:rPr>
          <w:rFonts w:ascii="Times New Roman" w:hAnsi="Times New Roman" w:cs="Times New Roman"/>
          <w:bCs/>
          <w:color w:val="0070C0"/>
          <w:sz w:val="24"/>
          <w:szCs w:val="24"/>
        </w:rPr>
        <w:t xml:space="preserve"> </w:t>
      </w:r>
      <w:r w:rsidRPr="006A6F6F">
        <w:rPr>
          <w:rFonts w:ascii="Times New Roman" w:hAnsi="Times New Roman" w:cs="Times New Roman"/>
          <w:color w:val="0070C0"/>
          <w:sz w:val="24"/>
          <w:szCs w:val="24"/>
          <w:shd w:val="clear" w:color="auto" w:fill="FFFFFF"/>
        </w:rPr>
        <w:t>with some initial variance estimate</w:t>
      </w:r>
      <w:r w:rsidRPr="006A6F6F">
        <w:rPr>
          <w:rFonts w:ascii="Times New Roman" w:hAnsi="Times New Roman" w:cs="Times New Roman"/>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i,0</m:t>
            </m:r>
          </m:sup>
        </m:sSubSup>
      </m:oMath>
      <w:r w:rsidRPr="006A6F6F">
        <w:rPr>
          <w:rFonts w:ascii="Times New Roman" w:hAnsi="Times New Roman" w:cs="Times New Roman"/>
          <w:iCs/>
          <w:color w:val="0070C0"/>
          <w:sz w:val="24"/>
          <w:szCs w:val="24"/>
        </w:rPr>
        <w:t xml:space="preserve">, and denote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i,n</m:t>
            </m:r>
          </m:sup>
        </m:sSubSup>
      </m:oMath>
      <w:r w:rsidRPr="006A6F6F">
        <w:rPr>
          <w:rFonts w:ascii="Times New Roman" w:hAnsi="Times New Roman" w:cs="Times New Roman"/>
          <w:bCs/>
          <w:color w:val="0070C0"/>
          <w:sz w:val="24"/>
          <w:szCs w:val="24"/>
        </w:rPr>
        <w:t xml:space="preserve"> </w:t>
      </w:r>
      <w:r w:rsidR="00305DC6" w:rsidRPr="006A6F6F">
        <w:rPr>
          <w:rFonts w:ascii="Times New Roman" w:hAnsi="Times New Roman" w:cs="Times New Roman"/>
          <w:bCs/>
          <w:color w:val="0070C0"/>
          <w:sz w:val="24"/>
          <w:szCs w:val="24"/>
        </w:rPr>
        <w:t xml:space="preserve">the average of the variance estimates of those solution that have been sampled by stage </w:t>
      </w:r>
      <w:r w:rsidR="00305DC6" w:rsidRPr="006A6F6F">
        <w:rPr>
          <w:rFonts w:ascii="Times New Roman" w:hAnsi="Times New Roman" w:cs="Times New Roman"/>
          <w:i/>
          <w:iCs/>
          <w:color w:val="0070C0"/>
          <w:sz w:val="24"/>
          <w:szCs w:val="24"/>
        </w:rPr>
        <w:t xml:space="preserve">n </w:t>
      </w:r>
      <w:r w:rsidR="00305DC6" w:rsidRPr="006A6F6F">
        <w:rPr>
          <w:rFonts w:ascii="Times New Roman" w:hAnsi="Times New Roman" w:cs="Times New Roman"/>
          <w:iCs/>
          <w:color w:val="0070C0"/>
          <w:sz w:val="24"/>
          <w:szCs w:val="24"/>
        </w:rPr>
        <w:t xml:space="preserve">and has </w:t>
      </w:r>
      <w:r w:rsidR="00337E60">
        <w:rPr>
          <w:rFonts w:ascii="Times New Roman" w:hAnsi="Times New Roman" w:cs="Times New Roman"/>
          <w:iCs/>
          <w:color w:val="0070C0"/>
          <w:sz w:val="24"/>
          <w:szCs w:val="24"/>
        </w:rPr>
        <w:t>partition</w:t>
      </w:r>
      <w:r w:rsidR="00337E60" w:rsidRPr="006A6F6F">
        <w:rPr>
          <w:rFonts w:ascii="Times New Roman" w:hAnsi="Times New Roman" w:cs="Times New Roman"/>
          <w:iCs/>
          <w:color w:val="0070C0"/>
          <w:sz w:val="24"/>
          <w:szCs w:val="24"/>
        </w:rPr>
        <w:t xml:space="preserve"> </w:t>
      </w:r>
      <w:r w:rsidR="000D6A65">
        <w:rPr>
          <w:rFonts w:ascii="Times New Roman" w:hAnsi="Times New Roman" w:cs="Times New Roman"/>
          <w:iCs/>
          <w:color w:val="0070C0"/>
          <w:sz w:val="24"/>
          <w:szCs w:val="24"/>
        </w:rPr>
        <w:t xml:space="preserve">combination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A61E4C" w:rsidRPr="006A6F6F">
        <w:rPr>
          <w:rFonts w:ascii="Times New Roman" w:hAnsi="Times New Roman" w:cs="Times New Roman"/>
          <w:iCs/>
          <w:color w:val="0070C0"/>
          <w:sz w:val="24"/>
          <w:szCs w:val="24"/>
        </w:rPr>
        <w:t xml:space="preserve">, i.e., </w:t>
      </w:r>
    </w:p>
    <w:p w14:paraId="4674443E" w14:textId="317DD9F8" w:rsidR="001652BD" w:rsidRPr="006A6F6F" w:rsidRDefault="003F2F44" w:rsidP="004C4A77">
      <w:pPr>
        <w:adjustRightInd w:val="0"/>
        <w:snapToGrid w:val="0"/>
        <w:jc w:val="right"/>
        <w:rPr>
          <w:rFonts w:ascii="Times New Roman" w:hAnsi="Times New Roman" w:cs="Times New Roman"/>
          <w:color w:val="0070C0"/>
          <w:sz w:val="24"/>
          <w:szCs w:val="24"/>
          <w:shd w:val="clear" w:color="auto" w:fill="FFFFFF"/>
        </w:rPr>
      </w:pP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i,n</m:t>
            </m:r>
          </m:sup>
        </m:sSub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nary>
              <m:naryPr>
                <m:chr m:val="∑"/>
                <m:limLoc m:val="undOvr"/>
                <m:supHide m:val="1"/>
                <m:ctrlPr>
                  <w:rPr>
                    <w:rFonts w:ascii="Cambria Math" w:hAnsi="Cambria Math" w:cs="Cambria Math"/>
                    <w:i/>
                    <w:color w:val="0070C0"/>
                    <w:sz w:val="24"/>
                    <w:szCs w:val="24"/>
                    <w:shd w:val="clear" w:color="auto" w:fill="FFFFFF"/>
                  </w:rPr>
                </m:ctrlPr>
              </m:naryPr>
              <m:sub>
                <m:r>
                  <m:rPr>
                    <m:sty m:val="b"/>
                  </m:rPr>
                  <w:rPr>
                    <w:rFonts w:ascii="Cambria Math" w:hAnsi="Cambria Math" w:cs="Times New Roman"/>
                    <w:color w:val="0070C0"/>
                    <w:sz w:val="24"/>
                    <w:szCs w:val="24"/>
                  </w:rPr>
                  <m:t>x</m:t>
                </m:r>
                <m:r>
                  <m:rPr>
                    <m:sty m:val="b"/>
                  </m:rPr>
                  <w:rPr>
                    <w:rFonts w:ascii="Cambria Math" w:eastAsia="宋体" w:hAnsi="Cambria Math" w:cs="Times New Roman" w:hint="eastAsia"/>
                    <w:color w:val="0070C0"/>
                    <w:sz w:val="24"/>
                    <w:szCs w:val="24"/>
                  </w:rPr>
                  <m:t>∈</m:t>
                </m:r>
                <m:r>
                  <m:rPr>
                    <m:scr m:val="script"/>
                  </m:rPr>
                  <w:rPr>
                    <w:rFonts w:ascii="Cambria Math" w:hAnsi="Cambria Math" w:cs="Times New Roman"/>
                    <w:color w:val="0070C0"/>
                    <w:sz w:val="24"/>
                    <w:szCs w:val="24"/>
                  </w:rPr>
                  <m:t>X</m:t>
                </m:r>
                <m:r>
                  <m:rPr>
                    <m:sty m:val="b"/>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
                        <w:iCs/>
                        <w:color w:val="0070C0"/>
                        <w:sz w:val="24"/>
                        <w:szCs w:val="24"/>
                        <w:shd w:val="clear" w:color="auto" w:fill="FFFFFF"/>
                      </w:rPr>
                    </m:ctrlPr>
                  </m:dPr>
                  <m:e>
                    <m:r>
                      <m:rPr>
                        <m:sty m:val="b"/>
                      </m:rPr>
                      <w:rPr>
                        <w:rFonts w:ascii="Cambria Math" w:hAnsi="Cambria Math" w:cs="Times New Roman"/>
                        <w:color w:val="0070C0"/>
                        <w:sz w:val="24"/>
                        <w:szCs w:val="24"/>
                      </w:rPr>
                      <m:t>x</m:t>
                    </m:r>
                    <m:ctrlPr>
                      <w:rPr>
                        <w:rFonts w:ascii="Cambria Math" w:hAnsi="Cambria Math" w:cs="Times New Roman"/>
                        <w:b/>
                        <w:bCs/>
                        <w:iCs/>
                        <w:color w:val="0070C0"/>
                        <w:sz w:val="24"/>
                        <w:szCs w:val="24"/>
                      </w:rPr>
                    </m:ctrlPr>
                  </m:e>
                </m:d>
                <m:r>
                  <m:rPr>
                    <m:sty m:val="bi"/>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m:rPr>
                    <m:sty m:val="bi"/>
                  </m:rPr>
                  <w:rPr>
                    <w:rFonts w:ascii="Cambria Math" w:hAnsi="Cambria Math" w:cs="Times New Roman"/>
                    <w:color w:val="0070C0"/>
                    <w:sz w:val="24"/>
                    <w:szCs w:val="24"/>
                  </w:rPr>
                  <m:t>,</m:t>
                </m:r>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n</m:t>
                    </m:r>
                  </m:sup>
                </m:sSubSup>
                <m:r>
                  <m:rPr>
                    <m:sty m:val="p"/>
                  </m:rPr>
                  <w:rPr>
                    <w:rFonts w:ascii="Cambria Math" w:hAnsi="Cambria Math" w:cs="Cambria Math"/>
                    <w:color w:val="0070C0"/>
                    <w:sz w:val="24"/>
                    <w:szCs w:val="24"/>
                    <w:shd w:val="clear" w:color="auto" w:fill="FFFFFF"/>
                  </w:rPr>
                  <m:t>&gt;</m:t>
                </m:r>
                <m:r>
                  <w:rPr>
                    <w:rFonts w:ascii="Cambria Math" w:hAnsi="Cambria Math" w:cs="Cambria Math"/>
                    <w:color w:val="0070C0"/>
                    <w:sz w:val="24"/>
                    <w:szCs w:val="24"/>
                    <w:shd w:val="clear" w:color="auto" w:fill="FFFFFF"/>
                  </w:rPr>
                  <m:t>0</m:t>
                </m:r>
              </m:sub>
              <m:sup/>
              <m:e>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m:t>
                    </m:r>
                    <m:r>
                      <w:rPr>
                        <w:rFonts w:ascii="Cambria Math" w:hAnsi="Cambria Math" w:cs="Cambria Math" w:hint="eastAsia"/>
                        <w:color w:val="0070C0"/>
                        <w:sz w:val="24"/>
                        <w:szCs w:val="24"/>
                        <w:shd w:val="clear" w:color="auto" w:fill="FFFFFF"/>
                      </w:rPr>
                      <m:t>n</m:t>
                    </m:r>
                  </m:sup>
                </m:sSubSup>
              </m:e>
            </m:nary>
          </m:num>
          <m:den>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n</m:t>
                </m:r>
              </m:sup>
            </m:sSubSup>
          </m:den>
        </m:f>
        <m:r>
          <m:rPr>
            <m:sty m:val="p"/>
          </m:rPr>
          <w:rPr>
            <w:rFonts w:ascii="Cambria Math" w:hAnsi="Cambria Math" w:cs="Times New Roman"/>
            <w:color w:val="0070C0"/>
            <w:sz w:val="24"/>
            <w:szCs w:val="24"/>
            <w:shd w:val="clear" w:color="auto" w:fill="FFFFFF"/>
          </w:rPr>
          <m:t>,</m:t>
        </m:r>
      </m:oMath>
      <w:r w:rsidR="004C4A77" w:rsidRPr="006A6F6F">
        <w:rPr>
          <w:rFonts w:ascii="Times New Roman" w:hAnsi="Times New Roman" w:cs="Times New Roman"/>
          <w:color w:val="0070C0"/>
          <w:sz w:val="24"/>
          <w:szCs w:val="24"/>
          <w:shd w:val="clear" w:color="auto" w:fill="FFFFFF"/>
        </w:rPr>
        <w:t xml:space="preserve">       </w:t>
      </w:r>
      <w:r w:rsidR="007922F9">
        <w:rPr>
          <w:rFonts w:ascii="Times New Roman" w:hAnsi="Times New Roman" w:cs="Times New Roman"/>
          <w:color w:val="0070C0"/>
          <w:sz w:val="24"/>
          <w:szCs w:val="24"/>
          <w:shd w:val="clear" w:color="auto" w:fill="FFFFFF"/>
        </w:rPr>
        <w:t xml:space="preserve">  </w:t>
      </w:r>
      <w:r w:rsidR="004C4A77" w:rsidRPr="006A6F6F">
        <w:rPr>
          <w:rFonts w:ascii="Times New Roman" w:hAnsi="Times New Roman" w:cs="Times New Roman"/>
          <w:color w:val="0070C0"/>
          <w:sz w:val="24"/>
          <w:szCs w:val="24"/>
          <w:shd w:val="clear" w:color="auto" w:fill="FFFFFF"/>
        </w:rPr>
        <w:t xml:space="preserve">     </w:t>
      </w:r>
      <w:r w:rsidR="00FD5EAA">
        <w:rPr>
          <w:rFonts w:ascii="Times New Roman" w:hAnsi="Times New Roman" w:cs="Times New Roman"/>
          <w:color w:val="0070C0"/>
          <w:sz w:val="24"/>
          <w:szCs w:val="24"/>
          <w:shd w:val="clear" w:color="auto" w:fill="FFFFFF"/>
        </w:rPr>
        <w:t xml:space="preserve"> </w:t>
      </w:r>
      <w:r w:rsidR="004C4A77" w:rsidRPr="006A6F6F">
        <w:rPr>
          <w:rFonts w:ascii="Times New Roman" w:hAnsi="Times New Roman" w:cs="Times New Roman"/>
          <w:color w:val="0070C0"/>
          <w:sz w:val="24"/>
          <w:szCs w:val="24"/>
          <w:shd w:val="clear" w:color="auto" w:fill="FFFFFF"/>
        </w:rPr>
        <w:t xml:space="preserve">     </w:t>
      </w:r>
      <w:r w:rsidR="00C23B21" w:rsidRPr="006A6F6F">
        <w:rPr>
          <w:rFonts w:ascii="Times New Roman" w:hAnsi="Times New Roman" w:cs="Times New Roman"/>
          <w:color w:val="0070C0"/>
          <w:sz w:val="24"/>
          <w:szCs w:val="24"/>
          <w:shd w:val="clear" w:color="auto" w:fill="FFFFFF"/>
        </w:rPr>
        <w:t xml:space="preserve"> </w:t>
      </w:r>
      <w:r w:rsidR="007922F9">
        <w:rPr>
          <w:rFonts w:ascii="Times New Roman" w:hAnsi="Times New Roman" w:cs="Times New Roman"/>
          <w:color w:val="0070C0"/>
          <w:sz w:val="24"/>
          <w:szCs w:val="24"/>
          <w:shd w:val="clear" w:color="auto" w:fill="FFFFFF"/>
        </w:rPr>
        <w:t xml:space="preserve"> </w:t>
      </w:r>
      <w:r w:rsidR="004C4A77" w:rsidRPr="006A6F6F">
        <w:rPr>
          <w:rFonts w:ascii="Times New Roman" w:hAnsi="Times New Roman" w:cs="Times New Roman"/>
          <w:color w:val="0070C0"/>
          <w:sz w:val="24"/>
          <w:szCs w:val="24"/>
          <w:shd w:val="clear" w:color="auto" w:fill="FFFFFF"/>
        </w:rPr>
        <w:t xml:space="preserve">    (</w:t>
      </w:r>
      <w:r w:rsidR="00D9208D">
        <w:rPr>
          <w:rFonts w:ascii="Times New Roman" w:hAnsi="Times New Roman" w:cs="Times New Roman"/>
          <w:color w:val="0070C0"/>
          <w:sz w:val="24"/>
          <w:szCs w:val="24"/>
          <w:shd w:val="clear" w:color="auto" w:fill="FFFFFF"/>
        </w:rPr>
        <w:t>9</w:t>
      </w:r>
      <w:r w:rsidR="004C4A77" w:rsidRPr="006A6F6F">
        <w:rPr>
          <w:rFonts w:ascii="Times New Roman" w:hAnsi="Times New Roman" w:cs="Times New Roman"/>
          <w:color w:val="0070C0"/>
          <w:sz w:val="24"/>
          <w:szCs w:val="24"/>
          <w:shd w:val="clear" w:color="auto" w:fill="FFFFFF"/>
        </w:rPr>
        <w:t>a)</w:t>
      </w:r>
    </w:p>
    <w:p w14:paraId="445F2E8E" w14:textId="467D463E" w:rsidR="00CC00D3" w:rsidRPr="006A6F6F" w:rsidRDefault="006605D6" w:rsidP="005B6A15">
      <w:pPr>
        <w:adjustRightInd w:val="0"/>
        <w:snapToGrid w:val="0"/>
        <w:rPr>
          <w:rFonts w:ascii="Times New Roman" w:hAnsi="Times New Roman" w:cs="Times New Roman"/>
          <w:color w:val="0070C0"/>
          <w:sz w:val="24"/>
          <w:szCs w:val="24"/>
          <w:shd w:val="clear" w:color="auto" w:fill="FFFFFF"/>
        </w:rPr>
      </w:pPr>
      <w:r w:rsidRPr="006A6F6F">
        <w:rPr>
          <w:rFonts w:ascii="Times New Roman" w:hAnsi="Times New Roman" w:cs="Times New Roman"/>
          <w:color w:val="0070C0"/>
          <w:sz w:val="24"/>
          <w:szCs w:val="24"/>
          <w:shd w:val="clear" w:color="auto" w:fill="FFFFFF"/>
        </w:rPr>
        <w:t>where</w:t>
      </w:r>
      <w:r w:rsidRPr="006A6F6F">
        <w:rPr>
          <w:rFonts w:ascii="Times New Roman" w:hAnsi="Times New Roman" w:cs="Times New Roman"/>
          <w:i/>
          <w:color w:val="0070C0"/>
          <w:sz w:val="24"/>
          <w:szCs w:val="24"/>
          <w:shd w:val="clear" w:color="auto" w:fill="FFFFFF"/>
        </w:rPr>
        <w:t xml:space="preserve"> </w:t>
      </w:r>
      <m:oMath>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n</m:t>
            </m:r>
          </m:sup>
        </m:sSubSup>
      </m:oMath>
      <w:r w:rsidRPr="006A6F6F">
        <w:rPr>
          <w:rFonts w:ascii="Times New Roman" w:hAnsi="Times New Roman" w:cs="Times New Roman"/>
          <w:i/>
          <w:color w:val="0070C0"/>
          <w:sz w:val="24"/>
          <w:szCs w:val="24"/>
          <w:shd w:val="clear" w:color="auto" w:fill="FFFFFF"/>
        </w:rPr>
        <w:t xml:space="preserve"> </w:t>
      </w:r>
      <w:r w:rsidRPr="006A6F6F">
        <w:rPr>
          <w:rFonts w:ascii="Times New Roman" w:hAnsi="Times New Roman" w:cs="Times New Roman"/>
          <w:color w:val="0070C0"/>
          <w:sz w:val="24"/>
          <w:szCs w:val="24"/>
          <w:shd w:val="clear" w:color="auto" w:fill="FFFFFF"/>
        </w:rPr>
        <w:t xml:space="preserve">is the </w:t>
      </w:r>
      <w:r w:rsidR="00A77FE8">
        <w:rPr>
          <w:rFonts w:ascii="Times New Roman" w:hAnsi="Times New Roman" w:cs="Times New Roman"/>
          <w:color w:val="0070C0"/>
          <w:sz w:val="24"/>
          <w:szCs w:val="24"/>
          <w:shd w:val="clear" w:color="auto" w:fill="FFFFFF"/>
        </w:rPr>
        <w:t>times</w:t>
      </w:r>
      <w:r w:rsidRPr="006A6F6F">
        <w:rPr>
          <w:rFonts w:ascii="Times New Roman" w:hAnsi="Times New Roman" w:cs="Times New Roman"/>
          <w:color w:val="0070C0"/>
          <w:sz w:val="24"/>
          <w:szCs w:val="24"/>
          <w:shd w:val="clear" w:color="auto" w:fill="FFFFFF"/>
        </w:rPr>
        <w:t xml:space="preserve"> </w:t>
      </w:r>
      <w:r w:rsidRPr="006A6F6F">
        <w:rPr>
          <w:rFonts w:ascii="Times New Roman" w:hAnsi="Times New Roman" w:cs="Times New Roman"/>
          <w:b/>
          <w:bCs/>
          <w:color w:val="0070C0"/>
          <w:sz w:val="24"/>
          <w:szCs w:val="24"/>
          <w:shd w:val="clear" w:color="auto" w:fill="FFFFFF"/>
        </w:rPr>
        <w:t xml:space="preserve">x </w:t>
      </w:r>
      <w:r w:rsidR="00A77FE8">
        <w:rPr>
          <w:rFonts w:ascii="Times New Roman" w:hAnsi="Times New Roman" w:cs="Times New Roman"/>
          <w:bCs/>
          <w:color w:val="0070C0"/>
          <w:sz w:val="24"/>
          <w:szCs w:val="24"/>
          <w:shd w:val="clear" w:color="auto" w:fill="FFFFFF"/>
        </w:rPr>
        <w:t xml:space="preserve">has been sampled </w:t>
      </w:r>
      <w:r w:rsidRPr="006A6F6F">
        <w:rPr>
          <w:rFonts w:ascii="Times New Roman" w:hAnsi="Times New Roman" w:cs="Times New Roman"/>
          <w:color w:val="0070C0"/>
          <w:sz w:val="24"/>
          <w:szCs w:val="24"/>
          <w:shd w:val="clear" w:color="auto" w:fill="FFFFFF"/>
        </w:rPr>
        <w:t xml:space="preserve">up </w:t>
      </w:r>
      <w:r w:rsidRPr="006A6F6F">
        <w:rPr>
          <w:rFonts w:ascii="Times New Roman" w:hAnsi="Times New Roman" w:cs="Times New Roman"/>
          <w:iCs/>
          <w:color w:val="0070C0"/>
          <w:sz w:val="24"/>
          <w:szCs w:val="24"/>
        </w:rPr>
        <w:t xml:space="preserve">to stage </w:t>
      </w:r>
      <w:r w:rsidRPr="006A6F6F">
        <w:rPr>
          <w:rFonts w:ascii="Times New Roman" w:hAnsi="Times New Roman" w:cs="Times New Roman"/>
          <w:i/>
          <w:iCs/>
          <w:color w:val="0070C0"/>
          <w:sz w:val="24"/>
          <w:szCs w:val="24"/>
        </w:rPr>
        <w:t>n</w:t>
      </w:r>
      <w:r w:rsidRPr="006A6F6F">
        <w:rPr>
          <w:rFonts w:ascii="Times New Roman" w:hAnsi="Times New Roman" w:cs="Times New Roman" w:hint="eastAsia"/>
          <w:iCs/>
          <w:color w:val="0070C0"/>
          <w:sz w:val="24"/>
          <w:szCs w:val="24"/>
        </w:rPr>
        <w:t>,</w:t>
      </w:r>
      <w:r w:rsidRPr="006A6F6F">
        <w:rPr>
          <w:rFonts w:ascii="Times New Roman" w:hAnsi="Times New Roman" w:cs="Times New Roman"/>
          <w:iCs/>
          <w:color w:val="0070C0"/>
          <w:sz w:val="24"/>
          <w:szCs w:val="24"/>
        </w:rPr>
        <w:t xml:space="preserve"> and</w:t>
      </w:r>
      <w:r w:rsidRPr="006A6F6F">
        <w:rPr>
          <w:rFonts w:ascii="Times New Roman" w:hAnsi="Times New Roman" w:cs="Times New Roman"/>
          <w:i/>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r</m:t>
            </m:r>
          </m:e>
          <m:sub>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q</m:t>
                </m:r>
                <m:ctrlPr>
                  <w:rPr>
                    <w:rFonts w:ascii="Cambria Math" w:hAnsi="Cambria Math" w:cs="Times New Roman"/>
                    <w:b/>
                    <w:i/>
                    <w:color w:val="0070C0"/>
                    <w:sz w:val="24"/>
                    <w:szCs w:val="24"/>
                  </w:rPr>
                </m:ctrlPr>
              </m:e>
              <m:sub>
                <m:r>
                  <w:rPr>
                    <w:rFonts w:ascii="Cambria Math" w:hAnsi="Cambria Math" w:cs="Times New Roman"/>
                    <w:color w:val="0070C0"/>
                    <w:sz w:val="24"/>
                    <w:szCs w:val="24"/>
                  </w:rPr>
                  <m:t>i</m:t>
                </m:r>
              </m:sub>
            </m:sSub>
          </m:sub>
          <m:sup>
            <m:r>
              <w:rPr>
                <w:rFonts w:ascii="Cambria Math" w:hAnsi="Cambria Math" w:cs="Times New Roman"/>
                <w:color w:val="0070C0"/>
                <w:sz w:val="24"/>
                <w:szCs w:val="24"/>
              </w:rPr>
              <m:t>n</m:t>
            </m:r>
          </m:sup>
        </m:sSubSup>
      </m:oMath>
      <w:r w:rsidR="005071FE">
        <w:rPr>
          <w:rFonts w:ascii="Times New Roman" w:hAnsi="Times New Roman" w:cs="Times New Roman"/>
          <w:i/>
          <w:color w:val="0070C0"/>
          <w:sz w:val="24"/>
          <w:szCs w:val="24"/>
        </w:rPr>
        <w:t xml:space="preserve"> </w:t>
      </w:r>
      <w:r w:rsidRPr="006A6F6F">
        <w:rPr>
          <w:rFonts w:ascii="Times New Roman" w:hAnsi="Times New Roman" w:cs="Times New Roman"/>
          <w:iCs/>
          <w:color w:val="0070C0"/>
          <w:sz w:val="24"/>
          <w:szCs w:val="24"/>
        </w:rPr>
        <w:t xml:space="preserve">is the number of </w:t>
      </w:r>
      <w:r w:rsidR="002A2AEB">
        <w:rPr>
          <w:rFonts w:ascii="Times New Roman" w:hAnsi="Times New Roman" w:cs="Times New Roman"/>
          <w:iCs/>
          <w:color w:val="0070C0"/>
          <w:sz w:val="24"/>
          <w:szCs w:val="24"/>
        </w:rPr>
        <w:t xml:space="preserve">distinct </w:t>
      </w:r>
      <w:r w:rsidRPr="006A6F6F">
        <w:rPr>
          <w:rFonts w:ascii="Times New Roman" w:hAnsi="Times New Roman" w:cs="Times New Roman"/>
          <w:iCs/>
          <w:color w:val="0070C0"/>
          <w:sz w:val="24"/>
          <w:szCs w:val="24"/>
        </w:rPr>
        <w:t xml:space="preserve">solutions </w:t>
      </w:r>
      <w:r w:rsidR="00A77FE8">
        <w:rPr>
          <w:rFonts w:ascii="Times New Roman" w:hAnsi="Times New Roman" w:cs="Times New Roman"/>
          <w:iCs/>
          <w:color w:val="0070C0"/>
          <w:sz w:val="24"/>
          <w:szCs w:val="24"/>
        </w:rPr>
        <w:t xml:space="preserve">with partition </w:t>
      </w:r>
      <w:r w:rsidR="00A77FE8" w:rsidRPr="006A6F6F">
        <w:rPr>
          <w:rFonts w:ascii="Times New Roman" w:hAnsi="Times New Roman" w:cs="Times New Roman"/>
          <w:iCs/>
          <w:color w:val="0070C0"/>
          <w:sz w:val="24"/>
          <w:szCs w:val="24"/>
        </w:rPr>
        <w:t xml:space="preserve">combination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A77FE8">
        <w:rPr>
          <w:rFonts w:ascii="Times New Roman" w:hAnsi="Times New Roman" w:cs="Times New Roman"/>
          <w:i/>
          <w:iCs/>
          <w:color w:val="0070C0"/>
          <w:sz w:val="24"/>
          <w:szCs w:val="24"/>
        </w:rPr>
        <w:t xml:space="preserve"> </w:t>
      </w:r>
      <w:r w:rsidRPr="006A6F6F">
        <w:rPr>
          <w:rFonts w:ascii="Times New Roman" w:hAnsi="Times New Roman" w:cs="Times New Roman"/>
          <w:iCs/>
          <w:color w:val="0070C0"/>
          <w:sz w:val="24"/>
          <w:szCs w:val="24"/>
        </w:rPr>
        <w:t xml:space="preserve">that have been sampled by stage </w:t>
      </w:r>
      <w:r w:rsidRPr="006A6F6F">
        <w:rPr>
          <w:rFonts w:ascii="Times New Roman" w:hAnsi="Times New Roman" w:cs="Times New Roman"/>
          <w:i/>
          <w:iCs/>
          <w:color w:val="0070C0"/>
          <w:sz w:val="24"/>
          <w:szCs w:val="24"/>
        </w:rPr>
        <w:t>n</w:t>
      </w:r>
      <w:r w:rsidR="00A77FE8">
        <w:rPr>
          <w:rFonts w:ascii="Times New Roman" w:hAnsi="Times New Roman" w:cs="Times New Roman"/>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i,n</m:t>
            </m:r>
          </m:sup>
        </m:sSubSup>
      </m:oMath>
      <w:r w:rsidR="00192D02" w:rsidRPr="006A6F6F">
        <w:rPr>
          <w:rFonts w:ascii="Times New Roman" w:hAnsi="Times New Roman" w:cs="Times New Roman"/>
          <w:iCs/>
          <w:color w:val="0070C0"/>
          <w:sz w:val="24"/>
          <w:szCs w:val="24"/>
        </w:rPr>
        <w:t xml:space="preserve"> is used </w:t>
      </w:r>
      <w:r w:rsidR="00192D02" w:rsidRPr="006A6F6F">
        <w:rPr>
          <w:rFonts w:ascii="Times New Roman" w:hAnsi="Times New Roman" w:cs="Times New Roman"/>
          <w:color w:val="0070C0"/>
          <w:sz w:val="24"/>
          <w:szCs w:val="24"/>
          <w:shd w:val="clear" w:color="auto" w:fill="FFFFFF"/>
        </w:rPr>
        <w:t>as the stage-</w:t>
      </w:r>
      <w:r w:rsidR="00192D02" w:rsidRPr="006A6F6F">
        <w:rPr>
          <w:rFonts w:ascii="Times New Roman" w:hAnsi="Times New Roman" w:cs="Times New Roman"/>
          <w:i/>
          <w:iCs/>
          <w:color w:val="0070C0"/>
          <w:sz w:val="24"/>
          <w:szCs w:val="24"/>
          <w:shd w:val="clear" w:color="auto" w:fill="FFFFFF"/>
        </w:rPr>
        <w:t>n</w:t>
      </w:r>
      <w:r w:rsidR="00192D02" w:rsidRPr="006A6F6F">
        <w:rPr>
          <w:rFonts w:ascii="Times New Roman" w:hAnsi="Times New Roman" w:cs="Times New Roman"/>
          <w:color w:val="0070C0"/>
          <w:sz w:val="24"/>
          <w:szCs w:val="24"/>
          <w:shd w:val="clear" w:color="auto" w:fill="FFFFFF"/>
        </w:rPr>
        <w:t xml:space="preserve"> variance estimate for </w:t>
      </w:r>
      <w:r w:rsidR="00DC1BA5">
        <w:rPr>
          <w:rFonts w:ascii="Times New Roman" w:hAnsi="Times New Roman" w:cs="Times New Roman"/>
          <w:color w:val="0070C0"/>
          <w:sz w:val="24"/>
          <w:szCs w:val="24"/>
          <w:shd w:val="clear" w:color="auto" w:fill="FFFFFF"/>
        </w:rPr>
        <w:t>each</w:t>
      </w:r>
      <w:r w:rsidR="00192D02" w:rsidRPr="006A6F6F">
        <w:rPr>
          <w:rFonts w:ascii="Times New Roman" w:hAnsi="Times New Roman" w:cs="Times New Roman"/>
          <w:color w:val="0070C0"/>
          <w:sz w:val="24"/>
          <w:szCs w:val="24"/>
          <w:shd w:val="clear" w:color="auto" w:fill="FFFFFF"/>
        </w:rPr>
        <w:t xml:space="preserve"> unsampled solution</w:t>
      </w:r>
      <w:r w:rsidR="00DC1BA5">
        <w:rPr>
          <w:rFonts w:ascii="Times New Roman" w:hAnsi="Times New Roman" w:cs="Times New Roman"/>
          <w:color w:val="0070C0"/>
          <w:sz w:val="24"/>
          <w:szCs w:val="24"/>
          <w:shd w:val="clear" w:color="auto" w:fill="FFFFFF"/>
        </w:rPr>
        <w:t xml:space="preserve"> </w:t>
      </w:r>
      <m:oMath>
        <m:r>
          <m:rPr>
            <m:sty m:val="b"/>
          </m:rPr>
          <w:rPr>
            <w:rFonts w:ascii="Cambria Math" w:hAnsi="Cambria Math" w:cs="Times New Roman"/>
            <w:color w:val="0070C0"/>
            <w:sz w:val="24"/>
            <w:szCs w:val="24"/>
            <w:shd w:val="clear" w:color="auto" w:fill="FFFFFF"/>
          </w:rPr>
          <m:t>x</m:t>
        </m:r>
      </m:oMath>
      <w:r w:rsidR="00A77FE8">
        <w:rPr>
          <w:rFonts w:ascii="Times New Roman" w:hAnsi="Times New Roman" w:cs="Times New Roman"/>
          <w:color w:val="0070C0"/>
          <w:sz w:val="24"/>
          <w:szCs w:val="24"/>
          <w:shd w:val="clear" w:color="auto" w:fill="FFFFFF"/>
        </w:rPr>
        <w:t xml:space="preserve"> that</w:t>
      </w:r>
      <w:r w:rsidR="00DC1BA5">
        <w:rPr>
          <w:rFonts w:ascii="Times New Roman" w:hAnsi="Times New Roman" w:cs="Times New Roman"/>
          <w:color w:val="0070C0"/>
          <w:sz w:val="24"/>
          <w:szCs w:val="24"/>
          <w:shd w:val="clear" w:color="auto" w:fill="FFFFFF"/>
        </w:rPr>
        <w:t xml:space="preserve"> has</w:t>
      </w:r>
      <w:r w:rsidR="00192D02" w:rsidRPr="006A6F6F">
        <w:rPr>
          <w:rFonts w:ascii="Times New Roman" w:hAnsi="Times New Roman" w:cs="Times New Roman"/>
          <w:color w:val="0070C0"/>
          <w:sz w:val="24"/>
          <w:szCs w:val="24"/>
          <w:shd w:val="clear" w:color="auto" w:fill="FFFFFF"/>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bi"/>
          </m:rPr>
          <w:rPr>
            <w:rFonts w:ascii="Cambria Math" w:eastAsia="宋体" w:hAnsi="Times New Roman" w:cs="Times New Roman"/>
            <w:color w:val="0070C0"/>
            <w:sz w:val="24"/>
            <w:szCs w:val="24"/>
          </w:rPr>
          <m:t>=</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192D02" w:rsidRPr="006A6F6F">
        <w:rPr>
          <w:rFonts w:ascii="Times New Roman" w:hAnsi="Times New Roman" w:cs="Times New Roman"/>
          <w:color w:val="0070C0"/>
          <w:sz w:val="24"/>
          <w:szCs w:val="24"/>
          <w:shd w:val="clear" w:color="auto" w:fill="FFFFFF"/>
        </w:rPr>
        <w:t xml:space="preserve">. </w:t>
      </w:r>
      <w:r w:rsidR="001652BD" w:rsidRPr="006A6F6F">
        <w:rPr>
          <w:rFonts w:ascii="Times New Roman" w:hAnsi="Times New Roman" w:cs="Times New Roman"/>
          <w:color w:val="0070C0"/>
          <w:sz w:val="24"/>
          <w:szCs w:val="24"/>
          <w:shd w:val="clear" w:color="auto" w:fill="FFFFFF"/>
        </w:rPr>
        <w:t>While, the</w:t>
      </w:r>
      <w:r w:rsidR="00FC1A71" w:rsidRPr="006A6F6F">
        <w:rPr>
          <w:rFonts w:ascii="Times New Roman" w:hAnsi="Times New Roman" w:cs="Times New Roman"/>
          <w:color w:val="0070C0"/>
          <w:sz w:val="24"/>
          <w:szCs w:val="24"/>
          <w:shd w:val="clear" w:color="auto" w:fill="FFFFFF"/>
        </w:rPr>
        <w:t xml:space="preserve"> variance </w:t>
      </w:r>
      <w:proofErr w:type="gramStart"/>
      <w:r w:rsidR="00FC1A71" w:rsidRPr="006A6F6F">
        <w:rPr>
          <w:rFonts w:ascii="Times New Roman" w:hAnsi="Times New Roman" w:cs="Times New Roman"/>
          <w:color w:val="0070C0"/>
          <w:sz w:val="24"/>
          <w:szCs w:val="24"/>
          <w:shd w:val="clear" w:color="auto" w:fill="FFFFFF"/>
        </w:rPr>
        <w:t>estimate</w:t>
      </w:r>
      <w:proofErr w:type="gramEnd"/>
      <w:r w:rsidR="00AB7956" w:rsidRPr="006A6F6F">
        <w:rPr>
          <w:rFonts w:ascii="Times New Roman" w:hAnsi="Times New Roman" w:cs="Times New Roman"/>
          <w:color w:val="0070C0"/>
          <w:sz w:val="24"/>
          <w:szCs w:val="24"/>
          <w:shd w:val="clear" w:color="auto" w:fill="FFFFFF"/>
        </w:rPr>
        <w:t xml:space="preserve"> </w:t>
      </w:r>
      <w:r w:rsidR="00FC1A71" w:rsidRPr="006A6F6F">
        <w:rPr>
          <w:rFonts w:ascii="Times New Roman" w:hAnsi="Times New Roman" w:cs="Times New Roman"/>
          <w:color w:val="0070C0"/>
          <w:sz w:val="24"/>
          <w:szCs w:val="24"/>
          <w:shd w:val="clear" w:color="auto" w:fill="FFFFFF"/>
        </w:rPr>
        <w:t xml:space="preserve">of </w:t>
      </w:r>
      <w:r w:rsidR="00AB7956" w:rsidRPr="006A6F6F">
        <w:rPr>
          <w:rFonts w:ascii="Times New Roman" w:hAnsi="Times New Roman" w:cs="Times New Roman"/>
          <w:color w:val="0070C0"/>
          <w:sz w:val="24"/>
          <w:szCs w:val="24"/>
          <w:shd w:val="clear" w:color="auto" w:fill="FFFFFF"/>
        </w:rPr>
        <w:t>the</w:t>
      </w:r>
      <w:r w:rsidR="00FC1A71" w:rsidRPr="006A6F6F">
        <w:rPr>
          <w:rFonts w:ascii="Times New Roman" w:hAnsi="Times New Roman" w:cs="Times New Roman"/>
          <w:color w:val="0070C0"/>
          <w:sz w:val="24"/>
          <w:szCs w:val="24"/>
          <w:shd w:val="clear" w:color="auto" w:fill="FFFFFF"/>
        </w:rPr>
        <w:t xml:space="preserve"> sampled solution</w:t>
      </w:r>
      <w:r w:rsidR="00AB7956" w:rsidRPr="006A6F6F">
        <w:rPr>
          <w:rFonts w:ascii="Times New Roman" w:hAnsi="Times New Roman" w:cs="Times New Roman"/>
          <w:color w:val="0070C0"/>
          <w:sz w:val="24"/>
          <w:szCs w:val="24"/>
          <w:shd w:val="clear" w:color="auto" w:fill="FFFFFF"/>
        </w:rPr>
        <w:t xml:space="preserve"> at stage</w:t>
      </w:r>
      <w:r w:rsidR="004E3402">
        <w:rPr>
          <w:rFonts w:ascii="Times New Roman" w:hAnsi="Times New Roman" w:cs="Times New Roman"/>
          <w:color w:val="0070C0"/>
          <w:sz w:val="24"/>
          <w:szCs w:val="24"/>
          <w:shd w:val="clear" w:color="auto" w:fill="FFFFFF"/>
        </w:rPr>
        <w:t xml:space="preserve"> </w:t>
      </w:r>
      <m:oMath>
        <m:r>
          <w:rPr>
            <w:rFonts w:ascii="Cambria Math" w:hAnsi="Cambria Math" w:cs="Times New Roman"/>
            <w:color w:val="0070C0"/>
            <w:sz w:val="24"/>
            <w:szCs w:val="24"/>
            <w:shd w:val="clear" w:color="auto" w:fill="FFFFFF"/>
          </w:rPr>
          <m:t>n</m:t>
        </m:r>
      </m:oMath>
      <w:r w:rsidR="00AB7956" w:rsidRPr="006A6F6F">
        <w:rPr>
          <w:rFonts w:ascii="Times New Roman" w:hAnsi="Times New Roman" w:cs="Times New Roman"/>
          <w:color w:val="0070C0"/>
          <w:sz w:val="24"/>
          <w:szCs w:val="24"/>
          <w:shd w:val="clear" w:color="auto" w:fill="FFFFFF"/>
        </w:rPr>
        <w:t xml:space="preserve">, </w:t>
      </w:r>
      <m:oMath>
        <m:r>
          <m:rPr>
            <m:sty m:val="b"/>
          </m:rPr>
          <w:rPr>
            <w:rFonts w:ascii="Cambria Math" w:hAnsi="Cambria Math" w:cs="Times New Roman"/>
            <w:color w:val="0070C0"/>
            <w:sz w:val="24"/>
            <w:szCs w:val="24"/>
            <w:shd w:val="clear" w:color="auto" w:fill="FFFFFF"/>
          </w:rPr>
          <m:t>x</m:t>
        </m:r>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x</m:t>
            </m:r>
          </m:e>
          <m:sup>
            <m:r>
              <w:rPr>
                <w:rFonts w:ascii="Cambria Math" w:hAnsi="Cambria Math" w:cs="Times New Roman"/>
                <w:color w:val="0070C0"/>
                <w:sz w:val="24"/>
                <w:szCs w:val="24"/>
                <w:shd w:val="clear" w:color="auto" w:fill="FFFFFF"/>
              </w:rPr>
              <m:t>n</m:t>
            </m:r>
          </m:sup>
        </m:sSup>
      </m:oMath>
      <w:r w:rsidR="00AB7956" w:rsidRPr="006A6F6F">
        <w:rPr>
          <w:rFonts w:ascii="Times New Roman" w:hAnsi="Times New Roman" w:cs="Times New Roman"/>
          <w:color w:val="0070C0"/>
          <w:sz w:val="24"/>
          <w:szCs w:val="24"/>
          <w:shd w:val="clear" w:color="auto" w:fill="FFFFFF"/>
        </w:rPr>
        <w:t>,</w:t>
      </w:r>
      <w:r w:rsidR="00FC1A71" w:rsidRPr="006A6F6F">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is</w:t>
      </w:r>
      <w:r w:rsidR="00FC1A71" w:rsidRPr="006A6F6F">
        <w:rPr>
          <w:rFonts w:ascii="Times New Roman" w:hAnsi="Times New Roman" w:cs="Times New Roman"/>
          <w:color w:val="0070C0"/>
          <w:sz w:val="24"/>
          <w:szCs w:val="24"/>
          <w:shd w:val="clear" w:color="auto" w:fill="FFFFFF"/>
        </w:rPr>
        <w:t xml:space="preserve"> </w:t>
      </w:r>
      <w:r w:rsidR="00F97837" w:rsidRPr="006A6F6F">
        <w:rPr>
          <w:rFonts w:ascii="Times New Roman" w:hAnsi="Times New Roman" w:cs="Times New Roman"/>
          <w:color w:val="0070C0"/>
          <w:sz w:val="24"/>
          <w:szCs w:val="24"/>
          <w:shd w:val="clear" w:color="auto" w:fill="FFFFFF"/>
        </w:rPr>
        <w:t xml:space="preserve">set as </w:t>
      </w:r>
      <w:r w:rsidR="00044092" w:rsidRPr="006A6F6F">
        <w:rPr>
          <w:rFonts w:ascii="Times New Roman" w:hAnsi="Times New Roman" w:cs="Times New Roman"/>
          <w:color w:val="0070C0"/>
          <w:sz w:val="24"/>
          <w:szCs w:val="24"/>
          <w:shd w:val="clear" w:color="auto" w:fill="FFFFFF"/>
        </w:rPr>
        <w:t xml:space="preserve">the weighted average </w:t>
      </w:r>
      <w:r w:rsidR="00044092" w:rsidRPr="006A6F6F">
        <w:rPr>
          <w:rFonts w:ascii="Times New Roman" w:hAnsi="Times New Roman" w:cs="Times New Roman"/>
          <w:iCs/>
          <w:color w:val="0070C0"/>
          <w:sz w:val="24"/>
          <w:szCs w:val="24"/>
        </w:rPr>
        <w:t xml:space="preserve">of </w:t>
      </w:r>
      <w:r w:rsidR="009024C7" w:rsidRPr="006A6F6F">
        <w:rPr>
          <w:rFonts w:ascii="Times New Roman" w:hAnsi="Times New Roman" w:cs="Times New Roman"/>
          <w:iCs/>
          <w:color w:val="0070C0"/>
          <w:sz w:val="24"/>
          <w:szCs w:val="24"/>
        </w:rPr>
        <w:t>the initial estimate</w:t>
      </w:r>
      <w:r w:rsidR="00C23B21" w:rsidRPr="006A6F6F">
        <w:rPr>
          <w:rFonts w:ascii="Times New Roman" w:hAnsi="Times New Roman" w:cs="Times New Roman"/>
          <w:iCs/>
          <w:color w:val="0070C0"/>
          <w:sz w:val="24"/>
          <w:szCs w:val="24"/>
        </w:rPr>
        <w:t xml:space="preserve"> </w:t>
      </w:r>
      <w:r w:rsidR="00F97837" w:rsidRPr="006A6F6F">
        <w:rPr>
          <w:rFonts w:ascii="Times New Roman" w:hAnsi="Times New Roman" w:cs="Times New Roman"/>
          <w:iCs/>
          <w:color w:val="0070C0"/>
          <w:sz w:val="24"/>
          <w:szCs w:val="24"/>
        </w:rPr>
        <w:t>(</w:t>
      </w:r>
      <w:r w:rsidR="00C23B21" w:rsidRPr="006A6F6F">
        <w:rPr>
          <w:rFonts w:ascii="Times New Roman" w:hAnsi="Times New Roman" w:cs="Times New Roman"/>
          <w:iCs/>
          <w:color w:val="0070C0"/>
          <w:sz w:val="24"/>
          <w:szCs w:val="24"/>
        </w:rPr>
        <w:t xml:space="preserve">before </w:t>
      </w:r>
      <m:oMath>
        <m:r>
          <m:rPr>
            <m:sty m:val="b"/>
          </m:rPr>
          <w:rPr>
            <w:rFonts w:ascii="Cambria Math" w:hAnsi="Cambria Math" w:cs="Times New Roman"/>
            <w:color w:val="0070C0"/>
            <w:sz w:val="24"/>
            <w:szCs w:val="24"/>
            <w:shd w:val="clear" w:color="auto" w:fill="FFFFFF"/>
          </w:rPr>
          <m:t>x</m:t>
        </m:r>
      </m:oMath>
      <w:r w:rsidR="00F97837" w:rsidRPr="006A6F6F">
        <w:rPr>
          <w:rFonts w:ascii="Times New Roman" w:hAnsi="Times New Roman" w:cs="Times New Roman"/>
          <w:iCs/>
          <w:color w:val="0070C0"/>
          <w:sz w:val="24"/>
          <w:szCs w:val="24"/>
        </w:rPr>
        <w:t xml:space="preserve"> </w:t>
      </w:r>
      <w:r w:rsidR="00C23B21" w:rsidRPr="006A6F6F">
        <w:rPr>
          <w:rFonts w:ascii="Times New Roman" w:hAnsi="Times New Roman" w:cs="Times New Roman"/>
          <w:iCs/>
          <w:color w:val="0070C0"/>
          <w:sz w:val="24"/>
          <w:szCs w:val="24"/>
        </w:rPr>
        <w:t>was</w:t>
      </w:r>
      <w:r w:rsidR="00F97837" w:rsidRPr="006A6F6F">
        <w:rPr>
          <w:rFonts w:ascii="Times New Roman" w:hAnsi="Times New Roman" w:cs="Times New Roman"/>
          <w:iCs/>
          <w:color w:val="0070C0"/>
          <w:sz w:val="24"/>
          <w:szCs w:val="24"/>
        </w:rPr>
        <w:t xml:space="preserve"> </w:t>
      </w:r>
      <w:r w:rsidR="00C23B21" w:rsidRPr="006A6F6F">
        <w:rPr>
          <w:rFonts w:ascii="Times New Roman" w:hAnsi="Times New Roman" w:cs="Times New Roman"/>
          <w:iCs/>
          <w:color w:val="0070C0"/>
          <w:sz w:val="24"/>
          <w:szCs w:val="24"/>
        </w:rPr>
        <w:t>sampled</w:t>
      </w:r>
      <w:r w:rsidR="00F97837" w:rsidRPr="006A6F6F">
        <w:rPr>
          <w:rFonts w:ascii="Times New Roman" w:hAnsi="Times New Roman" w:cs="Times New Roman"/>
          <w:iCs/>
          <w:color w:val="0070C0"/>
          <w:sz w:val="24"/>
          <w:szCs w:val="24"/>
        </w:rPr>
        <w:t>)</w:t>
      </w:r>
      <w:r w:rsidR="00AB7956" w:rsidRPr="006A6F6F">
        <w:rPr>
          <w:rFonts w:ascii="Times New Roman" w:hAnsi="Times New Roman" w:cs="Times New Roman"/>
          <w:bCs/>
          <w:color w:val="0070C0"/>
          <w:sz w:val="24"/>
          <w:szCs w:val="24"/>
        </w:rPr>
        <w:t xml:space="preserve"> </w:t>
      </w:r>
      <w:r w:rsidR="009024C7" w:rsidRPr="006A6F6F">
        <w:rPr>
          <w:rFonts w:ascii="Times New Roman" w:hAnsi="Times New Roman" w:cs="Times New Roman"/>
          <w:iCs/>
          <w:color w:val="0070C0"/>
          <w:sz w:val="24"/>
          <w:szCs w:val="24"/>
        </w:rPr>
        <w:t xml:space="preserve">and the </w:t>
      </w:r>
      <w:r w:rsidR="009024C7" w:rsidRPr="006A6F6F">
        <w:rPr>
          <w:rFonts w:ascii="Times New Roman" w:hAnsi="Times New Roman" w:cs="Times New Roman" w:hint="eastAsia"/>
          <w:iCs/>
          <w:color w:val="0070C0"/>
          <w:sz w:val="24"/>
          <w:szCs w:val="24"/>
        </w:rPr>
        <w:t>squared</w:t>
      </w:r>
      <w:r w:rsidR="009024C7" w:rsidRPr="006A6F6F">
        <w:rPr>
          <w:rFonts w:ascii="Times New Roman" w:hAnsi="Times New Roman" w:cs="Times New Roman"/>
          <w:iCs/>
          <w:color w:val="0070C0"/>
          <w:sz w:val="24"/>
          <w:szCs w:val="24"/>
        </w:rPr>
        <w:t xml:space="preserve"> deviation of </w:t>
      </w:r>
      <w:r w:rsidR="009024C7" w:rsidRPr="006A6F6F">
        <w:rPr>
          <w:rFonts w:ascii="Times New Roman" w:hAnsi="Times New Roman" w:cs="Times New Roman" w:hint="eastAsia"/>
          <w:iCs/>
          <w:color w:val="0070C0"/>
          <w:sz w:val="24"/>
          <w:szCs w:val="24"/>
        </w:rPr>
        <w:t>eac</w:t>
      </w:r>
      <w:r w:rsidR="009024C7" w:rsidRPr="006A6F6F">
        <w:rPr>
          <w:rFonts w:ascii="Times New Roman" w:hAnsi="Times New Roman" w:cs="Times New Roman"/>
          <w:iCs/>
          <w:color w:val="0070C0"/>
          <w:sz w:val="24"/>
          <w:szCs w:val="24"/>
        </w:rPr>
        <w:t xml:space="preserve">h sample </w:t>
      </w:r>
      <w:r w:rsidR="00DC1BA5">
        <w:rPr>
          <w:rFonts w:ascii="Times New Roman" w:hAnsi="Times New Roman" w:cs="Times New Roman"/>
          <w:iCs/>
          <w:color w:val="0070C0"/>
          <w:sz w:val="24"/>
          <w:szCs w:val="24"/>
        </w:rPr>
        <w:t xml:space="preserve">observation of </w:t>
      </w:r>
      <m:oMath>
        <m:r>
          <m:rPr>
            <m:sty m:val="b"/>
          </m:rPr>
          <w:rPr>
            <w:rFonts w:ascii="Cambria Math" w:hAnsi="Cambria Math" w:cs="Times New Roman"/>
            <w:color w:val="0070C0"/>
            <w:sz w:val="24"/>
            <w:szCs w:val="24"/>
            <w:shd w:val="clear" w:color="auto" w:fill="FFFFFF"/>
          </w:rPr>
          <m:t>x</m:t>
        </m:r>
      </m:oMath>
      <w:r w:rsidR="00DC1BA5" w:rsidRPr="006A6F6F">
        <w:rPr>
          <w:rFonts w:ascii="Times New Roman" w:hAnsi="Times New Roman" w:cs="Times New Roman"/>
          <w:iCs/>
          <w:color w:val="0070C0"/>
          <w:sz w:val="24"/>
          <w:szCs w:val="24"/>
        </w:rPr>
        <w:t xml:space="preserve"> </w:t>
      </w:r>
      <w:r w:rsidR="009024C7" w:rsidRPr="006A6F6F">
        <w:rPr>
          <w:rFonts w:ascii="Times New Roman" w:hAnsi="Times New Roman" w:cs="Times New Roman"/>
          <w:iCs/>
          <w:color w:val="0070C0"/>
          <w:sz w:val="24"/>
          <w:szCs w:val="24"/>
        </w:rPr>
        <w:t xml:space="preserve">from </w:t>
      </w:r>
      <w:r w:rsidR="00AF2E82" w:rsidRPr="006A6F6F">
        <w:rPr>
          <w:rFonts w:ascii="Times New Roman" w:hAnsi="Times New Roman" w:cs="Times New Roman"/>
          <w:iCs/>
          <w:color w:val="0070C0"/>
          <w:sz w:val="24"/>
          <w:szCs w:val="24"/>
        </w:rPr>
        <w:t>its</w:t>
      </w:r>
      <w:r w:rsidR="009024C7" w:rsidRPr="006A6F6F">
        <w:rPr>
          <w:rFonts w:ascii="Times New Roman" w:hAnsi="Times New Roman" w:cs="Times New Roman"/>
          <w:iCs/>
          <w:color w:val="0070C0"/>
          <w:sz w:val="24"/>
          <w:szCs w:val="24"/>
        </w:rPr>
        <w:t xml:space="preserve"> posterior mea</w:t>
      </w:r>
      <w:r w:rsidR="00AF2E82" w:rsidRPr="006A6F6F">
        <w:rPr>
          <w:rFonts w:ascii="Times New Roman" w:hAnsi="Times New Roman" w:cs="Times New Roman"/>
          <w:iCs/>
          <w:color w:val="0070C0"/>
          <w:sz w:val="24"/>
          <w:szCs w:val="24"/>
        </w:rPr>
        <w:t>n</w:t>
      </w:r>
      <w:r w:rsidR="00DC1BA5">
        <w:rPr>
          <w:rFonts w:ascii="Times New Roman" w:hAnsi="Times New Roman" w:cs="Times New Roman"/>
          <w:iCs/>
          <w:color w:val="0070C0"/>
          <w:sz w:val="24"/>
          <w:szCs w:val="24"/>
        </w:rPr>
        <w:t xml:space="preserve"> up to stage </w:t>
      </w:r>
      <w:r w:rsidR="00DC1BA5">
        <w:rPr>
          <w:rFonts w:ascii="Times New Roman" w:hAnsi="Times New Roman" w:cs="Times New Roman"/>
          <w:i/>
          <w:iCs/>
          <w:color w:val="0070C0"/>
          <w:sz w:val="24"/>
          <w:szCs w:val="24"/>
        </w:rPr>
        <w:t>n</w:t>
      </w:r>
      <w:r w:rsidR="00044092" w:rsidRPr="006A6F6F">
        <w:rPr>
          <w:rFonts w:ascii="Times New Roman" w:hAnsi="Times New Roman" w:cs="Times New Roman"/>
          <w:iCs/>
          <w:color w:val="0070C0"/>
          <w:sz w:val="24"/>
          <w:szCs w:val="24"/>
        </w:rPr>
        <w:t>, i.e.,</w:t>
      </w:r>
      <w:r w:rsidR="00044092" w:rsidRPr="006A6F6F">
        <w:rPr>
          <w:rFonts w:ascii="Times New Roman" w:hAnsi="Times New Roman" w:cs="Times New Roman"/>
          <w:color w:val="0070C0"/>
          <w:sz w:val="24"/>
          <w:szCs w:val="24"/>
          <w:shd w:val="clear" w:color="auto" w:fill="FFFFFF"/>
        </w:rPr>
        <w:t xml:space="preserve"> </w:t>
      </w:r>
    </w:p>
    <w:bookmarkStart w:id="159" w:name="_Hlk143557955"/>
    <w:p w14:paraId="35DD6BED" w14:textId="188AEE77" w:rsidR="00972A48" w:rsidRPr="006A6F6F" w:rsidRDefault="003F2F44" w:rsidP="00044092">
      <w:pPr>
        <w:adjustRightInd w:val="0"/>
        <w:snapToGrid w:val="0"/>
        <w:jc w:val="right"/>
        <w:rPr>
          <w:rFonts w:ascii="Times New Roman" w:hAnsi="Times New Roman" w:cs="Times New Roman"/>
          <w:color w:val="0070C0"/>
          <w:sz w:val="24"/>
          <w:szCs w:val="24"/>
          <w:shd w:val="clear" w:color="auto" w:fill="FFFFFF"/>
        </w:rPr>
      </w:pP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i,n</m:t>
            </m:r>
          </m:sup>
        </m:sSubSup>
        <m:r>
          <w:rPr>
            <w:rFonts w:ascii="Cambria Math" w:hAnsi="Cambria Math" w:cs="Cambria Math" w:hint="eastAsia"/>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w</m:t>
                </m:r>
              </m:e>
              <m:sup>
                <m:r>
                  <w:rPr>
                    <w:rFonts w:ascii="Cambria Math" w:hAnsi="Cambria Math" w:cs="Times New Roman"/>
                    <w:color w:val="0070C0"/>
                    <w:sz w:val="24"/>
                    <w:szCs w:val="24"/>
                  </w:rPr>
                  <m:t>i</m:t>
                </m:r>
              </m:sup>
            </m:sSup>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sub>
              <m:sup>
                <m:r>
                  <w:rPr>
                    <w:rFonts w:ascii="Cambria Math" w:hAnsi="Cambria Math" w:cs="Times New Roman"/>
                    <w:color w:val="0070C0"/>
                    <w:sz w:val="24"/>
                    <w:szCs w:val="24"/>
                  </w:rPr>
                  <m:t>i</m:t>
                </m:r>
                <m:r>
                  <w:rPr>
                    <w:rFonts w:ascii="Cambria Math" w:eastAsia="宋体" w:hAnsi="Times New Roman" w:cs="Times New Roman"/>
                    <w:color w:val="0070C0"/>
                    <w:sz w:val="24"/>
                    <w:szCs w:val="24"/>
                  </w:rPr>
                  <m:t>,</m:t>
                </m:r>
                <m:sSub>
                  <m:sSubPr>
                    <m:ctrlPr>
                      <w:rPr>
                        <w:rFonts w:ascii="Cambria Math" w:hAnsi="Times New Roman" w:cs="Times New Roman"/>
                        <w:iCs/>
                        <w:color w:val="0070C0"/>
                        <w:sz w:val="24"/>
                        <w:szCs w:val="24"/>
                      </w:rPr>
                    </m:ctrlPr>
                  </m:sSubPr>
                  <m:e>
                    <m:r>
                      <w:rPr>
                        <w:rFonts w:ascii="Cambria Math" w:hAnsi="Cambria Math" w:cs="Times New Roman"/>
                        <w:color w:val="0070C0"/>
                        <w:sz w:val="24"/>
                        <w:szCs w:val="24"/>
                      </w:rPr>
                      <m:t>n</m:t>
                    </m:r>
                  </m:e>
                  <m:sub>
                    <m:r>
                      <m:rPr>
                        <m:sty m:val="b"/>
                      </m:rPr>
                      <w:rPr>
                        <w:rFonts w:ascii="Cambria Math" w:eastAsia="宋体" w:hAnsi="Times New Roman" w:cs="Times New Roman"/>
                        <w:color w:val="0070C0"/>
                        <w:sz w:val="24"/>
                        <w:szCs w:val="24"/>
                      </w:rPr>
                      <m:t>x</m:t>
                    </m:r>
                  </m:sub>
                </m:sSub>
                <m:d>
                  <m:dPr>
                    <m:ctrlPr>
                      <w:rPr>
                        <w:rFonts w:ascii="Cambria Math" w:hAnsi="Times New Roman" w:cs="Times New Roman"/>
                        <w:i/>
                        <w:iCs/>
                        <w:color w:val="0070C0"/>
                        <w:sz w:val="24"/>
                        <w:szCs w:val="24"/>
                      </w:rPr>
                    </m:ctrlPr>
                  </m:dPr>
                  <m:e>
                    <m:r>
                      <w:rPr>
                        <w:rFonts w:ascii="Cambria Math" w:hAnsi="Times New Roman" w:cs="Times New Roman"/>
                        <w:color w:val="0070C0"/>
                        <w:sz w:val="24"/>
                        <w:szCs w:val="24"/>
                      </w:rPr>
                      <m:t>1</m:t>
                    </m:r>
                  </m:e>
                </m:d>
                <m:r>
                  <w:rPr>
                    <w:rFonts w:ascii="Cambria Math" w:hAnsi="Times New Roman" w:cs="Times New Roman"/>
                    <w:color w:val="0070C0"/>
                    <w:sz w:val="24"/>
                    <w:szCs w:val="24"/>
                  </w:rPr>
                  <m:t>-</m:t>
                </m:r>
                <m:r>
                  <w:rPr>
                    <w:rFonts w:ascii="Cambria Math" w:hAnsi="Times New Roman" w:cs="Times New Roman"/>
                    <w:color w:val="0070C0"/>
                    <w:sz w:val="24"/>
                    <w:szCs w:val="24"/>
                  </w:rPr>
                  <m:t>1</m:t>
                </m:r>
                <m:ctrlPr>
                  <w:rPr>
                    <w:rFonts w:ascii="Cambria Math" w:hAnsi="Times New Roman" w:cs="Times New Roman"/>
                    <w:i/>
                    <w:color w:val="0070C0"/>
                    <w:sz w:val="24"/>
                    <w:szCs w:val="24"/>
                  </w:rPr>
                </m:ctrlPr>
              </m:sup>
            </m:sSubSup>
            <m:r>
              <m:rPr>
                <m:sty m:val="p"/>
              </m:rPr>
              <w:rPr>
                <w:rFonts w:ascii="Cambria Math" w:hAnsi="Cambria Math" w:cs="Cambria Math"/>
                <w:color w:val="0070C0"/>
                <w:sz w:val="24"/>
                <w:szCs w:val="24"/>
                <w:shd w:val="clear" w:color="auto" w:fill="FFFFFF"/>
              </w:rPr>
              <m:t>+</m:t>
            </m:r>
            <m:nary>
              <m:naryPr>
                <m:chr m:val="∑"/>
                <m:limLoc m:val="undOvr"/>
                <m:ctrlPr>
                  <w:rPr>
                    <w:rFonts w:ascii="Cambria Math" w:hAnsi="Cambria Math" w:cs="Times New Roman"/>
                    <w:i/>
                    <w:color w:val="0070C0"/>
                    <w:sz w:val="24"/>
                    <w:szCs w:val="24"/>
                  </w:rPr>
                </m:ctrlPr>
              </m:naryPr>
              <m:sub>
                <m:r>
                  <w:rPr>
                    <w:rFonts w:ascii="Cambria Math" w:hAnsi="Cambria Math" w:cs="Times New Roman"/>
                    <w:color w:val="0070C0"/>
                    <w:sz w:val="24"/>
                    <w:szCs w:val="24"/>
                  </w:rPr>
                  <m:t>l=</m:t>
                </m:r>
                <m:r>
                  <w:rPr>
                    <w:rFonts w:ascii="Cambria Math" w:hAnsi="Times New Roman" w:cs="Times New Roman"/>
                    <w:color w:val="0070C0"/>
                    <w:sz w:val="24"/>
                    <w:szCs w:val="24"/>
                  </w:rPr>
                  <m:t>1</m:t>
                </m:r>
              </m:sub>
              <m:sup>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n</m:t>
                    </m:r>
                  </m:sup>
                </m:sSubSup>
              </m:sup>
              <m:e>
                <m:sSup>
                  <m:sSupPr>
                    <m:ctrlPr>
                      <w:rPr>
                        <w:rFonts w:ascii="Cambria Math" w:hAnsi="Cambria Math" w:cs="Times New Roman"/>
                        <w:i/>
                        <w:color w:val="0070C0"/>
                        <w:sz w:val="24"/>
                        <w:szCs w:val="24"/>
                      </w:rPr>
                    </m:ctrlPr>
                  </m:sSupPr>
                  <m:e>
                    <m:d>
                      <m:dPr>
                        <m:ctrlPr>
                          <w:rPr>
                            <w:rFonts w:ascii="Cambria Math" w:hAnsi="Cambria Math" w:cs="Times New Roman"/>
                            <w:bCs/>
                            <w:color w:val="0070C0"/>
                            <w:sz w:val="24"/>
                            <w:szCs w:val="24"/>
                          </w:rPr>
                        </m:ctrlPr>
                      </m:dPr>
                      <m:e>
                        <m:sSup>
                          <m:sSupPr>
                            <m:ctrlPr>
                              <w:rPr>
                                <w:rFonts w:ascii="Cambria Math" w:hAnsi="Cambria Math" w:cs="Cambria Math"/>
                                <w:i/>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sSub>
                              <m:sSubPr>
                                <m:ctrlPr>
                                  <w:rPr>
                                    <w:rFonts w:ascii="Cambria Math" w:hAnsi="Times New Roman" w:cs="Times New Roman"/>
                                    <w:iCs/>
                                    <w:color w:val="0070C0"/>
                                    <w:sz w:val="24"/>
                                    <w:szCs w:val="24"/>
                                  </w:rPr>
                                </m:ctrlPr>
                              </m:sSubPr>
                              <m:e>
                                <m:r>
                                  <w:rPr>
                                    <w:rFonts w:ascii="Cambria Math" w:hAnsi="Cambria Math" w:cs="Times New Roman"/>
                                    <w:color w:val="0070C0"/>
                                    <w:sz w:val="24"/>
                                    <w:szCs w:val="24"/>
                                  </w:rPr>
                                  <m:t>n</m:t>
                                </m:r>
                              </m:e>
                              <m:sub>
                                <m:r>
                                  <m:rPr>
                                    <m:sty m:val="b"/>
                                  </m:rPr>
                                  <w:rPr>
                                    <w:rFonts w:ascii="Cambria Math" w:eastAsia="宋体" w:hAnsi="Times New Roman" w:cs="Times New Roman"/>
                                    <w:color w:val="0070C0"/>
                                    <w:sz w:val="24"/>
                                    <w:szCs w:val="24"/>
                                  </w:rPr>
                                  <m:t>x</m:t>
                                </m:r>
                              </m:sub>
                            </m:sSub>
                            <m:d>
                              <m:dPr>
                                <m:ctrlPr>
                                  <w:rPr>
                                    <w:rFonts w:ascii="Cambria Math" w:hAnsi="Times New Roman" w:cs="Times New Roman"/>
                                    <w:i/>
                                    <w:iCs/>
                                    <w:color w:val="0070C0"/>
                                    <w:sz w:val="24"/>
                                    <w:szCs w:val="24"/>
                                  </w:rPr>
                                </m:ctrlPr>
                              </m:dPr>
                              <m:e>
                                <m:r>
                                  <w:rPr>
                                    <w:rFonts w:ascii="Cambria Math" w:hAnsi="Times New Roman" w:cs="Times New Roman"/>
                                    <w:color w:val="0070C0"/>
                                    <w:sz w:val="24"/>
                                    <w:szCs w:val="24"/>
                                  </w:rPr>
                                  <m:t>l</m:t>
                                </m:r>
                              </m:e>
                            </m:d>
                          </m:sup>
                        </m:sSup>
                        <m:r>
                          <w:rPr>
                            <w:rFonts w:ascii="Cambria Math" w:eastAsia="Cambria Math" w:hAnsi="Cambria Math" w:cs="Cambria Math"/>
                            <w:color w:val="0070C0"/>
                            <w:sz w:val="24"/>
                            <w:szCs w:val="24"/>
                          </w:rPr>
                          <m:t>-</m:t>
                        </m:r>
                        <m:sSubSup>
                          <m:sSubSupPr>
                            <m:ctrlPr>
                              <w:rPr>
                                <w:rFonts w:ascii="Cambria Math" w:eastAsia="宋体" w:hAnsi="Times New Roman" w:cs="Times New Roman"/>
                                <w:b/>
                                <w:i/>
                                <w:color w:val="0070C0"/>
                                <w:sz w:val="24"/>
                                <w:szCs w:val="24"/>
                              </w:rPr>
                            </m:ctrlPr>
                          </m:sSubSupPr>
                          <m:e>
                            <m:r>
                              <w:rPr>
                                <w:rFonts w:ascii="Cambria Math" w:eastAsia="宋体" w:hAnsi="Cambria Math" w:cs="Times New Roman"/>
                                <w:color w:val="0070C0"/>
                                <w:sz w:val="24"/>
                                <w:szCs w:val="24"/>
                              </w:rPr>
                              <m:t>θ</m:t>
                            </m:r>
                          </m:e>
                          <m:sub>
                            <m:r>
                              <m:rPr>
                                <m:sty m:val="b"/>
                              </m:rPr>
                              <w:rPr>
                                <w:rFonts w:ascii="Cambria Math" w:eastAsia="宋体" w:hAnsi="Times New Roman" w:cs="Times New Roman"/>
                                <w:color w:val="0070C0"/>
                                <w:sz w:val="24"/>
                                <w:szCs w:val="24"/>
                              </w:rPr>
                              <m:t>x</m:t>
                            </m:r>
                          </m:sub>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sSub>
                              <m:sSubPr>
                                <m:ctrlPr>
                                  <w:rPr>
                                    <w:rFonts w:ascii="Cambria Math" w:hAnsi="Times New Roman" w:cs="Times New Roman"/>
                                    <w:iCs/>
                                    <w:color w:val="0070C0"/>
                                    <w:sz w:val="24"/>
                                    <w:szCs w:val="24"/>
                                  </w:rPr>
                                </m:ctrlPr>
                              </m:sSubPr>
                              <m:e>
                                <m:r>
                                  <w:rPr>
                                    <w:rFonts w:ascii="Cambria Math" w:hAnsi="Cambria Math" w:cs="Times New Roman"/>
                                    <w:color w:val="0070C0"/>
                                    <w:sz w:val="24"/>
                                    <w:szCs w:val="24"/>
                                  </w:rPr>
                                  <m:t>n</m:t>
                                </m:r>
                              </m:e>
                              <m:sub>
                                <m:r>
                                  <m:rPr>
                                    <m:sty m:val="b"/>
                                  </m:rPr>
                                  <w:rPr>
                                    <w:rFonts w:ascii="Cambria Math" w:eastAsia="宋体" w:hAnsi="Times New Roman" w:cs="Times New Roman"/>
                                    <w:color w:val="0070C0"/>
                                    <w:sz w:val="24"/>
                                    <w:szCs w:val="24"/>
                                  </w:rPr>
                                  <m:t>x</m:t>
                                </m:r>
                              </m:sub>
                            </m:sSub>
                            <m:d>
                              <m:dPr>
                                <m:ctrlPr>
                                  <w:rPr>
                                    <w:rFonts w:ascii="Cambria Math" w:hAnsi="Times New Roman" w:cs="Times New Roman"/>
                                    <w:i/>
                                    <w:iCs/>
                                    <w:color w:val="0070C0"/>
                                    <w:sz w:val="24"/>
                                    <w:szCs w:val="24"/>
                                  </w:rPr>
                                </m:ctrlPr>
                              </m:dPr>
                              <m:e>
                                <m:r>
                                  <w:rPr>
                                    <w:rFonts w:ascii="Cambria Math" w:hAnsi="Times New Roman" w:cs="Times New Roman"/>
                                    <w:color w:val="0070C0"/>
                                    <w:sz w:val="24"/>
                                    <w:szCs w:val="24"/>
                                  </w:rPr>
                                  <m:t>l</m:t>
                                </m:r>
                              </m:e>
                            </m:d>
                          </m:sup>
                        </m:sSubSup>
                        <m:ctrlPr>
                          <w:rPr>
                            <w:rFonts w:ascii="Cambria Math" w:eastAsia="宋体" w:hAnsi="Times New Roman" w:cs="Times New Roman"/>
                            <w:b/>
                            <w:i/>
                            <w:color w:val="0070C0"/>
                            <w:sz w:val="24"/>
                            <w:szCs w:val="24"/>
                          </w:rPr>
                        </m:ctrlPr>
                      </m:e>
                    </m:d>
                  </m:e>
                  <m:sup>
                    <m:r>
                      <w:rPr>
                        <w:rFonts w:ascii="Cambria Math" w:hAnsi="Cambria Math" w:cs="Times New Roman"/>
                        <w:color w:val="0070C0"/>
                        <w:sz w:val="24"/>
                        <w:szCs w:val="24"/>
                      </w:rPr>
                      <m:t>2</m:t>
                    </m:r>
                  </m:sup>
                </m:sSup>
              </m:e>
            </m:nary>
          </m:num>
          <m:den>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 t</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n</m:t>
                </m:r>
              </m:sup>
            </m:sSubSup>
          </m:den>
        </m:f>
        <w:bookmarkEnd w:id="159"/>
        <m:r>
          <w:rPr>
            <w:rFonts w:ascii="Cambria Math" w:hAnsi="Cambria Math" w:cs="Cambria Math"/>
            <w:color w:val="0070C0"/>
            <w:sz w:val="24"/>
            <w:szCs w:val="24"/>
            <w:shd w:val="clear" w:color="auto" w:fill="FFFFFF"/>
          </w:rPr>
          <m:t>,</m:t>
        </m:r>
      </m:oMath>
      <w:r w:rsidR="00044092" w:rsidRPr="006A6F6F">
        <w:rPr>
          <w:rFonts w:ascii="Times New Roman" w:hAnsi="Times New Roman" w:cs="Times New Roman"/>
          <w:color w:val="0070C0"/>
          <w:sz w:val="24"/>
          <w:szCs w:val="24"/>
          <w:shd w:val="clear" w:color="auto" w:fill="FFFFFF"/>
        </w:rPr>
        <w:t xml:space="preserve">     </w:t>
      </w:r>
      <w:r w:rsidR="007922F9">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 xml:space="preserve">  </w:t>
      </w:r>
      <w:r w:rsidR="00A77FE8">
        <w:rPr>
          <w:rFonts w:ascii="Times New Roman" w:hAnsi="Times New Roman" w:cs="Times New Roman"/>
          <w:color w:val="0070C0"/>
          <w:sz w:val="24"/>
          <w:szCs w:val="24"/>
          <w:shd w:val="clear" w:color="auto" w:fill="FFFFFF"/>
        </w:rPr>
        <w:t xml:space="preserve">  </w:t>
      </w:r>
      <w:r w:rsidR="00C23B21" w:rsidRPr="006A6F6F">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 xml:space="preserve">   </w:t>
      </w:r>
      <w:r w:rsidR="00FD5EAA">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 xml:space="preserve">    (</w:t>
      </w:r>
      <w:r w:rsidR="00D9208D">
        <w:rPr>
          <w:rFonts w:ascii="Times New Roman" w:hAnsi="Times New Roman" w:cs="Times New Roman"/>
          <w:color w:val="0070C0"/>
          <w:sz w:val="24"/>
          <w:szCs w:val="24"/>
          <w:shd w:val="clear" w:color="auto" w:fill="FFFFFF"/>
        </w:rPr>
        <w:t>9</w:t>
      </w:r>
      <w:r w:rsidR="00044092" w:rsidRPr="006A6F6F">
        <w:rPr>
          <w:rFonts w:ascii="Times New Roman" w:hAnsi="Times New Roman" w:cs="Times New Roman"/>
          <w:color w:val="0070C0"/>
          <w:sz w:val="24"/>
          <w:szCs w:val="24"/>
          <w:shd w:val="clear" w:color="auto" w:fill="FFFFFF"/>
        </w:rPr>
        <w:t>b)</w:t>
      </w:r>
    </w:p>
    <w:p w14:paraId="277AB554" w14:textId="0B9B8C8E" w:rsidR="00044092" w:rsidRPr="006A6F6F" w:rsidRDefault="00044092" w:rsidP="00044092">
      <w:pPr>
        <w:adjustRightInd w:val="0"/>
        <w:snapToGrid w:val="0"/>
        <w:rPr>
          <w:rFonts w:ascii="Times New Roman" w:hAnsi="Times New Roman" w:cs="Times New Roman"/>
          <w:iCs/>
          <w:color w:val="0070C0"/>
          <w:sz w:val="24"/>
          <w:szCs w:val="24"/>
        </w:rPr>
      </w:pPr>
      <w:r w:rsidRPr="006A6F6F">
        <w:rPr>
          <w:rFonts w:ascii="Times New Roman" w:hAnsi="Times New Roman" w:cs="Times New Roman"/>
          <w:color w:val="0070C0"/>
          <w:sz w:val="24"/>
          <w:szCs w:val="24"/>
          <w:shd w:val="clear" w:color="auto" w:fill="FFFFFF"/>
        </w:rPr>
        <w:t xml:space="preserve">where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oMath>
      <w:r w:rsidR="00AF2E82" w:rsidRPr="006A6F6F">
        <w:rPr>
          <w:rFonts w:ascii="Times New Roman" w:hAnsi="Times New Roman" w:cs="Times New Roman"/>
          <w:color w:val="0070C0"/>
          <w:sz w:val="24"/>
          <w:szCs w:val="24"/>
        </w:rPr>
        <w:t xml:space="preserve"> </w:t>
      </w:r>
      <w:r w:rsidRPr="006A6F6F">
        <w:rPr>
          <w:rFonts w:ascii="Times New Roman" w:hAnsi="Times New Roman" w:cs="Times New Roman"/>
          <w:iCs/>
          <w:color w:val="0070C0"/>
          <w:sz w:val="24"/>
          <w:szCs w:val="24"/>
        </w:rPr>
        <w:t xml:space="preserve">is a given </w:t>
      </w:r>
      <w:r w:rsidR="00AF2E82" w:rsidRPr="006A6F6F">
        <w:rPr>
          <w:rFonts w:ascii="Times New Roman" w:hAnsi="Times New Roman" w:cs="Times New Roman"/>
          <w:iCs/>
          <w:color w:val="0070C0"/>
          <w:sz w:val="24"/>
          <w:szCs w:val="24"/>
        </w:rPr>
        <w:t xml:space="preserve">positive </w:t>
      </w:r>
      <w:r w:rsidRPr="006A6F6F">
        <w:rPr>
          <w:rFonts w:ascii="Times New Roman" w:hAnsi="Times New Roman" w:cs="Times New Roman"/>
          <w:iCs/>
          <w:color w:val="0070C0"/>
          <w:sz w:val="24"/>
          <w:szCs w:val="24"/>
        </w:rPr>
        <w:t xml:space="preserve">weight for the initial </w:t>
      </w:r>
      <w:r w:rsidRPr="006A6F6F">
        <w:rPr>
          <w:rFonts w:ascii="Times New Roman" w:hAnsi="Times New Roman" w:cs="Times New Roman"/>
          <w:color w:val="0070C0"/>
          <w:sz w:val="24"/>
          <w:szCs w:val="24"/>
          <w:shd w:val="clear" w:color="auto" w:fill="FFFFFF"/>
        </w:rPr>
        <w:t>variance</w:t>
      </w:r>
      <w:r w:rsidRPr="006A6F6F">
        <w:rPr>
          <w:rFonts w:ascii="Times New Roman" w:hAnsi="Times New Roman" w:cs="Times New Roman"/>
          <w:iCs/>
          <w:color w:val="0070C0"/>
          <w:sz w:val="24"/>
          <w:szCs w:val="24"/>
        </w:rPr>
        <w:t xml:space="preserve"> </w:t>
      </w:r>
      <w:r w:rsidRPr="006A6F6F">
        <w:rPr>
          <w:rFonts w:ascii="Times New Roman" w:hAnsi="Times New Roman" w:cs="Times New Roman"/>
          <w:color w:val="0070C0"/>
          <w:sz w:val="24"/>
          <w:szCs w:val="24"/>
          <w:shd w:val="clear" w:color="auto" w:fill="FFFFFF"/>
        </w:rPr>
        <w:t xml:space="preserve">estimate of evaluation index </w:t>
      </w:r>
      <w:proofErr w:type="spellStart"/>
      <w:r w:rsidRPr="006A6F6F">
        <w:rPr>
          <w:rFonts w:ascii="Times New Roman" w:hAnsi="Times New Roman" w:cs="Times New Roman"/>
          <w:i/>
          <w:color w:val="0070C0"/>
          <w:sz w:val="24"/>
          <w:szCs w:val="24"/>
          <w:shd w:val="clear" w:color="auto" w:fill="FFFFFF"/>
        </w:rPr>
        <w:t>i</w:t>
      </w:r>
      <w:proofErr w:type="spellEnd"/>
      <w:r w:rsidR="0034488C" w:rsidRPr="006A6F6F">
        <w:rPr>
          <w:rFonts w:ascii="Times New Roman" w:hAnsi="Times New Roman" w:cs="Times New Roman"/>
          <w:color w:val="0070C0"/>
          <w:sz w:val="24"/>
          <w:szCs w:val="24"/>
          <w:shd w:val="clear" w:color="auto" w:fill="FFFFFF"/>
        </w:rPr>
        <w:t xml:space="preserve"> of any solution before </w:t>
      </w:r>
      <w:r w:rsidR="002D2A34" w:rsidRPr="006A6F6F">
        <w:rPr>
          <w:rFonts w:ascii="Times New Roman" w:hAnsi="Times New Roman" w:cs="Times New Roman"/>
          <w:color w:val="0070C0"/>
          <w:sz w:val="24"/>
          <w:szCs w:val="24"/>
          <w:shd w:val="clear" w:color="auto" w:fill="FFFFFF"/>
        </w:rPr>
        <w:t>being sampled</w:t>
      </w:r>
      <w:r w:rsidR="00AB7956" w:rsidRPr="006A6F6F">
        <w:rPr>
          <w:rFonts w:ascii="Times New Roman" w:hAnsi="Times New Roman" w:cs="Times New Roman" w:hint="eastAsia"/>
          <w:color w:val="0070C0"/>
          <w:sz w:val="24"/>
          <w:szCs w:val="24"/>
          <w:shd w:val="clear" w:color="auto" w:fill="FFFFFF"/>
        </w:rPr>
        <w:t>,</w:t>
      </w:r>
      <w:r w:rsidR="00AB7956" w:rsidRPr="006A6F6F">
        <w:rPr>
          <w:rFonts w:ascii="Times New Roman" w:hAnsi="Times New Roman" w:cs="Times New Roman"/>
          <w:color w:val="0070C0"/>
          <w:sz w:val="24"/>
          <w:szCs w:val="24"/>
          <w:shd w:val="clear" w:color="auto" w:fill="FFFFFF"/>
        </w:rPr>
        <w:t xml:space="preserve"> and </w:t>
      </w:r>
      <m:oMath>
        <m:sSub>
          <m:sSubPr>
            <m:ctrlPr>
              <w:rPr>
                <w:rFonts w:ascii="Cambria Math" w:hAnsi="Times New Roman" w:cs="Times New Roman"/>
                <w:color w:val="0070C0"/>
                <w:sz w:val="24"/>
                <w:szCs w:val="24"/>
                <w:shd w:val="clear" w:color="auto" w:fill="FFFFFF"/>
              </w:rPr>
            </m:ctrlPr>
          </m:sSubPr>
          <m:e>
            <m:r>
              <w:rPr>
                <w:rFonts w:ascii="Cambria Math" w:hAnsi="Cambria Math" w:cs="Times New Roman"/>
                <w:color w:val="0070C0"/>
                <w:sz w:val="24"/>
                <w:szCs w:val="24"/>
                <w:shd w:val="clear" w:color="auto" w:fill="FFFFFF"/>
              </w:rPr>
              <m:t>n</m:t>
            </m:r>
          </m:e>
          <m:sub>
            <m:r>
              <m:rPr>
                <m:sty m:val="b"/>
              </m:rPr>
              <w:rPr>
                <w:rFonts w:ascii="Cambria Math" w:hAnsi="Times New Roman" w:cs="Times New Roman"/>
                <w:color w:val="0070C0"/>
                <w:sz w:val="24"/>
                <w:szCs w:val="24"/>
                <w:shd w:val="clear" w:color="auto" w:fill="FFFFFF"/>
              </w:rPr>
              <m:t>x</m:t>
            </m:r>
          </m:sub>
        </m:sSub>
        <m:d>
          <m:dPr>
            <m:ctrlPr>
              <w:rPr>
                <w:rFonts w:ascii="Cambria Math" w:hAnsi="Times New Roman" w:cs="Times New Roman"/>
                <w:color w:val="0070C0"/>
                <w:sz w:val="24"/>
                <w:szCs w:val="24"/>
                <w:shd w:val="clear" w:color="auto" w:fill="FFFFFF"/>
              </w:rPr>
            </m:ctrlPr>
          </m:dPr>
          <m:e>
            <m:r>
              <w:rPr>
                <w:rFonts w:ascii="Cambria Math" w:hAnsi="Times New Roman" w:cs="Times New Roman"/>
                <w:color w:val="0070C0"/>
                <w:sz w:val="24"/>
                <w:szCs w:val="24"/>
                <w:shd w:val="clear" w:color="auto" w:fill="FFFFFF"/>
              </w:rPr>
              <m:t>l</m:t>
            </m:r>
          </m:e>
        </m:d>
      </m:oMath>
      <w:r w:rsidR="00AB7956" w:rsidRPr="006A6F6F">
        <w:rPr>
          <w:rFonts w:ascii="Times New Roman" w:hAnsi="Times New Roman" w:cs="Times New Roman"/>
          <w:color w:val="0070C0"/>
          <w:sz w:val="24"/>
          <w:szCs w:val="24"/>
          <w:shd w:val="clear" w:color="auto" w:fill="FFFFFF"/>
        </w:rPr>
        <w:t xml:space="preserve"> is the stage at which the </w:t>
      </w:r>
      <w:r w:rsidR="00AB7956" w:rsidRPr="006A6F6F">
        <w:rPr>
          <w:rFonts w:ascii="Times New Roman" w:hAnsi="Times New Roman" w:cs="Times New Roman"/>
          <w:i/>
          <w:color w:val="0070C0"/>
          <w:sz w:val="24"/>
          <w:szCs w:val="24"/>
          <w:shd w:val="clear" w:color="auto" w:fill="FFFFFF"/>
        </w:rPr>
        <w:t>l</w:t>
      </w:r>
      <w:r w:rsidR="00AB7956" w:rsidRPr="006A6F6F">
        <w:rPr>
          <w:rFonts w:ascii="Times New Roman" w:hAnsi="Times New Roman" w:cs="Times New Roman"/>
          <w:color w:val="0070C0"/>
          <w:sz w:val="24"/>
          <w:szCs w:val="24"/>
          <w:shd w:val="clear" w:color="auto" w:fill="FFFFFF"/>
        </w:rPr>
        <w:t>-</w:t>
      </w:r>
      <w:proofErr w:type="spellStart"/>
      <w:r w:rsidR="00AB7956" w:rsidRPr="006A6F6F">
        <w:rPr>
          <w:rFonts w:ascii="Times New Roman" w:hAnsi="Times New Roman" w:cs="Times New Roman"/>
          <w:color w:val="0070C0"/>
          <w:sz w:val="24"/>
          <w:szCs w:val="24"/>
          <w:shd w:val="clear" w:color="auto" w:fill="FFFFFF"/>
        </w:rPr>
        <w:t>th</w:t>
      </w:r>
      <w:proofErr w:type="spellEnd"/>
      <w:r w:rsidR="00AB7956" w:rsidRPr="006A6F6F">
        <w:rPr>
          <w:rFonts w:ascii="Times New Roman" w:hAnsi="Times New Roman" w:cs="Times New Roman"/>
          <w:color w:val="0070C0"/>
          <w:sz w:val="24"/>
          <w:szCs w:val="24"/>
          <w:shd w:val="clear" w:color="auto" w:fill="FFFFFF"/>
        </w:rPr>
        <w:t xml:space="preserve"> sample of </w:t>
      </w:r>
      <w:r w:rsidR="00AB7956" w:rsidRPr="00771ED6">
        <w:rPr>
          <w:rFonts w:ascii="Times New Roman" w:hAnsi="Times New Roman" w:cs="Times New Roman"/>
          <w:b/>
          <w:color w:val="0070C0"/>
          <w:sz w:val="24"/>
          <w:szCs w:val="24"/>
          <w:shd w:val="clear" w:color="auto" w:fill="FFFFFF"/>
        </w:rPr>
        <w:t>x</w:t>
      </w:r>
      <w:r w:rsidR="00AB7956" w:rsidRPr="006A6F6F">
        <w:rPr>
          <w:rFonts w:ascii="Times New Roman" w:hAnsi="Times New Roman" w:cs="Times New Roman"/>
          <w:color w:val="0070C0"/>
          <w:sz w:val="24"/>
          <w:szCs w:val="24"/>
          <w:shd w:val="clear" w:color="auto" w:fill="FFFFFF"/>
        </w:rPr>
        <w:t xml:space="preserve"> is collecte</w:t>
      </w:r>
      <w:r w:rsidR="00DD047F" w:rsidRPr="006A6F6F">
        <w:rPr>
          <w:rFonts w:ascii="Times New Roman" w:hAnsi="Times New Roman" w:cs="Times New Roman"/>
          <w:color w:val="0070C0"/>
          <w:sz w:val="24"/>
          <w:szCs w:val="24"/>
          <w:shd w:val="clear" w:color="auto" w:fill="FFFFFF"/>
        </w:rPr>
        <w:t>d</w:t>
      </w:r>
      <w:r w:rsidR="00F97837" w:rsidRPr="006A6F6F">
        <w:rPr>
          <w:rFonts w:ascii="Times New Roman" w:hAnsi="Times New Roman" w:cs="Times New Roman"/>
          <w:color w:val="0070C0"/>
          <w:sz w:val="24"/>
          <w:szCs w:val="24"/>
          <w:shd w:val="clear" w:color="auto" w:fill="FFFFFF"/>
        </w:rPr>
        <w:t>.</w:t>
      </w:r>
      <w:r w:rsidR="00DD047F" w:rsidRPr="006A6F6F">
        <w:rPr>
          <w:rFonts w:ascii="Times New Roman" w:hAnsi="Times New Roman" w:cs="Times New Roman"/>
          <w:color w:val="0070C0"/>
          <w:sz w:val="24"/>
          <w:szCs w:val="24"/>
          <w:shd w:val="clear" w:color="auto" w:fill="FFFFFF"/>
        </w:rPr>
        <w:t xml:space="preserve"> The variance</w:t>
      </w:r>
      <w:r w:rsidR="00327C26">
        <w:rPr>
          <w:rFonts w:ascii="Times New Roman" w:hAnsi="Times New Roman" w:cs="Times New Roman"/>
          <w:color w:val="0070C0"/>
          <w:sz w:val="24"/>
          <w:szCs w:val="24"/>
          <w:shd w:val="clear" w:color="auto" w:fill="FFFFFF"/>
        </w:rPr>
        <w:t xml:space="preserve"> </w:t>
      </w:r>
      <w:r w:rsidR="00DD047F" w:rsidRPr="006A6F6F">
        <w:rPr>
          <w:rFonts w:ascii="Times New Roman" w:hAnsi="Times New Roman" w:cs="Times New Roman"/>
          <w:color w:val="0070C0"/>
          <w:sz w:val="24"/>
          <w:szCs w:val="24"/>
          <w:shd w:val="clear" w:color="auto" w:fill="FFFFFF"/>
        </w:rPr>
        <w:t xml:space="preserve">estimate of any solution </w:t>
      </w:r>
      <m:oMath>
        <m:r>
          <m:rPr>
            <m:sty m:val="b"/>
          </m:rPr>
          <w:rPr>
            <w:rFonts w:ascii="Cambria Math" w:hAnsi="Cambria Math" w:cs="Times New Roman"/>
            <w:color w:val="0070C0"/>
            <w:sz w:val="24"/>
            <w:szCs w:val="24"/>
            <w:shd w:val="clear" w:color="auto" w:fill="FFFFFF"/>
          </w:rPr>
          <m:t>x</m:t>
        </m:r>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x</m:t>
            </m:r>
          </m:e>
          <m:sup>
            <m:r>
              <w:rPr>
                <w:rFonts w:ascii="Cambria Math" w:hAnsi="Cambria Math" w:cs="Times New Roman"/>
                <w:color w:val="0070C0"/>
                <w:sz w:val="24"/>
                <w:szCs w:val="24"/>
                <w:shd w:val="clear" w:color="auto" w:fill="FFFFFF"/>
              </w:rPr>
              <m:t>n</m:t>
            </m:r>
          </m:sup>
        </m:sSup>
      </m:oMath>
      <w:r w:rsidR="00DD047F" w:rsidRPr="006A6F6F">
        <w:rPr>
          <w:rFonts w:ascii="Times New Roman" w:hAnsi="Times New Roman" w:cs="Times New Roman"/>
          <w:color w:val="0070C0"/>
          <w:sz w:val="24"/>
          <w:szCs w:val="24"/>
          <w:shd w:val="clear" w:color="auto" w:fill="FFFFFF"/>
        </w:rPr>
        <w:t xml:space="preserve"> that has a different combination index with </w:t>
      </w:r>
      <m:oMath>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x</m:t>
            </m:r>
          </m:e>
          <m:sup>
            <m:r>
              <w:rPr>
                <w:rFonts w:ascii="Cambria Math" w:hAnsi="Cambria Math" w:cs="Times New Roman"/>
                <w:color w:val="0070C0"/>
                <w:sz w:val="24"/>
                <w:szCs w:val="24"/>
                <w:shd w:val="clear" w:color="auto" w:fill="FFFFFF"/>
              </w:rPr>
              <m:t>n</m:t>
            </m:r>
          </m:sup>
        </m:sSup>
      </m:oMath>
      <w:r w:rsidR="00725343">
        <w:rPr>
          <w:rFonts w:ascii="Times New Roman" w:hAnsi="Times New Roman" w:cs="Times New Roman"/>
          <w:color w:val="0070C0"/>
          <w:sz w:val="24"/>
          <w:szCs w:val="24"/>
          <w:shd w:val="clear" w:color="auto" w:fill="FFFFFF"/>
        </w:rPr>
        <w:t xml:space="preserve"> st</w:t>
      </w:r>
      <w:r w:rsidR="00DD047F" w:rsidRPr="006A6F6F">
        <w:rPr>
          <w:rFonts w:ascii="Times New Roman" w:hAnsi="Times New Roman" w:cs="Times New Roman"/>
          <w:color w:val="0070C0"/>
          <w:sz w:val="24"/>
          <w:szCs w:val="24"/>
          <w:shd w:val="clear" w:color="auto" w:fill="FFFFFF"/>
        </w:rPr>
        <w:t>ay</w:t>
      </w:r>
      <w:r w:rsidR="00E4249F" w:rsidRPr="006A6F6F">
        <w:rPr>
          <w:rFonts w:ascii="Times New Roman" w:hAnsi="Times New Roman" w:cs="Times New Roman" w:hint="eastAsia"/>
          <w:color w:val="0070C0"/>
          <w:sz w:val="24"/>
          <w:szCs w:val="24"/>
          <w:shd w:val="clear" w:color="auto" w:fill="FFFFFF"/>
        </w:rPr>
        <w:t>s</w:t>
      </w:r>
      <w:r w:rsidR="00DD047F" w:rsidRPr="006A6F6F">
        <w:rPr>
          <w:rFonts w:ascii="Times New Roman" w:hAnsi="Times New Roman" w:cs="Times New Roman"/>
          <w:color w:val="0070C0"/>
          <w:sz w:val="24"/>
          <w:szCs w:val="24"/>
          <w:shd w:val="clear" w:color="auto" w:fill="FFFFFF"/>
        </w:rPr>
        <w:t xml:space="preserve"> unchanged.</w:t>
      </w:r>
    </w:p>
    <w:p w14:paraId="41445C86" w14:textId="77777777" w:rsidR="00044092" w:rsidRPr="006A6F6F" w:rsidRDefault="00044092" w:rsidP="00044092">
      <w:pPr>
        <w:adjustRightInd w:val="0"/>
        <w:snapToGrid w:val="0"/>
        <w:rPr>
          <w:rFonts w:ascii="Times New Roman" w:hAnsi="Times New Roman" w:cs="Times New Roman"/>
          <w:iCs/>
          <w:color w:val="0070C0"/>
          <w:sz w:val="24"/>
          <w:szCs w:val="24"/>
        </w:rPr>
      </w:pPr>
    </w:p>
    <w:p w14:paraId="1B196B54" w14:textId="69554BD2" w:rsidR="00205CCD" w:rsidRDefault="00F525F1" w:rsidP="00205CCD">
      <w:pPr>
        <w:adjustRightInd w:val="0"/>
        <w:snapToGrid w:val="0"/>
        <w:rPr>
          <w:rFonts w:ascii="Times New Roman" w:hAnsi="Times New Roman" w:cs="Times New Roman"/>
          <w:color w:val="0070C0"/>
          <w:sz w:val="24"/>
          <w:szCs w:val="24"/>
        </w:rPr>
      </w:pPr>
      <w:r>
        <w:rPr>
          <w:rFonts w:ascii="Times New Roman" w:hAnsi="Times New Roman" w:cs="Times New Roman"/>
          <w:b/>
          <w:i/>
          <w:iCs/>
          <w:color w:val="0070C0"/>
          <w:sz w:val="24"/>
          <w:szCs w:val="24"/>
        </w:rPr>
        <w:lastRenderedPageBreak/>
        <w:t>Lemma</w:t>
      </w:r>
      <w:r w:rsidR="00972A48" w:rsidRPr="00401D92">
        <w:rPr>
          <w:rFonts w:ascii="Times New Roman" w:hAnsi="Times New Roman" w:cs="Times New Roman"/>
          <w:b/>
          <w:i/>
          <w:iCs/>
          <w:color w:val="0070C0"/>
          <w:sz w:val="24"/>
          <w:szCs w:val="24"/>
        </w:rPr>
        <w:t xml:space="preserve"> </w:t>
      </w:r>
      <w:r>
        <w:rPr>
          <w:rFonts w:ascii="Times New Roman" w:hAnsi="Times New Roman" w:cs="Times New Roman"/>
          <w:b/>
          <w:i/>
          <w:iCs/>
          <w:color w:val="0070C0"/>
          <w:sz w:val="24"/>
          <w:szCs w:val="24"/>
        </w:rPr>
        <w:t>3</w:t>
      </w:r>
      <w:r w:rsidR="00972A48" w:rsidRPr="006A6F6F">
        <w:rPr>
          <w:rFonts w:ascii="Times New Roman" w:hAnsi="Times New Roman" w:cs="Times New Roman"/>
          <w:b/>
          <w:iCs/>
          <w:color w:val="0070C0"/>
          <w:sz w:val="24"/>
          <w:szCs w:val="24"/>
        </w:rPr>
        <w:t xml:space="preserve">. </w:t>
      </w:r>
      <w:r w:rsidR="001E117D">
        <w:rPr>
          <w:rFonts w:ascii="Times New Roman" w:hAnsi="Times New Roman" w:cs="Times New Roman"/>
          <w:iCs/>
          <w:color w:val="0070C0"/>
          <w:sz w:val="24"/>
          <w:szCs w:val="24"/>
        </w:rPr>
        <w:t xml:space="preserve">For each </w:t>
      </w:r>
      <m:oMath>
        <m:r>
          <w:rPr>
            <w:rFonts w:ascii="Cambria Math" w:eastAsia="宋体" w:hAnsi="Cambria Math" w:cs="Times New Roman"/>
            <w:color w:val="0070C0"/>
            <w:sz w:val="24"/>
            <w:szCs w:val="24"/>
          </w:rPr>
          <m:t>i</m:t>
        </m:r>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001E117D">
        <w:rPr>
          <w:rFonts w:ascii="Times New Roman" w:hAnsi="Times New Roman" w:cs="Times New Roman"/>
          <w:color w:val="0070C0"/>
          <w:sz w:val="24"/>
          <w:szCs w:val="24"/>
        </w:rPr>
        <w:t>, g</w:t>
      </w:r>
      <w:r w:rsidR="00430E4C">
        <w:rPr>
          <w:rFonts w:ascii="Times New Roman" w:hAnsi="Times New Roman" w:cs="Times New Roman"/>
          <w:iCs/>
          <w:color w:val="0070C0"/>
          <w:sz w:val="24"/>
          <w:szCs w:val="24"/>
        </w:rPr>
        <w:t xml:space="preserve">iven initial values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i,0</m:t>
            </m:r>
          </m:sup>
        </m:sSubSup>
      </m:oMath>
      <w:r w:rsidR="001E117D">
        <w:rPr>
          <w:rFonts w:ascii="Times New Roman" w:hAnsi="Times New Roman" w:cs="Times New Roman"/>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0</m:t>
            </m:r>
          </m:sup>
        </m:sSubSup>
        <m:r>
          <w:rPr>
            <w:rFonts w:ascii="Cambria Math" w:hAnsi="Cambria Math" w:cs="Times New Roman"/>
            <w:color w:val="0070C0"/>
            <w:sz w:val="24"/>
            <w:szCs w:val="24"/>
          </w:rPr>
          <m:t>=0 ∀</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3A293B">
        <w:rPr>
          <w:rFonts w:ascii="Times New Roman" w:hAnsi="Times New Roman" w:cs="Times New Roman"/>
          <w:color w:val="0070C0"/>
          <w:sz w:val="24"/>
          <w:szCs w:val="24"/>
        </w:rPr>
        <w:t>,</w:t>
      </w:r>
      <w:r w:rsidR="003A293B">
        <w:rPr>
          <w:rFonts w:ascii="Times New Roman" w:hAnsi="Times New Roman" w:cs="Times New Roman"/>
          <w:iCs/>
          <w:color w:val="0070C0"/>
          <w:sz w:val="24"/>
          <w:szCs w:val="24"/>
        </w:rPr>
        <w:t xml:space="preserve"> and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i,0</m:t>
            </m:r>
          </m:sup>
        </m:sSubSup>
        <m:r>
          <w:rPr>
            <w:rFonts w:ascii="Cambria Math" w:hAnsi="Cambria Math" w:cs="Cambria Math"/>
            <w:color w:val="0070C0"/>
            <w:sz w:val="24"/>
            <w:szCs w:val="24"/>
            <w:shd w:val="clear" w:color="auto" w:fill="FFFFFF"/>
          </w:rPr>
          <m:t>=</m:t>
        </m:r>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sub>
          <m:sup>
            <m:r>
              <w:rPr>
                <w:rFonts w:ascii="Cambria Math" w:hAnsi="Cambria Math" w:cs="Times New Roman"/>
                <w:color w:val="0070C0"/>
                <w:sz w:val="24"/>
                <w:szCs w:val="24"/>
              </w:rPr>
              <m:t>i,0</m:t>
            </m:r>
          </m:sup>
        </m:sSubSup>
      </m:oMath>
      <w:r w:rsidR="003A293B">
        <w:rPr>
          <w:rFonts w:ascii="Times New Roman" w:hAnsi="Times New Roman" w:cs="Times New Roman"/>
          <w:iCs/>
          <w:color w:val="0070C0"/>
          <w:sz w:val="24"/>
          <w:szCs w:val="24"/>
        </w:rPr>
        <w:t xml:space="preserve">, </w:t>
      </w:r>
      <m:oMath>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Cambria Math"/>
                <w:color w:val="0070C0"/>
                <w:sz w:val="24"/>
                <w:szCs w:val="24"/>
                <w:shd w:val="clear" w:color="auto" w:fill="FFFFFF"/>
              </w:rPr>
              <m:t>x</m:t>
            </m:r>
          </m:sub>
          <m:sup>
            <m:r>
              <w:rPr>
                <w:rFonts w:ascii="Cambria Math" w:hAnsi="Cambria Math" w:cs="Cambria Math"/>
                <w:color w:val="0070C0"/>
                <w:sz w:val="24"/>
                <w:szCs w:val="24"/>
                <w:shd w:val="clear" w:color="auto" w:fill="FFFFFF"/>
              </w:rPr>
              <m:t>0</m:t>
            </m:r>
          </m:sup>
        </m:sSubSup>
        <m:r>
          <w:rPr>
            <w:rFonts w:ascii="Cambria Math" w:hAnsi="Cambria Math" w:cs="Cambria Math"/>
            <w:color w:val="0070C0"/>
            <w:sz w:val="24"/>
            <w:szCs w:val="24"/>
            <w:shd w:val="clear" w:color="auto" w:fill="FFFFFF"/>
          </w:rPr>
          <m:t>=0 ∀</m:t>
        </m:r>
        <m:r>
          <m:rPr>
            <m:sty m:val="b"/>
          </m:rPr>
          <w:rPr>
            <w:rFonts w:ascii="Cambria Math" w:hAnsi="Cambria Math" w:cs="Times New Roman"/>
            <w:color w:val="0070C0"/>
            <w:sz w:val="24"/>
            <w:szCs w:val="24"/>
            <w:shd w:val="clear" w:color="auto" w:fill="FFFFFF"/>
          </w:rPr>
          <m:t>x</m:t>
        </m:r>
        <m:r>
          <m:rPr>
            <m:sty m:val="p"/>
          </m:rPr>
          <w:rPr>
            <w:rFonts w:ascii="Cambria Math" w:hAnsi="Cambria Math" w:cs="Times New Roman"/>
            <w:color w:val="0070C0"/>
            <w:sz w:val="24"/>
            <w:szCs w:val="24"/>
          </w:rPr>
          <m:t>∈</m:t>
        </m:r>
        <m:r>
          <m:rPr>
            <m:scr m:val="script"/>
            <m:sty m:val="p"/>
          </m:rPr>
          <w:rPr>
            <w:rFonts w:ascii="Cambria Math" w:hAnsi="Cambria Math" w:cs="Times New Roman"/>
            <w:color w:val="0070C0"/>
            <w:sz w:val="24"/>
            <w:szCs w:val="24"/>
            <w:shd w:val="clear" w:color="auto" w:fill="FFFFFF"/>
          </w:rPr>
          <m:t>X</m:t>
        </m:r>
      </m:oMath>
      <w:r w:rsidR="003A293B">
        <w:rPr>
          <w:rFonts w:ascii="Times New Roman" w:hAnsi="Times New Roman" w:cs="Times New Roman"/>
          <w:color w:val="0070C0"/>
          <w:sz w:val="24"/>
          <w:szCs w:val="24"/>
          <w:shd w:val="clear" w:color="auto" w:fill="FFFFFF"/>
        </w:rPr>
        <w:t>,</w:t>
      </w:r>
      <w:r w:rsidR="00725343">
        <w:rPr>
          <w:rFonts w:ascii="Times New Roman" w:hAnsi="Times New Roman" w:cs="Times New Roman"/>
          <w:iCs/>
          <w:color w:val="0070C0"/>
          <w:sz w:val="24"/>
          <w:szCs w:val="24"/>
        </w:rPr>
        <w:t xml:space="preserve"> t</w:t>
      </w:r>
      <w:r w:rsidR="00BB1170">
        <w:rPr>
          <w:rFonts w:ascii="Times New Roman" w:hAnsi="Times New Roman" w:cs="Times New Roman"/>
          <w:iCs/>
          <w:color w:val="0070C0"/>
          <w:sz w:val="24"/>
          <w:szCs w:val="24"/>
        </w:rPr>
        <w:t>he</w:t>
      </w:r>
      <w:r w:rsidR="007C511F">
        <w:rPr>
          <w:rFonts w:ascii="Times New Roman" w:hAnsi="Times New Roman" w:cs="Times New Roman"/>
          <w:iCs/>
          <w:color w:val="0070C0"/>
          <w:sz w:val="24"/>
          <w:szCs w:val="24"/>
        </w:rPr>
        <w:t xml:space="preserve"> </w:t>
      </w:r>
      <w:r w:rsidR="00C72176">
        <w:rPr>
          <w:rFonts w:ascii="Times New Roman" w:hAnsi="Times New Roman" w:cs="Times New Roman"/>
          <w:iCs/>
          <w:color w:val="0070C0"/>
          <w:sz w:val="24"/>
          <w:szCs w:val="24"/>
        </w:rPr>
        <w:t>variance estimation procedure described</w:t>
      </w:r>
      <w:r w:rsidR="00D9208D">
        <w:rPr>
          <w:rFonts w:ascii="Times New Roman" w:hAnsi="Times New Roman" w:cs="Times New Roman"/>
          <w:iCs/>
          <w:color w:val="0070C0"/>
          <w:sz w:val="24"/>
          <w:szCs w:val="24"/>
        </w:rPr>
        <w:t xml:space="preserve"> </w:t>
      </w:r>
      <w:r w:rsidR="007C511F">
        <w:rPr>
          <w:rFonts w:ascii="Times New Roman" w:hAnsi="Times New Roman" w:cs="Times New Roman"/>
          <w:iCs/>
          <w:color w:val="0070C0"/>
          <w:sz w:val="24"/>
          <w:szCs w:val="24"/>
        </w:rPr>
        <w:t xml:space="preserve">above </w:t>
      </w:r>
      <w:r w:rsidR="00A42A39">
        <w:rPr>
          <w:rFonts w:ascii="Times New Roman" w:hAnsi="Times New Roman" w:cs="Times New Roman"/>
          <w:iCs/>
          <w:color w:val="0070C0"/>
          <w:sz w:val="24"/>
          <w:szCs w:val="24"/>
        </w:rPr>
        <w:t xml:space="preserve">is </w:t>
      </w:r>
      <w:r w:rsidR="000040D0">
        <w:rPr>
          <w:rFonts w:ascii="Times New Roman" w:hAnsi="Times New Roman" w:cs="Times New Roman"/>
          <w:iCs/>
          <w:color w:val="0070C0"/>
          <w:sz w:val="24"/>
          <w:szCs w:val="24"/>
        </w:rPr>
        <w:t>amount</w:t>
      </w:r>
      <w:r w:rsidR="00A42A39">
        <w:rPr>
          <w:rFonts w:ascii="Times New Roman" w:hAnsi="Times New Roman" w:cs="Times New Roman"/>
          <w:iCs/>
          <w:color w:val="0070C0"/>
          <w:sz w:val="24"/>
          <w:szCs w:val="24"/>
        </w:rPr>
        <w:t xml:space="preserve"> to implementing</w:t>
      </w:r>
      <w:r w:rsidR="001459EB">
        <w:rPr>
          <w:rFonts w:ascii="Times New Roman" w:hAnsi="Times New Roman" w:cs="Times New Roman"/>
          <w:iCs/>
          <w:color w:val="0070C0"/>
          <w:sz w:val="24"/>
          <w:szCs w:val="24"/>
        </w:rPr>
        <w:t xml:space="preserve"> </w:t>
      </w:r>
      <w:r w:rsidR="004812B9">
        <w:rPr>
          <w:rFonts w:ascii="Times New Roman" w:hAnsi="Times New Roman" w:cs="Times New Roman"/>
          <w:color w:val="0070C0"/>
          <w:sz w:val="24"/>
          <w:szCs w:val="24"/>
        </w:rPr>
        <w:t>(10a)~(10d)</w:t>
      </w:r>
      <w:r w:rsidR="001E117D">
        <w:rPr>
          <w:rFonts w:ascii="Times New Roman" w:hAnsi="Times New Roman" w:cs="Times New Roman"/>
          <w:color w:val="0070C0"/>
          <w:sz w:val="24"/>
          <w:szCs w:val="24"/>
        </w:rPr>
        <w:t xml:space="preserve"> iteratively</w:t>
      </w:r>
      <w:r w:rsidR="004812B9">
        <w:rPr>
          <w:rFonts w:ascii="Times New Roman" w:hAnsi="Times New Roman" w:cs="Times New Roman"/>
          <w:color w:val="0070C0"/>
          <w:sz w:val="24"/>
          <w:szCs w:val="24"/>
        </w:rPr>
        <w:t xml:space="preserve"> </w:t>
      </w:r>
      <w:r w:rsidR="007C511F">
        <w:rPr>
          <w:rFonts w:ascii="Times New Roman" w:hAnsi="Times New Roman" w:cs="Times New Roman"/>
          <w:iCs/>
          <w:color w:val="0070C0"/>
          <w:sz w:val="24"/>
          <w:szCs w:val="24"/>
        </w:rPr>
        <w:t>at each stage</w:t>
      </w:r>
      <w:r w:rsidR="007C511F" w:rsidRPr="00027853">
        <w:rPr>
          <w:rFonts w:ascii="Times New Roman" w:hAnsi="Times New Roman" w:cs="Times New Roman"/>
          <w:bCs/>
          <w:iCs/>
          <w:color w:val="0070C0"/>
          <w:sz w:val="24"/>
          <w:szCs w:val="24"/>
        </w:rPr>
        <w:t xml:space="preserve">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00A42A39">
        <w:rPr>
          <w:rFonts w:ascii="Times New Roman" w:hAnsi="Times New Roman" w:cs="Times New Roman"/>
          <w:color w:val="0070C0"/>
          <w:sz w:val="24"/>
          <w:szCs w:val="24"/>
        </w:rPr>
        <w:t xml:space="preserve"> (</w:t>
      </w:r>
      <w:r w:rsidR="00C105F0">
        <w:rPr>
          <w:rFonts w:ascii="Times New Roman" w:hAnsi="Times New Roman" w:cs="Times New Roman"/>
          <w:iCs/>
          <w:color w:val="0070C0"/>
          <w:sz w:val="24"/>
          <w:szCs w:val="24"/>
        </w:rPr>
        <w:t xml:space="preserve">other quantities stay unchanged from stage </w:t>
      </w:r>
      <m:oMath>
        <m:r>
          <w:rPr>
            <w:rFonts w:ascii="Cambria Math" w:eastAsia="宋体" w:hAnsi="Cambria Math" w:cs="Times New Roman"/>
            <w:color w:val="0070C0"/>
            <w:sz w:val="24"/>
            <w:szCs w:val="24"/>
          </w:rPr>
          <m:t>n</m:t>
        </m:r>
        <m:r>
          <w:rPr>
            <w:rFonts w:ascii="Cambria Math" w:hAnsi="Cambria Math" w:cs="Times New Roman"/>
            <w:color w:val="0070C0"/>
            <w:sz w:val="24"/>
            <w:szCs w:val="24"/>
          </w:rPr>
          <m:t>-1</m:t>
        </m:r>
      </m:oMath>
      <w:r w:rsidR="00C105F0">
        <w:rPr>
          <w:rFonts w:ascii="Times New Roman" w:hAnsi="Times New Roman" w:cs="Times New Roman"/>
          <w:iCs/>
          <w:color w:val="0070C0"/>
          <w:sz w:val="24"/>
          <w:szCs w:val="24"/>
        </w:rPr>
        <w:t xml:space="preserve"> to </w:t>
      </w:r>
      <m:oMath>
        <m:r>
          <w:rPr>
            <w:rFonts w:ascii="Cambria Math" w:eastAsia="宋体" w:hAnsi="Cambria Math" w:cs="Times New Roman"/>
            <w:color w:val="0070C0"/>
            <w:sz w:val="24"/>
            <w:szCs w:val="24"/>
          </w:rPr>
          <m:t>n</m:t>
        </m:r>
      </m:oMath>
      <w:r w:rsidR="00A42A39">
        <w:rPr>
          <w:rFonts w:ascii="Times New Roman" w:hAnsi="Times New Roman" w:cs="Times New Roman"/>
          <w:color w:val="0070C0"/>
          <w:sz w:val="24"/>
          <w:szCs w:val="24"/>
        </w:rPr>
        <w:t>)</w:t>
      </w:r>
      <w:r w:rsidR="00F42CE5">
        <w:rPr>
          <w:rFonts w:ascii="Times New Roman" w:hAnsi="Times New Roman" w:cs="Times New Roman"/>
          <w:color w:val="0070C0"/>
          <w:sz w:val="24"/>
          <w:szCs w:val="24"/>
        </w:rPr>
        <w:t>:</w:t>
      </w:r>
    </w:p>
    <w:p w14:paraId="084AA9C9" w14:textId="67074A2C" w:rsidR="00006D00" w:rsidRPr="00006D00" w:rsidRDefault="003F2F44" w:rsidP="00006D00">
      <w:pPr>
        <w:wordWrap w:val="0"/>
        <w:adjustRightInd w:val="0"/>
        <w:snapToGrid w:val="0"/>
        <w:jc w:val="right"/>
        <w:rPr>
          <w:rFonts w:ascii="Times New Roman" w:hAnsi="Times New Roman" w:cs="Times New Roman"/>
          <w:iCs/>
          <w:color w:val="0070C0"/>
          <w:sz w:val="24"/>
          <w:szCs w:val="24"/>
        </w:rPr>
      </w:pPr>
      <m:oMath>
        <m:sSubSup>
          <m:sSubSupPr>
            <m:ctrlPr>
              <w:rPr>
                <w:rFonts w:ascii="Cambria Math" w:hAnsi="Times New Roman" w:cs="Times New Roman"/>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Times New Roman" w:cs="Times New Roman"/>
                <w:color w:val="0070C0"/>
                <w:sz w:val="24"/>
                <w:szCs w:val="24"/>
              </w:rPr>
              <m:t>i</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w:rPr>
            <w:rFonts w:ascii="Cambria Math" w:hAnsi="Times New Roman" w:cs="Times New Roman"/>
            <w:color w:val="0070C0"/>
            <w:sz w:val="24"/>
            <w:szCs w:val="24"/>
          </w:rPr>
          <m:t>=</m:t>
        </m:r>
        <m:sSubSup>
          <m:sSubSupPr>
            <m:ctrlPr>
              <w:rPr>
                <w:rFonts w:ascii="Cambria Math" w:hAnsi="Times New Roman" w:cs="Times New Roman"/>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Times New Roman" w:cs="Times New Roman"/>
                <w:color w:val="0070C0"/>
                <w:sz w:val="24"/>
                <w:szCs w:val="24"/>
              </w:rPr>
              <m:t>i</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r>
              <m:rPr>
                <m:sty m:val="p"/>
              </m:rPr>
              <w:rPr>
                <w:rFonts w:ascii="Cambria Math" w:hAnsi="Times New Roman" w:cs="Times New Roman"/>
                <w:color w:val="0070C0"/>
                <w:sz w:val="24"/>
                <w:szCs w:val="24"/>
              </w:rPr>
              <m:t>-</m:t>
            </m:r>
            <m:r>
              <m:rPr>
                <m:sty m:val="p"/>
              </m:rPr>
              <w:rPr>
                <w:rFonts w:ascii="Cambria Math" w:hAnsi="Times New Roman" w:cs="Times New Roman"/>
                <w:color w:val="0070C0"/>
                <w:sz w:val="24"/>
                <w:szCs w:val="24"/>
              </w:rPr>
              <m:t>1</m:t>
            </m:r>
          </m:sup>
        </m:sSubSup>
        <m:r>
          <m:rPr>
            <m:sty m:val="p"/>
          </m:rPr>
          <w:rPr>
            <w:rFonts w:ascii="Cambria Math" w:hAnsi="Cambria Math" w:cs="Cambria Math"/>
            <w:color w:val="0070C0"/>
            <w:sz w:val="24"/>
            <w:szCs w:val="24"/>
          </w:rPr>
          <m:t>+</m:t>
        </m:r>
        <m:f>
          <m:fPr>
            <m:ctrlPr>
              <w:rPr>
                <w:rFonts w:ascii="Cambria Math" w:hAnsi="Cambria Math" w:cs="Cambria Math"/>
                <w:iCs/>
                <w:color w:val="0070C0"/>
                <w:sz w:val="24"/>
                <w:szCs w:val="24"/>
              </w:rPr>
            </m:ctrlPr>
          </m:fPr>
          <m:num>
            <m:sSubSup>
              <m:sSubSupPr>
                <m:ctrlPr>
                  <w:rPr>
                    <w:rFonts w:ascii="Cambria Math" w:hAnsi="Cambria Math" w:cs="Cambria Math"/>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sup>
            </m:sSubSup>
            <m:r>
              <m:rPr>
                <m:sty m:val="p"/>
              </m:rPr>
              <w:rPr>
                <w:rFonts w:ascii="Cambria Math" w:eastAsia="Cambria Math" w:hAnsi="Cambria Math" w:cs="Cambria Math"/>
                <w:color w:val="0070C0"/>
                <w:sz w:val="24"/>
                <w:szCs w:val="24"/>
              </w:rPr>
              <m:t>-</m:t>
            </m:r>
            <m:sSubSup>
              <m:sSubSupPr>
                <m:ctrlPr>
                  <w:rPr>
                    <w:rFonts w:ascii="Cambria Math" w:hAnsi="Cambria Math" w:cs="Cambria Math"/>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r>
                  <m:rPr>
                    <m:sty m:val="p"/>
                  </m:rPr>
                  <w:rPr>
                    <w:rFonts w:ascii="Cambria Math" w:hAnsi="Cambria Math" w:cs="Times New Roman"/>
                    <w:color w:val="0070C0"/>
                    <w:sz w:val="24"/>
                    <w:szCs w:val="24"/>
                  </w:rPr>
                  <m:t>-</m:t>
                </m:r>
                <m:r>
                  <m:rPr>
                    <m:sty m:val="p"/>
                  </m:rPr>
                  <w:rPr>
                    <w:rFonts w:ascii="Cambria Math" w:hAnsi="Cambria Math" w:cs="Cambria Math"/>
                    <w:color w:val="0070C0"/>
                    <w:sz w:val="24"/>
                    <w:szCs w:val="24"/>
                  </w:rPr>
                  <m:t>1</m:t>
                </m:r>
              </m:sup>
            </m:sSubSup>
          </m:num>
          <m:den>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b>
                  <m:sSubPr>
                    <m:ctrlPr>
                      <w:rPr>
                        <w:rFonts w:ascii="Cambria Math" w:hAnsi="Cambria Math" w:cs="Times New Roman"/>
                        <w:iCs/>
                        <w:color w:val="0070C0"/>
                        <w:sz w:val="24"/>
                        <w:szCs w:val="24"/>
                      </w:rPr>
                    </m:ctrlPr>
                  </m:sSubPr>
                  <m:e>
                    <m:r>
                      <m:rPr>
                        <m:sty m:val="b"/>
                      </m:rPr>
                      <w:rPr>
                        <w:rFonts w:ascii="Cambria Math" w:hAnsi="Cambria Math" w:cs="Times New Roman"/>
                        <w:color w:val="0070C0"/>
                        <w:sz w:val="24"/>
                        <w:szCs w:val="24"/>
                      </w:rPr>
                      <m:t>q</m:t>
                    </m:r>
                  </m:e>
                  <m:sub>
                    <m:r>
                      <w:rPr>
                        <w:rFonts w:ascii="Cambria Math" w:hAnsi="Cambria Math" w:cs="Times New Roman"/>
                        <w:color w:val="0070C0"/>
                        <w:sz w:val="24"/>
                        <w:szCs w:val="24"/>
                      </w:rPr>
                      <m:t>i</m:t>
                    </m:r>
                  </m:sub>
                </m:sSub>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Cambria Math" w:cs="Cambria Math"/>
                    <w:color w:val="0070C0"/>
                    <w:sz w:val="24"/>
                    <w:szCs w:val="24"/>
                  </w:rPr>
                  <m:t>n</m:t>
                </m:r>
              </m:sup>
            </m:sSubSup>
          </m:den>
        </m:f>
        <m:r>
          <w:rPr>
            <w:rFonts w:ascii="Cambria Math" w:hAnsi="Cambria Math" w:cs="Times New Roman"/>
            <w:color w:val="0070C0"/>
            <w:sz w:val="24"/>
            <w:szCs w:val="24"/>
          </w:rPr>
          <m:t xml:space="preserve">,  </m:t>
        </m:r>
      </m:oMath>
      <w:r w:rsidR="00006D00">
        <w:rPr>
          <w:rFonts w:ascii="Times New Roman" w:hAnsi="Times New Roman" w:cs="Times New Roman"/>
          <w:i/>
          <w:iCs/>
          <w:color w:val="0070C0"/>
          <w:sz w:val="24"/>
          <w:szCs w:val="24"/>
        </w:rPr>
        <w:t xml:space="preserve">                         </w:t>
      </w:r>
      <w:r w:rsidR="00006D00">
        <w:rPr>
          <w:rFonts w:ascii="Times New Roman" w:hAnsi="Times New Roman" w:cs="Times New Roman"/>
          <w:iCs/>
          <w:color w:val="0070C0"/>
          <w:sz w:val="24"/>
          <w:szCs w:val="24"/>
        </w:rPr>
        <w:t>(10a)</w:t>
      </w:r>
    </w:p>
    <w:p w14:paraId="78D3E38B" w14:textId="56D595A2" w:rsidR="00205CCD" w:rsidRDefault="004B26E8" w:rsidP="00205CCD">
      <w:pPr>
        <w:wordWrap w:val="0"/>
        <w:adjustRightInd w:val="0"/>
        <w:snapToGrid w:val="0"/>
        <w:jc w:val="right"/>
        <w:rPr>
          <w:rFonts w:ascii="Times New Roman" w:hAnsi="Times New Roman" w:cs="Times New Roman"/>
          <w:color w:val="0070C0"/>
          <w:sz w:val="24"/>
          <w:szCs w:val="24"/>
          <w:shd w:val="clear" w:color="auto" w:fill="FFFFFF"/>
        </w:rPr>
      </w:pPr>
      <w:r>
        <w:rPr>
          <w:rFonts w:ascii="Times New Roman" w:hAnsi="Times New Roman" w:cs="Times New Roman"/>
          <w:color w:val="0070C0"/>
          <w:sz w:val="24"/>
          <w:szCs w:val="24"/>
          <w:shd w:val="clear" w:color="auto" w:fill="FFFFFF"/>
        </w:rPr>
        <w:t xml:space="preserve"> </w:t>
      </w:r>
      <w:r w:rsidR="00306829">
        <w:rPr>
          <w:rFonts w:ascii="Times New Roman" w:hAnsi="Times New Roman" w:cs="Times New Roman"/>
          <w:color w:val="0070C0"/>
          <w:sz w:val="24"/>
          <w:szCs w:val="24"/>
          <w:shd w:val="clear" w:color="auto" w:fill="FFFFFF"/>
        </w:rPr>
        <w:t xml:space="preserve">  </w:t>
      </w:r>
      <w:r>
        <w:rPr>
          <w:rFonts w:ascii="Times New Roman" w:hAnsi="Times New Roman" w:cs="Times New Roman"/>
          <w:color w:val="0070C0"/>
          <w:sz w:val="24"/>
          <w:szCs w:val="24"/>
          <w:shd w:val="clear" w:color="auto" w:fill="FFFFFF"/>
        </w:rPr>
        <w:t xml:space="preserve">  </w:t>
      </w:r>
      <m:oMath>
        <m:sSubSup>
          <m:sSubSupPr>
            <m:ctrlPr>
              <w:rPr>
                <w:rFonts w:ascii="Cambria Math" w:hAnsi="Cambria Math" w:cs="Cambria Math"/>
                <w:i/>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m:t>
        </m:r>
        <m:f>
          <m:fPr>
            <m:ctrlPr>
              <w:rPr>
                <w:rFonts w:ascii="Cambria Math" w:hAnsi="Cambria Math" w:cs="Cambria Math"/>
                <w:i/>
                <w:color w:val="0070C0"/>
                <w:sz w:val="24"/>
                <w:szCs w:val="24"/>
                <w:shd w:val="clear" w:color="auto" w:fill="FFFFFF"/>
              </w:rPr>
            </m:ctrlPr>
          </m:fPr>
          <m:num>
            <m:sSubSup>
              <m:sSubSupPr>
                <m:ctrlPr>
                  <w:rPr>
                    <w:rFonts w:ascii="Cambria Math" w:hAnsi="Cambria Math" w:cs="Cambria Math"/>
                    <w:i/>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i,n-1</m:t>
                </m:r>
              </m:sup>
            </m:sSubSup>
            <m:r>
              <w:rPr>
                <w:rFonts w:ascii="Cambria Math" w:hAnsi="Cambria Math" w:cs="Times New Roman"/>
                <w:color w:val="0070C0"/>
                <w:sz w:val="24"/>
                <w:szCs w:val="24"/>
              </w:rPr>
              <m:t>(</m:t>
            </m:r>
            <m:sSup>
              <m:sSupPr>
                <m:ctrlPr>
                  <w:rPr>
                    <w:rFonts w:ascii="Cambria Math" w:hAnsi="Times New Roman" w:cs="Times New Roman"/>
                    <w:i/>
                    <w:iCs/>
                    <w:color w:val="0070C0"/>
                    <w:sz w:val="24"/>
                    <w:szCs w:val="24"/>
                  </w:rPr>
                </m:ctrlPr>
              </m:sSupPr>
              <m:e>
                <m:r>
                  <w:rPr>
                    <w:rFonts w:ascii="Cambria Math" w:hAnsi="Times New Roman" w:cs="Times New Roman"/>
                    <w:color w:val="0070C0"/>
                    <w:sz w:val="24"/>
                    <w:szCs w:val="24"/>
                  </w:rPr>
                  <m:t>t</m:t>
                </m:r>
              </m:e>
              <m:sup>
                <m:r>
                  <w:rPr>
                    <w:rFonts w:ascii="Cambria Math" w:hAnsi="Times New Roman" w:cs="Times New Roman"/>
                    <w:color w:val="0070C0"/>
                    <w:sz w:val="24"/>
                    <w:szCs w:val="24"/>
                  </w:rPr>
                  <m:t>i,0</m:t>
                </m:r>
              </m:sup>
            </m:sSup>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 t</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n-1</m:t>
                </m:r>
              </m:sup>
            </m:sSubSup>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m:t>
                </m:r>
                <m:sSup>
                  <m:sSupPr>
                    <m:ctrlPr>
                      <w:rPr>
                        <w:rFonts w:ascii="Cambria Math" w:hAnsi="Cambria Math" w:cs="Cambria Math"/>
                        <w:i/>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i,n</m:t>
                    </m:r>
                  </m:sup>
                </m:sSup>
                <m:r>
                  <w:rPr>
                    <w:rFonts w:ascii="Cambria Math" w:eastAsia="Cambria Math" w:hAnsi="Cambria Math" w:cs="Cambria Math"/>
                    <w:color w:val="0070C0"/>
                    <w:sz w:val="24"/>
                    <w:szCs w:val="24"/>
                  </w:rPr>
                  <m:t>-</m:t>
                </m:r>
                <m:sSubSup>
                  <m:sSubSupPr>
                    <m:ctrlPr>
                      <w:rPr>
                        <w:rFonts w:ascii="Cambria Math" w:eastAsia="宋体" w:hAnsi="Times New Roman" w:cs="Times New Roman"/>
                        <w:b/>
                        <w:i/>
                        <w:color w:val="0070C0"/>
                        <w:sz w:val="24"/>
                        <w:szCs w:val="24"/>
                      </w:rPr>
                    </m:ctrlPr>
                  </m:sSubSupPr>
                  <m:e>
                    <m:r>
                      <w:rPr>
                        <w:rFonts w:ascii="Cambria Math" w:eastAsia="宋体" w:hAnsi="Cambria Math" w:cs="Times New Roman"/>
                        <w:color w:val="0070C0"/>
                        <w:sz w:val="24"/>
                        <w:szCs w:val="24"/>
                      </w:rPr>
                      <m:t>θ</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m:rPr>
                    <m:sty m:val="bi"/>
                  </m:rPr>
                  <w:rPr>
                    <w:rFonts w:ascii="Cambria Math" w:eastAsia="宋体" w:hAnsi="Times New Roman" w:cs="Times New Roman"/>
                    <w:color w:val="0070C0"/>
                    <w:sz w:val="24"/>
                    <w:szCs w:val="24"/>
                  </w:rPr>
                  <m:t>)</m:t>
                </m:r>
              </m:e>
              <m:sup>
                <m:r>
                  <w:rPr>
                    <w:rFonts w:ascii="Cambria Math" w:hAnsi="Cambria Math" w:cs="Times New Roman"/>
                    <w:color w:val="0070C0"/>
                    <w:sz w:val="24"/>
                    <w:szCs w:val="24"/>
                  </w:rPr>
                  <m:t>2</m:t>
                </m:r>
              </m:sup>
            </m:sSup>
          </m:num>
          <m:den>
            <m:sSup>
              <m:sSupPr>
                <m:ctrlPr>
                  <w:rPr>
                    <w:rFonts w:ascii="Cambria Math" w:hAnsi="Times New Roman" w:cs="Times New Roman"/>
                    <w:i/>
                    <w:iCs/>
                    <w:color w:val="0070C0"/>
                    <w:sz w:val="24"/>
                    <w:szCs w:val="24"/>
                  </w:rPr>
                </m:ctrlPr>
              </m:sSupPr>
              <m:e>
                <m:r>
                  <w:rPr>
                    <w:rFonts w:ascii="Cambria Math" w:hAnsi="Times New Roman" w:cs="Times New Roman"/>
                    <w:color w:val="0070C0"/>
                    <w:sz w:val="24"/>
                    <w:szCs w:val="24"/>
                  </w:rPr>
                  <m:t>t</m:t>
                </m:r>
              </m:e>
              <m:sup>
                <m:r>
                  <w:rPr>
                    <w:rFonts w:ascii="Cambria Math" w:hAnsi="Times New Roman" w:cs="Times New Roman"/>
                    <w:color w:val="0070C0"/>
                    <w:sz w:val="24"/>
                    <w:szCs w:val="24"/>
                  </w:rPr>
                  <m:t>i,0</m:t>
                </m:r>
              </m:sup>
            </m:sSup>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 t</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n</m:t>
                </m:r>
              </m:sup>
            </m:sSubSup>
          </m:den>
        </m:f>
        <m:r>
          <w:rPr>
            <w:rFonts w:ascii="Cambria Math" w:hAnsi="Cambria Math" w:cs="Cambria Math"/>
            <w:color w:val="0070C0"/>
            <w:sz w:val="24"/>
            <w:szCs w:val="24"/>
            <w:shd w:val="clear" w:color="auto" w:fill="FFFFFF"/>
          </w:rPr>
          <m:t>,</m:t>
        </m:r>
      </m:oMath>
      <w:r w:rsidR="00205CCD" w:rsidRPr="006A6F6F">
        <w:rPr>
          <w:rFonts w:ascii="Times New Roman" w:hAnsi="Times New Roman" w:cs="Times New Roman"/>
          <w:i/>
          <w:color w:val="0070C0"/>
          <w:sz w:val="24"/>
          <w:szCs w:val="24"/>
          <w:shd w:val="clear" w:color="auto" w:fill="FFFFFF"/>
        </w:rPr>
        <w:t xml:space="preserve">     </w:t>
      </w:r>
      <w:r>
        <w:rPr>
          <w:rFonts w:ascii="Times New Roman" w:hAnsi="Times New Roman" w:cs="Times New Roman"/>
          <w:i/>
          <w:color w:val="0070C0"/>
          <w:sz w:val="24"/>
          <w:szCs w:val="24"/>
          <w:shd w:val="clear" w:color="auto" w:fill="FFFFFF"/>
        </w:rPr>
        <w:t xml:space="preserve">   </w:t>
      </w:r>
      <w:r w:rsidR="00D9208D">
        <w:rPr>
          <w:rFonts w:ascii="Times New Roman" w:hAnsi="Times New Roman" w:cs="Times New Roman"/>
          <w:i/>
          <w:color w:val="0070C0"/>
          <w:sz w:val="24"/>
          <w:szCs w:val="24"/>
          <w:shd w:val="clear" w:color="auto" w:fill="FFFFFF"/>
        </w:rPr>
        <w:t xml:space="preserve"> </w:t>
      </w:r>
      <w:r w:rsidR="002D0043">
        <w:rPr>
          <w:rFonts w:ascii="Times New Roman" w:hAnsi="Times New Roman" w:cs="Times New Roman"/>
          <w:i/>
          <w:color w:val="0070C0"/>
          <w:sz w:val="24"/>
          <w:szCs w:val="24"/>
          <w:shd w:val="clear" w:color="auto" w:fill="FFFFFF"/>
        </w:rPr>
        <w:t xml:space="preserve">  </w:t>
      </w:r>
      <w:r w:rsidR="00D9208D">
        <w:rPr>
          <w:rFonts w:ascii="Times New Roman" w:hAnsi="Times New Roman" w:cs="Times New Roman"/>
          <w:i/>
          <w:color w:val="0070C0"/>
          <w:sz w:val="24"/>
          <w:szCs w:val="24"/>
          <w:shd w:val="clear" w:color="auto" w:fill="FFFFFF"/>
        </w:rPr>
        <w:t xml:space="preserve">          </w:t>
      </w:r>
      <w:r w:rsidR="00205CCD" w:rsidRPr="006A6F6F">
        <w:rPr>
          <w:rFonts w:ascii="Times New Roman" w:hAnsi="Times New Roman" w:cs="Times New Roman"/>
          <w:i/>
          <w:color w:val="0070C0"/>
          <w:sz w:val="24"/>
          <w:szCs w:val="24"/>
          <w:shd w:val="clear" w:color="auto" w:fill="FFFFFF"/>
        </w:rPr>
        <w:t xml:space="preserve"> </w:t>
      </w:r>
      <w:r w:rsidR="00205CCD" w:rsidRPr="00D9208D">
        <w:rPr>
          <w:rFonts w:ascii="Times New Roman" w:hAnsi="Times New Roman" w:cs="Times New Roman"/>
          <w:color w:val="0070C0"/>
          <w:sz w:val="24"/>
          <w:szCs w:val="24"/>
          <w:shd w:val="clear" w:color="auto" w:fill="FFFFFF"/>
        </w:rPr>
        <w:t xml:space="preserve"> (10</w:t>
      </w:r>
      <w:r w:rsidR="00006D00">
        <w:rPr>
          <w:rFonts w:ascii="Times New Roman" w:hAnsi="Times New Roman" w:cs="Times New Roman"/>
          <w:color w:val="0070C0"/>
          <w:sz w:val="24"/>
          <w:szCs w:val="24"/>
          <w:shd w:val="clear" w:color="auto" w:fill="FFFFFF"/>
        </w:rPr>
        <w:t>b</w:t>
      </w:r>
      <w:r w:rsidR="00205CCD" w:rsidRPr="00D9208D">
        <w:rPr>
          <w:rFonts w:ascii="Times New Roman" w:hAnsi="Times New Roman" w:cs="Times New Roman"/>
          <w:color w:val="0070C0"/>
          <w:sz w:val="24"/>
          <w:szCs w:val="24"/>
          <w:shd w:val="clear" w:color="auto" w:fill="FFFFFF"/>
        </w:rPr>
        <w:t>)</w:t>
      </w:r>
    </w:p>
    <w:p w14:paraId="67B2BFD3" w14:textId="23919CE8" w:rsidR="004B26E8" w:rsidRDefault="003F2F44" w:rsidP="00597574">
      <w:pPr>
        <w:wordWrap w:val="0"/>
        <w:adjustRightInd w:val="0"/>
        <w:snapToGrid w:val="0"/>
        <w:jc w:val="right"/>
        <w:rPr>
          <w:rFonts w:ascii="Times New Roman" w:hAnsi="Times New Roman" w:cs="Times New Roman"/>
          <w:iCs/>
          <w:color w:val="0070C0"/>
          <w:sz w:val="24"/>
          <w:szCs w:val="24"/>
        </w:rPr>
      </w:pP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s</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n</m:t>
            </m:r>
          </m:sup>
        </m:sSubSup>
        <m:r>
          <w:rPr>
            <w:rFonts w:ascii="Cambria Math" w:hAnsi="Times New Roman" w:cs="Times New Roman"/>
            <w:color w:val="0070C0"/>
            <w:sz w:val="24"/>
            <w:szCs w:val="24"/>
          </w:rPr>
          <m:t>=</m:t>
        </m:r>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s</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n-1</m:t>
            </m:r>
          </m:sup>
        </m:sSubSup>
        <m:r>
          <m:rPr>
            <m:sty m:val="p"/>
          </m:rPr>
          <w:rPr>
            <w:rFonts w:ascii="Cambria Math" w:hAnsi="Cambria Math" w:cs="Cambria Math"/>
            <w:color w:val="0070C0"/>
            <w:sz w:val="24"/>
            <w:szCs w:val="24"/>
          </w:rPr>
          <m:t>+1</m:t>
        </m:r>
        <m:r>
          <w:rPr>
            <w:rFonts w:ascii="Cambria Math" w:hAnsi="Cambria Math" w:cs="Times New Roman"/>
            <w:color w:val="0070C0"/>
            <w:sz w:val="24"/>
            <w:szCs w:val="24"/>
          </w:rPr>
          <m:t xml:space="preserve">, </m:t>
        </m:r>
      </m:oMath>
      <w:r w:rsidR="00597574">
        <w:rPr>
          <w:rFonts w:ascii="Times New Roman" w:hAnsi="Times New Roman" w:cs="Times New Roman"/>
          <w:i/>
          <w:iCs/>
          <w:color w:val="0070C0"/>
          <w:sz w:val="24"/>
          <w:szCs w:val="24"/>
        </w:rPr>
        <w:t xml:space="preserve">      </w:t>
      </w:r>
      <w:r w:rsidR="004B26E8">
        <w:rPr>
          <w:rFonts w:ascii="Times New Roman" w:hAnsi="Times New Roman" w:cs="Times New Roman"/>
          <w:i/>
          <w:iCs/>
          <w:color w:val="0070C0"/>
          <w:sz w:val="24"/>
          <w:szCs w:val="24"/>
        </w:rPr>
        <w:t xml:space="preserve">             </w:t>
      </w:r>
      <w:r w:rsidR="00597574">
        <w:rPr>
          <w:rFonts w:ascii="Times New Roman" w:hAnsi="Times New Roman" w:cs="Times New Roman"/>
          <w:i/>
          <w:iCs/>
          <w:color w:val="0070C0"/>
          <w:sz w:val="24"/>
          <w:szCs w:val="24"/>
        </w:rPr>
        <w:t xml:space="preserve"> </w:t>
      </w:r>
      <w:r w:rsidR="002D0043">
        <w:rPr>
          <w:rFonts w:ascii="Times New Roman" w:hAnsi="Times New Roman" w:cs="Times New Roman"/>
          <w:i/>
          <w:iCs/>
          <w:color w:val="0070C0"/>
          <w:sz w:val="24"/>
          <w:szCs w:val="24"/>
        </w:rPr>
        <w:t xml:space="preserve">   </w:t>
      </w:r>
      <w:r w:rsidR="00597574">
        <w:rPr>
          <w:rFonts w:ascii="Times New Roman" w:hAnsi="Times New Roman" w:cs="Times New Roman"/>
          <w:i/>
          <w:iCs/>
          <w:color w:val="0070C0"/>
          <w:sz w:val="24"/>
          <w:szCs w:val="24"/>
        </w:rPr>
        <w:t xml:space="preserve">             </w:t>
      </w:r>
      <w:r w:rsidR="00597574">
        <w:rPr>
          <w:rFonts w:ascii="Times New Roman" w:hAnsi="Times New Roman" w:cs="Times New Roman"/>
          <w:iCs/>
          <w:color w:val="0070C0"/>
          <w:sz w:val="24"/>
          <w:szCs w:val="24"/>
        </w:rPr>
        <w:t>(10</w:t>
      </w:r>
      <w:r w:rsidR="004B26E8">
        <w:rPr>
          <w:rFonts w:ascii="Times New Roman" w:hAnsi="Times New Roman" w:cs="Times New Roman"/>
          <w:iCs/>
          <w:color w:val="0070C0"/>
          <w:sz w:val="24"/>
          <w:szCs w:val="24"/>
        </w:rPr>
        <w:t>c</w:t>
      </w:r>
      <w:r w:rsidR="00597574">
        <w:rPr>
          <w:rFonts w:ascii="Times New Roman" w:hAnsi="Times New Roman" w:cs="Times New Roman"/>
          <w:iCs/>
          <w:color w:val="0070C0"/>
          <w:sz w:val="24"/>
          <w:szCs w:val="24"/>
        </w:rPr>
        <w:t>)</w:t>
      </w:r>
    </w:p>
    <w:p w14:paraId="30796E08" w14:textId="3972139E" w:rsidR="00725343" w:rsidRPr="002B4BB6" w:rsidRDefault="003F2F44" w:rsidP="002B4BB6">
      <w:pPr>
        <w:wordWrap w:val="0"/>
        <w:adjustRightInd w:val="0"/>
        <w:snapToGrid w:val="0"/>
        <w:jc w:val="right"/>
        <w:rPr>
          <w:rFonts w:ascii="Times New Roman" w:hAnsi="Times New Roman" w:cs="Times New Roman"/>
          <w:iCs/>
          <w:color w:val="0070C0"/>
          <w:sz w:val="24"/>
          <w:szCs w:val="24"/>
        </w:rPr>
      </w:pP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Cambria Math" w:cs="Cambria Math"/>
                <w:color w:val="0070C0"/>
                <w:sz w:val="24"/>
                <w:szCs w:val="24"/>
              </w:rPr>
              <m:t>n</m:t>
            </m:r>
          </m:sup>
        </m:sSubSup>
        <m:r>
          <w:rPr>
            <w:rFonts w:ascii="Cambria Math" w:hAnsi="Cambria Math" w:cs="Cambria Math"/>
            <w:color w:val="0070C0"/>
            <w:sz w:val="24"/>
            <w:szCs w:val="24"/>
            <w:shd w:val="clear" w:color="auto" w:fill="FFFFFF"/>
          </w:rPr>
          <m:t>=</m:t>
        </m:r>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Cambria Math" w:cs="Cambria Math"/>
                <w:color w:val="0070C0"/>
                <w:sz w:val="24"/>
                <w:szCs w:val="24"/>
              </w:rPr>
              <m:t>n</m:t>
            </m:r>
            <m:r>
              <w:rPr>
                <w:rFonts w:ascii="微软雅黑" w:eastAsia="微软雅黑" w:hAnsi="微软雅黑" w:cs="微软雅黑" w:hint="eastAsia"/>
                <w:color w:val="0070C0"/>
                <w:sz w:val="24"/>
                <w:szCs w:val="24"/>
              </w:rPr>
              <m:t>-</m:t>
            </m:r>
            <m:r>
              <w:rPr>
                <w:rFonts w:ascii="Cambria Math" w:hAnsi="Cambria Math" w:cs="Cambria Math" w:hint="eastAsia"/>
                <w:color w:val="0070C0"/>
                <w:sz w:val="24"/>
                <w:szCs w:val="24"/>
              </w:rPr>
              <m:t>1</m:t>
            </m:r>
          </m:sup>
        </m:sSubSup>
        <m:r>
          <w:rPr>
            <w:rFonts w:ascii="Cambria Math" w:hAnsi="Cambria Math" w:cs="Cambria Math" w:hint="eastAsia"/>
            <w:color w:val="0070C0"/>
            <w:sz w:val="24"/>
            <w:szCs w:val="24"/>
            <w:shd w:val="clear" w:color="auto" w:fill="FFFFFF"/>
          </w:rPr>
          <m:t>+1</m:t>
        </m:r>
        <m:r>
          <w:rPr>
            <w:rFonts w:ascii="Cambria Math" w:hAnsi="Cambria Math" w:cs="Cambria Math"/>
            <w:color w:val="0070C0"/>
            <w:sz w:val="24"/>
            <w:szCs w:val="24"/>
            <w:shd w:val="clear" w:color="auto" w:fill="FFFFFF"/>
          </w:rPr>
          <m:t xml:space="preserve">.  </m:t>
        </m:r>
      </m:oMath>
      <w:r w:rsidR="00597574" w:rsidRPr="006A6F6F">
        <w:rPr>
          <w:rFonts w:ascii="Times New Roman" w:hAnsi="Times New Roman" w:cs="Times New Roman"/>
          <w:i/>
          <w:color w:val="0070C0"/>
          <w:sz w:val="24"/>
          <w:szCs w:val="24"/>
          <w:shd w:val="clear" w:color="auto" w:fill="FFFFFF"/>
        </w:rPr>
        <w:t xml:space="preserve">    </w:t>
      </w:r>
      <w:r w:rsidR="00597574">
        <w:rPr>
          <w:rFonts w:ascii="Times New Roman" w:hAnsi="Times New Roman" w:cs="Times New Roman"/>
          <w:i/>
          <w:color w:val="0070C0"/>
          <w:sz w:val="24"/>
          <w:szCs w:val="24"/>
          <w:shd w:val="clear" w:color="auto" w:fill="FFFFFF"/>
        </w:rPr>
        <w:t xml:space="preserve"> </w:t>
      </w:r>
      <w:r w:rsidR="004B26E8">
        <w:rPr>
          <w:rFonts w:ascii="Times New Roman" w:hAnsi="Times New Roman" w:cs="Times New Roman"/>
          <w:i/>
          <w:color w:val="0070C0"/>
          <w:sz w:val="24"/>
          <w:szCs w:val="24"/>
          <w:shd w:val="clear" w:color="auto" w:fill="FFFFFF"/>
        </w:rPr>
        <w:t xml:space="preserve">    </w:t>
      </w:r>
      <w:r w:rsidR="002D0043">
        <w:rPr>
          <w:rFonts w:ascii="Times New Roman" w:hAnsi="Times New Roman" w:cs="Times New Roman"/>
          <w:i/>
          <w:color w:val="0070C0"/>
          <w:sz w:val="24"/>
          <w:szCs w:val="24"/>
          <w:shd w:val="clear" w:color="auto" w:fill="FFFFFF"/>
        </w:rPr>
        <w:t xml:space="preserve">   </w:t>
      </w:r>
      <w:r w:rsidR="00597574">
        <w:rPr>
          <w:rFonts w:ascii="Times New Roman" w:hAnsi="Times New Roman" w:cs="Times New Roman"/>
          <w:i/>
          <w:color w:val="0070C0"/>
          <w:sz w:val="24"/>
          <w:szCs w:val="24"/>
          <w:shd w:val="clear" w:color="auto" w:fill="FFFFFF"/>
        </w:rPr>
        <w:t xml:space="preserve">   </w:t>
      </w:r>
      <w:r w:rsidR="004B26E8">
        <w:rPr>
          <w:rFonts w:ascii="Times New Roman" w:hAnsi="Times New Roman" w:cs="Times New Roman"/>
          <w:i/>
          <w:color w:val="0070C0"/>
          <w:sz w:val="24"/>
          <w:szCs w:val="24"/>
          <w:shd w:val="clear" w:color="auto" w:fill="FFFFFF"/>
        </w:rPr>
        <w:t xml:space="preserve">         </w:t>
      </w:r>
      <w:r w:rsidR="00597574">
        <w:rPr>
          <w:rFonts w:ascii="Times New Roman" w:hAnsi="Times New Roman" w:cs="Times New Roman"/>
          <w:i/>
          <w:color w:val="0070C0"/>
          <w:sz w:val="24"/>
          <w:szCs w:val="24"/>
          <w:shd w:val="clear" w:color="auto" w:fill="FFFFFF"/>
        </w:rPr>
        <w:t xml:space="preserve">      </w:t>
      </w:r>
      <w:r w:rsidR="00597574" w:rsidRPr="006A6F6F">
        <w:rPr>
          <w:rFonts w:ascii="Times New Roman" w:hAnsi="Times New Roman" w:cs="Times New Roman"/>
          <w:i/>
          <w:color w:val="0070C0"/>
          <w:sz w:val="24"/>
          <w:szCs w:val="24"/>
          <w:shd w:val="clear" w:color="auto" w:fill="FFFFFF"/>
        </w:rPr>
        <w:t xml:space="preserve"> </w:t>
      </w:r>
      <w:r w:rsidR="00597574" w:rsidRPr="00D9208D">
        <w:rPr>
          <w:rFonts w:ascii="Times New Roman" w:hAnsi="Times New Roman" w:cs="Times New Roman"/>
          <w:color w:val="0070C0"/>
          <w:sz w:val="24"/>
          <w:szCs w:val="24"/>
          <w:shd w:val="clear" w:color="auto" w:fill="FFFFFF"/>
        </w:rPr>
        <w:t xml:space="preserve"> (10</w:t>
      </w:r>
      <w:r w:rsidR="004B26E8">
        <w:rPr>
          <w:rFonts w:ascii="Times New Roman" w:hAnsi="Times New Roman" w:cs="Times New Roman"/>
          <w:color w:val="0070C0"/>
          <w:sz w:val="24"/>
          <w:szCs w:val="24"/>
          <w:shd w:val="clear" w:color="auto" w:fill="FFFFFF"/>
        </w:rPr>
        <w:t>d</w:t>
      </w:r>
      <w:r w:rsidR="00597574" w:rsidRPr="00D9208D">
        <w:rPr>
          <w:rFonts w:ascii="Times New Roman" w:hAnsi="Times New Roman" w:cs="Times New Roman"/>
          <w:color w:val="0070C0"/>
          <w:sz w:val="24"/>
          <w:szCs w:val="24"/>
          <w:shd w:val="clear" w:color="auto" w:fill="FFFFFF"/>
        </w:rPr>
        <w:t>)</w:t>
      </w:r>
    </w:p>
    <w:p w14:paraId="0728A7E1" w14:textId="77777777" w:rsidR="00F64D1E" w:rsidRDefault="00F64D1E" w:rsidP="005B6A15">
      <w:pPr>
        <w:adjustRightInd w:val="0"/>
        <w:snapToGrid w:val="0"/>
        <w:rPr>
          <w:rFonts w:ascii="Times New Roman" w:hAnsi="Times New Roman" w:cs="Times New Roman"/>
          <w:sz w:val="24"/>
          <w:szCs w:val="24"/>
          <w:shd w:val="clear" w:color="auto" w:fill="FFFFFF"/>
        </w:rPr>
      </w:pPr>
    </w:p>
    <w:p w14:paraId="2D070C25" w14:textId="256DB739" w:rsidR="005B6A15" w:rsidRPr="00307C18" w:rsidRDefault="002B7BD7" w:rsidP="005B6A15">
      <w:pPr>
        <w:adjustRightInd w:val="0"/>
        <w:snapToGrid w:val="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Thus</w:t>
      </w:r>
      <w:r w:rsidR="005B6A15" w:rsidRPr="002B7BD7">
        <w:rPr>
          <w:rFonts w:ascii="Times New Roman" w:hAnsi="Times New Roman" w:cs="Times New Roman"/>
          <w:sz w:val="24"/>
          <w:szCs w:val="24"/>
          <w:shd w:val="clear" w:color="auto" w:fill="FFFFFF"/>
        </w:rPr>
        <w:t xml:space="preserve">, after </w:t>
      </w:r>
      <w:r w:rsidR="00920E5A" w:rsidRPr="002B7BD7">
        <w:rPr>
          <w:rFonts w:ascii="Times New Roman" w:hAnsi="Times New Roman" w:cs="Times New Roman"/>
          <w:sz w:val="24"/>
          <w:szCs w:val="24"/>
          <w:shd w:val="clear" w:color="auto" w:fill="FFFFFF"/>
        </w:rPr>
        <w:t xml:space="preserve">the sample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w:t>
      </w:r>
      <w:r w:rsidR="00920E5A" w:rsidRPr="002B7BD7">
        <w:rPr>
          <w:rFonts w:ascii="Times New Roman" w:hAnsi="Times New Roman" w:cs="Times New Roman"/>
          <w:sz w:val="24"/>
          <w:szCs w:val="24"/>
          <w:shd w:val="clear" w:color="auto" w:fill="FFFFFF"/>
        </w:rPr>
        <w:t>is measured at</w:t>
      </w:r>
      <w:r w:rsidR="005B6A15" w:rsidRPr="002B7BD7">
        <w:rPr>
          <w:rFonts w:ascii="Times New Roman" w:hAnsi="Times New Roman" w:cs="Times New Roman"/>
          <w:sz w:val="24"/>
          <w:szCs w:val="24"/>
          <w:shd w:val="clear" w:color="auto" w:fill="FFFFFF"/>
        </w:rPr>
        <w:t xml:space="preserve"> stage </w:t>
      </w:r>
      <w:r w:rsidR="005B6A15" w:rsidRPr="002B7BD7">
        <w:rPr>
          <w:rFonts w:ascii="Times New Roman" w:hAnsi="Times New Roman" w:cs="Times New Roman"/>
          <w:i/>
          <w:iCs/>
          <w:sz w:val="24"/>
          <w:szCs w:val="24"/>
          <w:shd w:val="clear" w:color="auto" w:fill="FFFFFF"/>
        </w:rPr>
        <w:t>n</w:t>
      </w:r>
      <w:r w:rsidR="005B6A15" w:rsidRPr="002B7BD7">
        <w:rPr>
          <w:rFonts w:ascii="Times New Roman" w:hAnsi="Times New Roman" w:cs="Times New Roman"/>
          <w:sz w:val="24"/>
          <w:szCs w:val="24"/>
          <w:shd w:val="clear" w:color="auto" w:fill="FFFFFF"/>
        </w:rPr>
        <w:t>, we just need to update</w:t>
      </w:r>
      <w:r w:rsidR="00920E5A" w:rsidRPr="002B7BD7">
        <w:rPr>
          <w:rFonts w:ascii="Times New Roman" w:hAnsi="Times New Roman" w:cs="Times New Roman"/>
          <w:sz w:val="24"/>
          <w:szCs w:val="24"/>
          <w:shd w:val="clear" w:color="auto" w:fill="FFFFFF"/>
        </w:rPr>
        <w:t>,</w:t>
      </w:r>
      <w:r w:rsidR="005B6A15" w:rsidRPr="002B7BD7">
        <w:rPr>
          <w:rFonts w:ascii="Times New Roman" w:hAnsi="Times New Roman" w:cs="Times New Roman"/>
          <w:sz w:val="24"/>
          <w:szCs w:val="24"/>
          <w:shd w:val="clear" w:color="auto" w:fill="FFFFFF"/>
        </w:rPr>
        <w:t xml:space="preserve"> </w:t>
      </w:r>
      <w:r w:rsidR="005B6A15" w:rsidRPr="002B7BD7">
        <w:rPr>
          <w:rFonts w:ascii="Times New Roman" w:hAnsi="Times New Roman" w:cs="Times New Roman"/>
          <w:bCs/>
          <w:sz w:val="24"/>
          <w:szCs w:val="24"/>
        </w:rPr>
        <w:t xml:space="preserve">for each evaluation index </w:t>
      </w:r>
      <w:proofErr w:type="spellStart"/>
      <w:r w:rsidR="005B6A15" w:rsidRPr="002B7BD7">
        <w:rPr>
          <w:rFonts w:ascii="Times New Roman" w:hAnsi="Times New Roman" w:cs="Times New Roman"/>
          <w:bCs/>
          <w:i/>
          <w:sz w:val="24"/>
          <w:szCs w:val="24"/>
        </w:rPr>
        <w:t>i</w:t>
      </w:r>
      <w:proofErr w:type="spellEnd"/>
      <w:r w:rsidR="005B6A15" w:rsidRPr="002B7BD7">
        <w:rPr>
          <w:rFonts w:ascii="Times New Roman" w:hAnsi="Times New Roman" w:cs="Times New Roman"/>
          <w:sz w:val="24"/>
          <w:szCs w:val="24"/>
          <w:shd w:val="clear" w:color="auto" w:fill="FFFFFF"/>
        </w:rPr>
        <w:t xml:space="preserve">, the variance estimate of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5B6A15" w:rsidRPr="002B7BD7">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sup>
        </m:sSubSup>
      </m:oMath>
      <w:r w:rsidR="005B6A15" w:rsidRPr="002B7BD7">
        <w:rPr>
          <w:rFonts w:ascii="Times New Roman" w:hAnsi="Times New Roman" w:cs="Times New Roman"/>
          <w:sz w:val="24"/>
          <w:szCs w:val="24"/>
          <w:shd w:val="clear" w:color="auto" w:fill="FFFFFF"/>
        </w:rPr>
        <w:t xml:space="preserve">, </w:t>
      </w:r>
      <w:r w:rsidR="005B6A15" w:rsidRPr="002B7BD7">
        <w:rPr>
          <w:rFonts w:ascii="Times New Roman" w:hAnsi="Times New Roman" w:cs="Times New Roman"/>
          <w:bCs/>
          <w:sz w:val="24"/>
          <w:szCs w:val="24"/>
        </w:rPr>
        <w:t xml:space="preserve">and the common variance estimate </w:t>
      </w:r>
      <w:r w:rsidR="005B6A15" w:rsidRPr="002B7BD7">
        <w:rPr>
          <w:rFonts w:ascii="Times New Roman" w:hAnsi="Times New Roman" w:cs="Times New Roman"/>
          <w:sz w:val="24"/>
          <w:szCs w:val="24"/>
          <w:shd w:val="clear" w:color="auto" w:fill="FFFFFF"/>
        </w:rPr>
        <w:t xml:space="preserve">for all the unsampled solutions which have the same </w:t>
      </w:r>
      <w:r w:rsidR="005E7451" w:rsidRPr="002B7BD7">
        <w:rPr>
          <w:rFonts w:ascii="Times New Roman" w:hAnsi="Times New Roman" w:cs="Times New Roman"/>
          <w:sz w:val="24"/>
          <w:szCs w:val="24"/>
          <w:shd w:val="clear" w:color="auto" w:fill="FFFFFF"/>
        </w:rPr>
        <w:t xml:space="preserve">partition </w:t>
      </w:r>
      <w:r w:rsidR="005B6A15" w:rsidRPr="002B7BD7">
        <w:rPr>
          <w:rFonts w:ascii="Times New Roman" w:hAnsi="Times New Roman" w:cs="Times New Roman"/>
          <w:sz w:val="24"/>
          <w:szCs w:val="24"/>
          <w:shd w:val="clear" w:color="auto" w:fill="FFFFFF"/>
        </w:rPr>
        <w:t>combination with</w:t>
      </w:r>
      <w:r w:rsidR="005B6A15" w:rsidRPr="002B7BD7">
        <w:rPr>
          <w:rFonts w:ascii="Times New Roman" w:hAnsi="Times New Roman" w:cs="Times New Roman"/>
          <w:i/>
          <w:sz w:val="24"/>
          <w:szCs w:val="24"/>
          <w:shd w:val="clear" w:color="auto" w:fill="FFFFFF"/>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920E5A" w:rsidRPr="002B7BD7">
        <w:rPr>
          <w:rFonts w:ascii="Times New Roman" w:hAnsi="Times New Roman" w:cs="Times New Roman"/>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
                    <w:iCs/>
                    <w:color w:val="0070C0"/>
                    <w:sz w:val="24"/>
                    <w:szCs w:val="24"/>
                    <w:shd w:val="clear" w:color="auto" w:fill="FFFFFF"/>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b/>
                    <w:bCs/>
                    <w:iCs/>
                    <w:color w:val="0070C0"/>
                    <w:sz w:val="24"/>
                    <w:szCs w:val="24"/>
                  </w:rPr>
                </m:ctrlPr>
              </m:e>
            </m:d>
          </m:sub>
          <m:sup>
            <m:r>
              <w:rPr>
                <w:rFonts w:ascii="Cambria Math" w:eastAsia="宋体" w:hAnsi="Times New Roman" w:cs="Times New Roman"/>
                <w:color w:val="0070C0"/>
                <w:sz w:val="24"/>
                <w:szCs w:val="24"/>
              </w:rPr>
              <m:t>i</m:t>
            </m:r>
          </m:sup>
        </m:sSubSup>
      </m:oMath>
      <w:r w:rsidR="005B6A15" w:rsidRPr="002B7BD7">
        <w:rPr>
          <w:rFonts w:ascii="Times New Roman" w:hAnsi="Times New Roman" w:cs="Times New Roman"/>
          <w:bCs/>
          <w:sz w:val="24"/>
          <w:szCs w:val="24"/>
        </w:rPr>
        <w:t xml:space="preserve">. </w:t>
      </w:r>
      <w:r w:rsidR="00463C93">
        <w:rPr>
          <w:rFonts w:ascii="Times New Roman" w:hAnsi="Times New Roman" w:cs="Times New Roman"/>
          <w:bCs/>
          <w:sz w:val="24"/>
          <w:szCs w:val="24"/>
        </w:rPr>
        <w:t xml:space="preserve">Besides being convenient, </w:t>
      </w:r>
      <w:r w:rsidR="00463C93">
        <w:rPr>
          <w:rFonts w:ascii="Times New Roman" w:hAnsi="Times New Roman" w:cs="Times New Roman"/>
          <w:bCs/>
          <w:color w:val="0070C0"/>
          <w:sz w:val="24"/>
          <w:szCs w:val="24"/>
        </w:rPr>
        <w:t>w</w:t>
      </w:r>
      <w:r w:rsidR="005B6A15" w:rsidRPr="002B7BD7">
        <w:rPr>
          <w:rFonts w:ascii="Times New Roman" w:hAnsi="Times New Roman" w:cs="Times New Roman"/>
          <w:bCs/>
          <w:color w:val="0070C0"/>
          <w:sz w:val="24"/>
          <w:szCs w:val="24"/>
        </w:rPr>
        <w:t xml:space="preserve">e will see in </w:t>
      </w:r>
      <w:r>
        <w:rPr>
          <w:rFonts w:ascii="Times New Roman" w:hAnsi="Times New Roman" w:cs="Times New Roman"/>
          <w:bCs/>
          <w:color w:val="0070C0"/>
          <w:sz w:val="24"/>
          <w:szCs w:val="24"/>
        </w:rPr>
        <w:t>the following subsection</w:t>
      </w:r>
      <w:r w:rsidR="005B6A15" w:rsidRPr="002B7BD7">
        <w:rPr>
          <w:rFonts w:ascii="Times New Roman" w:hAnsi="Times New Roman" w:cs="Times New Roman"/>
          <w:bCs/>
          <w:color w:val="0070C0"/>
          <w:sz w:val="24"/>
          <w:szCs w:val="24"/>
        </w:rPr>
        <w:t xml:space="preserve"> that this variance updating approach</w:t>
      </w:r>
      <w:r w:rsidR="00463C93">
        <w:rPr>
          <w:rFonts w:ascii="Times New Roman" w:hAnsi="Times New Roman" w:cs="Times New Roman"/>
          <w:bCs/>
          <w:color w:val="0070C0"/>
          <w:sz w:val="24"/>
          <w:szCs w:val="24"/>
        </w:rPr>
        <w:t xml:space="preserve"> </w:t>
      </w:r>
      <w:r w:rsidR="005B6A15" w:rsidRPr="002B7BD7">
        <w:rPr>
          <w:rFonts w:ascii="Times New Roman" w:hAnsi="Times New Roman" w:cs="Times New Roman"/>
          <w:bCs/>
          <w:color w:val="0070C0"/>
          <w:sz w:val="24"/>
          <w:szCs w:val="24"/>
        </w:rPr>
        <w:t>also help</w:t>
      </w:r>
      <w:r>
        <w:rPr>
          <w:rFonts w:ascii="Times New Roman" w:hAnsi="Times New Roman" w:cs="Times New Roman"/>
          <w:bCs/>
          <w:color w:val="0070C0"/>
          <w:sz w:val="24"/>
          <w:szCs w:val="24"/>
        </w:rPr>
        <w:t>s</w:t>
      </w:r>
      <w:r w:rsidR="005B6A15" w:rsidRPr="002B7BD7">
        <w:rPr>
          <w:rFonts w:ascii="Times New Roman" w:hAnsi="Times New Roman" w:cs="Times New Roman"/>
          <w:bCs/>
          <w:color w:val="0070C0"/>
          <w:sz w:val="24"/>
          <w:szCs w:val="24"/>
        </w:rPr>
        <w:t xml:space="preserve"> </w:t>
      </w:r>
      <w:r w:rsidR="00920E5A" w:rsidRPr="002B7BD7">
        <w:rPr>
          <w:rFonts w:ascii="Times New Roman" w:hAnsi="Times New Roman" w:cs="Times New Roman"/>
          <w:bCs/>
          <w:color w:val="0070C0"/>
          <w:sz w:val="24"/>
          <w:szCs w:val="24"/>
        </w:rPr>
        <w:t xml:space="preserve">us solve problem </w:t>
      </w:r>
      <w:r w:rsidRPr="002B7BD7">
        <w:rPr>
          <w:rFonts w:ascii="Times New Roman" w:hAnsi="Times New Roman" w:cs="Times New Roman"/>
          <w:bCs/>
          <w:color w:val="0070C0"/>
          <w:sz w:val="24"/>
          <w:szCs w:val="24"/>
        </w:rPr>
        <w:t xml:space="preserve">(6) </w:t>
      </w:r>
      <w:r w:rsidR="005B6A15" w:rsidRPr="002B7BD7">
        <w:rPr>
          <w:rFonts w:ascii="Times New Roman" w:hAnsi="Times New Roman" w:cs="Times New Roman"/>
          <w:bCs/>
          <w:color w:val="0070C0"/>
          <w:sz w:val="24"/>
          <w:szCs w:val="24"/>
        </w:rPr>
        <w:t>efficient</w:t>
      </w:r>
      <w:r w:rsidR="00463C93">
        <w:rPr>
          <w:rFonts w:ascii="Times New Roman" w:hAnsi="Times New Roman" w:cs="Times New Roman"/>
          <w:bCs/>
          <w:color w:val="0070C0"/>
          <w:sz w:val="24"/>
          <w:szCs w:val="24"/>
        </w:rPr>
        <w:t>ly</w:t>
      </w:r>
      <w:r w:rsidR="005B6A15" w:rsidRPr="002B7BD7">
        <w:rPr>
          <w:rFonts w:ascii="Times New Roman" w:hAnsi="Times New Roman" w:cs="Times New Roman"/>
          <w:bCs/>
          <w:color w:val="0070C0"/>
          <w:sz w:val="24"/>
          <w:szCs w:val="24"/>
        </w:rPr>
        <w:t>.</w:t>
      </w:r>
    </w:p>
    <w:p w14:paraId="0269C0AF"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E11B9DD" w14:textId="148A3C91" w:rsidR="005B6A15" w:rsidRPr="00932CFB" w:rsidRDefault="005B6A15" w:rsidP="00C147FD">
      <w:pPr>
        <w:pStyle w:val="Heading2"/>
        <w:adjustRightInd w:val="0"/>
        <w:snapToGrid w:val="0"/>
        <w:spacing w:before="0"/>
        <w:rPr>
          <w:rFonts w:ascii="Times New Roman" w:eastAsiaTheme="minorEastAsia" w:hAnsi="Times New Roman" w:cs="Times New Roman"/>
          <w:b/>
          <w:color w:val="0070C0"/>
          <w:sz w:val="24"/>
          <w:szCs w:val="24"/>
          <w:shd w:val="clear" w:color="auto" w:fill="FFFFFF"/>
        </w:rPr>
      </w:pPr>
      <w:r w:rsidRPr="00AD3C3E">
        <w:rPr>
          <w:rFonts w:ascii="Times New Roman" w:eastAsiaTheme="minorEastAsia" w:hAnsi="Times New Roman" w:cs="Times New Roman"/>
          <w:b/>
          <w:color w:val="0070C0"/>
          <w:sz w:val="24"/>
          <w:szCs w:val="24"/>
          <w:shd w:val="clear" w:color="auto" w:fill="FFFFFF"/>
        </w:rPr>
        <w:t xml:space="preserve">4.3 </w:t>
      </w:r>
      <w:r w:rsidR="00856301" w:rsidRPr="00AD3C3E">
        <w:rPr>
          <w:rFonts w:ascii="Times New Roman" w:eastAsiaTheme="minorEastAsia" w:hAnsi="Times New Roman" w:cs="Times New Roman" w:hint="eastAsia"/>
          <w:b/>
          <w:color w:val="0070C0"/>
          <w:sz w:val="24"/>
          <w:szCs w:val="24"/>
          <w:shd w:val="clear" w:color="auto" w:fill="FFFFFF"/>
        </w:rPr>
        <w:t>Decomposing</w:t>
      </w:r>
      <w:r w:rsidR="00856301" w:rsidRPr="00AD3C3E">
        <w:rPr>
          <w:rFonts w:ascii="Times New Roman" w:eastAsiaTheme="minorEastAsia" w:hAnsi="Times New Roman" w:cs="Times New Roman"/>
          <w:b/>
          <w:color w:val="0070C0"/>
          <w:sz w:val="24"/>
          <w:szCs w:val="24"/>
          <w:shd w:val="clear" w:color="auto" w:fill="FFFFFF"/>
        </w:rPr>
        <w:t xml:space="preserve"> </w:t>
      </w:r>
      <w:r w:rsidR="00831016" w:rsidRPr="00AD3C3E">
        <w:rPr>
          <w:rFonts w:ascii="Times New Roman" w:eastAsiaTheme="minorEastAsia" w:hAnsi="Times New Roman" w:cs="Times New Roman"/>
          <w:b/>
          <w:color w:val="0070C0"/>
          <w:sz w:val="24"/>
          <w:szCs w:val="24"/>
          <w:shd w:val="clear" w:color="auto" w:fill="FFFFFF"/>
        </w:rPr>
        <w:t xml:space="preserve">the posterior </w:t>
      </w:r>
      <w:r w:rsidR="00C147FD" w:rsidRPr="00AD3C3E">
        <w:rPr>
          <w:rFonts w:ascii="Times New Roman" w:eastAsiaTheme="minorEastAsia" w:hAnsi="Times New Roman" w:cs="Times New Roman"/>
          <w:b/>
          <w:color w:val="0070C0"/>
          <w:sz w:val="24"/>
          <w:szCs w:val="24"/>
          <w:shd w:val="clear" w:color="auto" w:fill="FFFFFF"/>
        </w:rPr>
        <w:t>problem</w:t>
      </w:r>
      <w:r w:rsidR="003F7A06" w:rsidRPr="00932CFB">
        <w:rPr>
          <w:rFonts w:ascii="Times New Roman" w:eastAsiaTheme="minorEastAsia" w:hAnsi="Times New Roman" w:cs="Times New Roman"/>
          <w:b/>
          <w:color w:val="0070C0"/>
          <w:sz w:val="24"/>
          <w:szCs w:val="24"/>
          <w:shd w:val="clear" w:color="auto" w:fill="FFFFFF"/>
        </w:rPr>
        <w:t xml:space="preserve"> </w:t>
      </w:r>
      <w:r w:rsidRPr="00932CFB">
        <w:rPr>
          <w:rFonts w:ascii="Times New Roman" w:eastAsiaTheme="minorEastAsia" w:hAnsi="Times New Roman" w:cs="Times New Roman"/>
          <w:b/>
          <w:color w:val="0070C0"/>
          <w:sz w:val="24"/>
          <w:szCs w:val="24"/>
          <w:shd w:val="clear" w:color="auto" w:fill="FFFFFF"/>
        </w:rPr>
        <w:t xml:space="preserve"> </w:t>
      </w:r>
      <w:r w:rsidR="00C147FD" w:rsidRPr="00932CFB">
        <w:rPr>
          <w:rFonts w:ascii="Times New Roman" w:eastAsiaTheme="minorEastAsia" w:hAnsi="Times New Roman" w:cs="Times New Roman"/>
          <w:b/>
          <w:color w:val="0070C0"/>
          <w:sz w:val="24"/>
          <w:szCs w:val="24"/>
          <w:shd w:val="clear" w:color="auto" w:fill="FFFFFF"/>
        </w:rPr>
        <w:t xml:space="preserve"> </w:t>
      </w:r>
    </w:p>
    <w:p w14:paraId="79142747" w14:textId="2DD79301" w:rsidR="005B6A15" w:rsidRPr="00393322" w:rsidRDefault="00F341B7" w:rsidP="005B6A15">
      <w:pPr>
        <w:adjustRightInd w:val="0"/>
        <w:snapToGrid w:val="0"/>
        <w:rPr>
          <w:rFonts w:ascii="Times New Roman" w:hAnsi="Times New Roman" w:cs="Times New Roman"/>
          <w:color w:val="0070C0"/>
          <w:sz w:val="24"/>
          <w:szCs w:val="24"/>
        </w:rPr>
      </w:pPr>
      <w:r w:rsidRPr="00393322">
        <w:rPr>
          <w:rFonts w:ascii="Times New Roman" w:hAnsi="Times New Roman" w:cs="Times New Roman"/>
          <w:color w:val="0070C0"/>
          <w:sz w:val="24"/>
          <w:szCs w:val="24"/>
          <w:shd w:val="clear" w:color="auto" w:fill="FFFFFF"/>
        </w:rPr>
        <w:t>U</w:t>
      </w:r>
      <w:r w:rsidR="005B6A15" w:rsidRPr="00393322">
        <w:rPr>
          <w:rFonts w:ascii="Times New Roman" w:hAnsi="Times New Roman" w:cs="Times New Roman"/>
          <w:color w:val="0070C0"/>
          <w:sz w:val="24"/>
          <w:szCs w:val="24"/>
          <w:shd w:val="clear" w:color="auto" w:fill="FFFFFF"/>
        </w:rPr>
        <w:t>sing the</w:t>
      </w:r>
      <w:r w:rsidR="005B6A15" w:rsidRPr="00393322">
        <w:rPr>
          <w:rFonts w:ascii="Times New Roman" w:hAnsi="Times New Roman" w:cs="Times New Roman"/>
          <w:color w:val="0070C0"/>
          <w:sz w:val="24"/>
          <w:szCs w:val="24"/>
        </w:rPr>
        <w:t xml:space="preserve"> parametric models</w:t>
      </w:r>
      <w:r w:rsidRPr="00393322">
        <w:rPr>
          <w:rFonts w:ascii="Times New Roman" w:hAnsi="Times New Roman" w:cs="Times New Roman"/>
          <w:color w:val="0070C0"/>
          <w:sz w:val="24"/>
          <w:szCs w:val="24"/>
        </w:rPr>
        <w:t xml:space="preserve"> introdu</w:t>
      </w:r>
      <w:r w:rsidR="00B26F23" w:rsidRPr="00393322">
        <w:rPr>
          <w:rFonts w:ascii="Times New Roman" w:hAnsi="Times New Roman" w:cs="Times New Roman"/>
          <w:color w:val="0070C0"/>
          <w:sz w:val="24"/>
          <w:szCs w:val="24"/>
        </w:rPr>
        <w:t>ced above</w:t>
      </w:r>
      <w:r w:rsidR="005B6A15" w:rsidRPr="00393322">
        <w:rPr>
          <w:rFonts w:ascii="Times New Roman" w:hAnsi="Times New Roman" w:cs="Times New Roman"/>
          <w:color w:val="0070C0"/>
          <w:sz w:val="24"/>
          <w:szCs w:val="24"/>
        </w:rPr>
        <w:t xml:space="preserve">, </w:t>
      </w:r>
      <w:r w:rsidR="00393322">
        <w:rPr>
          <w:rFonts w:ascii="Times New Roman" w:hAnsi="Times New Roman" w:cs="Times New Roman"/>
          <w:color w:val="0070C0"/>
          <w:sz w:val="24"/>
          <w:szCs w:val="24"/>
        </w:rPr>
        <w:t xml:space="preserve">the posterior </w:t>
      </w:r>
      <w:r w:rsidR="005B6A15" w:rsidRPr="00393322">
        <w:rPr>
          <w:rFonts w:ascii="Times New Roman" w:hAnsi="Times New Roman" w:cs="Times New Roman"/>
          <w:color w:val="0070C0"/>
          <w:sz w:val="24"/>
          <w:szCs w:val="24"/>
        </w:rPr>
        <w:t>problem (6) can be reformulated as</w:t>
      </w:r>
    </w:p>
    <w:p w14:paraId="1533D764" w14:textId="01D9B609" w:rsidR="005B6A15" w:rsidRPr="00307C18" w:rsidRDefault="003F2F44"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
                    <w:sz w:val="24"/>
                    <w:szCs w:val="24"/>
                  </w:rPr>
                </m:ctrlPr>
              </m:e>
            </m:d>
            <w:bookmarkStart w:id="160" w:name="_Hlk46273325"/>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m:t>
                </m:r>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r>
                  <w:rPr>
                    <w:rFonts w:ascii="Cambria Math" w:hAnsi="Cambria Math" w:cs="Cambria Math"/>
                    <w:sz w:val="24"/>
                    <w:szCs w:val="24"/>
                  </w:rPr>
                  <m:t>)</m:t>
                </m:r>
              </m:e>
              <m:sup>
                <m:r>
                  <w:rPr>
                    <w:rFonts w:ascii="Cambria Math" w:eastAsia="微软雅黑" w:hAnsi="Cambria Math" w:cs="微软雅黑"/>
                    <w:sz w:val="24"/>
                    <w:szCs w:val="24"/>
                    <w:shd w:val="clear" w:color="auto" w:fill="FFFFFF"/>
                  </w:rPr>
                  <m:t>1/2</m:t>
                </m:r>
              </m:sup>
            </m:sSup>
            <w:bookmarkEnd w:id="160"/>
            <m:r>
              <w:rPr>
                <w:rFonts w:ascii="Cambria Math" w:eastAsia="宋体" w:hAnsi="Cambria Math" w:cs="Times New Roman"/>
                <w:sz w:val="24"/>
                <w:szCs w:val="24"/>
              </w:rPr>
              <m:t xml:space="preserve">. </m:t>
            </m:r>
          </m:e>
        </m:eqArr>
      </m:oMath>
      <w:r w:rsidR="005B6A15" w:rsidRPr="00307C18">
        <w:rPr>
          <w:rFonts w:ascii="Times New Roman" w:hAnsi="Times New Roman" w:cs="Times New Roman"/>
          <w:sz w:val="24"/>
          <w:szCs w:val="24"/>
        </w:rPr>
        <w:t xml:space="preserve">     </w:t>
      </w:r>
      <w:r w:rsidR="0050010A">
        <w:rPr>
          <w:rFonts w:ascii="Times New Roman" w:hAnsi="Times New Roman" w:cs="Times New Roman"/>
          <w:sz w:val="24"/>
          <w:szCs w:val="24"/>
        </w:rPr>
        <w:t xml:space="preserve">  </w:t>
      </w:r>
      <w:r w:rsidR="005B6A15" w:rsidRPr="00307C18">
        <w:rPr>
          <w:rFonts w:ascii="Times New Roman" w:hAnsi="Times New Roman" w:cs="Times New Roman"/>
          <w:sz w:val="24"/>
          <w:szCs w:val="24"/>
        </w:rPr>
        <w:t xml:space="preserve">         (11)</w:t>
      </w:r>
    </w:p>
    <w:p w14:paraId="00DACFE7" w14:textId="77777777" w:rsidR="005B6A15" w:rsidRPr="00307C18" w:rsidRDefault="005B6A15" w:rsidP="005B6A15">
      <w:pPr>
        <w:adjustRightInd w:val="0"/>
        <w:snapToGrid w:val="0"/>
        <w:rPr>
          <w:rFonts w:ascii="Times New Roman" w:hAnsi="Times New Roman" w:cs="Times New Roman"/>
          <w:sz w:val="24"/>
          <w:szCs w:val="24"/>
        </w:rPr>
      </w:pPr>
    </w:p>
    <w:p w14:paraId="656689B6" w14:textId="73417728"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iCs/>
          <w:sz w:val="24"/>
          <w:szCs w:val="24"/>
        </w:rPr>
        <w:t xml:space="preserve">At the first glance, problem (11) seems nontrivial as </w:t>
      </w:r>
      <w:r w:rsidR="005C6C15">
        <w:rPr>
          <w:rFonts w:ascii="Times New Roman" w:hAnsi="Times New Roman" w:cs="Times New Roman"/>
          <w:iCs/>
          <w:sz w:val="24"/>
          <w:szCs w:val="24"/>
        </w:rPr>
        <w:t xml:space="preserve">the constraint has </w:t>
      </w:r>
      <w:r w:rsidRPr="00307C18">
        <w:rPr>
          <w:rFonts w:ascii="Times New Roman" w:hAnsi="Times New Roman" w:cs="Times New Roman"/>
          <w:iCs/>
          <w:sz w:val="24"/>
          <w:szCs w:val="24"/>
        </w:rPr>
        <w:t xml:space="preserve">a solution specific righthand side. </w:t>
      </w:r>
      <w:bookmarkStart w:id="161" w:name="_Hlk46651495"/>
      <w:r w:rsidRPr="00307C18">
        <w:rPr>
          <w:rFonts w:ascii="Times New Roman" w:hAnsi="Times New Roman" w:cs="Times New Roman"/>
          <w:sz w:val="24"/>
          <w:szCs w:val="24"/>
          <w:shd w:val="clear" w:color="auto" w:fill="FFFFFF"/>
        </w:rPr>
        <w:t xml:space="preserve">However, we note that </w:t>
      </w:r>
      <w:r w:rsidR="00393322" w:rsidRPr="00393322">
        <w:rPr>
          <w:rFonts w:ascii="Times New Roman" w:hAnsi="Times New Roman" w:cs="Times New Roman"/>
          <w:b/>
          <w:i/>
          <w:sz w:val="24"/>
          <w:szCs w:val="24"/>
          <w:shd w:val="clear" w:color="auto" w:fill="FFFFFF"/>
        </w:rPr>
        <w:t>Lemma 3</w:t>
      </w:r>
      <w:r w:rsidR="00393322">
        <w:rPr>
          <w:rFonts w:ascii="Times New Roman" w:hAnsi="Times New Roman" w:cs="Times New Roman"/>
          <w:b/>
          <w:sz w:val="24"/>
          <w:szCs w:val="24"/>
          <w:shd w:val="clear" w:color="auto" w:fill="FFFFFF"/>
        </w:rPr>
        <w:t xml:space="preserve"> </w:t>
      </w:r>
      <w:r w:rsidRPr="00307C18">
        <w:rPr>
          <w:rFonts w:ascii="Times New Roman" w:hAnsi="Times New Roman" w:cs="Times New Roman"/>
          <w:sz w:val="24"/>
          <w:szCs w:val="24"/>
          <w:shd w:val="clear" w:color="auto" w:fill="FFFFFF"/>
        </w:rPr>
        <w:t xml:space="preserve">ensures that </w:t>
      </w:r>
      <w:r w:rsidRPr="00307C18">
        <w:rPr>
          <w:rFonts w:ascii="Times New Roman" w:hAnsi="Times New Roman" w:cs="Times New Roman"/>
          <w:iCs/>
          <w:sz w:val="24"/>
          <w:szCs w:val="24"/>
        </w:rPr>
        <w:t xml:space="preserve">the posterior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307C18">
        <w:rPr>
          <w:rFonts w:ascii="Times New Roman" w:hAnsi="Times New Roman" w:cs="Times New Roman"/>
          <w:bCs/>
          <w:iCs/>
          <w:sz w:val="24"/>
          <w:szCs w:val="24"/>
        </w:rPr>
        <w:t xml:space="preserve"> is common for those </w:t>
      </w:r>
      <w:r w:rsidRPr="00307C18">
        <w:rPr>
          <w:rFonts w:ascii="Times New Roman" w:hAnsi="Times New Roman" w:cs="Times New Roman"/>
          <w:b/>
          <w:iCs/>
          <w:sz w:val="24"/>
          <w:szCs w:val="24"/>
        </w:rPr>
        <w:t>x</w:t>
      </w:r>
      <w:r w:rsidRPr="00307C18">
        <w:rPr>
          <w:rFonts w:ascii="Times New Roman" w:hAnsi="Times New Roman" w:cs="Times New Roman"/>
          <w:bCs/>
          <w:iCs/>
          <w:sz w:val="24"/>
          <w:szCs w:val="24"/>
        </w:rPr>
        <w:t xml:space="preserve">’s that have not been sampled by stage </w:t>
      </w:r>
      <w:r w:rsidRPr="00307C18">
        <w:rPr>
          <w:rFonts w:ascii="Times New Roman" w:hAnsi="Times New Roman" w:cs="Times New Roman"/>
          <w:bCs/>
          <w:i/>
          <w:sz w:val="24"/>
          <w:szCs w:val="24"/>
        </w:rPr>
        <w:t xml:space="preserve">N </w:t>
      </w:r>
      <w:r w:rsidRPr="00307C18">
        <w:rPr>
          <w:rFonts w:ascii="Times New Roman" w:hAnsi="Times New Roman" w:cs="Times New Roman"/>
          <w:bCs/>
          <w:iCs/>
          <w:sz w:val="24"/>
          <w:szCs w:val="24"/>
        </w:rPr>
        <w:t xml:space="preserve">and have the same </w:t>
      </w:r>
      <w:r w:rsidR="00393322">
        <w:rPr>
          <w:rFonts w:ascii="Times New Roman" w:hAnsi="Times New Roman" w:cs="Times New Roman"/>
          <w:bCs/>
          <w:iCs/>
          <w:sz w:val="24"/>
          <w:szCs w:val="24"/>
        </w:rPr>
        <w:t xml:space="preserve">partition </w:t>
      </w:r>
      <w:r w:rsidRPr="00307C18">
        <w:rPr>
          <w:rFonts w:ascii="Times New Roman" w:hAnsi="Times New Roman" w:cs="Times New Roman"/>
          <w:bCs/>
          <w:iCs/>
          <w:sz w:val="24"/>
          <w:szCs w:val="24"/>
        </w:rPr>
        <w:t xml:space="preserve">combination for evaluation index </w:t>
      </w:r>
      <m:oMath>
        <m:r>
          <w:rPr>
            <w:rFonts w:ascii="Cambria Math" w:hAnsi="Cambria Math" w:cs="Times New Roman"/>
            <w:sz w:val="24"/>
            <w:szCs w:val="24"/>
          </w:rPr>
          <m:t>i=</m:t>
        </m:r>
        <m:r>
          <w:rPr>
            <w:rFonts w:ascii="Cambria Math" w:hAnsi="Cambria Math" w:cs="Cambria Math"/>
            <w:sz w:val="24"/>
            <w:szCs w:val="24"/>
          </w:rPr>
          <m:t>E</m:t>
        </m:r>
      </m:oMath>
      <w:r w:rsidRPr="00307C18">
        <w:rPr>
          <w:rFonts w:ascii="Times New Roman" w:hAnsi="Times New Roman" w:cs="Times New Roman"/>
          <w:bCs/>
          <w:iCs/>
          <w:sz w:val="24"/>
          <w:szCs w:val="24"/>
        </w:rPr>
        <w:t>.</w:t>
      </w:r>
      <w:r w:rsidRPr="00307C18">
        <w:rPr>
          <w:rFonts w:ascii="Times New Roman" w:hAnsi="Times New Roman" w:cs="Times New Roman"/>
          <w:iCs/>
          <w:sz w:val="24"/>
          <w:szCs w:val="24"/>
        </w:rPr>
        <w:t xml:space="preserve"> </w:t>
      </w:r>
      <w:r w:rsidRPr="00393322">
        <w:rPr>
          <w:rFonts w:ascii="Times New Roman" w:hAnsi="Times New Roman" w:cs="Times New Roman"/>
          <w:iCs/>
          <w:color w:val="0070C0"/>
          <w:sz w:val="24"/>
          <w:szCs w:val="24"/>
        </w:rPr>
        <w:t xml:space="preserve">Therefore, we </w:t>
      </w:r>
      <w:r w:rsidR="00393322" w:rsidRPr="00393322">
        <w:rPr>
          <w:rFonts w:ascii="Times New Roman" w:hAnsi="Times New Roman" w:cs="Times New Roman"/>
          <w:iCs/>
          <w:color w:val="0070C0"/>
          <w:sz w:val="24"/>
          <w:szCs w:val="24"/>
        </w:rPr>
        <w:t>can solve problem (6) by decomposing</w:t>
      </w:r>
      <w:r w:rsidRPr="00393322">
        <w:rPr>
          <w:rFonts w:ascii="Times New Roman" w:hAnsi="Times New Roman" w:cs="Times New Roman"/>
          <w:iCs/>
          <w:color w:val="0070C0"/>
          <w:sz w:val="24"/>
          <w:szCs w:val="24"/>
        </w:rPr>
        <w:t xml:space="preserve"> (11)</w:t>
      </w:r>
      <w:r w:rsidR="00393322" w:rsidRPr="00393322">
        <w:rPr>
          <w:rFonts w:ascii="Times New Roman" w:hAnsi="Times New Roman" w:cs="Times New Roman"/>
          <w:iCs/>
          <w:color w:val="0070C0"/>
          <w:sz w:val="24"/>
          <w:szCs w:val="24"/>
        </w:rPr>
        <w:t xml:space="preserve"> into a set of easier problems</w:t>
      </w:r>
      <w:r w:rsidRPr="00307C18">
        <w:rPr>
          <w:rFonts w:ascii="Times New Roman" w:hAnsi="Times New Roman" w:cs="Times New Roman"/>
          <w:iCs/>
          <w:sz w:val="24"/>
          <w:szCs w:val="24"/>
        </w:rPr>
        <w:t>.</w:t>
      </w:r>
    </w:p>
    <w:p w14:paraId="58626CC8" w14:textId="77777777" w:rsidR="001C5C2B" w:rsidRPr="00307C18" w:rsidRDefault="001C5C2B" w:rsidP="005B6A15">
      <w:pPr>
        <w:adjustRightInd w:val="0"/>
        <w:snapToGrid w:val="0"/>
        <w:rPr>
          <w:rFonts w:ascii="Times New Roman" w:hAnsi="Times New Roman" w:cs="Times New Roman"/>
          <w:iCs/>
          <w:sz w:val="24"/>
          <w:szCs w:val="24"/>
        </w:rPr>
      </w:pPr>
    </w:p>
    <w:p w14:paraId="09C65106" w14:textId="3889C0EA" w:rsidR="00A24C4B" w:rsidRDefault="001B1D93" w:rsidP="00A24C4B">
      <w:pPr>
        <w:adjustRightInd w:val="0"/>
        <w:snapToGrid w:val="0"/>
        <w:rPr>
          <w:rFonts w:ascii="Times New Roman" w:hAnsi="Times New Roman" w:cs="Times New Roman"/>
          <w:color w:val="0070C0"/>
          <w:sz w:val="24"/>
          <w:szCs w:val="24"/>
          <w:shd w:val="clear" w:color="auto" w:fill="FFFFFF"/>
        </w:rPr>
      </w:pPr>
      <w:r>
        <w:rPr>
          <w:rFonts w:ascii="Times New Roman" w:hAnsi="Times New Roman" w:cs="Times New Roman" w:hint="eastAsia"/>
          <w:b/>
          <w:i/>
          <w:color w:val="0070C0"/>
          <w:sz w:val="24"/>
          <w:szCs w:val="24"/>
          <w:shd w:val="clear" w:color="auto" w:fill="FFFFFF"/>
        </w:rPr>
        <w:t>Proposition</w:t>
      </w:r>
      <w:r w:rsidRPr="00027853">
        <w:rPr>
          <w:rFonts w:ascii="Times New Roman" w:hAnsi="Times New Roman" w:cs="Times New Roman"/>
          <w:b/>
          <w:i/>
          <w:color w:val="0070C0"/>
          <w:sz w:val="24"/>
          <w:szCs w:val="24"/>
          <w:shd w:val="clear" w:color="auto" w:fill="FFFFFF"/>
        </w:rPr>
        <w:t xml:space="preserve"> </w:t>
      </w:r>
      <w:r>
        <w:rPr>
          <w:rFonts w:ascii="Times New Roman" w:hAnsi="Times New Roman" w:cs="Times New Roman"/>
          <w:b/>
          <w:i/>
          <w:color w:val="0070C0"/>
          <w:sz w:val="24"/>
          <w:szCs w:val="24"/>
          <w:shd w:val="clear" w:color="auto" w:fill="FFFFFF"/>
        </w:rPr>
        <w:t>2</w:t>
      </w:r>
      <w:r w:rsidRPr="00027853">
        <w:rPr>
          <w:rFonts w:ascii="Times New Roman" w:hAnsi="Times New Roman" w:cs="Times New Roman"/>
          <w:b/>
          <w:color w:val="0070C0"/>
          <w:sz w:val="24"/>
          <w:szCs w:val="24"/>
          <w:shd w:val="clear" w:color="auto" w:fill="FFFFFF"/>
        </w:rPr>
        <w:t xml:space="preserve">. </w:t>
      </w:r>
      <w:bookmarkStart w:id="162" w:name="_Hlk148296624"/>
      <w:r w:rsidR="006B5CB2">
        <w:rPr>
          <w:rFonts w:ascii="Times New Roman" w:hAnsi="Times New Roman" w:cs="Times New Roman"/>
          <w:color w:val="0070C0"/>
          <w:sz w:val="24"/>
          <w:szCs w:val="24"/>
          <w:shd w:val="clear" w:color="auto" w:fill="FFFFFF"/>
        </w:rPr>
        <w:t xml:space="preserve">Given </w:t>
      </w:r>
      <m:oMath>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oMath>
      <w:r w:rsidR="006B5CB2">
        <w:rPr>
          <w:rFonts w:ascii="Times New Roman" w:hAnsi="Times New Roman" w:cs="Times New Roman"/>
          <w:iCs/>
          <w:color w:val="0070C0"/>
          <w:sz w:val="24"/>
          <w:szCs w:val="24"/>
          <w:shd w:val="clear" w:color="auto" w:fill="FFFFFF"/>
        </w:rPr>
        <w:t>, d</w:t>
      </w:r>
      <w:r w:rsidR="00623D1A">
        <w:rPr>
          <w:rFonts w:ascii="Times New Roman" w:hAnsi="Times New Roman" w:cs="Times New Roman"/>
          <w:color w:val="0070C0"/>
          <w:sz w:val="24"/>
          <w:szCs w:val="24"/>
          <w:shd w:val="clear" w:color="auto" w:fill="FFFFFF"/>
        </w:rPr>
        <w:t xml:space="preserve">enote </w:t>
      </w:r>
      <m:oMath>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oMath>
      <w:r w:rsidR="00623D1A">
        <w:rPr>
          <w:rFonts w:ascii="Times New Roman" w:hAnsi="Times New Roman" w:cs="Times New Roman"/>
          <w:color w:val="0070C0"/>
          <w:sz w:val="24"/>
          <w:szCs w:val="24"/>
          <w:shd w:val="clear" w:color="auto" w:fill="FFFFFF"/>
        </w:rPr>
        <w:t xml:space="preserve"> the set of Pareto optimal solutions to the following problem</w:t>
      </w:r>
      <w:r w:rsidR="00A24C4B">
        <w:rPr>
          <w:rFonts w:ascii="Times New Roman" w:hAnsi="Times New Roman" w:cs="Times New Roman"/>
          <w:color w:val="0070C0"/>
          <w:sz w:val="24"/>
          <w:szCs w:val="24"/>
        </w:rPr>
        <w:t>:</w:t>
      </w:r>
    </w:p>
    <w:p w14:paraId="6B8081CA" w14:textId="5B86D053" w:rsidR="00A24C4B" w:rsidRPr="008D42FA" w:rsidRDefault="003F2F44" w:rsidP="00A24C4B">
      <w:pPr>
        <w:adjustRightInd w:val="0"/>
        <w:snapToGrid w:val="0"/>
        <w:jc w:val="right"/>
        <w:rPr>
          <w:rFonts w:ascii="Times New Roman" w:hAnsi="Times New Roman" w:cs="Times New Roman"/>
          <w:color w:val="0070C0"/>
          <w:sz w:val="24"/>
          <w:szCs w:val="24"/>
        </w:rPr>
      </w:pPr>
      <m:oMath>
        <m:eqArr>
          <m:eqArrPr>
            <m:ctrlPr>
              <w:rPr>
                <w:rFonts w:ascii="Cambria Math" w:eastAsia="宋体" w:hAnsi="Times New Roman" w:cs="Times New Roman"/>
                <w:i/>
                <w:color w:val="0070C0"/>
                <w:sz w:val="24"/>
                <w:szCs w:val="24"/>
              </w:rPr>
            </m:ctrlPr>
          </m:eqArrPr>
          <m:e>
            <m:limLow>
              <m:limLowPr>
                <m:ctrlPr>
                  <w:rPr>
                    <w:rFonts w:ascii="Cambria Math" w:eastAsia="宋体" w:hAnsi="Times New Roman" w:cs="Times New Roman"/>
                    <w:i/>
                    <w:color w:val="0070C0"/>
                    <w:sz w:val="24"/>
                    <w:szCs w:val="24"/>
                  </w:rPr>
                </m:ctrlPr>
              </m:limLowPr>
              <m:e>
                <m:r>
                  <m:rPr>
                    <m:sty m:val="p"/>
                  </m:rPr>
                  <w:rPr>
                    <w:rFonts w:ascii="Cambria Math" w:eastAsia="宋体" w:hAnsi="Times New Roman" w:cs="Times New Roman"/>
                    <w:color w:val="0070C0"/>
                    <w:sz w:val="24"/>
                    <w:szCs w:val="24"/>
                  </w:rPr>
                  <m:t>min</m:t>
                </m:r>
              </m:e>
              <m:lim>
                <m:r>
                  <m:rPr>
                    <m:sty m:val="b"/>
                  </m:rPr>
                  <w:rPr>
                    <w:rFonts w:ascii="Cambria Math" w:hAnsi="Cambria Math" w:cs="Times New Roman"/>
                    <w:color w:val="0070C0"/>
                    <w:sz w:val="24"/>
                    <w:szCs w:val="24"/>
                  </w:rPr>
                  <m:t>x</m:t>
                </m:r>
                <m:r>
                  <m:rPr>
                    <m:sty m:val="b"/>
                  </m:rPr>
                  <w:rPr>
                    <w:rFonts w:ascii="Cambria Math" w:eastAsia="宋体" w:hAnsi="Cambria Math" w:cs="Times New Roman"/>
                    <w:color w:val="0070C0"/>
                    <w:sz w:val="24"/>
                    <w:szCs w:val="24"/>
                  </w:rPr>
                  <m:t>∈</m:t>
                </m:r>
                <m:r>
                  <w:rPr>
                    <w:rFonts w:ascii="Cambria Math" w:hAnsi="Cambria Math" w:cs="Times New Roman"/>
                    <w:color w:val="0070C0"/>
                    <w:sz w:val="24"/>
                    <w:szCs w:val="24"/>
                  </w:rPr>
                  <m:t>X</m:t>
                </m:r>
              </m:lim>
            </m:limLow>
            <m:r>
              <w:rPr>
                <w:rFonts w:ascii="Cambria Math" w:eastAsia="宋体" w:hAnsi="Times New Roman" w:cs="Times New Roman"/>
                <w:color w:val="0070C0"/>
                <w:sz w:val="24"/>
                <w:szCs w:val="24"/>
              </w:rPr>
              <m:t xml:space="preserve"> </m:t>
            </m:r>
            <m:d>
              <m:dPr>
                <m:begChr m:val="["/>
                <m:endChr m:val="]"/>
                <m:ctrlPr>
                  <w:rPr>
                    <w:rFonts w:ascii="Cambria Math" w:eastAsia="宋体" w:hAnsi="Times New Roman" w:cs="Times New Roman"/>
                    <w:i/>
                    <w:color w:val="0070C0"/>
                    <w:sz w:val="24"/>
                    <w:szCs w:val="24"/>
                  </w:rPr>
                </m:ctrlPr>
              </m:dPr>
              <m:e>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D</m:t>
                        </m:r>
                      </m:sup>
                    </m:sSup>
                  </m:sup>
                  <m:e>
                    <m:sSubSup>
                      <m:sSubSupPr>
                        <m:ctrlPr>
                          <w:rPr>
                            <w:rFonts w:ascii="Cambria Math" w:eastAsia="宋体" w:hAnsi="Times New Roman" w:cs="Times New Roman"/>
                            <w:bCs/>
                            <w:i/>
                            <w:color w:val="0070C0"/>
                            <w:sz w:val="24"/>
                            <w:szCs w:val="24"/>
                          </w:rPr>
                        </m:ctrlPr>
                      </m:sSubSupPr>
                      <m:e>
                        <m:r>
                          <w:rPr>
                            <w:rFonts w:ascii="Cambria Math" w:eastAsia="Cambria Math" w:hAnsi="Cambria Math" w:cs="Cambria Math"/>
                            <w:color w:val="0070C0"/>
                            <w:sz w:val="24"/>
                            <w:szCs w:val="24"/>
                          </w:rPr>
                          <m:t>b</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D,N</m:t>
                        </m:r>
                      </m:sup>
                    </m:sSub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D</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r>
                  <w:rPr>
                    <w:rFonts w:ascii="Cambria Math" w:eastAsia="宋体" w:hAnsi="Times New Roman" w:cs="Times New Roman"/>
                    <w:color w:val="0070C0"/>
                    <w:sz w:val="24"/>
                    <w:szCs w:val="24"/>
                  </w:rPr>
                  <m:t>,</m:t>
                </m:r>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A</m:t>
                        </m:r>
                      </m:sup>
                    </m:sSup>
                  </m:sup>
                  <m:e>
                    <m:sSubSup>
                      <m:sSubSupPr>
                        <m:ctrlPr>
                          <w:rPr>
                            <w:rFonts w:ascii="Cambria Math" w:eastAsia="宋体" w:hAnsi="Times New Roman" w:cs="Times New Roman"/>
                            <w:bCs/>
                            <w:i/>
                            <w:color w:val="0070C0"/>
                            <w:sz w:val="24"/>
                            <w:szCs w:val="24"/>
                          </w:rPr>
                        </m:ctrlPr>
                      </m:sSubSupPr>
                      <m:e>
                        <m:r>
                          <w:rPr>
                            <w:rFonts w:ascii="Cambria Math" w:eastAsia="Cambria Math" w:hAnsi="Cambria Math" w:cs="Cambria Math"/>
                            <w:color w:val="0070C0"/>
                            <w:sz w:val="24"/>
                            <w:szCs w:val="24"/>
                          </w:rPr>
                          <m:t>b</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A,N</m:t>
                        </m:r>
                      </m:sup>
                    </m:sSub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A</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e>
            </m:d>
            <m:r>
              <w:rPr>
                <w:rFonts w:ascii="Cambria Math" w:eastAsia="宋体" w:hAnsi="Times New Roman" w:cs="Times New Roman"/>
                <w:color w:val="0070C0"/>
                <w:sz w:val="24"/>
                <w:szCs w:val="24"/>
              </w:rPr>
              <m:t xml:space="preserve">                 </m:t>
            </m:r>
          </m:e>
          <m:e>
            <m:r>
              <m:rPr>
                <m:sty m:val="p"/>
              </m:rPr>
              <w:rPr>
                <w:rFonts w:ascii="Cambria Math" w:eastAsia="宋体" w:hAnsi="Times New Roman" w:cs="Times New Roman"/>
                <w:color w:val="0070C0"/>
                <w:sz w:val="24"/>
                <w:szCs w:val="24"/>
              </w:rPr>
              <m:t xml:space="preserve">s.t.  </m:t>
            </m:r>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E</m:t>
                    </m:r>
                  </m:sup>
                </m:sSup>
              </m:sup>
              <m:e>
                <m:sSubSup>
                  <m:sSubSupPr>
                    <m:ctrlPr>
                      <w:rPr>
                        <w:rFonts w:ascii="Cambria Math" w:eastAsia="宋体" w:hAnsi="Times New Roman" w:cs="Times New Roman"/>
                        <w:bCs/>
                        <w:i/>
                        <w:color w:val="0070C0"/>
                        <w:sz w:val="24"/>
                        <w:szCs w:val="24"/>
                      </w:rPr>
                    </m:ctrlPr>
                  </m:sSubSupPr>
                  <m:e>
                    <m:r>
                      <w:rPr>
                        <w:rFonts w:ascii="Cambria Math" w:eastAsia="Cambria Math" w:hAnsi="Cambria Math" w:cs="Cambria Math"/>
                        <w:color w:val="0070C0"/>
                        <w:sz w:val="24"/>
                        <w:szCs w:val="24"/>
                      </w:rPr>
                      <m:t>b</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E,N</m:t>
                    </m:r>
                  </m:sup>
                </m:sSub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r>
              <w:rPr>
                <w:rFonts w:ascii="Cambria Math" w:eastAsia="宋体" w:hAnsi="Cambria Math" w:cs="Times New Roman"/>
                <w:color w:val="0070C0"/>
                <w:sz w:val="24"/>
                <w:szCs w:val="24"/>
              </w:rPr>
              <m:t>≤</m:t>
            </m:r>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r>
              <m:rPr>
                <m:sty m:val="p"/>
              </m:rPr>
              <w:rPr>
                <w:rFonts w:ascii="Cambria Math" w:eastAsia="宋体" w:hAnsi="Cambria Math"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p"/>
                  </m:rPr>
                  <w:rPr>
                    <w:rFonts w:ascii="Cambria Math" w:eastAsia="宋体" w:hAnsi="Cambria Math" w:cs="Times New Roman"/>
                    <w:color w:val="0070C0"/>
                    <w:sz w:val="24"/>
                    <w:szCs w:val="24"/>
                  </w:rPr>
                  <m:t>Φ</m:t>
                </m:r>
              </m:e>
              <m:sup>
                <m:r>
                  <w:rPr>
                    <w:rFonts w:ascii="Cambria Math" w:eastAsia="微软雅黑" w:hAnsi="Cambria Math" w:cs="微软雅黑" w:hint="eastAsia"/>
                    <w:color w:val="0070C0"/>
                    <w:sz w:val="24"/>
                    <w:szCs w:val="24"/>
                    <w:shd w:val="clear" w:color="auto" w:fill="FFFFFF"/>
                  </w:rPr>
                  <m:t>-</m:t>
                </m:r>
                <m:r>
                  <w:rPr>
                    <w:rFonts w:ascii="Cambria Math" w:hAnsi="Cambria Math" w:cs="Cambria Math"/>
                    <w:color w:val="0070C0"/>
                    <w:sz w:val="24"/>
                    <w:szCs w:val="24"/>
                    <w:shd w:val="clear" w:color="auto" w:fill="FFFFFF"/>
                  </w:rPr>
                  <m:t>1</m:t>
                </m:r>
              </m:sup>
            </m:sSup>
            <m:r>
              <m:rPr>
                <m:sty m:val="p"/>
              </m:rPr>
              <w:rPr>
                <w:rFonts w:ascii="Cambria Math" w:eastAsia="宋体" w:hAnsi="Cambria Math" w:cs="Times New Roman"/>
                <w:color w:val="0070C0"/>
                <w:sz w:val="24"/>
                <w:szCs w:val="24"/>
              </w:rPr>
              <m:t>(1-</m:t>
            </m:r>
            <m:r>
              <w:rPr>
                <w:rFonts w:ascii="Cambria Math" w:hAnsi="Cambria Math" w:cs="Times New Roman"/>
                <w:color w:val="0070C0"/>
                <w:sz w:val="24"/>
                <w:szCs w:val="24"/>
              </w:rPr>
              <m:t>ϵ)</m:t>
            </m:r>
            <m:sSup>
              <m:sSupPr>
                <m:ctrlPr>
                  <w:rPr>
                    <w:rFonts w:ascii="Cambria Math" w:hAnsi="Cambria Math" w:cs="Cambria Math"/>
                    <w:color w:val="0070C0"/>
                    <w:sz w:val="24"/>
                    <w:szCs w:val="24"/>
                    <w:shd w:val="clear" w:color="auto" w:fill="FFFFFF"/>
                  </w:rPr>
                </m:ctrlPr>
              </m:sSupPr>
              <m:e>
                <m:r>
                  <w:rPr>
                    <w:rFonts w:ascii="Cambria Math" w:eastAsia="宋体"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eastAsia="宋体" w:hAnsi="Times New Roman" w:cs="Times New Roman"/>
                        <w:color w:val="0070C0"/>
                        <w:sz w:val="24"/>
                        <w:szCs w:val="24"/>
                      </w:rPr>
                      <m:t>E,N</m:t>
                    </m:r>
                  </m:sup>
                </m:sSubSup>
                <m:r>
                  <w:rPr>
                    <w:rFonts w:ascii="Cambria Math" w:eastAsia="宋体" w:hAnsi="Times New Roman" w:cs="Times New Roman"/>
                    <w:color w:val="0070C0"/>
                    <w:sz w:val="24"/>
                    <w:szCs w:val="24"/>
                  </w:rPr>
                  <m:t>)</m:t>
                </m:r>
              </m:e>
              <m:sup>
                <m:f>
                  <m:fPr>
                    <m:ctrlPr>
                      <w:rPr>
                        <w:rFonts w:ascii="Cambria Math" w:eastAsia="微软雅黑" w:hAnsi="Cambria Math" w:cs="微软雅黑"/>
                        <w:i/>
                        <w:color w:val="0070C0"/>
                        <w:sz w:val="24"/>
                        <w:szCs w:val="24"/>
                        <w:shd w:val="clear" w:color="auto" w:fill="FFFFFF"/>
                      </w:rPr>
                    </m:ctrlPr>
                  </m:fPr>
                  <m:num>
                    <m:r>
                      <w:rPr>
                        <w:rFonts w:ascii="Cambria Math" w:eastAsia="微软雅黑" w:hAnsi="Cambria Math" w:cs="微软雅黑"/>
                        <w:color w:val="0070C0"/>
                        <w:sz w:val="24"/>
                        <w:szCs w:val="24"/>
                        <w:shd w:val="clear" w:color="auto" w:fill="FFFFFF"/>
                      </w:rPr>
                      <m:t>1</m:t>
                    </m:r>
                  </m:num>
                  <m:den>
                    <m:r>
                      <w:rPr>
                        <w:rFonts w:ascii="Cambria Math" w:eastAsia="微软雅黑" w:hAnsi="Cambria Math" w:cs="微软雅黑"/>
                        <w:color w:val="0070C0"/>
                        <w:sz w:val="24"/>
                        <w:szCs w:val="24"/>
                        <w:shd w:val="clear" w:color="auto" w:fill="FFFFFF"/>
                      </w:rPr>
                      <m:t>2</m:t>
                    </m:r>
                  </m:den>
                </m:f>
              </m:sup>
            </m:sSup>
            <m:r>
              <w:rPr>
                <w:rFonts w:ascii="Cambria Math" w:eastAsia="宋体" w:hAnsi="Cambria Math" w:cs="Times New Roman"/>
                <w:color w:val="0070C0"/>
                <w:sz w:val="24"/>
                <w:szCs w:val="24"/>
              </w:rPr>
              <m:t xml:space="preserve">, </m:t>
            </m:r>
            <m:ctrlPr>
              <w:rPr>
                <w:rFonts w:ascii="Cambria Math" w:eastAsia="Cambria Math" w:hAnsi="Cambria Math" w:cs="Cambria Math"/>
                <w:i/>
                <w:color w:val="0070C0"/>
                <w:sz w:val="24"/>
                <w:szCs w:val="24"/>
              </w:rPr>
            </m:ctrlPr>
          </m:e>
          <m:e>
            <m:r>
              <w:rPr>
                <w:rFonts w:ascii="Cambria Math" w:eastAsia="Cambria Math" w:hAnsi="Cambria Math" w:cs="Cambria Math"/>
                <w:color w:val="0070C0"/>
                <w:sz w:val="24"/>
                <w:szCs w:val="24"/>
              </w:rPr>
              <m:t xml:space="preserve">      </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r>
              <m:rPr>
                <m:sty m:val="b"/>
              </m:rPr>
              <w:rPr>
                <w:rFonts w:ascii="Cambria Math" w:eastAsia="宋体"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m:t>
                </m:r>
                <m:sSubSup>
                  <m:sSubSupPr>
                    <m:ctrlPr>
                      <w:rPr>
                        <w:rFonts w:ascii="Cambria Math" w:hAnsi="Cambria Math" w:cs="Times New Roman"/>
                        <w:b/>
                        <w:bCs/>
                        <w:iCs/>
                        <w:color w:val="0070C0"/>
                        <w:sz w:val="24"/>
                        <w:szCs w:val="24"/>
                      </w:rPr>
                    </m:ctrlPr>
                  </m:sSubSupPr>
                  <m:e>
                    <m:r>
                      <w:rPr>
                        <w:rFonts w:ascii="Cambria Math" w:hAnsi="Cambria Math" w:cs="Times New Roman"/>
                        <w:color w:val="0070C0"/>
                        <w:sz w:val="24"/>
                        <w:szCs w:val="24"/>
                      </w:rPr>
                      <m:t>q</m:t>
                    </m:r>
                  </m:e>
                  <m:sub>
                    <m:r>
                      <w:rPr>
                        <w:rFonts w:ascii="Cambria Math" w:hAnsi="Cambria Math" w:cs="Times New Roman"/>
                        <w:color w:val="0070C0"/>
                        <w:sz w:val="24"/>
                        <w:szCs w:val="24"/>
                      </w:rPr>
                      <m:t>j</m:t>
                    </m:r>
                    <m:ctrlPr>
                      <w:rPr>
                        <w:rFonts w:ascii="Cambria Math" w:hAnsi="Cambria Math" w:cs="Times New Roman"/>
                        <w:i/>
                        <w:iCs/>
                        <w:color w:val="0070C0"/>
                        <w:sz w:val="24"/>
                        <w:szCs w:val="24"/>
                      </w:rPr>
                    </m:ctrlPr>
                  </m:sub>
                  <m:sup>
                    <m:r>
                      <w:rPr>
                        <w:rFonts w:ascii="Cambria Math" w:hAnsi="Cambria Math" w:cs="Times New Roman"/>
                        <w:color w:val="0070C0"/>
                        <w:sz w:val="24"/>
                        <w:szCs w:val="24"/>
                      </w:rPr>
                      <m:t>E</m:t>
                    </m:r>
                  </m:sup>
                </m:sSubSup>
              </m:sub>
              <m:sup>
                <m:r>
                  <w:rPr>
                    <w:rFonts w:ascii="Cambria Math" w:eastAsia="宋体" w:hAnsi="Times New Roman" w:cs="Times New Roman"/>
                    <w:color w:val="0070C0"/>
                    <w:sz w:val="24"/>
                    <w:szCs w:val="24"/>
                  </w:rPr>
                  <m:t>E</m:t>
                </m:r>
              </m:sup>
            </m:sSubSup>
            <m:r>
              <w:rPr>
                <w:rFonts w:ascii="Cambria Math" w:eastAsia="宋体" w:hAnsi="Cambria Math" w:cs="Times New Roman"/>
                <w:color w:val="0070C0"/>
                <w:sz w:val="24"/>
                <w:szCs w:val="24"/>
              </w:rPr>
              <m:t>,j</m:t>
            </m:r>
            <m:r>
              <m:rPr>
                <m:sty m:val="b"/>
              </m:rPr>
              <w:rPr>
                <w:rFonts w:ascii="Cambria Math" w:eastAsia="宋体" w:hAnsi="Cambria Math" w:cs="Times New Roman"/>
                <w:color w:val="0070C0"/>
                <w:sz w:val="24"/>
                <w:szCs w:val="24"/>
              </w:rPr>
              <m:t>∈</m:t>
            </m:r>
            <m:d>
              <m:dPr>
                <m:begChr m:val="{"/>
                <m:endChr m:val="}"/>
                <m:ctrlPr>
                  <w:rPr>
                    <w:rFonts w:ascii="Cambria Math" w:eastAsia="宋体" w:hAnsi="Cambria Math" w:cs="Times New Roman"/>
                    <w:b/>
                    <w:color w:val="0070C0"/>
                    <w:sz w:val="24"/>
                    <w:szCs w:val="24"/>
                  </w:rPr>
                </m:ctrlPr>
              </m:dPr>
              <m:e>
                <m:r>
                  <w:rPr>
                    <w:rFonts w:ascii="Cambria Math" w:eastAsia="宋体" w:hAnsi="Cambria Math" w:cs="Times New Roman"/>
                    <w:color w:val="0070C0"/>
                    <w:sz w:val="24"/>
                    <w:szCs w:val="24"/>
                  </w:rPr>
                  <m:t>1</m:t>
                </m:r>
                <m:r>
                  <m:rPr>
                    <m:sty m:val="p"/>
                  </m:rPr>
                  <w:rPr>
                    <w:rFonts w:ascii="Cambria Math" w:eastAsia="宋体" w:hAnsi="Cambria Math" w:cs="Times New Roman"/>
                    <w:color w:val="0070C0"/>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E</m:t>
                    </m:r>
                  </m:sup>
                </m:sSup>
                <m:ctrlPr>
                  <w:rPr>
                    <w:rFonts w:ascii="Cambria Math" w:eastAsia="宋体" w:hAnsi="Cambria Math" w:cs="Times New Roman"/>
                    <w:i/>
                    <w:color w:val="0070C0"/>
                    <w:sz w:val="24"/>
                    <w:szCs w:val="24"/>
                  </w:rPr>
                </m:ctrlPr>
              </m:e>
            </m:d>
            <m:r>
              <w:rPr>
                <w:rFonts w:ascii="Cambria Math" w:eastAsia="宋体" w:hAnsi="Cambria Math" w:cs="Times New Roman"/>
                <w:color w:val="0070C0"/>
                <w:sz w:val="24"/>
                <w:szCs w:val="24"/>
              </w:rPr>
              <m:t xml:space="preserve">,                        </m:t>
            </m:r>
          </m:e>
        </m:eqArr>
        <m:r>
          <w:rPr>
            <w:rFonts w:ascii="Cambria Math" w:eastAsia="宋体" w:hAnsi="Times New Roman" w:cs="Times New Roman"/>
            <w:color w:val="0070C0"/>
            <w:sz w:val="24"/>
            <w:szCs w:val="24"/>
          </w:rPr>
          <m:t xml:space="preserve">    </m:t>
        </m:r>
      </m:oMath>
      <w:r w:rsidR="00A24C4B" w:rsidRPr="008D42FA">
        <w:rPr>
          <w:rFonts w:ascii="Times New Roman" w:hAnsi="Times New Roman" w:cs="Times New Roman"/>
          <w:color w:val="0070C0"/>
          <w:sz w:val="24"/>
          <w:szCs w:val="24"/>
        </w:rPr>
        <w:t xml:space="preserve">  </w:t>
      </w:r>
      <w:r w:rsidR="00A00250">
        <w:rPr>
          <w:rFonts w:ascii="Times New Roman" w:hAnsi="Times New Roman" w:cs="Times New Roman"/>
          <w:color w:val="0070C0"/>
          <w:sz w:val="24"/>
          <w:szCs w:val="24"/>
        </w:rPr>
        <w:t xml:space="preserve">          </w:t>
      </w:r>
      <w:r w:rsidR="00A24C4B" w:rsidRPr="008D42FA">
        <w:rPr>
          <w:rFonts w:ascii="Times New Roman" w:hAnsi="Times New Roman" w:cs="Times New Roman"/>
          <w:color w:val="0070C0"/>
          <w:sz w:val="24"/>
          <w:szCs w:val="24"/>
        </w:rPr>
        <w:t>(12)</w:t>
      </w:r>
    </w:p>
    <w:p w14:paraId="0D381B90" w14:textId="72919837" w:rsidR="00064AAA" w:rsidRPr="008D42FA" w:rsidRDefault="00623D1A" w:rsidP="005B6A15">
      <w:pPr>
        <w:adjustRightInd w:val="0"/>
        <w:snapToGrid w:val="0"/>
        <w:rPr>
          <w:rFonts w:ascii="Times New Roman" w:hAnsi="Times New Roman" w:cs="Times New Roman"/>
          <w:sz w:val="24"/>
          <w:szCs w:val="24"/>
        </w:rPr>
      </w:pPr>
      <w:r>
        <w:rPr>
          <w:rFonts w:ascii="Times New Roman" w:hAnsi="Times New Roman" w:cs="Times New Roman"/>
          <w:color w:val="0070C0"/>
          <w:sz w:val="24"/>
          <w:szCs w:val="24"/>
          <w:shd w:val="clear" w:color="auto" w:fill="FFFFFF"/>
        </w:rPr>
        <w:t>Let</w:t>
      </w:r>
      <w:r w:rsidR="00177D1A">
        <w:rPr>
          <w:rFonts w:ascii="Times New Roman" w:hAnsi="Times New Roman" w:cs="Times New Roman"/>
          <w:color w:val="0070C0"/>
          <w:sz w:val="24"/>
          <w:szCs w:val="24"/>
          <w:shd w:val="clear" w:color="auto" w:fill="FFFFFF"/>
        </w:rPr>
        <w:t xml:space="preserve"> </w:t>
      </w:r>
      <m:oMath>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ctrlPr>
              <w:rPr>
                <w:rFonts w:ascii="Cambria Math" w:hAnsi="Cambria Math" w:cs="Times New Roman"/>
                <w:i/>
                <w:color w:val="0070C0"/>
                <w:sz w:val="24"/>
                <w:szCs w:val="24"/>
                <w:shd w:val="clear" w:color="auto" w:fill="FFFFFF"/>
              </w:rPr>
            </m:ctrlPr>
          </m:sup>
        </m:sSubSup>
        <m:r>
          <m:rPr>
            <m:sty m:val="p"/>
          </m:rPr>
          <w:rPr>
            <w:rFonts w:ascii="Cambria Math" w:hAnsi="Cambria Math" w:cs="Times New Roman"/>
            <w:color w:val="0070C0"/>
            <w:sz w:val="24"/>
            <w:szCs w:val="24"/>
            <w:shd w:val="clear" w:color="auto" w:fill="FFFFFF"/>
          </w:rPr>
          <m:t>≔{</m:t>
        </m:r>
        <m:r>
          <m:rPr>
            <m:sty m:val="b"/>
          </m:rPr>
          <w:rPr>
            <w:rFonts w:ascii="Cambria Math" w:hAnsi="Cambria Math" w:cs="Times New Roman"/>
            <w:color w:val="0070C0"/>
            <w:sz w:val="24"/>
            <w:szCs w:val="24"/>
            <w:shd w:val="clear" w:color="auto" w:fill="FFFFFF"/>
          </w:rPr>
          <m:t>x</m:t>
        </m:r>
        <m:r>
          <m:rPr>
            <m:scr m:val="script"/>
            <m:sty m:val="p"/>
          </m:rPr>
          <w:rPr>
            <w:rFonts w:ascii="Cambria Math" w:hAnsi="Cambria Math" w:cs="Times New Roman"/>
            <w:color w:val="0070C0"/>
            <w:sz w:val="24"/>
            <w:szCs w:val="24"/>
            <w:shd w:val="clear" w:color="auto" w:fill="FFFFFF"/>
          </w:rPr>
          <m:t>∈X:</m:t>
        </m:r>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s</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rPr>
              <m:t>N</m:t>
            </m:r>
          </m:sup>
        </m:sSubSup>
        <m:r>
          <m:rPr>
            <m:sty m:val="p"/>
          </m:rPr>
          <w:rPr>
            <w:rFonts w:ascii="Cambria Math" w:hAnsi="Cambria Math" w:cs="Times New Roman"/>
            <w:color w:val="0070C0"/>
            <w:sz w:val="24"/>
            <w:szCs w:val="24"/>
            <w:shd w:val="clear" w:color="auto" w:fill="FFFFFF"/>
          </w:rPr>
          <m:t xml:space="preserve">&gt;0, </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b</m:t>
            </m:r>
          </m:e>
          <m:sup>
            <m:r>
              <w:rPr>
                <w:rFonts w:ascii="Cambria Math" w:hAnsi="Cambria Math" w:cs="Cambria Math"/>
                <w:color w:val="0070C0"/>
                <w:sz w:val="24"/>
                <w:szCs w:val="24"/>
                <w:shd w:val="clear" w:color="auto" w:fill="FFFFFF"/>
              </w:rPr>
              <m:t>E</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m:rPr>
            <m:sty m:val="p"/>
          </m:rPr>
          <w:rPr>
            <w:rFonts w:ascii="Cambria Math" w:hAnsi="Cambria Math" w:cs="Times New Roman"/>
            <w:color w:val="0070C0"/>
            <w:sz w:val="24"/>
            <w:szCs w:val="24"/>
            <w:shd w:val="clear" w:color="auto" w:fill="FFFFFF"/>
          </w:rPr>
          <m:t xml:space="preserve">≤ </m:t>
        </m:r>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Φ</m:t>
            </m:r>
          </m:e>
          <m:sup>
            <m:r>
              <m:rPr>
                <m:sty m:val="p"/>
              </m:rPr>
              <w:rPr>
                <w:rFonts w:ascii="微软雅黑" w:eastAsia="微软雅黑" w:hAnsi="微软雅黑" w:cs="微软雅黑" w:hint="eastAsia"/>
                <w:color w:val="0070C0"/>
                <w:sz w:val="24"/>
                <w:szCs w:val="24"/>
                <w:shd w:val="clear" w:color="auto" w:fill="FFFFFF"/>
              </w:rPr>
              <m:t>-</m:t>
            </m:r>
            <m:r>
              <m:rPr>
                <m:sty m:val="p"/>
              </m:rPr>
              <w:rPr>
                <w:rFonts w:ascii="Cambria Math" w:hAnsi="Cambria Math" w:cs="Cambria Math"/>
                <w:color w:val="0070C0"/>
                <w:sz w:val="24"/>
                <w:szCs w:val="24"/>
                <w:shd w:val="clear" w:color="auto" w:fill="FFFFFF"/>
              </w:rPr>
              <m:t>1</m:t>
            </m:r>
          </m:sup>
        </m:sSup>
        <m:r>
          <m:rPr>
            <m:sty m:val="p"/>
          </m:rPr>
          <w:rPr>
            <w:rFonts w:ascii="Cambria Math" w:hAnsi="Cambria Math" w:cs="Times New Roman"/>
            <w:color w:val="0070C0"/>
            <w:sz w:val="24"/>
            <w:szCs w:val="24"/>
            <w:shd w:val="clear" w:color="auto" w:fill="FFFFFF"/>
          </w:rPr>
          <m:t>(1-</m:t>
        </m:r>
        <m:r>
          <w:rPr>
            <w:rFonts w:ascii="Cambria Math" w:hAnsi="Cambria Math" w:cs="Times New Roman"/>
            <w:color w:val="0070C0"/>
            <w:sz w:val="24"/>
            <w:szCs w:val="24"/>
            <w:shd w:val="clear" w:color="auto" w:fill="FFFFFF"/>
          </w:rPr>
          <m:t>ϵ</m:t>
        </m:r>
        <m:r>
          <m:rPr>
            <m:sty m:val="p"/>
          </m:rP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m:rPr>
                <m:sty m:val="p"/>
              </m:rPr>
              <w:rPr>
                <w:rFonts w:ascii="Cambria Math" w:hAnsi="Cambria Math" w:cs="Cambria Math"/>
                <w:color w:val="0070C0"/>
                <w:sz w:val="24"/>
                <w:szCs w:val="24"/>
                <w:shd w:val="clear" w:color="auto" w:fill="FFFFFF"/>
              </w:rPr>
              <m:t>)</m:t>
            </m:r>
          </m:e>
          <m:sup>
            <m:r>
              <m:rPr>
                <m:sty m:val="p"/>
              </m:rPr>
              <w:rPr>
                <w:rFonts w:ascii="Cambria Math" w:hAnsi="Cambria Math" w:cs="Times New Roman"/>
                <w:color w:val="0070C0"/>
                <w:sz w:val="24"/>
                <w:szCs w:val="24"/>
                <w:shd w:val="clear" w:color="auto" w:fill="FFFFFF"/>
              </w:rPr>
              <m:t>1/2</m:t>
            </m:r>
          </m:sup>
        </m:sSup>
      </m:oMath>
      <w:r w:rsidR="00177D1A">
        <w:rPr>
          <w:rFonts w:ascii="Times New Roman" w:hAnsi="Times New Roman" w:cs="Times New Roman"/>
          <w:color w:val="0070C0"/>
          <w:sz w:val="24"/>
          <w:szCs w:val="24"/>
          <w:shd w:val="clear" w:color="auto" w:fill="FFFFFF"/>
        </w:rPr>
        <w:t xml:space="preserve"> </w:t>
      </w:r>
      <w:r>
        <w:rPr>
          <w:rFonts w:ascii="Times New Roman" w:hAnsi="Times New Roman" w:cs="Times New Roman"/>
          <w:color w:val="0070C0"/>
          <w:sz w:val="24"/>
          <w:szCs w:val="24"/>
          <w:shd w:val="clear" w:color="auto" w:fill="FFFFFF"/>
        </w:rPr>
        <w:t xml:space="preserve">be </w:t>
      </w:r>
      <w:r w:rsidR="00915E96">
        <w:rPr>
          <w:rFonts w:ascii="Times New Roman" w:hAnsi="Times New Roman" w:cs="Times New Roman"/>
          <w:color w:val="0070C0"/>
          <w:sz w:val="24"/>
          <w:szCs w:val="24"/>
          <w:shd w:val="clear" w:color="auto" w:fill="FFFFFF"/>
        </w:rPr>
        <w:t xml:space="preserve">the set of sampled solutions </w:t>
      </w:r>
      <w:r w:rsidR="00711910">
        <w:rPr>
          <w:rFonts w:ascii="Times New Roman" w:hAnsi="Times New Roman" w:cs="Times New Roman"/>
          <w:color w:val="0070C0"/>
          <w:sz w:val="24"/>
          <w:szCs w:val="24"/>
          <w:shd w:val="clear" w:color="auto" w:fill="FFFFFF"/>
        </w:rPr>
        <w:t>that</w:t>
      </w:r>
      <w:r w:rsidR="00915E96">
        <w:rPr>
          <w:rFonts w:ascii="Times New Roman" w:hAnsi="Times New Roman" w:cs="Times New Roman"/>
          <w:color w:val="0070C0"/>
          <w:sz w:val="24"/>
          <w:szCs w:val="24"/>
          <w:shd w:val="clear" w:color="auto" w:fill="FFFFFF"/>
        </w:rPr>
        <w:t xml:space="preserve"> are feasible </w:t>
      </w:r>
      <w:proofErr w:type="gramStart"/>
      <w:r w:rsidR="00915E96" w:rsidRPr="00915E96">
        <w:rPr>
          <w:rFonts w:ascii="Times New Roman" w:hAnsi="Times New Roman" w:cs="Times New Roman"/>
          <w:color w:val="0070C0"/>
          <w:sz w:val="24"/>
          <w:szCs w:val="24"/>
          <w:shd w:val="clear" w:color="auto" w:fill="FFFFFF"/>
        </w:rPr>
        <w:t>a</w:t>
      </w:r>
      <w:r w:rsidR="00463C93">
        <w:rPr>
          <w:rFonts w:ascii="Times New Roman" w:hAnsi="Times New Roman" w:cs="Times New Roman"/>
          <w:color w:val="0070C0"/>
          <w:sz w:val="24"/>
          <w:szCs w:val="24"/>
          <w:shd w:val="clear" w:color="auto" w:fill="FFFFFF"/>
        </w:rPr>
        <w:t xml:space="preserve"> posteriori</w:t>
      </w:r>
      <w:proofErr w:type="gramEnd"/>
      <w:r w:rsidR="00177D1A">
        <w:rPr>
          <w:rFonts w:ascii="Times New Roman" w:hAnsi="Times New Roman" w:cs="Times New Roman"/>
          <w:color w:val="0070C0"/>
          <w:sz w:val="24"/>
          <w:szCs w:val="24"/>
          <w:shd w:val="clear" w:color="auto" w:fill="FFFFFF"/>
        </w:rPr>
        <w:t>.</w:t>
      </w:r>
      <w:r w:rsidR="00A24C4B">
        <w:rPr>
          <w:rFonts w:ascii="Times New Roman" w:hAnsi="Times New Roman" w:cs="Times New Roman"/>
          <w:color w:val="0070C0"/>
          <w:sz w:val="24"/>
          <w:szCs w:val="24"/>
          <w:shd w:val="clear" w:color="auto" w:fill="FFFFFF"/>
        </w:rPr>
        <w:t xml:space="preserve"> </w:t>
      </w:r>
      <w:r w:rsidR="00177D1A">
        <w:rPr>
          <w:rFonts w:ascii="Times New Roman" w:hAnsi="Times New Roman" w:cs="Times New Roman"/>
          <w:color w:val="0070C0"/>
          <w:sz w:val="24"/>
          <w:szCs w:val="24"/>
          <w:shd w:val="clear" w:color="auto" w:fill="FFFFFF"/>
        </w:rPr>
        <w:t>Then the</w:t>
      </w:r>
      <w:r w:rsidR="00177D1A" w:rsidRPr="00177D1A">
        <w:rPr>
          <w:rFonts w:ascii="Times New Roman" w:hAnsi="Times New Roman" w:cs="Times New Roman"/>
          <w:color w:val="0070C0"/>
          <w:sz w:val="24"/>
          <w:szCs w:val="24"/>
          <w:shd w:val="clear" w:color="auto" w:fill="FFFFFF"/>
        </w:rPr>
        <w:t xml:space="preserve"> </w:t>
      </w:r>
      <w:r w:rsidR="002D301E">
        <w:rPr>
          <w:rFonts w:ascii="Times New Roman" w:hAnsi="Times New Roman" w:cs="Times New Roman"/>
          <w:color w:val="0070C0"/>
          <w:sz w:val="24"/>
          <w:szCs w:val="24"/>
          <w:shd w:val="clear" w:color="auto" w:fill="FFFFFF"/>
        </w:rPr>
        <w:t xml:space="preserve">set of </w:t>
      </w:r>
      <w:r w:rsidR="00177D1A">
        <w:rPr>
          <w:rFonts w:ascii="Times New Roman" w:hAnsi="Times New Roman" w:cs="Times New Roman"/>
          <w:color w:val="0070C0"/>
          <w:sz w:val="24"/>
          <w:szCs w:val="24"/>
          <w:shd w:val="clear" w:color="auto" w:fill="FFFFFF"/>
        </w:rPr>
        <w:t>Pareto optimal solutions to problem (11)</w:t>
      </w:r>
      <w:r w:rsidR="002D301E">
        <w:rPr>
          <w:rFonts w:ascii="Times New Roman" w:hAnsi="Times New Roman" w:cs="Times New Roman"/>
          <w:color w:val="0070C0"/>
          <w:sz w:val="24"/>
          <w:szCs w:val="24"/>
          <w:shd w:val="clear" w:color="auto" w:fill="FFFFFF"/>
        </w:rPr>
        <w:t>, denoted by</w:t>
      </w:r>
      <w:r w:rsidR="00711910">
        <w:rPr>
          <w:rFonts w:ascii="Times New Roman" w:hAnsi="Times New Roman" w:cs="Times New Roman"/>
          <w:color w:val="0070C0"/>
          <w:sz w:val="24"/>
          <w:szCs w:val="24"/>
          <w:shd w:val="clear" w:color="auto" w:fill="FFFFFF"/>
        </w:rPr>
        <w:t xml:space="preserve"> </w:t>
      </w:r>
      <m:oMath>
        <m:sSup>
          <m:sSupPr>
            <m:ctrlPr>
              <w:rPr>
                <w:rFonts w:ascii="Cambria Math" w:hAnsi="Cambria Math" w:cs="Times New Roman"/>
                <w:color w:val="0070C0"/>
                <w:sz w:val="24"/>
                <w:szCs w:val="24"/>
                <w:shd w:val="clear" w:color="auto" w:fill="FFFFFF"/>
              </w:rPr>
            </m:ctrlPr>
          </m:sSupPr>
          <m:e>
            <m:r>
              <m:rPr>
                <m:scr m:val="script"/>
              </m:rPr>
              <w:rPr>
                <w:rFonts w:ascii="Cambria Math" w:eastAsia="宋体" w:hAnsi="Cambria Math" w:cs="Times New Roman"/>
                <w:color w:val="0070C0"/>
                <w:sz w:val="24"/>
                <w:szCs w:val="24"/>
              </w:rPr>
              <m:t>P</m:t>
            </m:r>
          </m:e>
          <m:sup>
            <m:r>
              <w:rPr>
                <w:rFonts w:ascii="Cambria Math" w:hAnsi="Cambria Math" w:cs="Times New Roman"/>
                <w:color w:val="0070C0"/>
                <w:sz w:val="24"/>
                <w:szCs w:val="24"/>
                <w:shd w:val="clear" w:color="auto" w:fill="FFFFFF"/>
              </w:rPr>
              <m:t>N</m:t>
            </m:r>
          </m:sup>
        </m:sSup>
      </m:oMath>
      <w:r w:rsidR="002D301E">
        <w:rPr>
          <w:rFonts w:ascii="Times New Roman" w:hAnsi="Times New Roman" w:cs="Times New Roman"/>
          <w:color w:val="0070C0"/>
          <w:sz w:val="24"/>
          <w:szCs w:val="24"/>
          <w:shd w:val="clear" w:color="auto" w:fill="FFFFFF"/>
        </w:rPr>
        <w:t>, is:</w:t>
      </w:r>
    </w:p>
    <w:p w14:paraId="226B2754" w14:textId="0CD5DE96" w:rsidR="002D301E" w:rsidRPr="00064AAA" w:rsidRDefault="003F2F44" w:rsidP="00BA16B9">
      <w:pPr>
        <w:adjustRightInd w:val="0"/>
        <w:snapToGrid w:val="0"/>
        <w:jc w:val="right"/>
        <w:rPr>
          <w:rFonts w:ascii="Times New Roman" w:hAnsi="Times New Roman" w:cs="Times New Roman"/>
          <w:color w:val="0070C0"/>
          <w:sz w:val="24"/>
          <w:szCs w:val="24"/>
          <w:shd w:val="clear" w:color="auto" w:fill="FFFFFF"/>
        </w:rPr>
      </w:pPr>
      <m:oMath>
        <m:sSup>
          <m:sSupPr>
            <m:ctrlPr>
              <w:rPr>
                <w:rFonts w:ascii="Cambria Math" w:hAnsi="Times New Roman" w:cs="Times New Roman"/>
                <w:color w:val="0070C0"/>
                <w:sz w:val="24"/>
                <w:szCs w:val="24"/>
                <w:shd w:val="clear" w:color="auto" w:fill="FFFFFF"/>
              </w:rPr>
            </m:ctrlPr>
          </m:sSupPr>
          <m:e>
            <m:r>
              <m:rPr>
                <m:scr m:val="script"/>
              </m:rPr>
              <w:rPr>
                <w:rFonts w:ascii="Cambria Math" w:eastAsia="宋体" w:hAnsi="Cambria Math" w:cs="Times New Roman"/>
                <w:color w:val="0070C0"/>
                <w:sz w:val="24"/>
                <w:szCs w:val="24"/>
              </w:rPr>
              <m:t>P</m:t>
            </m:r>
          </m:e>
          <m:sup>
            <m:r>
              <w:rPr>
                <w:rFonts w:ascii="Cambria Math" w:hAnsi="Times New Roman" w:cs="Times New Roman"/>
                <w:color w:val="0070C0"/>
                <w:sz w:val="24"/>
                <w:szCs w:val="24"/>
                <w:shd w:val="clear" w:color="auto" w:fill="FFFFFF"/>
              </w:rPr>
              <m:t>N</m:t>
            </m:r>
          </m:sup>
        </m:sSup>
        <m:r>
          <m:rPr>
            <m:sty m:val="p"/>
          </m:rPr>
          <w:rPr>
            <w:rFonts w:ascii="Cambria Math" w:hAnsi="Times New Roman" w:cs="Times New Roman"/>
            <w:color w:val="0070C0"/>
            <w:sz w:val="24"/>
            <w:szCs w:val="24"/>
            <w:shd w:val="clear" w:color="auto" w:fill="FFFFFF"/>
          </w:rPr>
          <m:t>=</m:t>
        </m:r>
        <m:d>
          <m:dPr>
            <m:begChr m:val="{"/>
            <m:endChr m:val="}"/>
            <m:ctrlPr>
              <w:rPr>
                <w:rFonts w:ascii="Cambria Math" w:hAnsi="Cambria Math" w:cs="Times New Roman"/>
                <w:color w:val="0070C0"/>
                <w:sz w:val="24"/>
                <w:szCs w:val="24"/>
                <w:shd w:val="clear" w:color="auto" w:fill="FFFFFF"/>
              </w:rPr>
            </m:ctrlPr>
          </m:dPr>
          <m:e>
            <m:r>
              <m:rPr>
                <m:sty m:val="b"/>
              </m:rPr>
              <w:rPr>
                <w:rFonts w:ascii="Cambria Math" w:hAnsi="Cambria Math" w:cs="Times New Roman"/>
                <w:color w:val="0070C0"/>
                <w:sz w:val="24"/>
                <w:szCs w:val="24"/>
                <w:shd w:val="clear" w:color="auto" w:fill="FFFFFF"/>
              </w:rPr>
              <m:t>x</m:t>
            </m:r>
            <m:r>
              <m:rPr>
                <m:sty m:val="p"/>
              </m:rPr>
              <w:rPr>
                <w:rFonts w:ascii="Cambria Math" w:hAnsi="Cambria Math" w:cs="Cambria Math"/>
                <w:color w:val="0070C0"/>
                <w:sz w:val="24"/>
                <w:szCs w:val="24"/>
                <w:shd w:val="clear" w:color="auto" w:fill="FFFFFF"/>
              </w:rPr>
              <m:t>∈(</m:t>
            </m:r>
            <m:nary>
              <m:naryPr>
                <m:chr m:val="⋃"/>
                <m:limLoc m:val="undOvr"/>
                <m:supHide m:val="1"/>
                <m:ctrlPr>
                  <w:rPr>
                    <w:rFonts w:ascii="Cambria Math" w:hAnsi="Cambria Math" w:cs="Cambria Math"/>
                    <w:color w:val="0070C0"/>
                    <w:sz w:val="24"/>
                    <w:szCs w:val="24"/>
                    <w:shd w:val="clear" w:color="auto" w:fill="FFFFFF"/>
                  </w:rPr>
                </m:ctrlPr>
              </m:naryPr>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sub>
              <m:sup/>
              <m:e>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e>
            </m:nary>
            <m:r>
              <w:rPr>
                <w:rFonts w:ascii="Cambria Math" w:hAnsi="Cambria Math" w:cs="Cambria Math"/>
                <w:color w:val="0070C0"/>
                <w:sz w:val="24"/>
                <w:szCs w:val="24"/>
                <w:shd w:val="clear" w:color="auto" w:fill="FFFFFF"/>
              </w:rPr>
              <m:t>)</m:t>
            </m:r>
            <m:nary>
              <m:naryPr>
                <m:chr m:val="⋃"/>
                <m:limLoc m:val="undOvr"/>
                <m:subHide m:val="1"/>
                <m:supHide m:val="1"/>
                <m:ctrlPr>
                  <w:rPr>
                    <w:rFonts w:ascii="Cambria Math" w:hAnsi="Cambria Math" w:cs="Times New Roman"/>
                    <w:color w:val="0070C0"/>
                    <w:sz w:val="24"/>
                    <w:szCs w:val="24"/>
                    <w:shd w:val="clear" w:color="auto" w:fill="FFFFFF"/>
                  </w:rPr>
                </m:ctrlPr>
              </m:naryPr>
              <m:sub/>
              <m:sup/>
              <m:e>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sup>
                </m:sSubSup>
              </m:e>
            </m:nary>
            <m:r>
              <m:rPr>
                <m:sty m:val="p"/>
              </m:rPr>
              <w:rPr>
                <w:rFonts w:ascii="Cambria Math" w:hAnsi="Times New Roman" w:cs="Times New Roman"/>
                <w:color w:val="0070C0"/>
                <w:sz w:val="24"/>
                <w:szCs w:val="24"/>
                <w:shd w:val="clear" w:color="auto" w:fill="FFFFFF"/>
              </w:rPr>
              <m:t>:</m:t>
            </m:r>
            <m:r>
              <m:rPr>
                <m:sty m:val="p"/>
              </m:rPr>
              <w:rPr>
                <w:rFonts w:ascii="Cambria Math" w:hAnsi="Cambria Math" w:cs="Times New Roman"/>
                <w:color w:val="0070C0"/>
                <w:sz w:val="24"/>
                <w:szCs w:val="24"/>
                <w:shd w:val="clear" w:color="auto" w:fill="FFFFFF"/>
              </w:rPr>
              <m:t xml:space="preserve">∄ </m:t>
            </m:r>
            <m:acc>
              <m:accPr>
                <m:ctrlPr>
                  <w:rPr>
                    <w:rFonts w:ascii="Cambria Math" w:hAnsi="Cambria Math" w:cs="Times New Roman"/>
                    <w:color w:val="0070C0"/>
                    <w:sz w:val="24"/>
                    <w:szCs w:val="24"/>
                    <w:shd w:val="clear" w:color="auto" w:fill="FFFFFF"/>
                  </w:rPr>
                </m:ctrlPr>
              </m:accPr>
              <m:e>
                <m:r>
                  <m:rPr>
                    <m:sty m:val="b"/>
                  </m:rPr>
                  <w:rPr>
                    <w:rFonts w:ascii="Cambria Math" w:hAnsi="Cambria Math" w:cs="Times New Roman"/>
                    <w:color w:val="0070C0"/>
                    <w:sz w:val="24"/>
                    <w:szCs w:val="24"/>
                    <w:shd w:val="clear" w:color="auto" w:fill="FFFFFF"/>
                  </w:rPr>
                  <m:t>x</m:t>
                </m:r>
              </m:e>
            </m:acc>
            <m:r>
              <m:rPr>
                <m:sty m:val="p"/>
              </m:rPr>
              <w:rPr>
                <w:rFonts w:ascii="Cambria Math" w:hAnsi="Cambria Math" w:cs="Times New Roman"/>
                <w:color w:val="0070C0"/>
                <w:sz w:val="24"/>
                <w:szCs w:val="24"/>
                <w:shd w:val="clear" w:color="auto" w:fill="FFFFFF"/>
              </w:rPr>
              <m:t>∈</m:t>
            </m:r>
            <m:r>
              <m:rPr>
                <m:sty m:val="p"/>
              </m:rPr>
              <w:rPr>
                <w:rFonts w:ascii="Cambria Math" w:hAnsi="Cambria Math" w:cs="Cambria Math"/>
                <w:color w:val="0070C0"/>
                <w:sz w:val="24"/>
                <w:szCs w:val="24"/>
                <w:shd w:val="clear" w:color="auto" w:fill="FFFFFF"/>
              </w:rPr>
              <m:t>(</m:t>
            </m:r>
            <m:nary>
              <m:naryPr>
                <m:chr m:val="⋃"/>
                <m:limLoc m:val="undOvr"/>
                <m:supHide m:val="1"/>
                <m:ctrlPr>
                  <w:rPr>
                    <w:rFonts w:ascii="Cambria Math" w:hAnsi="Cambria Math" w:cs="Cambria Math"/>
                    <w:color w:val="0070C0"/>
                    <w:sz w:val="24"/>
                    <w:szCs w:val="24"/>
                    <w:shd w:val="clear" w:color="auto" w:fill="FFFFFF"/>
                  </w:rPr>
                </m:ctrlPr>
              </m:naryPr>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sub>
              <m:sup/>
              <m:e>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e>
            </m:nary>
            <m:r>
              <w:rPr>
                <w:rFonts w:ascii="Cambria Math" w:hAnsi="Cambria Math" w:cs="Cambria Math"/>
                <w:color w:val="0070C0"/>
                <w:sz w:val="24"/>
                <w:szCs w:val="24"/>
                <w:shd w:val="clear" w:color="auto" w:fill="FFFFFF"/>
              </w:rPr>
              <m:t>)</m:t>
            </m:r>
            <m:nary>
              <m:naryPr>
                <m:chr m:val="⋃"/>
                <m:limLoc m:val="undOvr"/>
                <m:subHide m:val="1"/>
                <m:supHide m:val="1"/>
                <m:ctrlPr>
                  <w:rPr>
                    <w:rFonts w:ascii="Cambria Math" w:hAnsi="Cambria Math" w:cs="Times New Roman"/>
                    <w:color w:val="0070C0"/>
                    <w:sz w:val="24"/>
                    <w:szCs w:val="24"/>
                    <w:shd w:val="clear" w:color="auto" w:fill="FFFFFF"/>
                  </w:rPr>
                </m:ctrlPr>
              </m:naryPr>
              <m:sub/>
              <m:sup/>
              <m:e>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sup>
                </m:sSubSup>
              </m:e>
            </m:nary>
            <m:r>
              <m:rPr>
                <m:sty m:val="p"/>
              </m:rPr>
              <w:rPr>
                <w:rFonts w:ascii="Cambria Math" w:hAnsi="Times New Roman" w:cs="Times New Roman"/>
                <w:color w:val="0070C0"/>
                <w:sz w:val="24"/>
                <w:szCs w:val="24"/>
                <w:shd w:val="clear" w:color="auto" w:fill="FFFFFF"/>
              </w:rPr>
              <m:t xml:space="preserve"> s.t. </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acc>
                  <m:accPr>
                    <m:ctrlPr>
                      <w:rPr>
                        <w:rFonts w:ascii="Cambria Math" w:hAnsi="Cambria Math" w:cs="Times New Roman"/>
                        <w:color w:val="0070C0"/>
                        <w:sz w:val="24"/>
                        <w:szCs w:val="24"/>
                        <w:shd w:val="clear" w:color="auto" w:fill="FFFFFF"/>
                      </w:rPr>
                    </m:ctrlPr>
                  </m:accPr>
                  <m:e>
                    <m:r>
                      <m:rPr>
                        <m:sty m:val="b"/>
                      </m:rPr>
                      <w:rPr>
                        <w:rFonts w:ascii="Cambria Math" w:hAnsi="Cambria Math" w:cs="Times New Roman"/>
                        <w:color w:val="0070C0"/>
                        <w:sz w:val="24"/>
                        <w:szCs w:val="24"/>
                        <w:shd w:val="clear" w:color="auto" w:fill="FFFFFF"/>
                      </w:rPr>
                      <m:t>x</m:t>
                    </m:r>
                    <m:ctrlPr>
                      <w:rPr>
                        <w:rFonts w:ascii="Cambria Math" w:hAnsi="Cambria Math" w:cs="Cambria Math"/>
                        <w:color w:val="0070C0"/>
                        <w:sz w:val="24"/>
                        <w:szCs w:val="24"/>
                        <w:shd w:val="clear" w:color="auto" w:fill="FFFFFF"/>
                      </w:rPr>
                    </m:ctrlPr>
                  </m:e>
                </m:acc>
              </m:sub>
              <m:sup>
                <m:r>
                  <w:rPr>
                    <w:rFonts w:ascii="Cambria Math" w:hAnsi="Cambria Math" w:cs="Cambria Math"/>
                    <w:color w:val="0070C0"/>
                    <w:sz w:val="24"/>
                    <w:szCs w:val="24"/>
                    <w:shd w:val="clear" w:color="auto" w:fill="FFFFFF"/>
                  </w:rPr>
                  <m:t>i</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Times New Roman" w:cs="Times New Roman"/>
                    <w:color w:val="0070C0"/>
                    <w:sz w:val="24"/>
                    <w:szCs w:val="24"/>
                    <w:shd w:val="clear" w:color="auto" w:fill="FFFFFF"/>
                  </w:rPr>
                  <m:t>N</m:t>
                </m:r>
              </m:sup>
            </m:sSup>
            <m:r>
              <m:rPr>
                <m:sty m:val="p"/>
              </m:rPr>
              <w:rPr>
                <w:rFonts w:ascii="Cambria Math" w:hAnsi="Times New Roman" w:cs="Times New Roman"/>
                <w:color w:val="0070C0"/>
                <w:sz w:val="24"/>
                <w:szCs w:val="24"/>
                <w:shd w:val="clear" w:color="auto" w:fill="FFFFFF"/>
              </w:rPr>
              <m:t>&lt;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i</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Times New Roman" w:cs="Times New Roman"/>
                    <w:color w:val="0070C0"/>
                    <w:sz w:val="24"/>
                    <w:szCs w:val="24"/>
                    <w:shd w:val="clear" w:color="auto" w:fill="FFFFFF"/>
                  </w:rPr>
                  <m:t>N</m:t>
                </m:r>
              </m:sup>
            </m:sSup>
            <m:r>
              <m:rPr>
                <m:sty m:val="p"/>
              </m:rPr>
              <w:rPr>
                <w:rFonts w:ascii="Cambria Math" w:hAnsi="Cambria Math" w:cs="Cambria Math"/>
                <w:color w:val="0070C0"/>
                <w:sz w:val="24"/>
                <w:szCs w:val="24"/>
                <w:shd w:val="clear" w:color="auto" w:fill="FFFFFF"/>
              </w:rPr>
              <m:t xml:space="preserve"> ∀</m:t>
            </m:r>
            <m:r>
              <w:rPr>
                <w:rFonts w:ascii="Cambria Math" w:hAnsi="Cambria Math" w:cs="Cambria Math"/>
                <w:color w:val="0070C0"/>
                <w:sz w:val="24"/>
                <w:szCs w:val="24"/>
                <w:shd w:val="clear" w:color="auto" w:fill="FFFFFF"/>
              </w:rPr>
              <m:t>i</m:t>
            </m:r>
            <m:r>
              <m:rPr>
                <m:sty m:val="p"/>
              </m:rPr>
              <w:rPr>
                <w:rFonts w:ascii="Cambria Math" w:hAnsi="Cambria Math" w:cs="Times New Roman"/>
                <w:color w:val="0070C0"/>
                <w:sz w:val="24"/>
                <w:szCs w:val="24"/>
                <w:shd w:val="clear" w:color="auto" w:fill="FFFFFF"/>
              </w:rPr>
              <m:t>∈{</m:t>
            </m:r>
            <m:r>
              <w:rPr>
                <w:rFonts w:ascii="Cambria Math" w:hAnsi="Cambria Math" w:cs="Times New Roman"/>
                <w:color w:val="0070C0"/>
                <w:sz w:val="24"/>
                <w:szCs w:val="24"/>
                <w:shd w:val="clear" w:color="auto" w:fill="FFFFFF"/>
              </w:rPr>
              <m:t>D</m:t>
            </m:r>
            <m:r>
              <m:rPr>
                <m:sty m:val="p"/>
              </m:rPr>
              <w:rPr>
                <w:rFonts w:ascii="Cambria Math" w:hAnsi="Cambria Math" w:cs="Times New Roman"/>
                <w:color w:val="0070C0"/>
                <w:sz w:val="24"/>
                <w:szCs w:val="24"/>
                <w:shd w:val="clear" w:color="auto" w:fill="FFFFFF"/>
              </w:rPr>
              <m:t xml:space="preserve">, </m:t>
            </m:r>
            <m:r>
              <w:rPr>
                <w:rFonts w:ascii="Cambria Math" w:hAnsi="Cambria Math" w:cs="Times New Roman"/>
                <w:color w:val="0070C0"/>
                <w:sz w:val="24"/>
                <w:szCs w:val="24"/>
                <w:shd w:val="clear" w:color="auto" w:fill="FFFFFF"/>
              </w:rPr>
              <m:t>A</m:t>
            </m:r>
            <m:r>
              <m:rPr>
                <m:sty m:val="p"/>
              </m:rPr>
              <w:rPr>
                <w:rFonts w:ascii="Cambria Math" w:hAnsi="Cambria Math" w:cs="Times New Roman"/>
                <w:color w:val="0070C0"/>
                <w:sz w:val="24"/>
                <w:szCs w:val="24"/>
                <w:shd w:val="clear" w:color="auto" w:fill="FFFFFF"/>
              </w:rPr>
              <m:t>}</m:t>
            </m:r>
          </m:e>
        </m:d>
      </m:oMath>
      <w:r w:rsidR="002D301E" w:rsidRPr="002D301E">
        <w:rPr>
          <w:rFonts w:ascii="Times New Roman" w:hAnsi="Times New Roman" w:cs="Times New Roman"/>
          <w:color w:val="0070C0"/>
          <w:sz w:val="24"/>
          <w:szCs w:val="24"/>
          <w:shd w:val="clear" w:color="auto" w:fill="FFFFFF"/>
        </w:rPr>
        <w:t>.</w:t>
      </w:r>
      <w:r w:rsidR="00BA16B9">
        <w:rPr>
          <w:rFonts w:ascii="Times New Roman" w:hAnsi="Times New Roman" w:cs="Times New Roman"/>
          <w:color w:val="0070C0"/>
          <w:sz w:val="24"/>
          <w:szCs w:val="24"/>
          <w:shd w:val="clear" w:color="auto" w:fill="FFFFFF"/>
        </w:rPr>
        <w:t xml:space="preserve">   (13)</w:t>
      </w:r>
    </w:p>
    <w:p w14:paraId="19E582EF" w14:textId="77777777" w:rsidR="002D301E" w:rsidRDefault="002D301E" w:rsidP="005B6A15">
      <w:pPr>
        <w:adjustRightInd w:val="0"/>
        <w:snapToGrid w:val="0"/>
        <w:rPr>
          <w:rFonts w:ascii="Times New Roman" w:hAnsi="Times New Roman" w:cs="Times New Roman"/>
          <w:b/>
          <w:iCs/>
          <w:sz w:val="24"/>
          <w:szCs w:val="24"/>
        </w:rPr>
      </w:pPr>
    </w:p>
    <w:p w14:paraId="7B4CDED8" w14:textId="56F51A32" w:rsidR="00BA16B9" w:rsidRDefault="008D42FA" w:rsidP="00B915B5">
      <w:pPr>
        <w:adjustRightInd w:val="0"/>
        <w:snapToGrid w:val="0"/>
        <w:rPr>
          <w:rFonts w:ascii="Times New Roman" w:hAnsi="Times New Roman" w:cs="Times New Roman"/>
          <w:bCs/>
          <w:sz w:val="24"/>
          <w:szCs w:val="24"/>
        </w:rPr>
      </w:pPr>
      <w:r w:rsidRPr="008D42FA">
        <w:rPr>
          <w:rFonts w:ascii="Times New Roman" w:hAnsi="Times New Roman" w:cs="Times New Roman"/>
          <w:b/>
          <w:i/>
          <w:color w:val="0070C0"/>
          <w:sz w:val="24"/>
          <w:szCs w:val="24"/>
        </w:rPr>
        <w:t>Remark 3</w:t>
      </w:r>
      <w:r w:rsidRPr="008D42FA">
        <w:rPr>
          <w:rFonts w:ascii="Times New Roman" w:hAnsi="Times New Roman" w:cs="Times New Roman"/>
          <w:color w:val="0070C0"/>
          <w:sz w:val="24"/>
          <w:szCs w:val="24"/>
        </w:rPr>
        <w:t>.</w:t>
      </w:r>
      <w:r>
        <w:rPr>
          <w:rFonts w:ascii="Times New Roman" w:hAnsi="Times New Roman" w:cs="Times New Roman"/>
          <w:color w:val="0070C0"/>
          <w:sz w:val="24"/>
          <w:szCs w:val="24"/>
        </w:rPr>
        <w:t xml:space="preserve"> </w:t>
      </w:r>
      <w:r w:rsidR="00306829" w:rsidRPr="008A1AAE">
        <w:rPr>
          <w:rFonts w:ascii="Times New Roman" w:hAnsi="Times New Roman" w:cs="Times New Roman"/>
          <w:b/>
          <w:bCs/>
          <w:i/>
          <w:color w:val="0070C0"/>
          <w:sz w:val="24"/>
          <w:szCs w:val="24"/>
        </w:rPr>
        <w:t>Proposition 2</w:t>
      </w:r>
      <w:r w:rsidR="00306829" w:rsidRPr="008A1AAE">
        <w:rPr>
          <w:rFonts w:ascii="Times New Roman" w:hAnsi="Times New Roman" w:cs="Times New Roman"/>
          <w:b/>
          <w:bCs/>
          <w:color w:val="0070C0"/>
          <w:sz w:val="24"/>
          <w:szCs w:val="24"/>
        </w:rPr>
        <w:t xml:space="preserve"> </w:t>
      </w:r>
      <w:r w:rsidR="00306829" w:rsidRPr="008A1AAE">
        <w:rPr>
          <w:rFonts w:ascii="Times New Roman" w:hAnsi="Times New Roman" w:cs="Times New Roman"/>
          <w:bCs/>
          <w:color w:val="0070C0"/>
          <w:sz w:val="24"/>
          <w:szCs w:val="24"/>
        </w:rPr>
        <w:t>implies that</w:t>
      </w:r>
      <w:r w:rsidR="00306829" w:rsidRPr="008A1AAE">
        <w:rPr>
          <w:rFonts w:ascii="Times New Roman" w:hAnsi="Times New Roman" w:cs="Times New Roman"/>
          <w:b/>
          <w:bCs/>
          <w:color w:val="0070C0"/>
          <w:sz w:val="24"/>
          <w:szCs w:val="24"/>
        </w:rPr>
        <w:t xml:space="preserve"> </w:t>
      </w:r>
      <w:r w:rsidR="00306829" w:rsidRPr="008A1AAE">
        <w:rPr>
          <w:rFonts w:ascii="Times New Roman" w:hAnsi="Times New Roman" w:cs="Times New Roman"/>
          <w:color w:val="0070C0"/>
          <w:sz w:val="24"/>
          <w:szCs w:val="24"/>
        </w:rPr>
        <w:t>problem</w:t>
      </w:r>
      <w:r w:rsidR="005B6A15" w:rsidRPr="008A1AAE">
        <w:rPr>
          <w:rFonts w:ascii="Times New Roman" w:hAnsi="Times New Roman" w:cs="Times New Roman"/>
          <w:color w:val="0070C0"/>
          <w:sz w:val="24"/>
          <w:szCs w:val="24"/>
        </w:rPr>
        <w:t xml:space="preserve"> (1</w:t>
      </w:r>
      <w:r w:rsidR="00306829" w:rsidRPr="008A1AAE">
        <w:rPr>
          <w:rFonts w:ascii="Times New Roman" w:hAnsi="Times New Roman" w:cs="Times New Roman"/>
          <w:color w:val="0070C0"/>
          <w:sz w:val="24"/>
          <w:szCs w:val="24"/>
        </w:rPr>
        <w:t>1</w:t>
      </w:r>
      <w:r w:rsidR="005B6A15" w:rsidRPr="008A1AAE">
        <w:rPr>
          <w:rFonts w:ascii="Times New Roman" w:hAnsi="Times New Roman" w:cs="Times New Roman"/>
          <w:color w:val="0070C0"/>
          <w:sz w:val="24"/>
          <w:szCs w:val="24"/>
        </w:rPr>
        <w:t xml:space="preserve">) </w:t>
      </w:r>
      <w:r w:rsidR="00B33099">
        <w:rPr>
          <w:rFonts w:ascii="Times New Roman" w:hAnsi="Times New Roman" w:cs="Times New Roman"/>
          <w:color w:val="0070C0"/>
          <w:sz w:val="24"/>
          <w:szCs w:val="24"/>
        </w:rPr>
        <w:t xml:space="preserve">can be solved by </w:t>
      </w:r>
      <w:r w:rsidR="005B6A15" w:rsidRPr="008A1AAE">
        <w:rPr>
          <w:rFonts w:ascii="Times New Roman" w:hAnsi="Times New Roman" w:cs="Times New Roman"/>
          <w:color w:val="0070C0"/>
          <w:sz w:val="24"/>
          <w:szCs w:val="24"/>
        </w:rPr>
        <w:t xml:space="preserve">solving </w:t>
      </w:r>
      <w:r w:rsidR="008A1AAE" w:rsidRPr="008A1AAE">
        <w:rPr>
          <w:rFonts w:ascii="Times New Roman" w:hAnsi="Times New Roman" w:cs="Times New Roman"/>
          <w:color w:val="0070C0"/>
          <w:sz w:val="24"/>
          <w:szCs w:val="24"/>
        </w:rPr>
        <w:t>problem (12) for</w:t>
      </w:r>
      <w:r w:rsidR="005B6A15" w:rsidRPr="008A1AAE">
        <w:rPr>
          <w:rFonts w:ascii="Times New Roman" w:hAnsi="Times New Roman" w:cs="Times New Roman"/>
          <w:color w:val="0070C0"/>
          <w:sz w:val="24"/>
          <w:szCs w:val="24"/>
        </w:rPr>
        <w:t xml:space="preserve"> </w:t>
      </w:r>
      <m:oMath>
        <m:d>
          <m:dPr>
            <m:begChr m:val="|"/>
            <m:endChr m:val="|"/>
            <m:ctrlPr>
              <w:rPr>
                <w:rFonts w:ascii="Cambria Math" w:hAnsi="Cambria Math" w:cs="Times New Roman"/>
                <w:color w:val="0070C0"/>
                <w:sz w:val="24"/>
                <w:szCs w:val="24"/>
              </w:rPr>
            </m:ctrlPr>
          </m:dPr>
          <m:e>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ctrlPr>
              <w:rPr>
                <w:rFonts w:ascii="Cambria Math" w:hAnsi="Cambria Math" w:cs="Times New Roman"/>
                <w:i/>
                <w:iCs/>
                <w:color w:val="0070C0"/>
                <w:sz w:val="24"/>
                <w:szCs w:val="24"/>
                <w:shd w:val="clear" w:color="auto" w:fill="FFFFFF"/>
              </w:rPr>
            </m:ctrlPr>
          </m:e>
        </m:d>
        <m:r>
          <w:rPr>
            <w:rFonts w:ascii="Cambria Math" w:hAnsi="Cambria Math" w:cs="Times New Roman"/>
            <w:color w:val="0070C0"/>
            <w:sz w:val="24"/>
            <w:szCs w:val="24"/>
            <w:shd w:val="clear" w:color="auto" w:fill="FFFFFF"/>
          </w:rPr>
          <m:t>=</m:t>
        </m:r>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E</m:t>
                </m:r>
              </m:sup>
            </m:sSup>
          </m:sup>
          <m:e>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e>
        </m:nary>
      </m:oMath>
      <w:r w:rsidR="005B6A15" w:rsidRPr="008A1AAE">
        <w:rPr>
          <w:rFonts w:ascii="Times New Roman" w:hAnsi="Times New Roman" w:cs="Times New Roman"/>
          <w:bCs/>
          <w:color w:val="0070C0"/>
          <w:sz w:val="24"/>
          <w:szCs w:val="24"/>
        </w:rPr>
        <w:t xml:space="preserve"> </w:t>
      </w:r>
      <w:r w:rsidR="008A1AAE" w:rsidRPr="008A1AAE">
        <w:rPr>
          <w:rFonts w:ascii="Times New Roman" w:hAnsi="Times New Roman" w:cs="Times New Roman"/>
          <w:color w:val="0070C0"/>
          <w:sz w:val="24"/>
          <w:szCs w:val="24"/>
        </w:rPr>
        <w:t>times</w:t>
      </w:r>
      <w:r w:rsidR="005B6A15" w:rsidRPr="008A1AAE">
        <w:rPr>
          <w:rFonts w:ascii="Times New Roman" w:hAnsi="Times New Roman" w:cs="Times New Roman"/>
          <w:color w:val="0070C0"/>
          <w:sz w:val="24"/>
          <w:szCs w:val="24"/>
        </w:rPr>
        <w:t xml:space="preserve"> (each</w:t>
      </w:r>
      <w:r w:rsidR="000D75BC">
        <w:rPr>
          <w:rFonts w:ascii="Times New Roman" w:hAnsi="Times New Roman" w:cs="Times New Roman"/>
          <w:color w:val="0070C0"/>
          <w:sz w:val="24"/>
          <w:szCs w:val="24"/>
        </w:rPr>
        <w:t xml:space="preserve"> </w:t>
      </w:r>
      <w:r w:rsidR="00B33099">
        <w:rPr>
          <w:rFonts w:ascii="Times New Roman" w:hAnsi="Times New Roman" w:cs="Times New Roman"/>
          <w:color w:val="0070C0"/>
          <w:sz w:val="24"/>
          <w:szCs w:val="24"/>
        </w:rPr>
        <w:t>with</w:t>
      </w:r>
      <w:r w:rsidR="005B6A15" w:rsidRPr="008A1AAE">
        <w:rPr>
          <w:rFonts w:ascii="Times New Roman" w:hAnsi="Times New Roman" w:cs="Times New Roman"/>
          <w:color w:val="0070C0"/>
          <w:sz w:val="24"/>
          <w:szCs w:val="24"/>
        </w:rPr>
        <w:t xml:space="preserve"> a distinct </w:t>
      </w:r>
      <m:oMath>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oMath>
      <w:r w:rsidR="005B6A15" w:rsidRPr="008A1AAE">
        <w:rPr>
          <w:rFonts w:ascii="Times New Roman" w:hAnsi="Times New Roman" w:cs="Times New Roman"/>
          <w:color w:val="0070C0"/>
          <w:sz w:val="24"/>
          <w:szCs w:val="24"/>
        </w:rPr>
        <w:t xml:space="preserve">) and </w:t>
      </w:r>
      <w:r w:rsidR="005B6A15" w:rsidRPr="00FF0A84">
        <w:rPr>
          <w:rFonts w:ascii="Times New Roman" w:hAnsi="Times New Roman" w:cs="Times New Roman"/>
          <w:color w:val="0070C0"/>
          <w:sz w:val="24"/>
          <w:szCs w:val="24"/>
        </w:rPr>
        <w:t xml:space="preserve">comparing the </w:t>
      </w:r>
      <w:r w:rsidR="00FF0A84" w:rsidRPr="00FF0A84">
        <w:rPr>
          <w:rFonts w:ascii="Times New Roman" w:hAnsi="Times New Roman" w:cs="Times New Roman" w:hint="eastAsia"/>
          <w:color w:val="0070C0"/>
          <w:sz w:val="24"/>
          <w:szCs w:val="24"/>
        </w:rPr>
        <w:t>Pareto</w:t>
      </w:r>
      <w:r w:rsidR="00FF0A84" w:rsidRPr="00FF0A84">
        <w:rPr>
          <w:rFonts w:ascii="Times New Roman" w:hAnsi="Times New Roman" w:cs="Times New Roman"/>
          <w:color w:val="0070C0"/>
          <w:sz w:val="24"/>
          <w:szCs w:val="24"/>
        </w:rPr>
        <w:t xml:space="preserve"> </w:t>
      </w:r>
      <w:r w:rsidR="00FF0A84" w:rsidRPr="00FF0A84">
        <w:rPr>
          <w:rFonts w:ascii="Times New Roman" w:hAnsi="Times New Roman" w:cs="Times New Roman" w:hint="eastAsia"/>
          <w:color w:val="0070C0"/>
          <w:sz w:val="24"/>
          <w:szCs w:val="24"/>
        </w:rPr>
        <w:t>front</w:t>
      </w:r>
      <w:r w:rsidR="005B6A15" w:rsidRPr="00FF0A84">
        <w:rPr>
          <w:rFonts w:ascii="Times New Roman" w:hAnsi="Times New Roman" w:cs="Times New Roman"/>
          <w:color w:val="0070C0"/>
          <w:sz w:val="24"/>
          <w:szCs w:val="24"/>
        </w:rPr>
        <w:t>s</w:t>
      </w:r>
      <w:r w:rsidR="00113C31">
        <w:rPr>
          <w:rFonts w:ascii="Times New Roman" w:hAnsi="Times New Roman" w:cs="Times New Roman"/>
          <w:color w:val="0070C0"/>
          <w:sz w:val="24"/>
          <w:szCs w:val="24"/>
        </w:rPr>
        <w:t xml:space="preserve"> achieved</w:t>
      </w:r>
      <w:r w:rsidR="005B6A15" w:rsidRPr="00FF0A84">
        <w:rPr>
          <w:rFonts w:ascii="Times New Roman" w:hAnsi="Times New Roman" w:cs="Times New Roman"/>
          <w:color w:val="0070C0"/>
          <w:sz w:val="24"/>
          <w:szCs w:val="24"/>
        </w:rPr>
        <w:t xml:space="preserve"> </w:t>
      </w:r>
      <w:r w:rsidR="00306829" w:rsidRPr="00FF0A84">
        <w:rPr>
          <w:rFonts w:ascii="Times New Roman" w:hAnsi="Times New Roman" w:cs="Times New Roman"/>
          <w:color w:val="0070C0"/>
          <w:sz w:val="24"/>
          <w:szCs w:val="24"/>
        </w:rPr>
        <w:t>with</w:t>
      </w:r>
      <w:r w:rsidR="00306829" w:rsidRPr="008A1AAE">
        <w:rPr>
          <w:rFonts w:ascii="Times New Roman" w:hAnsi="Times New Roman" w:cs="Times New Roman"/>
          <w:color w:val="0070C0"/>
          <w:sz w:val="24"/>
          <w:szCs w:val="24"/>
        </w:rPr>
        <w:t xml:space="preserve"> th</w:t>
      </w:r>
      <w:r w:rsidR="008A1AAE" w:rsidRPr="008A1AAE">
        <w:rPr>
          <w:rFonts w:ascii="Times New Roman" w:hAnsi="Times New Roman" w:cs="Times New Roman"/>
          <w:color w:val="0070C0"/>
          <w:sz w:val="24"/>
          <w:szCs w:val="24"/>
        </w:rPr>
        <w:t>e bi-</w:t>
      </w:r>
      <w:r w:rsidR="008A1AAE" w:rsidRPr="005B4F1A">
        <w:rPr>
          <w:rFonts w:ascii="Times New Roman" w:hAnsi="Times New Roman" w:cs="Times New Roman"/>
          <w:color w:val="0070C0"/>
          <w:sz w:val="24"/>
          <w:szCs w:val="24"/>
        </w:rPr>
        <w:t xml:space="preserve">objective values of </w:t>
      </w:r>
      <w:r w:rsidR="00AF454E" w:rsidRPr="005B4F1A">
        <w:rPr>
          <w:rFonts w:ascii="Times New Roman" w:hAnsi="Times New Roman" w:cs="Times New Roman"/>
          <w:color w:val="0070C0"/>
          <w:sz w:val="24"/>
          <w:szCs w:val="24"/>
        </w:rPr>
        <w:t>those feasible sampled</w:t>
      </w:r>
      <w:r w:rsidR="0029428D">
        <w:rPr>
          <w:rFonts w:ascii="Times New Roman" w:hAnsi="Times New Roman" w:cs="Times New Roman"/>
          <w:color w:val="0070C0"/>
          <w:sz w:val="24"/>
          <w:szCs w:val="24"/>
        </w:rPr>
        <w:t xml:space="preserve"> </w:t>
      </w:r>
      <w:r w:rsidR="00AF454E" w:rsidRPr="005B4F1A">
        <w:rPr>
          <w:rFonts w:ascii="Times New Roman" w:hAnsi="Times New Roman" w:cs="Times New Roman"/>
          <w:color w:val="0070C0"/>
          <w:sz w:val="24"/>
          <w:szCs w:val="24"/>
        </w:rPr>
        <w:t xml:space="preserve">solutions </w:t>
      </w:r>
      <w:r w:rsidR="005B4F1A" w:rsidRPr="005B4F1A">
        <w:rPr>
          <w:rFonts w:ascii="Times New Roman" w:hAnsi="Times New Roman" w:cs="Times New Roman"/>
          <w:color w:val="0070C0"/>
          <w:sz w:val="24"/>
          <w:szCs w:val="24"/>
        </w:rPr>
        <w:t>in posterior</w:t>
      </w:r>
      <w:r w:rsidR="00C94924">
        <w:rPr>
          <w:rFonts w:ascii="Times New Roman" w:hAnsi="Times New Roman" w:cs="Times New Roman"/>
          <w:color w:val="0070C0"/>
          <w:sz w:val="24"/>
          <w:szCs w:val="24"/>
        </w:rPr>
        <w:t xml:space="preserve">, i.e., those in </w:t>
      </w:r>
      <m:oMath>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ctrlPr>
              <w:rPr>
                <w:rFonts w:ascii="Cambria Math" w:hAnsi="Cambria Math" w:cs="Times New Roman"/>
                <w:i/>
                <w:color w:val="0070C0"/>
                <w:sz w:val="24"/>
                <w:szCs w:val="24"/>
                <w:shd w:val="clear" w:color="auto" w:fill="FFFFFF"/>
              </w:rPr>
            </m:ctrlPr>
          </m:sup>
        </m:sSubSup>
      </m:oMath>
      <w:r w:rsidR="005B6A15" w:rsidRPr="00307C18">
        <w:rPr>
          <w:rFonts w:ascii="Times New Roman" w:hAnsi="Times New Roman" w:cs="Times New Roman"/>
          <w:sz w:val="24"/>
          <w:szCs w:val="24"/>
        </w:rPr>
        <w:t xml:space="preserve">. </w:t>
      </w:r>
      <w:r w:rsidR="00692CD1" w:rsidRPr="00692CD1">
        <w:rPr>
          <w:rFonts w:ascii="Times New Roman" w:hAnsi="Times New Roman" w:cs="Times New Roman" w:hint="eastAsia"/>
          <w:color w:val="0070C0"/>
          <w:sz w:val="24"/>
          <w:szCs w:val="24"/>
        </w:rPr>
        <w:t>Tho</w:t>
      </w:r>
      <w:r w:rsidR="00FF0A84">
        <w:rPr>
          <w:rFonts w:ascii="Times New Roman" w:hAnsi="Times New Roman" w:cs="Times New Roman"/>
          <w:color w:val="0070C0"/>
          <w:sz w:val="24"/>
          <w:szCs w:val="24"/>
        </w:rPr>
        <w:t>u</w:t>
      </w:r>
      <w:r w:rsidR="00692CD1" w:rsidRPr="00692CD1">
        <w:rPr>
          <w:rFonts w:ascii="Times New Roman" w:hAnsi="Times New Roman" w:cs="Times New Roman" w:hint="eastAsia"/>
          <w:color w:val="0070C0"/>
          <w:sz w:val="24"/>
          <w:szCs w:val="24"/>
        </w:rPr>
        <w:t>gh</w:t>
      </w:r>
      <w:r w:rsidR="00692CD1" w:rsidRPr="00692CD1">
        <w:rPr>
          <w:rFonts w:ascii="Times New Roman" w:hAnsi="Times New Roman" w:cs="Times New Roman"/>
          <w:color w:val="0070C0"/>
          <w:sz w:val="24"/>
          <w:szCs w:val="24"/>
        </w:rPr>
        <w:t xml:space="preserve"> exponential in </w:t>
      </w:r>
      <m:oMath>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E</m:t>
            </m:r>
          </m:sup>
        </m:sSup>
      </m:oMath>
      <w:r w:rsidR="001452E3">
        <w:rPr>
          <w:rFonts w:ascii="Times New Roman" w:hAnsi="Times New Roman" w:cs="Times New Roman"/>
          <w:bCs/>
          <w:color w:val="0070C0"/>
          <w:sz w:val="24"/>
          <w:szCs w:val="24"/>
        </w:rPr>
        <w:t xml:space="preserve"> (</w:t>
      </w:r>
      <w:r w:rsidR="00FE25CA" w:rsidRPr="00692CD1">
        <w:rPr>
          <w:rFonts w:ascii="Times New Roman" w:hAnsi="Times New Roman" w:cs="Times New Roman"/>
          <w:color w:val="0070C0"/>
          <w:sz w:val="24"/>
          <w:szCs w:val="24"/>
        </w:rPr>
        <w:t xml:space="preserve">the number of </w:t>
      </w:r>
      <w:r w:rsidR="00692CD1" w:rsidRPr="00692CD1">
        <w:rPr>
          <w:rFonts w:ascii="Times New Roman" w:hAnsi="Times New Roman" w:cs="Times New Roman"/>
          <w:color w:val="0070C0"/>
          <w:sz w:val="24"/>
          <w:szCs w:val="24"/>
        </w:rPr>
        <w:t>features</w:t>
      </w:r>
      <w:r w:rsidR="001452E3">
        <w:rPr>
          <w:rFonts w:ascii="Times New Roman" w:hAnsi="Times New Roman" w:cs="Times New Roman"/>
          <w:color w:val="0070C0"/>
          <w:sz w:val="24"/>
          <w:szCs w:val="24"/>
        </w:rPr>
        <w:t>)</w:t>
      </w:r>
      <w:r w:rsidR="00692CD1" w:rsidRPr="00692CD1">
        <w:rPr>
          <w:rFonts w:ascii="Times New Roman" w:hAnsi="Times New Roman" w:cs="Times New Roman"/>
          <w:bCs/>
          <w:color w:val="0070C0"/>
          <w:sz w:val="24"/>
          <w:szCs w:val="24"/>
        </w:rPr>
        <w:t xml:space="preserve">, </w:t>
      </w:r>
      <m:oMath>
        <m:d>
          <m:dPr>
            <m:begChr m:val="|"/>
            <m:endChr m:val="|"/>
            <m:ctrlPr>
              <w:rPr>
                <w:rFonts w:ascii="Cambria Math" w:hAnsi="Cambria Math" w:cs="Times New Roman"/>
                <w:color w:val="0070C0"/>
                <w:sz w:val="24"/>
                <w:szCs w:val="24"/>
              </w:rPr>
            </m:ctrlPr>
          </m:dPr>
          <m:e>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ctrlPr>
              <w:rPr>
                <w:rFonts w:ascii="Cambria Math" w:hAnsi="Cambria Math" w:cs="Times New Roman"/>
                <w:i/>
                <w:iCs/>
                <w:color w:val="0070C0"/>
                <w:sz w:val="24"/>
                <w:szCs w:val="24"/>
                <w:shd w:val="clear" w:color="auto" w:fill="FFFFFF"/>
              </w:rPr>
            </m:ctrlPr>
          </m:e>
        </m:d>
      </m:oMath>
      <w:r w:rsidR="00C605FF">
        <w:rPr>
          <w:rFonts w:ascii="Times New Roman" w:hAnsi="Times New Roman" w:cs="Times New Roman"/>
          <w:iCs/>
          <w:color w:val="0070C0"/>
          <w:sz w:val="24"/>
          <w:szCs w:val="24"/>
          <w:shd w:val="clear" w:color="auto" w:fill="FFFFFF"/>
        </w:rPr>
        <w:t xml:space="preserve"> is </w:t>
      </w:r>
      <w:r w:rsidR="0033060A">
        <w:rPr>
          <w:rFonts w:ascii="Times New Roman" w:hAnsi="Times New Roman" w:cs="Times New Roman"/>
          <w:iCs/>
          <w:color w:val="0070C0"/>
          <w:sz w:val="24"/>
          <w:szCs w:val="24"/>
          <w:shd w:val="clear" w:color="auto" w:fill="FFFFFF"/>
        </w:rPr>
        <w:t>manageable</w:t>
      </w:r>
      <w:r w:rsidR="00692CD1">
        <w:rPr>
          <w:rFonts w:ascii="Times New Roman" w:hAnsi="Times New Roman" w:cs="Times New Roman"/>
          <w:iCs/>
          <w:color w:val="0070C0"/>
          <w:sz w:val="24"/>
          <w:szCs w:val="24"/>
          <w:shd w:val="clear" w:color="auto" w:fill="FFFFFF"/>
        </w:rPr>
        <w:t xml:space="preserve"> if the </w:t>
      </w:r>
      <w:r w:rsidR="00692CD1">
        <w:rPr>
          <w:rFonts w:ascii="Times New Roman" w:hAnsi="Times New Roman" w:cs="Times New Roman"/>
          <w:bCs/>
          <w:color w:val="0070C0"/>
          <w:sz w:val="24"/>
          <w:szCs w:val="24"/>
        </w:rPr>
        <w:t>number of partitions</w:t>
      </w:r>
      <w:r w:rsidR="001A639A">
        <w:rPr>
          <w:rFonts w:ascii="Times New Roman" w:hAnsi="Times New Roman" w:cs="Times New Roman"/>
          <w:bCs/>
          <w:color w:val="0070C0"/>
          <w:sz w:val="24"/>
          <w:szCs w:val="24"/>
        </w:rPr>
        <w:t>,</w:t>
      </w:r>
      <w:r w:rsidR="00692CD1">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oMath>
      <w:r w:rsidR="00692CD1">
        <w:rPr>
          <w:rFonts w:ascii="Times New Roman" w:hAnsi="Times New Roman" w:cs="Times New Roman"/>
          <w:bCs/>
          <w:color w:val="0070C0"/>
          <w:sz w:val="24"/>
          <w:szCs w:val="24"/>
        </w:rPr>
        <w:t xml:space="preserve">, is </w:t>
      </w:r>
      <w:r w:rsidR="00B33099">
        <w:rPr>
          <w:rFonts w:ascii="Times New Roman" w:hAnsi="Times New Roman" w:cs="Times New Roman"/>
          <w:bCs/>
          <w:color w:val="0070C0"/>
          <w:sz w:val="24"/>
          <w:szCs w:val="24"/>
        </w:rPr>
        <w:t>small</w:t>
      </w:r>
      <w:r w:rsidR="00692CD1">
        <w:rPr>
          <w:rFonts w:ascii="Times New Roman" w:hAnsi="Times New Roman" w:cs="Times New Roman"/>
          <w:bCs/>
          <w:color w:val="0070C0"/>
          <w:sz w:val="24"/>
          <w:szCs w:val="24"/>
        </w:rPr>
        <w:t xml:space="preserve"> for each dimension </w:t>
      </w:r>
      <m:oMath>
        <m:r>
          <w:rPr>
            <w:rFonts w:ascii="Cambria Math" w:hAnsi="Cambria Math" w:cs="Times New Roman"/>
            <w:color w:val="0070C0"/>
            <w:sz w:val="24"/>
            <w:szCs w:val="24"/>
          </w:rPr>
          <m:t>j</m:t>
        </m:r>
      </m:oMath>
      <w:r w:rsidR="00692CD1">
        <w:rPr>
          <w:rFonts w:ascii="Times New Roman" w:hAnsi="Times New Roman" w:cs="Times New Roman"/>
          <w:bCs/>
          <w:color w:val="0070C0"/>
          <w:sz w:val="24"/>
          <w:szCs w:val="24"/>
        </w:rPr>
        <w:t xml:space="preserve"> and </w:t>
      </w:r>
      <w:r w:rsidR="0033060A">
        <w:rPr>
          <w:rFonts w:ascii="Times New Roman" w:hAnsi="Times New Roman" w:cs="Times New Roman"/>
          <w:bCs/>
          <w:color w:val="0070C0"/>
          <w:sz w:val="24"/>
          <w:szCs w:val="24"/>
        </w:rPr>
        <w:t xml:space="preserve">not too many </w:t>
      </w:r>
      <w:r w:rsidR="00692CD1">
        <w:rPr>
          <w:rFonts w:ascii="Times New Roman" w:hAnsi="Times New Roman" w:cs="Times New Roman"/>
          <w:bCs/>
          <w:color w:val="0070C0"/>
          <w:sz w:val="24"/>
          <w:szCs w:val="24"/>
        </w:rPr>
        <w:t>features are</w:t>
      </w:r>
      <w:r w:rsidR="0033060A">
        <w:rPr>
          <w:rFonts w:ascii="Times New Roman" w:hAnsi="Times New Roman" w:cs="Times New Roman"/>
          <w:bCs/>
          <w:color w:val="0070C0"/>
          <w:sz w:val="24"/>
          <w:szCs w:val="24"/>
        </w:rPr>
        <w:t xml:space="preserve"> included</w:t>
      </w:r>
      <w:r w:rsidR="00692CD1">
        <w:rPr>
          <w:rFonts w:ascii="Times New Roman" w:hAnsi="Times New Roman" w:cs="Times New Roman"/>
          <w:bCs/>
          <w:color w:val="0070C0"/>
          <w:sz w:val="24"/>
          <w:szCs w:val="24"/>
        </w:rPr>
        <w:t xml:space="preserve">, which </w:t>
      </w:r>
      <w:r w:rsidR="000C5926">
        <w:rPr>
          <w:rFonts w:ascii="Times New Roman" w:hAnsi="Times New Roman" w:cs="Times New Roman"/>
          <w:bCs/>
          <w:color w:val="0070C0"/>
          <w:sz w:val="24"/>
          <w:szCs w:val="24"/>
        </w:rPr>
        <w:t>is</w:t>
      </w:r>
      <w:r w:rsidR="00692CD1">
        <w:rPr>
          <w:rFonts w:ascii="Times New Roman" w:hAnsi="Times New Roman" w:cs="Times New Roman"/>
          <w:bCs/>
          <w:color w:val="0070C0"/>
          <w:sz w:val="24"/>
          <w:szCs w:val="24"/>
        </w:rPr>
        <w:t xml:space="preserve"> usually </w:t>
      </w:r>
      <w:r w:rsidR="00B33099">
        <w:rPr>
          <w:rFonts w:ascii="Times New Roman" w:hAnsi="Times New Roman" w:cs="Times New Roman"/>
          <w:bCs/>
          <w:color w:val="0070C0"/>
          <w:sz w:val="24"/>
          <w:szCs w:val="24"/>
        </w:rPr>
        <w:t xml:space="preserve">the case </w:t>
      </w:r>
      <w:r w:rsidR="00692CD1">
        <w:rPr>
          <w:rFonts w:ascii="Times New Roman" w:hAnsi="Times New Roman" w:cs="Times New Roman"/>
          <w:bCs/>
          <w:color w:val="0070C0"/>
          <w:sz w:val="24"/>
          <w:szCs w:val="24"/>
        </w:rPr>
        <w:t xml:space="preserve">in practice. </w:t>
      </w:r>
      <w:r w:rsidR="00113C31">
        <w:rPr>
          <w:rFonts w:ascii="Times New Roman" w:hAnsi="Times New Roman" w:cs="Times New Roman"/>
          <w:bCs/>
          <w:color w:val="0070C0"/>
          <w:sz w:val="24"/>
          <w:szCs w:val="24"/>
        </w:rPr>
        <w:t>C</w:t>
      </w:r>
      <w:r w:rsidR="002E5825">
        <w:rPr>
          <w:rFonts w:ascii="Times New Roman" w:hAnsi="Times New Roman" w:cs="Times New Roman"/>
          <w:bCs/>
          <w:color w:val="0070C0"/>
          <w:sz w:val="24"/>
          <w:szCs w:val="24"/>
        </w:rPr>
        <w:t xml:space="preserve">learly, </w:t>
      </w:r>
      <w:r w:rsidR="00B96C53">
        <w:rPr>
          <w:rFonts w:ascii="Times New Roman" w:hAnsi="Times New Roman" w:cs="Times New Roman"/>
          <w:bCs/>
          <w:color w:val="0070C0"/>
          <w:sz w:val="24"/>
          <w:szCs w:val="24"/>
        </w:rPr>
        <w:t xml:space="preserve">the difficulty </w:t>
      </w:r>
      <w:r w:rsidR="0033060A">
        <w:rPr>
          <w:rFonts w:ascii="Times New Roman" w:hAnsi="Times New Roman" w:cs="Times New Roman"/>
          <w:bCs/>
          <w:color w:val="0070C0"/>
          <w:sz w:val="24"/>
          <w:szCs w:val="24"/>
        </w:rPr>
        <w:t xml:space="preserve">of </w:t>
      </w:r>
      <w:r w:rsidR="00B96C53">
        <w:rPr>
          <w:rFonts w:ascii="Times New Roman" w:hAnsi="Times New Roman" w:cs="Times New Roman"/>
          <w:bCs/>
          <w:color w:val="0070C0"/>
          <w:sz w:val="24"/>
          <w:szCs w:val="24"/>
        </w:rPr>
        <w:t xml:space="preserve">problem (12) depends on </w:t>
      </w:r>
      <w:r w:rsidR="002E5825">
        <w:rPr>
          <w:rFonts w:ascii="Times New Roman" w:hAnsi="Times New Roman" w:cs="Times New Roman"/>
          <w:bCs/>
          <w:color w:val="0070C0"/>
          <w:sz w:val="24"/>
          <w:szCs w:val="24"/>
        </w:rPr>
        <w:t>the complexity of the</w:t>
      </w:r>
      <w:r w:rsidR="00B96C53">
        <w:rPr>
          <w:rFonts w:ascii="Times New Roman" w:hAnsi="Times New Roman" w:cs="Times New Roman"/>
          <w:bCs/>
          <w:color w:val="0070C0"/>
          <w:sz w:val="24"/>
          <w:szCs w:val="24"/>
        </w:rPr>
        <w:t xml:space="preserve"> </w:t>
      </w:r>
      <w:proofErr w:type="spellStart"/>
      <w:r w:rsidR="00133FD1">
        <w:rPr>
          <w:rFonts w:ascii="Times New Roman" w:hAnsi="Times New Roman" w:cs="Times New Roman"/>
          <w:bCs/>
          <w:color w:val="0070C0"/>
          <w:sz w:val="24"/>
          <w:szCs w:val="24"/>
        </w:rPr>
        <w:t>basi</w:t>
      </w:r>
      <w:r w:rsidR="0033060A">
        <w:rPr>
          <w:rFonts w:ascii="Times New Roman" w:hAnsi="Times New Roman" w:cs="Times New Roman"/>
          <w:bCs/>
          <w:color w:val="0070C0"/>
          <w:sz w:val="24"/>
          <w:szCs w:val="24"/>
        </w:rPr>
        <w:t>s</w:t>
      </w:r>
      <w:proofErr w:type="spellEnd"/>
      <w:r w:rsidR="00133FD1">
        <w:rPr>
          <w:rFonts w:ascii="Times New Roman" w:hAnsi="Times New Roman" w:cs="Times New Roman"/>
          <w:bCs/>
          <w:color w:val="0070C0"/>
          <w:sz w:val="24"/>
          <w:szCs w:val="24"/>
        </w:rPr>
        <w:t xml:space="preserve"> </w:t>
      </w:r>
      <w:r w:rsidR="00B96C53">
        <w:rPr>
          <w:rFonts w:ascii="Times New Roman" w:hAnsi="Times New Roman" w:cs="Times New Roman"/>
          <w:bCs/>
          <w:color w:val="0070C0"/>
          <w:sz w:val="24"/>
          <w:szCs w:val="24"/>
        </w:rPr>
        <w:t>functions</w:t>
      </w:r>
      <w:r w:rsidR="00B96C53" w:rsidRPr="00B96C53">
        <w:rPr>
          <w:rFonts w:ascii="Times New Roman" w:hAnsi="Times New Roman" w:cs="Times New Roman"/>
          <w:bCs/>
          <w:color w:val="0070C0"/>
          <w:sz w:val="24"/>
          <w:szCs w:val="24"/>
        </w:rPr>
        <w:t xml:space="preserve"> </w:t>
      </w:r>
      <m:oMath>
        <m:r>
          <m:rPr>
            <m:sty m:val="p"/>
          </m:rPr>
          <w:rPr>
            <w:rFonts w:ascii="Cambria Math"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r>
          <m:rPr>
            <m:sty m:val="p"/>
          </m:rPr>
          <w:rPr>
            <w:rFonts w:ascii="Cambria Math" w:hAnsi="Cambria Math" w:cs="Times New Roman"/>
            <w:color w:val="0070C0"/>
            <w:sz w:val="24"/>
            <w:szCs w:val="24"/>
          </w:rPr>
          <m:t>,</m:t>
        </m:r>
        <m:r>
          <w:rPr>
            <w:rFonts w:ascii="Cambria Math" w:hAnsi="Cambria Math" w:cs="Times New Roman"/>
            <w:color w:val="0070C0"/>
            <w:sz w:val="24"/>
            <w:szCs w:val="24"/>
          </w:rPr>
          <m:t xml:space="preserve"> j</m:t>
        </m:r>
        <m:r>
          <m:rPr>
            <m:sty m:val="p"/>
          </m:rPr>
          <w:rPr>
            <w:rFonts w:ascii="Cambria Math" w:hAnsi="Cambria Math" w:cs="Times New Roman"/>
            <w:color w:val="0070C0"/>
            <w:sz w:val="24"/>
            <w:szCs w:val="24"/>
          </w:rPr>
          <m:t>=1,…,</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r>
          <m:rPr>
            <m:sty m:val="p"/>
          </m:rPr>
          <w:rPr>
            <w:rFonts w:ascii="Cambria Math" w:hAnsi="Cambria Math" w:cs="Times New Roman"/>
            <w:color w:val="0070C0"/>
            <w:sz w:val="24"/>
            <w:szCs w:val="24"/>
          </w:rPr>
          <m:t xml:space="preserve">, </m:t>
        </m:r>
        <m:r>
          <w:rPr>
            <w:rFonts w:ascii="Cambria Math" w:hAnsi="Cambria Math" w:cs="Cambria Math"/>
            <w:color w:val="0070C0"/>
            <w:sz w:val="24"/>
            <w:szCs w:val="24"/>
            <w:shd w:val="clear" w:color="auto" w:fill="FFFFFF"/>
          </w:rPr>
          <m:t>i</m:t>
        </m:r>
        <m:r>
          <m:rPr>
            <m:sty m:val="p"/>
          </m:rPr>
          <w:rPr>
            <w:rFonts w:ascii="Cambria Math" w:hAnsi="Cambria Math" w:cs="Times New Roman"/>
            <w:color w:val="0070C0"/>
            <w:sz w:val="24"/>
            <w:szCs w:val="24"/>
            <w:shd w:val="clear" w:color="auto" w:fill="FFFFFF"/>
          </w:rPr>
          <m:t>=</m:t>
        </m:r>
        <m:r>
          <w:rPr>
            <w:rFonts w:ascii="Cambria Math" w:hAnsi="Cambria Math" w:cs="Times New Roman"/>
            <w:color w:val="0070C0"/>
            <w:sz w:val="24"/>
            <w:szCs w:val="24"/>
            <w:shd w:val="clear" w:color="auto" w:fill="FFFFFF"/>
          </w:rPr>
          <w:lastRenderedPageBreak/>
          <m:t>D,A,E</m:t>
        </m:r>
        <m:r>
          <m:rPr>
            <m:sty m:val="p"/>
          </m:rPr>
          <w:rPr>
            <w:rFonts w:ascii="Cambria Math" w:hAnsi="Cambria Math" w:cs="Times New Roman"/>
            <w:color w:val="0070C0"/>
            <w:sz w:val="24"/>
            <w:szCs w:val="24"/>
          </w:rPr>
          <m:t>}</m:t>
        </m:r>
      </m:oMath>
      <w:r w:rsidR="00B96C53">
        <w:rPr>
          <w:rFonts w:ascii="Times New Roman" w:hAnsi="Times New Roman" w:cs="Times New Roman"/>
          <w:bCs/>
          <w:color w:val="0070C0"/>
          <w:sz w:val="24"/>
          <w:szCs w:val="24"/>
        </w:rPr>
        <w:t xml:space="preserve">. </w:t>
      </w:r>
      <w:r w:rsidR="001452E3">
        <w:rPr>
          <w:rFonts w:ascii="Times New Roman" w:hAnsi="Times New Roman" w:cs="Times New Roman"/>
          <w:bCs/>
          <w:color w:val="0070C0"/>
          <w:sz w:val="24"/>
          <w:szCs w:val="24"/>
        </w:rPr>
        <w:t xml:space="preserve">For example, if each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001452E3">
        <w:rPr>
          <w:rFonts w:ascii="Times New Roman" w:hAnsi="Times New Roman" w:cs="Times New Roman"/>
          <w:bCs/>
          <w:color w:val="0070C0"/>
          <w:sz w:val="24"/>
          <w:szCs w:val="24"/>
        </w:rPr>
        <w:t xml:space="preserve"> is simply a</w:t>
      </w:r>
      <w:r w:rsidR="00440532">
        <w:rPr>
          <w:rFonts w:ascii="Times New Roman" w:hAnsi="Times New Roman" w:cs="Times New Roman"/>
          <w:bCs/>
          <w:color w:val="0070C0"/>
          <w:sz w:val="24"/>
          <w:szCs w:val="24"/>
        </w:rPr>
        <w:t xml:space="preserve"> linear</w:t>
      </w:r>
      <w:r w:rsidR="001452E3">
        <w:rPr>
          <w:rFonts w:ascii="Times New Roman" w:hAnsi="Times New Roman" w:cs="Times New Roman"/>
          <w:bCs/>
          <w:color w:val="0070C0"/>
          <w:sz w:val="24"/>
          <w:szCs w:val="24"/>
        </w:rPr>
        <w:t xml:space="preserve"> function</w:t>
      </w:r>
      <w:r w:rsidR="00CF3FC9" w:rsidRPr="00047099">
        <w:rPr>
          <w:rFonts w:ascii="Times New Roman" w:hAnsi="Times New Roman" w:cs="Times New Roman"/>
          <w:bCs/>
          <w:color w:val="0070C0"/>
          <w:sz w:val="24"/>
          <w:szCs w:val="24"/>
        </w:rPr>
        <w:t xml:space="preserve"> and </w:t>
      </w:r>
      <m:oMath>
        <m:r>
          <w:rPr>
            <w:rFonts w:ascii="Cambria Math"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j,l</m:t>
            </m:r>
          </m:sub>
          <m:sup>
            <m:r>
              <w:rPr>
                <w:rFonts w:ascii="Cambria Math" w:eastAsia="宋体" w:hAnsi="Times New Roman" w:cs="Times New Roman"/>
                <w:color w:val="0070C0"/>
                <w:sz w:val="24"/>
                <w:szCs w:val="24"/>
              </w:rPr>
              <m:t>E</m:t>
            </m:r>
          </m:sup>
        </m:sSubSup>
        <m:r>
          <w:rPr>
            <w:rFonts w:ascii="Cambria Math" w:eastAsia="宋体" w:hAnsi="Times New Roman" w:cs="Times New Roman"/>
            <w:color w:val="0070C0"/>
            <w:sz w:val="24"/>
            <w:szCs w:val="24"/>
          </w:rPr>
          <m:t>, l=1,</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r>
          <w:rPr>
            <w:rFonts w:ascii="Cambria Math" w:eastAsia="宋体" w:hAnsi="Times New Roman" w:cs="Times New Roman"/>
            <w:color w:val="0070C0"/>
            <w:sz w:val="24"/>
            <w:szCs w:val="24"/>
          </w:rPr>
          <m:t>}</m:t>
        </m:r>
      </m:oMath>
      <w:r w:rsidR="00CF3FC9" w:rsidRPr="00047099">
        <w:rPr>
          <w:rFonts w:ascii="Times New Roman" w:hAnsi="Times New Roman" w:cs="Times New Roman"/>
          <w:color w:val="0070C0"/>
          <w:sz w:val="24"/>
          <w:szCs w:val="24"/>
        </w:rPr>
        <w:t xml:space="preserve"> </w:t>
      </w:r>
      <w:r w:rsidR="00047099" w:rsidRPr="00047099">
        <w:rPr>
          <w:rFonts w:ascii="Times New Roman" w:hAnsi="Times New Roman" w:cs="Times New Roman"/>
          <w:color w:val="0070C0"/>
          <w:sz w:val="24"/>
          <w:szCs w:val="24"/>
        </w:rPr>
        <w:t xml:space="preserve">are </w:t>
      </w:r>
      <w:r w:rsidR="00113C31">
        <w:rPr>
          <w:rFonts w:ascii="Times New Roman" w:hAnsi="Times New Roman" w:cs="Times New Roman"/>
          <w:color w:val="0070C0"/>
          <w:sz w:val="24"/>
          <w:szCs w:val="24"/>
        </w:rPr>
        <w:t>all connected</w:t>
      </w:r>
      <w:r w:rsidR="001452E3" w:rsidRPr="00047099">
        <w:rPr>
          <w:rFonts w:ascii="Times New Roman" w:hAnsi="Times New Roman" w:cs="Times New Roman"/>
          <w:bCs/>
          <w:color w:val="0070C0"/>
          <w:sz w:val="24"/>
          <w:szCs w:val="24"/>
        </w:rPr>
        <w:t>,</w:t>
      </w:r>
      <w:r w:rsidR="00CF3FC9" w:rsidRPr="00047099">
        <w:rPr>
          <w:rFonts w:ascii="Times New Roman" w:hAnsi="Times New Roman" w:cs="Times New Roman"/>
          <w:bCs/>
          <w:color w:val="0070C0"/>
          <w:sz w:val="24"/>
          <w:szCs w:val="24"/>
        </w:rPr>
        <w:t xml:space="preserve"> </w:t>
      </w:r>
      <w:r w:rsidR="001452E3">
        <w:rPr>
          <w:rFonts w:ascii="Times New Roman" w:hAnsi="Times New Roman" w:cs="Times New Roman"/>
          <w:bCs/>
          <w:color w:val="0070C0"/>
          <w:sz w:val="24"/>
          <w:szCs w:val="24"/>
        </w:rPr>
        <w:t xml:space="preserve">then </w:t>
      </w:r>
      <m:oMath>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oMath>
      <w:r w:rsidR="001452E3">
        <w:rPr>
          <w:rFonts w:ascii="Times New Roman" w:hAnsi="Times New Roman" w:cs="Times New Roman"/>
          <w:bCs/>
          <w:color w:val="0070C0"/>
          <w:sz w:val="24"/>
          <w:szCs w:val="24"/>
        </w:rPr>
        <w:t xml:space="preserve"> can be </w:t>
      </w:r>
      <w:r w:rsidR="001A639A">
        <w:rPr>
          <w:rFonts w:ascii="Times New Roman" w:hAnsi="Times New Roman" w:cs="Times New Roman"/>
          <w:bCs/>
          <w:color w:val="0070C0"/>
          <w:sz w:val="24"/>
          <w:szCs w:val="24"/>
        </w:rPr>
        <w:t>characterized</w:t>
      </w:r>
      <w:r w:rsidR="00360ECD">
        <w:rPr>
          <w:rFonts w:ascii="Times New Roman" w:hAnsi="Times New Roman" w:cs="Times New Roman"/>
          <w:bCs/>
          <w:color w:val="0070C0"/>
          <w:sz w:val="24"/>
          <w:szCs w:val="24"/>
        </w:rPr>
        <w:t xml:space="preserve"> </w:t>
      </w:r>
      <w:r w:rsidR="00047099">
        <w:rPr>
          <w:rFonts w:ascii="Times New Roman" w:hAnsi="Times New Roman" w:cs="Times New Roman"/>
          <w:bCs/>
          <w:color w:val="0070C0"/>
          <w:sz w:val="24"/>
          <w:szCs w:val="24"/>
        </w:rPr>
        <w:t>relatively easily</w:t>
      </w:r>
      <w:r w:rsidR="001452E3">
        <w:rPr>
          <w:rFonts w:ascii="Times New Roman" w:hAnsi="Times New Roman" w:cs="Times New Roman"/>
          <w:bCs/>
          <w:color w:val="0070C0"/>
          <w:sz w:val="24"/>
          <w:szCs w:val="24"/>
        </w:rPr>
        <w:t xml:space="preserve">. </w:t>
      </w:r>
      <w:r w:rsidR="00692F5E">
        <w:rPr>
          <w:rFonts w:ascii="Times New Roman" w:hAnsi="Times New Roman" w:cs="Times New Roman"/>
          <w:bCs/>
          <w:color w:val="0070C0"/>
          <w:sz w:val="24"/>
          <w:szCs w:val="24"/>
        </w:rPr>
        <w:t xml:space="preserve">In general, we can </w:t>
      </w:r>
      <w:r w:rsidR="00B33099">
        <w:rPr>
          <w:rFonts w:ascii="Times New Roman" w:hAnsi="Times New Roman" w:cs="Times New Roman"/>
          <w:bCs/>
          <w:color w:val="0070C0"/>
          <w:sz w:val="24"/>
          <w:szCs w:val="24"/>
        </w:rPr>
        <w:t>approach</w:t>
      </w:r>
      <w:r w:rsidR="00692F5E">
        <w:rPr>
          <w:rFonts w:ascii="Times New Roman" w:hAnsi="Times New Roman" w:cs="Times New Roman"/>
          <w:bCs/>
          <w:color w:val="0070C0"/>
          <w:sz w:val="24"/>
          <w:szCs w:val="24"/>
        </w:rPr>
        <w:t xml:space="preserve"> problem (12</w:t>
      </w:r>
      <w:r w:rsidR="00692F5E" w:rsidRPr="0081790D">
        <w:rPr>
          <w:rFonts w:ascii="Times New Roman" w:hAnsi="Times New Roman" w:cs="Times New Roman"/>
          <w:bCs/>
          <w:color w:val="0070C0"/>
          <w:sz w:val="24"/>
          <w:szCs w:val="24"/>
        </w:rPr>
        <w:t>)</w:t>
      </w:r>
      <w:r w:rsidR="00B96C53" w:rsidRPr="0081790D">
        <w:rPr>
          <w:rFonts w:ascii="Times New Roman" w:hAnsi="Times New Roman" w:cs="Times New Roman"/>
          <w:bCs/>
          <w:color w:val="0070C0"/>
          <w:sz w:val="24"/>
          <w:szCs w:val="24"/>
        </w:rPr>
        <w:t xml:space="preserve"> </w:t>
      </w:r>
      <w:r w:rsidR="005B6A15" w:rsidRPr="0081790D">
        <w:rPr>
          <w:rFonts w:ascii="Times New Roman" w:hAnsi="Times New Roman" w:cs="Times New Roman"/>
          <w:color w:val="0070C0"/>
          <w:sz w:val="24"/>
          <w:szCs w:val="24"/>
        </w:rPr>
        <w:t xml:space="preserve">by </w:t>
      </w:r>
      <w:r w:rsidR="00692F5E" w:rsidRPr="0081790D">
        <w:rPr>
          <w:rFonts w:ascii="Times New Roman" w:hAnsi="Times New Roman" w:cs="Times New Roman"/>
          <w:color w:val="0070C0"/>
          <w:sz w:val="24"/>
          <w:szCs w:val="24"/>
        </w:rPr>
        <w:t xml:space="preserve">well-established heuristics </w:t>
      </w:r>
      <w:r w:rsidR="005B6A15" w:rsidRPr="00B33099">
        <w:rPr>
          <w:rFonts w:ascii="Times New Roman" w:hAnsi="Times New Roman" w:cs="Times New Roman"/>
          <w:sz w:val="24"/>
          <w:szCs w:val="24"/>
        </w:rPr>
        <w:t>such as NSGA-II</w:t>
      </w:r>
      <w:commentRangeStart w:id="163"/>
      <w:r w:rsidR="00692F5E">
        <w:rPr>
          <w:rFonts w:ascii="Times New Roman" w:hAnsi="Times New Roman" w:cs="Times New Roman"/>
          <w:sz w:val="24"/>
          <w:szCs w:val="24"/>
        </w:rPr>
        <w:t xml:space="preserve"> </w:t>
      </w:r>
      <w:r w:rsidR="00692F5E" w:rsidRPr="006804E1">
        <w:rPr>
          <w:rFonts w:ascii="Times New Roman" w:hAnsi="Times New Roman" w:cs="Times New Roman"/>
          <w:sz w:val="24"/>
          <w:szCs w:val="24"/>
          <w:highlight w:val="yellow"/>
        </w:rPr>
        <w:t>(…)</w:t>
      </w:r>
      <w:r w:rsidR="00B33099">
        <w:rPr>
          <w:rFonts w:ascii="Times New Roman" w:hAnsi="Times New Roman" w:cs="Times New Roman"/>
          <w:sz w:val="24"/>
          <w:szCs w:val="24"/>
          <w:highlight w:val="yellow"/>
        </w:rPr>
        <w:t xml:space="preserve"> </w:t>
      </w:r>
      <w:commentRangeEnd w:id="163"/>
      <w:r w:rsidR="003F7D8D">
        <w:rPr>
          <w:rStyle w:val="CommentReference"/>
        </w:rPr>
        <w:commentReference w:id="163"/>
      </w:r>
      <w:r w:rsidR="00B33099" w:rsidRPr="0081790D">
        <w:rPr>
          <w:rFonts w:ascii="Times New Roman" w:hAnsi="Times New Roman" w:cs="Times New Roman"/>
          <w:color w:val="0070C0"/>
          <w:sz w:val="24"/>
          <w:szCs w:val="24"/>
        </w:rPr>
        <w:t xml:space="preserve">to </w:t>
      </w:r>
      <w:r w:rsidR="00C003B9" w:rsidRPr="0081790D">
        <w:rPr>
          <w:rFonts w:ascii="Times New Roman" w:hAnsi="Times New Roman" w:cs="Times New Roman"/>
          <w:color w:val="0070C0"/>
          <w:sz w:val="24"/>
          <w:szCs w:val="24"/>
        </w:rPr>
        <w:t xml:space="preserve">at least </w:t>
      </w:r>
      <w:r w:rsidR="00B33099" w:rsidRPr="0081790D">
        <w:rPr>
          <w:rFonts w:ascii="Times New Roman" w:hAnsi="Times New Roman" w:cs="Times New Roman"/>
          <w:color w:val="0070C0"/>
          <w:sz w:val="24"/>
          <w:szCs w:val="24"/>
        </w:rPr>
        <w:t xml:space="preserve">find </w:t>
      </w:r>
      <m:oMath>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oMath>
      <w:r w:rsidR="00B33099">
        <w:rPr>
          <w:rFonts w:ascii="Times New Roman" w:hAnsi="Times New Roman" w:cs="Times New Roman"/>
          <w:color w:val="0070C0"/>
          <w:sz w:val="24"/>
          <w:szCs w:val="24"/>
          <w:shd w:val="clear" w:color="auto" w:fill="FFFFFF"/>
        </w:rPr>
        <w:t xml:space="preserve"> approximately. </w:t>
      </w:r>
      <w:r w:rsidR="00B915B5">
        <w:rPr>
          <w:rFonts w:ascii="Times New Roman" w:hAnsi="Times New Roman" w:cs="Times New Roman"/>
          <w:color w:val="0070C0"/>
          <w:sz w:val="24"/>
          <w:szCs w:val="24"/>
          <w:shd w:val="clear" w:color="auto" w:fill="FFFFFF"/>
        </w:rPr>
        <w:t xml:space="preserve"> </w:t>
      </w:r>
    </w:p>
    <w:p w14:paraId="48282237" w14:textId="77777777" w:rsidR="00133FD1" w:rsidRPr="00307C18" w:rsidRDefault="00133FD1" w:rsidP="005B6A15">
      <w:pPr>
        <w:adjustRightInd w:val="0"/>
        <w:snapToGrid w:val="0"/>
        <w:rPr>
          <w:rFonts w:ascii="Times New Roman" w:hAnsi="Times New Roman" w:cs="Times New Roman"/>
          <w:sz w:val="24"/>
          <w:szCs w:val="24"/>
        </w:rPr>
      </w:pPr>
    </w:p>
    <w:bookmarkEnd w:id="161"/>
    <w:bookmarkEnd w:id="162"/>
    <w:p w14:paraId="442B26EB" w14:textId="675CF932" w:rsidR="005B6A15" w:rsidRPr="00307C18" w:rsidRDefault="005B6A15" w:rsidP="005B6A15">
      <w:pPr>
        <w:pStyle w:val="Heading2"/>
        <w:adjustRightInd w:val="0"/>
        <w:snapToGrid w:val="0"/>
        <w:spacing w:before="0"/>
        <w:rPr>
          <w:rFonts w:ascii="Times New Roman" w:hAnsi="Times New Roman" w:cs="Times New Roman"/>
          <w:b/>
          <w:iCs/>
          <w:color w:val="auto"/>
          <w:sz w:val="24"/>
          <w:szCs w:val="24"/>
        </w:rPr>
      </w:pPr>
      <w:r w:rsidRPr="00DD7F0B">
        <w:rPr>
          <w:rFonts w:ascii="Times New Roman" w:eastAsiaTheme="minorEastAsia" w:hAnsi="Times New Roman" w:cs="Times New Roman"/>
          <w:b/>
          <w:iCs/>
          <w:color w:val="auto"/>
          <w:sz w:val="24"/>
          <w:szCs w:val="24"/>
        </w:rPr>
        <w:t>4.</w:t>
      </w:r>
      <w:r w:rsidR="00E80EE7" w:rsidRPr="00DD7F0B">
        <w:rPr>
          <w:rFonts w:ascii="Times New Roman" w:eastAsiaTheme="minorEastAsia" w:hAnsi="Times New Roman" w:cs="Times New Roman"/>
          <w:b/>
          <w:iCs/>
          <w:color w:val="auto"/>
          <w:sz w:val="24"/>
          <w:szCs w:val="24"/>
        </w:rPr>
        <w:t>4</w:t>
      </w:r>
      <w:r w:rsidRPr="00DD7F0B">
        <w:rPr>
          <w:b/>
          <w:color w:val="auto"/>
        </w:rPr>
        <w:t xml:space="preserve"> </w:t>
      </w:r>
      <w:r w:rsidRPr="00DD7F0B">
        <w:rPr>
          <w:rFonts w:ascii="Times New Roman" w:hAnsi="Times New Roman" w:cs="Times New Roman"/>
          <w:b/>
          <w:iCs/>
          <w:color w:val="auto"/>
          <w:sz w:val="24"/>
          <w:szCs w:val="24"/>
        </w:rPr>
        <w:t xml:space="preserve">The </w:t>
      </w:r>
      <w:r w:rsidR="00D92D1A">
        <w:rPr>
          <w:rFonts w:ascii="Times New Roman" w:hAnsi="Times New Roman" w:cs="Times New Roman"/>
          <w:b/>
          <w:iCs/>
          <w:color w:val="auto"/>
          <w:sz w:val="24"/>
          <w:szCs w:val="24"/>
        </w:rPr>
        <w:t>Knowledge Gradient (</w:t>
      </w:r>
      <w:r w:rsidRPr="00DD7F0B">
        <w:rPr>
          <w:rFonts w:ascii="Times New Roman" w:hAnsi="Times New Roman" w:cs="Times New Roman"/>
          <w:b/>
          <w:iCs/>
          <w:color w:val="auto"/>
          <w:sz w:val="24"/>
          <w:szCs w:val="24"/>
        </w:rPr>
        <w:t>K</w:t>
      </w:r>
      <w:r w:rsidR="00DD7F0B" w:rsidRPr="00DD7F0B">
        <w:rPr>
          <w:rFonts w:ascii="Times New Roman" w:hAnsi="Times New Roman" w:cs="Times New Roman"/>
          <w:b/>
          <w:iCs/>
          <w:color w:val="auto"/>
          <w:sz w:val="24"/>
          <w:szCs w:val="24"/>
        </w:rPr>
        <w:t>G</w:t>
      </w:r>
      <w:r w:rsidR="00D92D1A">
        <w:rPr>
          <w:rFonts w:ascii="Times New Roman" w:hAnsi="Times New Roman" w:cs="Times New Roman"/>
          <w:b/>
          <w:iCs/>
          <w:color w:val="auto"/>
          <w:sz w:val="24"/>
          <w:szCs w:val="24"/>
        </w:rPr>
        <w:t>)</w:t>
      </w:r>
      <w:r w:rsidR="00DD7F0B" w:rsidRPr="00DD7F0B">
        <w:rPr>
          <w:rFonts w:ascii="Times New Roman" w:hAnsi="Times New Roman" w:cs="Times New Roman"/>
          <w:b/>
          <w:iCs/>
          <w:color w:val="auto"/>
          <w:sz w:val="24"/>
          <w:szCs w:val="24"/>
        </w:rPr>
        <w:t>-based</w:t>
      </w:r>
      <w:r w:rsidRPr="00DD7F0B">
        <w:rPr>
          <w:rFonts w:ascii="Times New Roman" w:hAnsi="Times New Roman" w:cs="Times New Roman"/>
          <w:b/>
          <w:iCs/>
          <w:color w:val="auto"/>
          <w:sz w:val="24"/>
          <w:szCs w:val="24"/>
        </w:rPr>
        <w:t xml:space="preserve"> sampling policy</w:t>
      </w:r>
      <w:r w:rsidRPr="00307C18">
        <w:rPr>
          <w:rFonts w:ascii="Times New Roman" w:hAnsi="Times New Roman" w:cs="Times New Roman"/>
          <w:b/>
          <w:iCs/>
          <w:color w:val="auto"/>
          <w:sz w:val="24"/>
          <w:szCs w:val="24"/>
        </w:rPr>
        <w:t xml:space="preserve"> </w:t>
      </w:r>
    </w:p>
    <w:p w14:paraId="3C355D0D" w14:textId="3DBC6DAD" w:rsidR="00E87AED" w:rsidRPr="00307C18" w:rsidRDefault="005B6A15" w:rsidP="00B75849">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thi</w:t>
      </w:r>
      <w:r w:rsidRPr="00307C18">
        <w:rPr>
          <w:rFonts w:ascii="Times New Roman" w:hAnsi="Times New Roman" w:cs="Times New Roman"/>
          <w:sz w:val="24"/>
          <w:szCs w:val="24"/>
        </w:rPr>
        <w:t xml:space="preserve">s subsection, we will tailor the </w:t>
      </w:r>
      <w:r w:rsidRPr="00A94E6B">
        <w:rPr>
          <w:rFonts w:ascii="Times New Roman" w:hAnsi="Times New Roman" w:cs="Times New Roman"/>
          <w:color w:val="0070C0"/>
          <w:sz w:val="24"/>
          <w:szCs w:val="24"/>
        </w:rPr>
        <w:t>GP</w:t>
      </w:r>
      <w:r w:rsidR="003220A2" w:rsidRPr="00A94E6B">
        <w:rPr>
          <w:rFonts w:ascii="Times New Roman" w:hAnsi="Times New Roman" w:cs="Times New Roman" w:hint="eastAsia"/>
          <w:color w:val="0070C0"/>
          <w:sz w:val="24"/>
          <w:szCs w:val="24"/>
        </w:rPr>
        <w:t>R</w:t>
      </w:r>
      <w:r w:rsidRPr="00A94E6B">
        <w:rPr>
          <w:rFonts w:ascii="Times New Roman" w:hAnsi="Times New Roman" w:cs="Times New Roman"/>
          <w:color w:val="0070C0"/>
          <w:sz w:val="24"/>
          <w:szCs w:val="24"/>
        </w:rPr>
        <w:t xml:space="preserve">-based </w:t>
      </w:r>
      <w:r w:rsidR="00A94E6B">
        <w:rPr>
          <w:rFonts w:ascii="Times New Roman" w:hAnsi="Times New Roman" w:cs="Times New Roman"/>
          <w:color w:val="0070C0"/>
          <w:sz w:val="24"/>
          <w:szCs w:val="24"/>
        </w:rPr>
        <w:t>Knowledge Gradient</w:t>
      </w:r>
      <w:r w:rsidR="00A94E6B" w:rsidRPr="00A94E6B">
        <w:rPr>
          <w:rFonts w:ascii="Times New Roman" w:hAnsi="Times New Roman" w:cs="Times New Roman"/>
          <w:color w:val="0070C0"/>
          <w:sz w:val="24"/>
          <w:szCs w:val="24"/>
        </w:rPr>
        <w:t xml:space="preserve"> </w:t>
      </w:r>
      <w:r w:rsidR="00A94E6B">
        <w:rPr>
          <w:rFonts w:ascii="Times New Roman" w:hAnsi="Times New Roman" w:cs="Times New Roman"/>
          <w:color w:val="0070C0"/>
          <w:sz w:val="24"/>
          <w:szCs w:val="24"/>
        </w:rPr>
        <w:t xml:space="preserve">(GPR-KG) </w:t>
      </w:r>
      <w:r w:rsidRPr="00A94E6B">
        <w:rPr>
          <w:rFonts w:ascii="Times New Roman" w:hAnsi="Times New Roman" w:cs="Times New Roman"/>
          <w:color w:val="0070C0"/>
          <w:sz w:val="24"/>
          <w:szCs w:val="24"/>
        </w:rPr>
        <w:t xml:space="preserve">sampling policy </w:t>
      </w:r>
      <w:r w:rsidRPr="00307C18">
        <w:rPr>
          <w:rFonts w:ascii="Times New Roman" w:hAnsi="Times New Roman" w:cs="Times New Roman"/>
          <w:sz w:val="24"/>
          <w:szCs w:val="24"/>
        </w:rPr>
        <w:t xml:space="preserve">to problem (6) considering the parametric model </w:t>
      </w:r>
      <w:r w:rsidR="00A94E6B">
        <w:rPr>
          <w:rFonts w:ascii="Times New Roman" w:hAnsi="Times New Roman" w:cs="Times New Roman"/>
          <w:sz w:val="24"/>
          <w:szCs w:val="24"/>
        </w:rPr>
        <w:t>introduced</w:t>
      </w:r>
      <w:r w:rsidRPr="00307C18">
        <w:rPr>
          <w:rFonts w:ascii="Times New Roman" w:hAnsi="Times New Roman" w:cs="Times New Roman"/>
          <w:sz w:val="24"/>
          <w:szCs w:val="24"/>
        </w:rPr>
        <w:t xml:space="preserve"> in </w:t>
      </w:r>
      <w:r w:rsidR="00A94E6B">
        <w:rPr>
          <w:rFonts w:ascii="Times New Roman" w:hAnsi="Times New Roman" w:cs="Times New Roman" w:hint="eastAsia"/>
          <w:sz w:val="24"/>
          <w:szCs w:val="24"/>
        </w:rPr>
        <w:t>Section</w:t>
      </w:r>
      <w:r w:rsidR="00A94E6B">
        <w:rPr>
          <w:rFonts w:ascii="Times New Roman" w:hAnsi="Times New Roman" w:cs="Times New Roman"/>
          <w:sz w:val="24"/>
          <w:szCs w:val="24"/>
        </w:rPr>
        <w:t xml:space="preserve"> </w:t>
      </w:r>
      <w:r w:rsidR="00A94E6B">
        <w:rPr>
          <w:rFonts w:ascii="Times New Roman" w:hAnsi="Times New Roman" w:cs="Times New Roman" w:hint="eastAsia"/>
          <w:sz w:val="24"/>
          <w:szCs w:val="24"/>
        </w:rPr>
        <w:t>4.</w:t>
      </w:r>
      <w:r w:rsidR="00A94E6B">
        <w:rPr>
          <w:rFonts w:ascii="Times New Roman" w:hAnsi="Times New Roman" w:cs="Times New Roman"/>
          <w:sz w:val="24"/>
          <w:szCs w:val="24"/>
        </w:rPr>
        <w:t xml:space="preserve">1 and </w:t>
      </w:r>
      <w:r w:rsidRPr="00307C18">
        <w:rPr>
          <w:rFonts w:ascii="Times New Roman" w:hAnsi="Times New Roman" w:cs="Times New Roman"/>
          <w:sz w:val="24"/>
          <w:szCs w:val="24"/>
        </w:rPr>
        <w:t xml:space="preserve">4.2. </w:t>
      </w:r>
      <w:r w:rsidRPr="0094776E">
        <w:rPr>
          <w:rFonts w:ascii="Times New Roman" w:hAnsi="Times New Roman" w:cs="Times New Roman"/>
          <w:bCs/>
          <w:color w:val="0070C0"/>
          <w:sz w:val="24"/>
          <w:szCs w:val="24"/>
          <w:shd w:val="clear" w:color="auto" w:fill="FFFFFF"/>
        </w:rPr>
        <w:t xml:space="preserve">The entire solution procedure is </w:t>
      </w:r>
      <w:r w:rsidR="00A94E6B" w:rsidRPr="0094776E">
        <w:rPr>
          <w:rFonts w:ascii="Times New Roman" w:hAnsi="Times New Roman" w:cs="Times New Roman"/>
          <w:bCs/>
          <w:color w:val="0070C0"/>
          <w:sz w:val="24"/>
          <w:szCs w:val="24"/>
          <w:shd w:val="clear" w:color="auto" w:fill="FFFFFF"/>
        </w:rPr>
        <w:t>laid out as follows (see details i</w:t>
      </w:r>
      <w:r w:rsidRPr="0094776E">
        <w:rPr>
          <w:rFonts w:ascii="Times New Roman" w:hAnsi="Times New Roman" w:cs="Times New Roman"/>
          <w:bCs/>
          <w:color w:val="0070C0"/>
          <w:sz w:val="24"/>
          <w:szCs w:val="24"/>
          <w:shd w:val="clear" w:color="auto" w:fill="FFFFFF"/>
        </w:rPr>
        <w:t xml:space="preserve">n </w:t>
      </w:r>
      <w:r w:rsidRPr="0094776E">
        <w:rPr>
          <w:rFonts w:ascii="Times New Roman" w:hAnsi="Times New Roman" w:cs="Times New Roman"/>
          <w:b/>
          <w:bCs/>
          <w:color w:val="0070C0"/>
          <w:sz w:val="24"/>
          <w:szCs w:val="24"/>
          <w:shd w:val="clear" w:color="auto" w:fill="FFFFFF"/>
        </w:rPr>
        <w:t>Algorithm 1</w:t>
      </w:r>
      <w:r w:rsidRPr="0094776E">
        <w:rPr>
          <w:rFonts w:ascii="Times New Roman" w:hAnsi="Times New Roman" w:cs="Times New Roman"/>
          <w:bCs/>
          <w:color w:val="0070C0"/>
          <w:sz w:val="24"/>
          <w:szCs w:val="24"/>
          <w:shd w:val="clear" w:color="auto" w:fill="FFFFFF"/>
        </w:rPr>
        <w:t xml:space="preserve"> in </w:t>
      </w:r>
      <w:r w:rsidRPr="0094776E">
        <w:rPr>
          <w:rFonts w:ascii="Times New Roman" w:hAnsi="Times New Roman" w:cs="Times New Roman"/>
          <w:b/>
          <w:bCs/>
          <w:i/>
          <w:color w:val="0070C0"/>
          <w:sz w:val="24"/>
          <w:szCs w:val="24"/>
          <w:shd w:val="clear" w:color="auto" w:fill="FFFFFF"/>
        </w:rPr>
        <w:t xml:space="preserve">Appendix </w:t>
      </w:r>
      <w:r w:rsidR="00427819">
        <w:rPr>
          <w:rFonts w:ascii="Times New Roman" w:hAnsi="Times New Roman" w:cs="Times New Roman"/>
          <w:b/>
          <w:bCs/>
          <w:i/>
          <w:color w:val="0070C0"/>
          <w:sz w:val="24"/>
          <w:szCs w:val="24"/>
          <w:shd w:val="clear" w:color="auto" w:fill="FFFFFF"/>
        </w:rPr>
        <w:t>A</w:t>
      </w:r>
      <w:r w:rsidR="00A94E6B" w:rsidRPr="0094776E">
        <w:rPr>
          <w:rFonts w:ascii="Times New Roman" w:hAnsi="Times New Roman" w:cs="Times New Roman"/>
          <w:bCs/>
          <w:color w:val="0070C0"/>
          <w:sz w:val="24"/>
          <w:szCs w:val="24"/>
          <w:shd w:val="clear" w:color="auto" w:fill="FFFFFF"/>
        </w:rPr>
        <w:t>)</w:t>
      </w:r>
      <w:r w:rsidRPr="0094776E">
        <w:rPr>
          <w:rFonts w:ascii="Times New Roman" w:hAnsi="Times New Roman" w:cs="Times New Roman"/>
          <w:bCs/>
          <w:color w:val="0070C0"/>
          <w:sz w:val="24"/>
          <w:szCs w:val="24"/>
          <w:shd w:val="clear" w:color="auto" w:fill="FFFFFF"/>
        </w:rPr>
        <w:t xml:space="preserve">. </w:t>
      </w:r>
      <w:r w:rsidR="00BE089B" w:rsidRPr="00BE089B">
        <w:rPr>
          <w:rFonts w:ascii="Times New Roman" w:hAnsi="Times New Roman" w:cs="Times New Roman"/>
          <w:bCs/>
          <w:color w:val="0070C0"/>
          <w:sz w:val="24"/>
          <w:szCs w:val="24"/>
          <w:shd w:val="clear" w:color="auto" w:fill="FFFFFF"/>
        </w:rPr>
        <w:t xml:space="preserve">Given predetermined scalars </w:t>
      </w:r>
      <m:oMath>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K</m:t>
            </m:r>
          </m:e>
          <m:sub>
            <m:r>
              <m:rPr>
                <m:sty m:val="p"/>
              </m:rPr>
              <w:rPr>
                <w:rFonts w:ascii="Cambria Math" w:hAnsi="Cambria Math" w:cs="Times New Roman"/>
                <w:color w:val="0070C0"/>
                <w:sz w:val="24"/>
                <w:szCs w:val="24"/>
              </w:rPr>
              <m:t>1</m:t>
            </m:r>
          </m:sub>
        </m:sSub>
      </m:oMath>
      <w:r w:rsidR="00BE089B" w:rsidRPr="00BE089B">
        <w:rPr>
          <w:rFonts w:ascii="Times New Roman" w:hAnsi="Times New Roman" w:cs="Times New Roman"/>
          <w:color w:val="0070C0"/>
          <w:sz w:val="24"/>
          <w:szCs w:val="24"/>
        </w:rPr>
        <w:t xml:space="preserve"> and </w:t>
      </w:r>
      <m:oMath>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K</m:t>
            </m:r>
          </m:e>
          <m:sub>
            <m:r>
              <m:rPr>
                <m:sty m:val="p"/>
              </m:rPr>
              <w:rPr>
                <w:rFonts w:ascii="Cambria Math" w:hAnsi="Cambria Math" w:cs="Times New Roman"/>
                <w:color w:val="0070C0"/>
                <w:sz w:val="24"/>
                <w:szCs w:val="24"/>
              </w:rPr>
              <m:t>2</m:t>
            </m:r>
          </m:sub>
        </m:sSub>
      </m:oMath>
      <w:r w:rsidR="00BE089B" w:rsidRPr="00BE089B">
        <w:rPr>
          <w:rFonts w:ascii="Times New Roman" w:hAnsi="Times New Roman" w:cs="Times New Roman"/>
          <w:color w:val="0070C0"/>
          <w:sz w:val="24"/>
          <w:szCs w:val="24"/>
        </w:rPr>
        <w:t xml:space="preserve">, </w:t>
      </w:r>
      <w:r w:rsidRPr="00BE089B">
        <w:rPr>
          <w:rFonts w:ascii="Times New Roman" w:hAnsi="Times New Roman" w:cs="Times New Roman"/>
          <w:color w:val="0070C0"/>
          <w:sz w:val="24"/>
          <w:szCs w:val="24"/>
        </w:rPr>
        <w:t xml:space="preserve">we go through the following steps </w:t>
      </w:r>
      <w:r w:rsidR="00BE089B" w:rsidRPr="00BE089B">
        <w:rPr>
          <w:rFonts w:ascii="Times New Roman" w:hAnsi="Times New Roman" w:cs="Times New Roman"/>
          <w:bCs/>
          <w:color w:val="0070C0"/>
          <w:sz w:val="24"/>
          <w:szCs w:val="24"/>
          <w:shd w:val="clear" w:color="auto" w:fill="FFFFFF"/>
        </w:rPr>
        <w:t>a</w:t>
      </w:r>
      <w:r w:rsidR="00BE089B" w:rsidRPr="00BE089B">
        <w:rPr>
          <w:rFonts w:ascii="Times New Roman" w:hAnsi="Times New Roman" w:cs="Times New Roman"/>
          <w:color w:val="0070C0"/>
          <w:sz w:val="24"/>
          <w:szCs w:val="24"/>
        </w:rPr>
        <w:t xml:space="preserve">t each sampling stage </w:t>
      </w:r>
      <m:oMath>
        <m:r>
          <w:rPr>
            <w:rFonts w:ascii="Cambria Math" w:hAnsi="Cambria Math" w:cs="Times New Roman"/>
            <w:color w:val="0070C0"/>
            <w:sz w:val="24"/>
            <w:szCs w:val="24"/>
          </w:rPr>
          <m:t>n</m:t>
        </m:r>
        <m:r>
          <w:rPr>
            <w:rFonts w:ascii="Cambria Math" w:eastAsia="宋体" w:hAnsi="Cambria Math" w:cs="Times New Roman"/>
            <w:color w:val="0070C0"/>
            <w:sz w:val="24"/>
            <w:szCs w:val="24"/>
          </w:rPr>
          <m:t>=1</m:t>
        </m:r>
        <m:r>
          <m:rPr>
            <m:sty m:val="p"/>
          </m:rPr>
          <w:rPr>
            <w:rFonts w:ascii="Cambria Math" w:eastAsia="宋体" w:hAnsi="Cambria Math" w:cs="Times New Roman"/>
            <w:color w:val="0070C0"/>
            <w:sz w:val="24"/>
            <w:szCs w:val="24"/>
          </w:rPr>
          <m:t>,…,</m:t>
        </m:r>
        <m:r>
          <w:rPr>
            <w:rFonts w:ascii="Cambria Math" w:hAnsi="Cambria Math" w:cs="Times New Roman"/>
            <w:color w:val="0070C0"/>
            <w:sz w:val="24"/>
            <w:szCs w:val="24"/>
          </w:rPr>
          <m:t>N</m:t>
        </m:r>
      </m:oMath>
      <w:r w:rsidRPr="00BE089B">
        <w:rPr>
          <w:rFonts w:ascii="Times New Roman" w:hAnsi="Times New Roman" w:cs="Times New Roman"/>
          <w:color w:val="0070C0"/>
          <w:sz w:val="24"/>
          <w:szCs w:val="24"/>
        </w:rPr>
        <w:t xml:space="preserve">: </w:t>
      </w:r>
    </w:p>
    <w:p w14:paraId="11772627" w14:textId="1FF577D2" w:rsidR="00E87AED" w:rsidRPr="00E87AED" w:rsidRDefault="00866CF5" w:rsidP="005B6A15">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   </w:t>
      </w:r>
      <w:r w:rsidR="005B6A15" w:rsidRPr="00CC7C9A">
        <w:rPr>
          <w:rFonts w:ascii="Times New Roman" w:hAnsi="Times New Roman" w:cs="Times New Roman"/>
          <w:b/>
          <w:sz w:val="24"/>
          <w:szCs w:val="24"/>
        </w:rPr>
        <w:t>1)</w:t>
      </w:r>
      <w:r w:rsidR="005B6A15" w:rsidRPr="00307C18">
        <w:rPr>
          <w:rFonts w:ascii="Times New Roman" w:hAnsi="Times New Roman" w:cs="Times New Roman"/>
          <w:sz w:val="24"/>
          <w:szCs w:val="24"/>
        </w:rPr>
        <w:t xml:space="preserve"> Generate a set of candidate solutions </w:t>
      </w:r>
      <w:r w:rsidR="005B6A15" w:rsidRPr="00307C18">
        <w:rPr>
          <w:rFonts w:ascii="Times New Roman" w:hAnsi="Times New Roman" w:cs="Times New Roman" w:hint="eastAsia"/>
          <w:sz w:val="24"/>
          <w:szCs w:val="24"/>
        </w:rPr>
        <w:t>denoted</w:t>
      </w:r>
      <w:r w:rsidR="005B6A15" w:rsidRPr="00307C18">
        <w:rPr>
          <w:rFonts w:ascii="Times New Roman" w:hAnsi="Times New Roman" w:cs="Times New Roman"/>
          <w:sz w:val="24"/>
          <w:szCs w:val="24"/>
        </w:rPr>
        <w:t xml:space="preserve"> by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005B6A15"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005B6A15" w:rsidRPr="00307C18">
        <w:rPr>
          <w:rFonts w:ascii="Times New Roman" w:hAnsi="Times New Roman" w:cs="Times New Roman"/>
          <w:bCs/>
          <w:sz w:val="24"/>
          <w:szCs w:val="24"/>
        </w:rPr>
        <w:t xml:space="preserve"> is a random selection of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005B6A15" w:rsidRPr="00307C18">
        <w:rPr>
          <w:rFonts w:ascii="Times New Roman" w:hAnsi="Times New Roman" w:cs="Times New Roman"/>
          <w:sz w:val="24"/>
          <w:szCs w:val="24"/>
        </w:rPr>
        <w:t xml:space="preserve"> solutions in </w:t>
      </w:r>
      <m:oMath>
        <m:r>
          <m:rPr>
            <m:scr m:val="script"/>
            <m:sty m:val="p"/>
          </m:rPr>
          <w:rPr>
            <w:rFonts w:ascii="Cambria Math" w:hAnsi="Cambria Math" w:cs="Times New Roman"/>
            <w:sz w:val="24"/>
            <w:szCs w:val="24"/>
            <w:shd w:val="clear" w:color="auto" w:fill="FFFFFF"/>
          </w:rPr>
          <m:t>X</m:t>
        </m:r>
      </m:oMath>
      <w:r w:rsidR="005D4760">
        <w:rPr>
          <w:rFonts w:ascii="Times New Roman" w:hAnsi="Times New Roman" w:cs="Times New Roman"/>
          <w:bCs/>
          <w:color w:val="0070C0"/>
          <w:sz w:val="24"/>
          <w:szCs w:val="24"/>
        </w:rPr>
        <w:t xml:space="preserve">, and </w:t>
      </w:r>
      <w:r w:rsidR="009C7819">
        <w:rPr>
          <w:rFonts w:ascii="Times New Roman" w:hAnsi="Times New Roman" w:cs="Times New Roman"/>
          <w:bCs/>
          <w:color w:val="0070C0"/>
          <w:sz w:val="24"/>
          <w:szCs w:val="24"/>
        </w:rPr>
        <w:t>each solution in</w:t>
      </w:r>
      <w:r w:rsidR="005B6A15" w:rsidRPr="00081949">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n</m:t>
            </m:r>
          </m:sup>
        </m:sSubSup>
      </m:oMath>
      <w:r w:rsidR="005B6A15" w:rsidRPr="00081949">
        <w:rPr>
          <w:rFonts w:ascii="Times New Roman" w:hAnsi="Times New Roman" w:cs="Times New Roman"/>
          <w:bCs/>
          <w:color w:val="0070C0"/>
          <w:sz w:val="24"/>
          <w:szCs w:val="24"/>
        </w:rPr>
        <w:t xml:space="preserve"> </w:t>
      </w:r>
      <w:r w:rsidR="009C7819">
        <w:rPr>
          <w:rFonts w:ascii="Times New Roman" w:hAnsi="Times New Roman" w:cs="Times New Roman"/>
          <w:bCs/>
          <w:color w:val="0070C0"/>
          <w:sz w:val="24"/>
          <w:szCs w:val="24"/>
        </w:rPr>
        <w:t xml:space="preserve">is either in or </w:t>
      </w:r>
      <w:r w:rsidR="00081949">
        <w:rPr>
          <w:rFonts w:ascii="Times New Roman" w:hAnsi="Times New Roman" w:cs="Times New Roman"/>
          <w:bCs/>
          <w:color w:val="0070C0"/>
          <w:sz w:val="24"/>
          <w:szCs w:val="24"/>
        </w:rPr>
        <w:t>near</w:t>
      </w:r>
      <w:r w:rsidR="005B6A15" w:rsidRPr="00081949">
        <w:rPr>
          <w:rFonts w:ascii="Times New Roman" w:hAnsi="Times New Roman" w:cs="Times New Roman"/>
          <w:color w:val="0070C0"/>
          <w:sz w:val="24"/>
          <w:szCs w:val="24"/>
        </w:rPr>
        <w:t xml:space="preserve"> </w:t>
      </w:r>
      <w:r w:rsidR="00081949" w:rsidRPr="00081949">
        <w:rPr>
          <w:rFonts w:ascii="Times New Roman" w:hAnsi="Times New Roman" w:cs="Times New Roman"/>
          <w:color w:val="0070C0"/>
          <w:sz w:val="24"/>
          <w:szCs w:val="24"/>
        </w:rPr>
        <w:t xml:space="preserve">the Pareto optimal set </w:t>
      </w:r>
      <m:oMath>
        <m:sSup>
          <m:sSupPr>
            <m:ctrlPr>
              <w:rPr>
                <w:rFonts w:ascii="Cambria Math" w:eastAsia="宋体" w:hAnsi="Times New Roman" w:cs="Times New Roman"/>
                <w:b/>
                <w:color w:val="0070C0"/>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oMath>
      <w:r w:rsidR="00743280">
        <w:rPr>
          <w:rFonts w:ascii="Times New Roman" w:hAnsi="Times New Roman" w:cs="Times New Roman"/>
          <w:color w:val="0070C0"/>
          <w:sz w:val="24"/>
          <w:szCs w:val="24"/>
        </w:rPr>
        <w:t xml:space="preserve"> </w:t>
      </w:r>
      <w:r w:rsidR="009C7819">
        <w:rPr>
          <w:rFonts w:ascii="Times New Roman" w:hAnsi="Times New Roman" w:cs="Times New Roman"/>
          <w:color w:val="0070C0"/>
          <w:sz w:val="24"/>
          <w:szCs w:val="24"/>
        </w:rPr>
        <w:t xml:space="preserve">of </w:t>
      </w:r>
      <w:r w:rsidR="005B6A15" w:rsidRPr="00081949">
        <w:rPr>
          <w:rFonts w:ascii="Times New Roman" w:hAnsi="Times New Roman" w:cs="Times New Roman"/>
          <w:color w:val="0070C0"/>
          <w:sz w:val="24"/>
          <w:szCs w:val="24"/>
        </w:rPr>
        <w:t xml:space="preserve">problem </w:t>
      </w:r>
      <w:r w:rsidR="00081949" w:rsidRPr="00081949">
        <w:rPr>
          <w:rFonts w:ascii="Times New Roman" w:hAnsi="Times New Roman" w:cs="Times New Roman"/>
          <w:color w:val="0070C0"/>
          <w:sz w:val="24"/>
          <w:szCs w:val="24"/>
        </w:rPr>
        <w:t xml:space="preserve">(11) </w:t>
      </w:r>
      <w:r w:rsidR="009C7819">
        <w:rPr>
          <w:rFonts w:ascii="Times New Roman" w:hAnsi="Times New Roman" w:cs="Times New Roman"/>
          <w:color w:val="0070C0"/>
          <w:sz w:val="24"/>
          <w:szCs w:val="24"/>
        </w:rPr>
        <w:t>(</w:t>
      </w:r>
      <w:r w:rsidR="005B6A15" w:rsidRPr="00081949">
        <w:rPr>
          <w:rFonts w:ascii="Times New Roman" w:hAnsi="Times New Roman" w:cs="Times New Roman"/>
          <w:color w:val="0070C0"/>
          <w:sz w:val="24"/>
          <w:szCs w:val="24"/>
        </w:rPr>
        <w:t xml:space="preserve">i.e., </w:t>
      </w:r>
      <w:r w:rsidR="009C7819">
        <w:rPr>
          <w:rFonts w:ascii="Times New Roman" w:hAnsi="Times New Roman" w:cs="Times New Roman"/>
          <w:color w:val="0070C0"/>
          <w:sz w:val="24"/>
          <w:szCs w:val="24"/>
        </w:rPr>
        <w:t>problem (11) w</w:t>
      </w:r>
      <w:r w:rsidR="00770E11">
        <w:rPr>
          <w:rFonts w:ascii="Times New Roman" w:hAnsi="Times New Roman" w:cs="Times New Roman"/>
          <w:color w:val="0070C0"/>
          <w:sz w:val="24"/>
          <w:szCs w:val="24"/>
        </w:rPr>
        <w:t>here</w:t>
      </w:r>
      <w:r w:rsidR="009C7819">
        <w:rPr>
          <w:rFonts w:ascii="Times New Roman" w:hAnsi="Times New Roman" w:cs="Times New Roman"/>
          <w:color w:val="0070C0"/>
          <w:sz w:val="24"/>
          <w:szCs w:val="24"/>
        </w:rPr>
        <w:t xml:space="preserve"> </w:t>
      </w:r>
      <w:r w:rsidR="005B6A15" w:rsidRPr="00081949">
        <w:rPr>
          <w:rFonts w:ascii="Times New Roman" w:hAnsi="Times New Roman" w:cs="Times New Roman"/>
          <w:color w:val="0070C0"/>
          <w:sz w:val="24"/>
          <w:szCs w:val="24"/>
        </w:rPr>
        <w:t>su</w:t>
      </w:r>
      <w:r w:rsidR="00D20D80">
        <w:rPr>
          <w:rFonts w:ascii="Times New Roman" w:hAnsi="Times New Roman" w:cs="Times New Roman"/>
          <w:color w:val="0070C0"/>
          <w:sz w:val="24"/>
          <w:szCs w:val="24"/>
        </w:rPr>
        <w:t>pers</w:t>
      </w:r>
      <w:r w:rsidR="005B6A15" w:rsidRPr="00081949">
        <w:rPr>
          <w:rFonts w:ascii="Times New Roman" w:hAnsi="Times New Roman" w:cs="Times New Roman"/>
          <w:color w:val="0070C0"/>
          <w:sz w:val="24"/>
          <w:szCs w:val="24"/>
        </w:rPr>
        <w:t xml:space="preserve">cript </w:t>
      </w:r>
      <w:r w:rsidR="005B6A15" w:rsidRPr="00081949">
        <w:rPr>
          <w:rFonts w:ascii="Times New Roman" w:hAnsi="Times New Roman" w:cs="Times New Roman"/>
          <w:i/>
          <w:iCs/>
          <w:color w:val="0070C0"/>
          <w:sz w:val="24"/>
          <w:szCs w:val="24"/>
        </w:rPr>
        <w:t>N</w:t>
      </w:r>
      <w:r w:rsidR="00081949" w:rsidRPr="00081949">
        <w:rPr>
          <w:rFonts w:ascii="Times New Roman" w:hAnsi="Times New Roman" w:cs="Times New Roman"/>
          <w:i/>
          <w:iCs/>
          <w:color w:val="0070C0"/>
          <w:sz w:val="24"/>
          <w:szCs w:val="24"/>
        </w:rPr>
        <w:t xml:space="preserve"> </w:t>
      </w:r>
      <w:r w:rsidR="00770E11">
        <w:rPr>
          <w:rFonts w:ascii="Times New Roman" w:hAnsi="Times New Roman" w:cs="Times New Roman"/>
          <w:iCs/>
          <w:color w:val="0070C0"/>
          <w:sz w:val="24"/>
          <w:szCs w:val="24"/>
        </w:rPr>
        <w:t xml:space="preserve">is </w:t>
      </w:r>
      <w:r w:rsidR="005B6A15" w:rsidRPr="00081949">
        <w:rPr>
          <w:rFonts w:ascii="Times New Roman" w:hAnsi="Times New Roman" w:cs="Times New Roman"/>
          <w:color w:val="0070C0"/>
          <w:sz w:val="24"/>
          <w:szCs w:val="24"/>
        </w:rPr>
        <w:t xml:space="preserve">replaced by </w:t>
      </w:r>
      <m:oMath>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oMath>
      <w:r w:rsidR="00081949" w:rsidRPr="00081949">
        <w:rPr>
          <w:rFonts w:ascii="Times New Roman" w:hAnsi="Times New Roman" w:cs="Times New Roman"/>
          <w:color w:val="0070C0"/>
          <w:sz w:val="24"/>
          <w:szCs w:val="24"/>
        </w:rPr>
        <w:t>)</w:t>
      </w:r>
      <w:r w:rsidR="005B6A15" w:rsidRPr="00081949">
        <w:rPr>
          <w:rFonts w:ascii="Times New Roman" w:hAnsi="Times New Roman" w:cs="Times New Roman"/>
          <w:color w:val="0070C0"/>
          <w:sz w:val="24"/>
          <w:szCs w:val="24"/>
        </w:rPr>
        <w:t xml:space="preserve">. </w:t>
      </w:r>
      <w:r w:rsidR="00081949">
        <w:rPr>
          <w:rFonts w:ascii="Times New Roman" w:hAnsi="Times New Roman" w:cs="Times New Roman"/>
          <w:sz w:val="24"/>
          <w:szCs w:val="24"/>
        </w:rPr>
        <w:t>I</w:t>
      </w:r>
      <w:r w:rsidR="005B6A15" w:rsidRPr="00307C18">
        <w:rPr>
          <w:rFonts w:ascii="Times New Roman" w:hAnsi="Times New Roman" w:cs="Times New Roman"/>
          <w:sz w:val="24"/>
          <w:szCs w:val="24"/>
        </w:rPr>
        <w:t xml:space="preserve">f </w:t>
      </w:r>
      <m:oMath>
        <m:d>
          <m:dPr>
            <m:begChr m:val="|"/>
            <m:endChr m:val="|"/>
            <m:ctrlPr>
              <w:rPr>
                <w:rFonts w:ascii="Cambria Math" w:hAnsi="Cambria Math" w:cs="Times New Roman"/>
                <w:sz w:val="24"/>
                <w:szCs w:val="24"/>
              </w:rPr>
            </m:ctrlPr>
          </m:dPr>
          <m:e>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r>
          <m:rPr>
            <m:sty m:val="b"/>
          </m:rPr>
          <w:rPr>
            <w:rFonts w:ascii="Cambria Math" w:hAnsi="Cambria Math" w:cs="Times New Roman"/>
            <w:sz w:val="24"/>
            <w:szCs w:val="24"/>
          </w:rPr>
          <m:t>&gt;</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sidR="005B6A15" w:rsidRPr="00307C18">
        <w:rPr>
          <w:rFonts w:ascii="Times New Roman" w:hAnsi="Times New Roman" w:cs="Times New Roman"/>
          <w:bCs/>
          <w:sz w:val="24"/>
          <w:szCs w:val="24"/>
        </w:rPr>
        <w:t xml:space="preserve">, we simply </w:t>
      </w:r>
      <w:r w:rsidR="009C7819">
        <w:rPr>
          <w:rFonts w:ascii="Times New Roman" w:hAnsi="Times New Roman" w:cs="Times New Roman"/>
          <w:bCs/>
          <w:sz w:val="24"/>
          <w:szCs w:val="24"/>
        </w:rPr>
        <w:t>set</w:t>
      </w:r>
      <w:r w:rsidR="005B6A15"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005B6A15" w:rsidRPr="00307C18">
        <w:rPr>
          <w:rFonts w:ascii="Times New Roman" w:hAnsi="Times New Roman" w:cs="Times New Roman"/>
          <w:bCs/>
          <w:sz w:val="24"/>
          <w:szCs w:val="24"/>
        </w:rPr>
        <w:t xml:space="preserve">; otherwise </w:t>
      </w:r>
      <w:r w:rsidR="003A228B">
        <w:rPr>
          <w:rFonts w:ascii="Times New Roman" w:hAnsi="Times New Roman" w:cs="Times New Roman"/>
          <w:bCs/>
          <w:sz w:val="24"/>
          <w:szCs w:val="24"/>
        </w:rPr>
        <w:t xml:space="preserve">we generate </w:t>
      </w:r>
      <w:r w:rsidR="005B6A15" w:rsidRPr="00307C18">
        <w:rPr>
          <w:rFonts w:ascii="Times New Roman" w:hAnsi="Times New Roman" w:cs="Times New Roman"/>
          <w:sz w:val="24"/>
          <w:szCs w:val="24"/>
        </w:rPr>
        <w:t xml:space="preserve">another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m:t>
            </m:r>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 xml:space="preserve">new solutions each by firstly choosing an </w:t>
      </w:r>
      <w:r w:rsidR="005B6A15" w:rsidRPr="00307C18">
        <w:rPr>
          <w:rFonts w:ascii="Times New Roman" w:hAnsi="Times New Roman" w:cs="Times New Roman"/>
          <w:b/>
          <w:bCs/>
          <w:sz w:val="24"/>
          <w:szCs w:val="24"/>
        </w:rPr>
        <w:t>x</w:t>
      </w:r>
      <w:r w:rsidR="005B6A15" w:rsidRPr="00307C18">
        <w:rPr>
          <w:rFonts w:ascii="Times New Roman" w:hAnsi="Times New Roman" w:cs="Times New Roman"/>
          <w:b/>
          <w:bCs/>
          <w:i/>
          <w:iCs/>
          <w:sz w:val="24"/>
          <w:szCs w:val="24"/>
        </w:rPr>
        <w:t xml:space="preserve"> </w:t>
      </w:r>
      <w:r w:rsidR="005B6A15" w:rsidRPr="00307C18">
        <w:rPr>
          <w:rFonts w:ascii="Times New Roman" w:hAnsi="Times New Roman" w:cs="Times New Roman"/>
          <w:sz w:val="24"/>
          <w:szCs w:val="24"/>
        </w:rPr>
        <w:t xml:space="preserve">uniformly at </w:t>
      </w:r>
      <w:r w:rsidR="005B6A15" w:rsidRPr="00307C18">
        <w:rPr>
          <w:rFonts w:ascii="Times New Roman" w:hAnsi="Times New Roman" w:cs="Times New Roman"/>
          <w:bCs/>
          <w:sz w:val="24"/>
          <w:szCs w:val="24"/>
        </w:rPr>
        <w:t xml:space="preserve">random from </w:t>
      </w:r>
      <m:oMath>
        <m:sSup>
          <m:sSupPr>
            <m:ctrlPr>
              <w:rPr>
                <w:rFonts w:ascii="Cambria Math" w:hAnsi="Cambria Math" w:cs="Times New Roman"/>
                <w:b/>
                <w:bCs/>
                <w:sz w:val="24"/>
                <w:szCs w:val="24"/>
              </w:rPr>
            </m:ctrlPr>
          </m:sSupPr>
          <m:e>
            <m:r>
              <m:rPr>
                <m:scr m:val="script"/>
              </m:rPr>
              <w:rPr>
                <w:rFonts w:ascii="Cambria Math" w:eastAsia="宋体" w:hAnsi="Cambria Math" w:cs="Times New Roman"/>
                <w:color w:val="0070C0"/>
                <w:sz w:val="24"/>
                <w:szCs w:val="24"/>
              </w:rPr>
              <m:t>P</m:t>
            </m:r>
          </m:e>
          <m:sup>
            <m:r>
              <w:rPr>
                <w:rFonts w:ascii="Cambria Math" w:hAnsi="Cambria Math" w:cs="Times New Roman"/>
                <w:sz w:val="24"/>
                <w:szCs w:val="24"/>
              </w:rPr>
              <m:t>n-1</m:t>
            </m:r>
          </m:sup>
        </m:sSup>
      </m:oMath>
      <w:r w:rsidR="005B6A15" w:rsidRPr="00307C18">
        <w:rPr>
          <w:rFonts w:ascii="Times New Roman" w:hAnsi="Times New Roman" w:cs="Times New Roman"/>
          <w:sz w:val="24"/>
          <w:szCs w:val="24"/>
        </w:rPr>
        <w:t xml:space="preserve"> and then </w:t>
      </w:r>
      <w:r w:rsidR="005B6A15" w:rsidRPr="00307C18">
        <w:rPr>
          <w:rFonts w:ascii="Times New Roman" w:hAnsi="Times New Roman" w:cs="Times New Roman"/>
          <w:bCs/>
          <w:iCs/>
          <w:sz w:val="24"/>
          <w:szCs w:val="24"/>
        </w:rPr>
        <w:t xml:space="preserve">sampling a solution </w:t>
      </w:r>
      <w:r w:rsidR="005B6A15" w:rsidRPr="00307C18">
        <w:rPr>
          <w:rFonts w:ascii="Times New Roman" w:hAnsi="Times New Roman" w:cs="Times New Roman"/>
          <w:bCs/>
          <w:sz w:val="24"/>
          <w:szCs w:val="24"/>
        </w:rPr>
        <w:t>from</w:t>
      </w:r>
      <w:r w:rsidR="005B6A15" w:rsidRPr="00307C18">
        <w:rPr>
          <w:rFonts w:ascii="Times New Roman" w:hAnsi="Times New Roman" w:cs="Times New Roman"/>
          <w:iCs/>
          <w:sz w:val="24"/>
          <w:szCs w:val="24"/>
        </w:rPr>
        <w:t xml:space="preserve"> Gaussian distribution</w:t>
      </w:r>
      <w:r w:rsidR="005B6A15" w:rsidRPr="00307C18">
        <w:rPr>
          <w:rFonts w:ascii="Times New Roman" w:hAnsi="Times New Roman" w:cs="Times New Roman"/>
          <w:bCs/>
          <w:sz w:val="24"/>
          <w:szCs w:val="24"/>
        </w:rPr>
        <w:t xml:space="preserve"> </w:t>
      </w:r>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e>
        </m:d>
      </m:oMath>
      <w:r w:rsidR="005B6A15" w:rsidRPr="00307C18">
        <w:rPr>
          <w:rFonts w:ascii="Times New Roman" w:hAnsi="Times New Roman" w:cs="Times New Roman"/>
          <w:bCs/>
          <w:sz w:val="24"/>
          <w:szCs w:val="24"/>
        </w:rPr>
        <w:t xml:space="preserve"> and rounding </w:t>
      </w:r>
      <w:r w:rsidR="009C7819">
        <w:rPr>
          <w:rFonts w:ascii="Times New Roman" w:hAnsi="Times New Roman" w:cs="Times New Roman"/>
          <w:bCs/>
          <w:sz w:val="24"/>
          <w:szCs w:val="24"/>
        </w:rPr>
        <w:t>it</w:t>
      </w:r>
      <w:r w:rsidR="005B6A15" w:rsidRPr="00307C18">
        <w:rPr>
          <w:rFonts w:ascii="Times New Roman" w:hAnsi="Times New Roman" w:cs="Times New Roman"/>
          <w:bCs/>
          <w:sz w:val="24"/>
          <w:szCs w:val="24"/>
        </w:rPr>
        <w:t xml:space="preserve"> to the nearest integer solution in</w:t>
      </w:r>
      <m:oMath>
        <m:r>
          <w:rPr>
            <w:rFonts w:ascii="Cambria Math" w:hAnsi="Cambria Math" w:cs="Times New Roman"/>
            <w:sz w:val="24"/>
            <w:szCs w:val="24"/>
          </w:rPr>
          <m:t xml:space="preserve"> </m:t>
        </m:r>
        <m:r>
          <m:rPr>
            <m:scr m:val="script"/>
            <m:sty m:val="p"/>
          </m:rPr>
          <w:rPr>
            <w:rFonts w:ascii="Cambria Math" w:hAnsi="Cambria Math" w:cs="Times New Roman"/>
            <w:sz w:val="24"/>
            <w:szCs w:val="24"/>
            <w:shd w:val="clear" w:color="auto" w:fill="FFFFFF"/>
          </w:rPr>
          <m:t>X</m:t>
        </m:r>
      </m:oMath>
      <w:r w:rsidR="000E1761" w:rsidRPr="00307C18">
        <w:rPr>
          <w:rFonts w:ascii="Times New Roman" w:hAnsi="Times New Roman" w:cs="Times New Roman"/>
          <w:sz w:val="24"/>
          <w:szCs w:val="24"/>
        </w:rPr>
        <w:t xml:space="preserve">, here </w:t>
      </w:r>
      <m:oMath>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oMath>
      <w:r w:rsidR="000E1761" w:rsidRPr="00307C18">
        <w:rPr>
          <w:rFonts w:ascii="Times New Roman" w:hAnsi="Times New Roman" w:cs="Times New Roman"/>
          <w:sz w:val="24"/>
          <w:szCs w:val="24"/>
        </w:rPr>
        <w:t xml:space="preserve"> is a given co</w:t>
      </w:r>
      <w:r w:rsidR="000E1761" w:rsidRPr="00307C18">
        <w:rPr>
          <w:rFonts w:ascii="Times New Roman" w:hAnsi="Times New Roman" w:cs="Times New Roman" w:hint="eastAsia"/>
          <w:sz w:val="24"/>
          <w:szCs w:val="24"/>
        </w:rPr>
        <w:t>v</w:t>
      </w:r>
      <w:r w:rsidR="000E1761" w:rsidRPr="00307C18">
        <w:rPr>
          <w:rFonts w:ascii="Times New Roman" w:hAnsi="Times New Roman" w:cs="Times New Roman"/>
          <w:sz w:val="24"/>
          <w:szCs w:val="24"/>
        </w:rPr>
        <w:t>ariance matrix</w:t>
      </w:r>
      <w:r w:rsidR="005B6A15" w:rsidRPr="00307C18">
        <w:rPr>
          <w:rFonts w:ascii="Times New Roman" w:hAnsi="Times New Roman" w:cs="Times New Roman"/>
          <w:sz w:val="24"/>
          <w:szCs w:val="24"/>
        </w:rPr>
        <w:t>.</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sz w:val="24"/>
          <w:szCs w:val="24"/>
        </w:rPr>
        <w:t xml:space="preserve">This </w:t>
      </w:r>
      <w:r w:rsidR="009C7819">
        <w:rPr>
          <w:rFonts w:ascii="Times New Roman" w:hAnsi="Times New Roman" w:cs="Times New Roman"/>
          <w:sz w:val="24"/>
          <w:szCs w:val="24"/>
        </w:rPr>
        <w:t>step</w:t>
      </w:r>
      <w:r w:rsidR="005B6A15" w:rsidRPr="00307C18">
        <w:rPr>
          <w:rFonts w:ascii="Times New Roman" w:hAnsi="Times New Roman" w:cs="Times New Roman"/>
          <w:sz w:val="24"/>
          <w:szCs w:val="24"/>
        </w:rPr>
        <w:t xml:space="preserve"> is given by </w:t>
      </w:r>
      <w:r w:rsidR="005B6A15" w:rsidRPr="00307C18">
        <w:rPr>
          <w:rFonts w:ascii="Times New Roman" w:hAnsi="Times New Roman" w:cs="Times New Roman"/>
          <w:b/>
          <w:sz w:val="24"/>
          <w:szCs w:val="24"/>
        </w:rPr>
        <w:t>Algorithm 2</w:t>
      </w:r>
      <w:r w:rsidR="005B6A15" w:rsidRPr="00307C18">
        <w:rPr>
          <w:rFonts w:ascii="Times New Roman" w:hAnsi="Times New Roman" w:cs="Times New Roman"/>
          <w:sz w:val="24"/>
          <w:szCs w:val="24"/>
        </w:rPr>
        <w:t xml:space="preserve"> in </w:t>
      </w:r>
      <w:r w:rsidR="005B6A15" w:rsidRPr="00307C18">
        <w:rPr>
          <w:rFonts w:ascii="Times New Roman" w:hAnsi="Times New Roman" w:cs="Times New Roman"/>
          <w:b/>
          <w:i/>
          <w:sz w:val="24"/>
          <w:szCs w:val="24"/>
        </w:rPr>
        <w:t xml:space="preserve">Appendix </w:t>
      </w:r>
      <w:r w:rsidR="00427819" w:rsidRPr="00427819">
        <w:rPr>
          <w:rFonts w:ascii="Times New Roman" w:hAnsi="Times New Roman" w:cs="Times New Roman"/>
          <w:b/>
          <w:i/>
          <w:color w:val="0070C0"/>
          <w:sz w:val="24"/>
          <w:szCs w:val="24"/>
        </w:rPr>
        <w:t>A</w:t>
      </w:r>
      <w:r w:rsidR="005B6A15" w:rsidRPr="00307C18">
        <w:rPr>
          <w:rFonts w:ascii="Times New Roman" w:hAnsi="Times New Roman" w:cs="Times New Roman"/>
          <w:sz w:val="24"/>
          <w:szCs w:val="24"/>
        </w:rPr>
        <w:t xml:space="preserve">. </w:t>
      </w:r>
    </w:p>
    <w:p w14:paraId="73607C6D" w14:textId="60C5AF76" w:rsidR="005B6A15" w:rsidRPr="00307C18" w:rsidRDefault="00EA6312" w:rsidP="005B6A15">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   </w:t>
      </w:r>
      <w:r w:rsidR="005B6A15" w:rsidRPr="00CC7C9A">
        <w:rPr>
          <w:rFonts w:ascii="Times New Roman" w:hAnsi="Times New Roman" w:cs="Times New Roman"/>
          <w:b/>
          <w:sz w:val="24"/>
          <w:szCs w:val="24"/>
        </w:rPr>
        <w:t>2)</w:t>
      </w:r>
      <w:r w:rsidR="005B6A15" w:rsidRPr="00307C18">
        <w:rPr>
          <w:rFonts w:ascii="Times New Roman" w:hAnsi="Times New Roman" w:cs="Times New Roman"/>
          <w:sz w:val="24"/>
          <w:szCs w:val="24"/>
        </w:rPr>
        <w:t xml:space="preserve"> Compute the Knowledge Grad</w:t>
      </w:r>
      <w:r w:rsidR="005B6A15" w:rsidRPr="00307C18">
        <w:rPr>
          <w:rFonts w:ascii="Times New Roman" w:hAnsi="Times New Roman" w:cs="Times New Roman" w:hint="eastAsia"/>
          <w:sz w:val="24"/>
          <w:szCs w:val="24"/>
        </w:rPr>
        <w:t>ient</w:t>
      </w:r>
      <w:r w:rsidR="005B6A15" w:rsidRPr="00307C18">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005B6A15" w:rsidRPr="00307C18">
        <w:rPr>
          <w:rFonts w:ascii="Times New Roman" w:hAnsi="Times New Roman" w:cs="Times New Roman"/>
          <w:sz w:val="24"/>
          <w:szCs w:val="24"/>
        </w:rPr>
        <w:t xml:space="preserve"> for each </w:t>
      </w:r>
      <m:oMath>
        <m:r>
          <m:rPr>
            <m:sty m:val="b"/>
          </m:rP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denoted by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00337C70">
        <w:rPr>
          <w:rFonts w:ascii="Times New Roman" w:hAnsi="Times New Roman" w:cs="Times New Roman"/>
          <w:sz w:val="24"/>
          <w:szCs w:val="24"/>
          <w:shd w:val="clear" w:color="auto" w:fill="FFFFFF"/>
        </w:rPr>
        <w:t xml:space="preserve">.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00337C70">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rPr>
        <w:t xml:space="preserve">is defined as the expected improvement in the best posterior mean of evaluation index </w:t>
      </w:r>
      <w:proofErr w:type="spellStart"/>
      <w:r w:rsidR="005B6A15" w:rsidRPr="00307C18">
        <w:rPr>
          <w:rFonts w:ascii="Times New Roman" w:hAnsi="Times New Roman" w:cs="Times New Roman"/>
          <w:i/>
          <w:iCs/>
          <w:sz w:val="24"/>
          <w:szCs w:val="24"/>
        </w:rPr>
        <w:t>i</w:t>
      </w:r>
      <w:proofErr w:type="spellEnd"/>
      <w:r w:rsidR="005B6A15" w:rsidRPr="00307C18">
        <w:rPr>
          <w:rFonts w:ascii="Times New Roman" w:hAnsi="Times New Roman" w:cs="Times New Roman"/>
          <w:sz w:val="24"/>
          <w:szCs w:val="24"/>
        </w:rPr>
        <w:t xml:space="preserve"> among all the candidate solutions</w:t>
      </w:r>
      <w:r w:rsidR="00337C70">
        <w:rPr>
          <w:rFonts w:ascii="Times New Roman" w:hAnsi="Times New Roman" w:cs="Times New Roman"/>
          <w:sz w:val="24"/>
          <w:szCs w:val="24"/>
        </w:rPr>
        <w:t xml:space="preserve"> in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b/>
          <w:bCs/>
          <w:sz w:val="24"/>
          <w:szCs w:val="24"/>
        </w:rPr>
        <w:t xml:space="preserve"> </w:t>
      </w:r>
      <w:r w:rsidR="005B6A15" w:rsidRPr="00307C18">
        <w:rPr>
          <w:rFonts w:ascii="Times New Roman" w:hAnsi="Times New Roman" w:cs="Times New Roman"/>
          <w:sz w:val="24"/>
          <w:szCs w:val="24"/>
        </w:rPr>
        <w:t xml:space="preserve">is sampled </w:t>
      </w:r>
      <w:r w:rsidR="00337C70">
        <w:rPr>
          <w:rFonts w:ascii="Times New Roman" w:hAnsi="Times New Roman" w:cs="Times New Roman"/>
          <w:sz w:val="24"/>
          <w:szCs w:val="24"/>
        </w:rPr>
        <w:t>conditional on all</w:t>
      </w:r>
      <w:r w:rsidR="005B6A15" w:rsidRPr="00307C18">
        <w:rPr>
          <w:rFonts w:ascii="Times New Roman" w:hAnsi="Times New Roman" w:cs="Times New Roman"/>
          <w:sz w:val="24"/>
          <w:szCs w:val="24"/>
        </w:rPr>
        <w:t xml:space="preserve">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iCs/>
          <w:sz w:val="24"/>
          <w:szCs w:val="24"/>
        </w:rPr>
        <w:t xml:space="preserve">and observations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r>
              <m:rPr>
                <m:sty m:val="p"/>
              </m:rP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oMath>
      <w:r w:rsidR="00337C70">
        <w:rPr>
          <w:rFonts w:ascii="Times New Roman" w:hAnsi="Times New Roman" w:cs="Times New Roman"/>
          <w:iCs/>
          <w:sz w:val="24"/>
          <w:szCs w:val="24"/>
        </w:rPr>
        <w:t>:</w:t>
      </w:r>
    </w:p>
    <w:bookmarkStart w:id="164" w:name="_Hlk149128048"/>
    <w:p w14:paraId="336804CF" w14:textId="2165429B" w:rsidR="004B0698" w:rsidRPr="004B0698" w:rsidRDefault="003F2F44" w:rsidP="007A5EE3">
      <w:pPr>
        <w:adjustRightInd w:val="0"/>
        <w:snapToGrid w:val="0"/>
        <w:jc w:val="center"/>
        <w:rPr>
          <w:rFonts w:ascii="Times New Roman" w:hAnsi="Times New Roman" w:cs="Times New Roman"/>
          <w:sz w:val="24"/>
          <w:szCs w:val="24"/>
        </w:rPr>
      </w:pPr>
      <m:oMathPara>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p"/>
            </m:rPr>
            <w:rPr>
              <w:rFonts w:ascii="Cambria Math" w:eastAsia="宋体" w:hAnsi="Times New Roman" w:cs="Times New Roman"/>
              <w:sz w:val="24"/>
              <w:szCs w:val="24"/>
            </w:rPr>
            <m:t>.</m:t>
          </m:r>
          <m:r>
            <w:rPr>
              <w:rFonts w:ascii="Cambria Math" w:eastAsia="宋体" w:hAnsi="Times New Roman" w:cs="Times New Roman"/>
              <w:sz w:val="24"/>
              <w:szCs w:val="24"/>
            </w:rPr>
            <m:t xml:space="preserve"> </m:t>
          </m:r>
        </m:oMath>
      </m:oMathPara>
    </w:p>
    <w:bookmarkEnd w:id="164"/>
    <w:p w14:paraId="666A5CBD" w14:textId="77777777" w:rsidR="00CC7C9A" w:rsidRDefault="00CC7C9A" w:rsidP="005B6A15">
      <w:pPr>
        <w:adjustRightInd w:val="0"/>
        <w:snapToGrid w:val="0"/>
        <w:rPr>
          <w:rFonts w:ascii="Times New Roman" w:hAnsi="Times New Roman" w:cs="Times New Roman"/>
          <w:sz w:val="24"/>
          <w:szCs w:val="24"/>
        </w:rPr>
      </w:pPr>
    </w:p>
    <w:p w14:paraId="52084E84" w14:textId="09AE4BD7" w:rsidR="005B6A15" w:rsidRPr="00981718" w:rsidRDefault="00CC7C9A" w:rsidP="005B6A15">
      <w:pPr>
        <w:adjustRightInd w:val="0"/>
        <w:snapToGrid w:val="0"/>
        <w:rPr>
          <w:rFonts w:ascii="Times New Roman" w:hAnsi="Times New Roman" w:cs="Times New Roman"/>
          <w:color w:val="0070C0"/>
          <w:sz w:val="24"/>
          <w:szCs w:val="24"/>
          <w:shd w:val="clear" w:color="auto" w:fill="FFFFFF"/>
        </w:rPr>
      </w:pPr>
      <w:bookmarkStart w:id="165" w:name="_Hlk150632786"/>
      <w:r>
        <w:rPr>
          <w:rFonts w:ascii="Times New Roman" w:hAnsi="Times New Roman" w:cs="Times New Roman"/>
          <w:b/>
          <w:i/>
          <w:iCs/>
          <w:color w:val="0070C0"/>
          <w:sz w:val="24"/>
          <w:szCs w:val="24"/>
        </w:rPr>
        <w:t>Lemma</w:t>
      </w:r>
      <w:r w:rsidRPr="00401D92">
        <w:rPr>
          <w:rFonts w:ascii="Times New Roman" w:hAnsi="Times New Roman" w:cs="Times New Roman"/>
          <w:b/>
          <w:i/>
          <w:iCs/>
          <w:color w:val="0070C0"/>
          <w:sz w:val="24"/>
          <w:szCs w:val="24"/>
        </w:rPr>
        <w:t xml:space="preserve"> </w:t>
      </w:r>
      <w:r>
        <w:rPr>
          <w:rFonts w:ascii="Times New Roman" w:hAnsi="Times New Roman" w:cs="Times New Roman"/>
          <w:b/>
          <w:i/>
          <w:iCs/>
          <w:color w:val="0070C0"/>
          <w:sz w:val="24"/>
          <w:szCs w:val="24"/>
        </w:rPr>
        <w:t>4</w:t>
      </w:r>
      <w:r w:rsidRPr="006A6F6F">
        <w:rPr>
          <w:rFonts w:ascii="Times New Roman" w:hAnsi="Times New Roman" w:cs="Times New Roman"/>
          <w:b/>
          <w:iCs/>
          <w:color w:val="0070C0"/>
          <w:sz w:val="24"/>
          <w:szCs w:val="24"/>
        </w:rPr>
        <w:t>.</w:t>
      </w:r>
      <w:r>
        <w:rPr>
          <w:rFonts w:ascii="Times New Roman" w:hAnsi="Times New Roman" w:cs="Times New Roman"/>
          <w:b/>
          <w:iCs/>
          <w:color w:val="0070C0"/>
          <w:sz w:val="24"/>
          <w:szCs w:val="24"/>
        </w:rPr>
        <w:t xml:space="preserve"> </w:t>
      </w:r>
      <w:r w:rsidR="00254FEF" w:rsidRPr="00254FEF">
        <w:rPr>
          <w:rFonts w:ascii="Times New Roman" w:hAnsi="Times New Roman" w:cs="Times New Roman"/>
          <w:iCs/>
          <w:color w:val="0070C0"/>
          <w:sz w:val="24"/>
          <w:szCs w:val="24"/>
        </w:rPr>
        <w:t xml:space="preserve">Define </w:t>
      </w:r>
      <w:r w:rsidR="00661FC9">
        <w:rPr>
          <w:rFonts w:ascii="Times New Roman" w:hAnsi="Times New Roman" w:cs="Times New Roman"/>
          <w:iCs/>
          <w:color w:val="0070C0"/>
          <w:sz w:val="24"/>
          <w:szCs w:val="24"/>
        </w:rPr>
        <w:t>vector</w:t>
      </w:r>
      <w:r w:rsidR="008061A5">
        <w:rPr>
          <w:rFonts w:ascii="Times New Roman" w:hAnsi="Times New Roman" w:cs="Times New Roman"/>
          <w:iCs/>
          <w:color w:val="0070C0"/>
          <w:sz w:val="24"/>
          <w:szCs w:val="24"/>
        </w:rPr>
        <w:t xml:space="preserve">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σ</m:t>
            </m:r>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oMath>
      <w:r w:rsidR="00841DFC" w:rsidRPr="00841DFC">
        <w:rPr>
          <w:rFonts w:ascii="Times New Roman" w:hAnsi="Times New Roman" w:cs="Times New Roman"/>
          <w:color w:val="0070C0"/>
          <w:sz w:val="24"/>
          <w:szCs w:val="24"/>
          <w:shd w:val="clear" w:color="auto" w:fill="FFFFFF"/>
        </w:rPr>
        <w:t xml:space="preserve"> </w:t>
      </w:r>
      <w:r w:rsidR="00841DFC" w:rsidRPr="00254FEF">
        <w:rPr>
          <w:rFonts w:ascii="Times New Roman" w:hAnsi="Times New Roman" w:cs="Times New Roman"/>
          <w:color w:val="0070C0"/>
          <w:sz w:val="24"/>
          <w:szCs w:val="24"/>
          <w:shd w:val="clear" w:color="auto" w:fill="FFFFFF"/>
        </w:rPr>
        <w:t xml:space="preserve">as a function of </w:t>
      </w:r>
      <w:r w:rsidR="00841DFC" w:rsidRPr="00254FEF">
        <w:rPr>
          <w:rFonts w:ascii="Times New Roman" w:hAnsi="Times New Roman" w:cs="Times New Roman"/>
          <w:b/>
          <w:bCs/>
          <w:color w:val="0070C0"/>
          <w:sz w:val="24"/>
          <w:szCs w:val="24"/>
          <w:shd w:val="clear" w:color="auto" w:fill="FFFFFF"/>
        </w:rPr>
        <w:t>x</w:t>
      </w:r>
      <w:r w:rsidR="00841DFC">
        <w:rPr>
          <w:rFonts w:ascii="Times New Roman" w:hAnsi="Times New Roman" w:cs="Times New Roman"/>
          <w:color w:val="0070C0"/>
          <w:sz w:val="24"/>
          <w:szCs w:val="24"/>
          <w:shd w:val="clear" w:color="auto" w:fill="FFFFFF"/>
        </w:rPr>
        <w:t xml:space="preserve"> whose entry corresponding to </w:t>
      </w:r>
      <m:oMath>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oMath>
      <w:r w:rsidR="00841DFC">
        <w:rPr>
          <w:rFonts w:ascii="Times New Roman" w:hAnsi="Times New Roman" w:cs="Times New Roman"/>
          <w:b/>
          <w:bCs/>
          <w:color w:val="0070C0"/>
          <w:sz w:val="24"/>
          <w:szCs w:val="24"/>
        </w:rPr>
        <w:t xml:space="preserve"> </w:t>
      </w:r>
      <w:r w:rsidR="00841DFC">
        <w:rPr>
          <w:rFonts w:ascii="Times New Roman" w:hAnsi="Times New Roman" w:cs="Times New Roman"/>
          <w:bCs/>
          <w:color w:val="0070C0"/>
          <w:sz w:val="24"/>
          <w:szCs w:val="24"/>
        </w:rPr>
        <w:t>is</w:t>
      </w:r>
      <w:r w:rsidR="00661FC9">
        <w:rPr>
          <w:rFonts w:ascii="Times New Roman" w:hAnsi="Times New Roman" w:cs="Times New Roman"/>
          <w:iCs/>
          <w:color w:val="0070C0"/>
          <w:sz w:val="24"/>
          <w:szCs w:val="24"/>
        </w:rPr>
        <w:t xml:space="preserve"> </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σ</m:t>
            </m:r>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up>
            <m:r>
              <w:rPr>
                <w:rFonts w:ascii="Cambria Math" w:eastAsia="微软雅黑" w:hAnsi="Cambria Math" w:cs="微软雅黑"/>
                <w:color w:val="0070C0"/>
                <w:sz w:val="24"/>
                <w:szCs w:val="24"/>
                <w:shd w:val="clear" w:color="auto" w:fill="FFFFFF"/>
              </w:rPr>
              <m:t>i,n-1</m:t>
            </m:r>
            <m:ctrlPr>
              <w:rPr>
                <w:rFonts w:ascii="Cambria Math" w:eastAsia="微软雅黑" w:hAnsi="Cambria Math" w:cs="微软雅黑"/>
                <w:i/>
                <w:color w:val="0070C0"/>
                <w:sz w:val="24"/>
                <w:szCs w:val="24"/>
                <w:shd w:val="clear" w:color="auto" w:fill="FFFFFF"/>
              </w:rPr>
            </m:ctrlPr>
          </m:sup>
        </m:sSub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up>
            <m:r>
              <w:rPr>
                <w:rFonts w:ascii="Cambria Math" w:hAnsi="Cambria Math" w:cs="Cambria Math"/>
                <w:color w:val="0070C0"/>
                <w:sz w:val="24"/>
                <w:szCs w:val="24"/>
                <w:shd w:val="clear" w:color="auto" w:fill="FFFFFF"/>
              </w:rPr>
              <m:t>i,n-</m:t>
            </m:r>
            <m:r>
              <m:rPr>
                <m:sty m:val="p"/>
              </m:rPr>
              <w:rPr>
                <w:rFonts w:ascii="Cambria Math" w:hAnsi="Cambria Math" w:cs="Cambria Math"/>
                <w:color w:val="0070C0"/>
                <w:sz w:val="24"/>
                <w:szCs w:val="24"/>
                <w:shd w:val="clear" w:color="auto" w:fill="FFFFFF"/>
              </w:rPr>
              <m:t>1</m:t>
            </m:r>
          </m:sup>
        </m:sSubSup>
        <m:d>
          <m:dPr>
            <m:ctrlPr>
              <w:rPr>
                <w:rFonts w:ascii="Cambria Math" w:hAnsi="Cambria Math" w:cs="Cambria Math"/>
                <w:i/>
                <w:color w:val="0070C0"/>
                <w:sz w:val="24"/>
                <w:szCs w:val="24"/>
                <w:shd w:val="clear" w:color="auto" w:fill="FFFFFF"/>
              </w:rPr>
            </m:ctrlPr>
          </m:dPr>
          <m:e>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e>
        </m:d>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i,n-</m:t>
                </m:r>
                <m:r>
                  <m:rPr>
                    <m:sty m:val="p"/>
                  </m:rPr>
                  <w:rPr>
                    <w:rFonts w:ascii="Cambria Math" w:hAnsi="Cambria Math" w:cs="Cambria Math"/>
                    <w:color w:val="0070C0"/>
                    <w:sz w:val="24"/>
                    <w:szCs w:val="24"/>
                    <w:shd w:val="clear" w:color="auto" w:fill="FFFFFF"/>
                  </w:rPr>
                  <m:t>1</m:t>
                </m:r>
              </m:sup>
            </m:sSubSup>
            <m:r>
              <w:rPr>
                <w:rFonts w:ascii="Cambria Math" w:hAnsi="Cambria Math" w:cs="Cambria Math"/>
                <w:color w:val="0070C0"/>
                <w:sz w:val="24"/>
                <w:szCs w:val="24"/>
                <w:shd w:val="clear" w:color="auto" w:fill="FFFFFF"/>
              </w:rPr>
              <m:t>)</m:t>
            </m:r>
          </m:e>
          <m:sup>
            <m:r>
              <m:rPr>
                <m:sty m:val="p"/>
              </m:rPr>
              <w:rPr>
                <w:rFonts w:ascii="Cambria Math" w:eastAsia="微软雅黑" w:hAnsi="Cambria Math" w:cs="微软雅黑"/>
                <w:color w:val="0070C0"/>
                <w:sz w:val="24"/>
                <w:szCs w:val="24"/>
                <w:shd w:val="clear" w:color="auto" w:fill="FFFFFF"/>
              </w:rPr>
              <m:t>T</m:t>
            </m:r>
          </m:sup>
        </m:sSup>
      </m:oMath>
      <w:r w:rsidR="008061A5">
        <w:rPr>
          <w:rFonts w:ascii="Times New Roman" w:hAnsi="Times New Roman" w:cs="Times New Roman"/>
          <w:color w:val="0070C0"/>
          <w:sz w:val="24"/>
          <w:szCs w:val="24"/>
          <w:shd w:val="clear" w:color="auto" w:fill="FFFFFF"/>
        </w:rPr>
        <w:t>,</w:t>
      </w:r>
      <w:r w:rsidR="00E81140">
        <w:rPr>
          <w:rFonts w:ascii="Times New Roman" w:hAnsi="Times New Roman" w:cs="Times New Roman"/>
          <w:color w:val="0070C0"/>
          <w:sz w:val="24"/>
          <w:szCs w:val="24"/>
          <w:shd w:val="clear" w:color="auto" w:fill="FFFFFF"/>
        </w:rPr>
        <w:t xml:space="preserve"> </w:t>
      </w:r>
      <w:r w:rsidR="00AF3666">
        <w:rPr>
          <w:rFonts w:ascii="Times New Roman" w:hAnsi="Times New Roman" w:cs="Times New Roman"/>
          <w:color w:val="0070C0"/>
          <w:sz w:val="24"/>
          <w:szCs w:val="24"/>
          <w:shd w:val="clear" w:color="auto" w:fill="FFFFFF"/>
        </w:rPr>
        <w:t xml:space="preserve">then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r>
          <m:rPr>
            <m:sty m:val="bi"/>
          </m:rPr>
          <w:rPr>
            <w:rFonts w:ascii="Cambria Math" w:hAnsi="Cambria Math"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Cambria Math" w:cs="Times New Roman"/>
                <w:color w:val="0070C0"/>
                <w:sz w:val="24"/>
                <w:szCs w:val="24"/>
              </w:rPr>
              <m:t>θ</m:t>
            </m:r>
          </m:e>
          <m:sup>
            <m:r>
              <w:rPr>
                <w:rFonts w:ascii="Cambria Math" w:eastAsia="微软雅黑" w:hAnsi="Cambria Math" w:cs="微软雅黑"/>
                <w:color w:val="0070C0"/>
                <w:sz w:val="24"/>
                <w:szCs w:val="24"/>
                <w:shd w:val="clear" w:color="auto" w:fill="FFFFFF"/>
              </w:rPr>
              <m:t>i,n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x</m:t>
            </m:r>
          </m:e>
          <m:sup>
            <m:r>
              <w:rPr>
                <w:rFonts w:ascii="Cambria Math" w:eastAsia="微软雅黑" w:hAnsi="Cambria Math" w:cs="微软雅黑"/>
                <w:color w:val="0070C0"/>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sidRPr="00254FEF">
        <w:rPr>
          <w:rFonts w:ascii="Times New Roman" w:hAnsi="Times New Roman" w:cs="Times New Roman"/>
          <w:iCs/>
          <w:color w:val="0070C0"/>
          <w:sz w:val="24"/>
          <w:szCs w:val="24"/>
        </w:rPr>
        <w:t xml:space="preserve"> </w:t>
      </w:r>
      <w:r w:rsidR="00B045E1">
        <w:rPr>
          <w:rFonts w:ascii="Times New Roman" w:hAnsi="Times New Roman" w:cs="Times New Roman"/>
          <w:iCs/>
          <w:color w:val="0070C0"/>
          <w:sz w:val="24"/>
          <w:szCs w:val="24"/>
        </w:rPr>
        <w:t>is a G</w:t>
      </w:r>
      <w:r w:rsidR="00BE3492">
        <w:rPr>
          <w:rFonts w:ascii="Times New Roman" w:hAnsi="Times New Roman" w:cs="Times New Roman"/>
          <w:iCs/>
          <w:color w:val="0070C0"/>
          <w:sz w:val="24"/>
          <w:szCs w:val="24"/>
        </w:rPr>
        <w:t>aussian distribution with mean and covariance</w:t>
      </w:r>
      <w:r w:rsidRPr="00254FEF">
        <w:rPr>
          <w:rFonts w:ascii="Times New Roman" w:hAnsi="Times New Roman" w:cs="Times New Roman"/>
          <w:iCs/>
          <w:color w:val="0070C0"/>
          <w:sz w:val="24"/>
          <w:szCs w:val="24"/>
        </w:rPr>
        <w:t>, respectively,</w:t>
      </w:r>
      <w:r w:rsidR="00BE3492">
        <w:rPr>
          <w:rFonts w:ascii="Times New Roman" w:hAnsi="Times New Roman" w:cs="Times New Roman"/>
          <w:iCs/>
          <w:color w:val="0070C0"/>
          <w:sz w:val="24"/>
          <w:szCs w:val="24"/>
        </w:rPr>
        <w:t xml:space="preserve"> as:</w:t>
      </w:r>
      <w:r w:rsidR="005B6A15" w:rsidRPr="00254FEF">
        <w:rPr>
          <w:rFonts w:ascii="Times New Roman" w:hAnsi="Times New Roman" w:cs="Times New Roman"/>
          <w:iCs/>
          <w:color w:val="0070C0"/>
          <w:sz w:val="24"/>
          <w:szCs w:val="24"/>
        </w:rPr>
        <w:t xml:space="preserve"> </w:t>
      </w:r>
    </w:p>
    <w:p w14:paraId="23B90787" w14:textId="2462B321" w:rsidR="005B6A15" w:rsidRPr="00307C18" w:rsidRDefault="003F2F44" w:rsidP="00CC7C9A">
      <w:pPr>
        <w:adjustRightInd w:val="0"/>
        <w:snapToGrid w:val="0"/>
        <w:jc w:val="right"/>
        <w:rPr>
          <w:rFonts w:ascii="Times New Roman" w:hAnsi="Times New Roman" w:cs="Times New Roman"/>
          <w:sz w:val="24"/>
          <w:szCs w:val="24"/>
          <w:shd w:val="clear" w:color="auto" w:fill="FFFFFF"/>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θ</m:t>
                </m:r>
              </m:e>
              <m:sub>
                <m:r>
                  <m:rPr>
                    <m:sty m:val="b"/>
                  </m:rPr>
                  <w:rPr>
                    <w:rFonts w:ascii="Cambria Math" w:hAnsi="Cambria Math" w:cs="Times New Roman"/>
                    <w:color w:val="0070C0"/>
                    <w:sz w:val="24"/>
                    <w:szCs w:val="24"/>
                  </w:rPr>
                  <m:t>x</m:t>
                </m:r>
              </m:sub>
              <m:sup>
                <m:r>
                  <w:rPr>
                    <w:rFonts w:ascii="Cambria Math" w:eastAsia="微软雅黑" w:hAnsi="Cambria Math" w:cs="微软雅黑"/>
                    <w:color w:val="0070C0"/>
                    <w:sz w:val="24"/>
                    <w:szCs w:val="24"/>
                    <w:shd w:val="clear" w:color="auto" w:fill="FFFFFF"/>
                  </w:rPr>
                  <m:t>i,n</m:t>
                </m:r>
                <m:ctrlPr>
                  <w:rPr>
                    <w:rFonts w:ascii="Cambria Math" w:eastAsia="微软雅黑" w:hAnsi="Cambria Math" w:cs="微软雅黑"/>
                    <w:i/>
                    <w:color w:val="0070C0"/>
                    <w:sz w:val="24"/>
                    <w:szCs w:val="24"/>
                    <w:shd w:val="clear" w:color="auto" w:fill="FFFFFF"/>
                  </w:rPr>
                </m:ctrlPr>
              </m:sup>
            </m:sSub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w:bookmarkStart w:id="166" w:name="_Hlk46272946"/>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w:bookmarkEnd w:id="166"/>
        <m:r>
          <w:rPr>
            <w:rFonts w:ascii="Cambria Math" w:hAnsi="Cambria Math" w:cs="Cambria Math"/>
            <w:sz w:val="24"/>
            <w:szCs w:val="24"/>
            <w:shd w:val="clear" w:color="auto" w:fill="FFFFFF"/>
          </w:rPr>
          <m:t>,</m:t>
        </m:r>
      </m:oMath>
      <w:r w:rsidR="00CC7C9A">
        <w:rPr>
          <w:rFonts w:ascii="Times New Roman" w:hAnsi="Times New Roman" w:cs="Times New Roman"/>
          <w:sz w:val="24"/>
          <w:szCs w:val="24"/>
          <w:shd w:val="clear" w:color="auto" w:fill="FFFFFF"/>
        </w:rPr>
        <w:t xml:space="preserve">       </w:t>
      </w:r>
      <w:r w:rsidR="00F20CCA">
        <w:rPr>
          <w:rFonts w:ascii="Times New Roman" w:hAnsi="Times New Roman" w:cs="Times New Roman"/>
          <w:sz w:val="24"/>
          <w:szCs w:val="24"/>
          <w:shd w:val="clear" w:color="auto" w:fill="FFFFFF"/>
        </w:rPr>
        <w:t xml:space="preserve"> </w:t>
      </w:r>
      <w:r w:rsidR="00CC7C9A">
        <w:rPr>
          <w:rFonts w:ascii="Times New Roman" w:hAnsi="Times New Roman" w:cs="Times New Roman"/>
          <w:sz w:val="24"/>
          <w:szCs w:val="24"/>
          <w:shd w:val="clear" w:color="auto" w:fill="FFFFFF"/>
        </w:rPr>
        <w:t xml:space="preserve">      </w:t>
      </w:r>
      <w:r w:rsidR="00B15FB7">
        <w:rPr>
          <w:rFonts w:ascii="Times New Roman" w:hAnsi="Times New Roman" w:cs="Times New Roman"/>
          <w:sz w:val="24"/>
          <w:szCs w:val="24"/>
          <w:shd w:val="clear" w:color="auto" w:fill="FFFFFF"/>
        </w:rPr>
        <w:t xml:space="preserve">  </w:t>
      </w:r>
      <w:r w:rsidR="00CC7C9A">
        <w:rPr>
          <w:rFonts w:ascii="Times New Roman" w:hAnsi="Times New Roman" w:cs="Times New Roman"/>
          <w:sz w:val="24"/>
          <w:szCs w:val="24"/>
          <w:shd w:val="clear" w:color="auto" w:fill="FFFFFF"/>
        </w:rPr>
        <w:t xml:space="preserve">   </w:t>
      </w:r>
      <w:r w:rsidR="00CC7C9A" w:rsidRPr="00CC7C9A">
        <w:rPr>
          <w:rFonts w:ascii="Times New Roman" w:hAnsi="Times New Roman" w:cs="Times New Roman"/>
          <w:bCs/>
          <w:color w:val="0070C0"/>
          <w:sz w:val="24"/>
          <w:szCs w:val="24"/>
        </w:rPr>
        <w:t>(1</w:t>
      </w:r>
      <w:r w:rsidR="00AD3C3E">
        <w:rPr>
          <w:rFonts w:ascii="Times New Roman" w:hAnsi="Times New Roman" w:cs="Times New Roman" w:hint="eastAsia"/>
          <w:bCs/>
          <w:color w:val="0070C0"/>
          <w:sz w:val="24"/>
          <w:szCs w:val="24"/>
        </w:rPr>
        <w:t>4</w:t>
      </w:r>
      <w:r w:rsidR="00CC7C9A" w:rsidRPr="00CC7C9A">
        <w:rPr>
          <w:rFonts w:ascii="Times New Roman" w:hAnsi="Times New Roman" w:cs="Times New Roman"/>
          <w:bCs/>
          <w:color w:val="0070C0"/>
          <w:sz w:val="24"/>
          <w:szCs w:val="24"/>
        </w:rPr>
        <w:t>a)</w:t>
      </w:r>
    </w:p>
    <w:p w14:paraId="7F4B7524" w14:textId="792EDE6F" w:rsidR="005B6A15" w:rsidRPr="00352B4D" w:rsidRDefault="009D1DCA" w:rsidP="00352B4D">
      <w:pPr>
        <w:adjustRightInd w:val="0"/>
        <w:snapToGrid w:val="0"/>
        <w:jc w:val="right"/>
        <w:rPr>
          <w:rFonts w:ascii="Times New Roman" w:hAnsi="Times New Roman" w:cs="Times New Roman"/>
          <w:iCs/>
          <w:sz w:val="24"/>
          <w:szCs w:val="24"/>
        </w:rPr>
      </w:pPr>
      <w:r>
        <w:rPr>
          <w:rFonts w:ascii="Times New Roman" w:hAnsi="Times New Roman" w:cs="Times New Roman"/>
          <w:b/>
          <w:sz w:val="24"/>
          <w:szCs w:val="24"/>
        </w:rPr>
        <w:t xml:space="preserve">  </w:t>
      </w:r>
      <m:oMath>
        <m:sSup>
          <m:sSupPr>
            <m:ctrlPr>
              <w:rPr>
                <w:rFonts w:ascii="Cambria Math" w:eastAsia="宋体" w:hAnsi="Times New Roman" w:cs="Times New Roman"/>
                <w:b/>
                <w:sz w:val="24"/>
                <w:szCs w:val="24"/>
              </w:rPr>
            </m:ctrlPr>
          </m:sSupPr>
          <m:e>
            <m:r>
              <w:rPr>
                <w:rFonts w:ascii="Cambria Math" w:hAnsi="Cambria Math" w:cs="Times New Roman"/>
                <w:sz w:val="24"/>
                <w:szCs w:val="24"/>
              </w:rPr>
              <m:t>Cov</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θ</m:t>
                </m:r>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up>
                <m:r>
                  <w:rPr>
                    <w:rFonts w:ascii="Cambria Math" w:eastAsia="微软雅黑" w:hAnsi="Cambria Math" w:cs="微软雅黑"/>
                    <w:color w:val="0070C0"/>
                    <w:sz w:val="24"/>
                    <w:szCs w:val="24"/>
                    <w:shd w:val="clear" w:color="auto" w:fill="FFFFFF"/>
                  </w:rPr>
                  <m:t>i,n</m:t>
                </m:r>
                <m:ctrlPr>
                  <w:rPr>
                    <w:rFonts w:ascii="Cambria Math" w:eastAsia="微软雅黑" w:hAnsi="Cambria Math" w:cs="微软雅黑"/>
                    <w:i/>
                    <w:color w:val="0070C0"/>
                    <w:sz w:val="24"/>
                    <w:szCs w:val="24"/>
                    <w:shd w:val="clear" w:color="auto" w:fill="FFFFFF"/>
                  </w:rPr>
                </m:ctrlPr>
              </m:sup>
            </m:sSubSup>
            <m:r>
              <m:rPr>
                <m:sty m:val="bi"/>
              </m:rPr>
              <w:rPr>
                <w:rFonts w:ascii="Cambria Math" w:eastAsia="宋体" w:hAnsi="Times New Roman" w:cs="Times New Roman"/>
                <w:color w:val="0070C0"/>
                <w:sz w:val="24"/>
                <w:szCs w:val="24"/>
              </w:rPr>
              <m:t>,</m:t>
            </m:r>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θ</m:t>
                </m:r>
              </m:e>
              <m:sub>
                <m:acc>
                  <m:accPr>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ctrlPr>
                      <w:rPr>
                        <w:rFonts w:ascii="Cambria Math" w:eastAsia="宋体" w:hAnsi="Cambria Math" w:cs="Times New Roman"/>
                        <w:b/>
                        <w:i/>
                        <w:color w:val="0070C0"/>
                        <w:sz w:val="24"/>
                        <w:szCs w:val="24"/>
                      </w:rPr>
                    </m:ctrlPr>
                  </m:e>
                </m:acc>
              </m:sub>
              <m:sup>
                <m:r>
                  <w:rPr>
                    <w:rFonts w:ascii="Cambria Math" w:eastAsia="微软雅黑" w:hAnsi="Cambria Math" w:cs="微软雅黑"/>
                    <w:color w:val="0070C0"/>
                    <w:sz w:val="24"/>
                    <w:szCs w:val="24"/>
                    <w:shd w:val="clear" w:color="auto" w:fill="FFFFFF"/>
                  </w:rPr>
                  <m:t>i,n</m:t>
                </m:r>
                <m:ctrlPr>
                  <w:rPr>
                    <w:rFonts w:ascii="Cambria Math" w:eastAsia="微软雅黑" w:hAnsi="Cambria Math" w:cs="微软雅黑"/>
                    <w:i/>
                    <w:color w:val="0070C0"/>
                    <w:sz w:val="24"/>
                    <w:szCs w:val="24"/>
                    <w:shd w:val="clear" w:color="auto" w:fill="FFFFFF"/>
                  </w:rPr>
                </m:ctrlPr>
              </m:sup>
            </m:sSub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color w:val="0070C0"/>
                <w:sz w:val="24"/>
                <w:szCs w:val="24"/>
                <w:shd w:val="clear" w:color="auto" w:fill="FFFFFF"/>
              </w:rPr>
            </m:ctrlPr>
          </m:sSupPr>
          <m:e>
            <m:sSub>
              <m:sSubPr>
                <m:ctrlPr>
                  <w:rPr>
                    <w:rFonts w:ascii="Cambria Math" w:hAnsi="Cambria Math" w:cs="Cambria Math"/>
                    <w:i/>
                    <w:color w:val="0070C0"/>
                    <w:sz w:val="24"/>
                    <w:szCs w:val="24"/>
                    <w:shd w:val="clear" w:color="auto" w:fill="FFFFFF"/>
                  </w:rPr>
                </m:ctrlPr>
              </m:sSubPr>
              <m:e>
                <m:r>
                  <w:rPr>
                    <w:rFonts w:ascii="Cambria Math" w:hAnsi="Cambria Math" w:cs="Times New Roman"/>
                    <w:color w:val="0070C0"/>
                    <w:sz w:val="24"/>
                    <w:szCs w:val="24"/>
                  </w:rPr>
                  <m:t>σ</m:t>
                </m:r>
                <m:ctrlPr>
                  <w:rPr>
                    <w:rFonts w:ascii="Cambria Math" w:hAnsi="Cambria Math" w:cs="Times New Roman"/>
                    <w:i/>
                    <w:color w:val="0070C0"/>
                    <w:sz w:val="24"/>
                    <w:szCs w:val="24"/>
                  </w:rPr>
                </m:ctrlPr>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Sub>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
                  <m:sSubPr>
                    <m:ctrlPr>
                      <w:rPr>
                        <w:rFonts w:ascii="Cambria Math" w:hAnsi="Cambria Math" w:cs="Cambria Math"/>
                        <w:i/>
                        <w:color w:val="0070C0"/>
                        <w:sz w:val="24"/>
                        <w:szCs w:val="24"/>
                        <w:shd w:val="clear" w:color="auto" w:fill="FFFFFF"/>
                      </w:rPr>
                    </m:ctrlPr>
                  </m:sSubPr>
                  <m:e>
                    <m:r>
                      <w:rPr>
                        <w:rFonts w:ascii="Cambria Math" w:hAnsi="Cambria Math" w:cs="Times New Roman"/>
                        <w:color w:val="0070C0"/>
                        <w:sz w:val="24"/>
                        <w:szCs w:val="24"/>
                      </w:rPr>
                      <m:t>σ</m:t>
                    </m:r>
                    <m:ctrlPr>
                      <w:rPr>
                        <w:rFonts w:ascii="Cambria Math" w:hAnsi="Cambria Math" w:cs="Times New Roman"/>
                        <w:i/>
                        <w:color w:val="0070C0"/>
                        <w:sz w:val="24"/>
                        <w:szCs w:val="24"/>
                      </w:rPr>
                    </m:ctrlPr>
                  </m:e>
                  <m:sub>
                    <m:acc>
                      <m:accPr>
                        <m:ctrlPr>
                          <w:rPr>
                            <w:rFonts w:ascii="Cambria Math" w:hAnsi="Cambria Math" w:cs="Times New Roman"/>
                            <w:i/>
                            <w:color w:val="0070C0"/>
                            <w:sz w:val="24"/>
                            <w:szCs w:val="24"/>
                          </w:rPr>
                        </m:ctrlPr>
                      </m:accPr>
                      <m:e>
                        <m:r>
                          <m:rPr>
                            <m:sty m:val="b"/>
                          </m:rPr>
                          <w:rPr>
                            <w:rFonts w:ascii="Cambria Math" w:hAnsi="Cambria Math" w:cs="Times New Roman"/>
                            <w:color w:val="0070C0"/>
                            <w:sz w:val="24"/>
                            <w:szCs w:val="24"/>
                          </w:rPr>
                          <m:t>x</m:t>
                        </m:r>
                        <m:ctrlPr>
                          <w:rPr>
                            <w:rFonts w:ascii="Cambria Math" w:hAnsi="Cambria Math" w:cs="Cambria Math"/>
                            <w:i/>
                            <w:color w:val="0070C0"/>
                            <w:sz w:val="24"/>
                            <w:szCs w:val="24"/>
                            <w:shd w:val="clear" w:color="auto" w:fill="FFFFFF"/>
                          </w:rPr>
                        </m:ctrlPr>
                      </m:e>
                    </m:acc>
                  </m:sub>
                </m:sSub>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r>
              <w:rPr>
                <w:rFonts w:ascii="Cambria Math" w:hAnsi="Cambria Math" w:cs="Cambria Math"/>
                <w:color w:val="0070C0"/>
                <w:sz w:val="24"/>
                <w:szCs w:val="24"/>
                <w:shd w:val="clear" w:color="auto" w:fill="FFFFFF"/>
              </w:rPr>
              <m:t>)</m:t>
            </m:r>
          </m:e>
          <m:sup>
            <m:r>
              <m:rPr>
                <m:sty m:val="p"/>
              </m:rPr>
              <w:rPr>
                <w:rFonts w:ascii="Cambria Math" w:eastAsia="微软雅黑" w:hAnsi="Cambria Math" w:cs="微软雅黑"/>
                <w:color w:val="0070C0"/>
                <w:sz w:val="24"/>
                <w:szCs w:val="24"/>
                <w:shd w:val="clear" w:color="auto" w:fill="FFFFFF"/>
              </w:rPr>
              <m:t>T</m:t>
            </m:r>
          </m:sup>
        </m:sSup>
        <m:r>
          <w:rPr>
            <w:rFonts w:ascii="Cambria Math" w:hAnsi="Cambria Math" w:cs="Cambria Math"/>
            <w:color w:val="0070C0"/>
            <w:sz w:val="24"/>
            <w:szCs w:val="24"/>
            <w:shd w:val="clear" w:color="auto" w:fill="FFFFFF"/>
          </w:rPr>
          <m:t>.</m:t>
        </m:r>
      </m:oMath>
      <w:r w:rsidR="00CC7C9A">
        <w:rPr>
          <w:rFonts w:ascii="Times New Roman" w:hAnsi="Times New Roman" w:cs="Times New Roman"/>
          <w:sz w:val="24"/>
          <w:szCs w:val="24"/>
          <w:shd w:val="clear" w:color="auto" w:fill="FFFFFF"/>
        </w:rPr>
        <w:t xml:space="preserve">    </w:t>
      </w:r>
      <w:r w:rsidR="00E21D22">
        <w:rPr>
          <w:rFonts w:ascii="Times New Roman" w:hAnsi="Times New Roman" w:cs="Times New Roman"/>
          <w:sz w:val="24"/>
          <w:szCs w:val="24"/>
          <w:shd w:val="clear" w:color="auto" w:fill="FFFFFF"/>
        </w:rPr>
        <w:t xml:space="preserve">    </w:t>
      </w:r>
      <w:r w:rsidR="00CC7C9A">
        <w:rPr>
          <w:rFonts w:ascii="Times New Roman" w:hAnsi="Times New Roman" w:cs="Times New Roman"/>
          <w:sz w:val="24"/>
          <w:szCs w:val="24"/>
          <w:shd w:val="clear" w:color="auto" w:fill="FFFFFF"/>
        </w:rPr>
        <w:t xml:space="preserve">    </w:t>
      </w:r>
      <w:r w:rsidR="00CC7C9A" w:rsidRPr="00CC7C9A">
        <w:rPr>
          <w:rFonts w:ascii="Times New Roman" w:hAnsi="Times New Roman" w:cs="Times New Roman"/>
          <w:bCs/>
          <w:color w:val="0070C0"/>
          <w:sz w:val="24"/>
          <w:szCs w:val="24"/>
        </w:rPr>
        <w:t>(1</w:t>
      </w:r>
      <w:r w:rsidR="00AD3C3E">
        <w:rPr>
          <w:rFonts w:ascii="Times New Roman" w:hAnsi="Times New Roman" w:cs="Times New Roman" w:hint="eastAsia"/>
          <w:bCs/>
          <w:color w:val="0070C0"/>
          <w:sz w:val="24"/>
          <w:szCs w:val="24"/>
        </w:rPr>
        <w:t>4</w:t>
      </w:r>
      <w:r w:rsidR="00CC7C9A" w:rsidRPr="00CC7C9A">
        <w:rPr>
          <w:rFonts w:ascii="Times New Roman" w:hAnsi="Times New Roman" w:cs="Times New Roman"/>
          <w:bCs/>
          <w:color w:val="0070C0"/>
          <w:sz w:val="24"/>
          <w:szCs w:val="24"/>
        </w:rPr>
        <w:t>b)</w:t>
      </w:r>
      <w:bookmarkStart w:id="167" w:name="_Hlk48335928"/>
      <w:r w:rsidR="00F20CCA">
        <w:rPr>
          <w:rFonts w:ascii="Times New Roman" w:hAnsi="Times New Roman" w:cs="Times New Roman"/>
          <w:sz w:val="24"/>
          <w:szCs w:val="24"/>
          <w:shd w:val="clear" w:color="auto" w:fill="FFFFFF"/>
        </w:rPr>
        <w:t xml:space="preserve">    </w:t>
      </w:r>
    </w:p>
    <w:bookmarkEnd w:id="167"/>
    <w:p w14:paraId="077A96B0" w14:textId="0D4E37A7" w:rsidR="00E87AED" w:rsidRDefault="00E87AED" w:rsidP="005B6A15">
      <w:pPr>
        <w:adjustRightInd w:val="0"/>
        <w:snapToGrid w:val="0"/>
        <w:rPr>
          <w:rFonts w:ascii="Times New Roman" w:hAnsi="Times New Roman" w:cs="Times New Roman"/>
          <w:sz w:val="24"/>
          <w:szCs w:val="24"/>
          <w:shd w:val="clear" w:color="auto" w:fill="FFFFFF"/>
        </w:rPr>
      </w:pPr>
    </w:p>
    <w:p w14:paraId="4DB74379" w14:textId="4FF6ED12" w:rsidR="00ED086E" w:rsidRDefault="00553EF7" w:rsidP="00343D3D">
      <w:pPr>
        <w:adjustRightInd w:val="0"/>
        <w:snapToGrid w:val="0"/>
        <w:rPr>
          <w:rFonts w:ascii="Times New Roman" w:hAnsi="Times New Roman" w:cs="Times New Roman"/>
          <w:color w:val="0070C0"/>
          <w:sz w:val="24"/>
          <w:szCs w:val="24"/>
        </w:rPr>
      </w:pPr>
      <w:r>
        <w:rPr>
          <w:rFonts w:ascii="Times New Roman" w:hAnsi="Times New Roman" w:cs="Times New Roman"/>
          <w:color w:val="0070C0"/>
          <w:sz w:val="24"/>
          <w:szCs w:val="24"/>
        </w:rPr>
        <w:t>It follows from</w:t>
      </w:r>
      <w:r w:rsidR="00B15FB7">
        <w:rPr>
          <w:rFonts w:ascii="Times New Roman" w:hAnsi="Times New Roman" w:cs="Times New Roman"/>
          <w:color w:val="0070C0"/>
          <w:sz w:val="24"/>
          <w:szCs w:val="24"/>
        </w:rPr>
        <w:t xml:space="preserve"> (14)</w:t>
      </w:r>
      <w:r>
        <w:rPr>
          <w:rFonts w:ascii="Times New Roman" w:hAnsi="Times New Roman" w:cs="Times New Roman"/>
          <w:b/>
          <w:color w:val="0070C0"/>
          <w:sz w:val="24"/>
          <w:szCs w:val="24"/>
        </w:rPr>
        <w:t xml:space="preserve"> </w:t>
      </w:r>
      <w:r>
        <w:rPr>
          <w:rFonts w:ascii="Times New Roman" w:hAnsi="Times New Roman" w:cs="Times New Roman"/>
          <w:color w:val="0070C0"/>
          <w:sz w:val="24"/>
          <w:szCs w:val="24"/>
        </w:rPr>
        <w:t xml:space="preserve">that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r>
          <m:rPr>
            <m:sty m:val="bi"/>
          </m:rPr>
          <w:rPr>
            <w:rFonts w:ascii="Cambria Math" w:hAnsi="Cambria Math"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Cambria Math" w:cs="Times New Roman"/>
                <w:color w:val="0070C0"/>
                <w:sz w:val="24"/>
                <w:szCs w:val="24"/>
              </w:rPr>
              <m:t>θ</m:t>
            </m:r>
          </m:e>
          <m:sup>
            <m:r>
              <w:rPr>
                <w:rFonts w:ascii="Cambria Math" w:eastAsia="微软雅黑" w:hAnsi="Cambria Math" w:cs="微软雅黑"/>
                <w:color w:val="0070C0"/>
                <w:sz w:val="24"/>
                <w:szCs w:val="24"/>
                <w:shd w:val="clear" w:color="auto" w:fill="FFFFFF"/>
              </w:rPr>
              <m:t>i,n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x</m:t>
            </m:r>
          </m:e>
          <m:sup>
            <m:r>
              <w:rPr>
                <w:rFonts w:ascii="Cambria Math" w:eastAsia="微软雅黑" w:hAnsi="Cambria Math" w:cs="微软雅黑"/>
                <w:color w:val="0070C0"/>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sidR="00BE3492">
        <w:rPr>
          <w:rFonts w:ascii="Times New Roman" w:hAnsi="Times New Roman" w:cs="Times New Roman"/>
          <w:b/>
          <w:color w:val="0070C0"/>
          <w:sz w:val="24"/>
          <w:szCs w:val="24"/>
        </w:rPr>
        <w:t xml:space="preserve"> </w:t>
      </w:r>
      <w:r w:rsidR="00BE3492">
        <w:rPr>
          <w:rFonts w:ascii="Times New Roman" w:hAnsi="Times New Roman" w:cs="Times New Roman"/>
          <w:color w:val="0070C0"/>
          <w:sz w:val="24"/>
          <w:szCs w:val="24"/>
        </w:rPr>
        <w:t xml:space="preserve">is </w:t>
      </w:r>
      <w:r w:rsidR="0095157A">
        <w:rPr>
          <w:rFonts w:ascii="Times New Roman" w:hAnsi="Times New Roman" w:cs="Times New Roman"/>
          <w:color w:val="0070C0"/>
          <w:sz w:val="24"/>
          <w:szCs w:val="24"/>
        </w:rPr>
        <w:t>just the distribution of</w:t>
      </w:r>
      <w:r w:rsidR="00BE3492">
        <w:rPr>
          <w:rFonts w:ascii="Times New Roman" w:hAnsi="Times New Roman" w:cs="Times New Roman"/>
          <w:color w:val="0070C0"/>
          <w:sz w:val="24"/>
          <w:szCs w:val="24"/>
        </w:rPr>
        <w:t xml:space="preserve"> a </w:t>
      </w:r>
      <w:r w:rsidR="00BE3492">
        <w:rPr>
          <w:rFonts w:ascii="Times New Roman" w:hAnsi="Times New Roman" w:cs="Times New Roman" w:hint="eastAsia"/>
          <w:color w:val="0070C0"/>
          <w:sz w:val="24"/>
          <w:szCs w:val="24"/>
        </w:rPr>
        <w:t>no</w:t>
      </w:r>
      <w:r w:rsidR="00BE3492">
        <w:rPr>
          <w:rFonts w:ascii="Times New Roman" w:hAnsi="Times New Roman" w:cs="Times New Roman"/>
          <w:color w:val="0070C0"/>
          <w:sz w:val="24"/>
          <w:szCs w:val="24"/>
        </w:rPr>
        <w:t>rm</w:t>
      </w:r>
      <w:r w:rsidR="00573C8D">
        <w:rPr>
          <w:rFonts w:ascii="Times New Roman" w:hAnsi="Times New Roman" w:cs="Times New Roman"/>
          <w:color w:val="0070C0"/>
          <w:sz w:val="24"/>
          <w:szCs w:val="24"/>
        </w:rPr>
        <w:t>al</w:t>
      </w:r>
      <w:bookmarkStart w:id="168" w:name="_GoBack"/>
      <w:bookmarkEnd w:id="168"/>
      <w:r w:rsidR="00BE3492">
        <w:rPr>
          <w:rFonts w:ascii="Times New Roman" w:hAnsi="Times New Roman" w:cs="Times New Roman"/>
          <w:color w:val="0070C0"/>
          <w:sz w:val="24"/>
          <w:szCs w:val="24"/>
        </w:rPr>
        <w:t xml:space="preserve"> random vector </w:t>
      </w:r>
      <m:oMath>
        <m:sSup>
          <m:sSupPr>
            <m:ctrlPr>
              <w:rPr>
                <w:rFonts w:ascii="Cambria Math" w:hAnsi="Cambria Math" w:cs="Cambria Math"/>
                <w:b/>
                <w:bCs/>
                <w:i/>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p>
            <m:r>
              <w:rPr>
                <w:rFonts w:ascii="Cambria Math" w:hAnsi="Cambria Math" w:cs="Cambria Math"/>
                <w:color w:val="0070C0"/>
                <w:sz w:val="24"/>
                <w:szCs w:val="24"/>
                <w:shd w:val="clear" w:color="auto" w:fill="FFFFFF"/>
              </w:rPr>
              <m:t>i</m:t>
            </m:r>
            <m:r>
              <m:rPr>
                <m:sty m:val="bi"/>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σ</m:t>
            </m:r>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r>
          <w:rPr>
            <w:rFonts w:ascii="Cambria Math" w:hAnsi="Cambria Math" w:cs="Times New Roman"/>
            <w:color w:val="0070C0"/>
            <w:sz w:val="24"/>
            <w:szCs w:val="24"/>
            <w:shd w:val="clear" w:color="auto" w:fill="FFFFFF"/>
          </w:rPr>
          <m:t>z</m:t>
        </m:r>
      </m:oMath>
      <w:r w:rsidR="0095157A">
        <w:rPr>
          <w:rFonts w:ascii="Times New Roman" w:hAnsi="Times New Roman" w:cs="Times New Roman"/>
          <w:color w:val="0070C0"/>
          <w:sz w:val="24"/>
          <w:szCs w:val="24"/>
          <w:shd w:val="clear" w:color="auto" w:fill="FFFFFF"/>
        </w:rPr>
        <w:t xml:space="preserve">. Thus, we can </w:t>
      </w:r>
      <w:r w:rsidR="00343D3D">
        <w:rPr>
          <w:rFonts w:ascii="Times New Roman" w:hAnsi="Times New Roman" w:cs="Times New Roman"/>
          <w:color w:val="0070C0"/>
          <w:sz w:val="24"/>
          <w:szCs w:val="24"/>
          <w:shd w:val="clear" w:color="auto" w:fill="FFFFFF"/>
        </w:rPr>
        <w:t xml:space="preserve">use </w:t>
      </w:r>
      <w:r w:rsidR="00ED086E" w:rsidRPr="00B71A4E">
        <w:rPr>
          <w:rFonts w:ascii="Times New Roman" w:hAnsi="Times New Roman" w:cs="Times New Roman"/>
          <w:b/>
          <w:color w:val="0070C0"/>
          <w:sz w:val="24"/>
          <w:szCs w:val="24"/>
        </w:rPr>
        <w:t xml:space="preserve">Algorithms 3 </w:t>
      </w:r>
      <w:r w:rsidR="00841DFC">
        <w:rPr>
          <w:rFonts w:ascii="Times New Roman" w:hAnsi="Times New Roman" w:cs="Times New Roman"/>
          <w:color w:val="0070C0"/>
          <w:sz w:val="24"/>
          <w:szCs w:val="24"/>
        </w:rPr>
        <w:t xml:space="preserve">and </w:t>
      </w:r>
      <w:r w:rsidR="00ED086E" w:rsidRPr="00B71A4E">
        <w:rPr>
          <w:rFonts w:ascii="Times New Roman" w:hAnsi="Times New Roman" w:cs="Times New Roman"/>
          <w:b/>
          <w:color w:val="0070C0"/>
          <w:sz w:val="24"/>
          <w:szCs w:val="24"/>
        </w:rPr>
        <w:t>4</w:t>
      </w:r>
      <w:r w:rsidR="00ED086E" w:rsidRPr="00B71A4E">
        <w:rPr>
          <w:rFonts w:ascii="Times New Roman" w:hAnsi="Times New Roman" w:cs="Times New Roman"/>
          <w:color w:val="0070C0"/>
          <w:sz w:val="24"/>
          <w:szCs w:val="24"/>
        </w:rPr>
        <w:t xml:space="preserve"> in</w:t>
      </w:r>
      <w:r w:rsidR="00343D3D">
        <w:rPr>
          <w:rFonts w:ascii="Times New Roman" w:hAnsi="Times New Roman" w:cs="Times New Roman"/>
          <w:color w:val="0070C0"/>
          <w:sz w:val="24"/>
          <w:szCs w:val="24"/>
        </w:rPr>
        <w:t xml:space="preserve"> </w:t>
      </w:r>
      <w:r w:rsidR="00841DFC">
        <w:rPr>
          <w:rFonts w:ascii="Times New Roman" w:hAnsi="Times New Roman" w:cs="Times New Roman"/>
          <w:b/>
          <w:i/>
          <w:color w:val="0070C0"/>
          <w:sz w:val="24"/>
          <w:szCs w:val="24"/>
        </w:rPr>
        <w:t>A</w:t>
      </w:r>
      <w:r w:rsidR="00FE0C21">
        <w:rPr>
          <w:rFonts w:ascii="Times New Roman" w:hAnsi="Times New Roman" w:cs="Times New Roman"/>
          <w:b/>
          <w:i/>
          <w:color w:val="0070C0"/>
          <w:sz w:val="24"/>
          <w:szCs w:val="24"/>
        </w:rPr>
        <w:t>p</w:t>
      </w:r>
      <w:r w:rsidR="00ED086E" w:rsidRPr="00B71A4E">
        <w:rPr>
          <w:rFonts w:ascii="Times New Roman" w:hAnsi="Times New Roman" w:cs="Times New Roman"/>
          <w:b/>
          <w:i/>
          <w:color w:val="0070C0"/>
          <w:sz w:val="24"/>
          <w:szCs w:val="24"/>
        </w:rPr>
        <w:t xml:space="preserve">pendix </w:t>
      </w:r>
      <w:r w:rsidR="00ED086E">
        <w:rPr>
          <w:rFonts w:ascii="Times New Roman" w:hAnsi="Times New Roman" w:cs="Times New Roman"/>
          <w:b/>
          <w:i/>
          <w:color w:val="0070C0"/>
          <w:sz w:val="24"/>
          <w:szCs w:val="24"/>
        </w:rPr>
        <w:t>A</w:t>
      </w:r>
      <w:r w:rsidR="00ED086E" w:rsidRPr="00B71A4E">
        <w:rPr>
          <w:rFonts w:ascii="Times New Roman" w:hAnsi="Times New Roman" w:cs="Times New Roman"/>
          <w:color w:val="0070C0"/>
          <w:sz w:val="24"/>
          <w:szCs w:val="24"/>
        </w:rPr>
        <w:t xml:space="preserve"> </w:t>
      </w:r>
      <w:r w:rsidR="00343D3D">
        <w:rPr>
          <w:rFonts w:ascii="Times New Roman" w:hAnsi="Times New Roman" w:cs="Times New Roman"/>
          <w:color w:val="0070C0"/>
          <w:sz w:val="24"/>
          <w:szCs w:val="24"/>
        </w:rPr>
        <w:t>to compute</w:t>
      </w:r>
      <w:r w:rsidR="00ED086E" w:rsidRPr="00B71A4E">
        <w:rPr>
          <w:rFonts w:ascii="Times New Roman" w:hAnsi="Times New Roman" w:cs="Times New Roman"/>
          <w:color w:val="0070C0"/>
          <w:sz w:val="24"/>
          <w:szCs w:val="24"/>
        </w:rPr>
        <w:t xml:space="preserve"> </w:t>
      </w:r>
      <m:oMath>
        <m:sSup>
          <m:sSupPr>
            <m:ctrlPr>
              <w:rPr>
                <w:rFonts w:ascii="Cambria Math" w:hAnsi="Cambria Math" w:cs="Cambria Math"/>
                <w:color w:val="0070C0"/>
                <w:sz w:val="24"/>
                <w:szCs w:val="24"/>
                <w:shd w:val="clear" w:color="auto" w:fill="FFFFFF"/>
              </w:rPr>
            </m:ctrlPr>
          </m:sSupPr>
          <m:e>
            <m:r>
              <w:rPr>
                <w:rFonts w:ascii="Cambria Math" w:eastAsia="宋体" w:hAnsi="Cambria Math" w:cs="Times New Roman"/>
                <w:color w:val="0070C0"/>
                <w:sz w:val="24"/>
                <w:szCs w:val="24"/>
              </w:rPr>
              <m:t>v</m:t>
            </m:r>
          </m:e>
          <m:sup>
            <m:r>
              <w:rPr>
                <w:rFonts w:ascii="Cambria Math" w:eastAsia="微软雅黑" w:hAnsi="Cambria Math" w:cs="微软雅黑"/>
                <w:color w:val="0070C0"/>
                <w:sz w:val="24"/>
                <w:szCs w:val="24"/>
                <w:shd w:val="clear" w:color="auto" w:fill="FFFFFF"/>
              </w:rPr>
              <m:t>KG</m:t>
            </m:r>
            <m:r>
              <m:rPr>
                <m:sty m:val="p"/>
              </m:rPr>
              <w:rPr>
                <w:rFonts w:ascii="Cambria Math" w:eastAsia="微软雅黑" w:hAnsi="Cambria Math" w:cs="微软雅黑"/>
                <w:color w:val="0070C0"/>
                <w:sz w:val="24"/>
                <w:szCs w:val="24"/>
                <w:shd w:val="clear" w:color="auto" w:fill="FFFFFF"/>
              </w:rPr>
              <m:t>,</m:t>
            </m:r>
            <m:r>
              <w:rPr>
                <w:rFonts w:ascii="Cambria Math" w:eastAsia="微软雅黑" w:hAnsi="Cambria Math" w:cs="微软雅黑"/>
                <w:color w:val="0070C0"/>
                <w:sz w:val="24"/>
                <w:szCs w:val="24"/>
                <w:shd w:val="clear" w:color="auto" w:fill="FFFFFF"/>
              </w:rPr>
              <m:t>i</m:t>
            </m:r>
            <m:r>
              <m:rPr>
                <m:sty m:val="p"/>
              </m:rPr>
              <w:rPr>
                <w:rFonts w:ascii="Cambria Math" w:eastAsia="微软雅黑" w:hAnsi="Cambria Math" w:cs="微软雅黑"/>
                <w:color w:val="0070C0"/>
                <w:sz w:val="24"/>
                <w:szCs w:val="24"/>
                <w:shd w:val="clear" w:color="auto" w:fill="FFFFFF"/>
              </w:rPr>
              <m:t xml:space="preserve">, </m:t>
            </m:r>
            <m:r>
              <w:rPr>
                <w:rFonts w:ascii="Cambria Math" w:eastAsia="微软雅黑" w:hAnsi="Cambria Math" w:cs="微软雅黑"/>
                <w:color w:val="0070C0"/>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r>
          <w:rPr>
            <w:rFonts w:ascii="Cambria Math" w:hAnsi="Cambria Math" w:cs="Cambria Math"/>
            <w:color w:val="0070C0"/>
            <w:sz w:val="24"/>
            <w:szCs w:val="24"/>
            <w:shd w:val="clear" w:color="auto" w:fill="FFFFFF"/>
          </w:rPr>
          <m:t>)</m:t>
        </m:r>
      </m:oMath>
      <w:r w:rsidR="00343D3D">
        <w:rPr>
          <w:rFonts w:ascii="Times New Roman" w:hAnsi="Times New Roman" w:cs="Times New Roman"/>
          <w:color w:val="0070C0"/>
          <w:sz w:val="24"/>
          <w:szCs w:val="24"/>
        </w:rPr>
        <w:t>, w</w:t>
      </w:r>
      <w:r w:rsidR="00343D3D" w:rsidRPr="00B71A4E">
        <w:rPr>
          <w:rFonts w:ascii="Times New Roman" w:hAnsi="Times New Roman" w:cs="Times New Roman"/>
          <w:color w:val="0070C0"/>
          <w:sz w:val="24"/>
          <w:szCs w:val="24"/>
        </w:rPr>
        <w:t>ith the similar idea as in</w:t>
      </w:r>
      <w:r w:rsidR="00343D3D">
        <w:rPr>
          <w:rFonts w:ascii="Times New Roman" w:hAnsi="Times New Roman" w:cs="Times New Roman"/>
          <w:color w:val="0070C0"/>
          <w:sz w:val="24"/>
          <w:szCs w:val="24"/>
        </w:rPr>
        <w:t xml:space="preserve"> </w:t>
      </w:r>
      <w:proofErr w:type="spellStart"/>
      <w:r w:rsidR="00343D3D" w:rsidRPr="00343D3D">
        <w:rPr>
          <w:rFonts w:ascii="Times New Roman" w:hAnsi="Times New Roman" w:cs="Times New Roman"/>
          <w:color w:val="0070C0"/>
          <w:sz w:val="24"/>
          <w:szCs w:val="24"/>
        </w:rPr>
        <w:t>Negoescu</w:t>
      </w:r>
      <w:proofErr w:type="spellEnd"/>
      <w:r w:rsidR="00343D3D" w:rsidRPr="00343D3D">
        <w:rPr>
          <w:rFonts w:ascii="Times New Roman" w:hAnsi="Times New Roman" w:cs="Times New Roman"/>
          <w:color w:val="0070C0"/>
          <w:sz w:val="24"/>
          <w:szCs w:val="24"/>
        </w:rPr>
        <w:t xml:space="preserve"> et al. (2011) and Tan and Gao (2016) derived</w:t>
      </w:r>
      <w:r w:rsidR="00343D3D" w:rsidRPr="00B71A4E">
        <w:rPr>
          <w:rFonts w:ascii="Times New Roman" w:hAnsi="Times New Roman" w:cs="Times New Roman"/>
          <w:color w:val="0070C0"/>
          <w:sz w:val="24"/>
          <w:szCs w:val="24"/>
        </w:rPr>
        <w:t xml:space="preserve"> from Frazier (2009)</w:t>
      </w:r>
      <w:r w:rsidR="00EB461D">
        <w:rPr>
          <w:rFonts w:ascii="Times New Roman" w:hAnsi="Times New Roman" w:cs="Times New Roman" w:hint="eastAsia"/>
          <w:sz w:val="24"/>
          <w:szCs w:val="24"/>
          <w:shd w:val="clear" w:color="auto" w:fill="FFFFFF"/>
        </w:rPr>
        <w:t>.</w:t>
      </w:r>
    </w:p>
    <w:bookmarkEnd w:id="165"/>
    <w:p w14:paraId="463669CD" w14:textId="01D6AC58" w:rsidR="005B6A15" w:rsidRPr="00307C18" w:rsidRDefault="00EA6312" w:rsidP="005B6A15">
      <w:pPr>
        <w:adjustRightInd w:val="0"/>
        <w:snapToGrid w:val="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5B6A15" w:rsidRPr="00CC7C9A">
        <w:rPr>
          <w:rFonts w:ascii="Times New Roman" w:hAnsi="Times New Roman" w:cs="Times New Roman"/>
          <w:b/>
          <w:sz w:val="24"/>
          <w:szCs w:val="24"/>
          <w:shd w:val="clear" w:color="auto" w:fill="FFFFFF"/>
        </w:rPr>
        <w:t>3)</w:t>
      </w:r>
      <w:r w:rsidR="005B6A15" w:rsidRPr="00307C18">
        <w:rPr>
          <w:rFonts w:ascii="Times New Roman" w:hAnsi="Times New Roman" w:cs="Times New Roman"/>
          <w:sz w:val="24"/>
          <w:szCs w:val="24"/>
          <w:shd w:val="clear" w:color="auto" w:fill="FFFFFF"/>
        </w:rPr>
        <w:t xml:space="preserve"> P</w:t>
      </w:r>
      <w:r w:rsidR="005B6A15" w:rsidRPr="00307C18">
        <w:rPr>
          <w:rFonts w:ascii="Times New Roman" w:hAnsi="Times New Roman" w:cs="Times New Roman"/>
          <w:sz w:val="24"/>
          <w:szCs w:val="24"/>
        </w:rPr>
        <w:t xml:space="preserve">ick the sampling decision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005B6A15" w:rsidRPr="00307C18">
        <w:rPr>
          <w:rFonts w:ascii="Times New Roman" w:hAnsi="Times New Roman" w:cs="Times New Roman"/>
          <w:sz w:val="24"/>
          <w:szCs w:val="24"/>
          <w:shd w:val="clear" w:color="auto" w:fill="FFFFFF"/>
        </w:rPr>
        <w:t xml:space="preserve"> as </w:t>
      </w:r>
      <w:r w:rsidR="005B6A15" w:rsidRPr="00307C18">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005B6A15" w:rsidRPr="00307C18">
        <w:rPr>
          <w:rFonts w:ascii="Times New Roman" w:hAnsi="Times New Roman" w:cs="Times New Roman"/>
          <w:sz w:val="24"/>
          <w:szCs w:val="24"/>
        </w:rPr>
        <w:t xml:space="preserve">, i.e.,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005B6A15" w:rsidRPr="00307C18">
        <w:rPr>
          <w:rFonts w:ascii="Times New Roman" w:hAnsi="Times New Roman" w:cs="Times New Roman"/>
          <w:b/>
          <w:sz w:val="24"/>
          <w:szCs w:val="24"/>
        </w:rPr>
        <w:t xml:space="preserve"> </w:t>
      </w:r>
      <w:r w:rsidR="00FB458D" w:rsidRPr="00307C18">
        <w:rPr>
          <w:rFonts w:ascii="Times New Roman" w:hAnsi="Times New Roman" w:cs="Times New Roman"/>
          <w:sz w:val="24"/>
          <w:szCs w:val="24"/>
        </w:rPr>
        <w:t xml:space="preserve">is defined in </w:t>
      </w:r>
      <w:r w:rsidR="00FB458D" w:rsidRPr="006B5CB2">
        <w:rPr>
          <w:rFonts w:ascii="Times New Roman" w:hAnsi="Times New Roman" w:cs="Times New Roman"/>
          <w:color w:val="0070C0"/>
          <w:sz w:val="24"/>
          <w:szCs w:val="24"/>
        </w:rPr>
        <w:t>(1</w:t>
      </w:r>
      <w:r w:rsidR="00AD3C3E">
        <w:rPr>
          <w:rFonts w:ascii="Times New Roman" w:hAnsi="Times New Roman" w:cs="Times New Roman" w:hint="eastAsia"/>
          <w:color w:val="0070C0"/>
          <w:sz w:val="24"/>
          <w:szCs w:val="24"/>
        </w:rPr>
        <w:t>5</w:t>
      </w:r>
      <w:r w:rsidR="00FB458D" w:rsidRPr="006B5CB2">
        <w:rPr>
          <w:rFonts w:ascii="Times New Roman" w:hAnsi="Times New Roman" w:cs="Times New Roman"/>
          <w:color w:val="0070C0"/>
          <w:sz w:val="24"/>
          <w:szCs w:val="24"/>
        </w:rPr>
        <w:t>)</w:t>
      </w:r>
      <w:r w:rsidR="00FB458D" w:rsidRPr="00307C18">
        <w:rPr>
          <w:rFonts w:ascii="Times New Roman" w:hAnsi="Times New Roman" w:cs="Times New Roman"/>
          <w:sz w:val="24"/>
          <w:szCs w:val="24"/>
        </w:rPr>
        <w:t>. Note that this way of selecting the sample given the KG values is essentially the ‘Pareto-KG’ approach (</w:t>
      </w:r>
      <w:proofErr w:type="spellStart"/>
      <w:r w:rsidR="00FB458D" w:rsidRPr="00307C18">
        <w:rPr>
          <w:rFonts w:ascii="Times New Roman" w:hAnsi="Times New Roman" w:cs="Times New Roman"/>
          <w:sz w:val="24"/>
          <w:szCs w:val="24"/>
        </w:rPr>
        <w:t>Yahyaa</w:t>
      </w:r>
      <w:proofErr w:type="spellEnd"/>
      <w:r w:rsidR="00FB458D" w:rsidRPr="00307C18">
        <w:rPr>
          <w:rFonts w:ascii="Times New Roman" w:hAnsi="Times New Roman" w:cs="Times New Roman"/>
          <w:sz w:val="24"/>
          <w:szCs w:val="24"/>
        </w:rPr>
        <w:t xml:space="preserve"> 2014). </w:t>
      </w:r>
    </w:p>
    <w:p w14:paraId="3085B4D7" w14:textId="71729B76" w:rsidR="005B6A15" w:rsidRPr="00307C18" w:rsidRDefault="003F2F44"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m:r>
              <m:rPr>
                <m:sty m:val="p"/>
              </m:rPr>
              <w:rPr>
                <w:rFonts w:ascii="Cambria Math" w:eastAsia="宋体" w:hAnsi="Times New Roman" w:cs="Times New Roman"/>
                <w:sz w:val="24"/>
                <w:szCs w:val="24"/>
              </w:rPr>
              <m:t>&gt;</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r w:rsidR="005B6A15" w:rsidRPr="00307C18">
        <w:rPr>
          <w:rFonts w:ascii="Times New Roman" w:hAnsi="Times New Roman" w:cs="Times New Roman"/>
          <w:sz w:val="24"/>
          <w:szCs w:val="24"/>
        </w:rPr>
        <w:t>.</w:t>
      </w:r>
      <w:r w:rsidR="005B6A15" w:rsidRPr="00307C18">
        <w:rPr>
          <w:rFonts w:ascii="Times New Roman" w:hAnsi="Times New Roman" w:cs="Times New Roman"/>
          <w:b/>
          <w:sz w:val="24"/>
          <w:szCs w:val="24"/>
        </w:rPr>
        <w:t xml:space="preserve">        </w:t>
      </w:r>
      <w:r w:rsidR="005B6A15" w:rsidRPr="006B5CB2">
        <w:rPr>
          <w:rFonts w:ascii="Times New Roman" w:hAnsi="Times New Roman" w:cs="Times New Roman"/>
          <w:bCs/>
          <w:color w:val="0070C0"/>
          <w:sz w:val="24"/>
          <w:szCs w:val="24"/>
        </w:rPr>
        <w:t>(</w:t>
      </w:r>
      <w:r w:rsidR="005B6A15" w:rsidRPr="006B5CB2">
        <w:rPr>
          <w:rFonts w:ascii="Times New Roman" w:hAnsi="Times New Roman" w:cs="Times New Roman" w:hint="eastAsia"/>
          <w:bCs/>
          <w:color w:val="0070C0"/>
          <w:sz w:val="24"/>
          <w:szCs w:val="24"/>
        </w:rPr>
        <w:t>1</w:t>
      </w:r>
      <w:r w:rsidR="00AD3C3E">
        <w:rPr>
          <w:rFonts w:ascii="Times New Roman" w:hAnsi="Times New Roman" w:cs="Times New Roman" w:hint="eastAsia"/>
          <w:bCs/>
          <w:color w:val="0070C0"/>
          <w:sz w:val="24"/>
          <w:szCs w:val="24"/>
        </w:rPr>
        <w:t>5</w:t>
      </w:r>
      <w:r w:rsidR="005B6A15" w:rsidRPr="006B5CB2">
        <w:rPr>
          <w:rFonts w:ascii="Times New Roman" w:hAnsi="Times New Roman" w:cs="Times New Roman"/>
          <w:bCs/>
          <w:color w:val="0070C0"/>
          <w:sz w:val="24"/>
          <w:szCs w:val="24"/>
        </w:rPr>
        <w:t>)</w:t>
      </w:r>
    </w:p>
    <w:p w14:paraId="44C3E44B" w14:textId="76E72771" w:rsidR="005B6A15" w:rsidRPr="00307C18" w:rsidRDefault="00EA6312" w:rsidP="00B75849">
      <w:pPr>
        <w:adjustRightInd w:val="0"/>
        <w:snapToGrid w:val="0"/>
        <w:rPr>
          <w:rFonts w:ascii="Times New Roman" w:hAnsi="Times New Roman" w:cs="Times New Roman"/>
          <w:sz w:val="24"/>
          <w:szCs w:val="24"/>
          <w:shd w:val="clear" w:color="auto" w:fill="FFFFFF"/>
        </w:rPr>
      </w:pPr>
      <w:r>
        <w:rPr>
          <w:rFonts w:ascii="Times New Roman" w:hAnsi="Times New Roman" w:cs="Times New Roman"/>
          <w:bCs/>
          <w:sz w:val="24"/>
          <w:szCs w:val="24"/>
        </w:rPr>
        <w:t xml:space="preserve">   </w:t>
      </w:r>
      <w:r w:rsidR="005B6A15" w:rsidRPr="00CC7C9A">
        <w:rPr>
          <w:rFonts w:ascii="Times New Roman" w:hAnsi="Times New Roman" w:cs="Times New Roman"/>
          <w:b/>
          <w:bCs/>
          <w:sz w:val="24"/>
          <w:szCs w:val="24"/>
        </w:rPr>
        <w:t>4)</w:t>
      </w:r>
      <w:r w:rsidR="005B6A15" w:rsidRPr="00307C18">
        <w:rPr>
          <w:rFonts w:ascii="Times New Roman" w:hAnsi="Times New Roman" w:cs="Times New Roman"/>
          <w:bCs/>
          <w:sz w:val="24"/>
          <w:szCs w:val="24"/>
        </w:rPr>
        <w:t xml:space="preserve"> Simulate the signal plan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005B6A15" w:rsidRPr="00307C18">
        <w:rPr>
          <w:rFonts w:ascii="Times New Roman" w:hAnsi="Times New Roman" w:cs="Times New Roman"/>
          <w:sz w:val="24"/>
          <w:szCs w:val="24"/>
          <w:shd w:val="clear" w:color="auto" w:fill="FFFFFF"/>
        </w:rPr>
        <w:t xml:space="preserve"> and observe the traffic flow output, then compute the evaluation </w:t>
      </w:r>
      <w:r w:rsidR="005B6A15" w:rsidRPr="00B73DF0">
        <w:rPr>
          <w:rFonts w:ascii="Times New Roman" w:hAnsi="Times New Roman" w:cs="Times New Roman"/>
          <w:sz w:val="24"/>
          <w:szCs w:val="24"/>
          <w:shd w:val="clear" w:color="auto" w:fill="FFFFFF"/>
        </w:rPr>
        <w:t xml:space="preserve">indices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e>
            </m:d>
          </m:e>
          <m:sup>
            <m:r>
              <m:rPr>
                <m:sty m:val="p"/>
              </m:rPr>
              <w:rPr>
                <w:rFonts w:ascii="Cambria Math" w:hAnsi="Cambria Math" w:cs="Times New Roman"/>
                <w:color w:val="0070C0"/>
                <w:sz w:val="24"/>
                <w:szCs w:val="24"/>
              </w:rPr>
              <m:t>T</m:t>
            </m:r>
          </m:sup>
        </m:sSup>
      </m:oMath>
      <w:r w:rsidR="005B6A15" w:rsidRPr="00B73DF0">
        <w:rPr>
          <w:rFonts w:ascii="Times New Roman" w:hAnsi="Times New Roman" w:cs="Times New Roman"/>
          <w:sz w:val="24"/>
          <w:szCs w:val="24"/>
        </w:rPr>
        <w:t>. Update</w:t>
      </w:r>
      <w:r w:rsidR="005B6A15" w:rsidRPr="00307C18">
        <w:rPr>
          <w:rFonts w:ascii="Times New Roman" w:hAnsi="Times New Roman" w:cs="Times New Roman"/>
          <w:sz w:val="24"/>
          <w:szCs w:val="24"/>
        </w:rPr>
        <w:t xml:space="preserve"> posterior beliefs on model parameters</w:t>
      </w:r>
      <w:r w:rsidR="005B6A15" w:rsidRPr="00307C18">
        <w:rPr>
          <w:rFonts w:ascii="Times New Roman" w:hAnsi="Times New Roman" w:cs="Times New Roman"/>
          <w:sz w:val="24"/>
          <w:szCs w:val="24"/>
          <w:shd w:val="clear" w:color="auto" w:fill="FFFFFF"/>
        </w:rPr>
        <w:t xml:space="preserve"> </w:t>
      </w:r>
      <w:bookmarkStart w:id="169" w:name="_Hlk46263337"/>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bookmarkEnd w:id="169"/>
      <w:r w:rsidR="005B6A15" w:rsidRPr="00307C18">
        <w:rPr>
          <w:rFonts w:ascii="Times New Roman" w:hAnsi="Times New Roman" w:cs="Times New Roman"/>
          <w:sz w:val="24"/>
          <w:szCs w:val="24"/>
          <w:shd w:val="clear" w:color="auto" w:fill="FFFFFF"/>
        </w:rPr>
        <w:t xml:space="preserve"> by (9), and update the variance estimates by (10).</w:t>
      </w:r>
      <w:r w:rsidR="007210F7">
        <w:rPr>
          <w:rFonts w:ascii="Times New Roman" w:hAnsi="Times New Roman" w:cs="Times New Roman"/>
          <w:sz w:val="24"/>
          <w:szCs w:val="24"/>
          <w:shd w:val="clear" w:color="auto" w:fill="FFFFFF"/>
        </w:rPr>
        <w:t xml:space="preserve"> </w:t>
      </w:r>
    </w:p>
    <w:p w14:paraId="2A19F979" w14:textId="46007A7F" w:rsidR="005B6A15" w:rsidRPr="00307C18" w:rsidRDefault="00EA6312" w:rsidP="00B75849">
      <w:pPr>
        <w:adjustRightInd w:val="0"/>
        <w:snapToGrid w:val="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5B6A15" w:rsidRPr="00CC7C9A">
        <w:rPr>
          <w:rFonts w:ascii="Times New Roman" w:hAnsi="Times New Roman" w:cs="Times New Roman"/>
          <w:b/>
          <w:sz w:val="24"/>
          <w:szCs w:val="24"/>
          <w:shd w:val="clear" w:color="auto" w:fill="FFFFFF"/>
        </w:rPr>
        <w:t>5)</w:t>
      </w:r>
      <w:r w:rsidR="005B6A15" w:rsidRPr="00307C18">
        <w:rPr>
          <w:rFonts w:ascii="Times New Roman" w:hAnsi="Times New Roman" w:cs="Times New Roman"/>
          <w:sz w:val="24"/>
          <w:szCs w:val="24"/>
          <w:shd w:val="clear" w:color="auto" w:fill="FFFFFF"/>
        </w:rPr>
        <w:t xml:space="preserve"> If </w:t>
      </w:r>
      <m:oMath>
        <m:r>
          <w:rPr>
            <w:rFonts w:ascii="Cambria Math" w:eastAsia="宋体" w:hAnsi="Cambria Math" w:cs="Times New Roman"/>
            <w:sz w:val="24"/>
            <w:szCs w:val="24"/>
          </w:rPr>
          <m:t>n</m:t>
        </m:r>
        <m:r>
          <m:rPr>
            <m:sty m:val="b"/>
          </m:rPr>
          <w:rPr>
            <w:rFonts w:ascii="Cambria Math" w:eastAsia="宋体" w:hAnsi="Cambria Math" w:cs="Times New Roman"/>
            <w:sz w:val="24"/>
            <w:szCs w:val="24"/>
          </w:rPr>
          <m:t>=</m:t>
        </m:r>
        <m:r>
          <w:rPr>
            <w:rFonts w:ascii="Cambria Math" w:eastAsia="宋体" w:hAnsi="Cambria Math" w:cs="Times New Roman"/>
            <w:sz w:val="24"/>
            <w:szCs w:val="24"/>
          </w:rPr>
          <m:t>N</m:t>
        </m:r>
      </m:oMath>
      <w:r w:rsidR="005B6A15" w:rsidRPr="00307C18">
        <w:rPr>
          <w:rFonts w:ascii="Times New Roman" w:hAnsi="Times New Roman" w:cs="Times New Roman"/>
          <w:sz w:val="24"/>
          <w:szCs w:val="24"/>
          <w:shd w:val="clear" w:color="auto" w:fill="FFFFFF"/>
        </w:rPr>
        <w:t xml:space="preserve">, we solve problem </w:t>
      </w:r>
      <w:r w:rsidR="005B6A15" w:rsidRPr="00E13D4E">
        <w:rPr>
          <w:rFonts w:ascii="Times New Roman" w:hAnsi="Times New Roman" w:cs="Times New Roman"/>
          <w:color w:val="0070C0"/>
          <w:sz w:val="24"/>
          <w:szCs w:val="24"/>
          <w:shd w:val="clear" w:color="auto" w:fill="FFFFFF"/>
        </w:rPr>
        <w:t xml:space="preserve">(11) </w:t>
      </w:r>
      <w:r w:rsidR="005B6A15" w:rsidRPr="00307C18">
        <w:rPr>
          <w:rFonts w:ascii="Times New Roman" w:hAnsi="Times New Roman" w:cs="Times New Roman"/>
          <w:sz w:val="24"/>
          <w:szCs w:val="24"/>
          <w:shd w:val="clear" w:color="auto" w:fill="FFFFFF"/>
        </w:rPr>
        <w:t xml:space="preserve">and obtain the Pareto optimal solution set </w:t>
      </w:r>
      <m:oMath>
        <m:sSup>
          <m:sSupPr>
            <m:ctrlPr>
              <w:rPr>
                <w:rFonts w:ascii="Cambria Math" w:eastAsia="宋体" w:hAnsi="Times New Roman" w:cs="Times New Roman"/>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from which </w:t>
      </w:r>
      <w:r w:rsidR="005B6A15" w:rsidRPr="00307C18">
        <w:rPr>
          <w:rFonts w:ascii="Times New Roman" w:hAnsi="Times New Roman" w:cs="Times New Roman"/>
          <w:sz w:val="24"/>
          <w:szCs w:val="24"/>
          <w:shd w:val="clear" w:color="auto" w:fill="FFFFFF"/>
        </w:rPr>
        <w:t xml:space="preserve">an optimizer is selected for final implementation. </w:t>
      </w:r>
    </w:p>
    <w:p w14:paraId="353F88D8" w14:textId="036B6401" w:rsidR="002F2907" w:rsidRDefault="002F2907">
      <w:pPr>
        <w:rPr>
          <w:rFonts w:ascii="Times New Roman" w:hAnsi="Times New Roman" w:cs="Times New Roman"/>
          <w:sz w:val="24"/>
          <w:szCs w:val="24"/>
        </w:rPr>
      </w:pPr>
    </w:p>
    <w:p w14:paraId="5C8C2096" w14:textId="4C6BBDBE" w:rsidR="00D871B4" w:rsidRDefault="007A5EE3">
      <w:pPr>
        <w:rPr>
          <w:rFonts w:ascii="Times New Roman" w:hAnsi="Times New Roman" w:cs="Times New Roman"/>
          <w:bCs/>
          <w:color w:val="0070C0"/>
          <w:sz w:val="24"/>
          <w:szCs w:val="24"/>
        </w:rPr>
      </w:pPr>
      <w:r w:rsidRPr="007A5EE3">
        <w:rPr>
          <w:rFonts w:ascii="Times New Roman" w:hAnsi="Times New Roman" w:cs="Times New Roman"/>
          <w:b/>
          <w:i/>
          <w:color w:val="0070C0"/>
          <w:sz w:val="24"/>
          <w:szCs w:val="24"/>
        </w:rPr>
        <w:t>Remark 4</w:t>
      </w:r>
      <w:r w:rsidRPr="007A5EE3">
        <w:rPr>
          <w:rFonts w:ascii="Times New Roman" w:hAnsi="Times New Roman" w:cs="Times New Roman"/>
          <w:color w:val="0070C0"/>
          <w:sz w:val="24"/>
          <w:szCs w:val="24"/>
        </w:rPr>
        <w:t xml:space="preserve">. In </w:t>
      </w:r>
      <w:r w:rsidR="00C41EF4">
        <w:rPr>
          <w:rFonts w:ascii="Times New Roman" w:hAnsi="Times New Roman" w:cs="Times New Roman"/>
          <w:color w:val="0070C0"/>
          <w:sz w:val="24"/>
          <w:szCs w:val="24"/>
        </w:rPr>
        <w:t xml:space="preserve">Step-3, </w:t>
      </w:r>
      <w:r w:rsidR="00D14604">
        <w:rPr>
          <w:rFonts w:ascii="Times New Roman" w:hAnsi="Times New Roman" w:cs="Times New Roman"/>
          <w:bCs/>
          <w:color w:val="0070C0"/>
          <w:sz w:val="24"/>
          <w:szCs w:val="24"/>
        </w:rPr>
        <w:t>flexible</w:t>
      </w:r>
      <w:r w:rsidR="00C41EF4">
        <w:rPr>
          <w:rFonts w:ascii="Times New Roman" w:hAnsi="Times New Roman" w:cs="Times New Roman"/>
          <w:bCs/>
          <w:color w:val="0070C0"/>
          <w:sz w:val="24"/>
          <w:szCs w:val="24"/>
        </w:rPr>
        <w:t xml:space="preserve"> rules can be used to </w:t>
      </w:r>
      <w:r w:rsidR="00C41EF4" w:rsidRPr="00D14604">
        <w:rPr>
          <w:rFonts w:ascii="Times New Roman" w:hAnsi="Times New Roman" w:cs="Times New Roman"/>
          <w:bCs/>
          <w:color w:val="0070C0"/>
          <w:sz w:val="24"/>
          <w:szCs w:val="24"/>
        </w:rPr>
        <w:t xml:space="preserve">choose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x</m:t>
            </m:r>
          </m:e>
          <m:sup>
            <m:r>
              <w:rPr>
                <w:rFonts w:ascii="Cambria Math" w:eastAsia="微软雅黑" w:hAnsi="Cambria Math" w:cs="微软雅黑"/>
                <w:color w:val="0070C0"/>
                <w:sz w:val="24"/>
                <w:szCs w:val="24"/>
                <w:shd w:val="clear" w:color="auto" w:fill="FFFFFF"/>
              </w:rPr>
              <m:t>n</m:t>
            </m:r>
          </m:sup>
        </m:sSup>
      </m:oMath>
      <w:r w:rsidR="00D14604" w:rsidRPr="00D14604">
        <w:rPr>
          <w:rFonts w:ascii="Times New Roman" w:hAnsi="Times New Roman" w:cs="Times New Roman"/>
          <w:color w:val="0070C0"/>
          <w:sz w:val="24"/>
          <w:szCs w:val="24"/>
          <w:shd w:val="clear" w:color="auto" w:fill="FFFFFF"/>
        </w:rPr>
        <w:t xml:space="preserve"> </w:t>
      </w:r>
      <w:r w:rsidR="00C41EF4" w:rsidRPr="00D14604">
        <w:rPr>
          <w:rFonts w:ascii="Times New Roman" w:hAnsi="Times New Roman" w:cs="Times New Roman"/>
          <w:bCs/>
          <w:color w:val="0070C0"/>
          <w:sz w:val="24"/>
          <w:szCs w:val="24"/>
        </w:rPr>
        <w:t>fro</w:t>
      </w:r>
      <w:r w:rsidR="00C41EF4">
        <w:rPr>
          <w:rFonts w:ascii="Times New Roman" w:hAnsi="Times New Roman" w:cs="Times New Roman"/>
          <w:bCs/>
          <w:color w:val="0070C0"/>
          <w:sz w:val="24"/>
          <w:szCs w:val="24"/>
        </w:rPr>
        <w:t xml:space="preserve">m </w:t>
      </w:r>
      <m:oMath>
        <m:sSup>
          <m:sSupPr>
            <m:ctrlPr>
              <w:rPr>
                <w:rFonts w:ascii="Cambria Math" w:eastAsia="宋体" w:hAnsi="Times New Roman" w:cs="Times New Roman"/>
                <w:color w:val="0070C0"/>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KG</m:t>
            </m:r>
            <m:r>
              <m:rPr>
                <m:sty m:val="p"/>
              </m:rP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p>
      </m:oMath>
      <w:r w:rsidR="00D14604" w:rsidRPr="00D14604">
        <w:rPr>
          <w:rFonts w:ascii="Times New Roman" w:hAnsi="Times New Roman" w:cs="Times New Roman"/>
          <w:color w:val="0070C0"/>
          <w:sz w:val="24"/>
          <w:szCs w:val="24"/>
        </w:rPr>
        <w:t>, e.g.,</w:t>
      </w:r>
      <w:r w:rsidRPr="00D14604">
        <w:rPr>
          <w:rFonts w:ascii="Times New Roman" w:hAnsi="Times New Roman" w:cs="Times New Roman"/>
          <w:bCs/>
          <w:color w:val="0070C0"/>
          <w:sz w:val="24"/>
          <w:szCs w:val="24"/>
        </w:rPr>
        <w:t xml:space="preserve"> we can pick the one with the largest crowding distance (i.e., the normalized sum of its distances to its adjacent solutions</w:t>
      </w:r>
      <w:r w:rsidRPr="007A5EE3">
        <w:rPr>
          <w:rFonts w:ascii="Times New Roman" w:hAnsi="Times New Roman" w:cs="Times New Roman"/>
          <w:bCs/>
          <w:color w:val="0070C0"/>
          <w:sz w:val="24"/>
          <w:szCs w:val="24"/>
        </w:rPr>
        <w:t xml:space="preserve"> in </w:t>
      </w:r>
      <m:oMath>
        <m:sSup>
          <m:sSupPr>
            <m:ctrlPr>
              <w:rPr>
                <w:rFonts w:ascii="Cambria Math" w:eastAsia="宋体" w:hAnsi="Times New Roman" w:cs="Times New Roman"/>
                <w:b/>
                <w:color w:val="0070C0"/>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KG</m:t>
            </m:r>
            <m:r>
              <m:rPr>
                <m:sty m:val="p"/>
              </m:rP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p>
      </m:oMath>
      <w:r w:rsidRPr="007A5EE3">
        <w:rPr>
          <w:rFonts w:ascii="Times New Roman" w:hAnsi="Times New Roman" w:cs="Times New Roman"/>
          <w:b/>
          <w:color w:val="0070C0"/>
          <w:sz w:val="24"/>
          <w:szCs w:val="24"/>
        </w:rPr>
        <w:t xml:space="preserve"> </w:t>
      </w:r>
      <w:r w:rsidRPr="007A5EE3">
        <w:rPr>
          <w:rFonts w:ascii="Times New Roman" w:hAnsi="Times New Roman" w:cs="Times New Roman"/>
          <w:bCs/>
          <w:color w:val="0070C0"/>
          <w:sz w:val="24"/>
          <w:szCs w:val="24"/>
        </w:rPr>
        <w:lastRenderedPageBreak/>
        <w:t>with respect to each objective function).</w:t>
      </w:r>
      <w:r w:rsidRPr="007A5EE3">
        <w:rPr>
          <w:rFonts w:ascii="Times New Roman" w:hAnsi="Times New Roman" w:cs="Times New Roman"/>
          <w:color w:val="0070C0"/>
          <w:sz w:val="24"/>
          <w:szCs w:val="24"/>
          <w:shd w:val="clear" w:color="auto" w:fill="FFFFFF"/>
        </w:rPr>
        <w:t xml:space="preserve"> Similarly, in Step</w:t>
      </w:r>
      <w:r w:rsidR="00CC7C9A">
        <w:rPr>
          <w:rFonts w:ascii="Times New Roman" w:hAnsi="Times New Roman" w:cs="Times New Roman"/>
          <w:color w:val="0070C0"/>
          <w:sz w:val="24"/>
          <w:szCs w:val="24"/>
          <w:shd w:val="clear" w:color="auto" w:fill="FFFFFF"/>
        </w:rPr>
        <w:t>-</w:t>
      </w:r>
      <w:r w:rsidRPr="007A5EE3">
        <w:rPr>
          <w:rFonts w:ascii="Times New Roman" w:hAnsi="Times New Roman" w:cs="Times New Roman"/>
          <w:color w:val="0070C0"/>
          <w:sz w:val="24"/>
          <w:szCs w:val="24"/>
          <w:shd w:val="clear" w:color="auto" w:fill="FFFFFF"/>
        </w:rPr>
        <w:t xml:space="preserve">5, certain rule </w:t>
      </w:r>
      <w:r w:rsidR="00D14604">
        <w:rPr>
          <w:rFonts w:ascii="Times New Roman" w:hAnsi="Times New Roman" w:cs="Times New Roman"/>
          <w:color w:val="0070C0"/>
          <w:sz w:val="24"/>
          <w:szCs w:val="24"/>
          <w:shd w:val="clear" w:color="auto" w:fill="FFFFFF"/>
        </w:rPr>
        <w:t xml:space="preserve">such </w:t>
      </w:r>
      <w:r w:rsidR="00294670">
        <w:rPr>
          <w:rFonts w:ascii="Times New Roman" w:hAnsi="Times New Roman" w:cs="Times New Roman"/>
          <w:color w:val="0070C0"/>
          <w:sz w:val="24"/>
          <w:szCs w:val="24"/>
          <w:shd w:val="clear" w:color="auto" w:fill="FFFFFF"/>
        </w:rPr>
        <w:t xml:space="preserve">as </w:t>
      </w:r>
      <w:r w:rsidR="00D14604">
        <w:rPr>
          <w:rFonts w:ascii="Times New Roman" w:hAnsi="Times New Roman" w:cs="Times New Roman"/>
          <w:color w:val="0070C0"/>
          <w:sz w:val="24"/>
          <w:szCs w:val="24"/>
          <w:shd w:val="clear" w:color="auto" w:fill="FFFFFF"/>
        </w:rPr>
        <w:t xml:space="preserve">the </w:t>
      </w:r>
      <w:r w:rsidR="00D14604" w:rsidRPr="007A5EE3">
        <w:rPr>
          <w:rFonts w:ascii="Times New Roman" w:hAnsi="Times New Roman" w:cs="Times New Roman"/>
          <w:bCs/>
          <w:color w:val="0070C0"/>
          <w:sz w:val="24"/>
          <w:szCs w:val="24"/>
        </w:rPr>
        <w:t>crowding distance</w:t>
      </w:r>
      <w:r w:rsidR="00D14604">
        <w:rPr>
          <w:rFonts w:ascii="Times New Roman" w:hAnsi="Times New Roman" w:cs="Times New Roman"/>
          <w:bCs/>
          <w:color w:val="0070C0"/>
          <w:sz w:val="24"/>
          <w:szCs w:val="24"/>
        </w:rPr>
        <w:t xml:space="preserve">-based one </w:t>
      </w:r>
      <w:r w:rsidRPr="007A5EE3">
        <w:rPr>
          <w:rFonts w:ascii="Times New Roman" w:hAnsi="Times New Roman" w:cs="Times New Roman"/>
          <w:color w:val="0070C0"/>
          <w:sz w:val="24"/>
          <w:szCs w:val="24"/>
          <w:shd w:val="clear" w:color="auto" w:fill="FFFFFF"/>
        </w:rPr>
        <w:t xml:space="preserve">can be applied for selecting the final implementation plan if </w:t>
      </w:r>
      <m:oMath>
        <m:sSup>
          <m:sSupPr>
            <m:ctrlPr>
              <w:rPr>
                <w:rFonts w:ascii="Cambria Math" w:eastAsia="宋体" w:hAnsi="Times New Roman" w:cs="Times New Roman"/>
                <w:color w:val="0070C0"/>
                <w:sz w:val="24"/>
                <w:szCs w:val="24"/>
              </w:rPr>
            </m:ctrlPr>
          </m:sSupPr>
          <m:e>
            <m:r>
              <w:rPr>
                <w:rFonts w:ascii="Cambria Math" w:eastAsia="宋体" w:hAnsi="Times New Roman" w:cs="Times New Roman"/>
                <w:color w:val="0070C0"/>
                <w:sz w:val="24"/>
                <w:szCs w:val="24"/>
              </w:rPr>
              <m:t>|</m:t>
            </m:r>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N</m:t>
            </m:r>
          </m:sup>
        </m:sSup>
        <m:r>
          <w:rPr>
            <w:rFonts w:ascii="Cambria Math" w:eastAsia="宋体" w:hAnsi="Times New Roman" w:cs="Times New Roman"/>
            <w:color w:val="0070C0"/>
            <w:sz w:val="24"/>
            <w:szCs w:val="24"/>
          </w:rPr>
          <m:t>|&gt;1</m:t>
        </m:r>
      </m:oMath>
      <w:r w:rsidRPr="007A5EE3">
        <w:rPr>
          <w:rFonts w:ascii="Times New Roman" w:hAnsi="Times New Roman" w:cs="Times New Roman"/>
          <w:bCs/>
          <w:color w:val="0070C0"/>
          <w:sz w:val="24"/>
          <w:szCs w:val="24"/>
        </w:rPr>
        <w:t>.</w:t>
      </w:r>
    </w:p>
    <w:p w14:paraId="2CBF6B84" w14:textId="48E98E9D" w:rsidR="00D871B4" w:rsidRDefault="00D871B4">
      <w:pPr>
        <w:rPr>
          <w:rFonts w:ascii="Times New Roman" w:hAnsi="Times New Roman" w:cs="Times New Roman"/>
          <w:bCs/>
          <w:color w:val="0070C0"/>
          <w:sz w:val="24"/>
          <w:szCs w:val="24"/>
        </w:rPr>
      </w:pPr>
    </w:p>
    <w:p w14:paraId="4310FC92" w14:textId="1F2B4B3A" w:rsidR="00D871B4" w:rsidRDefault="00D871B4">
      <w:pPr>
        <w:rPr>
          <w:rFonts w:ascii="Times New Roman" w:hAnsi="Times New Roman" w:cs="Times New Roman"/>
          <w:bCs/>
          <w:color w:val="0070C0"/>
          <w:sz w:val="24"/>
          <w:szCs w:val="24"/>
        </w:rPr>
      </w:pPr>
      <w:r>
        <w:rPr>
          <w:rFonts w:ascii="Times New Roman" w:hAnsi="Times New Roman" w:cs="Times New Roman"/>
          <w:bCs/>
          <w:color w:val="0070C0"/>
          <w:sz w:val="24"/>
          <w:szCs w:val="24"/>
        </w:rPr>
        <w:t xml:space="preserve">Now, we have an </w:t>
      </w:r>
      <w:r w:rsidR="00217193">
        <w:rPr>
          <w:rFonts w:ascii="Times New Roman" w:hAnsi="Times New Roman" w:cs="Times New Roman"/>
          <w:bCs/>
          <w:color w:val="0070C0"/>
          <w:sz w:val="24"/>
          <w:szCs w:val="24"/>
        </w:rPr>
        <w:t xml:space="preserve">asymptotic </w:t>
      </w:r>
      <w:r>
        <w:rPr>
          <w:rFonts w:ascii="Times New Roman" w:hAnsi="Times New Roman" w:cs="Times New Roman"/>
          <w:bCs/>
          <w:color w:val="0070C0"/>
          <w:sz w:val="24"/>
          <w:szCs w:val="24"/>
        </w:rPr>
        <w:t xml:space="preserve">result </w:t>
      </w:r>
      <w:r w:rsidR="00217193">
        <w:rPr>
          <w:rFonts w:ascii="Times New Roman" w:hAnsi="Times New Roman" w:cs="Times New Roman"/>
          <w:bCs/>
          <w:color w:val="0070C0"/>
          <w:sz w:val="24"/>
          <w:szCs w:val="24"/>
        </w:rPr>
        <w:t xml:space="preserve">regarding </w:t>
      </w:r>
      <w:r w:rsidR="00146830">
        <w:rPr>
          <w:rFonts w:ascii="Times New Roman" w:hAnsi="Times New Roman" w:cs="Times New Roman"/>
          <w:bCs/>
          <w:color w:val="0070C0"/>
          <w:sz w:val="24"/>
          <w:szCs w:val="24"/>
        </w:rPr>
        <w:t>the SO algorithm</w:t>
      </w:r>
      <w:r w:rsidR="00A554D8">
        <w:rPr>
          <w:rFonts w:ascii="Times New Roman" w:hAnsi="Times New Roman" w:cs="Times New Roman"/>
          <w:bCs/>
          <w:color w:val="0070C0"/>
          <w:sz w:val="24"/>
          <w:szCs w:val="24"/>
        </w:rPr>
        <w:t xml:space="preserve"> proposed above</w:t>
      </w:r>
      <w:r>
        <w:rPr>
          <w:rFonts w:ascii="Times New Roman" w:hAnsi="Times New Roman" w:cs="Times New Roman"/>
          <w:bCs/>
          <w:color w:val="0070C0"/>
          <w:sz w:val="24"/>
          <w:szCs w:val="24"/>
        </w:rPr>
        <w:t>, though not as strong as those for the single-objective case</w:t>
      </w:r>
      <w:commentRangeStart w:id="170"/>
      <w:r>
        <w:rPr>
          <w:rFonts w:ascii="Times New Roman" w:hAnsi="Times New Roman" w:cs="Times New Roman"/>
          <w:bCs/>
          <w:color w:val="0070C0"/>
          <w:sz w:val="24"/>
          <w:szCs w:val="24"/>
        </w:rPr>
        <w:t xml:space="preserve">, </w:t>
      </w:r>
      <w:r w:rsidR="00217193" w:rsidRPr="00343D3D">
        <w:rPr>
          <w:rFonts w:ascii="Times New Roman" w:hAnsi="Times New Roman" w:cs="Times New Roman"/>
          <w:bCs/>
          <w:color w:val="0070C0"/>
          <w:sz w:val="24"/>
          <w:szCs w:val="24"/>
          <w:highlight w:val="yellow"/>
        </w:rPr>
        <w:t xml:space="preserve">it </w:t>
      </w:r>
      <w:r w:rsidRPr="00343D3D">
        <w:rPr>
          <w:rFonts w:ascii="Times New Roman" w:hAnsi="Times New Roman" w:cs="Times New Roman"/>
          <w:bCs/>
          <w:color w:val="0070C0"/>
          <w:sz w:val="24"/>
          <w:szCs w:val="24"/>
          <w:highlight w:val="yellow"/>
        </w:rPr>
        <w:t>still provides nice guarantee</w:t>
      </w:r>
      <w:r w:rsidR="00217193" w:rsidRPr="00343D3D">
        <w:rPr>
          <w:rFonts w:ascii="Times New Roman" w:hAnsi="Times New Roman" w:cs="Times New Roman"/>
          <w:bCs/>
          <w:color w:val="0070C0"/>
          <w:sz w:val="24"/>
          <w:szCs w:val="24"/>
          <w:highlight w:val="yellow"/>
        </w:rPr>
        <w:t xml:space="preserve"> for finding </w:t>
      </w:r>
      <w:r w:rsidR="00775365" w:rsidRPr="00343D3D">
        <w:rPr>
          <w:rFonts w:ascii="Times New Roman" w:hAnsi="Times New Roman" w:cs="Times New Roman"/>
          <w:bCs/>
          <w:color w:val="0070C0"/>
          <w:sz w:val="24"/>
          <w:szCs w:val="24"/>
          <w:highlight w:val="yellow"/>
        </w:rPr>
        <w:t xml:space="preserve">the true Pareto optimal solutions of problem </w:t>
      </w:r>
      <w:r w:rsidR="00146830" w:rsidRPr="00343D3D">
        <w:rPr>
          <w:rFonts w:ascii="Times New Roman" w:hAnsi="Times New Roman" w:cs="Times New Roman"/>
          <w:bCs/>
          <w:color w:val="0070C0"/>
          <w:sz w:val="24"/>
          <w:szCs w:val="24"/>
          <w:highlight w:val="yellow"/>
        </w:rPr>
        <w:t xml:space="preserve">(6) </w:t>
      </w:r>
      <w:r w:rsidR="00217193" w:rsidRPr="00343D3D">
        <w:rPr>
          <w:rFonts w:ascii="Times New Roman" w:hAnsi="Times New Roman" w:cs="Times New Roman"/>
          <w:bCs/>
          <w:color w:val="0070C0"/>
          <w:sz w:val="24"/>
          <w:szCs w:val="24"/>
          <w:highlight w:val="yellow"/>
        </w:rPr>
        <w:t>when</w:t>
      </w:r>
      <m:oMath>
        <m:r>
          <w:rPr>
            <w:rFonts w:ascii="Cambria Math" w:eastAsia="宋体" w:hAnsi="Times New Roman" w:cs="Times New Roman"/>
            <w:color w:val="0070C0"/>
            <w:sz w:val="24"/>
            <w:szCs w:val="24"/>
            <w:highlight w:val="yellow"/>
          </w:rPr>
          <m:t xml:space="preserve"> N</m:t>
        </m:r>
      </m:oMath>
      <w:r w:rsidR="00810ABA" w:rsidRPr="00343D3D">
        <w:rPr>
          <w:rFonts w:ascii="Times New Roman" w:hAnsi="Times New Roman" w:cs="Times New Roman"/>
          <w:color w:val="0070C0"/>
          <w:sz w:val="24"/>
          <w:szCs w:val="24"/>
          <w:highlight w:val="yellow"/>
        </w:rPr>
        <w:t xml:space="preserve"> </w:t>
      </w:r>
      <w:r w:rsidR="00217193" w:rsidRPr="00343D3D">
        <w:rPr>
          <w:rFonts w:ascii="Times New Roman" w:hAnsi="Times New Roman" w:cs="Times New Roman"/>
          <w:bCs/>
          <w:color w:val="0070C0"/>
          <w:sz w:val="24"/>
          <w:szCs w:val="24"/>
          <w:highlight w:val="yellow"/>
        </w:rPr>
        <w:t>approaches infinity</w:t>
      </w:r>
      <w:r w:rsidR="00146830" w:rsidRPr="00343D3D">
        <w:rPr>
          <w:rFonts w:ascii="Times New Roman" w:hAnsi="Times New Roman" w:cs="Times New Roman"/>
          <w:bCs/>
          <w:color w:val="0070C0"/>
          <w:sz w:val="24"/>
          <w:szCs w:val="24"/>
          <w:highlight w:val="yellow"/>
        </w:rPr>
        <w:t xml:space="preserve"> and</w:t>
      </w:r>
      <w:r w:rsidR="00775365" w:rsidRPr="00343D3D">
        <w:rPr>
          <w:rFonts w:ascii="Times New Roman" w:hAnsi="Times New Roman" w:cs="Times New Roman"/>
          <w:bCs/>
          <w:color w:val="0070C0"/>
          <w:sz w:val="24"/>
          <w:szCs w:val="24"/>
          <w:highlight w:val="yellow"/>
        </w:rPr>
        <w:t xml:space="preserve"> a</w:t>
      </w:r>
      <w:r w:rsidR="00146830" w:rsidRPr="00343D3D">
        <w:rPr>
          <w:rFonts w:ascii="Times New Roman" w:hAnsi="Times New Roman" w:cs="Times New Roman"/>
          <w:bCs/>
          <w:color w:val="0070C0"/>
          <w:sz w:val="24"/>
          <w:szCs w:val="24"/>
          <w:highlight w:val="yellow"/>
        </w:rPr>
        <w:t xml:space="preserve">n exact </w:t>
      </w:r>
      <w:r w:rsidR="00775365" w:rsidRPr="00343D3D">
        <w:rPr>
          <w:rFonts w:ascii="Times New Roman" w:hAnsi="Times New Roman" w:cs="Times New Roman"/>
          <w:bCs/>
          <w:color w:val="0070C0"/>
          <w:sz w:val="24"/>
          <w:szCs w:val="24"/>
          <w:highlight w:val="yellow"/>
        </w:rPr>
        <w:t>bi-objective solver is available</w:t>
      </w:r>
      <w:r w:rsidR="00217193" w:rsidRPr="00343D3D">
        <w:rPr>
          <w:rFonts w:ascii="Times New Roman" w:hAnsi="Times New Roman" w:cs="Times New Roman"/>
          <w:bCs/>
          <w:color w:val="0070C0"/>
          <w:sz w:val="24"/>
          <w:szCs w:val="24"/>
          <w:highlight w:val="yellow"/>
        </w:rPr>
        <w:t>.</w:t>
      </w:r>
      <w:r w:rsidR="00217193">
        <w:rPr>
          <w:rFonts w:ascii="Times New Roman" w:hAnsi="Times New Roman" w:cs="Times New Roman"/>
          <w:bCs/>
          <w:color w:val="0070C0"/>
          <w:sz w:val="24"/>
          <w:szCs w:val="24"/>
        </w:rPr>
        <w:t xml:space="preserve"> </w:t>
      </w:r>
    </w:p>
    <w:p w14:paraId="0CAE589C" w14:textId="178A0927" w:rsidR="00146830" w:rsidRDefault="00146830">
      <w:pPr>
        <w:rPr>
          <w:rFonts w:ascii="Times New Roman" w:hAnsi="Times New Roman" w:cs="Times New Roman"/>
          <w:bCs/>
          <w:color w:val="0070C0"/>
          <w:sz w:val="24"/>
          <w:szCs w:val="24"/>
        </w:rPr>
      </w:pPr>
    </w:p>
    <w:p w14:paraId="258DE4A7" w14:textId="4B4A99FE" w:rsidR="00146830" w:rsidRPr="008A7807" w:rsidRDefault="00943FCA">
      <w:pPr>
        <w:rPr>
          <w:rFonts w:ascii="Times New Roman" w:hAnsi="Times New Roman" w:cs="Times New Roman"/>
          <w:bCs/>
          <w:color w:val="0070C0"/>
          <w:sz w:val="24"/>
          <w:szCs w:val="24"/>
        </w:rPr>
      </w:pPr>
      <w:r w:rsidRPr="008E0D88">
        <w:rPr>
          <w:rFonts w:ascii="Times New Roman" w:hAnsi="Times New Roman" w:cs="Times New Roman"/>
          <w:b/>
          <w:i/>
          <w:color w:val="0070C0"/>
          <w:sz w:val="24"/>
          <w:szCs w:val="24"/>
          <w:highlight w:val="yellow"/>
          <w:shd w:val="clear" w:color="auto" w:fill="FFFFFF"/>
        </w:rPr>
        <w:t>Theorem 1</w:t>
      </w:r>
      <w:r w:rsidRPr="008E0D88">
        <w:rPr>
          <w:rFonts w:ascii="Times New Roman" w:hAnsi="Times New Roman" w:cs="Times New Roman"/>
          <w:b/>
          <w:color w:val="0070C0"/>
          <w:sz w:val="24"/>
          <w:szCs w:val="24"/>
          <w:highlight w:val="yellow"/>
          <w:shd w:val="clear" w:color="auto" w:fill="FFFFFF"/>
        </w:rPr>
        <w:t>.</w:t>
      </w:r>
      <w:r w:rsidR="00810ABA" w:rsidRPr="008E0D88">
        <w:rPr>
          <w:rFonts w:ascii="Times New Roman" w:hAnsi="Times New Roman" w:cs="Times New Roman"/>
          <w:b/>
          <w:color w:val="0070C0"/>
          <w:sz w:val="24"/>
          <w:szCs w:val="24"/>
          <w:highlight w:val="yellow"/>
          <w:shd w:val="clear" w:color="auto" w:fill="FFFFFF"/>
        </w:rPr>
        <w:t xml:space="preserve"> </w:t>
      </w:r>
      <w:r w:rsidR="00090D9C" w:rsidRPr="008E0D88">
        <w:rPr>
          <w:rFonts w:ascii="Times New Roman" w:hAnsi="Times New Roman" w:cs="Times New Roman"/>
          <w:color w:val="0070C0"/>
          <w:sz w:val="24"/>
          <w:szCs w:val="24"/>
          <w:highlight w:val="yellow"/>
          <w:shd w:val="clear" w:color="auto" w:fill="FFFFFF"/>
        </w:rPr>
        <w:t>If (3) holds and</w:t>
      </w:r>
      <w:r w:rsidR="00A554D8" w:rsidRPr="008E0D88">
        <w:rPr>
          <w:rFonts w:ascii="Times New Roman" w:hAnsi="Times New Roman" w:cs="Times New Roman"/>
          <w:color w:val="0070C0"/>
          <w:sz w:val="24"/>
          <w:szCs w:val="24"/>
          <w:highlight w:val="yellow"/>
        </w:rPr>
        <w:t xml:space="preserve"> Step1~5 are implemented for </w:t>
      </w:r>
      <m:oMath>
        <m:r>
          <w:rPr>
            <w:rFonts w:ascii="Cambria Math" w:hAnsi="Cambria Math" w:cs="Times New Roman"/>
            <w:color w:val="0070C0"/>
            <w:sz w:val="24"/>
            <w:szCs w:val="24"/>
            <w:highlight w:val="yellow"/>
          </w:rPr>
          <m:t>n</m:t>
        </m:r>
        <m:r>
          <w:rPr>
            <w:rFonts w:ascii="Cambria Math" w:eastAsia="宋体" w:hAnsi="Cambria Math" w:cs="Times New Roman"/>
            <w:color w:val="0070C0"/>
            <w:sz w:val="24"/>
            <w:szCs w:val="24"/>
            <w:highlight w:val="yellow"/>
          </w:rPr>
          <m:t>=1</m:t>
        </m:r>
        <m:r>
          <m:rPr>
            <m:sty m:val="p"/>
          </m:rPr>
          <w:rPr>
            <w:rFonts w:ascii="Cambria Math" w:eastAsia="宋体" w:hAnsi="Cambria Math" w:cs="Times New Roman"/>
            <w:color w:val="0070C0"/>
            <w:sz w:val="24"/>
            <w:szCs w:val="24"/>
            <w:highlight w:val="yellow"/>
          </w:rPr>
          <m:t>,…,</m:t>
        </m:r>
        <m:r>
          <w:rPr>
            <w:rFonts w:ascii="Cambria Math" w:hAnsi="Cambria Math" w:cs="Times New Roman"/>
            <w:color w:val="0070C0"/>
            <w:sz w:val="24"/>
            <w:szCs w:val="24"/>
            <w:highlight w:val="yellow"/>
          </w:rPr>
          <m:t>N</m:t>
        </m:r>
      </m:oMath>
      <w:r w:rsidR="00A554D8" w:rsidRPr="008E0D88">
        <w:rPr>
          <w:rFonts w:ascii="Times New Roman" w:hAnsi="Times New Roman" w:cs="Times New Roman"/>
          <w:color w:val="0070C0"/>
          <w:sz w:val="24"/>
          <w:szCs w:val="24"/>
          <w:highlight w:val="yellow"/>
          <w:shd w:val="clear" w:color="auto" w:fill="FFFFFF"/>
        </w:rPr>
        <w:t>, then</w:t>
      </w:r>
      <w:r w:rsidR="00810ABA" w:rsidRPr="008E0D88">
        <w:rPr>
          <w:rFonts w:ascii="Times New Roman" w:hAnsi="Times New Roman" w:cs="Times New Roman"/>
          <w:color w:val="0070C0"/>
          <w:sz w:val="24"/>
          <w:szCs w:val="24"/>
          <w:highlight w:val="yellow"/>
        </w:rPr>
        <w:t xml:space="preserve"> problem (11) converges to problem (</w:t>
      </w:r>
      <w:r w:rsidR="00090D9C" w:rsidRPr="008E0D88">
        <w:rPr>
          <w:rFonts w:ascii="Times New Roman" w:hAnsi="Times New Roman" w:cs="Times New Roman" w:hint="eastAsia"/>
          <w:color w:val="0070C0"/>
          <w:sz w:val="24"/>
          <w:szCs w:val="24"/>
          <w:highlight w:val="yellow"/>
        </w:rPr>
        <w:t>2b</w:t>
      </w:r>
      <w:r w:rsidR="00810ABA" w:rsidRPr="008E0D88">
        <w:rPr>
          <w:rFonts w:ascii="Times New Roman" w:hAnsi="Times New Roman" w:cs="Times New Roman"/>
          <w:color w:val="0070C0"/>
          <w:sz w:val="24"/>
          <w:szCs w:val="24"/>
          <w:highlight w:val="yellow"/>
        </w:rPr>
        <w:t>)</w:t>
      </w:r>
      <w:r w:rsidR="00637432" w:rsidRPr="008E0D88">
        <w:rPr>
          <w:rFonts w:ascii="Times New Roman" w:hAnsi="Times New Roman" w:cs="Times New Roman"/>
          <w:color w:val="0070C0"/>
          <w:sz w:val="24"/>
          <w:szCs w:val="24"/>
          <w:highlight w:val="yellow"/>
        </w:rPr>
        <w:t xml:space="preserve"> (i.e., every parameter </w:t>
      </w:r>
      <w:r w:rsidR="004B33DA" w:rsidRPr="008E0D88">
        <w:rPr>
          <w:rFonts w:ascii="Times New Roman" w:hAnsi="Times New Roman" w:cs="Times New Roman"/>
          <w:color w:val="0070C0"/>
          <w:sz w:val="24"/>
          <w:szCs w:val="24"/>
          <w:highlight w:val="yellow"/>
        </w:rPr>
        <w:t xml:space="preserve">of (11) converges to that in (6)) </w:t>
      </w:r>
      <w:r w:rsidR="00810ABA" w:rsidRPr="008E0D88">
        <w:rPr>
          <w:rFonts w:ascii="Times New Roman" w:hAnsi="Times New Roman" w:cs="Times New Roman"/>
          <w:color w:val="0070C0"/>
          <w:sz w:val="24"/>
          <w:szCs w:val="24"/>
          <w:highlight w:val="yellow"/>
        </w:rPr>
        <w:t>almost surely</w:t>
      </w:r>
      <w:r w:rsidR="00A554D8" w:rsidRPr="008E0D88">
        <w:rPr>
          <w:rFonts w:ascii="Times New Roman" w:hAnsi="Times New Roman" w:cs="Times New Roman"/>
          <w:color w:val="0070C0"/>
          <w:sz w:val="24"/>
          <w:szCs w:val="24"/>
          <w:highlight w:val="yellow"/>
        </w:rPr>
        <w:t xml:space="preserve"> </w:t>
      </w:r>
      <w:r w:rsidR="00A554D8" w:rsidRPr="008E0D88">
        <w:rPr>
          <w:rFonts w:ascii="Times New Roman" w:hAnsi="Times New Roman" w:cs="Times New Roman"/>
          <w:color w:val="0070C0"/>
          <w:sz w:val="24"/>
          <w:szCs w:val="24"/>
          <w:highlight w:val="yellow"/>
          <w:shd w:val="clear" w:color="auto" w:fill="FFFFFF"/>
        </w:rPr>
        <w:t xml:space="preserve">as </w:t>
      </w:r>
      <m:oMath>
        <m:r>
          <w:rPr>
            <w:rFonts w:ascii="Cambria Math" w:eastAsia="宋体" w:hAnsi="Times New Roman" w:cs="Times New Roman"/>
            <w:color w:val="0070C0"/>
            <w:sz w:val="24"/>
            <w:szCs w:val="24"/>
            <w:highlight w:val="yellow"/>
          </w:rPr>
          <m:t>N</m:t>
        </m:r>
      </m:oMath>
      <w:r w:rsidR="00090D9C" w:rsidRPr="008E0D88">
        <w:rPr>
          <w:rFonts w:ascii="Times New Roman" w:hAnsi="Times New Roman" w:cs="Times New Roman"/>
          <w:color w:val="0070C0"/>
          <w:sz w:val="24"/>
          <w:szCs w:val="24"/>
          <w:highlight w:val="yellow"/>
        </w:rPr>
        <w:t xml:space="preserve"> </w:t>
      </w:r>
      <w:r w:rsidR="00A554D8" w:rsidRPr="008E0D88">
        <w:rPr>
          <w:rFonts w:ascii="Times New Roman" w:hAnsi="Times New Roman" w:cs="Times New Roman"/>
          <w:color w:val="0070C0"/>
          <w:sz w:val="24"/>
          <w:szCs w:val="24"/>
          <w:highlight w:val="yellow"/>
        </w:rPr>
        <w:t>approaches infinity.</w:t>
      </w:r>
      <w:r w:rsidR="00255FDF">
        <w:rPr>
          <w:rFonts w:ascii="Times New Roman" w:hAnsi="Times New Roman" w:cs="Times New Roman"/>
          <w:color w:val="0070C0"/>
          <w:sz w:val="24"/>
          <w:szCs w:val="24"/>
        </w:rPr>
        <w:t xml:space="preserve"> </w:t>
      </w:r>
      <w:commentRangeEnd w:id="170"/>
      <w:r w:rsidR="00343D3D">
        <w:rPr>
          <w:rStyle w:val="CommentReference"/>
        </w:rPr>
        <w:commentReference w:id="170"/>
      </w:r>
    </w:p>
    <w:p w14:paraId="3802B60D" w14:textId="77777777" w:rsidR="007A5EE3" w:rsidRPr="007A5EE3" w:rsidRDefault="007A5EE3">
      <w:pPr>
        <w:rPr>
          <w:rFonts w:ascii="Times New Roman" w:hAnsi="Times New Roman" w:cs="Times New Roman"/>
          <w:color w:val="0070C0"/>
          <w:sz w:val="24"/>
          <w:szCs w:val="24"/>
        </w:rPr>
      </w:pPr>
    </w:p>
    <w:p w14:paraId="0332BCC0" w14:textId="77777777" w:rsidR="000D3254" w:rsidRPr="00307C18" w:rsidRDefault="000D3254" w:rsidP="000D3254">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5 Numerical experiments</w:t>
      </w:r>
    </w:p>
    <w:p w14:paraId="4C7FCA78" w14:textId="3097BBF9" w:rsidR="000D3254" w:rsidRPr="00307C18" w:rsidRDefault="000D3254" w:rsidP="000D3254">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This section aims to validate the performance of GPR-KG </w:t>
      </w:r>
      <w:r w:rsidRPr="00307C18">
        <w:rPr>
          <w:rFonts w:ascii="Times New Roman" w:hAnsi="Times New Roman" w:cs="Times New Roman" w:hint="eastAsia"/>
          <w:sz w:val="24"/>
          <w:szCs w:val="24"/>
        </w:rPr>
        <w:t>proposed</w:t>
      </w:r>
      <w:r w:rsidRPr="00307C18">
        <w:rPr>
          <w:rFonts w:ascii="Times New Roman" w:hAnsi="Times New Roman" w:cs="Times New Roman"/>
          <w:sz w:val="24"/>
          <w:szCs w:val="24"/>
        </w:rPr>
        <w:t xml:space="preserve"> in the last section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constraint. First, the GPR-KG algorithm is tested for three synthetic constrained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whose theoretical Pareto optimal solutions are known. Then, it is applied to address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 real-field NSTPU problem, whose objectives and constraint are all evaluated by costly stochastic traffic simulation.</w:t>
      </w:r>
    </w:p>
    <w:p w14:paraId="5D874AB1" w14:textId="77777777" w:rsidR="000D3254" w:rsidRPr="00307C18" w:rsidRDefault="000D3254" w:rsidP="000D3254">
      <w:pPr>
        <w:autoSpaceDE w:val="0"/>
        <w:autoSpaceDN w:val="0"/>
        <w:adjustRightInd w:val="0"/>
        <w:snapToGrid w:val="0"/>
      </w:pPr>
    </w:p>
    <w:p w14:paraId="2A4944C4" w14:textId="1CED5E85" w:rsidR="000D3254" w:rsidRPr="00307C18" w:rsidRDefault="000D3254" w:rsidP="000D3254">
      <w:pPr>
        <w:pStyle w:val="Heading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5.1 Test problems</w:t>
      </w:r>
    </w:p>
    <w:p w14:paraId="3A985738" w14:textId="7D675DC7" w:rsidR="008E1592" w:rsidRPr="00307C18" w:rsidRDefault="008E1592" w:rsidP="008E1592">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By introducing stochastic noises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listic constraints and discretizing decision variables, the revised versions of ZDT1, ZDT2 and ZDT5 (</w:t>
      </w:r>
      <w:proofErr w:type="spellStart"/>
      <w:r w:rsidRPr="00307C18">
        <w:rPr>
          <w:rFonts w:ascii="Times New Roman" w:hAnsi="Times New Roman" w:cs="Times New Roman"/>
          <w:sz w:val="24"/>
          <w:szCs w:val="24"/>
        </w:rPr>
        <w:t>Zitzler</w:t>
      </w:r>
      <w:proofErr w:type="spellEnd"/>
      <w:r w:rsidRPr="00307C18">
        <w:rPr>
          <w:rFonts w:ascii="Times New Roman" w:hAnsi="Times New Roman" w:cs="Times New Roman"/>
          <w:sz w:val="24"/>
          <w:szCs w:val="24"/>
        </w:rPr>
        <w:t xml:space="preserve"> et al. 2000) are treated as the benchmark problems</w:t>
      </w:r>
      <w:r w:rsidR="00C65D15" w:rsidRPr="00307C18">
        <w:rPr>
          <w:rFonts w:ascii="Times New Roman" w:hAnsi="Times New Roman" w:cs="Times New Roman"/>
          <w:sz w:val="24"/>
          <w:szCs w:val="24"/>
        </w:rPr>
        <w:t xml:space="preserve">, and </w:t>
      </w:r>
      <w:r w:rsidR="0031670C" w:rsidRPr="00307C18">
        <w:rPr>
          <w:rFonts w:ascii="Times New Roman" w:hAnsi="Times New Roman" w:cs="Times New Roman"/>
          <w:sz w:val="24"/>
          <w:szCs w:val="24"/>
        </w:rPr>
        <w:t>renamed as RZDT1, RZDT2 and RZDT5</w:t>
      </w:r>
      <w:r w:rsidR="001575E9" w:rsidRPr="00307C18">
        <w:rPr>
          <w:rFonts w:ascii="Times New Roman" w:hAnsi="Times New Roman" w:cs="Times New Roman"/>
          <w:sz w:val="24"/>
          <w:szCs w:val="24"/>
        </w:rPr>
        <w:t>, respectively</w:t>
      </w:r>
      <w:r w:rsidR="0031670C" w:rsidRPr="00307C18">
        <w:rPr>
          <w:rFonts w:ascii="Times New Roman" w:hAnsi="Times New Roman" w:cs="Times New Roman" w:hint="eastAsia"/>
          <w:sz w:val="24"/>
          <w:szCs w:val="24"/>
        </w:rPr>
        <w:t>.</w:t>
      </w:r>
      <w:r w:rsidR="0031670C" w:rsidRPr="00307C18">
        <w:rPr>
          <w:rFonts w:ascii="Times New Roman" w:hAnsi="Times New Roman" w:cs="Times New Roman"/>
          <w:sz w:val="24"/>
          <w:szCs w:val="24"/>
        </w:rPr>
        <w:t xml:space="preserve"> </w:t>
      </w:r>
      <w:r w:rsidRPr="00307C18">
        <w:rPr>
          <w:rFonts w:ascii="Times New Roman" w:hAnsi="Times New Roman" w:cs="Times New Roman"/>
          <w:sz w:val="24"/>
          <w:szCs w:val="24"/>
        </w:rPr>
        <w:t>Specifically, white noises are added to each objective function and constraint function</w:t>
      </w:r>
      <w:r w:rsidR="0050211A" w:rsidRPr="00307C18">
        <w:rPr>
          <w:rFonts w:ascii="Times New Roman" w:hAnsi="Times New Roman" w:cs="Times New Roman"/>
          <w:sz w:val="24"/>
          <w:szCs w:val="24"/>
        </w:rPr>
        <w:t xml:space="preserve"> and the</w:t>
      </w:r>
      <w:r w:rsidRPr="00307C18">
        <w:rPr>
          <w:rFonts w:ascii="Times New Roman" w:hAnsi="Times New Roman" w:cs="Times New Roman"/>
          <w:sz w:val="24"/>
          <w:szCs w:val="24"/>
        </w:rPr>
        <w:t xml:space="preserve"> bi-objectives and constraint are expressed by their expectation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counterparts. The formulations of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ZDT1,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ZDT2 and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ZDT5 </w:t>
      </w:r>
      <w:r w:rsidR="00D67DD9" w:rsidRPr="00307C18">
        <w:rPr>
          <w:rFonts w:ascii="Times New Roman" w:hAnsi="Times New Roman" w:cs="Times New Roman"/>
          <w:sz w:val="24"/>
          <w:szCs w:val="24"/>
        </w:rPr>
        <w:t>are given in</w:t>
      </w:r>
      <w:r w:rsidRPr="00307C18">
        <w:rPr>
          <w:rFonts w:ascii="Times New Roman" w:hAnsi="Times New Roman" w:cs="Times New Roman"/>
          <w:sz w:val="24"/>
          <w:szCs w:val="24"/>
        </w:rPr>
        <w:t xml:space="preserve"> </w:t>
      </w:r>
      <w:r w:rsidR="00C03C18" w:rsidRPr="00307C18">
        <w:rPr>
          <w:rFonts w:ascii="Times New Roman" w:hAnsi="Times New Roman" w:cs="Times New Roman"/>
          <w:b/>
          <w:bCs/>
          <w:i/>
          <w:iCs/>
          <w:sz w:val="24"/>
          <w:szCs w:val="24"/>
        </w:rPr>
        <w:t xml:space="preserve">Appendix </w:t>
      </w:r>
      <w:r w:rsidR="00427819" w:rsidRPr="00427819">
        <w:rPr>
          <w:rFonts w:ascii="Times New Roman" w:hAnsi="Times New Roman" w:cs="Times New Roman"/>
          <w:b/>
          <w:bCs/>
          <w:i/>
          <w:iCs/>
          <w:color w:val="0070C0"/>
          <w:sz w:val="24"/>
          <w:szCs w:val="24"/>
        </w:rPr>
        <w:t>B</w:t>
      </w:r>
      <w:r w:rsidRPr="00307C18">
        <w:rPr>
          <w:rFonts w:ascii="Times New Roman" w:hAnsi="Times New Roman" w:cs="Times New Roman"/>
          <w:sz w:val="24"/>
          <w:szCs w:val="24"/>
        </w:rPr>
        <w:t>.</w:t>
      </w:r>
      <w:r w:rsidR="00DE0B4C" w:rsidRPr="00307C18">
        <w:rPr>
          <w:rFonts w:ascii="Times New Roman" w:hAnsi="Times New Roman" w:cs="Times New Roman"/>
          <w:sz w:val="24"/>
          <w:szCs w:val="24"/>
        </w:rPr>
        <w:t xml:space="preserve"> Obviously, incorporating noises veils the true expected values of the bi-objectives as well as the probability of violating the constraint, which makes </w:t>
      </w:r>
      <w:r w:rsidR="0050211A" w:rsidRPr="00307C18">
        <w:rPr>
          <w:rFonts w:ascii="Times New Roman" w:hAnsi="Times New Roman" w:cs="Times New Roman"/>
          <w:sz w:val="24"/>
          <w:szCs w:val="24"/>
        </w:rPr>
        <w:t xml:space="preserve">the problems more </w:t>
      </w:r>
      <w:r w:rsidR="00DE0B4C" w:rsidRPr="00307C18">
        <w:rPr>
          <w:rFonts w:ascii="Times New Roman" w:hAnsi="Times New Roman" w:cs="Times New Roman"/>
          <w:sz w:val="24"/>
          <w:szCs w:val="24"/>
        </w:rPr>
        <w:t xml:space="preserve">challenging to </w:t>
      </w:r>
      <w:r w:rsidR="0050211A" w:rsidRPr="00307C18">
        <w:rPr>
          <w:rFonts w:ascii="Times New Roman" w:hAnsi="Times New Roman" w:cs="Times New Roman"/>
          <w:sz w:val="24"/>
          <w:szCs w:val="24"/>
        </w:rPr>
        <w:t>solve</w:t>
      </w:r>
      <w:r w:rsidR="00BB1C92" w:rsidRPr="00307C18">
        <w:rPr>
          <w:rFonts w:ascii="Times New Roman" w:hAnsi="Times New Roman" w:cs="Times New Roman"/>
          <w:sz w:val="24"/>
          <w:szCs w:val="24"/>
        </w:rPr>
        <w:t>.</w:t>
      </w:r>
    </w:p>
    <w:p w14:paraId="2B4C1E2E" w14:textId="77777777" w:rsidR="00CE1B47" w:rsidRPr="00307C18" w:rsidRDefault="00CE1B47" w:rsidP="008E1592">
      <w:pPr>
        <w:autoSpaceDE w:val="0"/>
        <w:autoSpaceDN w:val="0"/>
        <w:adjustRightInd w:val="0"/>
        <w:snapToGrid w:val="0"/>
        <w:rPr>
          <w:rFonts w:ascii="Times New Roman" w:hAnsi="Times New Roman" w:cs="Times New Roman"/>
          <w:sz w:val="24"/>
          <w:szCs w:val="24"/>
        </w:rPr>
      </w:pPr>
    </w:p>
    <w:p w14:paraId="50081C63" w14:textId="7252314D"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To solve </w:t>
      </w:r>
      <w:r w:rsidR="006A52E3" w:rsidRPr="00307C18">
        <w:rPr>
          <w:rFonts w:ascii="Times New Roman" w:hAnsi="Times New Roman" w:cs="Times New Roman"/>
          <w:bCs/>
          <w:sz w:val="24"/>
          <w:szCs w:val="24"/>
          <w:shd w:val="clear" w:color="auto" w:fill="FFFFFF"/>
        </w:rPr>
        <w:t xml:space="preserve">these </w:t>
      </w:r>
      <w:r w:rsidR="00D43670" w:rsidRPr="00307C18">
        <w:rPr>
          <w:rFonts w:ascii="Times New Roman" w:hAnsi="Times New Roman" w:cs="Times New Roman"/>
          <w:bCs/>
          <w:sz w:val="24"/>
          <w:szCs w:val="24"/>
          <w:shd w:val="clear" w:color="auto" w:fill="FFFFFF"/>
        </w:rPr>
        <w:t xml:space="preserve">three </w:t>
      </w:r>
      <w:r w:rsidR="00ED5A21" w:rsidRPr="00307C18">
        <w:rPr>
          <w:rFonts w:ascii="Times New Roman" w:hAnsi="Times New Roman" w:cs="Times New Roman"/>
          <w:sz w:val="24"/>
          <w:szCs w:val="24"/>
        </w:rPr>
        <w:t>revised</w:t>
      </w:r>
      <w:r w:rsidR="00D43670" w:rsidRPr="00307C18">
        <w:rPr>
          <w:rFonts w:ascii="Times New Roman" w:hAnsi="Times New Roman" w:cs="Times New Roman"/>
          <w:bCs/>
          <w:sz w:val="24"/>
          <w:szCs w:val="24"/>
          <w:shd w:val="clear" w:color="auto" w:fill="FFFFFF"/>
        </w:rPr>
        <w:t xml:space="preserve"> problems</w:t>
      </w:r>
      <w:r w:rsidR="001B2EF9" w:rsidRPr="00307C18">
        <w:rPr>
          <w:rFonts w:ascii="Times New Roman" w:hAnsi="Times New Roman" w:cs="Times New Roman"/>
          <w:bCs/>
          <w:sz w:val="24"/>
          <w:szCs w:val="24"/>
          <w:shd w:val="clear" w:color="auto" w:fill="FFFFFF"/>
        </w:rPr>
        <w:t>,</w:t>
      </w:r>
      <w:r w:rsidRPr="00307C18">
        <w:rPr>
          <w:rFonts w:ascii="Times New Roman" w:hAnsi="Times New Roman" w:cs="Times New Roman"/>
          <w:bCs/>
          <w:sz w:val="24"/>
          <w:szCs w:val="24"/>
          <w:shd w:val="clear" w:color="auto" w:fill="FFFFFF"/>
        </w:rPr>
        <w:t xml:space="preserve"> the </w:t>
      </w:r>
      <w:r w:rsidRPr="00307C18">
        <w:rPr>
          <w:rFonts w:ascii="Times New Roman" w:hAnsi="Times New Roman" w:cs="Times New Roman"/>
          <w:sz w:val="24"/>
          <w:szCs w:val="24"/>
        </w:rPr>
        <w:t xml:space="preserve">critical parameters </w:t>
      </w:r>
      <w:r w:rsidRPr="00307C18">
        <w:rPr>
          <w:rFonts w:ascii="Times New Roman" w:hAnsi="Times New Roman" w:cs="Times New Roman"/>
          <w:bCs/>
          <w:sz w:val="24"/>
          <w:szCs w:val="24"/>
          <w:shd w:val="clear" w:color="auto" w:fill="FFFFFF"/>
        </w:rPr>
        <w:t xml:space="preserve">of the </w:t>
      </w:r>
      <w:r w:rsidRPr="00307C18">
        <w:rPr>
          <w:rFonts w:ascii="Times New Roman" w:hAnsi="Times New Roman" w:cs="Times New Roman"/>
          <w:sz w:val="24"/>
          <w:szCs w:val="24"/>
        </w:rPr>
        <w:t xml:space="preserve">GPR-KG algorithm are set as: the </w:t>
      </w:r>
      <w:r w:rsidRPr="00307C18">
        <w:rPr>
          <w:rFonts w:ascii="Times New Roman" w:hAnsi="Times New Roman" w:cs="Times New Roman" w:hint="eastAsia"/>
          <w:sz w:val="24"/>
          <w:szCs w:val="24"/>
        </w:rPr>
        <w:t>simulation</w:t>
      </w:r>
      <w:r w:rsidRPr="00307C18">
        <w:rPr>
          <w:rFonts w:ascii="Times New Roman" w:hAnsi="Times New Roman" w:cs="Times New Roman"/>
          <w:sz w:val="24"/>
          <w:szCs w:val="24"/>
        </w:rPr>
        <w:t xml:space="preserve"> budget </w:t>
      </w:r>
      <m:oMath>
        <m:r>
          <w:rPr>
            <w:rFonts w:ascii="Cambria Math" w:hAnsi="Cambria Math" w:cs="Times New Roman"/>
            <w:sz w:val="24"/>
            <w:szCs w:val="24"/>
          </w:rPr>
          <m:t>N=100</m:t>
        </m:r>
      </m:oMath>
      <w:r w:rsidRPr="00307C18">
        <w:rPr>
          <w:rFonts w:ascii="Times New Roman" w:hAnsi="Times New Roman" w:cs="Times New Roman"/>
          <w:sz w:val="24"/>
          <w:szCs w:val="24"/>
        </w:rPr>
        <w:t xml:space="preserve">, the number of pre-samples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N</m:t>
            </m:r>
          </m:e>
          <m:sup>
            <m:r>
              <w:rPr>
                <w:rFonts w:ascii="Cambria Math" w:hAnsi="Cambria Math" w:cs="Times New Roman"/>
                <w:color w:val="0070C0"/>
                <w:sz w:val="24"/>
                <w:szCs w:val="24"/>
              </w:rPr>
              <m:t>0</m:t>
            </m:r>
          </m:sup>
        </m:sSup>
        <m:r>
          <w:rPr>
            <w:rFonts w:ascii="Cambria Math" w:hAnsi="Cambria Math" w:cs="Times New Roman"/>
            <w:sz w:val="24"/>
            <w:szCs w:val="24"/>
          </w:rPr>
          <m:t>=11</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weight for the initial variance estimate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r>
          <w:rPr>
            <w:rFonts w:ascii="Cambria Math" w:hAnsi="Cambria Math" w:cs="Times New Roman"/>
            <w:sz w:val="24"/>
            <w:szCs w:val="24"/>
          </w:rPr>
          <m:t>=0.5, i</m:t>
        </m:r>
        <m:r>
          <m:rPr>
            <m:sty m:val="p"/>
          </m:rPr>
          <w:rPr>
            <w:rFonts w:ascii="Cambria Math" w:eastAsia="宋体" w:hAnsi="Cambria Math" w:cs="Times New Roman"/>
            <w:sz w:val="24"/>
            <w:szCs w:val="24"/>
          </w:rPr>
          <m:t>=1, 2, 3</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 number of candidate samples </w:t>
      </w:r>
      <w:r w:rsidRPr="00307C18">
        <w:rPr>
          <w:rFonts w:ascii="Times New Roman" w:hAnsi="Times New Roman" w:cs="Times New Roman" w:hint="eastAsia"/>
          <w:sz w:val="24"/>
          <w:szCs w:val="24"/>
        </w:rPr>
        <w:t>gene</w:t>
      </w:r>
      <w:r w:rsidRPr="00307C18">
        <w:rPr>
          <w:rFonts w:ascii="Times New Roman" w:hAnsi="Times New Roman" w:cs="Times New Roman"/>
          <w:sz w:val="24"/>
          <w:szCs w:val="24"/>
        </w:rPr>
        <w:t xml:space="preserve">rated by solving the current posterior parametric belief model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Moreover, </w:t>
      </w:r>
      <w:r w:rsidRPr="00307C18">
        <w:rPr>
          <w:rFonts w:ascii="Times New Roman" w:hAnsi="Times New Roman" w:cs="Times New Roman"/>
          <w:bCs/>
          <w:sz w:val="24"/>
          <w:szCs w:val="24"/>
        </w:rPr>
        <w:t xml:space="preserve">three priori </w:t>
      </w:r>
      <w:r w:rsidRPr="00307C18">
        <w:rPr>
          <w:rFonts w:ascii="Times New Roman" w:hAnsi="Times New Roman" w:cs="Times New Roman"/>
          <w:sz w:val="24"/>
          <w:szCs w:val="28"/>
        </w:rPr>
        <w:t xml:space="preserve">parametric belief models are built </w:t>
      </w:r>
      <w:r w:rsidRPr="00307C18">
        <w:rPr>
          <w:rFonts w:ascii="Times New Roman" w:hAnsi="Times New Roman" w:cs="Times New Roman"/>
          <w:sz w:val="24"/>
          <w:szCs w:val="24"/>
        </w:rPr>
        <w:t xml:space="preserve">to estimate </w:t>
      </w:r>
      <w:r w:rsidRPr="00307C18">
        <w:rPr>
          <w:rFonts w:ascii="Times New Roman" w:hAnsi="Times New Roman" w:cs="Times New Roman" w:hint="eastAsia"/>
          <w:bCs/>
          <w:sz w:val="24"/>
          <w:szCs w:val="24"/>
        </w:rPr>
        <w:t>the</w:t>
      </w:r>
      <w:r w:rsidRPr="00307C18">
        <w:rPr>
          <w:rFonts w:ascii="Times New Roman" w:hAnsi="Times New Roman" w:cs="Times New Roman"/>
          <w:bCs/>
          <w:sz w:val="24"/>
          <w:szCs w:val="24"/>
        </w:rPr>
        <w:t xml:space="preserve"> underlying mean values of </w:t>
      </w:r>
      <w:r w:rsidR="00A46593" w:rsidRPr="00307C18">
        <w:rPr>
          <w:rFonts w:ascii="Times New Roman" w:hAnsi="Times New Roman" w:cs="Times New Roman"/>
          <w:bCs/>
          <w:sz w:val="24"/>
          <w:szCs w:val="24"/>
        </w:rPr>
        <w:t>bi-objectives</w:t>
      </w:r>
      <w:r w:rsidRPr="00307C18">
        <w:rPr>
          <w:rFonts w:ascii="Times New Roman" w:hAnsi="Times New Roman" w:cs="Times New Roman"/>
          <w:bCs/>
          <w:sz w:val="24"/>
          <w:szCs w:val="24"/>
        </w:rPr>
        <w:t xml:space="preserve"> and the constraint function of any decision </w:t>
      </w:r>
      <w:r w:rsidRPr="00307C18">
        <w:rPr>
          <w:rFonts w:ascii="Times New Roman" w:hAnsi="Times New Roman" w:cs="Times New Roman"/>
          <w:b/>
          <w:sz w:val="24"/>
          <w:szCs w:val="24"/>
        </w:rPr>
        <w:t>x</w:t>
      </w:r>
      <w:r w:rsidRPr="00307C18">
        <w:rPr>
          <w:rFonts w:ascii="Times New Roman" w:hAnsi="Times New Roman" w:cs="Times New Roman"/>
          <w:sz w:val="24"/>
          <w:szCs w:val="28"/>
        </w:rPr>
        <w:t xml:space="preserve">. Specifically, for each of the </w:t>
      </w:r>
      <w:r w:rsidRPr="00307C18">
        <w:rPr>
          <w:rFonts w:ascii="Times New Roman" w:hAnsi="Times New Roman" w:cs="Times New Roman"/>
          <w:sz w:val="24"/>
          <w:szCs w:val="24"/>
        </w:rPr>
        <w:t xml:space="preserve">functions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 xml:space="preserve"> i</m:t>
        </m:r>
        <m:r>
          <m:rPr>
            <m:sty m:val="p"/>
          </m:rPr>
          <w:rPr>
            <w:rFonts w:ascii="Cambria Math" w:eastAsia="宋体" w:hAnsi="Cambria Math" w:cs="Times New Roman"/>
            <w:sz w:val="24"/>
            <w:szCs w:val="24"/>
          </w:rPr>
          <m:t>=1, 2, 3</m:t>
        </m:r>
      </m:oMath>
      <w:r w:rsidR="00946758" w:rsidRPr="00307C18">
        <w:rPr>
          <w:rFonts w:ascii="Times New Roman" w:hAnsi="Times New Roman" w:cs="Times New Roman"/>
          <w:sz w:val="24"/>
          <w:szCs w:val="24"/>
        </w:rPr>
        <w:t>,</w:t>
      </w:r>
      <w:r w:rsidRPr="00307C18">
        <w:rPr>
          <w:rFonts w:ascii="Times New Roman" w:hAnsi="Times New Roman" w:cs="Times New Roman"/>
          <w:sz w:val="24"/>
          <w:szCs w:val="24"/>
        </w:rPr>
        <w:t xml:space="preserve"> we</w:t>
      </w:r>
      <w:r w:rsidRPr="00307C18">
        <w:rPr>
          <w:rFonts w:ascii="Times New Roman" w:hAnsi="Times New Roman" w:cs="Times New Roman"/>
          <w:szCs w:val="21"/>
        </w:rPr>
        <w:t xml:space="preserve"> </w:t>
      </w:r>
      <w:r w:rsidRPr="00307C18">
        <w:rPr>
          <w:rFonts w:ascii="Times New Roman" w:hAnsi="Times New Roman" w:cs="Times New Roman"/>
          <w:sz w:val="24"/>
          <w:szCs w:val="28"/>
        </w:rPr>
        <w:t xml:space="preserve">choose the parametric belief model to be encoded by a </w:t>
      </w:r>
      <w:r w:rsidRPr="00771ED6">
        <w:rPr>
          <w:rFonts w:ascii="Times New Roman" w:hAnsi="Times New Roman" w:cs="Times New Roman"/>
          <w:sz w:val="24"/>
          <w:szCs w:val="28"/>
        </w:rPr>
        <w:t xml:space="preserve">linear combination of </w:t>
      </w:r>
      <m:oMath>
        <m:r>
          <m:rPr>
            <m:sty m:val="p"/>
          </m:rPr>
          <w:rPr>
            <w:rFonts w:ascii="Cambria Math" w:hAnsi="Cambria Math" w:cs="Times New Roman"/>
            <w:sz w:val="24"/>
            <w:szCs w:val="28"/>
          </w:rPr>
          <m:t>2×</m:t>
        </m:r>
        <m:r>
          <w:rPr>
            <w:rFonts w:ascii="Cambria Math" w:hAnsi="Cambria Math" w:cs="Times New Roman"/>
            <w:sz w:val="24"/>
            <w:szCs w:val="28"/>
          </w:rPr>
          <m:t>d</m:t>
        </m:r>
      </m:oMath>
      <w:r w:rsidR="00771ED6" w:rsidRPr="00771ED6">
        <w:rPr>
          <w:rFonts w:ascii="Times New Roman" w:hAnsi="Times New Roman" w:cs="Times New Roman"/>
          <w:sz w:val="24"/>
          <w:szCs w:val="28"/>
        </w:rPr>
        <w:t xml:space="preserve"> </w:t>
      </w:r>
      <w:r w:rsidRPr="00771ED6">
        <w:rPr>
          <w:rFonts w:ascii="Times New Roman" w:hAnsi="Times New Roman" w:cs="Times New Roman"/>
          <w:sz w:val="24"/>
          <w:szCs w:val="28"/>
        </w:rPr>
        <w:t>basis</w:t>
      </w:r>
      <w:r w:rsidRPr="00307C18">
        <w:rPr>
          <w:rFonts w:ascii="Times New Roman" w:hAnsi="Times New Roman" w:cs="Times New Roman"/>
          <w:bCs/>
          <w:sz w:val="24"/>
          <w:szCs w:val="24"/>
        </w:rPr>
        <w:t xml:space="preserve"> functions: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 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d+j</m:t>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2</m:t>
            </m:r>
          </m:sup>
        </m:sSubSup>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For each </w:t>
      </w:r>
      <w:r w:rsidRPr="00307C18">
        <w:rPr>
          <w:rFonts w:ascii="Times New Roman" w:hAnsi="Times New Roman" w:cs="Times New Roman"/>
          <w:bCs/>
          <w:sz w:val="24"/>
          <w:szCs w:val="24"/>
        </w:rPr>
        <w:t xml:space="preserve">basis </w:t>
      </w:r>
      <w:r w:rsidRPr="00B515CD">
        <w:rPr>
          <w:rFonts w:ascii="Times New Roman" w:hAnsi="Times New Roman" w:cs="Times New Roman"/>
          <w:bCs/>
          <w:sz w:val="24"/>
          <w:szCs w:val="24"/>
        </w:rPr>
        <w:t>function</w:t>
      </w:r>
      <w:r w:rsidRPr="00B515CD">
        <w:rPr>
          <w:rFonts w:ascii="Times New Roman" w:hAnsi="Times New Roman" w:cs="Times New Roman"/>
          <w:sz w:val="24"/>
          <w:szCs w:val="24"/>
        </w:rPr>
        <w:t xml:space="preserve">, we divide its domain </w:t>
      </w:r>
      <w:r w:rsidRPr="00B515CD">
        <w:rPr>
          <w:rFonts w:ascii="Times New Roman" w:hAnsi="Times New Roman" w:cs="Times New Roman"/>
          <w:bCs/>
          <w:sz w:val="24"/>
          <w:szCs w:val="24"/>
        </w:rPr>
        <w:t>into two equal-sized p</w:t>
      </w:r>
      <w:r w:rsidRPr="00B515CD">
        <w:rPr>
          <w:rFonts w:ascii="Times New Roman" w:hAnsi="Times New Roman" w:cs="Times New Roman"/>
          <w:sz w:val="24"/>
          <w:szCs w:val="24"/>
          <w:shd w:val="clear" w:color="auto" w:fill="FFFFFF"/>
        </w:rPr>
        <w:t>artitions, and so there are a total of 2</w:t>
      </w:r>
      <w:r w:rsidRPr="00B515CD">
        <w:rPr>
          <w:rFonts w:ascii="Times New Roman" w:hAnsi="Times New Roman" w:cs="Times New Roman"/>
          <w:sz w:val="24"/>
          <w:szCs w:val="24"/>
          <w:shd w:val="clear" w:color="auto" w:fill="FFFFFF"/>
          <w:vertAlign w:val="superscript"/>
        </w:rPr>
        <w:t>2</w:t>
      </w:r>
      <w:r w:rsidRPr="00B515CD">
        <w:rPr>
          <w:rFonts w:ascii="Times New Roman" w:hAnsi="Times New Roman" w:cs="Times New Roman"/>
          <w:i/>
          <w:sz w:val="24"/>
          <w:szCs w:val="24"/>
          <w:shd w:val="clear" w:color="auto" w:fill="FFFFFF"/>
          <w:vertAlign w:val="superscript"/>
        </w:rPr>
        <w:t>d</w:t>
      </w:r>
      <w:r w:rsidRPr="00B515CD">
        <w:rPr>
          <w:rFonts w:ascii="Times New Roman" w:hAnsi="Times New Roman" w:cs="Times New Roman"/>
          <w:sz w:val="24"/>
          <w:szCs w:val="24"/>
          <w:shd w:val="clear" w:color="auto" w:fill="FFFFFF"/>
        </w:rPr>
        <w:t xml:space="preserve"> = 4</w:t>
      </w:r>
      <w:r w:rsidRPr="00B515CD">
        <w:rPr>
          <w:rFonts w:ascii="Times New Roman" w:hAnsi="Times New Roman" w:cs="Times New Roman"/>
          <w:i/>
          <w:iCs/>
          <w:sz w:val="24"/>
          <w:szCs w:val="24"/>
          <w:shd w:val="clear" w:color="auto" w:fill="FFFFFF"/>
        </w:rPr>
        <w:t>d</w:t>
      </w:r>
      <w:r w:rsidRPr="00B515CD">
        <w:rPr>
          <w:rFonts w:ascii="Times New Roman" w:hAnsi="Times New Roman" w:cs="Times New Roman"/>
          <w:sz w:val="24"/>
          <w:szCs w:val="24"/>
          <w:shd w:val="clear" w:color="auto" w:fill="FFFFFF"/>
        </w:rPr>
        <w:t xml:space="preserve"> combinations of the </w:t>
      </w:r>
      <w:r w:rsidR="00FE2866" w:rsidRPr="00B515CD">
        <w:rPr>
          <w:rFonts w:ascii="Times New Roman" w:hAnsi="Times New Roman" w:cs="Times New Roman"/>
          <w:sz w:val="24"/>
          <w:szCs w:val="24"/>
          <w:shd w:val="clear" w:color="auto" w:fill="FFFFFF"/>
        </w:rPr>
        <w:t xml:space="preserve">feature </w:t>
      </w:r>
      <w:r w:rsidRPr="00BF55AF">
        <w:rPr>
          <w:rFonts w:ascii="Times New Roman" w:hAnsi="Times New Roman" w:cs="Times New Roman"/>
          <w:sz w:val="24"/>
          <w:szCs w:val="24"/>
          <w:shd w:val="clear" w:color="auto" w:fill="FFFFFF"/>
        </w:rPr>
        <w:t>p</w:t>
      </w:r>
      <w:r w:rsidRPr="00B515CD">
        <w:rPr>
          <w:rFonts w:ascii="Times New Roman" w:hAnsi="Times New Roman" w:cs="Times New Roman"/>
          <w:sz w:val="24"/>
          <w:szCs w:val="24"/>
          <w:shd w:val="clear" w:color="auto" w:fill="FFFFFF"/>
        </w:rPr>
        <w:t>artitions</w:t>
      </w:r>
      <w:r w:rsidR="00B515CD" w:rsidRPr="00B515CD">
        <w:rPr>
          <w:rFonts w:ascii="Times New Roman" w:hAnsi="Times New Roman" w:cs="Times New Roman"/>
          <w:sz w:val="24"/>
          <w:szCs w:val="24"/>
          <w:shd w:val="clear" w:color="auto" w:fill="FFFFFF"/>
        </w:rPr>
        <w:t xml:space="preserve">. </w:t>
      </w:r>
      <w:r w:rsidRPr="00CB1762">
        <w:rPr>
          <w:rFonts w:ascii="Times New Roman" w:hAnsi="Times New Roman" w:cs="Times New Roman"/>
          <w:color w:val="0070C0"/>
          <w:sz w:val="24"/>
          <w:szCs w:val="24"/>
          <w:shd w:val="clear" w:color="auto" w:fill="FFFFFF"/>
        </w:rPr>
        <w:t xml:space="preserve">We set the initial </w:t>
      </w:r>
      <w:r w:rsidR="00B515CD" w:rsidRPr="00CB1762">
        <w:rPr>
          <w:rFonts w:ascii="Times New Roman" w:hAnsi="Times New Roman" w:cs="Times New Roman"/>
          <w:color w:val="0070C0"/>
          <w:sz w:val="24"/>
          <w:szCs w:val="24"/>
          <w:shd w:val="clear" w:color="auto" w:fill="FFFFFF"/>
        </w:rPr>
        <w:t xml:space="preserve">variance </w:t>
      </w:r>
      <w:r w:rsidRPr="00CB1762">
        <w:rPr>
          <w:rFonts w:ascii="Times New Roman" w:hAnsi="Times New Roman" w:cs="Times New Roman"/>
          <w:color w:val="0070C0"/>
          <w:sz w:val="24"/>
          <w:szCs w:val="24"/>
          <w:shd w:val="clear" w:color="auto" w:fill="FFFFFF"/>
        </w:rPr>
        <w:t xml:space="preserve">estimate of each partition as </w:t>
      </w:r>
      <m:oMath>
        <m:sSubSup>
          <m:sSubSupPr>
            <m:ctrlPr>
              <w:rPr>
                <w:rFonts w:ascii="Cambria Math" w:hAnsi="Times New Roman" w:cs="Times New Roman"/>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sub>
          <m:sup>
            <m:r>
              <w:rPr>
                <w:rFonts w:ascii="Cambria Math" w:hAnsi="Times New Roman" w:cs="Times New Roman"/>
                <w:color w:val="0070C0"/>
                <w:sz w:val="24"/>
                <w:szCs w:val="24"/>
                <w:shd w:val="clear" w:color="auto" w:fill="FFFFFF"/>
              </w:rPr>
              <m:t>i</m:t>
            </m:r>
            <m:r>
              <m:rPr>
                <m:sty m:val="p"/>
              </m:rPr>
              <w:rPr>
                <w:rFonts w:ascii="Cambria Math" w:hAnsi="Times New Roman" w:cs="Times New Roman"/>
                <w:color w:val="0070C0"/>
                <w:sz w:val="24"/>
                <w:szCs w:val="24"/>
                <w:shd w:val="clear" w:color="auto" w:fill="FFFFFF"/>
              </w:rPr>
              <m:t>,0</m:t>
            </m:r>
          </m:sup>
        </m:sSubSup>
        <m:r>
          <m:rPr>
            <m:sty m:val="p"/>
          </m:rPr>
          <w:rPr>
            <w:rFonts w:ascii="Cambria Math" w:hAnsi="Cambria Math" w:cs="Times New Roman"/>
            <w:color w:val="0070C0"/>
            <w:sz w:val="24"/>
            <w:szCs w:val="24"/>
            <w:shd w:val="clear" w:color="auto" w:fill="FFFFFF"/>
          </w:rPr>
          <m:t>=0.01</m:t>
        </m:r>
      </m:oMath>
      <w:r w:rsidRPr="00CB1762">
        <w:rPr>
          <w:rFonts w:ascii="Times New Roman" w:hAnsi="Times New Roman" w:cs="Times New Roman"/>
          <w:color w:val="0070C0"/>
          <w:sz w:val="24"/>
          <w:szCs w:val="24"/>
          <w:shd w:val="clear" w:color="auto" w:fill="FFFFFF"/>
        </w:rPr>
        <w:t xml:space="preserve">, </w:t>
      </w:r>
      <m:oMath>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cr m:val="script"/>
                <m:sty m:val="p"/>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 xml:space="preserve"> ∀</m:t>
        </m:r>
        <m:r>
          <w:rPr>
            <w:rFonts w:ascii="Cambria Math" w:hAnsi="Cambria Math" w:cs="Times New Roman"/>
            <w:color w:val="0070C0"/>
            <w:sz w:val="24"/>
            <w:szCs w:val="24"/>
            <w:shd w:val="clear" w:color="auto" w:fill="FFFFFF"/>
          </w:rPr>
          <m:t>i</m:t>
        </m:r>
        <m:r>
          <m:rPr>
            <m:sty m:val="p"/>
          </m:rPr>
          <w:rPr>
            <w:rFonts w:ascii="Cambria Math" w:hAnsi="Cambria Math" w:cs="Times New Roman"/>
            <w:color w:val="0070C0"/>
            <w:sz w:val="24"/>
            <w:szCs w:val="24"/>
            <w:shd w:val="clear" w:color="auto" w:fill="FFFFFF"/>
          </w:rPr>
          <m:t>∈{1, 2, 3}</m:t>
        </m:r>
      </m:oMath>
      <w:r w:rsidRPr="00CB1762">
        <w:rPr>
          <w:rFonts w:ascii="Times New Roman" w:hAnsi="Times New Roman" w:cs="Times New Roman"/>
          <w:color w:val="0070C0"/>
          <w:sz w:val="24"/>
          <w:szCs w:val="24"/>
          <w:shd w:val="clear" w:color="auto" w:fill="FFFFFF"/>
        </w:rPr>
        <w:t>.</w:t>
      </w:r>
    </w:p>
    <w:p w14:paraId="6235E6D1" w14:textId="77777777" w:rsidR="000D3254" w:rsidRPr="00307C18" w:rsidRDefault="000D3254" w:rsidP="000D3254">
      <w:pPr>
        <w:tabs>
          <w:tab w:val="center" w:pos="4873"/>
        </w:tabs>
        <w:adjustRightInd w:val="0"/>
        <w:snapToGrid w:val="0"/>
        <w:rPr>
          <w:rFonts w:ascii="Times New Roman" w:hAnsi="Times New Roman" w:cs="Times New Roman"/>
          <w:sz w:val="24"/>
          <w:szCs w:val="24"/>
        </w:rPr>
      </w:pPr>
    </w:p>
    <w:p w14:paraId="48E4CC7F" w14:textId="4C5EA140"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Numerical results in Fig. 1 illustrate that the bi-objective values of most </w:t>
      </w:r>
      <w:r w:rsidRPr="00307C18">
        <w:rPr>
          <w:rFonts w:ascii="Times New Roman" w:hAnsi="Times New Roman" w:cs="Times New Roman" w:hint="eastAsia"/>
          <w:sz w:val="24"/>
          <w:szCs w:val="24"/>
        </w:rPr>
        <w:t>learned</w:t>
      </w:r>
      <w:r w:rsidRPr="00307C18">
        <w:rPr>
          <w:rFonts w:ascii="Times New Roman" w:hAnsi="Times New Roman" w:cs="Times New Roman"/>
          <w:sz w:val="24"/>
          <w:szCs w:val="24"/>
        </w:rPr>
        <w:t xml:space="preserve"> solutions lie on</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or close to the theoretical Pareto front (c.f., blue triangles), but those for a few other learned solutions (c.f., gray triangles) lie on the left boundary of the bi-objective domain, which seem to deviate from the theoretical Pareto front. This because the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can accurately approximate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sz w:val="24"/>
          <w:szCs w:val="24"/>
        </w:rPr>
        <w:t xml:space="preserve"> which is composed of the linear term related 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then guide more search on the left-side region (i.e., when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sidRPr="00307C18">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for RZDT1, RZDT2 and RZDT5 all are close to its lowest value 0. This </w:t>
      </w:r>
      <w:r w:rsidRPr="00307C18">
        <w:rPr>
          <w:rFonts w:ascii="Times New Roman" w:hAnsi="Times New Roman" w:cs="Times New Roman" w:hint="eastAsia"/>
          <w:sz w:val="24"/>
          <w:szCs w:val="24"/>
        </w:rPr>
        <w:t>indicates</w:t>
      </w:r>
      <w:r w:rsidRPr="00307C18">
        <w:rPr>
          <w:rFonts w:ascii="Times New Roman" w:hAnsi="Times New Roman" w:cs="Times New Roman"/>
          <w:sz w:val="24"/>
          <w:szCs w:val="24"/>
        </w:rPr>
        <w:t xml:space="preserve"> the good performance of GPR-KG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probabilistic constraint at the cost of limited computational resources. Specifically, in the iterative </w:t>
      </w:r>
      <w:r w:rsidRPr="00307C18">
        <w:rPr>
          <w:rFonts w:ascii="Times New Roman" w:hAnsi="Times New Roman" w:cs="Times New Roman"/>
          <w:sz w:val="24"/>
          <w:szCs w:val="24"/>
        </w:rPr>
        <w:lastRenderedPageBreak/>
        <w:t xml:space="preserve">process,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usually scatter in the regions close to the theoretical Pareto front, and some of them fortunately locate on it, which helps the parametric belief models to learn the information about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However, there are also some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that are distant from the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or even infeasible (c.f., gray asterisks). This generally results from the following two causes. That is, the candidate solutions selected by the KG factor at each iterate might be from the set generated by sampling randomly </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i.e., </w:t>
      </w:r>
      <m:oMath>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in section 4.3), and so may contain the dominated or infeasible solutions; the early posterior parametric belief models fitted with limited observations might be less accurate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causes a high probability of not finding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closed to the theoretical Pareto front and not complying with the probabilistic constraint. </w:t>
      </w:r>
    </w:p>
    <w:p w14:paraId="0C86058C" w14:textId="5BBFCE85" w:rsidR="000D3254" w:rsidRPr="00307C18" w:rsidRDefault="005874FB" w:rsidP="00307C18">
      <w:pPr>
        <w:adjustRightInd w:val="0"/>
        <w:snapToGrid w:val="0"/>
        <w:ind w:firstLineChars="100" w:firstLine="210"/>
        <w:jc w:val="center"/>
      </w:pPr>
      <w:r w:rsidRPr="00307C18">
        <w:rPr>
          <w:noProof/>
        </w:rPr>
        <w:drawing>
          <wp:inline distT="0" distB="0" distL="0" distR="0" wp14:anchorId="4F537B61" wp14:editId="3FF27A8E">
            <wp:extent cx="3127248" cy="2340864"/>
            <wp:effectExtent l="0" t="0" r="0" b="2540"/>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Pr="00307C18">
        <w:rPr>
          <w:noProof/>
        </w:rPr>
        <w:drawing>
          <wp:inline distT="0" distB="0" distL="0" distR="0" wp14:anchorId="14336018" wp14:editId="0724BABE">
            <wp:extent cx="3127248" cy="2340864"/>
            <wp:effectExtent l="0" t="0" r="0" b="2540"/>
            <wp:docPr id="30" name="Picture 3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scatt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p>
    <w:p w14:paraId="0C8F846F" w14:textId="4C0F3C25" w:rsidR="000D3254" w:rsidRPr="00307C18" w:rsidRDefault="000D3254" w:rsidP="00CD6385">
      <w:pPr>
        <w:adjustRightInd w:val="0"/>
        <w:snapToGrid w:val="0"/>
        <w:ind w:firstLineChars="1100" w:firstLine="2640"/>
        <w:rPr>
          <w:rFonts w:ascii="Times New Roman" w:hAnsi="Times New Roman" w:cs="Times New Roman"/>
          <w:sz w:val="24"/>
          <w:szCs w:val="28"/>
        </w:rPr>
      </w:pPr>
      <w:r w:rsidRPr="00307C18">
        <w:rPr>
          <w:rFonts w:ascii="Times New Roman" w:hAnsi="Times New Roman" w:cs="Times New Roman"/>
          <w:sz w:val="24"/>
          <w:szCs w:val="28"/>
        </w:rPr>
        <w:t xml:space="preserve">(a)          </w:t>
      </w:r>
      <w:r w:rsidR="00CD6385" w:rsidRPr="00307C18">
        <w:rPr>
          <w:rFonts w:ascii="Times New Roman" w:hAnsi="Times New Roman" w:cs="Times New Roman"/>
          <w:sz w:val="24"/>
          <w:szCs w:val="28"/>
        </w:rPr>
        <w:t xml:space="preserve">                      </w:t>
      </w:r>
      <w:r w:rsidRPr="00307C18">
        <w:rPr>
          <w:rFonts w:ascii="Times New Roman" w:hAnsi="Times New Roman" w:cs="Times New Roman"/>
          <w:sz w:val="24"/>
          <w:szCs w:val="28"/>
        </w:rPr>
        <w:t xml:space="preserve">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b)</w:t>
      </w:r>
    </w:p>
    <w:p w14:paraId="4C8F268A" w14:textId="271CB343" w:rsidR="000E1761" w:rsidRPr="00307C18" w:rsidRDefault="00265E09" w:rsidP="00ED7BA5">
      <w:pPr>
        <w:adjustRightInd w:val="0"/>
        <w:snapToGrid w:val="0"/>
        <w:ind w:firstLineChars="100" w:firstLine="210"/>
        <w:jc w:val="center"/>
        <w:rPr>
          <w:rFonts w:ascii="Times New Roman" w:hAnsi="Times New Roman" w:cs="Times New Roman"/>
          <w:sz w:val="24"/>
          <w:szCs w:val="28"/>
        </w:rPr>
      </w:pPr>
      <w:r w:rsidRPr="00307C18">
        <w:rPr>
          <w:noProof/>
        </w:rPr>
        <w:drawing>
          <wp:inline distT="0" distB="0" distL="0" distR="0" wp14:anchorId="4734D6E1" wp14:editId="2A6F33D8">
            <wp:extent cx="3127248" cy="2340864"/>
            <wp:effectExtent l="0" t="0" r="0" b="254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000E1761" w:rsidRPr="00307C18">
        <w:rPr>
          <w:rFonts w:ascii="Times New Roman" w:hAnsi="Times New Roman" w:cs="Times New Roman"/>
          <w:sz w:val="24"/>
          <w:szCs w:val="28"/>
        </w:rPr>
        <w:t xml:space="preserve"> </w:t>
      </w:r>
      <w:r w:rsidR="0050211A" w:rsidRPr="00307C18">
        <w:rPr>
          <w:rFonts w:ascii="Times New Roman" w:hAnsi="Times New Roman" w:cs="Times New Roman"/>
          <w:sz w:val="24"/>
          <w:szCs w:val="28"/>
        </w:rPr>
        <w:t xml:space="preserve"> </w:t>
      </w:r>
      <w:r w:rsidR="000E1761" w:rsidRPr="00307C18">
        <w:rPr>
          <w:rFonts w:ascii="Times New Roman" w:hAnsi="Times New Roman" w:cs="Times New Roman"/>
          <w:sz w:val="24"/>
          <w:szCs w:val="28"/>
        </w:rPr>
        <w:t xml:space="preserve"> </w:t>
      </w:r>
      <w:r w:rsidR="00330CA5" w:rsidRPr="00307C18">
        <w:rPr>
          <w:noProof/>
        </w:rPr>
        <w:drawing>
          <wp:inline distT="0" distB="0" distL="0" distR="0" wp14:anchorId="47012D50" wp14:editId="373CE258">
            <wp:extent cx="2817495" cy="2342176"/>
            <wp:effectExtent l="0" t="0" r="190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13690" t="6644" r="2083"/>
                    <a:stretch/>
                  </pic:blipFill>
                  <pic:spPr bwMode="auto">
                    <a:xfrm>
                      <a:off x="0" y="0"/>
                      <a:ext cx="2827185" cy="2350231"/>
                    </a:xfrm>
                    <a:prstGeom prst="rect">
                      <a:avLst/>
                    </a:prstGeom>
                    <a:noFill/>
                    <a:ln>
                      <a:noFill/>
                    </a:ln>
                    <a:extLst>
                      <a:ext uri="{53640926-AAD7-44D8-BBD7-CCE9431645EC}">
                        <a14:shadowObscured xmlns:a14="http://schemas.microsoft.com/office/drawing/2010/main"/>
                      </a:ext>
                    </a:extLst>
                  </pic:spPr>
                </pic:pic>
              </a:graphicData>
            </a:graphic>
          </wp:inline>
        </w:drawing>
      </w:r>
    </w:p>
    <w:p w14:paraId="7F8328E3" w14:textId="07826C38" w:rsidR="00CD6385" w:rsidRPr="00307C18" w:rsidRDefault="000E1761">
      <w:pPr>
        <w:adjustRightInd w:val="0"/>
        <w:snapToGrid w:val="0"/>
        <w:ind w:firstLineChars="100" w:firstLine="240"/>
        <w:jc w:val="left"/>
        <w:rPr>
          <w:rFonts w:ascii="Times New Roman" w:hAnsi="Times New Roman" w:cs="Times New Roman"/>
          <w:sz w:val="24"/>
          <w:szCs w:val="28"/>
        </w:rPr>
      </w:pPr>
      <w:r w:rsidRPr="00307C18">
        <w:rPr>
          <w:rFonts w:ascii="Times New Roman" w:hAnsi="Times New Roman" w:cs="Times New Roman"/>
          <w:sz w:val="24"/>
          <w:szCs w:val="28"/>
        </w:rPr>
        <w:t xml:space="preserve">                    </w:t>
      </w:r>
      <w:r w:rsidRPr="00307C18">
        <w:rPr>
          <w:rFonts w:ascii="Times New Roman" w:hAnsi="Times New Roman" w:cs="Times New Roman" w:hint="eastAsia"/>
          <w:sz w:val="24"/>
          <w:szCs w:val="28"/>
        </w:rPr>
        <w:t>(</w:t>
      </w:r>
      <w:r w:rsidRPr="00307C18">
        <w:rPr>
          <w:rFonts w:ascii="Times New Roman" w:hAnsi="Times New Roman" w:cs="Times New Roman"/>
          <w:sz w:val="24"/>
          <w:szCs w:val="28"/>
        </w:rPr>
        <w:t xml:space="preserve">c)  </w:t>
      </w:r>
    </w:p>
    <w:p w14:paraId="78D84F1E" w14:textId="7A83F983"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Fig. 1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points of iterative solutions and finally </w:t>
      </w:r>
      <w:r w:rsidR="000E1761" w:rsidRPr="00307C18">
        <w:rPr>
          <w:rFonts w:ascii="Times New Roman" w:hAnsi="Times New Roman" w:cs="Times New Roman"/>
          <w:sz w:val="24"/>
          <w:szCs w:val="28"/>
        </w:rPr>
        <w:t>learned</w:t>
      </w:r>
      <w:r w:rsidRPr="00307C18">
        <w:rPr>
          <w:rFonts w:ascii="Times New Roman" w:hAnsi="Times New Roman" w:cs="Times New Roman"/>
          <w:sz w:val="24"/>
          <w:szCs w:val="28"/>
        </w:rPr>
        <w:t xml:space="preserve"> solutions by </w:t>
      </w:r>
      <w:r w:rsidRPr="00307C18">
        <w:rPr>
          <w:rFonts w:ascii="Times New Roman" w:hAnsi="Times New Roman" w:cs="Times New Roman"/>
          <w:sz w:val="24"/>
          <w:szCs w:val="24"/>
        </w:rPr>
        <w:t>GPR-KG</w:t>
      </w:r>
      <w:r w:rsidRPr="00307C18">
        <w:rPr>
          <w:rFonts w:ascii="Times New Roman" w:hAnsi="Times New Roman" w:cs="Times New Roman"/>
          <w:sz w:val="24"/>
          <w:szCs w:val="28"/>
        </w:rPr>
        <w:t xml:space="preserve"> for (a) RZDT1, (b) RZDT2 and (c) RZDT5. </w:t>
      </w:r>
      <w:r w:rsidRPr="00307C18">
        <w:rPr>
          <w:rFonts w:ascii="Times New Roman" w:hAnsi="Times New Roman" w:cs="Times New Roman"/>
          <w:b/>
          <w:bCs/>
          <w:i/>
          <w:iCs/>
          <w:sz w:val="24"/>
          <w:szCs w:val="28"/>
        </w:rPr>
        <w:t>Note:</w:t>
      </w:r>
      <w:r w:rsidRPr="00307C18">
        <w:rPr>
          <w:rFonts w:ascii="Times New Roman" w:hAnsi="Times New Roman" w:cs="Times New Roman"/>
          <w:i/>
          <w:iCs/>
          <w:sz w:val="24"/>
          <w:szCs w:val="28"/>
        </w:rPr>
        <w:t xml:space="preserve"> the iterative solutions represent the solutions selected from the set of candidate solutions (i.e.,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hint="eastAsia"/>
          <w:b/>
          <w:i/>
          <w:sz w:val="24"/>
          <w:szCs w:val="24"/>
        </w:rPr>
        <w:t xml:space="preserve"> </w:t>
      </w:r>
      <w:r w:rsidRPr="00307C18">
        <w:rPr>
          <w:rFonts w:ascii="Times New Roman" w:hAnsi="Times New Roman" w:cs="Times New Roman"/>
          <w:bCs/>
          <w:i/>
          <w:sz w:val="24"/>
          <w:szCs w:val="24"/>
        </w:rPr>
        <w:t>in section 4.3</w:t>
      </w:r>
      <w:r w:rsidRPr="00307C18">
        <w:rPr>
          <w:rFonts w:ascii="Times New Roman" w:hAnsi="Times New Roman" w:cs="Times New Roman" w:hint="eastAsia"/>
          <w:bCs/>
          <w:i/>
          <w:sz w:val="24"/>
          <w:szCs w:val="24"/>
        </w:rPr>
        <w:t xml:space="preserve">) </w:t>
      </w:r>
      <w:r w:rsidRPr="00307C18">
        <w:rPr>
          <w:rFonts w:ascii="Times New Roman" w:hAnsi="Times New Roman" w:cs="Times New Roman"/>
          <w:bCs/>
          <w:i/>
          <w:sz w:val="24"/>
          <w:szCs w:val="24"/>
        </w:rPr>
        <w:t xml:space="preserve">by </w:t>
      </w:r>
      <w:r w:rsidRPr="00307C18">
        <w:rPr>
          <w:rFonts w:ascii="Times New Roman" w:hAnsi="Times New Roman" w:cs="Times New Roman" w:hint="eastAsia"/>
          <w:i/>
          <w:iCs/>
          <w:sz w:val="24"/>
          <w:szCs w:val="28"/>
        </w:rPr>
        <w:t>the</w:t>
      </w:r>
      <w:r w:rsidRPr="00307C18">
        <w:rPr>
          <w:rFonts w:ascii="Times New Roman" w:hAnsi="Times New Roman" w:cs="Times New Roman"/>
          <w:i/>
          <w:iCs/>
          <w:sz w:val="24"/>
          <w:szCs w:val="28"/>
        </w:rPr>
        <w:t xml:space="preserve"> corresponding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4"/>
        </w:rPr>
        <w:t>KG factors</w:t>
      </w:r>
      <w:r w:rsidRPr="00307C18">
        <w:rPr>
          <w:rFonts w:ascii="Times New Roman" w:hAnsi="Times New Roman" w:cs="Times New Roman"/>
          <w:i/>
          <w:iCs/>
          <w:sz w:val="24"/>
          <w:szCs w:val="28"/>
        </w:rPr>
        <w:t xml:space="preserve">. The learned solutions represent the finally optimized solutions generated with the posterior parametric belief models and the posterior variance estimations when </w:t>
      </w:r>
      <w:r w:rsidRPr="00307C18">
        <w:rPr>
          <w:rFonts w:ascii="Times New Roman" w:hAnsi="Times New Roman" w:cs="Times New Roman"/>
          <w:i/>
          <w:iCs/>
          <w:sz w:val="24"/>
          <w:szCs w:val="24"/>
        </w:rPr>
        <w:t>GPR-KG terminates</w:t>
      </w:r>
      <w:r w:rsidRPr="00307C18">
        <w:rPr>
          <w:rFonts w:ascii="Times New Roman" w:hAnsi="Times New Roman" w:cs="Times New Roman"/>
          <w:i/>
          <w:iCs/>
          <w:sz w:val="24"/>
          <w:szCs w:val="28"/>
        </w:rPr>
        <w:t xml:space="preserve">. The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points of all solutions are evaluated by real (or nominal) objective and constraint functions without stochastic noises.</w:t>
      </w:r>
    </w:p>
    <w:p w14:paraId="1D6025F7" w14:textId="77777777" w:rsidR="000D3254" w:rsidRPr="00307C18" w:rsidRDefault="000D3254" w:rsidP="000D3254">
      <w:pPr>
        <w:adjustRightInd w:val="0"/>
        <w:snapToGrid w:val="0"/>
        <w:rPr>
          <w:rFonts w:ascii="Times New Roman" w:hAnsi="Times New Roman" w:cs="Times New Roman"/>
          <w:bCs/>
          <w:sz w:val="24"/>
          <w:szCs w:val="24"/>
          <w:shd w:val="clear" w:color="auto" w:fill="FFFFFF"/>
        </w:rPr>
      </w:pPr>
    </w:p>
    <w:p w14:paraId="0C9D3625" w14:textId="57A0B323" w:rsidR="000D3254" w:rsidRPr="00307C18" w:rsidRDefault="000D3254" w:rsidP="000D3254">
      <w:pPr>
        <w:adjustRightInd w:val="0"/>
        <w:snapToGrid w:val="0"/>
        <w:rPr>
          <w:rFonts w:ascii="Times New Roman" w:hAnsi="Times New Roman"/>
          <w:iCs/>
          <w:sz w:val="24"/>
          <w:szCs w:val="24"/>
        </w:rPr>
      </w:pPr>
      <w:r w:rsidRPr="00307C18">
        <w:rPr>
          <w:rFonts w:ascii="Times New Roman" w:hAnsi="Times New Roman" w:cs="Times New Roman"/>
          <w:iCs/>
          <w:sz w:val="24"/>
          <w:szCs w:val="24"/>
        </w:rPr>
        <w:t xml:space="preserve">Meanwhile, a reliable performance indicator named inverted generational distance (IGD) </w:t>
      </w:r>
      <w:r w:rsidRPr="00307C18">
        <w:rPr>
          <w:rFonts w:ascii="Times New Roman" w:hAnsi="Times New Roman"/>
          <w:iCs/>
          <w:sz w:val="24"/>
          <w:szCs w:val="24"/>
        </w:rPr>
        <w:t>(</w:t>
      </w:r>
      <w:proofErr w:type="spellStart"/>
      <w:r w:rsidRPr="00307C18">
        <w:rPr>
          <w:rFonts w:ascii="Times New Roman" w:hAnsi="Times New Roman"/>
          <w:iCs/>
          <w:sz w:val="24"/>
          <w:szCs w:val="24"/>
        </w:rPr>
        <w:t>Zitzler</w:t>
      </w:r>
      <w:proofErr w:type="spellEnd"/>
      <w:r w:rsidRPr="00307C18">
        <w:rPr>
          <w:rFonts w:ascii="Times New Roman" w:hAnsi="Times New Roman"/>
          <w:iCs/>
          <w:sz w:val="24"/>
          <w:szCs w:val="24"/>
        </w:rPr>
        <w:t xml:space="preserve"> et al. 2003) is introduced </w:t>
      </w:r>
      <w:r w:rsidRPr="00307C18">
        <w:rPr>
          <w:rFonts w:ascii="Times New Roman" w:hAnsi="Times New Roman" w:cs="Times New Roman"/>
          <w:iCs/>
          <w:sz w:val="24"/>
          <w:szCs w:val="24"/>
        </w:rPr>
        <w:t xml:space="preserve">to quantify the closeness of the generated non-dominated front to a set of reference </w:t>
      </w:r>
      <w:r w:rsidRPr="00307C18">
        <w:rPr>
          <w:rFonts w:ascii="Times New Roman" w:hAnsi="Times New Roman" w:cs="Times New Roman"/>
          <w:iCs/>
          <w:sz w:val="24"/>
          <w:szCs w:val="24"/>
        </w:rPr>
        <w:lastRenderedPageBreak/>
        <w:t xml:space="preserve">points and its </w:t>
      </w:r>
      <w:r w:rsidRPr="00307C18">
        <w:rPr>
          <w:rFonts w:ascii="Times New Roman" w:hAnsi="Times New Roman"/>
          <w:iCs/>
          <w:sz w:val="24"/>
          <w:szCs w:val="24"/>
        </w:rPr>
        <w:t>diversity</w:t>
      </w:r>
      <w:r w:rsidRPr="00307C18">
        <w:rPr>
          <w:rFonts w:ascii="Times New Roman" w:hAnsi="Times New Roman" w:cs="Times New Roman"/>
          <w:iCs/>
          <w:sz w:val="24"/>
          <w:szCs w:val="24"/>
        </w:rPr>
        <w:t xml:space="preserve">. It is formulated as </w:t>
      </w:r>
      <m:oMath>
        <m:r>
          <m:rPr>
            <m:sty m:val="p"/>
          </m:rPr>
          <w:rPr>
            <w:rFonts w:ascii="Cambria Math" w:hAnsi="Cambria Math"/>
            <w:sz w:val="24"/>
            <w:szCs w:val="24"/>
          </w:rPr>
          <m:t>IGD</m:t>
        </m:r>
        <m:r>
          <w:rPr>
            <w:rFonts w:ascii="Cambria Math" w:hAnsi="Cambria Math"/>
            <w:sz w:val="24"/>
            <w:szCs w:val="24"/>
          </w:rPr>
          <m:t>=</m:t>
        </m:r>
        <m:nary>
          <m:naryPr>
            <m:chr m:val="∑"/>
            <m:limLoc m:val="undOvr"/>
            <m:supHide m:val="1"/>
            <m:ctrlPr>
              <w:rPr>
                <w:rFonts w:ascii="Cambria Math" w:hAnsi="Cambria Math"/>
                <w:i/>
                <w:sz w:val="24"/>
                <w:szCs w:val="24"/>
              </w:rPr>
            </m:ctrlPr>
          </m:naryPr>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m:rPr>
                <m:sty m:val="bi"/>
              </m:rPr>
              <w:rPr>
                <w:rFonts w:ascii="Cambria Math" w:hAnsi="Cambria Math"/>
                <w:sz w:val="24"/>
                <w:szCs w:val="24"/>
              </w:rPr>
              <m:t>∈</m:t>
            </m:r>
            <m:r>
              <m:rPr>
                <m:scr m:val="script"/>
                <m:sty m:val="p"/>
              </m:rPr>
              <w:rPr>
                <w:rFonts w:ascii="Cambria Math" w:hAnsi="Cambria Math"/>
                <w:sz w:val="24"/>
                <w:szCs w:val="24"/>
              </w:rPr>
              <m:t>P</m:t>
            </m:r>
          </m:sub>
          <m:sup/>
          <m:e>
            <m:func>
              <m:funcPr>
                <m:ctrlPr>
                  <w:rPr>
                    <w:rFonts w:ascii="Cambria Math" w:hAnsi="Cambria Math"/>
                    <w:i/>
                    <w:iCs/>
                    <w:sz w:val="24"/>
                    <w:szCs w:val="24"/>
                  </w:rPr>
                </m:ctrlPr>
              </m:funcPr>
              <m:fName>
                <m:limLow>
                  <m:limLowPr>
                    <m:ctrlPr>
                      <w:rPr>
                        <w:rFonts w:ascii="Cambria Math" w:hAnsi="Cambria Math"/>
                        <w:i/>
                        <w:iCs/>
                        <w:sz w:val="24"/>
                        <w:szCs w:val="24"/>
                      </w:rPr>
                    </m:ctrlPr>
                  </m:limLowPr>
                  <m:e>
                    <m:r>
                      <m:rPr>
                        <m:sty m:val="p"/>
                      </m:rPr>
                      <w:rPr>
                        <w:rFonts w:ascii="Cambria Math" w:hAnsi="Cambria Math"/>
                        <w:sz w:val="24"/>
                        <w:szCs w:val="24"/>
                      </w:rPr>
                      <m:t>min</m:t>
                    </m:r>
                  </m:e>
                  <m:li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r>
                      <w:rPr>
                        <w:rFonts w:ascii="Cambria Math" w:hAnsi="Cambria Math"/>
                        <w:sz w:val="24"/>
                        <w:szCs w:val="24"/>
                      </w:rPr>
                      <m:t>∈</m:t>
                    </m:r>
                    <m:r>
                      <m:rPr>
                        <m:scr m:val="script"/>
                        <m:sty m:val="p"/>
                      </m:rPr>
                      <w:rPr>
                        <w:rFonts w:ascii="Cambria Math" w:hAnsi="Cambria Math"/>
                        <w:sz w:val="24"/>
                        <w:szCs w:val="24"/>
                      </w:rPr>
                      <m:t>O</m:t>
                    </m:r>
                  </m:lim>
                </m:limLow>
              </m:fName>
              <m:e>
                <m:sSub>
                  <m:sSubPr>
                    <m:ctrlPr>
                      <w:rPr>
                        <w:rFonts w:ascii="Cambria Math" w:hAnsi="Cambria Math"/>
                        <w:i/>
                        <w:iCs/>
                        <w:sz w:val="24"/>
                        <w:szCs w:val="24"/>
                      </w:rPr>
                    </m:ctrlPr>
                  </m:sSubPr>
                  <m:e>
                    <m:d>
                      <m:dPr>
                        <m:begChr m:val="‖"/>
                        <m:endChr m:val="‖"/>
                        <m:ctrlPr>
                          <w:rPr>
                            <w:rFonts w:ascii="Cambria Math"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e>
                    </m:d>
                  </m:e>
                  <m:sub>
                    <m:r>
                      <w:rPr>
                        <w:rFonts w:ascii="Cambria Math" w:hAnsi="Cambria Math"/>
                        <w:sz w:val="24"/>
                        <w:szCs w:val="24"/>
                      </w:rPr>
                      <m:t>2</m:t>
                    </m:r>
                  </m:sub>
                </m:sSub>
              </m:e>
            </m:func>
          </m:e>
        </m:nary>
        <m:r>
          <w:rPr>
            <w:rFonts w:ascii="Cambria Math" w:hAnsi="Cambria Math"/>
            <w:sz w:val="24"/>
            <w:szCs w:val="24"/>
          </w:rPr>
          <m:t>/|</m:t>
        </m:r>
        <m:r>
          <m:rPr>
            <m:scr m:val="script"/>
            <m:sty m:val="p"/>
          </m:rPr>
          <w:rPr>
            <w:rFonts w:ascii="Cambria Math" w:hAnsi="Cambria Math"/>
            <w:sz w:val="24"/>
            <w:szCs w:val="24"/>
          </w:rPr>
          <m:t>P</m:t>
        </m:r>
        <m:r>
          <w:rPr>
            <w:rFonts w:ascii="Cambria Math" w:hAnsi="Cambria Math"/>
            <w:sz w:val="24"/>
            <w:szCs w:val="24"/>
          </w:rPr>
          <m:t>|</m:t>
        </m:r>
      </m:oMath>
      <w:r w:rsidRPr="00307C18">
        <w:rPr>
          <w:rFonts w:ascii="Times New Roman" w:hAnsi="Times New Roman"/>
          <w:iCs/>
          <w:sz w:val="24"/>
          <w:szCs w:val="24"/>
        </w:rPr>
        <w:t xml:space="preserve">, where </w:t>
      </w:r>
      <m:oMath>
        <m:r>
          <m:rPr>
            <m:scr m:val="script"/>
            <m:sty m:val="p"/>
          </m:rPr>
          <w:rPr>
            <w:rFonts w:ascii="Cambria Math" w:hAnsi="Cambria Math"/>
            <w:sz w:val="24"/>
            <w:szCs w:val="24"/>
          </w:rPr>
          <m:t>P</m:t>
        </m:r>
      </m:oMath>
      <w:r w:rsidRPr="00307C18">
        <w:rPr>
          <w:rFonts w:ascii="Times New Roman" w:hAnsi="Times New Roman"/>
          <w:iCs/>
          <w:sz w:val="24"/>
          <w:szCs w:val="24"/>
        </w:rPr>
        <w:t xml:space="preserve"> i</w:t>
      </w:r>
      <w:r w:rsidRPr="00307C18">
        <w:rPr>
          <w:rFonts w:ascii="Times New Roman" w:hAnsi="Times New Roman" w:hint="eastAsia"/>
          <w:iCs/>
          <w:sz w:val="24"/>
          <w:szCs w:val="24"/>
        </w:rPr>
        <w:t>s</w:t>
      </w:r>
      <w:r w:rsidRPr="00307C18">
        <w:rPr>
          <w:rFonts w:ascii="Times New Roman" w:hAnsi="Times New Roman"/>
          <w:iCs/>
          <w:sz w:val="24"/>
          <w:szCs w:val="24"/>
        </w:rPr>
        <w:t xml:space="preserve"> the set of reference points in the </w:t>
      </w:r>
      <w:r w:rsidRPr="00307C18">
        <w:rPr>
          <w:rFonts w:ascii="Times New Roman" w:hAnsi="Times New Roman" w:hint="eastAsia"/>
          <w:iCs/>
          <w:sz w:val="24"/>
          <w:szCs w:val="24"/>
        </w:rPr>
        <w:t>the</w:t>
      </w:r>
      <w:r w:rsidRPr="00307C18">
        <w:rPr>
          <w:rFonts w:ascii="Times New Roman" w:hAnsi="Times New Roman"/>
          <w:iCs/>
          <w:sz w:val="24"/>
          <w:szCs w:val="24"/>
        </w:rPr>
        <w:t xml:space="preserve">oretical Pareto front, </w:t>
      </w:r>
      <m:oMath>
        <m:r>
          <m:rPr>
            <m:scr m:val="script"/>
            <m:sty m:val="p"/>
          </m:rPr>
          <w:rPr>
            <w:rFonts w:ascii="Cambria Math" w:hAnsi="Cambria Math"/>
            <w:sz w:val="24"/>
            <w:szCs w:val="24"/>
          </w:rPr>
          <m:t>O</m:t>
        </m:r>
      </m:oMath>
      <w:r w:rsidRPr="00307C18">
        <w:rPr>
          <w:rFonts w:ascii="Times New Roman" w:hAnsi="Times New Roman" w:hint="eastAsia"/>
          <w:sz w:val="24"/>
          <w:szCs w:val="24"/>
        </w:rPr>
        <w:t xml:space="preserve"> </w:t>
      </w:r>
      <w:r w:rsidRPr="00307C18">
        <w:rPr>
          <w:rFonts w:ascii="Times New Roman" w:hAnsi="Times New Roman"/>
          <w:iCs/>
          <w:sz w:val="24"/>
          <w:szCs w:val="24"/>
        </w:rPr>
        <w:t xml:space="preserve">is the </w:t>
      </w:r>
      <w:r w:rsidRPr="00307C18">
        <w:rPr>
          <w:rFonts w:ascii="Times New Roman" w:hAnsi="Times New Roman" w:hint="eastAsia"/>
          <w:iCs/>
          <w:sz w:val="24"/>
          <w:szCs w:val="24"/>
        </w:rPr>
        <w:t>set</w:t>
      </w:r>
      <w:r w:rsidRPr="00307C18">
        <w:rPr>
          <w:rFonts w:ascii="Times New Roman" w:hAnsi="Times New Roman"/>
          <w:iCs/>
          <w:sz w:val="24"/>
          <w:szCs w:val="24"/>
        </w:rPr>
        <w:t xml:space="preserve"> of </w:t>
      </w:r>
      <w:r w:rsidR="00AA5260" w:rsidRPr="00307C18">
        <w:rPr>
          <w:rFonts w:ascii="Times New Roman" w:hAnsi="Times New Roman"/>
          <w:iCs/>
          <w:sz w:val="24"/>
          <w:szCs w:val="24"/>
        </w:rPr>
        <w:t>bi-objective</w:t>
      </w:r>
      <w:r w:rsidRPr="00307C18">
        <w:rPr>
          <w:rFonts w:ascii="Times New Roman" w:hAnsi="Times New Roman"/>
          <w:iCs/>
          <w:sz w:val="24"/>
          <w:szCs w:val="24"/>
        </w:rPr>
        <w:t xml:space="preserve"> points of optimized (or iterative) solutions generated by </w:t>
      </w:r>
      <w:r w:rsidRPr="00307C18">
        <w:rPr>
          <w:rFonts w:ascii="Times New Roman" w:hAnsi="Times New Roman" w:cs="Times New Roman"/>
          <w:sz w:val="24"/>
          <w:szCs w:val="24"/>
        </w:rPr>
        <w:t xml:space="preserve">GPR-KG and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oMath>
      <w:r w:rsidRPr="00307C18">
        <w:rPr>
          <w:rFonts w:ascii="Times New Roman" w:hAnsi="Times New Roman" w:hint="eastAsia"/>
          <w:sz w:val="24"/>
          <w:szCs w:val="24"/>
        </w:rPr>
        <w:t xml:space="preserve"> </w:t>
      </w:r>
      <w:r w:rsidRPr="00307C18">
        <w:rPr>
          <w:rFonts w:ascii="Times New Roman" w:hAnsi="Times New Roman"/>
          <w:sz w:val="24"/>
          <w:szCs w:val="24"/>
        </w:rPr>
        <w:t xml:space="preserve">denotes the </w:t>
      </w:r>
      <w:r w:rsidRPr="00307C18">
        <w:rPr>
          <w:rFonts w:ascii="Times New Roman" w:hAnsi="Times New Roman" w:hint="eastAsia"/>
          <w:sz w:val="24"/>
          <w:szCs w:val="24"/>
        </w:rPr>
        <w:t>cardi</w:t>
      </w:r>
      <w:r w:rsidRPr="00307C18">
        <w:rPr>
          <w:rFonts w:ascii="Times New Roman" w:hAnsi="Times New Roman"/>
          <w:sz w:val="24"/>
          <w:szCs w:val="24"/>
        </w:rPr>
        <w:t>nality of a set</w:t>
      </w:r>
      <w:r w:rsidRPr="00307C18">
        <w:rPr>
          <w:rFonts w:ascii="Times New Roman" w:hAnsi="Times New Roman" w:hint="eastAsia"/>
          <w:sz w:val="24"/>
          <w:szCs w:val="24"/>
        </w:rPr>
        <w:t>.</w:t>
      </w:r>
      <w:r w:rsidRPr="00307C18">
        <w:rPr>
          <w:rFonts w:ascii="Times New Roman" w:hAnsi="Times New Roman"/>
          <w:iCs/>
          <w:sz w:val="24"/>
          <w:szCs w:val="24"/>
        </w:rPr>
        <w:t xml:space="preserve"> Obviously, the smaller IGD means the better convergence and diversity of the optimized (or iterative) solutions. During the iteration process of </w:t>
      </w:r>
      <w:r w:rsidRPr="00307C18">
        <w:rPr>
          <w:rFonts w:ascii="Times New Roman" w:hAnsi="Times New Roman" w:cs="Times New Roman"/>
          <w:sz w:val="24"/>
          <w:szCs w:val="24"/>
        </w:rPr>
        <w:t>GPR-KG</w:t>
      </w:r>
      <w:r w:rsidRPr="00307C18">
        <w:rPr>
          <w:rFonts w:ascii="Times New Roman" w:hAnsi="Times New Roman"/>
          <w:iCs/>
          <w:sz w:val="24"/>
          <w:szCs w:val="24"/>
        </w:rPr>
        <w:t xml:space="preserve">, we obtain the iterative non-dominated solutions by the </w:t>
      </w:r>
      <w:r w:rsidRPr="00307C18">
        <w:rPr>
          <w:rFonts w:ascii="Times New Roman" w:hAnsi="Times New Roman" w:cs="Times New Roman"/>
          <w:sz w:val="24"/>
          <w:szCs w:val="28"/>
        </w:rPr>
        <w:t xml:space="preserve">posterior parametric belief models and their posterior variance estimates </w:t>
      </w:r>
      <w:r w:rsidRPr="00307C18">
        <w:rPr>
          <w:rFonts w:ascii="Times New Roman" w:hAnsi="Times New Roman"/>
          <w:iCs/>
          <w:sz w:val="24"/>
          <w:szCs w:val="24"/>
        </w:rPr>
        <w:t xml:space="preserve">at each iteration and then compute the corresponding IGD value. Moreover, to mitigate the impact of randomness, we carry out 10 independent runs of </w:t>
      </w:r>
      <w:r w:rsidRPr="00307C18">
        <w:rPr>
          <w:rFonts w:ascii="Times New Roman" w:hAnsi="Times New Roman" w:cs="Times New Roman"/>
          <w:sz w:val="24"/>
          <w:szCs w:val="24"/>
        </w:rPr>
        <w:t xml:space="preserve">GPR-KG for </w:t>
      </w:r>
      <w:r w:rsidRPr="00307C18">
        <w:rPr>
          <w:rFonts w:ascii="Times New Roman" w:hAnsi="Times New Roman" w:cs="Times New Roman"/>
          <w:sz w:val="24"/>
          <w:szCs w:val="28"/>
        </w:rPr>
        <w:t xml:space="preserve">RZDT1, RZDT2 and RZDT5, respectively, so as to calculate the </w:t>
      </w:r>
      <w:r w:rsidRPr="00307C18">
        <w:rPr>
          <w:rFonts w:ascii="Times New Roman" w:hAnsi="Times New Roman"/>
          <w:iCs/>
          <w:sz w:val="24"/>
          <w:szCs w:val="24"/>
        </w:rPr>
        <w:t xml:space="preserve">corresponding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rage IGD values.</w:t>
      </w:r>
    </w:p>
    <w:p w14:paraId="0632F2E0" w14:textId="77777777" w:rsidR="000D3254" w:rsidRPr="00307C18" w:rsidRDefault="000D3254" w:rsidP="000D3254">
      <w:pPr>
        <w:adjustRightInd w:val="0"/>
        <w:snapToGrid w:val="0"/>
        <w:rPr>
          <w:rFonts w:ascii="Times New Roman" w:hAnsi="Times New Roman"/>
          <w:iCs/>
          <w:sz w:val="24"/>
          <w:szCs w:val="24"/>
        </w:rPr>
      </w:pPr>
    </w:p>
    <w:p w14:paraId="6B9C2F26" w14:textId="441C3793"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Numerical results in </w:t>
      </w:r>
      <w:r w:rsidRPr="00307C18">
        <w:rPr>
          <w:rFonts w:ascii="Times New Roman" w:hAnsi="Times New Roman" w:cs="Times New Roman" w:hint="eastAsia"/>
          <w:bCs/>
          <w:sz w:val="24"/>
          <w:szCs w:val="24"/>
          <w:shd w:val="clear" w:color="auto" w:fill="FFFFFF"/>
        </w:rPr>
        <w:t>Fig</w:t>
      </w:r>
      <w:r w:rsidRPr="00307C18">
        <w:rPr>
          <w:rFonts w:ascii="Times New Roman" w:hAnsi="Times New Roman" w:cs="Times New Roman"/>
          <w:bCs/>
          <w:sz w:val="24"/>
          <w:szCs w:val="24"/>
          <w:shd w:val="clear" w:color="auto" w:fill="FFFFFF"/>
        </w:rPr>
        <w:t xml:space="preserve">. 2 show that the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 xml:space="preserve">rage IGD values decrease rapidly in the early few iterations, then the decline decelerates and finally </w:t>
      </w:r>
      <w:r w:rsidRPr="00307C18">
        <w:rPr>
          <w:rFonts w:ascii="Times New Roman" w:hAnsi="Times New Roman" w:cs="Times New Roman"/>
          <w:sz w:val="24"/>
          <w:szCs w:val="24"/>
        </w:rPr>
        <w:t xml:space="preserve">reaches a very small level. This indicates the good convergence performance of the GPR-KG. Meanwhile, results in Table 1 </w:t>
      </w:r>
      <w:r w:rsidR="001921B8" w:rsidRPr="00307C18">
        <w:rPr>
          <w:rFonts w:ascii="Times New Roman" w:hAnsi="Times New Roman" w:cs="Times New Roman"/>
          <w:sz w:val="24"/>
          <w:szCs w:val="24"/>
        </w:rPr>
        <w:t>indicate</w:t>
      </w:r>
      <w:r w:rsidRPr="00307C18">
        <w:rPr>
          <w:rFonts w:ascii="Times New Roman" w:hAnsi="Times New Roman" w:cs="Times New Roman"/>
          <w:sz w:val="24"/>
          <w:szCs w:val="24"/>
        </w:rPr>
        <w:t xml:space="preserve"> that the learned Pareto optimal solutions by GPR-KG at the cost of 111 function evaluations cover most or almost all theoretical Pareto optimal solutions, and their final IGD values are 0.055, 0.022 and 0.005 for RZDT1, RZDT2 and RZDT5, respectively. These results further validate the good convergence,</w:t>
      </w:r>
      <w:r w:rsidRPr="00307C18">
        <w:rPr>
          <w:rFonts w:ascii="Times New Roman" w:hAnsi="Times New Roman"/>
          <w:iCs/>
          <w:sz w:val="24"/>
          <w:szCs w:val="24"/>
        </w:rPr>
        <w:t xml:space="preserve"> diversity</w:t>
      </w:r>
      <w:r w:rsidRPr="00307C18">
        <w:rPr>
          <w:rFonts w:ascii="Times New Roman" w:hAnsi="Times New Roman" w:cs="Times New Roman"/>
          <w:sz w:val="24"/>
          <w:szCs w:val="24"/>
        </w:rPr>
        <w:t xml:space="preserve"> and efficiency of GPR-KG in dealing with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with probabilistic constraints.</w:t>
      </w:r>
    </w:p>
    <w:p w14:paraId="61C9B259" w14:textId="77777777" w:rsidR="000D3254" w:rsidRPr="00307C18" w:rsidRDefault="000D3254" w:rsidP="000D3254">
      <w:pPr>
        <w:tabs>
          <w:tab w:val="center" w:pos="4873"/>
          <w:tab w:val="right" w:pos="9746"/>
        </w:tabs>
        <w:adjustRightInd w:val="0"/>
        <w:snapToGrid w:val="0"/>
        <w:jc w:val="center"/>
      </w:pPr>
      <w:r w:rsidRPr="00307C18">
        <w:rPr>
          <w:noProof/>
        </w:rPr>
        <w:drawing>
          <wp:inline distT="0" distB="0" distL="0" distR="0" wp14:anchorId="0450E493" wp14:editId="27CC6542">
            <wp:extent cx="1984248" cy="2889504"/>
            <wp:effectExtent l="0" t="0" r="0" b="6350"/>
            <wp:docPr id="46"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4248" cy="2889504"/>
                    </a:xfrm>
                    <a:prstGeom prst="rect">
                      <a:avLst/>
                    </a:prstGeom>
                    <a:noFill/>
                    <a:ln>
                      <a:noFill/>
                    </a:ln>
                  </pic:spPr>
                </pic:pic>
              </a:graphicData>
            </a:graphic>
          </wp:inline>
        </w:drawing>
      </w:r>
      <w:r w:rsidRPr="00307C18">
        <w:t xml:space="preserve"> </w:t>
      </w:r>
      <w:r w:rsidRPr="00307C18">
        <w:rPr>
          <w:noProof/>
        </w:rPr>
        <w:drawing>
          <wp:inline distT="0" distB="0" distL="0" distR="0" wp14:anchorId="577B512F" wp14:editId="08C784B5">
            <wp:extent cx="1865376" cy="2889504"/>
            <wp:effectExtent l="0" t="0" r="1905" b="6350"/>
            <wp:docPr id="47"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65376" cy="2889504"/>
                    </a:xfrm>
                    <a:prstGeom prst="rect">
                      <a:avLst/>
                    </a:prstGeom>
                    <a:noFill/>
                    <a:ln>
                      <a:noFill/>
                    </a:ln>
                  </pic:spPr>
                </pic:pic>
              </a:graphicData>
            </a:graphic>
          </wp:inline>
        </w:drawing>
      </w:r>
      <w:r w:rsidRPr="00307C18">
        <w:t xml:space="preserve"> </w:t>
      </w:r>
      <w:r w:rsidRPr="00307C18">
        <w:rPr>
          <w:noProof/>
        </w:rPr>
        <w:drawing>
          <wp:inline distT="0" distB="0" distL="0" distR="0" wp14:anchorId="0FDE444D" wp14:editId="15E67FD6">
            <wp:extent cx="2011680" cy="2889504"/>
            <wp:effectExtent l="0" t="0" r="7620" b="6350"/>
            <wp:docPr id="48"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1680" cy="2889504"/>
                    </a:xfrm>
                    <a:prstGeom prst="rect">
                      <a:avLst/>
                    </a:prstGeom>
                    <a:noFill/>
                    <a:ln>
                      <a:noFill/>
                    </a:ln>
                  </pic:spPr>
                </pic:pic>
              </a:graphicData>
            </a:graphic>
          </wp:inline>
        </w:drawing>
      </w:r>
    </w:p>
    <w:p w14:paraId="11CBEFC1" w14:textId="77777777" w:rsidR="000D3254" w:rsidRPr="00307C18" w:rsidRDefault="000D3254" w:rsidP="000D3254">
      <w:pPr>
        <w:adjustRightInd w:val="0"/>
        <w:snapToGrid w:val="0"/>
        <w:ind w:firstLineChars="700" w:firstLine="1680"/>
        <w:rPr>
          <w:rFonts w:ascii="Times New Roman" w:hAnsi="Times New Roman" w:cs="Times New Roman"/>
          <w:sz w:val="24"/>
          <w:szCs w:val="28"/>
        </w:rPr>
      </w:pPr>
      <w:r w:rsidRPr="00307C18">
        <w:rPr>
          <w:rFonts w:ascii="Times New Roman" w:hAnsi="Times New Roman" w:cs="Times New Roman"/>
          <w:sz w:val="24"/>
          <w:szCs w:val="28"/>
        </w:rPr>
        <w:t xml:space="preserve">(a)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b)                        (c)</w:t>
      </w:r>
    </w:p>
    <w:p w14:paraId="57B97669" w14:textId="53B43A15"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 xml:space="preserve">ig. 2 Average IGD </w:t>
      </w:r>
      <w:r w:rsidRPr="00307C18">
        <w:rPr>
          <w:rFonts w:ascii="Times New Roman" w:hAnsi="Times New Roman"/>
          <w:sz w:val="24"/>
          <w:szCs w:val="24"/>
        </w:rPr>
        <w:t xml:space="preserve">over 10 independent runs of </w:t>
      </w:r>
      <w:r w:rsidRPr="00307C18">
        <w:rPr>
          <w:rFonts w:ascii="Times New Roman" w:hAnsi="Times New Roman" w:cs="Times New Roman"/>
          <w:sz w:val="24"/>
          <w:szCs w:val="24"/>
        </w:rPr>
        <w:t>GPR-KG</w:t>
      </w:r>
      <w:r w:rsidRPr="00307C18">
        <w:rPr>
          <w:rFonts w:ascii="Times New Roman" w:hAnsi="Times New Roman"/>
          <w:sz w:val="24"/>
          <w:szCs w:val="24"/>
        </w:rPr>
        <w:t xml:space="preserve"> </w:t>
      </w:r>
      <w:r w:rsidRPr="00307C18">
        <w:rPr>
          <w:rFonts w:ascii="Times New Roman" w:hAnsi="Times New Roman" w:cs="Times New Roman"/>
          <w:sz w:val="24"/>
          <w:szCs w:val="28"/>
        </w:rPr>
        <w:t>for (a) RZDT1, (b) RZDT2 and (c) RZDT5.</w:t>
      </w:r>
    </w:p>
    <w:p w14:paraId="484893C6" w14:textId="77777777" w:rsidR="0050211A" w:rsidRPr="00307C18" w:rsidRDefault="0050211A" w:rsidP="000D3254">
      <w:pPr>
        <w:adjustRightInd w:val="0"/>
        <w:snapToGrid w:val="0"/>
        <w:jc w:val="center"/>
        <w:rPr>
          <w:rFonts w:ascii="Times New Roman" w:hAnsi="Times New Roman" w:cs="Times New Roman"/>
          <w:sz w:val="24"/>
          <w:szCs w:val="28"/>
        </w:rPr>
      </w:pPr>
    </w:p>
    <w:p w14:paraId="09B918DC" w14:textId="1315D993" w:rsidR="000D3254" w:rsidRPr="00307C18" w:rsidRDefault="000D3254" w:rsidP="000D3254">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Table</w:t>
      </w:r>
      <w:r w:rsidRPr="00307C18">
        <w:rPr>
          <w:rFonts w:ascii="Times New Roman" w:hAnsi="Times New Roman" w:cs="Times New Roman"/>
          <w:sz w:val="24"/>
          <w:szCs w:val="28"/>
        </w:rPr>
        <w:t xml:space="preserve"> 1 Detailed average results over 10 independent runs of</w:t>
      </w:r>
      <w:r w:rsidRPr="00307C18">
        <w:rPr>
          <w:rFonts w:ascii="Times New Roman" w:hAnsi="Times New Roman" w:cs="Times New Roman"/>
          <w:sz w:val="24"/>
          <w:szCs w:val="24"/>
        </w:rPr>
        <w:t xml:space="preserve"> GPR-KG.</w:t>
      </w:r>
    </w:p>
    <w:tbl>
      <w:tblPr>
        <w:tblStyle w:val="TableGrid"/>
        <w:tblW w:w="851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7"/>
        <w:gridCol w:w="949"/>
        <w:gridCol w:w="1161"/>
        <w:gridCol w:w="1593"/>
        <w:gridCol w:w="1193"/>
        <w:gridCol w:w="2106"/>
      </w:tblGrid>
      <w:tr w:rsidR="00307C18" w:rsidRPr="00307C18" w14:paraId="71D36FCF" w14:textId="77777777" w:rsidTr="00002844">
        <w:trPr>
          <w:trHeight w:hRule="exact" w:val="397"/>
          <w:jc w:val="center"/>
        </w:trPr>
        <w:tc>
          <w:tcPr>
            <w:tcW w:w="1517" w:type="dxa"/>
            <w:tcBorders>
              <w:top w:val="single" w:sz="8" w:space="0" w:color="auto"/>
              <w:bottom w:val="single" w:sz="8" w:space="0" w:color="auto"/>
            </w:tcBorders>
            <w:vAlign w:val="center"/>
          </w:tcPr>
          <w:p w14:paraId="1CFB6AE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w:t>
            </w:r>
            <w:r w:rsidRPr="00307C18">
              <w:rPr>
                <w:rFonts w:ascii="Times New Roman" w:hAnsi="Times New Roman" w:cs="Times New Roman"/>
                <w:sz w:val="24"/>
                <w:szCs w:val="28"/>
              </w:rPr>
              <w:t>est problem</w:t>
            </w:r>
          </w:p>
        </w:tc>
        <w:tc>
          <w:tcPr>
            <w:tcW w:w="949" w:type="dxa"/>
            <w:tcBorders>
              <w:top w:val="single" w:sz="8" w:space="0" w:color="auto"/>
              <w:bottom w:val="single" w:sz="8" w:space="0" w:color="auto"/>
            </w:tcBorders>
            <w:vAlign w:val="center"/>
          </w:tcPr>
          <w:p w14:paraId="7440904B" w14:textId="7C8B38F0"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FEs.</w:t>
            </w:r>
          </w:p>
        </w:tc>
        <w:tc>
          <w:tcPr>
            <w:tcW w:w="1161" w:type="dxa"/>
            <w:tcBorders>
              <w:top w:val="single" w:sz="8" w:space="0" w:color="auto"/>
              <w:bottom w:val="single" w:sz="8" w:space="0" w:color="auto"/>
            </w:tcBorders>
            <w:vAlign w:val="center"/>
          </w:tcPr>
          <w:p w14:paraId="6BEC7F2C" w14:textId="6CF3FE3E"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TPOS.</w:t>
            </w:r>
          </w:p>
        </w:tc>
        <w:tc>
          <w:tcPr>
            <w:tcW w:w="1593" w:type="dxa"/>
            <w:tcBorders>
              <w:top w:val="single" w:sz="8" w:space="0" w:color="auto"/>
              <w:bottom w:val="single" w:sz="8" w:space="0" w:color="auto"/>
            </w:tcBorders>
          </w:tcPr>
          <w:p w14:paraId="6AD7AF32" w14:textId="606EA44F"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Avg. # LPOS.</w:t>
            </w:r>
          </w:p>
        </w:tc>
        <w:tc>
          <w:tcPr>
            <w:tcW w:w="1193" w:type="dxa"/>
            <w:tcBorders>
              <w:top w:val="single" w:sz="8" w:space="0" w:color="auto"/>
              <w:bottom w:val="single" w:sz="8" w:space="0" w:color="auto"/>
            </w:tcBorders>
            <w:vAlign w:val="center"/>
          </w:tcPr>
          <w:p w14:paraId="2B39A701" w14:textId="6BA3D1DA" w:rsidR="00454A56" w:rsidRPr="00307C18" w:rsidRDefault="00454A56" w:rsidP="0000284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I</w:t>
            </w:r>
            <w:r w:rsidRPr="00307C18">
              <w:rPr>
                <w:rFonts w:ascii="Times New Roman" w:hAnsi="Times New Roman" w:cs="Times New Roman"/>
                <w:sz w:val="24"/>
                <w:szCs w:val="28"/>
              </w:rPr>
              <w:t>GD</w:t>
            </w:r>
          </w:p>
        </w:tc>
        <w:tc>
          <w:tcPr>
            <w:tcW w:w="2106" w:type="dxa"/>
            <w:tcBorders>
              <w:top w:val="single" w:sz="8" w:space="0" w:color="auto"/>
              <w:bottom w:val="single" w:sz="8" w:space="0" w:color="auto"/>
            </w:tcBorders>
            <w:vAlign w:val="center"/>
          </w:tcPr>
          <w:p w14:paraId="5DC88CEE" w14:textId="4CE6FB2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C</w:t>
            </w:r>
            <w:r w:rsidRPr="00307C18">
              <w:rPr>
                <w:rFonts w:ascii="Times New Roman" w:hAnsi="Times New Roman" w:cs="Times New Roman"/>
                <w:sz w:val="24"/>
                <w:szCs w:val="28"/>
              </w:rPr>
              <w:t>omp. time</w:t>
            </w:r>
          </w:p>
        </w:tc>
      </w:tr>
      <w:tr w:rsidR="00307C18" w:rsidRPr="00307C18" w14:paraId="5932DD27" w14:textId="77777777" w:rsidTr="00002844">
        <w:trPr>
          <w:trHeight w:hRule="exact" w:val="397"/>
          <w:jc w:val="center"/>
        </w:trPr>
        <w:tc>
          <w:tcPr>
            <w:tcW w:w="1517" w:type="dxa"/>
            <w:tcBorders>
              <w:top w:val="single" w:sz="8" w:space="0" w:color="auto"/>
            </w:tcBorders>
            <w:vAlign w:val="center"/>
          </w:tcPr>
          <w:p w14:paraId="577540D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RZDT1</w:t>
            </w:r>
          </w:p>
        </w:tc>
        <w:tc>
          <w:tcPr>
            <w:tcW w:w="949" w:type="dxa"/>
            <w:tcBorders>
              <w:top w:val="single" w:sz="8" w:space="0" w:color="auto"/>
            </w:tcBorders>
            <w:vAlign w:val="center"/>
          </w:tcPr>
          <w:p w14:paraId="4846A1C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top w:val="single" w:sz="8" w:space="0" w:color="auto"/>
            </w:tcBorders>
            <w:vAlign w:val="center"/>
          </w:tcPr>
          <w:p w14:paraId="58B8FEF2"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Borders>
              <w:top w:val="single" w:sz="8" w:space="0" w:color="auto"/>
            </w:tcBorders>
          </w:tcPr>
          <w:p w14:paraId="4C1977D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18.5</w:t>
            </w:r>
          </w:p>
        </w:tc>
        <w:tc>
          <w:tcPr>
            <w:tcW w:w="1193" w:type="dxa"/>
            <w:tcBorders>
              <w:top w:val="single" w:sz="8" w:space="0" w:color="auto"/>
            </w:tcBorders>
            <w:vAlign w:val="center"/>
          </w:tcPr>
          <w:p w14:paraId="781F371B"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.055</w:t>
            </w:r>
          </w:p>
        </w:tc>
        <w:tc>
          <w:tcPr>
            <w:tcW w:w="2106" w:type="dxa"/>
            <w:tcBorders>
              <w:top w:val="single" w:sz="8" w:space="0" w:color="auto"/>
            </w:tcBorders>
            <w:vAlign w:val="center"/>
          </w:tcPr>
          <w:p w14:paraId="6091ECB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19992E46" w14:textId="77777777" w:rsidTr="00002844">
        <w:trPr>
          <w:trHeight w:hRule="exact" w:val="397"/>
          <w:jc w:val="center"/>
        </w:trPr>
        <w:tc>
          <w:tcPr>
            <w:tcW w:w="1517" w:type="dxa"/>
            <w:vAlign w:val="center"/>
          </w:tcPr>
          <w:p w14:paraId="0F5B159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RZDT2</w:t>
            </w:r>
          </w:p>
        </w:tc>
        <w:tc>
          <w:tcPr>
            <w:tcW w:w="949" w:type="dxa"/>
            <w:vAlign w:val="center"/>
          </w:tcPr>
          <w:p w14:paraId="3458BF7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vAlign w:val="center"/>
          </w:tcPr>
          <w:p w14:paraId="4BB6F2A1"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Pr>
          <w:p w14:paraId="4486EA9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16.3</w:t>
            </w:r>
          </w:p>
        </w:tc>
        <w:tc>
          <w:tcPr>
            <w:tcW w:w="1193" w:type="dxa"/>
            <w:vAlign w:val="center"/>
          </w:tcPr>
          <w:p w14:paraId="681695A4"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.103</w:t>
            </w:r>
          </w:p>
        </w:tc>
        <w:tc>
          <w:tcPr>
            <w:tcW w:w="2106" w:type="dxa"/>
            <w:vAlign w:val="center"/>
          </w:tcPr>
          <w:p w14:paraId="4577A24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766E10E7" w14:textId="77777777" w:rsidTr="00002844">
        <w:trPr>
          <w:trHeight w:hRule="exact" w:val="397"/>
          <w:jc w:val="center"/>
        </w:trPr>
        <w:tc>
          <w:tcPr>
            <w:tcW w:w="1517" w:type="dxa"/>
            <w:tcBorders>
              <w:bottom w:val="single" w:sz="8" w:space="0" w:color="auto"/>
            </w:tcBorders>
            <w:vAlign w:val="center"/>
          </w:tcPr>
          <w:p w14:paraId="2490FAEA"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RZDT5</w:t>
            </w:r>
          </w:p>
        </w:tc>
        <w:tc>
          <w:tcPr>
            <w:tcW w:w="949" w:type="dxa"/>
            <w:tcBorders>
              <w:bottom w:val="single" w:sz="8" w:space="0" w:color="auto"/>
            </w:tcBorders>
            <w:vAlign w:val="center"/>
          </w:tcPr>
          <w:p w14:paraId="68F6A16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bottom w:val="single" w:sz="8" w:space="0" w:color="auto"/>
            </w:tcBorders>
            <w:vAlign w:val="center"/>
          </w:tcPr>
          <w:p w14:paraId="589B91D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2</w:t>
            </w:r>
          </w:p>
        </w:tc>
        <w:tc>
          <w:tcPr>
            <w:tcW w:w="1593" w:type="dxa"/>
            <w:tcBorders>
              <w:bottom w:val="single" w:sz="8" w:space="0" w:color="auto"/>
            </w:tcBorders>
          </w:tcPr>
          <w:p w14:paraId="6336A44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1.1</w:t>
            </w:r>
          </w:p>
        </w:tc>
        <w:tc>
          <w:tcPr>
            <w:tcW w:w="1193" w:type="dxa"/>
            <w:tcBorders>
              <w:bottom w:val="single" w:sz="8" w:space="0" w:color="auto"/>
            </w:tcBorders>
            <w:vAlign w:val="center"/>
          </w:tcPr>
          <w:p w14:paraId="7D6BE1C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0.005</w:t>
            </w:r>
          </w:p>
        </w:tc>
        <w:tc>
          <w:tcPr>
            <w:tcW w:w="2106" w:type="dxa"/>
            <w:tcBorders>
              <w:bottom w:val="single" w:sz="8" w:space="0" w:color="auto"/>
            </w:tcBorders>
            <w:vAlign w:val="center"/>
          </w:tcPr>
          <w:p w14:paraId="2EC27E2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bl>
    <w:p w14:paraId="778B6859" w14:textId="0A41EF09" w:rsidR="000D3254" w:rsidRPr="00307C18" w:rsidRDefault="000D3254" w:rsidP="000D3254">
      <w:pPr>
        <w:adjustRightInd w:val="0"/>
        <w:snapToGrid w:val="0"/>
        <w:rPr>
          <w:rFonts w:ascii="Times New Roman" w:hAnsi="Times New Roman" w:cs="Times New Roman"/>
          <w:i/>
          <w:iCs/>
          <w:sz w:val="24"/>
          <w:szCs w:val="28"/>
        </w:rPr>
      </w:pPr>
      <w:r w:rsidRPr="00307C18">
        <w:rPr>
          <w:rFonts w:ascii="Times New Roman" w:hAnsi="Times New Roman" w:cs="Times New Roman" w:hint="eastAsia"/>
          <w:b/>
          <w:bCs/>
          <w:i/>
          <w:iCs/>
          <w:sz w:val="24"/>
          <w:szCs w:val="28"/>
        </w:rPr>
        <w:t>N</w:t>
      </w:r>
      <w:r w:rsidRPr="00307C18">
        <w:rPr>
          <w:rFonts w:ascii="Times New Roman" w:hAnsi="Times New Roman" w:cs="Times New Roman"/>
          <w:b/>
          <w:bCs/>
          <w:i/>
          <w:iCs/>
          <w:sz w:val="24"/>
          <w:szCs w:val="28"/>
        </w:rPr>
        <w:t>ote:</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FEs. denotes the number of function evaluations for each run of </w:t>
      </w:r>
      <w:r w:rsidRPr="00307C18">
        <w:rPr>
          <w:rFonts w:ascii="Times New Roman" w:hAnsi="Times New Roman" w:cs="Times New Roman"/>
          <w:i/>
          <w:iCs/>
          <w:sz w:val="24"/>
          <w:szCs w:val="24"/>
        </w:rPr>
        <w:t>GPR-KG</w:t>
      </w:r>
      <w:r w:rsidRPr="00307C18">
        <w:rPr>
          <w:rFonts w:ascii="Times New Roman" w:hAnsi="Times New Roman" w:cs="Times New Roman"/>
          <w:i/>
          <w:iCs/>
          <w:sz w:val="24"/>
          <w:szCs w:val="28"/>
        </w:rPr>
        <w:t xml:space="preserve">, and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TPOS.</w:t>
      </w:r>
      <w:r w:rsidRPr="00307C18">
        <w:rPr>
          <w:rFonts w:ascii="Times New Roman" w:hAnsi="Times New Roman" w:cs="Times New Roman"/>
          <w:sz w:val="24"/>
          <w:szCs w:val="28"/>
        </w:rPr>
        <w:t xml:space="preserve"> is </w:t>
      </w:r>
      <w:r w:rsidRPr="00307C18">
        <w:rPr>
          <w:rFonts w:ascii="Times New Roman" w:hAnsi="Times New Roman" w:cs="Times New Roman"/>
          <w:i/>
          <w:iCs/>
          <w:sz w:val="24"/>
          <w:szCs w:val="28"/>
        </w:rPr>
        <w:t>the number of theoretical Pareto optimal solutions. A</w:t>
      </w:r>
      <w:r w:rsidR="00744A8A" w:rsidRPr="00307C18">
        <w:rPr>
          <w:rFonts w:ascii="Times New Roman" w:hAnsi="Times New Roman" w:cs="Times New Roman" w:hint="eastAsia"/>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LPOS.,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IGD and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Pr="00307C18">
        <w:rPr>
          <w:rFonts w:ascii="Times New Roman" w:hAnsi="Times New Roman" w:cs="Times New Roman" w:hint="eastAsia"/>
          <w:i/>
          <w:iCs/>
          <w:sz w:val="24"/>
          <w:szCs w:val="28"/>
        </w:rPr>
        <w:t>C</w:t>
      </w:r>
      <w:r w:rsidRPr="00307C18">
        <w:rPr>
          <w:rFonts w:ascii="Times New Roman" w:hAnsi="Times New Roman" w:cs="Times New Roman"/>
          <w:i/>
          <w:iCs/>
          <w:sz w:val="24"/>
          <w:szCs w:val="28"/>
        </w:rPr>
        <w:t>omp. time represent the average number of learned Pareto optimal solutions, the average IGD value and the average running time over 10 independent runs of</w:t>
      </w:r>
      <w:r w:rsidRPr="00307C18">
        <w:rPr>
          <w:rFonts w:ascii="Times New Roman" w:hAnsi="Times New Roman" w:cs="Times New Roman"/>
          <w:i/>
          <w:iCs/>
          <w:sz w:val="24"/>
          <w:szCs w:val="24"/>
        </w:rPr>
        <w:t xml:space="preserve"> GPR-KG, respectively</w:t>
      </w:r>
      <w:r w:rsidRPr="00307C18">
        <w:rPr>
          <w:rFonts w:ascii="Times New Roman" w:hAnsi="Times New Roman" w:cs="Times New Roman"/>
          <w:i/>
          <w:iCs/>
          <w:sz w:val="24"/>
          <w:szCs w:val="28"/>
        </w:rPr>
        <w:t>.</w:t>
      </w:r>
    </w:p>
    <w:p w14:paraId="3A2F170B" w14:textId="77777777" w:rsidR="000D3254" w:rsidRPr="00307C18" w:rsidRDefault="000D3254" w:rsidP="000D3254">
      <w:pPr>
        <w:adjustRightInd w:val="0"/>
        <w:snapToGrid w:val="0"/>
        <w:rPr>
          <w:rFonts w:ascii="Times New Roman" w:hAnsi="Times New Roman" w:cs="Times New Roman"/>
          <w:sz w:val="24"/>
          <w:szCs w:val="28"/>
        </w:rPr>
      </w:pPr>
    </w:p>
    <w:p w14:paraId="3B93CC73" w14:textId="4AD485CE"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Moreover, we also use the iterative non-dominated solutions as the testing set to evaluate the estimation (prediction) errors of the current posterior parametric belief models with respect to </w:t>
      </w:r>
      <w:r w:rsidR="00A46593" w:rsidRPr="00307C18">
        <w:rPr>
          <w:rFonts w:ascii="Times New Roman" w:hAnsi="Times New Roman" w:cs="Times New Roman"/>
          <w:sz w:val="24"/>
          <w:szCs w:val="28"/>
        </w:rPr>
        <w:t>bi-objectives</w:t>
      </w:r>
      <w:r w:rsidRPr="00307C18">
        <w:rPr>
          <w:rFonts w:ascii="Times New Roman" w:hAnsi="Times New Roman" w:cs="Times New Roman"/>
          <w:sz w:val="24"/>
          <w:szCs w:val="28"/>
        </w:rPr>
        <w:t xml:space="preserve"> and probabilistic constraint during the iteration process. These errors are measured by Root Mean Square Errors (RMSEs) based on the estimated (predicted) and real (nominal)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and constraint function values. Fig. 3 apparently shows that average RMSEs are relatively high in the early few iterations, and then decrease rapidly to reach a </w:t>
      </w:r>
      <w:r w:rsidRPr="00307C18">
        <w:rPr>
          <w:rFonts w:ascii="Times New Roman" w:hAnsi="Times New Roman" w:cs="Times New Roman"/>
          <w:sz w:val="24"/>
          <w:szCs w:val="24"/>
        </w:rPr>
        <w:t>small and stable level</w:t>
      </w:r>
      <w:r w:rsidRPr="00307C18">
        <w:rPr>
          <w:rFonts w:ascii="Times New Roman" w:hAnsi="Times New Roman" w:cs="Times New Roman"/>
          <w:sz w:val="24"/>
          <w:szCs w:val="28"/>
        </w:rPr>
        <w:t xml:space="preserve">. This implies the </w:t>
      </w:r>
      <w:r w:rsidRPr="00307C18">
        <w:rPr>
          <w:rFonts w:ascii="Times New Roman" w:hAnsi="Times New Roman" w:cs="Times New Roman"/>
          <w:sz w:val="24"/>
          <w:szCs w:val="24"/>
        </w:rPr>
        <w:t>accura</w:t>
      </w:r>
      <w:r w:rsidR="00C67B06" w:rsidRPr="00307C18">
        <w:rPr>
          <w:rFonts w:ascii="Times New Roman" w:hAnsi="Times New Roman" w:cs="Times New Roman"/>
          <w:sz w:val="24"/>
          <w:szCs w:val="24"/>
        </w:rPr>
        <w:t xml:space="preserve">cy of the </w:t>
      </w:r>
      <w:r w:rsidRPr="00307C18">
        <w:rPr>
          <w:rFonts w:ascii="Times New Roman" w:hAnsi="Times New Roman"/>
          <w:sz w:val="24"/>
          <w:szCs w:val="24"/>
        </w:rPr>
        <w:t xml:space="preserve">posterior </w:t>
      </w:r>
      <w:r w:rsidRPr="00307C18">
        <w:rPr>
          <w:rFonts w:ascii="Times New Roman" w:hAnsi="Times New Roman" w:cs="Times New Roman"/>
          <w:sz w:val="24"/>
          <w:szCs w:val="24"/>
        </w:rPr>
        <w:t>parametric belief</w:t>
      </w:r>
      <w:r w:rsidR="00C67B06" w:rsidRPr="00307C18">
        <w:rPr>
          <w:rFonts w:ascii="Times New Roman" w:hAnsi="Times New Roman" w:cs="Times New Roman"/>
          <w:sz w:val="24"/>
          <w:szCs w:val="24"/>
        </w:rPr>
        <w:t>s</w:t>
      </w:r>
      <w:r w:rsidRPr="00307C18">
        <w:rPr>
          <w:rFonts w:ascii="Times New Roman" w:hAnsi="Times New Roman" w:cs="Times New Roman"/>
          <w:sz w:val="24"/>
          <w:szCs w:val="24"/>
        </w:rPr>
        <w:t xml:space="preserve"> and </w:t>
      </w:r>
      <w:r w:rsidRPr="00307C18">
        <w:rPr>
          <w:rFonts w:ascii="Times New Roman" w:hAnsi="Times New Roman"/>
          <w:sz w:val="24"/>
          <w:szCs w:val="24"/>
        </w:rPr>
        <w:t>variance estimates</w:t>
      </w:r>
      <w:r w:rsidRPr="00307C18">
        <w:rPr>
          <w:rFonts w:ascii="Times New Roman" w:hAnsi="Times New Roman" w:cs="Times New Roman"/>
          <w:sz w:val="24"/>
          <w:szCs w:val="24"/>
        </w:rPr>
        <w:t xml:space="preserve"> </w:t>
      </w:r>
      <w:r w:rsidR="00C67B06" w:rsidRPr="00307C18">
        <w:rPr>
          <w:rFonts w:ascii="Times New Roman" w:hAnsi="Times New Roman" w:cs="Times New Roman"/>
          <w:sz w:val="24"/>
          <w:szCs w:val="24"/>
        </w:rPr>
        <w:t xml:space="preserve">improve </w:t>
      </w:r>
      <w:r w:rsidRPr="00307C18">
        <w:rPr>
          <w:rFonts w:ascii="Times New Roman" w:hAnsi="Times New Roman" w:cs="Times New Roman"/>
          <w:sz w:val="24"/>
          <w:szCs w:val="24"/>
        </w:rPr>
        <w:t>as the iteration goes on (i.e., the number of accumulative evaluated samples increases)</w:t>
      </w:r>
      <w:r w:rsidRPr="00307C18">
        <w:rPr>
          <w:rFonts w:ascii="Times New Roman" w:hAnsi="Times New Roman" w:cs="Times New Roman"/>
          <w:sz w:val="24"/>
          <w:szCs w:val="28"/>
        </w:rPr>
        <w:t xml:space="preserve">. Specifically, after 50 iterations, average RMSE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00C67B06" w:rsidRPr="00307C18">
        <w:rPr>
          <w:rFonts w:ascii="Times New Roman" w:hAnsi="Times New Roman" w:cs="Times New Roman"/>
          <w:sz w:val="24"/>
          <w:szCs w:val="24"/>
        </w:rPr>
        <w:t xml:space="preserve">reaches </w:t>
      </w:r>
      <w:r w:rsidRPr="00307C18">
        <w:rPr>
          <w:rFonts w:ascii="Times New Roman" w:hAnsi="Times New Roman" w:cs="Times New Roman"/>
          <w:sz w:val="24"/>
          <w:szCs w:val="24"/>
        </w:rPr>
        <w:t xml:space="preserve">0.021, 0.022 and 0.018 for RZDT1, RZDT2 and RZDT5, respectively;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reaches 0.227, 0.123 and 0.159 for RZDT1, RZDT2 and RZDT5, respectively; and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w:t>
      </w:r>
      <w:r w:rsidR="00C67B06" w:rsidRPr="00307C18">
        <w:rPr>
          <w:rFonts w:ascii="Times New Roman" w:hAnsi="Times New Roman" w:cs="Times New Roman" w:hint="eastAsia"/>
          <w:sz w:val="24"/>
          <w:szCs w:val="28"/>
        </w:rPr>
        <w:t>f</w:t>
      </w:r>
      <w:r w:rsidR="00C67B06" w:rsidRPr="00307C18">
        <w:rPr>
          <w:rFonts w:ascii="Times New Roman" w:hAnsi="Times New Roman" w:cs="Times New Roman"/>
          <w:sz w:val="24"/>
          <w:szCs w:val="28"/>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00C67B06" w:rsidRPr="00307C18">
        <w:rPr>
          <w:rFonts w:ascii="Times New Roman" w:hAnsi="Times New Roman" w:cs="Times New Roman"/>
          <w:sz w:val="24"/>
          <w:szCs w:val="24"/>
        </w:rPr>
        <w:t xml:space="preserve"> re</w:t>
      </w:r>
      <w:r w:rsidRPr="00307C18">
        <w:rPr>
          <w:rFonts w:ascii="Times New Roman" w:hAnsi="Times New Roman" w:cs="Times New Roman"/>
          <w:sz w:val="24"/>
          <w:szCs w:val="24"/>
        </w:rPr>
        <w:t xml:space="preserve">aches 0.009, 0.006 and 0.025 for RZDT1, RZDT2 and RZDT5, respectively. So, the fitted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after </w:t>
      </w:r>
      <w:r w:rsidRPr="00307C18">
        <w:rPr>
          <w:rFonts w:ascii="Times New Roman" w:hAnsi="Times New Roman" w:cs="Times New Roman"/>
          <w:sz w:val="24"/>
          <w:szCs w:val="28"/>
        </w:rPr>
        <w:t xml:space="preserve">50 iterations </w:t>
      </w:r>
      <w:r w:rsidRPr="00307C18">
        <w:rPr>
          <w:rFonts w:ascii="Times New Roman" w:hAnsi="Times New Roman" w:cs="Times New Roman"/>
          <w:sz w:val="24"/>
          <w:szCs w:val="24"/>
        </w:rPr>
        <w:t xml:space="preserve">can </w:t>
      </w:r>
      <w:r w:rsidR="00C67B06" w:rsidRPr="00307C18">
        <w:rPr>
          <w:rFonts w:ascii="Times New Roman" w:hAnsi="Times New Roman" w:cs="Times New Roman"/>
          <w:sz w:val="24"/>
          <w:szCs w:val="24"/>
        </w:rPr>
        <w:t xml:space="preserve">already </w:t>
      </w:r>
      <w:r w:rsidRPr="00307C18">
        <w:rPr>
          <w:rFonts w:ascii="Times New Roman" w:hAnsi="Times New Roman" w:cs="Times New Roman"/>
          <w:sz w:val="24"/>
          <w:szCs w:val="24"/>
        </w:rPr>
        <w:t>well approximate the two objectives and the probabilistic constraint.</w:t>
      </w:r>
    </w:p>
    <w:p w14:paraId="0CB3915B" w14:textId="0E0EBA0F" w:rsidR="005F14AF" w:rsidRPr="00307C18" w:rsidRDefault="005F14AF" w:rsidP="005F14AF">
      <w:pPr>
        <w:adjustRightInd w:val="0"/>
        <w:snapToGrid w:val="0"/>
        <w:jc w:val="center"/>
      </w:pPr>
      <w:r w:rsidRPr="00307C18">
        <w:rPr>
          <w:noProof/>
        </w:rPr>
        <w:drawing>
          <wp:inline distT="0" distB="0" distL="0" distR="0" wp14:anchorId="40938A62" wp14:editId="025D5CAD">
            <wp:extent cx="1920240" cy="2889504"/>
            <wp:effectExtent l="0" t="0" r="3810" b="6350"/>
            <wp:docPr id="24" name="Picture 24" descr="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20240" cy="2889504"/>
                    </a:xfrm>
                    <a:prstGeom prst="rect">
                      <a:avLst/>
                    </a:prstGeom>
                    <a:noFill/>
                    <a:ln>
                      <a:noFill/>
                    </a:ln>
                  </pic:spPr>
                </pic:pic>
              </a:graphicData>
            </a:graphic>
          </wp:inline>
        </w:drawing>
      </w:r>
      <w:r w:rsidRPr="00307C18">
        <w:rPr>
          <w:noProof/>
        </w:rPr>
        <w:drawing>
          <wp:inline distT="0" distB="0" distL="0" distR="0" wp14:anchorId="66047A95" wp14:editId="30A924E6">
            <wp:extent cx="1920240" cy="2889504"/>
            <wp:effectExtent l="0" t="0" r="3810" b="6350"/>
            <wp:docPr id="26" name="Picture 26" descr="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0240" cy="2889504"/>
                    </a:xfrm>
                    <a:prstGeom prst="rect">
                      <a:avLst/>
                    </a:prstGeom>
                    <a:noFill/>
                    <a:ln>
                      <a:noFill/>
                    </a:ln>
                  </pic:spPr>
                </pic:pic>
              </a:graphicData>
            </a:graphic>
          </wp:inline>
        </w:drawing>
      </w:r>
      <w:r w:rsidRPr="00307C18">
        <w:rPr>
          <w:noProof/>
        </w:rPr>
        <w:drawing>
          <wp:inline distT="0" distB="0" distL="0" distR="0" wp14:anchorId="63C6D851" wp14:editId="242AE0A6">
            <wp:extent cx="1920240" cy="2889504"/>
            <wp:effectExtent l="0" t="0" r="3810" b="6350"/>
            <wp:docPr id="25" name="Picture 25"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20240" cy="2889504"/>
                    </a:xfrm>
                    <a:prstGeom prst="rect">
                      <a:avLst/>
                    </a:prstGeom>
                    <a:noFill/>
                    <a:ln>
                      <a:noFill/>
                    </a:ln>
                  </pic:spPr>
                </pic:pic>
              </a:graphicData>
            </a:graphic>
          </wp:inline>
        </w:drawing>
      </w:r>
    </w:p>
    <w:p w14:paraId="0455F1E5" w14:textId="51937B32" w:rsidR="000D3254" w:rsidRPr="00307C18" w:rsidRDefault="005F14AF" w:rsidP="005F14AF">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proofErr w:type="gramStart"/>
      <w:r w:rsidR="000D3254" w:rsidRPr="00307C18">
        <w:rPr>
          <w:rFonts w:ascii="Times New Roman" w:hAnsi="Times New Roman" w:cs="Times New Roman"/>
          <w:sz w:val="24"/>
          <w:szCs w:val="24"/>
        </w:rPr>
        <w:t xml:space="preserve">   (</w:t>
      </w:r>
      <w:proofErr w:type="gramEnd"/>
      <w:r w:rsidR="000D3254" w:rsidRPr="00307C18">
        <w:rPr>
          <w:rFonts w:ascii="Times New Roman" w:hAnsi="Times New Roman" w:cs="Times New Roman"/>
          <w:sz w:val="24"/>
          <w:szCs w:val="24"/>
        </w:rPr>
        <w:t xml:space="preserve">b)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p>
    <w:p w14:paraId="702D8AD9" w14:textId="42FFB280"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3 </w:t>
      </w:r>
      <w:r w:rsidRPr="00307C18">
        <w:rPr>
          <w:rFonts w:ascii="Times New Roman" w:hAnsi="Times New Roman"/>
          <w:sz w:val="24"/>
          <w:szCs w:val="24"/>
        </w:rPr>
        <w:t xml:space="preserve">Average estimation (prediction) errors of the current posterior </w:t>
      </w:r>
      <w:r w:rsidRPr="00307C18">
        <w:rPr>
          <w:rFonts w:ascii="Times New Roman" w:hAnsi="Times New Roman" w:cs="Times New Roman"/>
          <w:sz w:val="24"/>
          <w:szCs w:val="24"/>
        </w:rPr>
        <w:t xml:space="preserve">parametric belief models with respect to (a)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(b)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(c)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over 10 independent runs of the GPR-KG algorithm for solving </w:t>
      </w:r>
      <w:r w:rsidRPr="00307C18">
        <w:rPr>
          <w:rFonts w:ascii="Times New Roman" w:hAnsi="Times New Roman" w:cs="Times New Roman"/>
          <w:sz w:val="24"/>
          <w:szCs w:val="28"/>
        </w:rPr>
        <w:t xml:space="preserve">RZDT1, RZDT2 and RZDT5. </w:t>
      </w:r>
      <w:r w:rsidRPr="00307C18">
        <w:rPr>
          <w:rFonts w:ascii="Times New Roman" w:hAnsi="Times New Roman" w:cs="Times New Roman" w:hint="eastAsia"/>
          <w:i/>
          <w:iCs/>
          <w:sz w:val="24"/>
          <w:szCs w:val="28"/>
        </w:rPr>
        <w:t>No</w:t>
      </w:r>
      <w:r w:rsidRPr="00307C18">
        <w:rPr>
          <w:rFonts w:ascii="Times New Roman" w:hAnsi="Times New Roman" w:cs="Times New Roman"/>
          <w:i/>
          <w:iCs/>
          <w:sz w:val="24"/>
          <w:szCs w:val="28"/>
        </w:rPr>
        <w:t xml:space="preserve">te: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i/>
          <w:sz w:val="24"/>
          <w:szCs w:val="24"/>
        </w:rPr>
        <w:t xml:space="preserve"> de</w:t>
      </w:r>
      <w:r w:rsidRPr="00307C18">
        <w:rPr>
          <w:rFonts w:ascii="Times New Roman" w:hAnsi="Times New Roman" w:cs="Times New Roman"/>
          <w:i/>
          <w:sz w:val="24"/>
          <w:szCs w:val="24"/>
        </w:rPr>
        <w:t xml:space="preserve">note the expectations of two objective values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m:t>
        </m:r>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m:t>
        </m:r>
      </m:oMath>
      <w:r w:rsidRPr="00307C18">
        <w:rPr>
          <w:rFonts w:ascii="Times New Roman" w:hAnsi="Times New Roman" w:cs="Times New Roman"/>
          <w:i/>
          <w:sz w:val="24"/>
          <w:szCs w:val="24"/>
        </w:rPr>
        <w:t xml:space="preserve">), respectively, 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represents the estimation of constraint value under the probability of </w:t>
      </w:r>
      <m:oMath>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color w:val="0070C0"/>
            <w:sz w:val="24"/>
            <w:szCs w:val="24"/>
          </w:rPr>
          <m:t>ϵ</m:t>
        </m:r>
      </m:oMath>
      <w:r w:rsidRPr="00307C18">
        <w:rPr>
          <w:rFonts w:ascii="Times New Roman" w:hAnsi="Times New Roman" w:cs="Times New Roman"/>
          <w:i/>
          <w:sz w:val="24"/>
          <w:szCs w:val="24"/>
        </w:rPr>
        <w:t xml:space="preserve">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ϵ</m:t>
        </m:r>
        <m:r>
          <w:rPr>
            <w:rFonts w:ascii="Cambria Math" w:hAnsi="Times New Roman" w:cs="Times New Roman"/>
            <w:sz w:val="24"/>
            <w:szCs w:val="24"/>
          </w:rPr>
          <m:t>)</m:t>
        </m:r>
        <m:r>
          <w:rPr>
            <w:rFonts w:ascii="Cambria Math" w:hAnsi="Cambria Math" w:cs="Times New Roman"/>
            <w:sz w:val="24"/>
            <w:szCs w:val="24"/>
          </w:rPr>
          <m:t>∙σ</m:t>
        </m:r>
      </m:oMath>
      <w:r w:rsidRPr="00307C18">
        <w:rPr>
          <w:rFonts w:ascii="Times New Roman" w:hAnsi="Times New Roman" w:cs="Times New Roman"/>
          <w:i/>
          <w:sz w:val="24"/>
          <w:szCs w:val="24"/>
        </w:rPr>
        <w:t>), where</w:t>
      </w:r>
      <w:r w:rsidRPr="00307C18">
        <w:rPr>
          <w:rFonts w:ascii="Times New Roman" w:hAnsi="Times New Roman" w:cs="Times New Roman"/>
          <w:i/>
          <w:iCs/>
          <w:sz w:val="24"/>
          <w:szCs w:val="28"/>
        </w:rPr>
        <w:t xml:space="preserve"> </w:t>
      </w:r>
      <m:oMath>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r>
          <m:rPr>
            <m:sty m:val="p"/>
          </m:rPr>
          <w:rPr>
            <w:rFonts w:ascii="Cambria Math" w:hAnsi="Cambria Math" w:cs="Times New Roman"/>
            <w:sz w:val="24"/>
            <w:szCs w:val="24"/>
          </w:rPr>
          <m:t>σ=0.05</m:t>
        </m:r>
      </m:oMath>
      <w:r w:rsidRPr="00307C18">
        <w:rPr>
          <w:rFonts w:ascii="Times New Roman" w:hAnsi="Times New Roman" w:cs="Times New Roman"/>
          <w:sz w:val="24"/>
          <w:szCs w:val="28"/>
        </w:rPr>
        <w:t>.</w:t>
      </w:r>
    </w:p>
    <w:p w14:paraId="1E348A90" w14:textId="77777777" w:rsidR="000D3254" w:rsidRPr="00307C18" w:rsidRDefault="000D3254" w:rsidP="000D3254">
      <w:pPr>
        <w:adjustRightInd w:val="0"/>
        <w:snapToGrid w:val="0"/>
        <w:rPr>
          <w:rFonts w:ascii="Times New Roman" w:hAnsi="Times New Roman"/>
          <w:sz w:val="24"/>
          <w:szCs w:val="24"/>
        </w:rPr>
      </w:pPr>
    </w:p>
    <w:p w14:paraId="08B2095D" w14:textId="5F5F57FF" w:rsidR="000D3254" w:rsidRDefault="000D3254" w:rsidP="000D3254">
      <w:pPr>
        <w:adjustRightInd w:val="0"/>
        <w:snapToGrid w:val="0"/>
        <w:rPr>
          <w:rFonts w:ascii="Times New Roman" w:hAnsi="Times New Roman"/>
          <w:sz w:val="24"/>
          <w:szCs w:val="24"/>
        </w:rPr>
      </w:pPr>
      <w:r w:rsidRPr="00307C18">
        <w:rPr>
          <w:rFonts w:ascii="Times New Roman" w:hAnsi="Times New Roman"/>
          <w:sz w:val="24"/>
          <w:szCs w:val="24"/>
        </w:rPr>
        <w:t xml:space="preserve">In addition, we evaluate </w:t>
      </w:r>
      <w:r w:rsidR="009C137F" w:rsidRPr="00307C18">
        <w:rPr>
          <w:rFonts w:ascii="Times New Roman" w:hAnsi="Times New Roman"/>
          <w:sz w:val="24"/>
          <w:szCs w:val="24"/>
        </w:rPr>
        <w:t xml:space="preserve">by 100 times the stochastic constraint function value (i.e.,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oMath>
      <w:r w:rsidR="009C137F" w:rsidRPr="00307C18">
        <w:rPr>
          <w:rFonts w:ascii="Times New Roman" w:hAnsi="Times New Roman"/>
          <w:sz w:val="24"/>
          <w:szCs w:val="24"/>
        </w:rPr>
        <w:t xml:space="preserve">) of </w:t>
      </w:r>
      <w:r w:rsidRPr="00307C18">
        <w:rPr>
          <w:rFonts w:ascii="Times New Roman" w:hAnsi="Times New Roman"/>
          <w:sz w:val="24"/>
          <w:szCs w:val="24"/>
        </w:rPr>
        <w:t xml:space="preserve">each iterative non-dominated </w:t>
      </w:r>
      <w:proofErr w:type="gramStart"/>
      <w:r w:rsidRPr="00307C18">
        <w:rPr>
          <w:rFonts w:ascii="Times New Roman" w:hAnsi="Times New Roman"/>
          <w:sz w:val="24"/>
          <w:szCs w:val="24"/>
        </w:rPr>
        <w:t>solutions</w:t>
      </w:r>
      <w:proofErr w:type="gramEnd"/>
      <w:r w:rsidR="009C137F" w:rsidRPr="00307C18">
        <w:rPr>
          <w:rFonts w:ascii="Cambria Math" w:hAnsi="Cambria Math"/>
          <w:b/>
          <w:sz w:val="24"/>
          <w:szCs w:val="24"/>
        </w:rPr>
        <w:t xml:space="preserve"> </w:t>
      </w:r>
      <m:oMath>
        <m:r>
          <m:rPr>
            <m:sty m:val="b"/>
          </m:rPr>
          <w:rPr>
            <w:rFonts w:ascii="Cambria Math" w:hAnsi="Cambria Math"/>
            <w:sz w:val="24"/>
            <w:szCs w:val="24"/>
          </w:rPr>
          <m:t>x</m:t>
        </m:r>
      </m:oMath>
      <w:r w:rsidRPr="00307C18">
        <w:rPr>
          <w:rFonts w:ascii="Times New Roman" w:hAnsi="Times New Roman"/>
          <w:sz w:val="24"/>
          <w:szCs w:val="24"/>
        </w:rPr>
        <w:t xml:space="preserve"> </w:t>
      </w:r>
      <w:r w:rsidR="009C137F" w:rsidRPr="00307C18">
        <w:rPr>
          <w:rFonts w:ascii="Times New Roman" w:hAnsi="Times New Roman"/>
          <w:sz w:val="24"/>
          <w:szCs w:val="24"/>
        </w:rPr>
        <w:t>and regard it as infeasible if</w:t>
      </w:r>
      <w:r w:rsidRPr="00307C18">
        <w:rPr>
          <w:rFonts w:ascii="Cambria Math" w:eastAsia="Cambria Math" w:hAnsi="Cambria Math"/>
          <w:i/>
          <w:sz w:val="24"/>
          <w:szCs w:val="24"/>
        </w:rPr>
        <w:t xml:space="preserv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r>
          <m:rPr>
            <m:sty m:val="p"/>
          </m:rPr>
          <w:rPr>
            <w:rFonts w:ascii="Cambria Math" w:eastAsia="Cambria Math" w:hAnsi="Cambria Math"/>
            <w:sz w:val="24"/>
            <w:szCs w:val="24"/>
          </w:rPr>
          <m:t>&gt;0</m:t>
        </m:r>
      </m:oMath>
      <w:r w:rsidRPr="00307C18">
        <w:rPr>
          <w:rFonts w:ascii="Times New Roman" w:hAnsi="Times New Roman"/>
          <w:sz w:val="24"/>
          <w:szCs w:val="24"/>
        </w:rPr>
        <w:t xml:space="preserve"> more than five times. Numerical results in Fig. 4 illustrate that </w:t>
      </w:r>
      <w:r w:rsidRPr="00307C18">
        <w:rPr>
          <w:rFonts w:ascii="Times New Roman" w:hAnsi="Times New Roman" w:cs="Times New Roman"/>
          <w:sz w:val="24"/>
          <w:szCs w:val="24"/>
        </w:rPr>
        <w:t xml:space="preserve">average number of infeasible solutions in the iterative non-dominated solutions </w:t>
      </w:r>
      <w:r w:rsidRPr="00307C18">
        <w:rPr>
          <w:rFonts w:ascii="Times New Roman" w:hAnsi="Times New Roman" w:cs="Times New Roman"/>
          <w:sz w:val="24"/>
          <w:szCs w:val="28"/>
        </w:rPr>
        <w:t xml:space="preserve">is relatively high in the early few iterations, and then decreases rapidly to zero. </w:t>
      </w:r>
      <w:r w:rsidRPr="00307C18">
        <w:rPr>
          <w:rFonts w:ascii="Times New Roman" w:hAnsi="Times New Roman" w:cs="Times New Roman"/>
          <w:sz w:val="24"/>
          <w:szCs w:val="24"/>
        </w:rPr>
        <w:t xml:space="preserve">This validates the good </w:t>
      </w:r>
      <w:r w:rsidR="009C137F" w:rsidRPr="00307C18">
        <w:rPr>
          <w:rFonts w:ascii="Times New Roman" w:hAnsi="Times New Roman" w:cs="Times New Roman"/>
          <w:sz w:val="24"/>
          <w:szCs w:val="24"/>
        </w:rPr>
        <w:t xml:space="preserve">capability </w:t>
      </w:r>
      <w:r w:rsidRPr="00307C18">
        <w:rPr>
          <w:rFonts w:ascii="Times New Roman" w:hAnsi="Times New Roman" w:cs="Times New Roman"/>
          <w:sz w:val="24"/>
          <w:szCs w:val="24"/>
        </w:rPr>
        <w:t xml:space="preserve">of </w:t>
      </w:r>
      <w:r w:rsidRPr="00307C18">
        <w:rPr>
          <w:rFonts w:ascii="Times New Roman" w:hAnsi="Times New Roman"/>
          <w:sz w:val="24"/>
          <w:szCs w:val="24"/>
        </w:rPr>
        <w:t xml:space="preserve">GPR-KG in dealing with the </w:t>
      </w:r>
      <w:r w:rsidRPr="00307C18">
        <w:rPr>
          <w:rFonts w:ascii="Times New Roman" w:hAnsi="Times New Roman" w:hint="eastAsia"/>
          <w:sz w:val="24"/>
          <w:szCs w:val="24"/>
        </w:rPr>
        <w:t>pro</w:t>
      </w:r>
      <w:r w:rsidRPr="00307C18">
        <w:rPr>
          <w:rFonts w:ascii="Times New Roman" w:hAnsi="Times New Roman"/>
          <w:sz w:val="24"/>
          <w:szCs w:val="24"/>
        </w:rPr>
        <w:t>babilistic constraint.</w:t>
      </w:r>
    </w:p>
    <w:p w14:paraId="311DE39E" w14:textId="77777777" w:rsidR="000D3254" w:rsidRPr="00307C18" w:rsidRDefault="000D3254" w:rsidP="000D3254">
      <w:pPr>
        <w:adjustRightInd w:val="0"/>
        <w:snapToGrid w:val="0"/>
        <w:jc w:val="center"/>
        <w:rPr>
          <w:rFonts w:ascii="Times New Roman" w:hAnsi="Times New Roman" w:cs="Times New Roman"/>
          <w:strike/>
          <w:sz w:val="24"/>
          <w:szCs w:val="24"/>
        </w:rPr>
      </w:pPr>
      <w:r w:rsidRPr="00307C18">
        <w:rPr>
          <w:noProof/>
        </w:rPr>
        <w:lastRenderedPageBreak/>
        <w:drawing>
          <wp:inline distT="0" distB="0" distL="0" distR="0" wp14:anchorId="31538DC5" wp14:editId="4C293098">
            <wp:extent cx="1871933" cy="27432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1933" cy="2743200"/>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60985C17" wp14:editId="146853C8">
            <wp:extent cx="1871951" cy="27432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71951" cy="2743200"/>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53F39AE7" wp14:editId="0908DB26">
            <wp:extent cx="1881258" cy="2743200"/>
            <wp:effectExtent l="0" t="0" r="508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1258" cy="2743200"/>
                    </a:xfrm>
                    <a:prstGeom prst="rect">
                      <a:avLst/>
                    </a:prstGeom>
                    <a:noFill/>
                    <a:ln>
                      <a:noFill/>
                    </a:ln>
                  </pic:spPr>
                </pic:pic>
              </a:graphicData>
            </a:graphic>
          </wp:inline>
        </w:drawing>
      </w:r>
    </w:p>
    <w:p w14:paraId="62B1EC07" w14:textId="22315982" w:rsidR="000D3254" w:rsidRPr="00307C18" w:rsidRDefault="000D3254" w:rsidP="000D325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w:t>
      </w:r>
      <w:r w:rsidR="008E2568" w:rsidRPr="00307C18">
        <w:rPr>
          <w:rFonts w:ascii="Times New Roman" w:hAnsi="Times New Roman" w:cs="Times New Roman"/>
          <w:sz w:val="24"/>
          <w:szCs w:val="24"/>
        </w:rPr>
        <w:t>a</w:t>
      </w:r>
      <w:r w:rsidRPr="00307C18">
        <w:rPr>
          <w:rFonts w:ascii="Times New Roman" w:hAnsi="Times New Roman" w:cs="Times New Roman"/>
          <w:sz w:val="24"/>
          <w:szCs w:val="24"/>
        </w:rPr>
        <w:t xml:space="preserve">)                    </w:t>
      </w:r>
      <w:proofErr w:type="gramStart"/>
      <w:r w:rsidRPr="00307C18">
        <w:rPr>
          <w:rFonts w:ascii="Times New Roman" w:hAnsi="Times New Roman" w:cs="Times New Roman"/>
          <w:sz w:val="24"/>
          <w:szCs w:val="24"/>
        </w:rPr>
        <w:t xml:space="preserve">   (</w:t>
      </w:r>
      <w:proofErr w:type="gramEnd"/>
      <w:r w:rsidR="008E2568" w:rsidRPr="00307C18">
        <w:rPr>
          <w:rFonts w:ascii="Times New Roman" w:hAnsi="Times New Roman" w:cs="Times New Roman"/>
          <w:sz w:val="24"/>
          <w:szCs w:val="24"/>
        </w:rPr>
        <w:t>b</w:t>
      </w:r>
      <w:r w:rsidRPr="00307C18">
        <w:rPr>
          <w:rFonts w:ascii="Times New Roman" w:hAnsi="Times New Roman" w:cs="Times New Roman"/>
          <w:sz w:val="24"/>
          <w:szCs w:val="24"/>
        </w:rPr>
        <w:t>)                     (</w:t>
      </w:r>
      <w:r w:rsidR="008E2568" w:rsidRPr="00307C18">
        <w:rPr>
          <w:rFonts w:ascii="Times New Roman" w:hAnsi="Times New Roman" w:cs="Times New Roman"/>
          <w:sz w:val="24"/>
          <w:szCs w:val="24"/>
        </w:rPr>
        <w:t>c</w:t>
      </w:r>
      <w:r w:rsidRPr="00307C18">
        <w:rPr>
          <w:rFonts w:ascii="Times New Roman" w:hAnsi="Times New Roman" w:cs="Times New Roman"/>
          <w:sz w:val="24"/>
          <w:szCs w:val="24"/>
        </w:rPr>
        <w:t>)</w:t>
      </w:r>
    </w:p>
    <w:p w14:paraId="5EB8BB42" w14:textId="60A2081C"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hint="eastAsia"/>
          <w:sz w:val="24"/>
          <w:szCs w:val="24"/>
        </w:rPr>
        <w:t>Fig</w:t>
      </w:r>
      <w:r w:rsidRPr="00307C18">
        <w:rPr>
          <w:rFonts w:ascii="Times New Roman" w:hAnsi="Times New Roman"/>
          <w:sz w:val="24"/>
          <w:szCs w:val="24"/>
        </w:rPr>
        <w:t xml:space="preserve">. 4 </w:t>
      </w:r>
      <w:r w:rsidRPr="00307C18">
        <w:rPr>
          <w:rFonts w:ascii="Times New Roman" w:hAnsi="Times New Roman" w:cs="Times New Roman"/>
          <w:sz w:val="24"/>
          <w:szCs w:val="24"/>
        </w:rPr>
        <w:t xml:space="preserve">Average number of infeasible solutions in the iterative non-dominated solutions over 10 independent runs of the GPR-KG algorithm for solving </w:t>
      </w:r>
      <w:r w:rsidRPr="00307C18">
        <w:rPr>
          <w:rFonts w:ascii="Times New Roman" w:hAnsi="Times New Roman" w:cs="Times New Roman"/>
          <w:sz w:val="24"/>
          <w:szCs w:val="28"/>
        </w:rPr>
        <w:t>(a) RZDT1, (b) RZDT2 and (c) RZDT5.</w:t>
      </w:r>
    </w:p>
    <w:p w14:paraId="6FF4B056" w14:textId="77777777" w:rsidR="000D3254" w:rsidRPr="00307C18" w:rsidRDefault="000D3254" w:rsidP="000D3254">
      <w:pPr>
        <w:adjustRightInd w:val="0"/>
        <w:snapToGrid w:val="0"/>
        <w:rPr>
          <w:rFonts w:ascii="Times New Roman" w:hAnsi="Times New Roman"/>
          <w:sz w:val="24"/>
          <w:szCs w:val="24"/>
        </w:rPr>
      </w:pPr>
    </w:p>
    <w:p w14:paraId="1FE32D9A" w14:textId="48F8832C" w:rsidR="00F24D76" w:rsidRPr="00307C18" w:rsidRDefault="001921B8" w:rsidP="000D3254">
      <w:pPr>
        <w:adjustRightInd w:val="0"/>
        <w:snapToGrid w:val="0"/>
        <w:rPr>
          <w:rFonts w:ascii="Times New Roman" w:hAnsi="Times New Roman" w:cs="Times New Roman"/>
          <w:sz w:val="24"/>
          <w:szCs w:val="24"/>
        </w:rPr>
      </w:pPr>
      <w:r w:rsidRPr="00307C18">
        <w:rPr>
          <w:rFonts w:ascii="Times New Roman" w:hAnsi="Times New Roman"/>
          <w:sz w:val="24"/>
          <w:szCs w:val="24"/>
        </w:rPr>
        <w:t>Finally, we</w:t>
      </w:r>
      <w:r w:rsidR="00F14D11" w:rsidRPr="00307C18">
        <w:rPr>
          <w:rFonts w:ascii="Times New Roman" w:hAnsi="Times New Roman"/>
          <w:sz w:val="24"/>
          <w:szCs w:val="24"/>
        </w:rPr>
        <w:t xml:space="preserve"> verify the effectiveness of the proposed VEPM by comparing the results with and without this variance updating scheme. Recall that our algorithm GPR-KG with VEPM will estimate the variances of those unsampled solutions based on the similarity of their features with those of the sampled ones. While, we restrict the algorithm GPR-KG without VEPM to only update variance estimates for those sampled solutions but no extrapolation to those of the unsampled solutions. Fig. </w:t>
      </w:r>
      <w:r w:rsidR="004B548C" w:rsidRPr="00307C18">
        <w:rPr>
          <w:rFonts w:ascii="Times New Roman" w:hAnsi="Times New Roman"/>
          <w:sz w:val="24"/>
          <w:szCs w:val="24"/>
        </w:rPr>
        <w:t>5</w:t>
      </w:r>
      <w:r w:rsidR="00F14D11" w:rsidRPr="00307C18">
        <w:rPr>
          <w:rFonts w:ascii="Times New Roman" w:hAnsi="Times New Roman"/>
          <w:sz w:val="24"/>
          <w:szCs w:val="24"/>
        </w:rPr>
        <w:t>(a) shows that for each of the three test problems, the posterior variance estimate of a randomly selected unsampled solution which lies on the theoretical P</w:t>
      </w:r>
      <w:r w:rsidR="0006039E" w:rsidRPr="00307C18">
        <w:rPr>
          <w:rFonts w:ascii="Times New Roman" w:hAnsi="Times New Roman" w:hint="eastAsia"/>
          <w:sz w:val="24"/>
          <w:szCs w:val="24"/>
        </w:rPr>
        <w:t>are</w:t>
      </w:r>
      <w:r w:rsidR="00F14D11" w:rsidRPr="00307C18">
        <w:rPr>
          <w:rFonts w:ascii="Times New Roman" w:hAnsi="Times New Roman"/>
          <w:sz w:val="24"/>
          <w:szCs w:val="24"/>
        </w:rPr>
        <w:t>to front approaches the true variance when the VEPM is used, while it stays unchanged when VEPM is not used. As a result, we can see from Fig.</w:t>
      </w:r>
      <w:r w:rsidR="00475A7C" w:rsidRPr="00307C18">
        <w:rPr>
          <w:rFonts w:ascii="Times New Roman" w:hAnsi="Times New Roman"/>
          <w:sz w:val="24"/>
          <w:szCs w:val="24"/>
        </w:rPr>
        <w:t xml:space="preserve"> </w:t>
      </w:r>
      <w:r w:rsidR="004B548C" w:rsidRPr="00307C18">
        <w:rPr>
          <w:rFonts w:ascii="Times New Roman" w:hAnsi="Times New Roman"/>
          <w:sz w:val="24"/>
          <w:szCs w:val="24"/>
        </w:rPr>
        <w:t>5</w:t>
      </w:r>
      <w:r w:rsidR="00F14D11" w:rsidRPr="00307C18">
        <w:rPr>
          <w:rFonts w:ascii="Times New Roman" w:hAnsi="Times New Roman"/>
          <w:sz w:val="24"/>
          <w:szCs w:val="24"/>
        </w:rPr>
        <w:t>(b-d) that for all the three test problems, the algorithm with VEPM identifies notably more points on the theoretical Pareto front than the algorithm without VEPM. In these cases, VEPM helps the algor</w:t>
      </w:r>
      <w:r w:rsidR="000C64F2" w:rsidRPr="00307C18">
        <w:rPr>
          <w:rFonts w:ascii="Times New Roman" w:hAnsi="Times New Roman"/>
          <w:sz w:val="24"/>
          <w:szCs w:val="24"/>
        </w:rPr>
        <w:t>i</w:t>
      </w:r>
      <w:r w:rsidR="00F14D11" w:rsidRPr="00307C18">
        <w:rPr>
          <w:rFonts w:ascii="Times New Roman" w:hAnsi="Times New Roman"/>
          <w:sz w:val="24"/>
          <w:szCs w:val="24"/>
        </w:rPr>
        <w:t>thm overcome the initial over-estimates of the vari</w:t>
      </w:r>
      <w:r w:rsidR="000C64F2" w:rsidRPr="00307C18">
        <w:rPr>
          <w:rFonts w:ascii="Times New Roman" w:hAnsi="Times New Roman"/>
          <w:sz w:val="24"/>
          <w:szCs w:val="24"/>
        </w:rPr>
        <w:t>a</w:t>
      </w:r>
      <w:r w:rsidR="00F14D11" w:rsidRPr="00307C18">
        <w:rPr>
          <w:rFonts w:ascii="Times New Roman" w:hAnsi="Times New Roman"/>
          <w:sz w:val="24"/>
          <w:szCs w:val="24"/>
        </w:rPr>
        <w:t xml:space="preserve">nces and thus improving the conservativeness in finding feasible nondominated solutions. </w:t>
      </w:r>
    </w:p>
    <w:p w14:paraId="08942042" w14:textId="763613D1" w:rsidR="00F24D76" w:rsidRPr="00307C18" w:rsidRDefault="00AB0B9C" w:rsidP="00EE162F">
      <w:pPr>
        <w:tabs>
          <w:tab w:val="left" w:pos="6663"/>
        </w:tabs>
        <w:adjustRightInd w:val="0"/>
        <w:snapToGrid w:val="0"/>
        <w:rPr>
          <w:noProof/>
        </w:rPr>
      </w:pPr>
      <w:r w:rsidRPr="00307C18">
        <w:rPr>
          <w:noProof/>
        </w:rPr>
        <w:drawing>
          <wp:inline distT="0" distB="0" distL="0" distR="0" wp14:anchorId="75E51BF8" wp14:editId="42FA615B">
            <wp:extent cx="2988733" cy="244792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6754"/>
                    <a:stretch/>
                  </pic:blipFill>
                  <pic:spPr bwMode="auto">
                    <a:xfrm>
                      <a:off x="0" y="0"/>
                      <a:ext cx="2994456" cy="2452612"/>
                    </a:xfrm>
                    <a:prstGeom prst="rect">
                      <a:avLst/>
                    </a:prstGeom>
                    <a:noFill/>
                    <a:ln>
                      <a:noFill/>
                    </a:ln>
                    <a:extLst>
                      <a:ext uri="{53640926-AAD7-44D8-BBD7-CCE9431645EC}">
                        <a14:shadowObscured xmlns:a14="http://schemas.microsoft.com/office/drawing/2010/main"/>
                      </a:ext>
                    </a:extLst>
                  </pic:spPr>
                </pic:pic>
              </a:graphicData>
            </a:graphic>
          </wp:inline>
        </w:drawing>
      </w:r>
      <w:r w:rsidR="00574F5B" w:rsidRPr="00307C18">
        <w:rPr>
          <w:noProof/>
        </w:rPr>
        <w:t xml:space="preserve"> </w:t>
      </w:r>
      <w:r w:rsidR="002B15C1" w:rsidRPr="00307C18">
        <w:rPr>
          <w:noProof/>
        </w:rPr>
        <w:drawing>
          <wp:inline distT="0" distB="0" distL="0" distR="0" wp14:anchorId="1B0766E1" wp14:editId="7995C09A">
            <wp:extent cx="3263900" cy="24479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3639" cy="2462729"/>
                    </a:xfrm>
                    <a:prstGeom prst="rect">
                      <a:avLst/>
                    </a:prstGeom>
                    <a:noFill/>
                    <a:ln>
                      <a:noFill/>
                    </a:ln>
                  </pic:spPr>
                </pic:pic>
              </a:graphicData>
            </a:graphic>
          </wp:inline>
        </w:drawing>
      </w:r>
    </w:p>
    <w:p w14:paraId="62E0F15C" w14:textId="0F317C5D"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(a)                                         (b)</w:t>
      </w:r>
    </w:p>
    <w:p w14:paraId="31E4CD0C" w14:textId="742646A0" w:rsidR="00470B96" w:rsidRPr="00307C18" w:rsidRDefault="002B15C1" w:rsidP="000D3254">
      <w:pPr>
        <w:adjustRightInd w:val="0"/>
        <w:snapToGrid w:val="0"/>
        <w:rPr>
          <w:rFonts w:ascii="Times New Roman" w:hAnsi="Times New Roman" w:cs="Times New Roman"/>
          <w:sz w:val="24"/>
          <w:szCs w:val="24"/>
        </w:rPr>
      </w:pPr>
      <w:r w:rsidRPr="00307C18">
        <w:rPr>
          <w:noProof/>
        </w:rPr>
        <w:lastRenderedPageBreak/>
        <w:drawing>
          <wp:inline distT="0" distB="0" distL="0" distR="0" wp14:anchorId="54BE9094" wp14:editId="09A2DB6C">
            <wp:extent cx="3177988" cy="2383492"/>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7759" cy="2398320"/>
                    </a:xfrm>
                    <a:prstGeom prst="rect">
                      <a:avLst/>
                    </a:prstGeom>
                    <a:noFill/>
                    <a:ln>
                      <a:noFill/>
                    </a:ln>
                  </pic:spPr>
                </pic:pic>
              </a:graphicData>
            </a:graphic>
          </wp:inline>
        </w:drawing>
      </w:r>
      <w:r w:rsidRPr="00307C18">
        <w:rPr>
          <w:noProof/>
        </w:rPr>
        <w:drawing>
          <wp:inline distT="0" distB="0" distL="0" distR="0" wp14:anchorId="748E5724" wp14:editId="3BC17A04">
            <wp:extent cx="3204882" cy="240366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24836" cy="2418627"/>
                    </a:xfrm>
                    <a:prstGeom prst="rect">
                      <a:avLst/>
                    </a:prstGeom>
                    <a:noFill/>
                    <a:ln>
                      <a:noFill/>
                    </a:ln>
                  </pic:spPr>
                </pic:pic>
              </a:graphicData>
            </a:graphic>
          </wp:inline>
        </w:drawing>
      </w:r>
    </w:p>
    <w:p w14:paraId="5C8C3E0C" w14:textId="52DDAFD8"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w:t>
      </w:r>
      <w:r w:rsidRPr="00307C18">
        <w:rPr>
          <w:rFonts w:ascii="Times New Roman" w:hAnsi="Times New Roman" w:cs="Times New Roman" w:hint="eastAsia"/>
          <w:noProof/>
          <w:sz w:val="24"/>
          <w:szCs w:val="28"/>
        </w:rPr>
        <w:t>c</w:t>
      </w:r>
      <w:r w:rsidRPr="00307C18">
        <w:rPr>
          <w:rFonts w:ascii="Times New Roman" w:hAnsi="Times New Roman" w:cs="Times New Roman"/>
          <w:noProof/>
          <w:sz w:val="24"/>
          <w:szCs w:val="28"/>
        </w:rPr>
        <w:t>)                                         (d)</w:t>
      </w:r>
    </w:p>
    <w:p w14:paraId="173566FB" w14:textId="52F727F0" w:rsidR="00925EB2" w:rsidRPr="00307C18" w:rsidRDefault="00925EB2"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5 </w:t>
      </w:r>
      <w:r w:rsidR="00DD2BFB" w:rsidRPr="00307C18">
        <w:rPr>
          <w:rFonts w:ascii="Times New Roman" w:hAnsi="Times New Roman" w:cs="Times New Roman"/>
          <w:sz w:val="24"/>
          <w:szCs w:val="24"/>
        </w:rPr>
        <w:t xml:space="preserve">Performance comparison of </w:t>
      </w:r>
      <w:r w:rsidR="00121EA2" w:rsidRPr="00307C18">
        <w:rPr>
          <w:rFonts w:ascii="Times New Roman" w:hAnsi="Times New Roman" w:cs="Times New Roman"/>
          <w:sz w:val="24"/>
          <w:szCs w:val="24"/>
        </w:rPr>
        <w:t>GPR-KG with VEPM and GPR-KG without VEPM</w:t>
      </w:r>
      <w:r w:rsidR="00B32841" w:rsidRPr="00307C18">
        <w:rPr>
          <w:rFonts w:ascii="Times New Roman" w:hAnsi="Times New Roman" w:cs="Times New Roman"/>
          <w:sz w:val="24"/>
          <w:szCs w:val="24"/>
        </w:rPr>
        <w:t xml:space="preserve"> in terms of</w:t>
      </w:r>
      <w:r w:rsidR="00B5069B" w:rsidRPr="00307C18">
        <w:rPr>
          <w:rFonts w:ascii="Times New Roman" w:hAnsi="Times New Roman" w:cs="Times New Roman"/>
          <w:sz w:val="24"/>
          <w:szCs w:val="24"/>
        </w:rPr>
        <w:t xml:space="preserve"> </w:t>
      </w:r>
      <w:r w:rsidR="00206A4D" w:rsidRPr="00307C18">
        <w:rPr>
          <w:rFonts w:ascii="Times New Roman" w:hAnsi="Times New Roman" w:cs="Times New Roman"/>
          <w:sz w:val="24"/>
          <w:szCs w:val="24"/>
        </w:rPr>
        <w:t xml:space="preserve">(a) </w:t>
      </w:r>
      <w:r w:rsidR="00AA3FC4" w:rsidRPr="00307C18">
        <w:rPr>
          <w:rFonts w:ascii="Times New Roman" w:hAnsi="Times New Roman" w:cs="Times New Roman"/>
          <w:sz w:val="24"/>
          <w:szCs w:val="24"/>
        </w:rPr>
        <w:t>v</w:t>
      </w:r>
      <w:r w:rsidR="00B5069B" w:rsidRPr="00307C18">
        <w:rPr>
          <w:rFonts w:ascii="Times New Roman" w:hAnsi="Times New Roman" w:cs="Times New Roman"/>
          <w:sz w:val="24"/>
          <w:szCs w:val="24"/>
        </w:rPr>
        <w:t>ariance estimate</w:t>
      </w:r>
      <w:r w:rsidR="00E4124E" w:rsidRPr="00307C18">
        <w:rPr>
          <w:rFonts w:ascii="Times New Roman" w:hAnsi="Times New Roman" w:cs="Times New Roman"/>
          <w:sz w:val="24"/>
          <w:szCs w:val="24"/>
        </w:rPr>
        <w:t xml:space="preserve"> </w:t>
      </w:r>
      <w:r w:rsidR="0072255C" w:rsidRPr="00307C18">
        <w:rPr>
          <w:rFonts w:ascii="Times New Roman" w:hAnsi="Times New Roman" w:cs="Times New Roman"/>
          <w:sz w:val="24"/>
          <w:szCs w:val="24"/>
        </w:rPr>
        <w:t xml:space="preserve">for points in (b-d) </w:t>
      </w:r>
      <w:r w:rsidR="0017307A" w:rsidRPr="00307C18">
        <w:rPr>
          <w:rFonts w:ascii="Times New Roman" w:hAnsi="Times New Roman" w:cs="Times New Roman"/>
          <w:sz w:val="24"/>
          <w:szCs w:val="24"/>
        </w:rPr>
        <w:t>during the iteration process</w:t>
      </w:r>
      <w:r w:rsidR="00BE69E8" w:rsidRPr="00307C18">
        <w:rPr>
          <w:rFonts w:ascii="Times New Roman" w:hAnsi="Times New Roman" w:cs="Times New Roman"/>
          <w:sz w:val="24"/>
          <w:szCs w:val="24"/>
        </w:rPr>
        <w:t xml:space="preserve">, </w:t>
      </w:r>
      <w:r w:rsidR="003D696F" w:rsidRPr="00307C18">
        <w:rPr>
          <w:rFonts w:ascii="Times New Roman" w:hAnsi="Times New Roman" w:cs="Times New Roman"/>
          <w:sz w:val="24"/>
          <w:szCs w:val="24"/>
        </w:rPr>
        <w:t xml:space="preserve">and </w:t>
      </w:r>
      <w:r w:rsidR="004E3C61" w:rsidRPr="00307C18">
        <w:rPr>
          <w:rFonts w:ascii="Times New Roman" w:hAnsi="Times New Roman" w:cs="Times New Roman"/>
          <w:sz w:val="24"/>
          <w:szCs w:val="28"/>
        </w:rPr>
        <w:t xml:space="preserve">the </w:t>
      </w:r>
      <w:r w:rsidR="00C3704F" w:rsidRPr="00307C18">
        <w:rPr>
          <w:rFonts w:ascii="Times New Roman" w:hAnsi="Times New Roman" w:cs="Times New Roman"/>
          <w:sz w:val="24"/>
          <w:szCs w:val="28"/>
        </w:rPr>
        <w:t xml:space="preserve">bi-objective points of </w:t>
      </w:r>
      <w:r w:rsidR="004E3C61" w:rsidRPr="00307C18">
        <w:rPr>
          <w:rFonts w:ascii="Times New Roman" w:hAnsi="Times New Roman" w:cs="Times New Roman"/>
          <w:sz w:val="24"/>
          <w:szCs w:val="28"/>
        </w:rPr>
        <w:t>learned Pareto optimal solutions</w:t>
      </w:r>
      <w:r w:rsidR="004E3C61" w:rsidRPr="00307C18">
        <w:rPr>
          <w:rFonts w:ascii="Times New Roman" w:hAnsi="Times New Roman" w:cs="Times New Roman"/>
          <w:sz w:val="24"/>
          <w:szCs w:val="24"/>
        </w:rPr>
        <w:t xml:space="preserve"> </w:t>
      </w:r>
      <w:r w:rsidR="00B933EE" w:rsidRPr="00307C18">
        <w:rPr>
          <w:rFonts w:ascii="Times New Roman" w:hAnsi="Times New Roman" w:cs="Times New Roman"/>
          <w:sz w:val="24"/>
          <w:szCs w:val="24"/>
        </w:rPr>
        <w:t xml:space="preserve">for </w:t>
      </w:r>
      <w:r w:rsidR="00BE69E8" w:rsidRPr="00307C18">
        <w:rPr>
          <w:rFonts w:ascii="Times New Roman" w:hAnsi="Times New Roman" w:cs="Times New Roman"/>
          <w:sz w:val="24"/>
          <w:szCs w:val="24"/>
        </w:rPr>
        <w:t xml:space="preserve">(b) </w:t>
      </w:r>
      <w:r w:rsidR="00B933EE" w:rsidRPr="00307C18">
        <w:rPr>
          <w:rFonts w:ascii="Times New Roman" w:hAnsi="Times New Roman" w:cs="Times New Roman"/>
          <w:sz w:val="24"/>
          <w:szCs w:val="24"/>
        </w:rPr>
        <w:t>RZDT1, (c) RZDT2 and (d) RZDT5.</w:t>
      </w:r>
      <w:r w:rsidR="003545FC" w:rsidRPr="00307C18">
        <w:rPr>
          <w:rFonts w:ascii="Times New Roman" w:hAnsi="Times New Roman" w:cs="Times New Roman"/>
          <w:sz w:val="24"/>
          <w:szCs w:val="24"/>
        </w:rPr>
        <w:t xml:space="preserve"> </w:t>
      </w:r>
      <w:r w:rsidR="003545FC" w:rsidRPr="00307C18">
        <w:rPr>
          <w:rFonts w:ascii="Times New Roman" w:hAnsi="Times New Roman" w:cs="Times New Roman"/>
          <w:i/>
          <w:iCs/>
          <w:sz w:val="24"/>
          <w:szCs w:val="24"/>
        </w:rPr>
        <w:t xml:space="preserve">Note: </w:t>
      </w:r>
      <w:r w:rsidR="00947C2C" w:rsidRPr="00307C18">
        <w:rPr>
          <w:rFonts w:ascii="Times New Roman" w:hAnsi="Times New Roman" w:cs="Times New Roman"/>
          <w:i/>
          <w:iCs/>
          <w:sz w:val="24"/>
          <w:szCs w:val="24"/>
        </w:rPr>
        <w:t>all</w:t>
      </w:r>
      <w:r w:rsidR="003545FC" w:rsidRPr="00307C18">
        <w:rPr>
          <w:rFonts w:ascii="Times New Roman" w:hAnsi="Times New Roman" w:cs="Times New Roman"/>
          <w:i/>
          <w:iCs/>
          <w:sz w:val="24"/>
          <w:szCs w:val="24"/>
        </w:rPr>
        <w:t xml:space="preserve"> selected points for variance estimate</w:t>
      </w:r>
      <w:r w:rsidR="00DA26DA" w:rsidRPr="00307C18">
        <w:rPr>
          <w:rFonts w:ascii="Times New Roman" w:hAnsi="Times New Roman" w:cs="Times New Roman"/>
          <w:i/>
          <w:iCs/>
          <w:sz w:val="24"/>
          <w:szCs w:val="24"/>
        </w:rPr>
        <w:t xml:space="preserve"> in (</w:t>
      </w:r>
      <w:r w:rsidR="00C430D9" w:rsidRPr="00307C18">
        <w:rPr>
          <w:rFonts w:ascii="Times New Roman" w:hAnsi="Times New Roman" w:cs="Times New Roman"/>
          <w:i/>
          <w:iCs/>
          <w:sz w:val="24"/>
          <w:szCs w:val="24"/>
        </w:rPr>
        <w:t>b-d</w:t>
      </w:r>
      <w:r w:rsidR="00DA26DA" w:rsidRPr="00307C18">
        <w:rPr>
          <w:rFonts w:ascii="Times New Roman" w:hAnsi="Times New Roman" w:cs="Times New Roman"/>
          <w:i/>
          <w:iCs/>
          <w:sz w:val="24"/>
          <w:szCs w:val="24"/>
        </w:rPr>
        <w:t>)</w:t>
      </w:r>
      <w:r w:rsidR="003545FC"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lie on the theoretical Pareto front</w:t>
      </w:r>
      <w:r w:rsidR="00F20BD6"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 xml:space="preserve">and </w:t>
      </w:r>
      <w:r w:rsidR="00925834" w:rsidRPr="00307C18">
        <w:rPr>
          <w:rFonts w:ascii="Times New Roman" w:hAnsi="Times New Roman" w:cs="Times New Roman"/>
          <w:i/>
          <w:iCs/>
          <w:sz w:val="24"/>
          <w:szCs w:val="24"/>
        </w:rPr>
        <w:t xml:space="preserve">are </w:t>
      </w:r>
      <w:r w:rsidR="00AD3CCF" w:rsidRPr="00307C18">
        <w:rPr>
          <w:rFonts w:ascii="Times New Roman" w:hAnsi="Times New Roman" w:cs="Times New Roman"/>
          <w:i/>
          <w:iCs/>
          <w:sz w:val="24"/>
          <w:szCs w:val="24"/>
        </w:rPr>
        <w:t>not</w:t>
      </w:r>
      <w:r w:rsidR="0053031C" w:rsidRPr="00307C18">
        <w:rPr>
          <w:rFonts w:ascii="Times New Roman" w:hAnsi="Times New Roman" w:cs="Times New Roman"/>
          <w:i/>
          <w:iCs/>
          <w:sz w:val="24"/>
          <w:szCs w:val="24"/>
        </w:rPr>
        <w:t xml:space="preserve"> </w:t>
      </w:r>
      <w:r w:rsidR="00334C36" w:rsidRPr="00307C18">
        <w:rPr>
          <w:rFonts w:ascii="Times New Roman" w:hAnsi="Times New Roman" w:cs="Times New Roman"/>
          <w:i/>
          <w:iCs/>
          <w:sz w:val="24"/>
          <w:szCs w:val="24"/>
        </w:rPr>
        <w:t xml:space="preserve">in the </w:t>
      </w:r>
      <w:r w:rsidR="002C7D50" w:rsidRPr="00307C18">
        <w:rPr>
          <w:rFonts w:ascii="Times New Roman" w:hAnsi="Times New Roman" w:cs="Times New Roman"/>
          <w:i/>
          <w:iCs/>
          <w:sz w:val="24"/>
          <w:szCs w:val="24"/>
        </w:rPr>
        <w:t xml:space="preserve">set of iterative solutions </w:t>
      </w:r>
      <w:r w:rsidR="0071077A" w:rsidRPr="00307C18">
        <w:rPr>
          <w:rFonts w:ascii="Times New Roman" w:hAnsi="Times New Roman" w:cs="Times New Roman"/>
          <w:i/>
          <w:iCs/>
          <w:sz w:val="24"/>
          <w:szCs w:val="24"/>
        </w:rPr>
        <w:t xml:space="preserve">after GPR-KG with VEPM and GPR-KG without VEPM </w:t>
      </w:r>
      <w:r w:rsidR="0071077A" w:rsidRPr="00307C18">
        <w:rPr>
          <w:rFonts w:ascii="Times New Roman" w:hAnsi="Times New Roman" w:cs="Times New Roman" w:hint="eastAsia"/>
          <w:i/>
          <w:iCs/>
          <w:sz w:val="24"/>
          <w:szCs w:val="24"/>
        </w:rPr>
        <w:t>termi</w:t>
      </w:r>
      <w:r w:rsidR="0071077A" w:rsidRPr="00307C18">
        <w:rPr>
          <w:rFonts w:ascii="Times New Roman" w:hAnsi="Times New Roman" w:cs="Times New Roman"/>
          <w:i/>
          <w:iCs/>
          <w:sz w:val="24"/>
          <w:szCs w:val="24"/>
        </w:rPr>
        <w:t>nate</w:t>
      </w:r>
      <w:r w:rsidR="00F30249" w:rsidRPr="00307C18">
        <w:rPr>
          <w:rFonts w:ascii="Times New Roman" w:hAnsi="Times New Roman" w:cs="Times New Roman"/>
          <w:i/>
          <w:iCs/>
          <w:sz w:val="24"/>
          <w:szCs w:val="24"/>
        </w:rPr>
        <w:t>.</w:t>
      </w:r>
    </w:p>
    <w:p w14:paraId="5B26D748" w14:textId="77777777" w:rsidR="000D3254" w:rsidRPr="00307C18" w:rsidRDefault="000D3254" w:rsidP="000D3254">
      <w:pPr>
        <w:adjustRightInd w:val="0"/>
        <w:snapToGrid w:val="0"/>
      </w:pPr>
    </w:p>
    <w:p w14:paraId="7C1DDBD7" w14:textId="347E10EF" w:rsidR="000D3254" w:rsidRPr="00307C18" w:rsidRDefault="000D3254" w:rsidP="000D3254">
      <w:pPr>
        <w:pStyle w:val="Heading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5.2 Network-wide signal timing problem</w:t>
      </w:r>
    </w:p>
    <w:p w14:paraId="366508EB" w14:textId="12F5FB18" w:rsidR="00B02F80" w:rsidRPr="00307C18" w:rsidRDefault="00FE6B89" w:rsidP="00B02F80">
      <w:pPr>
        <w:pStyle w:val="Heading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5.2.1</w:t>
      </w:r>
      <w:r w:rsidR="007D43F7" w:rsidRPr="00307C18">
        <w:rPr>
          <w:rFonts w:ascii="Times New Roman" w:eastAsiaTheme="minorEastAsia" w:hAnsi="Times New Roman" w:cs="Times New Roman"/>
          <w:b/>
          <w:iCs/>
          <w:color w:val="auto"/>
        </w:rPr>
        <w:t xml:space="preserve"> </w:t>
      </w:r>
      <w:r w:rsidR="007D43F7" w:rsidRPr="00307C18">
        <w:rPr>
          <w:rFonts w:ascii="Times New Roman" w:eastAsiaTheme="minorEastAsia" w:hAnsi="Times New Roman" w:cs="Times New Roman" w:hint="eastAsia"/>
          <w:b/>
          <w:iCs/>
          <w:color w:val="auto"/>
        </w:rPr>
        <w:t>S</w:t>
      </w:r>
      <w:r w:rsidR="007D43F7" w:rsidRPr="00307C18">
        <w:rPr>
          <w:rFonts w:ascii="Times New Roman" w:eastAsiaTheme="minorEastAsia" w:hAnsi="Times New Roman" w:cs="Times New Roman"/>
          <w:b/>
          <w:iCs/>
          <w:color w:val="auto"/>
        </w:rPr>
        <w:t>imulation setup</w:t>
      </w:r>
    </w:p>
    <w:p w14:paraId="2087BC85" w14:textId="753072B6" w:rsidR="000D3254" w:rsidRPr="00307C18" w:rsidRDefault="000D3254" w:rsidP="00530F7A">
      <w:pPr>
        <w:pStyle w:val="Subtitle"/>
        <w:spacing w:after="0"/>
        <w:jc w:val="both"/>
        <w:rPr>
          <w:rFonts w:ascii="Times New Roman" w:hAnsi="Times New Roman" w:cs="Times New Roman"/>
          <w:sz w:val="24"/>
          <w:szCs w:val="24"/>
        </w:rPr>
      </w:pPr>
      <w:r w:rsidRPr="00307C18">
        <w:rPr>
          <w:rFonts w:ascii="Times New Roman" w:hAnsi="Times New Roman" w:cs="Times New Roman"/>
          <w:sz w:val="24"/>
          <w:szCs w:val="24"/>
        </w:rPr>
        <w:t xml:space="preserve">Signalized intersection plays an important role in the network-wide traffic efficiency, traffic equity and vehicular emissions. Network-wide signal timing optimization considering multi-criteria is also a hot and difficult topic to study. This application employs the microscopic traffic simulator VISSIM as an evaluation tool of network-wide signal timing plan, due to its flexibility in designing any type of traffic element, and capability of capturing the complicated relationship between the signal timing plan and multiple evaluation indices. Meanwhile, the COM interface in VISSIM also allows the inter-process communication and data exchange between VISSIM and other compatible computational software (e.g., MATLAB). So, we first construct </w:t>
      </w:r>
      <w:r w:rsidRPr="00307C18">
        <w:rPr>
          <w:rFonts w:ascii="Times New Roman" w:hAnsi="Times New Roman" w:cs="Times New Roman" w:hint="eastAsia"/>
          <w:sz w:val="24"/>
          <w:szCs w:val="24"/>
        </w:rPr>
        <w:t xml:space="preserve">the </w:t>
      </w:r>
      <w:r w:rsidRPr="00307C18">
        <w:rPr>
          <w:rFonts w:ascii="Times New Roman" w:hAnsi="Times New Roman" w:cs="Times New Roman"/>
          <w:iCs/>
          <w:sz w:val="24"/>
          <w:szCs w:val="24"/>
        </w:rPr>
        <w:t>SO</w:t>
      </w:r>
      <w:r w:rsidRPr="00307C18">
        <w:rPr>
          <w:rFonts w:ascii="Times New Roman" w:hAnsi="Times New Roman" w:cs="Times New Roman" w:hint="eastAsia"/>
          <w:sz w:val="24"/>
          <w:szCs w:val="24"/>
        </w:rPr>
        <w:t xml:space="preserve"> platf</w:t>
      </w:r>
      <w:r w:rsidRPr="00307C18">
        <w:rPr>
          <w:rFonts w:ascii="Times New Roman" w:hAnsi="Times New Roman" w:cs="Times New Roman"/>
          <w:sz w:val="24"/>
          <w:szCs w:val="24"/>
        </w:rPr>
        <w:t xml:space="preserve">orm by integrating VISSIM with </w:t>
      </w:r>
      <w:r w:rsidRPr="00307C18">
        <w:rPr>
          <w:rFonts w:ascii="Times New Roman" w:hAnsi="Times New Roman" w:cs="Times New Roman" w:hint="eastAsia"/>
          <w:sz w:val="24"/>
          <w:szCs w:val="24"/>
        </w:rPr>
        <w:t>MA</w:t>
      </w:r>
      <w:r w:rsidRPr="00307C18">
        <w:rPr>
          <w:rFonts w:ascii="Times New Roman" w:hAnsi="Times New Roman" w:cs="Times New Roman"/>
          <w:sz w:val="24"/>
          <w:szCs w:val="24"/>
        </w:rPr>
        <w:t>TLAB through the COM int</w:t>
      </w:r>
      <w:r w:rsidRPr="00307C18">
        <w:rPr>
          <w:rFonts w:ascii="Times New Roman" w:hAnsi="Times New Roman" w:cs="Times New Roman" w:hint="eastAsia"/>
          <w:sz w:val="24"/>
          <w:szCs w:val="24"/>
        </w:rPr>
        <w:t>er</w:t>
      </w:r>
      <w:r w:rsidRPr="00307C18">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 6).</w:t>
      </w:r>
      <w:r w:rsidRPr="00307C18">
        <w:rPr>
          <w:rFonts w:ascii="Times New Roman" w:eastAsia="宋体" w:hAnsi="Times New Roman" w:cs="Times New Roman"/>
          <w:sz w:val="24"/>
          <w:szCs w:val="24"/>
        </w:rPr>
        <w:t xml:space="preserve"> The detailed calibration process and results about the </w:t>
      </w:r>
      <w:r w:rsidRPr="00307C18">
        <w:rPr>
          <w:rFonts w:ascii="Times New Roman" w:eastAsia="宋体" w:hAnsi="Times New Roman" w:cs="Times New Roman" w:hint="eastAsia"/>
          <w:sz w:val="24"/>
          <w:szCs w:val="24"/>
        </w:rPr>
        <w:t>traffic simulation mo</w:t>
      </w:r>
      <w:r w:rsidRPr="00307C18">
        <w:rPr>
          <w:rFonts w:ascii="Times New Roman" w:eastAsia="宋体" w:hAnsi="Times New Roman" w:cs="Times New Roman"/>
          <w:sz w:val="24"/>
          <w:szCs w:val="24"/>
        </w:rPr>
        <w:t>del can refer to Z</w:t>
      </w:r>
      <w:r w:rsidRPr="00307C18">
        <w:rPr>
          <w:rFonts w:ascii="Times New Roman" w:eastAsia="宋体" w:hAnsi="Times New Roman" w:cs="Times New Roman"/>
          <w:iCs/>
          <w:sz w:val="24"/>
          <w:szCs w:val="24"/>
        </w:rPr>
        <w:t xml:space="preserve">heng et al. (2019a, 2019b). In the SO platform, </w:t>
      </w:r>
      <w:r w:rsidRPr="00307C18">
        <w:rPr>
          <w:rFonts w:ascii="Times New Roman" w:hAnsi="Times New Roman" w:cs="Times New Roman"/>
          <w:sz w:val="24"/>
          <w:szCs w:val="24"/>
        </w:rPr>
        <w:t xml:space="preserve">given a specific network-wide signal timing plan, the calibrated traffic simulator will output individual vehicular information after completing the simulation run, which can be used to calculate three traffic evaluation indices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w:t>
      </w:r>
    </w:p>
    <w:p w14:paraId="0F963B6E" w14:textId="77777777" w:rsidR="002F0E95" w:rsidRPr="00307C18" w:rsidRDefault="002F0E95" w:rsidP="002F0E95">
      <w:pPr>
        <w:adjustRightInd w:val="0"/>
        <w:snapToGrid w:val="0"/>
        <w:rPr>
          <w:rFonts w:ascii="Times New Roman" w:hAnsi="Times New Roman" w:cs="Times New Roman"/>
          <w:sz w:val="24"/>
          <w:szCs w:val="24"/>
        </w:rPr>
      </w:pPr>
    </w:p>
    <w:p w14:paraId="1172A628" w14:textId="77777777" w:rsidR="002F0E95" w:rsidRPr="00307C18" w:rsidRDefault="002F0E95" w:rsidP="002F0E9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The decision vector </w:t>
      </w:r>
      <w:r w:rsidRPr="00307C18">
        <w:rPr>
          <w:rFonts w:ascii="Times New Roman" w:hAnsi="Times New Roman" w:cs="Times New Roman"/>
          <w:b/>
          <w:bCs/>
          <w:sz w:val="24"/>
          <w:szCs w:val="24"/>
        </w:rPr>
        <w:t>x</w:t>
      </w:r>
      <w:r w:rsidRPr="00307C18">
        <w:rPr>
          <w:rFonts w:ascii="Times New Roman" w:hAnsi="Times New Roman" w:cs="Times New Roman"/>
          <w:sz w:val="24"/>
          <w:szCs w:val="24"/>
        </w:rPr>
        <w:t xml:space="preserve"> consists of the signal timings of 47 phases in this regional urban </w:t>
      </w:r>
      <w:r w:rsidRPr="00307C18">
        <w:rPr>
          <w:rFonts w:ascii="Times New Roman" w:hAnsi="Times New Roman" w:cs="Times New Roman" w:hint="eastAsia"/>
          <w:sz w:val="24"/>
          <w:szCs w:val="24"/>
        </w:rPr>
        <w:t>road</w:t>
      </w:r>
      <w:r w:rsidRPr="00307C18">
        <w:rPr>
          <w:rFonts w:ascii="Times New Roman" w:hAnsi="Times New Roman" w:cs="Times New Roman"/>
          <w:sz w:val="24"/>
          <w:szCs w:val="24"/>
        </w:rPr>
        <w:t xml:space="preserve"> network (</w:t>
      </w:r>
      <w:commentRangeStart w:id="171"/>
      <w:r w:rsidRPr="00307C18">
        <w:rPr>
          <w:rFonts w:ascii="Times New Roman" w:hAnsi="Times New Roman" w:cs="Times New Roman"/>
          <w:sz w:val="24"/>
          <w:szCs w:val="24"/>
        </w:rPr>
        <w:t>c.f.</w:t>
      </w:r>
      <w:commentRangeEnd w:id="171"/>
      <w:r>
        <w:rPr>
          <w:rStyle w:val="CommentReference"/>
        </w:rPr>
        <w:commentReference w:id="171"/>
      </w:r>
      <w:r w:rsidRPr="00307C18">
        <w:rPr>
          <w:rFonts w:ascii="Times New Roman" w:hAnsi="Times New Roman" w:cs="Times New Roman"/>
          <w:sz w:val="24"/>
          <w:szCs w:val="24"/>
        </w:rPr>
        <w:t xml:space="preserve">, Table 2). The perturbed network inflow vector is expressed by </w:t>
      </w:r>
      <m:oMath>
        <m:sSub>
          <m:sSubPr>
            <m:ctrlPr>
              <w:rPr>
                <w:rFonts w:ascii="Cambria Math" w:hAnsi="Cambria Math" w:cs="Times New Roman"/>
                <w:i/>
                <w:iCs/>
                <w:sz w:val="24"/>
                <w:szCs w:val="24"/>
              </w:rPr>
            </m:ctrlPr>
          </m:sSubPr>
          <m:e>
            <m:r>
              <w:rPr>
                <w:rFonts w:ascii="Cambria Math" w:hAnsi="Cambria Math" w:cs="Times New Roman"/>
                <w:sz w:val="24"/>
                <w:szCs w:val="24"/>
              </w:rPr>
              <m:t>VI</m:t>
            </m:r>
          </m:e>
          <m:sub>
            <m:r>
              <m:rPr>
                <m:sty m:val="p"/>
              </m:rPr>
              <w:rPr>
                <w:rFonts w:ascii="Cambria Math" w:hAnsi="Cambria Math" w:cs="Times New Roman"/>
                <w:sz w:val="24"/>
                <w:szCs w:val="24"/>
                <w:vertAlign w:val="subscript"/>
              </w:rPr>
              <m:t>1 ×29</m:t>
            </m:r>
          </m:sub>
        </m:sSub>
        <m:r>
          <m:rPr>
            <m:sty m:val="p"/>
          </m:rPr>
          <w:rPr>
            <w:rFonts w:ascii="Cambria Math" w:hAnsi="Cambria Math" w:cs="Times New Roman"/>
            <w:sz w:val="24"/>
            <w:szCs w:val="24"/>
            <w:vertAlign w:val="subscript"/>
          </w:rPr>
          <m:t>∙</m:t>
        </m:r>
        <m:r>
          <w:rPr>
            <w:rFonts w:ascii="Cambria Math" w:hAnsi="Cambria Math" w:cs="Times New Roman"/>
            <w:sz w:val="24"/>
            <w:szCs w:val="24"/>
            <w:vertAlign w:val="subscript"/>
          </w:rPr>
          <m:t>ξ</m:t>
        </m:r>
      </m:oMath>
      <w:r w:rsidRPr="00307C18">
        <w:rPr>
          <w:rFonts w:ascii="Times New Roman" w:hAnsi="Times New Roman" w:cs="Times New Roman"/>
          <w:sz w:val="24"/>
          <w:szCs w:val="24"/>
        </w:rPr>
        <w:t xml:space="preserve">, where </w:t>
      </w:r>
      <w:r w:rsidRPr="00307C18">
        <w:rPr>
          <w:rFonts w:ascii="Times New Roman" w:hAnsi="Times New Roman" w:cs="Times New Roman"/>
          <w:i/>
          <w:iCs/>
          <w:sz w:val="24"/>
          <w:szCs w:val="24"/>
        </w:rPr>
        <w:t>VI</w:t>
      </w:r>
      <w:r w:rsidRPr="00307C18">
        <w:rPr>
          <w:rFonts w:ascii="Times New Roman" w:hAnsi="Times New Roman" w:cs="Times New Roman"/>
          <w:sz w:val="24"/>
          <w:szCs w:val="24"/>
          <w:vertAlign w:val="subscript"/>
        </w:rPr>
        <w:t>1 ×29</w:t>
      </w:r>
      <w:r w:rsidRPr="00307C18">
        <w:rPr>
          <w:rFonts w:ascii="Times New Roman" w:hAnsi="Times New Roman" w:cs="Times New Roman"/>
          <w:sz w:val="24"/>
          <w:szCs w:val="24"/>
        </w:rPr>
        <w:t xml:space="preserve"> is the calibrated network inflow vector</w:t>
      </w:r>
      <w:r w:rsidRPr="00307C18">
        <w:rPr>
          <w:rFonts w:ascii="Times New Roman" w:hAnsi="Times New Roman" w:cs="Times New Roman"/>
          <w:iCs/>
          <w:sz w:val="24"/>
          <w:szCs w:val="24"/>
        </w:rPr>
        <w:t xml:space="preserve"> of </w:t>
      </w:r>
      <w:r w:rsidRPr="00307C18">
        <w:rPr>
          <w:rFonts w:ascii="Times New Roman" w:hAnsi="Times New Roman" w:cs="Times New Roman"/>
          <w:sz w:val="24"/>
          <w:szCs w:val="24"/>
        </w:rPr>
        <w:t xml:space="preserve">29 entries in this </w:t>
      </w:r>
      <w:r w:rsidRPr="00307C18">
        <w:rPr>
          <w:rFonts w:ascii="Times New Roman" w:hAnsi="Times New Roman" w:cs="Times New Roman"/>
          <w:iCs/>
          <w:sz w:val="24"/>
          <w:szCs w:val="24"/>
        </w:rPr>
        <w:t>network (</w:t>
      </w:r>
      <w:r w:rsidRPr="00307C18">
        <w:rPr>
          <w:rFonts w:ascii="Times New Roman" w:eastAsia="宋体" w:hAnsi="Times New Roman" w:cs="Times New Roman"/>
          <w:sz w:val="24"/>
          <w:szCs w:val="24"/>
        </w:rPr>
        <w:t>Z</w:t>
      </w:r>
      <w:r w:rsidRPr="00307C18">
        <w:rPr>
          <w:rFonts w:ascii="Times New Roman" w:eastAsia="宋体" w:hAnsi="Times New Roman" w:cs="Times New Roman"/>
          <w:iCs/>
          <w:sz w:val="24"/>
          <w:szCs w:val="24"/>
        </w:rPr>
        <w:t>heng et al., 2019a, 2019b) and can be treated as the nominal network inflow vector</w:t>
      </w:r>
      <w:r w:rsidRPr="00307C18">
        <w:rPr>
          <w:rFonts w:ascii="Times New Roman" w:hAnsi="Times New Roman" w:cs="Times New Roman"/>
          <w:iCs/>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hAnsi="Cambria Math" w:cs="Cambria Math"/>
            <w:sz w:val="24"/>
            <w:szCs w:val="24"/>
            <w:shd w:val="clear" w:color="auto" w:fill="FFFFFF"/>
          </w:rPr>
          <m:t>=0.9</m:t>
        </m:r>
      </m:oMath>
      <w:r w:rsidRPr="00307C18">
        <w:rPr>
          <w:rFonts w:ascii="Times New Roman" w:hAnsi="Times New Roman" w:cs="Times New Roman"/>
          <w:sz w:val="24"/>
          <w:szCs w:val="24"/>
          <w:shd w:val="clear" w:color="auto" w:fill="FFFFFF"/>
        </w:rPr>
        <w:t xml:space="preserve"> and </w:t>
      </w:r>
      <m:oMath>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sz w:val="24"/>
          <w:szCs w:val="24"/>
        </w:rPr>
        <w:t xml:space="preserve"> are set for the probabilistic constraint</w:t>
      </w:r>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During the numerical experiment,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N</m:t>
            </m:r>
          </m:e>
          <m:sup>
            <m:r>
              <w:rPr>
                <w:rFonts w:ascii="Cambria Math" w:hAnsi="Cambria Math" w:cs="Times New Roman"/>
                <w:color w:val="0070C0"/>
                <w:sz w:val="24"/>
                <w:szCs w:val="24"/>
              </w:rPr>
              <m:t>0</m:t>
            </m:r>
          </m:sup>
        </m:sSup>
        <m:r>
          <w:rPr>
            <w:rFonts w:ascii="Cambria Math" w:hAnsi="Cambria Math" w:cs="Times New Roman"/>
            <w:color w:val="0070C0"/>
            <w:sz w:val="24"/>
            <w:szCs w:val="24"/>
          </w:rPr>
          <m:t>=</m:t>
        </m:r>
      </m:oMath>
      <w:r w:rsidRPr="00307C18">
        <w:rPr>
          <w:rFonts w:ascii="Times New Roman" w:hAnsi="Times New Roman" w:cs="Times New Roman"/>
          <w:sz w:val="24"/>
          <w:szCs w:val="24"/>
        </w:rPr>
        <w:t xml:space="preserve">100 pre-sample simulation evaluations are used for fitting the initial </w:t>
      </w:r>
      <w:r w:rsidRPr="00307C18">
        <w:rPr>
          <w:rFonts w:ascii="Times New Roman" w:hAnsi="Times New Roman" w:cs="Times New Roman"/>
          <w:sz w:val="24"/>
          <w:szCs w:val="28"/>
        </w:rPr>
        <w:t xml:space="preserve">parametric belief </w:t>
      </w:r>
      <w:r w:rsidRPr="00307C18">
        <w:rPr>
          <w:rFonts w:ascii="Times New Roman" w:hAnsi="Times New Roman" w:cs="Times New Roman"/>
          <w:sz w:val="24"/>
          <w:szCs w:val="24"/>
        </w:rPr>
        <w:t xml:space="preserve">and </w:t>
      </w:r>
      <m:oMath>
        <m:r>
          <w:rPr>
            <w:rFonts w:ascii="Cambria Math" w:hAnsi="Cambria Math" w:cs="Times New Roman" w:hint="eastAsia"/>
            <w:color w:val="0070C0"/>
            <w:sz w:val="24"/>
            <w:szCs w:val="24"/>
          </w:rPr>
          <m:t>N</m:t>
        </m:r>
        <m:r>
          <w:rPr>
            <w:rFonts w:ascii="Cambria Math" w:hAnsi="Cambria Math" w:cs="Times New Roman"/>
            <w:color w:val="0070C0"/>
            <w:sz w:val="24"/>
            <w:szCs w:val="24"/>
          </w:rPr>
          <m:t>=300</m:t>
        </m:r>
      </m:oMath>
      <w:r w:rsidRPr="00307C18">
        <w:rPr>
          <w:rFonts w:ascii="Times New Roman" w:hAnsi="Times New Roman" w:cs="Times New Roman"/>
          <w:sz w:val="24"/>
          <w:szCs w:val="24"/>
        </w:rPr>
        <w:t xml:space="preserve"> simulations are allocated to evaluate the infilled signal control plans in latter iterations</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Other parameters of the GPR-KG algorithm are set as follows: weight for initial variance estimate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r>
          <w:rPr>
            <w:rFonts w:ascii="Cambria Math" w:hAnsi="Cambria Math" w:cs="Times New Roman"/>
            <w:color w:val="0070C0"/>
            <w:sz w:val="24"/>
            <w:szCs w:val="24"/>
          </w:rPr>
          <m:t>=0.5 ∀i∈</m:t>
        </m:r>
        <m:r>
          <m:rPr>
            <m:sty m:val="p"/>
          </m:rPr>
          <w:rPr>
            <w:rFonts w:ascii="Cambria Math" w:hAnsi="Cambria Math" w:cs="Times New Roman"/>
            <w:color w:val="0070C0"/>
            <w:sz w:val="24"/>
            <w:szCs w:val="24"/>
          </w:rPr>
          <m:t>{</m:t>
        </m:r>
        <m:r>
          <w:rPr>
            <w:rFonts w:ascii="Cambria Math" w:hAnsi="Cambria Math" w:cs="Times New Roman"/>
            <w:color w:val="0070C0"/>
            <w:sz w:val="24"/>
            <w:szCs w:val="24"/>
          </w:rPr>
          <m:t>D,A,E</m:t>
        </m:r>
        <m:r>
          <m:rPr>
            <m:sty m:val="p"/>
          </m:rPr>
          <w:rPr>
            <w:rFonts w:ascii="Cambria Math" w:hAnsi="Cambria Math" w:cs="Times New Roman"/>
            <w:color w:val="0070C0"/>
            <w:sz w:val="24"/>
            <w:szCs w:val="24"/>
          </w:rPr>
          <m:t>}</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Pr="00307C18">
        <w:rPr>
          <w:rFonts w:ascii="Times New Roman" w:hAnsi="Times New Roman" w:cs="Times New Roman"/>
          <w:sz w:val="24"/>
          <w:szCs w:val="24"/>
        </w:rPr>
        <w:t xml:space="preserve">, the number of </w:t>
      </w:r>
      <w:r w:rsidRPr="00307C18">
        <w:rPr>
          <w:rFonts w:ascii="Times New Roman" w:hAnsi="Times New Roman" w:cs="Times New Roman"/>
          <w:sz w:val="24"/>
          <w:szCs w:val="24"/>
        </w:rPr>
        <w:lastRenderedPageBreak/>
        <w:t xml:space="preserve">random draws in posterior coefficient vector for generating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Pr="00307C18">
        <w:rPr>
          <w:rFonts w:ascii="Times New Roman" w:hAnsi="Times New Roman" w:cs="Times New Roman"/>
          <w:sz w:val="24"/>
          <w:szCs w:val="24"/>
        </w:rPr>
        <w:t xml:space="preserve">, and </w:t>
      </w:r>
      <w:r w:rsidRPr="006F22F3">
        <w:rPr>
          <w:rFonts w:ascii="Times New Roman" w:hAnsi="Times New Roman" w:cs="Times New Roman"/>
          <w:sz w:val="24"/>
          <w:szCs w:val="24"/>
        </w:rPr>
        <w:t>the initial variance estimate</w:t>
      </w:r>
      <w:r>
        <w:rPr>
          <w:rFonts w:ascii="Times New Roman" w:hAnsi="Times New Roman" w:cs="Times New Roman" w:hint="eastAsia"/>
          <w:sz w:val="24"/>
          <w:szCs w:val="24"/>
        </w:rPr>
        <w:t>s</w:t>
      </w:r>
      <w:r w:rsidRPr="006F22F3">
        <w:rPr>
          <w:rFonts w:ascii="Times New Roman" w:hAnsi="Times New Roman" w:cs="Times New Roman"/>
          <w:sz w:val="24"/>
          <w:szCs w:val="24"/>
        </w:rPr>
        <w:t xml:space="preserve"> </w:t>
      </w:r>
      <w:r w:rsidRPr="00CB1762">
        <w:rPr>
          <w:rFonts w:ascii="Times New Roman" w:hAnsi="Times New Roman" w:cs="Times New Roman"/>
          <w:color w:val="0070C0"/>
          <w:sz w:val="24"/>
          <w:szCs w:val="24"/>
          <w:shd w:val="clear" w:color="auto" w:fill="FFFFFF"/>
        </w:rPr>
        <w:t xml:space="preserve">of each partition as </w:t>
      </w:r>
      <m:oMath>
        <m:sSubSup>
          <m:sSubSupPr>
            <m:ctrlPr>
              <w:rPr>
                <w:rFonts w:ascii="Cambria Math" w:hAnsi="Times New Roman" w:cs="Times New Roman"/>
                <w:color w:val="0070C0"/>
                <w:sz w:val="24"/>
                <w:szCs w:val="24"/>
                <w:shd w:val="clear" w:color="auto" w:fill="FFFFFF"/>
              </w:rPr>
            </m:ctrlPr>
          </m:sSubSupPr>
          <m:e>
            <m:r>
              <m:rPr>
                <m:sty m:val="p"/>
              </m:rPr>
              <w:rPr>
                <w:rFonts w:ascii="Cambria Math" w:hAnsi="Cambria Math" w:cs="Times New Roman"/>
                <w:color w:val="0070C0"/>
                <w:sz w:val="24"/>
                <w:szCs w:val="24"/>
                <w:shd w:val="clear" w:color="auto" w:fill="FFFFFF"/>
              </w:rPr>
              <m:t>Λ</m:t>
            </m:r>
          </m:e>
          <m:sub>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sub>
          <m:sup>
            <m:r>
              <w:rPr>
                <w:rFonts w:ascii="Cambria Math" w:hAnsi="Times New Roman" w:cs="Times New Roman"/>
                <w:color w:val="0070C0"/>
                <w:sz w:val="24"/>
                <w:szCs w:val="24"/>
                <w:shd w:val="clear" w:color="auto" w:fill="FFFFFF"/>
              </w:rPr>
              <m:t>i</m:t>
            </m:r>
            <m:r>
              <m:rPr>
                <m:sty m:val="p"/>
              </m:rPr>
              <w:rPr>
                <w:rFonts w:ascii="Cambria Math" w:hAnsi="Times New Roman" w:cs="Times New Roman"/>
                <w:color w:val="0070C0"/>
                <w:sz w:val="24"/>
                <w:szCs w:val="24"/>
                <w:shd w:val="clear" w:color="auto" w:fill="FFFFFF"/>
              </w:rPr>
              <m:t>,0</m:t>
            </m:r>
          </m:sup>
        </m:sSubSup>
        <m:r>
          <m:rPr>
            <m:sty m:val="p"/>
          </m:rPr>
          <w:rPr>
            <w:rFonts w:ascii="Cambria Math" w:hAnsi="Cambria Math" w:cs="Times New Roman"/>
            <w:color w:val="0070C0"/>
            <w:sz w:val="24"/>
            <w:szCs w:val="24"/>
            <w:shd w:val="clear" w:color="auto" w:fill="FFFFFF"/>
          </w:rPr>
          <m:t>=0.03</m:t>
        </m:r>
      </m:oMath>
      <w:r w:rsidRPr="00CB1762">
        <w:rPr>
          <w:rFonts w:ascii="Times New Roman" w:hAnsi="Times New Roman" w:cs="Times New Roman"/>
          <w:color w:val="0070C0"/>
          <w:sz w:val="24"/>
          <w:szCs w:val="24"/>
          <w:shd w:val="clear" w:color="auto" w:fill="FFFFFF"/>
        </w:rPr>
        <w:t xml:space="preserve">, </w:t>
      </w:r>
      <m:oMath>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cr m:val="script"/>
                <m:sty m:val="p"/>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 xml:space="preserve"> ∀</m:t>
        </m:r>
        <m:r>
          <w:rPr>
            <w:rFonts w:ascii="Cambria Math" w:hAnsi="Cambria Math" w:cs="Times New Roman"/>
            <w:color w:val="0070C0"/>
            <w:sz w:val="24"/>
            <w:szCs w:val="24"/>
            <w:shd w:val="clear" w:color="auto" w:fill="FFFFFF"/>
          </w:rPr>
          <m:t>i</m:t>
        </m:r>
        <m:r>
          <m:rPr>
            <m:sty m:val="p"/>
          </m:rPr>
          <w:rPr>
            <w:rFonts w:ascii="Cambria Math" w:hAnsi="Cambria Math" w:cs="Times New Roman"/>
            <w:color w:val="0070C0"/>
            <w:sz w:val="24"/>
            <w:szCs w:val="24"/>
            <w:shd w:val="clear" w:color="auto" w:fill="FFFFFF"/>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r>
          <m:rPr>
            <m:sty m:val="p"/>
          </m:rPr>
          <w:rPr>
            <w:rFonts w:ascii="Cambria Math" w:hAnsi="Cambria Math" w:cs="Times New Roman"/>
            <w:color w:val="0070C0"/>
            <w:sz w:val="24"/>
            <w:szCs w:val="24"/>
            <w:shd w:val="clear" w:color="auto" w:fill="FFFFFF"/>
          </w:rPr>
          <m:t>}</m:t>
        </m:r>
      </m:oMath>
      <w:r w:rsidRPr="00CB1762">
        <w:rPr>
          <w:rFonts w:ascii="Times New Roman" w:hAnsi="Times New Roman" w:cs="Times New Roman"/>
          <w:color w:val="0070C0"/>
          <w:sz w:val="24"/>
          <w:szCs w:val="24"/>
          <w:shd w:val="clear" w:color="auto" w:fill="FFFFFF"/>
        </w:rPr>
        <w:t>.</w:t>
      </w:r>
    </w:p>
    <w:p w14:paraId="03DBEFCD" w14:textId="77777777" w:rsidR="009C137F" w:rsidRPr="00307C18" w:rsidRDefault="009C137F" w:rsidP="009C137F"/>
    <w:p w14:paraId="1A0024D7" w14:textId="77777777" w:rsidR="000D3254" w:rsidRPr="00307C18" w:rsidRDefault="002B2AB7" w:rsidP="000D3254">
      <w:pPr>
        <w:adjustRightInd w:val="0"/>
        <w:snapToGrid w:val="0"/>
        <w:jc w:val="center"/>
        <w:rPr>
          <w:rFonts w:ascii="Times New Roman" w:hAnsi="Times New Roman" w:cs="Times New Roman"/>
          <w:iCs/>
          <w:sz w:val="24"/>
          <w:szCs w:val="24"/>
        </w:rPr>
      </w:pPr>
      <w:r w:rsidRPr="00307C18">
        <w:rPr>
          <w:noProof/>
        </w:rPr>
        <w:object w:dxaOrig="14401" w:dyaOrig="11425" w14:anchorId="39AE9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70.8pt" o:ole="">
            <v:imagedata r:id="rId28" o:title=""/>
          </v:shape>
          <o:OLEObject Type="Embed" ProgID="Visio.Drawing.15" ShapeID="_x0000_i1025" DrawAspect="Content" ObjectID="_1761248069" r:id="rId29"/>
        </w:object>
      </w:r>
      <w:r w:rsidR="000D3254" w:rsidRPr="00307C18">
        <w:rPr>
          <w:noProof/>
        </w:rPr>
        <w:t xml:space="preserve"> </w:t>
      </w:r>
      <w:r w:rsidR="000D3254" w:rsidRPr="00307C18">
        <w:rPr>
          <w:noProof/>
        </w:rPr>
        <w:drawing>
          <wp:inline distT="0" distB="0" distL="0" distR="0" wp14:anchorId="7FA4E017" wp14:editId="7335DE2B">
            <wp:extent cx="3257378" cy="2163118"/>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68546" cy="2170534"/>
                    </a:xfrm>
                    <a:prstGeom prst="rect">
                      <a:avLst/>
                    </a:prstGeom>
                    <a:noFill/>
                    <a:ln>
                      <a:noFill/>
                    </a:ln>
                  </pic:spPr>
                </pic:pic>
              </a:graphicData>
            </a:graphic>
          </wp:inline>
        </w:drawing>
      </w:r>
    </w:p>
    <w:p w14:paraId="1291FA44" w14:textId="77777777" w:rsidR="000D3254" w:rsidRPr="00307C18" w:rsidRDefault="000D3254" w:rsidP="00440A89">
      <w:pPr>
        <w:pStyle w:val="ListParagraph"/>
        <w:widowControl w:val="0"/>
        <w:numPr>
          <w:ilvl w:val="0"/>
          <w:numId w:val="1"/>
        </w:numPr>
        <w:adjustRightInd w:val="0"/>
        <w:snapToGrid w:val="0"/>
        <w:spacing w:after="0" w:line="400" w:lineRule="exact"/>
        <w:contextualSpacing w:val="0"/>
        <w:jc w:val="center"/>
        <w:rPr>
          <w:rFonts w:ascii="Times New Roman" w:hAnsi="Times New Roman" w:cs="Times New Roman"/>
          <w:sz w:val="24"/>
          <w:szCs w:val="24"/>
        </w:rPr>
      </w:pPr>
      <w:r w:rsidRPr="00307C18">
        <w:rPr>
          <w:rFonts w:ascii="Times New Roman" w:hAnsi="Times New Roman" w:cs="Times New Roman"/>
          <w:sz w:val="24"/>
          <w:szCs w:val="24"/>
        </w:rPr>
        <w:t xml:space="preserve">                                  (b)</w:t>
      </w:r>
    </w:p>
    <w:p w14:paraId="053AB1FD" w14:textId="66CEF75D" w:rsidR="000D3254" w:rsidRPr="00307C18" w:rsidRDefault="000D3254"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iCs/>
          <w:sz w:val="24"/>
          <w:szCs w:val="24"/>
        </w:rPr>
        <w:t xml:space="preserve">Fig. 6 </w:t>
      </w:r>
      <w:r w:rsidRPr="00307C18">
        <w:rPr>
          <w:rFonts w:ascii="Times New Roman" w:hAnsi="Times New Roman" w:cs="Times New Roman"/>
          <w:sz w:val="24"/>
          <w:szCs w:val="24"/>
        </w:rPr>
        <w:t>Study site, (a) a regional urban road network in Changsha, China, and (b) its VISSIM model.</w:t>
      </w:r>
    </w:p>
    <w:p w14:paraId="2009125B" w14:textId="0C0DEF9F" w:rsidR="006A05AB" w:rsidRPr="00307C18" w:rsidRDefault="006A05AB" w:rsidP="000D3254">
      <w:pPr>
        <w:adjustRightInd w:val="0"/>
        <w:snapToGrid w:val="0"/>
        <w:rPr>
          <w:rFonts w:ascii="Times New Roman" w:hAnsi="Times New Roman" w:cs="Times New Roman"/>
          <w:sz w:val="24"/>
          <w:szCs w:val="24"/>
        </w:rPr>
      </w:pPr>
    </w:p>
    <w:p w14:paraId="2AA291D3" w14:textId="52FD67C1" w:rsidR="006A05AB" w:rsidRPr="00307C18" w:rsidRDefault="006A05AB" w:rsidP="00F302BD">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Table</w:t>
      </w:r>
      <w:r w:rsidRPr="00307C18">
        <w:rPr>
          <w:rFonts w:ascii="Times New Roman" w:hAnsi="Times New Roman" w:cs="Times New Roman"/>
          <w:sz w:val="24"/>
          <w:szCs w:val="24"/>
        </w:rPr>
        <w:t xml:space="preserve"> </w:t>
      </w:r>
      <w:r w:rsidR="001700DC" w:rsidRPr="00307C18">
        <w:rPr>
          <w:rFonts w:ascii="Times New Roman" w:hAnsi="Times New Roman" w:cs="Times New Roman"/>
          <w:sz w:val="24"/>
          <w:szCs w:val="24"/>
        </w:rPr>
        <w:t>2</w:t>
      </w:r>
      <w:r w:rsidR="00275333" w:rsidRPr="00307C18">
        <w:rPr>
          <w:rFonts w:ascii="Times New Roman" w:hAnsi="Times New Roman" w:cs="Times New Roman"/>
          <w:sz w:val="24"/>
          <w:szCs w:val="24"/>
        </w:rPr>
        <w:t xml:space="preserve"> </w:t>
      </w:r>
      <w:r w:rsidR="00112197" w:rsidRPr="00307C18">
        <w:rPr>
          <w:rFonts w:ascii="Times New Roman" w:hAnsi="Times New Roman" w:cs="Times New Roman"/>
          <w:sz w:val="24"/>
          <w:szCs w:val="24"/>
        </w:rPr>
        <w:t>S</w:t>
      </w:r>
      <w:r w:rsidR="00E65F21" w:rsidRPr="00307C18">
        <w:rPr>
          <w:rFonts w:ascii="Times New Roman" w:hAnsi="Times New Roman" w:cs="Times New Roman"/>
          <w:sz w:val="24"/>
          <w:szCs w:val="24"/>
        </w:rPr>
        <w:t>ignal phases</w:t>
      </w:r>
      <w:r w:rsidR="009455C5" w:rsidRPr="00307C18">
        <w:rPr>
          <w:rFonts w:ascii="Times New Roman" w:hAnsi="Times New Roman" w:cs="Times New Roman"/>
          <w:sz w:val="24"/>
          <w:szCs w:val="24"/>
        </w:rPr>
        <w:t xml:space="preserve"> in </w:t>
      </w:r>
      <w:r w:rsidR="002E10EF" w:rsidRPr="00307C18">
        <w:rPr>
          <w:rFonts w:ascii="Times New Roman" w:hAnsi="Times New Roman" w:cs="Times New Roman"/>
          <w:sz w:val="24"/>
          <w:szCs w:val="24"/>
        </w:rPr>
        <w:t xml:space="preserve">the regional urban </w:t>
      </w:r>
      <w:r w:rsidR="002E10EF" w:rsidRPr="00307C18">
        <w:rPr>
          <w:rFonts w:ascii="Times New Roman" w:hAnsi="Times New Roman" w:cs="Times New Roman" w:hint="eastAsia"/>
          <w:sz w:val="24"/>
          <w:szCs w:val="24"/>
        </w:rPr>
        <w:t>road</w:t>
      </w:r>
      <w:r w:rsidR="002E10EF" w:rsidRPr="00307C18">
        <w:rPr>
          <w:rFonts w:ascii="Times New Roman" w:hAnsi="Times New Roman" w:cs="Times New Roman"/>
          <w:sz w:val="24"/>
          <w:szCs w:val="24"/>
        </w:rPr>
        <w:t xml:space="preserve"> network</w:t>
      </w:r>
    </w:p>
    <w:tbl>
      <w:tblPr>
        <w:tblStyle w:val="TableGrid"/>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48"/>
        <w:gridCol w:w="277"/>
        <w:gridCol w:w="47"/>
        <w:gridCol w:w="221"/>
        <w:gridCol w:w="235"/>
        <w:gridCol w:w="461"/>
        <w:gridCol w:w="144"/>
        <w:gridCol w:w="207"/>
        <w:gridCol w:w="197"/>
        <w:gridCol w:w="352"/>
        <w:gridCol w:w="307"/>
        <w:gridCol w:w="568"/>
        <w:gridCol w:w="172"/>
        <w:gridCol w:w="112"/>
        <w:gridCol w:w="178"/>
        <w:gridCol w:w="283"/>
        <w:gridCol w:w="104"/>
        <w:gridCol w:w="336"/>
        <w:gridCol w:w="364"/>
        <w:gridCol w:w="568"/>
        <w:gridCol w:w="160"/>
        <w:gridCol w:w="253"/>
        <w:gridCol w:w="47"/>
        <w:gridCol w:w="295"/>
        <w:gridCol w:w="471"/>
        <w:gridCol w:w="164"/>
        <w:gridCol w:w="158"/>
        <w:gridCol w:w="600"/>
        <w:gridCol w:w="146"/>
        <w:gridCol w:w="21"/>
        <w:gridCol w:w="430"/>
        <w:gridCol w:w="658"/>
        <w:gridCol w:w="76"/>
        <w:gridCol w:w="13"/>
        <w:gridCol w:w="836"/>
      </w:tblGrid>
      <w:tr w:rsidR="00307C18" w:rsidRPr="00307C18" w14:paraId="262FE9F9" w14:textId="77777777" w:rsidTr="00F36F8C">
        <w:trPr>
          <w:jc w:val="center"/>
        </w:trPr>
        <w:tc>
          <w:tcPr>
            <w:tcW w:w="908" w:type="pct"/>
            <w:gridSpan w:val="7"/>
            <w:tcBorders>
              <w:top w:val="single" w:sz="8" w:space="0" w:color="auto"/>
              <w:left w:val="nil"/>
              <w:bottom w:val="nil"/>
              <w:right w:val="single" w:sz="4" w:space="0" w:color="auto"/>
            </w:tcBorders>
          </w:tcPr>
          <w:p w14:paraId="256B0CC3"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w:t>
            </w:r>
          </w:p>
        </w:tc>
        <w:tc>
          <w:tcPr>
            <w:tcW w:w="2017" w:type="pct"/>
            <w:gridSpan w:val="15"/>
            <w:tcBorders>
              <w:top w:val="single" w:sz="8" w:space="0" w:color="auto"/>
              <w:left w:val="single" w:sz="4" w:space="0" w:color="auto"/>
              <w:bottom w:val="nil"/>
              <w:right w:val="single" w:sz="4" w:space="0" w:color="auto"/>
            </w:tcBorders>
          </w:tcPr>
          <w:p w14:paraId="1087A2BB" w14:textId="1A22001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2</w:t>
            </w:r>
          </w:p>
        </w:tc>
        <w:tc>
          <w:tcPr>
            <w:tcW w:w="1073" w:type="pct"/>
            <w:gridSpan w:val="9"/>
            <w:tcBorders>
              <w:top w:val="single" w:sz="8" w:space="0" w:color="auto"/>
              <w:left w:val="single" w:sz="4" w:space="0" w:color="auto"/>
              <w:bottom w:val="nil"/>
              <w:right w:val="single" w:sz="4" w:space="0" w:color="auto"/>
            </w:tcBorders>
          </w:tcPr>
          <w:p w14:paraId="01F1383D" w14:textId="037D118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3</w:t>
            </w:r>
          </w:p>
        </w:tc>
        <w:tc>
          <w:tcPr>
            <w:tcW w:w="1003" w:type="pct"/>
            <w:gridSpan w:val="5"/>
            <w:tcBorders>
              <w:left w:val="single" w:sz="4" w:space="0" w:color="auto"/>
            </w:tcBorders>
          </w:tcPr>
          <w:p w14:paraId="16286178" w14:textId="29610D8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4</w:t>
            </w:r>
          </w:p>
        </w:tc>
      </w:tr>
      <w:tr w:rsidR="00307C18" w:rsidRPr="00307C18" w14:paraId="44D08DE3" w14:textId="77777777" w:rsidTr="00A32243">
        <w:trPr>
          <w:trHeight w:val="693"/>
          <w:jc w:val="center"/>
        </w:trPr>
        <w:tc>
          <w:tcPr>
            <w:tcW w:w="447" w:type="pct"/>
            <w:gridSpan w:val="3"/>
            <w:tcBorders>
              <w:top w:val="nil"/>
              <w:left w:val="nil"/>
              <w:bottom w:val="single" w:sz="4" w:space="0" w:color="auto"/>
            </w:tcBorders>
            <w:vAlign w:val="bottom"/>
          </w:tcPr>
          <w:p w14:paraId="58D91F0B" w14:textId="4BA207E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29A0E43C" wp14:editId="75E6BED8">
                  <wp:extent cx="214085" cy="348697"/>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76C669C9" w14:textId="408C9256"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460" w:type="pct"/>
            <w:gridSpan w:val="4"/>
            <w:tcBorders>
              <w:top w:val="nil"/>
              <w:bottom w:val="single" w:sz="4" w:space="0" w:color="auto"/>
              <w:right w:val="single" w:sz="4" w:space="0" w:color="auto"/>
            </w:tcBorders>
            <w:vAlign w:val="bottom"/>
          </w:tcPr>
          <w:p w14:paraId="76C7A382" w14:textId="7BB7CD5B"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1D3B0EE" wp14:editId="66F26DFD">
                  <wp:extent cx="333828" cy="204956"/>
                  <wp:effectExtent l="0" t="0" r="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14082247" w14:textId="5024937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48" w:type="pct"/>
            <w:gridSpan w:val="4"/>
            <w:tcBorders>
              <w:top w:val="nil"/>
              <w:left w:val="single" w:sz="4" w:space="0" w:color="auto"/>
              <w:bottom w:val="nil"/>
              <w:right w:val="nil"/>
            </w:tcBorders>
            <w:vAlign w:val="bottom"/>
          </w:tcPr>
          <w:p w14:paraId="781ED589" w14:textId="4A6D4F02"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1678734" wp14:editId="17C62EB6">
                  <wp:extent cx="218323" cy="355600"/>
                  <wp:effectExtent l="0" t="0" r="0" b="635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2623" cy="362604"/>
                          </a:xfrm>
                          <a:prstGeom prst="rect">
                            <a:avLst/>
                          </a:prstGeom>
                          <a:noFill/>
                          <a:ln>
                            <a:noFill/>
                          </a:ln>
                        </pic:spPr>
                      </pic:pic>
                    </a:graphicData>
                  </a:graphic>
                </wp:inline>
              </w:drawing>
            </w:r>
            <w:r w:rsidRPr="00307C18">
              <w:rPr>
                <w:rFonts w:ascii="Times New Roman" w:hAnsi="Times New Roman" w:cs="Times New Roman"/>
              </w:rPr>
              <w:t xml:space="preserve">         </w:t>
            </w:r>
          </w:p>
          <w:p w14:paraId="54A86CBE" w14:textId="4B177FB6"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77" w:type="pct"/>
            <w:gridSpan w:val="4"/>
            <w:tcBorders>
              <w:left w:val="nil"/>
            </w:tcBorders>
            <w:vAlign w:val="bottom"/>
          </w:tcPr>
          <w:p w14:paraId="4C27972E" w14:textId="10F04DA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3368B93" wp14:editId="2CCDF303">
                  <wp:extent cx="220551" cy="359229"/>
                  <wp:effectExtent l="0" t="0" r="8255"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4577" cy="365786"/>
                          </a:xfrm>
                          <a:prstGeom prst="rect">
                            <a:avLst/>
                          </a:prstGeom>
                          <a:noFill/>
                          <a:ln>
                            <a:noFill/>
                          </a:ln>
                        </pic:spPr>
                      </pic:pic>
                    </a:graphicData>
                  </a:graphic>
                </wp:inline>
              </w:drawing>
            </w:r>
          </w:p>
          <w:p w14:paraId="5C609E5F" w14:textId="2362A55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49" w:type="pct"/>
            <w:gridSpan w:val="4"/>
            <w:vAlign w:val="bottom"/>
          </w:tcPr>
          <w:p w14:paraId="6A939DE5" w14:textId="4D2F17C8"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8D2EDD8" wp14:editId="2C7757EF">
                  <wp:extent cx="319314" cy="196045"/>
                  <wp:effectExtent l="0" t="0" r="508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5170" cy="205780"/>
                          </a:xfrm>
                          <a:prstGeom prst="rect">
                            <a:avLst/>
                          </a:prstGeom>
                          <a:noFill/>
                          <a:ln>
                            <a:noFill/>
                          </a:ln>
                        </pic:spPr>
                      </pic:pic>
                    </a:graphicData>
                  </a:graphic>
                </wp:inline>
              </w:drawing>
            </w:r>
          </w:p>
          <w:p w14:paraId="01A88B31" w14:textId="4A6AA4E0"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542" w:type="pct"/>
            <w:gridSpan w:val="3"/>
            <w:tcBorders>
              <w:right w:val="single" w:sz="4" w:space="0" w:color="auto"/>
            </w:tcBorders>
            <w:vAlign w:val="bottom"/>
          </w:tcPr>
          <w:p w14:paraId="39E6B9B5" w14:textId="26B6FCA9"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41D20759" wp14:editId="574AA6CB">
                  <wp:extent cx="316865" cy="194540"/>
                  <wp:effectExtent l="0" t="0" r="698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7B012F08" w14:textId="4E581B8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531" w:type="pct"/>
            <w:gridSpan w:val="4"/>
            <w:tcBorders>
              <w:top w:val="nil"/>
              <w:left w:val="single" w:sz="4" w:space="0" w:color="auto"/>
              <w:bottom w:val="nil"/>
            </w:tcBorders>
            <w:vAlign w:val="bottom"/>
          </w:tcPr>
          <w:p w14:paraId="51CE1945" w14:textId="0E497D35"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45502A5" wp14:editId="3C533AC0">
                  <wp:extent cx="214085" cy="348697"/>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248B87F3" w14:textId="423AF85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43" w:type="pct"/>
            <w:gridSpan w:val="5"/>
            <w:tcBorders>
              <w:top w:val="nil"/>
              <w:bottom w:val="nil"/>
              <w:right w:val="single" w:sz="4" w:space="0" w:color="auto"/>
            </w:tcBorders>
            <w:vAlign w:val="bottom"/>
          </w:tcPr>
          <w:p w14:paraId="16761B42" w14:textId="63682CF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2E910958" wp14:editId="0D204F1C">
                  <wp:extent cx="333828" cy="204956"/>
                  <wp:effectExtent l="0" t="0" r="0" b="508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FEAEC3B" w14:textId="6C6C6BB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41" w:type="pct"/>
            <w:gridSpan w:val="2"/>
            <w:tcBorders>
              <w:left w:val="single" w:sz="4" w:space="0" w:color="auto"/>
            </w:tcBorders>
            <w:vAlign w:val="bottom"/>
          </w:tcPr>
          <w:p w14:paraId="1345CFD2" w14:textId="17DD378F"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0FCC2787" wp14:editId="11FA4209">
                  <wp:extent cx="216869" cy="353233"/>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6379" cy="385011"/>
                          </a:xfrm>
                          <a:prstGeom prst="rect">
                            <a:avLst/>
                          </a:prstGeom>
                          <a:noFill/>
                          <a:ln>
                            <a:noFill/>
                          </a:ln>
                        </pic:spPr>
                      </pic:pic>
                    </a:graphicData>
                  </a:graphic>
                </wp:inline>
              </w:drawing>
            </w:r>
          </w:p>
          <w:p w14:paraId="3664EF91" w14:textId="237212F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461" w:type="pct"/>
            <w:gridSpan w:val="3"/>
            <w:vAlign w:val="bottom"/>
          </w:tcPr>
          <w:p w14:paraId="3F8053B1" w14:textId="5ED2073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A6AC3E9" wp14:editId="2CEA84B5">
                  <wp:extent cx="333828" cy="204956"/>
                  <wp:effectExtent l="0" t="0" r="0" b="508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2ABD8CD5" w14:textId="4719C34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r>
      <w:tr w:rsidR="00307C18" w:rsidRPr="00307C18" w14:paraId="2406CE16" w14:textId="77777777" w:rsidTr="00F36F8C">
        <w:trPr>
          <w:jc w:val="center"/>
        </w:trPr>
        <w:tc>
          <w:tcPr>
            <w:tcW w:w="908" w:type="pct"/>
            <w:gridSpan w:val="7"/>
            <w:tcBorders>
              <w:top w:val="single" w:sz="4" w:space="0" w:color="auto"/>
              <w:left w:val="nil"/>
              <w:bottom w:val="nil"/>
              <w:right w:val="single" w:sz="4" w:space="0" w:color="auto"/>
            </w:tcBorders>
          </w:tcPr>
          <w:p w14:paraId="68567F8E" w14:textId="72D7E3A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5</w:t>
            </w:r>
          </w:p>
        </w:tc>
        <w:tc>
          <w:tcPr>
            <w:tcW w:w="1655" w:type="pct"/>
            <w:gridSpan w:val="13"/>
            <w:tcBorders>
              <w:top w:val="single" w:sz="4" w:space="0" w:color="auto"/>
              <w:left w:val="single" w:sz="4" w:space="0" w:color="auto"/>
              <w:bottom w:val="nil"/>
              <w:right w:val="single" w:sz="4" w:space="0" w:color="auto"/>
            </w:tcBorders>
          </w:tcPr>
          <w:p w14:paraId="54BB2CDD" w14:textId="671ECF1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6</w:t>
            </w:r>
          </w:p>
        </w:tc>
        <w:tc>
          <w:tcPr>
            <w:tcW w:w="1054" w:type="pct"/>
            <w:gridSpan w:val="8"/>
            <w:tcBorders>
              <w:top w:val="single" w:sz="4" w:space="0" w:color="auto"/>
              <w:left w:val="single" w:sz="4" w:space="0" w:color="auto"/>
              <w:bottom w:val="nil"/>
              <w:right w:val="single" w:sz="4" w:space="0" w:color="auto"/>
            </w:tcBorders>
          </w:tcPr>
          <w:p w14:paraId="5800818E" w14:textId="6B33CFF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7</w:t>
            </w:r>
          </w:p>
        </w:tc>
        <w:tc>
          <w:tcPr>
            <w:tcW w:w="1383" w:type="pct"/>
            <w:gridSpan w:val="8"/>
            <w:tcBorders>
              <w:top w:val="single" w:sz="4" w:space="0" w:color="auto"/>
              <w:left w:val="single" w:sz="4" w:space="0" w:color="auto"/>
              <w:bottom w:val="nil"/>
            </w:tcBorders>
          </w:tcPr>
          <w:p w14:paraId="3F365FD2" w14:textId="26798A6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8</w:t>
            </w:r>
          </w:p>
        </w:tc>
      </w:tr>
      <w:tr w:rsidR="00307C18" w:rsidRPr="00307C18" w14:paraId="77E4A2B6" w14:textId="77777777" w:rsidTr="00A32243">
        <w:trPr>
          <w:trHeight w:val="87"/>
          <w:jc w:val="center"/>
        </w:trPr>
        <w:tc>
          <w:tcPr>
            <w:tcW w:w="284" w:type="pct"/>
            <w:tcBorders>
              <w:top w:val="nil"/>
              <w:left w:val="nil"/>
              <w:bottom w:val="single" w:sz="4" w:space="0" w:color="auto"/>
            </w:tcBorders>
            <w:vAlign w:val="bottom"/>
          </w:tcPr>
          <w:p w14:paraId="5FF15335" w14:textId="694C9FBD"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B991590" wp14:editId="6A52225C">
                  <wp:extent cx="201169" cy="327660"/>
                  <wp:effectExtent l="0" t="0" r="889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7636" cy="338194"/>
                          </a:xfrm>
                          <a:prstGeom prst="rect">
                            <a:avLst/>
                          </a:prstGeom>
                          <a:noFill/>
                          <a:ln>
                            <a:noFill/>
                          </a:ln>
                        </pic:spPr>
                      </pic:pic>
                    </a:graphicData>
                  </a:graphic>
                </wp:inline>
              </w:drawing>
            </w:r>
          </w:p>
          <w:p w14:paraId="6C07760E" w14:textId="6CC82366"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noProof/>
              </w:rPr>
              <w:t>①</w:t>
            </w:r>
            <w:r w:rsidRPr="00307C18">
              <w:rPr>
                <w:rFonts w:ascii="Times New Roman" w:hAnsi="Times New Roman" w:cs="Times New Roman"/>
              </w:rPr>
              <w:fldChar w:fldCharType="end"/>
            </w:r>
          </w:p>
        </w:tc>
        <w:tc>
          <w:tcPr>
            <w:tcW w:w="297" w:type="pct"/>
            <w:gridSpan w:val="4"/>
            <w:tcBorders>
              <w:top w:val="nil"/>
              <w:bottom w:val="single" w:sz="4" w:space="0" w:color="auto"/>
            </w:tcBorders>
            <w:vAlign w:val="bottom"/>
          </w:tcPr>
          <w:p w14:paraId="44EDBB6C" w14:textId="410329F4"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76FFC52" wp14:editId="74D369AC">
                  <wp:extent cx="198801" cy="3238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7548EB39" w14:textId="4067780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326" w:type="pct"/>
            <w:gridSpan w:val="2"/>
            <w:tcBorders>
              <w:top w:val="nil"/>
              <w:bottom w:val="single" w:sz="4" w:space="0" w:color="auto"/>
              <w:right w:val="single" w:sz="4" w:space="0" w:color="auto"/>
            </w:tcBorders>
            <w:vAlign w:val="bottom"/>
          </w:tcPr>
          <w:p w14:paraId="5926C48F" w14:textId="1F4C4DA0"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9A6ED29" wp14:editId="179F54A8">
                  <wp:extent cx="304661" cy="187325"/>
                  <wp:effectExtent l="0" t="0" r="635"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6323" cy="194496"/>
                          </a:xfrm>
                          <a:prstGeom prst="rect">
                            <a:avLst/>
                          </a:prstGeom>
                          <a:noFill/>
                          <a:ln>
                            <a:noFill/>
                          </a:ln>
                        </pic:spPr>
                      </pic:pic>
                    </a:graphicData>
                  </a:graphic>
                </wp:inline>
              </w:drawing>
            </w:r>
          </w:p>
          <w:p w14:paraId="03B96B9E" w14:textId="076C7A7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273" w:type="pct"/>
            <w:gridSpan w:val="3"/>
            <w:tcBorders>
              <w:top w:val="nil"/>
              <w:left w:val="single" w:sz="4" w:space="0" w:color="auto"/>
              <w:bottom w:val="single" w:sz="4" w:space="0" w:color="auto"/>
            </w:tcBorders>
            <w:vAlign w:val="bottom"/>
          </w:tcPr>
          <w:p w14:paraId="7DDC6937" w14:textId="2B0DD954"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4D5736D1" wp14:editId="40725E3E">
                  <wp:extent cx="198120" cy="322694"/>
                  <wp:effectExtent l="0" t="0" r="0" b="127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5751" cy="335123"/>
                          </a:xfrm>
                          <a:prstGeom prst="rect">
                            <a:avLst/>
                          </a:prstGeom>
                          <a:noFill/>
                          <a:ln>
                            <a:noFill/>
                          </a:ln>
                        </pic:spPr>
                      </pic:pic>
                    </a:graphicData>
                  </a:graphic>
                </wp:inline>
              </w:drawing>
            </w:r>
          </w:p>
          <w:p w14:paraId="1A28A0CA" w14:textId="0AA43F83"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328" w:type="pct"/>
            <w:gridSpan w:val="2"/>
            <w:tcBorders>
              <w:top w:val="nil"/>
              <w:bottom w:val="single" w:sz="4" w:space="0" w:color="auto"/>
            </w:tcBorders>
            <w:vAlign w:val="bottom"/>
          </w:tcPr>
          <w:p w14:paraId="71B2DB40" w14:textId="5C1C1410"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C3A8693" wp14:editId="7FFF38DC">
                  <wp:extent cx="196490" cy="320040"/>
                  <wp:effectExtent l="0" t="0" r="0" b="38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23AD2A78" w14:textId="5ED1FD13"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rPr>
              <w:t>②</w:t>
            </w:r>
            <w:r w:rsidRPr="00307C18">
              <w:rPr>
                <w:rFonts w:ascii="Times New Roman" w:hAnsi="Times New Roman" w:cs="Times New Roman"/>
              </w:rPr>
              <w:fldChar w:fldCharType="end"/>
            </w:r>
          </w:p>
        </w:tc>
        <w:tc>
          <w:tcPr>
            <w:tcW w:w="282" w:type="pct"/>
            <w:tcBorders>
              <w:top w:val="nil"/>
              <w:bottom w:val="nil"/>
            </w:tcBorders>
            <w:vAlign w:val="bottom"/>
          </w:tcPr>
          <w:p w14:paraId="5ABCEDBB" w14:textId="6C3C1FE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9A04A70" wp14:editId="1AC9517F">
                  <wp:extent cx="194310" cy="316487"/>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9931" cy="325642"/>
                          </a:xfrm>
                          <a:prstGeom prst="rect">
                            <a:avLst/>
                          </a:prstGeom>
                          <a:noFill/>
                          <a:ln>
                            <a:noFill/>
                          </a:ln>
                        </pic:spPr>
                      </pic:pic>
                    </a:graphicData>
                  </a:graphic>
                </wp:inline>
              </w:drawing>
            </w:r>
          </w:p>
          <w:p w14:paraId="45430334" w14:textId="0E9EF064"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372" w:type="pct"/>
            <w:gridSpan w:val="4"/>
            <w:tcBorders>
              <w:top w:val="nil"/>
              <w:bottom w:val="nil"/>
            </w:tcBorders>
            <w:vAlign w:val="bottom"/>
          </w:tcPr>
          <w:p w14:paraId="05E6229C" w14:textId="49461AC5"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217DD7ED" wp14:editId="67F5D00A">
                  <wp:extent cx="297180" cy="182456"/>
                  <wp:effectExtent l="0" t="0" r="762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6221" cy="194147"/>
                          </a:xfrm>
                          <a:prstGeom prst="rect">
                            <a:avLst/>
                          </a:prstGeom>
                          <a:noFill/>
                          <a:ln>
                            <a:noFill/>
                          </a:ln>
                        </pic:spPr>
                      </pic:pic>
                    </a:graphicData>
                  </a:graphic>
                </wp:inline>
              </w:drawing>
            </w:r>
          </w:p>
          <w:p w14:paraId="36DEB1EA" w14:textId="75F43E6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400" w:type="pct"/>
            <w:gridSpan w:val="3"/>
            <w:tcBorders>
              <w:top w:val="nil"/>
              <w:bottom w:val="nil"/>
              <w:right w:val="single" w:sz="4" w:space="0" w:color="auto"/>
            </w:tcBorders>
            <w:vAlign w:val="bottom"/>
          </w:tcPr>
          <w:p w14:paraId="575A7064" w14:textId="41E36412"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4B82D151" wp14:editId="7473ADFD">
                  <wp:extent cx="316230" cy="194439"/>
                  <wp:effectExtent l="0" t="0" r="762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1382" cy="203755"/>
                          </a:xfrm>
                          <a:prstGeom prst="rect">
                            <a:avLst/>
                          </a:prstGeom>
                          <a:noFill/>
                          <a:ln>
                            <a:noFill/>
                          </a:ln>
                        </pic:spPr>
                      </pic:pic>
                    </a:graphicData>
                  </a:graphic>
                </wp:inline>
              </w:drawing>
            </w:r>
          </w:p>
          <w:p w14:paraId="668CBE83" w14:textId="77C1FF2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5 \* GB3 </w:instrText>
            </w:r>
            <w:r w:rsidRPr="00307C18">
              <w:rPr>
                <w:rFonts w:ascii="Times New Roman" w:hAnsi="Times New Roman" w:cs="Times New Roman"/>
              </w:rPr>
              <w:fldChar w:fldCharType="separate"/>
            </w:r>
            <w:r w:rsidRPr="00307C18">
              <w:rPr>
                <w:rFonts w:ascii="宋体" w:eastAsia="宋体" w:hAnsi="宋体" w:cs="宋体" w:hint="eastAsia"/>
              </w:rPr>
              <w:t>⑤</w:t>
            </w:r>
            <w:r w:rsidRPr="00307C18">
              <w:rPr>
                <w:rFonts w:ascii="Times New Roman" w:hAnsi="Times New Roman" w:cs="Times New Roman"/>
              </w:rPr>
              <w:fldChar w:fldCharType="end"/>
            </w:r>
          </w:p>
        </w:tc>
        <w:tc>
          <w:tcPr>
            <w:tcW w:w="282" w:type="pct"/>
            <w:tcBorders>
              <w:top w:val="nil"/>
              <w:left w:val="single" w:sz="4" w:space="0" w:color="auto"/>
              <w:bottom w:val="nil"/>
            </w:tcBorders>
            <w:vAlign w:val="bottom"/>
          </w:tcPr>
          <w:p w14:paraId="1065B53F" w14:textId="17D07F4B"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191141D" wp14:editId="68AB41FA">
                  <wp:extent cx="197952" cy="322602"/>
                  <wp:effectExtent l="0" t="0" r="0" b="127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2171" cy="345774"/>
                          </a:xfrm>
                          <a:prstGeom prst="rect">
                            <a:avLst/>
                          </a:prstGeom>
                          <a:noFill/>
                          <a:ln>
                            <a:noFill/>
                          </a:ln>
                        </pic:spPr>
                      </pic:pic>
                    </a:graphicData>
                  </a:graphic>
                </wp:inline>
              </w:drawing>
            </w:r>
          </w:p>
          <w:p w14:paraId="77FA9351" w14:textId="6D83E13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377" w:type="pct"/>
            <w:gridSpan w:val="4"/>
            <w:tcBorders>
              <w:top w:val="nil"/>
              <w:bottom w:val="nil"/>
            </w:tcBorders>
            <w:vAlign w:val="bottom"/>
          </w:tcPr>
          <w:p w14:paraId="6EF0EB96" w14:textId="68A38FE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5D3F1AC" wp14:editId="4F1FBF23">
                  <wp:extent cx="296801" cy="182223"/>
                  <wp:effectExtent l="0" t="0" r="8255"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1636" cy="203610"/>
                          </a:xfrm>
                          <a:prstGeom prst="rect">
                            <a:avLst/>
                          </a:prstGeom>
                          <a:noFill/>
                          <a:ln>
                            <a:noFill/>
                          </a:ln>
                        </pic:spPr>
                      </pic:pic>
                    </a:graphicData>
                  </a:graphic>
                </wp:inline>
              </w:drawing>
            </w:r>
          </w:p>
          <w:p w14:paraId="62F27B58" w14:textId="3A473B1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rPr>
              <w:t>②</w:t>
            </w:r>
            <w:r w:rsidRPr="00307C18">
              <w:rPr>
                <w:rFonts w:ascii="Times New Roman" w:hAnsi="Times New Roman" w:cs="Times New Roman"/>
              </w:rPr>
              <w:fldChar w:fldCharType="end"/>
            </w:r>
          </w:p>
        </w:tc>
        <w:tc>
          <w:tcPr>
            <w:tcW w:w="395" w:type="pct"/>
            <w:gridSpan w:val="3"/>
            <w:tcBorders>
              <w:top w:val="nil"/>
              <w:bottom w:val="nil"/>
              <w:right w:val="single" w:sz="4" w:space="0" w:color="auto"/>
            </w:tcBorders>
            <w:vAlign w:val="bottom"/>
          </w:tcPr>
          <w:p w14:paraId="6B4D7A43" w14:textId="622BAE88"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74DE5D50" wp14:editId="6D975B58">
                  <wp:extent cx="301179" cy="184807"/>
                  <wp:effectExtent l="0" t="0" r="3810" b="571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9496" cy="202183"/>
                          </a:xfrm>
                          <a:prstGeom prst="rect">
                            <a:avLst/>
                          </a:prstGeom>
                          <a:noFill/>
                          <a:ln>
                            <a:noFill/>
                          </a:ln>
                        </pic:spPr>
                      </pic:pic>
                    </a:graphicData>
                  </a:graphic>
                </wp:inline>
              </w:drawing>
            </w:r>
          </w:p>
          <w:p w14:paraId="7A854181" w14:textId="07D7375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298" w:type="pct"/>
            <w:tcBorders>
              <w:top w:val="nil"/>
              <w:left w:val="single" w:sz="4" w:space="0" w:color="auto"/>
              <w:bottom w:val="nil"/>
            </w:tcBorders>
            <w:vAlign w:val="bottom"/>
          </w:tcPr>
          <w:p w14:paraId="2844D01D" w14:textId="5DD952A5"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7544651F" wp14:editId="500F225F">
                  <wp:extent cx="204879" cy="333703"/>
                  <wp:effectExtent l="0" t="0" r="508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AF282FD" w14:textId="72F0B91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298" w:type="pct"/>
            <w:gridSpan w:val="3"/>
            <w:tcBorders>
              <w:top w:val="nil"/>
              <w:bottom w:val="nil"/>
            </w:tcBorders>
            <w:vAlign w:val="bottom"/>
          </w:tcPr>
          <w:p w14:paraId="36860B3E" w14:textId="797C491D"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00DC756" wp14:editId="37E3EA39">
                  <wp:extent cx="203267" cy="331076"/>
                  <wp:effectExtent l="0" t="0" r="635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5497F8A7" w14:textId="66E1B77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rPr>
              <w:t>②</w:t>
            </w:r>
            <w:r w:rsidRPr="00307C18">
              <w:rPr>
                <w:rFonts w:ascii="Times New Roman" w:hAnsi="Times New Roman" w:cs="Times New Roman"/>
              </w:rPr>
              <w:fldChar w:fldCharType="end"/>
            </w:r>
          </w:p>
        </w:tc>
        <w:tc>
          <w:tcPr>
            <w:tcW w:w="372" w:type="pct"/>
            <w:gridSpan w:val="3"/>
            <w:tcBorders>
              <w:top w:val="nil"/>
              <w:bottom w:val="nil"/>
            </w:tcBorders>
            <w:vAlign w:val="bottom"/>
          </w:tcPr>
          <w:p w14:paraId="349B8A7A" w14:textId="3EF0054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906C391" wp14:editId="186A47B0">
                  <wp:extent cx="302173" cy="185522"/>
                  <wp:effectExtent l="0" t="0" r="3175" b="508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1107" cy="197147"/>
                          </a:xfrm>
                          <a:prstGeom prst="rect">
                            <a:avLst/>
                          </a:prstGeom>
                          <a:noFill/>
                          <a:ln>
                            <a:noFill/>
                          </a:ln>
                        </pic:spPr>
                      </pic:pic>
                    </a:graphicData>
                  </a:graphic>
                </wp:inline>
              </w:drawing>
            </w:r>
          </w:p>
          <w:p w14:paraId="652B0937" w14:textId="70B706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16" w:type="pct"/>
            <w:tcBorders>
              <w:top w:val="nil"/>
              <w:bottom w:val="nil"/>
            </w:tcBorders>
            <w:vAlign w:val="bottom"/>
          </w:tcPr>
          <w:p w14:paraId="3D91FD41" w14:textId="02CE88F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4868896D" wp14:editId="39806722">
                  <wp:extent cx="300085" cy="184238"/>
                  <wp:effectExtent l="0" t="0" r="5080" b="635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581" cy="195594"/>
                          </a:xfrm>
                          <a:prstGeom prst="rect">
                            <a:avLst/>
                          </a:prstGeom>
                          <a:noFill/>
                          <a:ln>
                            <a:noFill/>
                          </a:ln>
                        </pic:spPr>
                      </pic:pic>
                    </a:graphicData>
                  </a:graphic>
                </wp:inline>
              </w:drawing>
            </w:r>
          </w:p>
          <w:p w14:paraId="540C534D" w14:textId="1B30927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r>
      <w:tr w:rsidR="00307C18" w:rsidRPr="00307C18" w14:paraId="06E18AC0" w14:textId="77777777" w:rsidTr="00F36F8C">
        <w:trPr>
          <w:jc w:val="center"/>
        </w:trPr>
        <w:tc>
          <w:tcPr>
            <w:tcW w:w="1508" w:type="pct"/>
            <w:gridSpan w:val="12"/>
            <w:tcBorders>
              <w:top w:val="single" w:sz="4" w:space="0" w:color="auto"/>
              <w:left w:val="nil"/>
              <w:bottom w:val="nil"/>
              <w:right w:val="single" w:sz="4" w:space="0" w:color="auto"/>
            </w:tcBorders>
          </w:tcPr>
          <w:p w14:paraId="18A3B33A" w14:textId="226AB1D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9</w:t>
            </w:r>
          </w:p>
        </w:tc>
        <w:tc>
          <w:tcPr>
            <w:tcW w:w="1054" w:type="pct"/>
            <w:gridSpan w:val="8"/>
            <w:tcBorders>
              <w:top w:val="single" w:sz="4" w:space="0" w:color="auto"/>
              <w:left w:val="single" w:sz="4" w:space="0" w:color="auto"/>
              <w:bottom w:val="nil"/>
              <w:right w:val="single" w:sz="4" w:space="0" w:color="auto"/>
            </w:tcBorders>
          </w:tcPr>
          <w:p w14:paraId="117E163E"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10</w:t>
            </w:r>
          </w:p>
        </w:tc>
        <w:tc>
          <w:tcPr>
            <w:tcW w:w="975" w:type="pct"/>
            <w:gridSpan w:val="7"/>
            <w:tcBorders>
              <w:top w:val="single" w:sz="4" w:space="0" w:color="auto"/>
              <w:left w:val="single" w:sz="4" w:space="0" w:color="auto"/>
              <w:bottom w:val="nil"/>
              <w:right w:val="single" w:sz="4" w:space="0" w:color="auto"/>
            </w:tcBorders>
          </w:tcPr>
          <w:p w14:paraId="23BF7971" w14:textId="6796711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11</w:t>
            </w:r>
          </w:p>
        </w:tc>
        <w:tc>
          <w:tcPr>
            <w:tcW w:w="1462" w:type="pct"/>
            <w:gridSpan w:val="9"/>
            <w:tcBorders>
              <w:top w:val="single" w:sz="4" w:space="0" w:color="auto"/>
              <w:left w:val="single" w:sz="4" w:space="0" w:color="auto"/>
              <w:bottom w:val="nil"/>
            </w:tcBorders>
          </w:tcPr>
          <w:p w14:paraId="769D2D58" w14:textId="3012E7FE"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12</w:t>
            </w:r>
          </w:p>
        </w:tc>
      </w:tr>
      <w:tr w:rsidR="00307C18" w:rsidRPr="00307C18" w14:paraId="70EAF70D" w14:textId="77777777" w:rsidTr="00A32243">
        <w:trPr>
          <w:trHeight w:val="87"/>
          <w:jc w:val="center"/>
        </w:trPr>
        <w:tc>
          <w:tcPr>
            <w:tcW w:w="309" w:type="pct"/>
            <w:gridSpan w:val="2"/>
            <w:tcBorders>
              <w:top w:val="nil"/>
              <w:left w:val="nil"/>
              <w:bottom w:val="single" w:sz="4" w:space="0" w:color="auto"/>
            </w:tcBorders>
            <w:vAlign w:val="bottom"/>
          </w:tcPr>
          <w:p w14:paraId="629355DE"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noProof/>
              </w:rPr>
              <w:drawing>
                <wp:inline distT="0" distB="0" distL="0" distR="0" wp14:anchorId="5A75FCAE" wp14:editId="7B6B83F3">
                  <wp:extent cx="214085" cy="348697"/>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D2DD3AF" w14:textId="02C341F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382" w:type="pct"/>
            <w:gridSpan w:val="4"/>
            <w:tcBorders>
              <w:top w:val="nil"/>
              <w:bottom w:val="single" w:sz="4" w:space="0" w:color="auto"/>
            </w:tcBorders>
            <w:vAlign w:val="bottom"/>
          </w:tcPr>
          <w:p w14:paraId="0913272B" w14:textId="3C2E7541"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1F4288F7">
                <v:shape id="图片 112" o:spid="_x0000_i1026" type="#_x0000_t75" style="width:22.6pt;height:14.25pt;visibility:visible">
                  <v:imagedata r:id="rId53" o:title=""/>
                </v:shape>
              </w:pict>
            </w:r>
          </w:p>
          <w:p w14:paraId="421EB88A" w14:textId="522DAA2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392" w:type="pct"/>
            <w:gridSpan w:val="3"/>
            <w:tcBorders>
              <w:top w:val="nil"/>
              <w:bottom w:val="single" w:sz="4" w:space="0" w:color="auto"/>
            </w:tcBorders>
            <w:vAlign w:val="bottom"/>
          </w:tcPr>
          <w:p w14:paraId="1B2E3610" w14:textId="6FD729F4"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1D845ADB">
                <v:shape id="图片 113" o:spid="_x0000_i1027" type="#_x0000_t75" style="width:22.6pt;height:14.25pt;visibility:visible">
                  <v:imagedata r:id="rId54" o:title=""/>
                </v:shape>
              </w:pict>
            </w:r>
          </w:p>
          <w:p w14:paraId="2F9A696A" w14:textId="60594A7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25" w:type="pct"/>
            <w:gridSpan w:val="3"/>
            <w:tcBorders>
              <w:top w:val="nil"/>
              <w:bottom w:val="single" w:sz="4" w:space="0" w:color="auto"/>
              <w:right w:val="single" w:sz="4" w:space="0" w:color="auto"/>
            </w:tcBorders>
            <w:vAlign w:val="bottom"/>
          </w:tcPr>
          <w:p w14:paraId="5EDDAEB3"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D94A0DE" wp14:editId="79EC65F9">
                  <wp:extent cx="316865" cy="194540"/>
                  <wp:effectExtent l="0" t="0" r="698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6EB933AB" w14:textId="7CC852C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368" w:type="pct"/>
            <w:gridSpan w:val="2"/>
            <w:tcBorders>
              <w:top w:val="nil"/>
              <w:left w:val="single" w:sz="4" w:space="0" w:color="auto"/>
              <w:bottom w:val="nil"/>
            </w:tcBorders>
            <w:vAlign w:val="bottom"/>
          </w:tcPr>
          <w:p w14:paraId="1F545BB9" w14:textId="27A3EEC3"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30186B93">
                <v:shape id="图片 134" o:spid="_x0000_i1028" type="#_x0000_t75" style="width:22.6pt;height:14.25pt;visibility:visible">
                  <v:imagedata r:id="rId53" o:title=""/>
                </v:shape>
              </w:pict>
            </w:r>
          </w:p>
          <w:p w14:paraId="75E2AF42" w14:textId="6FAC6C3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338" w:type="pct"/>
            <w:gridSpan w:val="4"/>
            <w:tcBorders>
              <w:top w:val="nil"/>
              <w:bottom w:val="nil"/>
            </w:tcBorders>
            <w:vAlign w:val="bottom"/>
          </w:tcPr>
          <w:p w14:paraId="5366D555" w14:textId="3A821FAB"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41693737">
                <v:shape id="图片 135" o:spid="_x0000_i1029" type="#_x0000_t75" style="width:22.6pt;height:14.25pt;visibility:visible">
                  <v:imagedata r:id="rId55" o:title=""/>
                </v:shape>
              </w:pict>
            </w:r>
          </w:p>
          <w:p w14:paraId="146A6426" w14:textId="5234047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348" w:type="pct"/>
            <w:gridSpan w:val="2"/>
            <w:tcBorders>
              <w:top w:val="nil"/>
              <w:bottom w:val="nil"/>
              <w:right w:val="single" w:sz="4" w:space="0" w:color="auto"/>
            </w:tcBorders>
            <w:vAlign w:val="bottom"/>
          </w:tcPr>
          <w:p w14:paraId="5BA265E9"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7DF8D792" wp14:editId="4E72FA5E">
                  <wp:extent cx="196490" cy="320040"/>
                  <wp:effectExtent l="0" t="0" r="0" b="381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018F4AFA" w14:textId="6A06A64A"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88" w:type="pct"/>
            <w:gridSpan w:val="3"/>
            <w:tcBorders>
              <w:top w:val="nil"/>
              <w:left w:val="single" w:sz="4" w:space="0" w:color="auto"/>
              <w:bottom w:val="nil"/>
            </w:tcBorders>
            <w:vAlign w:val="bottom"/>
          </w:tcPr>
          <w:p w14:paraId="46589A96"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noProof/>
              </w:rPr>
              <w:drawing>
                <wp:inline distT="0" distB="0" distL="0" distR="0" wp14:anchorId="6BE5AA33" wp14:editId="64BF4FE0">
                  <wp:extent cx="214085" cy="348697"/>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F39FEB3" w14:textId="2F5FCA6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487" w:type="pct"/>
            <w:gridSpan w:val="4"/>
            <w:tcBorders>
              <w:top w:val="nil"/>
              <w:bottom w:val="nil"/>
              <w:right w:val="single" w:sz="4" w:space="0" w:color="auto"/>
            </w:tcBorders>
            <w:vAlign w:val="bottom"/>
          </w:tcPr>
          <w:p w14:paraId="7CD68B40"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A8E353D" wp14:editId="5C9D18B6">
                  <wp:extent cx="333828" cy="204956"/>
                  <wp:effectExtent l="0" t="0" r="0" b="508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4AFBC2E0" w14:textId="135A8F1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49" w:type="pct"/>
            <w:gridSpan w:val="3"/>
            <w:tcBorders>
              <w:top w:val="nil"/>
              <w:left w:val="single" w:sz="4" w:space="0" w:color="auto"/>
              <w:bottom w:val="nil"/>
            </w:tcBorders>
            <w:vAlign w:val="bottom"/>
          </w:tcPr>
          <w:p w14:paraId="434D0945"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1DF07DA" wp14:editId="443D2BD5">
                  <wp:extent cx="204879" cy="333703"/>
                  <wp:effectExtent l="0" t="0" r="508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1D53E751" w14:textId="66710F1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552" w:type="pct"/>
            <w:gridSpan w:val="3"/>
            <w:tcBorders>
              <w:top w:val="nil"/>
              <w:bottom w:val="nil"/>
            </w:tcBorders>
            <w:vAlign w:val="bottom"/>
          </w:tcPr>
          <w:p w14:paraId="79463869"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DD020F4" wp14:editId="648D2D78">
                  <wp:extent cx="203267" cy="331076"/>
                  <wp:effectExtent l="0" t="0" r="635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36DDD383" w14:textId="6E29280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61" w:type="pct"/>
            <w:gridSpan w:val="3"/>
            <w:tcBorders>
              <w:top w:val="nil"/>
              <w:bottom w:val="nil"/>
            </w:tcBorders>
            <w:vAlign w:val="bottom"/>
          </w:tcPr>
          <w:p w14:paraId="6657F6DB" w14:textId="762CB539"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412B4CD5">
                <v:shape id="图片 123" o:spid="_x0000_i1030" type="#_x0000_t75" style="width:22.6pt;height:14.25pt;visibility:visible">
                  <v:imagedata r:id="rId56" o:title=""/>
                </v:shape>
              </w:pict>
            </w:r>
          </w:p>
          <w:p w14:paraId="66A206C7" w14:textId="46C19410"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r>
      <w:tr w:rsidR="00307C18" w:rsidRPr="00307C18" w14:paraId="4074A889" w14:textId="77777777" w:rsidTr="00F36F8C">
        <w:trPr>
          <w:jc w:val="center"/>
        </w:trPr>
        <w:tc>
          <w:tcPr>
            <w:tcW w:w="980" w:type="pct"/>
            <w:gridSpan w:val="8"/>
            <w:tcBorders>
              <w:top w:val="single" w:sz="4" w:space="0" w:color="auto"/>
              <w:left w:val="nil"/>
              <w:bottom w:val="nil"/>
              <w:right w:val="single" w:sz="4" w:space="0" w:color="auto"/>
            </w:tcBorders>
            <w:shd w:val="clear" w:color="auto" w:fill="auto"/>
          </w:tcPr>
          <w:p w14:paraId="670D91B7"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13</w:t>
            </w:r>
          </w:p>
        </w:tc>
        <w:tc>
          <w:tcPr>
            <w:tcW w:w="2095" w:type="pct"/>
            <w:gridSpan w:val="16"/>
            <w:tcBorders>
              <w:top w:val="single" w:sz="4" w:space="0" w:color="auto"/>
              <w:left w:val="single" w:sz="4" w:space="0" w:color="auto"/>
              <w:bottom w:val="nil"/>
              <w:right w:val="single" w:sz="4" w:space="0" w:color="auto"/>
            </w:tcBorders>
            <w:shd w:val="clear" w:color="auto" w:fill="auto"/>
          </w:tcPr>
          <w:p w14:paraId="23BAB29A" w14:textId="110E277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14</w:t>
            </w:r>
          </w:p>
        </w:tc>
        <w:tc>
          <w:tcPr>
            <w:tcW w:w="1925" w:type="pct"/>
            <w:gridSpan w:val="12"/>
            <w:tcBorders>
              <w:top w:val="single" w:sz="4" w:space="0" w:color="auto"/>
              <w:left w:val="single" w:sz="4" w:space="0" w:color="auto"/>
              <w:bottom w:val="nil"/>
            </w:tcBorders>
          </w:tcPr>
          <w:p w14:paraId="17555A44" w14:textId="56766300"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15</w:t>
            </w:r>
          </w:p>
        </w:tc>
      </w:tr>
      <w:tr w:rsidR="00307C18" w:rsidRPr="00307C18" w14:paraId="04BCEC49" w14:textId="77777777" w:rsidTr="00A32243">
        <w:trPr>
          <w:trHeight w:val="87"/>
          <w:jc w:val="center"/>
        </w:trPr>
        <w:tc>
          <w:tcPr>
            <w:tcW w:w="471" w:type="pct"/>
            <w:gridSpan w:val="4"/>
            <w:tcBorders>
              <w:top w:val="nil"/>
              <w:left w:val="nil"/>
              <w:bottom w:val="single" w:sz="8" w:space="0" w:color="auto"/>
              <w:right w:val="nil"/>
            </w:tcBorders>
            <w:shd w:val="clear" w:color="auto" w:fill="auto"/>
            <w:vAlign w:val="bottom"/>
          </w:tcPr>
          <w:p w14:paraId="3845CC55"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noProof/>
              </w:rPr>
              <w:drawing>
                <wp:inline distT="0" distB="0" distL="0" distR="0" wp14:anchorId="3918914D" wp14:editId="7E8B0AAA">
                  <wp:extent cx="214085" cy="348697"/>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B256255" w14:textId="604645F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09" w:type="pct"/>
            <w:gridSpan w:val="4"/>
            <w:tcBorders>
              <w:top w:val="nil"/>
              <w:left w:val="nil"/>
              <w:bottom w:val="single" w:sz="8" w:space="0" w:color="auto"/>
              <w:right w:val="single" w:sz="4" w:space="0" w:color="auto"/>
            </w:tcBorders>
            <w:shd w:val="clear" w:color="auto" w:fill="auto"/>
            <w:vAlign w:val="bottom"/>
          </w:tcPr>
          <w:p w14:paraId="2708F92D"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2BA526DE" wp14:editId="79D0D88E">
                  <wp:extent cx="333828" cy="204956"/>
                  <wp:effectExtent l="0" t="0" r="0" b="508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A60E2B0" w14:textId="44772ED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28" w:type="pct"/>
            <w:gridSpan w:val="4"/>
            <w:tcBorders>
              <w:top w:val="nil"/>
              <w:left w:val="single" w:sz="4" w:space="0" w:color="auto"/>
              <w:bottom w:val="single" w:sz="8" w:space="0" w:color="auto"/>
              <w:right w:val="nil"/>
            </w:tcBorders>
            <w:vAlign w:val="bottom"/>
          </w:tcPr>
          <w:p w14:paraId="2A740AE6"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7B855AF" wp14:editId="15BBD3AC">
                  <wp:extent cx="204879" cy="333703"/>
                  <wp:effectExtent l="0" t="0" r="508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9B76CD7" w14:textId="6290E838"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13" w:type="pct"/>
            <w:gridSpan w:val="4"/>
            <w:tcBorders>
              <w:top w:val="nil"/>
              <w:left w:val="nil"/>
              <w:bottom w:val="single" w:sz="8" w:space="0" w:color="auto"/>
              <w:right w:val="nil"/>
            </w:tcBorders>
            <w:vAlign w:val="bottom"/>
          </w:tcPr>
          <w:p w14:paraId="06A775D7"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73A429C" wp14:editId="711A431F">
                  <wp:extent cx="203267" cy="331076"/>
                  <wp:effectExtent l="0" t="0" r="635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1CD74914" w14:textId="7D3DD2C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41" w:type="pct"/>
            <w:gridSpan w:val="4"/>
            <w:tcBorders>
              <w:top w:val="nil"/>
              <w:left w:val="nil"/>
              <w:bottom w:val="single" w:sz="8" w:space="0" w:color="auto"/>
              <w:right w:val="nil"/>
            </w:tcBorders>
            <w:vAlign w:val="bottom"/>
          </w:tcPr>
          <w:p w14:paraId="48C4E0BF" w14:textId="000DF2DF"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23D563F4">
                <v:shape id="图片 128" o:spid="_x0000_i1031" type="#_x0000_t75" style="width:22.6pt;height:14.25pt;visibility:visible">
                  <v:imagedata r:id="rId53" o:title=""/>
                </v:shape>
              </w:pict>
            </w:r>
          </w:p>
          <w:p w14:paraId="0A1B36FF" w14:textId="0BEC7234"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512" w:type="pct"/>
            <w:gridSpan w:val="4"/>
            <w:tcBorders>
              <w:top w:val="nil"/>
              <w:left w:val="nil"/>
              <w:bottom w:val="single" w:sz="8" w:space="0" w:color="auto"/>
              <w:right w:val="single" w:sz="4" w:space="0" w:color="auto"/>
            </w:tcBorders>
            <w:vAlign w:val="bottom"/>
          </w:tcPr>
          <w:p w14:paraId="33D18D70"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7A0ACDCE" wp14:editId="0B8656D8">
                  <wp:extent cx="316865" cy="194540"/>
                  <wp:effectExtent l="0" t="0" r="6985"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41E51D74" w14:textId="2BAFFCC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380" w:type="pct"/>
            <w:gridSpan w:val="2"/>
            <w:tcBorders>
              <w:top w:val="nil"/>
              <w:left w:val="single" w:sz="4" w:space="0" w:color="auto"/>
              <w:bottom w:val="single" w:sz="8" w:space="0" w:color="auto"/>
              <w:right w:val="nil"/>
            </w:tcBorders>
            <w:vAlign w:val="bottom"/>
          </w:tcPr>
          <w:p w14:paraId="6E2DBD8A"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458269AE" wp14:editId="371D0BFB">
                  <wp:extent cx="198801" cy="3238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6AA5926F" w14:textId="3724354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32" w:type="pct"/>
            <w:gridSpan w:val="4"/>
            <w:tcBorders>
              <w:top w:val="nil"/>
              <w:left w:val="nil"/>
              <w:bottom w:val="single" w:sz="8" w:space="0" w:color="auto"/>
              <w:right w:val="nil"/>
            </w:tcBorders>
            <w:vAlign w:val="bottom"/>
          </w:tcPr>
          <w:p w14:paraId="09D15849" w14:textId="1A0D1589"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45DF2600">
                <v:shape id="图片 131" o:spid="_x0000_i1032" type="#_x0000_t75" style="width:22.6pt;height:14.25pt;visibility:visible">
                  <v:imagedata r:id="rId57" o:title=""/>
                </v:shape>
              </w:pict>
            </w:r>
          </w:p>
          <w:p w14:paraId="6CEF990B" w14:textId="5BE96FE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90" w:type="pct"/>
            <w:gridSpan w:val="4"/>
            <w:tcBorders>
              <w:top w:val="nil"/>
              <w:left w:val="nil"/>
              <w:bottom w:val="single" w:sz="8" w:space="0" w:color="auto"/>
              <w:right w:val="nil"/>
            </w:tcBorders>
            <w:vAlign w:val="bottom"/>
          </w:tcPr>
          <w:p w14:paraId="03E46606" w14:textId="6702CA07" w:rsidR="00D45ADA" w:rsidRPr="00307C18" w:rsidRDefault="007A0549" w:rsidP="00A32243">
            <w:pPr>
              <w:adjustRightInd w:val="0"/>
              <w:snapToGrid w:val="0"/>
              <w:spacing w:line="240" w:lineRule="auto"/>
              <w:jc w:val="center"/>
              <w:rPr>
                <w:rFonts w:ascii="Times New Roman" w:hAnsi="Times New Roman" w:cs="Times New Roman"/>
              </w:rPr>
            </w:pPr>
            <w:r>
              <w:rPr>
                <w:noProof/>
                <w:kern w:val="2"/>
                <w:sz w:val="21"/>
                <w:szCs w:val="22"/>
              </w:rPr>
              <w:pict w14:anchorId="06D3A335">
                <v:shape id="图片 132" o:spid="_x0000_i1033" type="#_x0000_t75" style="width:22.6pt;height:14.25pt;visibility:visible">
                  <v:imagedata r:id="rId54" o:title=""/>
                </v:shape>
              </w:pict>
            </w:r>
          </w:p>
          <w:p w14:paraId="3ECF2A57" w14:textId="7A9B6053"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24" w:type="pct"/>
            <w:gridSpan w:val="2"/>
            <w:tcBorders>
              <w:top w:val="nil"/>
              <w:left w:val="nil"/>
              <w:bottom w:val="single" w:sz="8" w:space="0" w:color="auto"/>
            </w:tcBorders>
            <w:vAlign w:val="bottom"/>
          </w:tcPr>
          <w:p w14:paraId="4F28A5A4"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0F43D206" wp14:editId="20EB922C">
                  <wp:extent cx="198991" cy="324114"/>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9375" cy="357315"/>
                          </a:xfrm>
                          <a:prstGeom prst="rect">
                            <a:avLst/>
                          </a:prstGeom>
                          <a:noFill/>
                          <a:ln>
                            <a:noFill/>
                          </a:ln>
                        </pic:spPr>
                      </pic:pic>
                    </a:graphicData>
                  </a:graphic>
                </wp:inline>
              </w:drawing>
            </w:r>
          </w:p>
          <w:p w14:paraId="49ACC98C" w14:textId="18EC679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r>
    </w:tbl>
    <w:p w14:paraId="65DF2F24" w14:textId="0E6C8DEE" w:rsidR="000D3254" w:rsidRPr="00307C18" w:rsidRDefault="00E460BC"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N</w:t>
      </w:r>
      <w:r w:rsidRPr="00307C18">
        <w:rPr>
          <w:rFonts w:ascii="Times New Roman" w:hAnsi="Times New Roman" w:cs="Times New Roman"/>
          <w:sz w:val="24"/>
          <w:szCs w:val="24"/>
        </w:rPr>
        <w:t xml:space="preserve">ote: </w:t>
      </w:r>
      <w:r w:rsidR="00B65DDA" w:rsidRPr="00307C18">
        <w:rPr>
          <w:rFonts w:ascii="Times New Roman" w:hAnsi="Times New Roman" w:cs="Times New Roman"/>
          <w:sz w:val="24"/>
          <w:szCs w:val="24"/>
        </w:rPr>
        <w:t xml:space="preserve">SI </w:t>
      </w:r>
      <w:proofErr w:type="spellStart"/>
      <w:r w:rsidR="00A61EC2" w:rsidRPr="00307C18">
        <w:rPr>
          <w:rFonts w:ascii="Times New Roman" w:hAnsi="Times New Roman" w:cs="Times New Roman"/>
          <w:i/>
          <w:iCs/>
          <w:sz w:val="24"/>
          <w:szCs w:val="24"/>
        </w:rPr>
        <w:t>i</w:t>
      </w:r>
      <w:proofErr w:type="spellEnd"/>
      <w:r w:rsidR="00A61EC2" w:rsidRPr="00307C18">
        <w:rPr>
          <w:rFonts w:ascii="Times New Roman" w:hAnsi="Times New Roman" w:cs="Times New Roman"/>
          <w:sz w:val="24"/>
          <w:szCs w:val="24"/>
        </w:rPr>
        <w:t xml:space="preserve"> </w:t>
      </w:r>
      <w:r w:rsidR="00B65DDA" w:rsidRPr="00307C18">
        <w:rPr>
          <w:rFonts w:ascii="Times New Roman" w:hAnsi="Times New Roman" w:cs="Times New Roman"/>
          <w:sz w:val="24"/>
          <w:szCs w:val="24"/>
        </w:rPr>
        <w:t>denote</w:t>
      </w:r>
      <w:r w:rsidR="00604004" w:rsidRPr="00307C18">
        <w:rPr>
          <w:rFonts w:ascii="Times New Roman" w:hAnsi="Times New Roman" w:cs="Times New Roman"/>
          <w:sz w:val="24"/>
          <w:szCs w:val="24"/>
        </w:rPr>
        <w:t>s</w:t>
      </w:r>
      <w:r w:rsidR="00B65DDA" w:rsidRPr="00307C18">
        <w:rPr>
          <w:rFonts w:ascii="Times New Roman" w:hAnsi="Times New Roman" w:cs="Times New Roman"/>
          <w:sz w:val="24"/>
          <w:szCs w:val="24"/>
        </w:rPr>
        <w:t xml:space="preserve"> the </w:t>
      </w:r>
      <w:proofErr w:type="spellStart"/>
      <w:r w:rsidR="00B50E2C" w:rsidRPr="00307C18">
        <w:rPr>
          <w:rFonts w:ascii="Times New Roman" w:hAnsi="Times New Roman" w:cs="Times New Roman"/>
          <w:i/>
          <w:iCs/>
          <w:sz w:val="24"/>
          <w:szCs w:val="24"/>
        </w:rPr>
        <w:t>i</w:t>
      </w:r>
      <w:r w:rsidR="00224873" w:rsidRPr="00224873">
        <w:rPr>
          <w:rFonts w:ascii="Times New Roman" w:hAnsi="Times New Roman" w:cs="Times New Roman"/>
          <w:iCs/>
          <w:color w:val="0070C0"/>
          <w:sz w:val="24"/>
          <w:szCs w:val="24"/>
        </w:rPr>
        <w:t>-</w:t>
      </w:r>
      <w:r w:rsidR="00B50E2C" w:rsidRPr="00224873">
        <w:rPr>
          <w:rFonts w:ascii="Times New Roman" w:hAnsi="Times New Roman" w:cs="Times New Roman"/>
          <w:color w:val="0070C0"/>
          <w:sz w:val="24"/>
          <w:szCs w:val="24"/>
        </w:rPr>
        <w:t>th</w:t>
      </w:r>
      <w:proofErr w:type="spellEnd"/>
      <w:r w:rsidR="00B50E2C" w:rsidRPr="00307C18">
        <w:rPr>
          <w:rFonts w:ascii="Times New Roman" w:hAnsi="Times New Roman" w:cs="Times New Roman"/>
          <w:sz w:val="24"/>
          <w:szCs w:val="24"/>
        </w:rPr>
        <w:t xml:space="preserve"> signalized intersection in Fig.</w:t>
      </w:r>
      <w:r w:rsidR="00604F73" w:rsidRPr="00307C18">
        <w:rPr>
          <w:rFonts w:ascii="Times New Roman" w:hAnsi="Times New Roman" w:cs="Times New Roman"/>
          <w:sz w:val="24"/>
          <w:szCs w:val="24"/>
        </w:rPr>
        <w:t>6</w:t>
      </w:r>
    </w:p>
    <w:p w14:paraId="748468FD" w14:textId="77777777" w:rsidR="002C3688" w:rsidRPr="00307C18" w:rsidRDefault="002C3688" w:rsidP="002C3688">
      <w:pPr>
        <w:adjustRightInd w:val="0"/>
        <w:snapToGrid w:val="0"/>
        <w:rPr>
          <w:rFonts w:ascii="Times New Roman" w:hAnsi="Times New Roman" w:cs="Times New Roman"/>
          <w:sz w:val="24"/>
          <w:szCs w:val="24"/>
        </w:rPr>
      </w:pPr>
    </w:p>
    <w:p w14:paraId="065504CE" w14:textId="6826B68C" w:rsidR="00123015" w:rsidRPr="00307C18" w:rsidRDefault="001700DC" w:rsidP="005F273D">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For estimating the mean values, we mainly choose the </w:t>
      </w:r>
      <w:proofErr w:type="spellStart"/>
      <w:r w:rsidRPr="00307C18">
        <w:rPr>
          <w:rFonts w:ascii="Times New Roman" w:hAnsi="Times New Roman" w:cs="Times New Roman"/>
          <w:sz w:val="24"/>
          <w:szCs w:val="24"/>
        </w:rPr>
        <w:t>basis</w:t>
      </w:r>
      <w:proofErr w:type="spellEnd"/>
      <w:r w:rsidRPr="00307C18">
        <w:rPr>
          <w:rFonts w:ascii="Times New Roman" w:hAnsi="Times New Roman" w:cs="Times New Roman"/>
          <w:sz w:val="24"/>
          <w:szCs w:val="24"/>
        </w:rPr>
        <w:t xml:space="preserve"> functions in the belief models to be the linear and quadratic terms of the decision variables. The features selected for variance prediction (i.e., VEPM) is simply the linear terms of the decision variables, and we divide the solution space based on bi-partition of the domain of each dimension. </w:t>
      </w:r>
      <w:r w:rsidR="00FF7E50" w:rsidRPr="00307C18">
        <w:rPr>
          <w:rFonts w:ascii="Times New Roman" w:hAnsi="Times New Roman" w:cs="Times New Roman"/>
          <w:sz w:val="24"/>
          <w:szCs w:val="24"/>
        </w:rPr>
        <w:t xml:space="preserve">These two strategies are similar as those applied in section 5.1. </w:t>
      </w:r>
      <w:r w:rsidR="002C3688" w:rsidRPr="00307C18">
        <w:rPr>
          <w:rFonts w:ascii="Times New Roman" w:hAnsi="Times New Roman" w:cs="Times New Roman"/>
          <w:sz w:val="24"/>
          <w:szCs w:val="24"/>
        </w:rPr>
        <w:t>To reduce the computation</w:t>
      </w:r>
      <w:r w:rsidR="00340BEC" w:rsidRPr="00307C18">
        <w:rPr>
          <w:rFonts w:ascii="Times New Roman" w:hAnsi="Times New Roman" w:cs="Times New Roman"/>
          <w:sz w:val="24"/>
          <w:szCs w:val="24"/>
        </w:rPr>
        <w:t>al</w:t>
      </w:r>
      <w:r w:rsidR="002C3688" w:rsidRPr="00307C18">
        <w:rPr>
          <w:rFonts w:ascii="Times New Roman" w:hAnsi="Times New Roman" w:cs="Times New Roman"/>
          <w:sz w:val="24"/>
          <w:szCs w:val="24"/>
        </w:rPr>
        <w:t xml:space="preserve"> burden, </w:t>
      </w:r>
      <w:r w:rsidRPr="00307C18">
        <w:rPr>
          <w:rFonts w:ascii="Times New Roman" w:hAnsi="Times New Roman" w:cs="Times New Roman"/>
          <w:sz w:val="24"/>
          <w:szCs w:val="24"/>
        </w:rPr>
        <w:t xml:space="preserve">we </w:t>
      </w:r>
      <w:r w:rsidR="00340BEC" w:rsidRPr="00307C18">
        <w:rPr>
          <w:rFonts w:ascii="Times New Roman" w:hAnsi="Times New Roman" w:cs="Times New Roman"/>
          <w:sz w:val="24"/>
          <w:szCs w:val="24"/>
        </w:rPr>
        <w:t>mainly</w:t>
      </w:r>
      <w:r w:rsidRPr="00307C18">
        <w:rPr>
          <w:rFonts w:ascii="Times New Roman" w:hAnsi="Times New Roman" w:cs="Times New Roman"/>
          <w:sz w:val="24"/>
          <w:szCs w:val="24"/>
        </w:rPr>
        <w:t xml:space="preserve"> </w:t>
      </w:r>
      <w:r w:rsidR="00340BEC" w:rsidRPr="00307C18">
        <w:rPr>
          <w:rFonts w:ascii="Times New Roman" w:hAnsi="Times New Roman" w:cs="Times New Roman"/>
          <w:sz w:val="24"/>
          <w:szCs w:val="24"/>
        </w:rPr>
        <w:t xml:space="preserve">consider </w:t>
      </w:r>
      <w:r w:rsidRPr="00307C18">
        <w:rPr>
          <w:rFonts w:ascii="Times New Roman" w:hAnsi="Times New Roman" w:cs="Times New Roman"/>
          <w:sz w:val="24"/>
          <w:szCs w:val="24"/>
        </w:rPr>
        <w:t xml:space="preserve">the </w:t>
      </w:r>
      <w:proofErr w:type="spellStart"/>
      <w:r w:rsidRPr="00307C18">
        <w:rPr>
          <w:rFonts w:ascii="Times New Roman" w:hAnsi="Times New Roman" w:cs="Times New Roman"/>
          <w:sz w:val="24"/>
          <w:szCs w:val="24"/>
        </w:rPr>
        <w:t>basis</w:t>
      </w:r>
      <w:proofErr w:type="spellEnd"/>
      <w:r w:rsidRPr="00307C18">
        <w:rPr>
          <w:rFonts w:ascii="Times New Roman" w:hAnsi="Times New Roman" w:cs="Times New Roman"/>
          <w:sz w:val="24"/>
          <w:szCs w:val="24"/>
        </w:rPr>
        <w:t xml:space="preserve"> functions or features associated with intersections on </w:t>
      </w:r>
      <w:r w:rsidR="008235C1" w:rsidRPr="00307C18">
        <w:rPr>
          <w:rFonts w:ascii="Times New Roman" w:hAnsi="Times New Roman" w:cs="Times New Roman"/>
          <w:sz w:val="24"/>
          <w:szCs w:val="24"/>
        </w:rPr>
        <w:t xml:space="preserve">the two main roads (i.e., </w:t>
      </w:r>
      <w:proofErr w:type="spellStart"/>
      <w:r w:rsidR="008235C1" w:rsidRPr="00307C18">
        <w:rPr>
          <w:rFonts w:ascii="Times New Roman" w:hAnsi="Times New Roman" w:cs="Times New Roman"/>
          <w:sz w:val="24"/>
          <w:szCs w:val="24"/>
        </w:rPr>
        <w:t>Furong</w:t>
      </w:r>
      <w:proofErr w:type="spellEnd"/>
      <w:r w:rsidR="008235C1" w:rsidRPr="00307C18">
        <w:rPr>
          <w:rFonts w:ascii="Times New Roman" w:hAnsi="Times New Roman" w:cs="Times New Roman"/>
          <w:sz w:val="24"/>
          <w:szCs w:val="24"/>
        </w:rPr>
        <w:t xml:space="preserve"> Middle Rd, </w:t>
      </w:r>
      <w:r w:rsidR="00031DAA" w:rsidRPr="00307C18">
        <w:rPr>
          <w:rFonts w:ascii="Times New Roman" w:hAnsi="Times New Roman" w:cs="Times New Roman"/>
          <w:sz w:val="24"/>
          <w:szCs w:val="24"/>
        </w:rPr>
        <w:t xml:space="preserve">and </w:t>
      </w:r>
      <w:proofErr w:type="spellStart"/>
      <w:r w:rsidR="00031DAA" w:rsidRPr="00307C18">
        <w:rPr>
          <w:rFonts w:ascii="Times New Roman" w:hAnsi="Times New Roman" w:cs="Times New Roman"/>
          <w:sz w:val="24"/>
          <w:szCs w:val="24"/>
        </w:rPr>
        <w:t>Shaoshan</w:t>
      </w:r>
      <w:proofErr w:type="spellEnd"/>
      <w:r w:rsidR="00031DAA" w:rsidRPr="00307C18">
        <w:rPr>
          <w:rFonts w:ascii="Times New Roman" w:hAnsi="Times New Roman" w:cs="Times New Roman"/>
          <w:sz w:val="24"/>
          <w:szCs w:val="24"/>
        </w:rPr>
        <w:t xml:space="preserve"> Rd </w:t>
      </w:r>
      <w:r w:rsidR="008235C1" w:rsidRPr="00307C18">
        <w:rPr>
          <w:rFonts w:ascii="Times New Roman" w:hAnsi="Times New Roman" w:cs="Times New Roman"/>
          <w:sz w:val="24"/>
          <w:szCs w:val="24"/>
        </w:rPr>
        <w:t>c.f., Fig. 6(b))</w:t>
      </w:r>
      <w:r w:rsidR="002C3688" w:rsidRPr="00307C18">
        <w:rPr>
          <w:rFonts w:ascii="Times New Roman" w:hAnsi="Times New Roman" w:cs="Times New Roman"/>
          <w:sz w:val="24"/>
          <w:szCs w:val="24"/>
        </w:rPr>
        <w:t>.</w:t>
      </w:r>
      <w:r w:rsidRPr="00307C18">
        <w:rPr>
          <w:rFonts w:ascii="Times New Roman" w:hAnsi="Times New Roman" w:cs="Times New Roman"/>
          <w:sz w:val="24"/>
          <w:szCs w:val="24"/>
        </w:rPr>
        <w:t xml:space="preserve"> More specifically, </w:t>
      </w:r>
      <w:r w:rsidR="00E6125C" w:rsidRPr="00307C18">
        <w:rPr>
          <w:rFonts w:ascii="Times New Roman" w:hAnsi="Times New Roman" w:cs="Times New Roman"/>
          <w:sz w:val="24"/>
          <w:szCs w:val="24"/>
        </w:rPr>
        <w:t xml:space="preserve">we mainly </w:t>
      </w:r>
      <w:r w:rsidR="00340BEC" w:rsidRPr="00307C18">
        <w:rPr>
          <w:rFonts w:ascii="Times New Roman" w:hAnsi="Times New Roman" w:cs="Times New Roman"/>
          <w:sz w:val="24"/>
          <w:szCs w:val="24"/>
        </w:rPr>
        <w:t xml:space="preserve">select </w:t>
      </w:r>
      <w:r w:rsidR="00E6125C" w:rsidRPr="00307C18">
        <w:rPr>
          <w:rFonts w:ascii="Times New Roman" w:hAnsi="Times New Roman" w:cs="Times New Roman"/>
          <w:sz w:val="24"/>
          <w:szCs w:val="24"/>
        </w:rPr>
        <w:t>the signal phases for five intersection</w:t>
      </w:r>
      <w:r w:rsidR="00E6125C" w:rsidRPr="00307C18">
        <w:rPr>
          <w:rFonts w:ascii="Times New Roman" w:hAnsi="Times New Roman" w:cs="Times New Roman" w:hint="eastAsia"/>
          <w:sz w:val="24"/>
          <w:szCs w:val="24"/>
        </w:rPr>
        <w:t>s</w:t>
      </w:r>
      <w:r w:rsidR="00E6125C" w:rsidRPr="00307C18">
        <w:rPr>
          <w:rFonts w:ascii="Times New Roman" w:hAnsi="Times New Roman" w:cs="Times New Roman"/>
          <w:sz w:val="24"/>
          <w:szCs w:val="24"/>
        </w:rPr>
        <w:t xml:space="preserve"> numbered 2, 6, 8, 12 and 14 along </w:t>
      </w:r>
      <w:r w:rsidR="008235C1" w:rsidRPr="00307C18">
        <w:rPr>
          <w:rFonts w:ascii="Times New Roman" w:hAnsi="Times New Roman" w:cs="Times New Roman"/>
          <w:sz w:val="24"/>
          <w:szCs w:val="24"/>
        </w:rPr>
        <w:t xml:space="preserve">the abovementioned two main roads </w:t>
      </w:r>
      <w:r w:rsidR="00BE1239" w:rsidRPr="00307C18">
        <w:rPr>
          <w:rFonts w:ascii="Times New Roman" w:hAnsi="Times New Roman" w:cs="Times New Roman"/>
          <w:sz w:val="24"/>
          <w:szCs w:val="24"/>
        </w:rPr>
        <w:t>to form the parametric models</w:t>
      </w:r>
      <w:r w:rsidR="00E6125C"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We consider that these</w:t>
      </w:r>
      <w:r w:rsidR="002C3688" w:rsidRPr="00307C18">
        <w:rPr>
          <w:rFonts w:ascii="Times New Roman" w:hAnsi="Times New Roman" w:cs="Times New Roman"/>
          <w:sz w:val="24"/>
          <w:szCs w:val="24"/>
        </w:rPr>
        <w:t xml:space="preserve"> signal phases may play a </w:t>
      </w:r>
      <w:r w:rsidR="002C3688" w:rsidRPr="00307C18">
        <w:rPr>
          <w:rFonts w:ascii="Times New Roman" w:hAnsi="Times New Roman" w:cs="Times New Roman" w:hint="eastAsia"/>
          <w:sz w:val="24"/>
          <w:szCs w:val="24"/>
        </w:rPr>
        <w:t>more</w:t>
      </w:r>
      <w:r w:rsidR="002C3688" w:rsidRPr="00307C18">
        <w:rPr>
          <w:rFonts w:ascii="Times New Roman" w:hAnsi="Times New Roman" w:cs="Times New Roman"/>
          <w:sz w:val="24"/>
          <w:szCs w:val="24"/>
        </w:rPr>
        <w:t xml:space="preserve"> important role </w:t>
      </w:r>
      <w:r w:rsidR="005F273D" w:rsidRPr="00307C18">
        <w:rPr>
          <w:rFonts w:ascii="Times New Roman" w:hAnsi="Times New Roman" w:cs="Times New Roman"/>
          <w:sz w:val="24"/>
          <w:szCs w:val="24"/>
        </w:rPr>
        <w:t>in affecting</w:t>
      </w:r>
      <w:r w:rsidR="002C3688" w:rsidRPr="00307C18">
        <w:rPr>
          <w:rFonts w:ascii="Times New Roman" w:hAnsi="Times New Roman" w:cs="Times New Roman"/>
          <w:sz w:val="24"/>
          <w:szCs w:val="24"/>
        </w:rPr>
        <w:t xml:space="preserve"> the three traffic indices (i.e.,</w:t>
      </w:r>
      <w:r w:rsidR="002C3688" w:rsidRPr="00307C18">
        <w:rPr>
          <w:rFonts w:ascii="Times New Roman" w:hAnsi="Times New Roman" w:cs="Times New Roman"/>
          <w:i/>
          <w:iCs/>
          <w:sz w:val="24"/>
          <w:szCs w:val="24"/>
        </w:rPr>
        <w:t xml:space="preserve"> D, A</w:t>
      </w:r>
      <w:r w:rsidR="002C3688" w:rsidRPr="00307C18">
        <w:rPr>
          <w:rFonts w:ascii="Times New Roman" w:hAnsi="Times New Roman" w:cs="Times New Roman"/>
          <w:sz w:val="24"/>
          <w:szCs w:val="24"/>
        </w:rPr>
        <w:t xml:space="preserve"> and </w:t>
      </w:r>
      <w:r w:rsidR="002C3688" w:rsidRPr="00307C18">
        <w:rPr>
          <w:rFonts w:ascii="Times New Roman" w:hAnsi="Times New Roman" w:cs="Times New Roman"/>
          <w:i/>
          <w:iCs/>
          <w:sz w:val="24"/>
          <w:szCs w:val="24"/>
        </w:rPr>
        <w:t>E</w:t>
      </w:r>
      <w:r w:rsidR="002C3688"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compared to the others</w:t>
      </w:r>
      <w:r w:rsidR="002C3688" w:rsidRPr="00307C18">
        <w:rPr>
          <w:rFonts w:ascii="Times New Roman" w:hAnsi="Times New Roman" w:cs="Times New Roman"/>
          <w:sz w:val="24"/>
          <w:szCs w:val="24"/>
        </w:rPr>
        <w:t xml:space="preserve">. </w:t>
      </w:r>
      <w:r w:rsidR="00123015" w:rsidRPr="00307C18">
        <w:rPr>
          <w:rFonts w:ascii="Times New Roman" w:hAnsi="Times New Roman" w:cs="Times New Roman"/>
          <w:sz w:val="24"/>
          <w:szCs w:val="24"/>
        </w:rPr>
        <w:t>Note that all these intersections have four phases, thus the relevant decision variables (i.e., green tim</w:t>
      </w:r>
      <w:r w:rsidR="00446C45" w:rsidRPr="00307C18">
        <w:rPr>
          <w:rFonts w:ascii="Times New Roman" w:hAnsi="Times New Roman" w:cs="Times New Roman"/>
          <w:sz w:val="24"/>
          <w:szCs w:val="24"/>
        </w:rPr>
        <w:t>e</w:t>
      </w:r>
      <w:r w:rsidR="00123015" w:rsidRPr="00307C18">
        <w:rPr>
          <w:rFonts w:ascii="Times New Roman" w:hAnsi="Times New Roman" w:cs="Times New Roman"/>
          <w:sz w:val="24"/>
          <w:szCs w:val="24"/>
        </w:rPr>
        <w:t>s) are four times the number of intersections selected. For example, if the abovementioned five intersections are all selected, then th</w:t>
      </w:r>
      <w:r w:rsidR="002C3688" w:rsidRPr="00307C18">
        <w:rPr>
          <w:rFonts w:ascii="Times New Roman" w:hAnsi="Times New Roman" w:cs="Times New Roman" w:hint="eastAsia"/>
          <w:sz w:val="24"/>
          <w:szCs w:val="24"/>
        </w:rPr>
        <w:t>ere</w:t>
      </w:r>
      <w:r w:rsidR="002C3688" w:rsidRPr="00307C18">
        <w:rPr>
          <w:rFonts w:ascii="Times New Roman" w:hAnsi="Times New Roman" w:cs="Times New Roman"/>
          <w:sz w:val="24"/>
          <w:szCs w:val="24"/>
        </w:rPr>
        <w:t xml:space="preserve"> are totally 20 critical green tim</w:t>
      </w:r>
      <w:r w:rsidR="00446C45" w:rsidRPr="00307C18">
        <w:rPr>
          <w:rFonts w:ascii="Times New Roman" w:hAnsi="Times New Roman" w:cs="Times New Roman"/>
          <w:sz w:val="24"/>
          <w:szCs w:val="24"/>
        </w:rPr>
        <w:t>e</w:t>
      </w:r>
      <w:r w:rsidR="002C3688" w:rsidRPr="00307C18">
        <w:rPr>
          <w:rFonts w:ascii="Times New Roman" w:hAnsi="Times New Roman" w:cs="Times New Roman"/>
          <w:sz w:val="24"/>
          <w:szCs w:val="24"/>
        </w:rPr>
        <w:t xml:space="preserve">s of signal phases, and thus </w:t>
      </w:r>
      <w:r w:rsidR="00123015" w:rsidRPr="00307C18">
        <w:rPr>
          <w:rFonts w:ascii="Times New Roman" w:hAnsi="Times New Roman" w:cs="Times New Roman"/>
          <w:sz w:val="24"/>
          <w:szCs w:val="24"/>
        </w:rPr>
        <w:t>4</w:t>
      </w:r>
      <w:r w:rsidR="002C3688" w:rsidRPr="00307C18">
        <w:rPr>
          <w:rFonts w:ascii="Times New Roman" w:hAnsi="Times New Roman" w:cs="Times New Roman"/>
          <w:sz w:val="24"/>
          <w:szCs w:val="24"/>
        </w:rPr>
        <w:t>0 particular basis functions need to be built</w:t>
      </w:r>
      <w:r w:rsidR="00123015" w:rsidRPr="00307C18">
        <w:rPr>
          <w:rFonts w:ascii="Times New Roman" w:hAnsi="Times New Roman" w:cs="Times New Roman"/>
          <w:sz w:val="24"/>
          <w:szCs w:val="24"/>
        </w:rPr>
        <w:t xml:space="preserve"> </w:t>
      </w:r>
      <w:r w:rsidR="00FF7E50" w:rsidRPr="00307C18">
        <w:rPr>
          <w:rFonts w:ascii="Times New Roman" w:hAnsi="Times New Roman" w:cs="Times New Roman"/>
          <w:sz w:val="24"/>
          <w:szCs w:val="24"/>
        </w:rPr>
        <w:t xml:space="preserve">for estimating the mean values, while 20 features are </w:t>
      </w:r>
      <w:r w:rsidR="00AF5AB1" w:rsidRPr="00AF5AB1">
        <w:rPr>
          <w:rFonts w:ascii="Times New Roman" w:hAnsi="Times New Roman" w:cs="Times New Roman"/>
          <w:color w:val="0070C0"/>
          <w:sz w:val="24"/>
          <w:szCs w:val="24"/>
        </w:rPr>
        <w:t>for equ</w:t>
      </w:r>
      <w:r w:rsidR="006A3D8C">
        <w:rPr>
          <w:rFonts w:ascii="Times New Roman" w:hAnsi="Times New Roman" w:cs="Times New Roman"/>
          <w:color w:val="0070C0"/>
          <w:sz w:val="24"/>
          <w:szCs w:val="24"/>
        </w:rPr>
        <w:t>al</w:t>
      </w:r>
      <w:r w:rsidR="00AF5AB1" w:rsidRPr="00AF5AB1">
        <w:rPr>
          <w:rFonts w:ascii="Times New Roman" w:hAnsi="Times New Roman" w:cs="Times New Roman"/>
          <w:color w:val="0070C0"/>
          <w:sz w:val="24"/>
          <w:szCs w:val="24"/>
        </w:rPr>
        <w:t xml:space="preserve">-sized </w:t>
      </w:r>
      <w:r w:rsidR="00FF7E50" w:rsidRPr="00AF5AB1">
        <w:rPr>
          <w:rFonts w:ascii="Times New Roman" w:hAnsi="Times New Roman" w:cs="Times New Roman"/>
          <w:color w:val="0070C0"/>
          <w:sz w:val="24"/>
          <w:szCs w:val="24"/>
        </w:rPr>
        <w:t>bi-partition</w:t>
      </w:r>
      <w:r w:rsidR="00724478">
        <w:rPr>
          <w:rFonts w:ascii="Times New Roman" w:hAnsi="Times New Roman" w:cs="Times New Roman"/>
          <w:color w:val="0070C0"/>
          <w:sz w:val="24"/>
          <w:szCs w:val="24"/>
        </w:rPr>
        <w:t>s</w:t>
      </w:r>
      <w:r w:rsidR="00FF7E50" w:rsidRPr="00AF5AB1">
        <w:rPr>
          <w:rFonts w:ascii="Times New Roman" w:hAnsi="Times New Roman" w:cs="Times New Roman"/>
          <w:color w:val="0070C0"/>
          <w:sz w:val="24"/>
          <w:szCs w:val="24"/>
        </w:rPr>
        <w:t xml:space="preserve"> </w:t>
      </w:r>
      <w:r w:rsidR="00AF5AB1" w:rsidRPr="00AF5AB1">
        <w:rPr>
          <w:rFonts w:ascii="Times New Roman" w:hAnsi="Times New Roman" w:cs="Times New Roman"/>
          <w:color w:val="0070C0"/>
          <w:sz w:val="24"/>
          <w:szCs w:val="24"/>
        </w:rPr>
        <w:t xml:space="preserve">of their </w:t>
      </w:r>
      <w:r w:rsidR="00477552">
        <w:rPr>
          <w:rFonts w:ascii="Times New Roman" w:hAnsi="Times New Roman" w:cs="Times New Roman"/>
          <w:color w:val="0070C0"/>
          <w:sz w:val="24"/>
          <w:szCs w:val="24"/>
        </w:rPr>
        <w:t>respective</w:t>
      </w:r>
      <w:r w:rsidR="00724478">
        <w:rPr>
          <w:rFonts w:ascii="Times New Roman" w:hAnsi="Times New Roman" w:cs="Times New Roman"/>
          <w:color w:val="0070C0"/>
          <w:sz w:val="24"/>
          <w:szCs w:val="24"/>
        </w:rPr>
        <w:t xml:space="preserve"> </w:t>
      </w:r>
      <w:r w:rsidR="00AF5AB1" w:rsidRPr="00AF5AB1">
        <w:rPr>
          <w:rFonts w:ascii="Times New Roman" w:hAnsi="Times New Roman" w:cs="Times New Roman"/>
          <w:color w:val="0070C0"/>
          <w:sz w:val="24"/>
          <w:szCs w:val="24"/>
        </w:rPr>
        <w:t>domains and forming</w:t>
      </w:r>
      <w:r w:rsidR="00FF7E50" w:rsidRPr="00AF5AB1">
        <w:rPr>
          <w:rFonts w:ascii="Times New Roman" w:hAnsi="Times New Roman" w:cs="Times New Roman"/>
          <w:color w:val="0070C0"/>
          <w:sz w:val="24"/>
          <w:szCs w:val="24"/>
        </w:rPr>
        <w:t xml:space="preserve"> 2</w:t>
      </w:r>
      <w:r w:rsidR="00FF7E50" w:rsidRPr="00AF5AB1">
        <w:rPr>
          <w:rFonts w:ascii="Times New Roman" w:hAnsi="Times New Roman" w:cs="Times New Roman"/>
          <w:color w:val="0070C0"/>
          <w:sz w:val="24"/>
          <w:szCs w:val="24"/>
          <w:vertAlign w:val="superscript"/>
        </w:rPr>
        <w:t>20</w:t>
      </w:r>
      <w:r w:rsidR="00FF7E50" w:rsidRPr="00AF5AB1">
        <w:rPr>
          <w:rFonts w:ascii="Times New Roman" w:hAnsi="Times New Roman" w:cs="Times New Roman"/>
          <w:color w:val="0070C0"/>
          <w:sz w:val="24"/>
          <w:szCs w:val="24"/>
        </w:rPr>
        <w:t xml:space="preserve"> </w:t>
      </w:r>
      <w:r w:rsidR="00FF7E50" w:rsidRPr="00AF5AB1">
        <w:rPr>
          <w:rFonts w:ascii="Times New Roman" w:hAnsi="Times New Roman" w:cs="Times New Roman"/>
          <w:color w:val="0070C0"/>
          <w:sz w:val="24"/>
          <w:szCs w:val="24"/>
          <w:shd w:val="clear" w:color="auto" w:fill="FFFFFF"/>
        </w:rPr>
        <w:t xml:space="preserve">combinations of these </w:t>
      </w:r>
      <w:r w:rsidR="00FF7E50" w:rsidRPr="00AF5AB1">
        <w:rPr>
          <w:rFonts w:ascii="Times New Roman" w:hAnsi="Times New Roman" w:cs="Times New Roman"/>
          <w:bCs/>
          <w:color w:val="0070C0"/>
          <w:sz w:val="24"/>
          <w:szCs w:val="24"/>
        </w:rPr>
        <w:t>p</w:t>
      </w:r>
      <w:r w:rsidR="00FF7E50" w:rsidRPr="00AF5AB1">
        <w:rPr>
          <w:rFonts w:ascii="Times New Roman" w:hAnsi="Times New Roman" w:cs="Times New Roman"/>
          <w:color w:val="0070C0"/>
          <w:sz w:val="24"/>
          <w:szCs w:val="24"/>
          <w:shd w:val="clear" w:color="auto" w:fill="FFFFFF"/>
        </w:rPr>
        <w:t>artitions</w:t>
      </w:r>
      <w:r w:rsidR="00AF5AB1" w:rsidRPr="00AF5AB1">
        <w:rPr>
          <w:rFonts w:ascii="Times New Roman" w:hAnsi="Times New Roman" w:cs="Times New Roman"/>
          <w:color w:val="0070C0"/>
          <w:sz w:val="24"/>
          <w:szCs w:val="24"/>
          <w:shd w:val="clear" w:color="auto" w:fill="FFFFFF"/>
        </w:rPr>
        <w:t>, i.e.,</w:t>
      </w:r>
      <m:oMath>
        <m:r>
          <m:rPr>
            <m:sty m:val="p"/>
          </m:rPr>
          <w:rPr>
            <w:rFonts w:ascii="Cambria Math" w:hAnsi="Cambria Math" w:cs="Times New Roman"/>
            <w:color w:val="0070C0"/>
            <w:sz w:val="24"/>
            <w:szCs w:val="24"/>
            <w:shd w:val="clear" w:color="auto" w:fill="FFFFFF"/>
          </w:rPr>
          <m:t xml:space="preserve"> </m:t>
        </m:r>
        <m:d>
          <m:dPr>
            <m:begChr m:val="|"/>
            <m:endChr m:val="|"/>
            <m:ctrlPr>
              <w:rPr>
                <w:rFonts w:ascii="Cambria Math" w:hAnsi="Cambria Math" w:cs="Times New Roman"/>
                <w:color w:val="0070C0"/>
                <w:sz w:val="24"/>
                <w:szCs w:val="24"/>
                <w:shd w:val="clear" w:color="auto" w:fill="FFFFFF"/>
              </w:rPr>
            </m:ctrlPr>
          </m:dPr>
          <m:e>
            <m:sSup>
              <m:sSupPr>
                <m:ctrlPr>
                  <w:rPr>
                    <w:rFonts w:ascii="Cambria Math" w:hAnsi="Cambria Math" w:cs="Times New Roman"/>
                    <w:color w:val="0070C0"/>
                    <w:sz w:val="24"/>
                    <w:szCs w:val="24"/>
                    <w:shd w:val="clear" w:color="auto" w:fill="FFFFFF"/>
                  </w:rPr>
                </m:ctrlPr>
              </m:sSupPr>
              <m:e>
                <m:r>
                  <m:rPr>
                    <m:scr m:val="script"/>
                    <m:sty m:val="p"/>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ctrlPr>
              <w:rPr>
                <w:rFonts w:ascii="Cambria Math" w:hAnsi="Cambria Math" w:cs="Times New Roman"/>
                <w:i/>
                <w:color w:val="0070C0"/>
                <w:sz w:val="24"/>
                <w:szCs w:val="24"/>
                <w:shd w:val="clear" w:color="auto" w:fill="FFFFFF"/>
              </w:rPr>
            </m:ctrlPr>
          </m:e>
        </m:d>
        <m:r>
          <w:rPr>
            <w:rFonts w:ascii="Cambria Math" w:hAnsi="Cambria Math" w:cs="Times New Roman"/>
            <w:color w:val="0070C0"/>
            <w:sz w:val="24"/>
            <w:szCs w:val="24"/>
            <w:shd w:val="clear" w:color="auto" w:fill="FFFFFF"/>
          </w:rPr>
          <m:t>=</m:t>
        </m:r>
        <m:sSup>
          <m:sSupPr>
            <m:ctrlPr>
              <w:rPr>
                <w:rFonts w:ascii="Cambria Math" w:hAnsi="Cambria Math" w:cs="Times New Roman"/>
                <w:i/>
                <w:color w:val="0070C0"/>
                <w:sz w:val="24"/>
                <w:szCs w:val="24"/>
                <w:shd w:val="clear" w:color="auto" w:fill="FFFFFF"/>
              </w:rPr>
            </m:ctrlPr>
          </m:sSupPr>
          <m:e>
            <m:r>
              <w:rPr>
                <w:rFonts w:ascii="Cambria Math" w:hAnsi="Cambria Math" w:cs="Times New Roman"/>
                <w:color w:val="0070C0"/>
                <w:sz w:val="24"/>
                <w:szCs w:val="24"/>
                <w:shd w:val="clear" w:color="auto" w:fill="FFFFFF"/>
              </w:rPr>
              <m:t>2</m:t>
            </m:r>
          </m:e>
          <m:sup>
            <m:r>
              <w:rPr>
                <w:rFonts w:ascii="Cambria Math" w:hAnsi="Cambria Math" w:cs="Times New Roman"/>
                <w:color w:val="0070C0"/>
                <w:sz w:val="24"/>
                <w:szCs w:val="24"/>
                <w:shd w:val="clear" w:color="auto" w:fill="FFFFFF"/>
              </w:rPr>
              <m:t>20</m:t>
            </m:r>
          </m:sup>
        </m:sSup>
        <m:r>
          <w:rPr>
            <w:rFonts w:ascii="Cambria Math" w:hAnsi="Cambria Math" w:cs="Times New Roman"/>
            <w:color w:val="0070C0"/>
            <w:sz w:val="24"/>
            <w:szCs w:val="24"/>
            <w:shd w:val="clear" w:color="auto" w:fill="FFFFFF"/>
          </w:rPr>
          <m:t>.</m:t>
        </m:r>
      </m:oMath>
      <w:r w:rsidR="00AF5AB1" w:rsidRPr="00AF5AB1">
        <w:rPr>
          <w:rFonts w:ascii="Times New Roman" w:hAnsi="Times New Roman" w:cs="Times New Roman"/>
          <w:color w:val="0070C0"/>
          <w:sz w:val="24"/>
          <w:szCs w:val="24"/>
          <w:shd w:val="clear" w:color="auto" w:fill="FFFFFF"/>
        </w:rPr>
        <w:t xml:space="preserve"> </w:t>
      </w:r>
    </w:p>
    <w:p w14:paraId="2A7A9CD7" w14:textId="77777777" w:rsidR="0055600D" w:rsidRDefault="0055600D" w:rsidP="0051673C">
      <w:pPr>
        <w:adjustRightInd w:val="0"/>
        <w:snapToGrid w:val="0"/>
        <w:rPr>
          <w:rFonts w:ascii="Times New Roman" w:hAnsi="Times New Roman" w:cs="Times New Roman"/>
          <w:sz w:val="24"/>
          <w:szCs w:val="24"/>
        </w:rPr>
      </w:pPr>
      <w:bookmarkStart w:id="172" w:name="_Hlk121432939"/>
    </w:p>
    <w:p w14:paraId="196FF6D0" w14:textId="54967105" w:rsidR="00134448" w:rsidRPr="00307C18" w:rsidRDefault="00340BEC"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w:t>
      </w:r>
      <w:r w:rsidR="00B47D23" w:rsidRPr="00307C18">
        <w:rPr>
          <w:rFonts w:ascii="Times New Roman" w:hAnsi="Times New Roman" w:cs="Times New Roman"/>
          <w:sz w:val="24"/>
          <w:szCs w:val="24"/>
        </w:rPr>
        <w:t xml:space="preserve">test mainly </w:t>
      </w:r>
      <w:r w:rsidRPr="00307C18">
        <w:rPr>
          <w:rFonts w:ascii="Times New Roman" w:hAnsi="Times New Roman" w:cs="Times New Roman"/>
          <w:sz w:val="24"/>
          <w:szCs w:val="24"/>
        </w:rPr>
        <w:t xml:space="preserve">three </w:t>
      </w:r>
      <w:r w:rsidR="008046C3" w:rsidRPr="00307C18">
        <w:rPr>
          <w:rFonts w:ascii="Times New Roman" w:hAnsi="Times New Roman" w:cs="Times New Roman"/>
          <w:sz w:val="24"/>
          <w:szCs w:val="24"/>
        </w:rPr>
        <w:t xml:space="preserve">GPR-KG </w:t>
      </w:r>
      <w:r w:rsidRPr="00307C18">
        <w:rPr>
          <w:rFonts w:ascii="Times New Roman" w:hAnsi="Times New Roman" w:cs="Times New Roman"/>
          <w:sz w:val="24"/>
          <w:szCs w:val="24"/>
        </w:rPr>
        <w:t>algorithms</w:t>
      </w:r>
      <w:r w:rsidR="008046C3" w:rsidRPr="00307C18">
        <w:rPr>
          <w:rFonts w:ascii="Times New Roman" w:hAnsi="Times New Roman" w:cs="Times New Roman"/>
          <w:sz w:val="24"/>
          <w:szCs w:val="24"/>
        </w:rPr>
        <w:t xml:space="preserve"> </w:t>
      </w:r>
      <w:r w:rsidR="00B47D23" w:rsidRPr="00307C18">
        <w:rPr>
          <w:rFonts w:ascii="Times New Roman" w:hAnsi="Times New Roman" w:cs="Times New Roman"/>
          <w:sz w:val="24"/>
          <w:szCs w:val="24"/>
        </w:rPr>
        <w:t xml:space="preserve">differed </w:t>
      </w:r>
      <w:r w:rsidR="008046C3" w:rsidRPr="00307C18">
        <w:rPr>
          <w:rFonts w:ascii="Times New Roman" w:hAnsi="Times New Roman" w:cs="Times New Roman"/>
          <w:sz w:val="24"/>
          <w:szCs w:val="24"/>
        </w:rPr>
        <w:t xml:space="preserve">in term of </w:t>
      </w:r>
      <w:r w:rsidR="00B47D23" w:rsidRPr="00307C18">
        <w:rPr>
          <w:rFonts w:ascii="Times New Roman" w:hAnsi="Times New Roman" w:cs="Times New Roman"/>
          <w:sz w:val="24"/>
          <w:szCs w:val="24"/>
        </w:rPr>
        <w:t>which intersections are considered</w:t>
      </w:r>
      <w:r w:rsidR="008046C3" w:rsidRPr="00307C18">
        <w:rPr>
          <w:rFonts w:ascii="Times New Roman" w:hAnsi="Times New Roman" w:cs="Times New Roman"/>
          <w:sz w:val="24"/>
          <w:szCs w:val="24"/>
        </w:rPr>
        <w:t xml:space="preserve"> in the parametric model</w:t>
      </w:r>
      <w:r w:rsidR="007D43F7" w:rsidRPr="00307C18">
        <w:rPr>
          <w:rFonts w:ascii="Times New Roman" w:hAnsi="Times New Roman" w:cs="Times New Roman"/>
          <w:sz w:val="24"/>
          <w:szCs w:val="24"/>
        </w:rPr>
        <w:t xml:space="preserve"> of the mean values</w:t>
      </w:r>
      <w:r w:rsidR="008046C3" w:rsidRPr="00307C18">
        <w:rPr>
          <w:rFonts w:ascii="Times New Roman" w:hAnsi="Times New Roman" w:cs="Times New Roman"/>
          <w:sz w:val="24"/>
          <w:szCs w:val="24"/>
        </w:rPr>
        <w:t xml:space="preserve">: </w:t>
      </w:r>
      <w:r w:rsidR="00B754CA" w:rsidRPr="00307C18">
        <w:rPr>
          <w:rFonts w:ascii="Times New Roman" w:hAnsi="Times New Roman" w:cs="Times New Roman"/>
          <w:sz w:val="24"/>
          <w:szCs w:val="24"/>
        </w:rPr>
        <w:t>the algorithm that considers small number of intersections (</w:t>
      </w:r>
      <w:r w:rsidR="005B3858" w:rsidRPr="00307C18">
        <w:rPr>
          <w:rFonts w:ascii="Times New Roman" w:hAnsi="Times New Roman" w:cs="Times New Roman"/>
          <w:sz w:val="24"/>
          <w:szCs w:val="24"/>
        </w:rPr>
        <w:t xml:space="preserve">one from </w:t>
      </w:r>
      <w:proofErr w:type="spellStart"/>
      <w:r w:rsidR="00B754CA" w:rsidRPr="00307C18">
        <w:rPr>
          <w:rFonts w:ascii="Times New Roman" w:hAnsi="Times New Roman" w:cs="Times New Roman"/>
          <w:sz w:val="24"/>
          <w:szCs w:val="24"/>
        </w:rPr>
        <w:t>Furong</w:t>
      </w:r>
      <w:proofErr w:type="spellEnd"/>
      <w:r w:rsidR="00B754CA" w:rsidRPr="00307C18">
        <w:rPr>
          <w:rFonts w:ascii="Times New Roman" w:hAnsi="Times New Roman" w:cs="Times New Roman"/>
          <w:sz w:val="24"/>
          <w:szCs w:val="24"/>
        </w:rPr>
        <w:t xml:space="preserve"> Middle Rd</w:t>
      </w:r>
      <w:r w:rsidR="005B3858" w:rsidRPr="00307C18">
        <w:rPr>
          <w:rFonts w:ascii="Times New Roman" w:hAnsi="Times New Roman" w:cs="Times New Roman"/>
          <w:sz w:val="24"/>
          <w:szCs w:val="24"/>
        </w:rPr>
        <w:t xml:space="preserve"> and the other from </w:t>
      </w:r>
      <w:proofErr w:type="spellStart"/>
      <w:r w:rsidR="005B3858" w:rsidRPr="00307C18">
        <w:rPr>
          <w:rFonts w:ascii="Times New Roman" w:hAnsi="Times New Roman" w:cs="Times New Roman"/>
          <w:sz w:val="24"/>
          <w:szCs w:val="24"/>
        </w:rPr>
        <w:t>Shaoshan</w:t>
      </w:r>
      <w:proofErr w:type="spellEnd"/>
      <w:r w:rsidR="005B3858" w:rsidRPr="00307C18">
        <w:rPr>
          <w:rFonts w:ascii="Times New Roman" w:hAnsi="Times New Roman" w:cs="Times New Roman"/>
          <w:sz w:val="24"/>
          <w:szCs w:val="24"/>
        </w:rPr>
        <w:t xml:space="preserve"> Rd</w:t>
      </w:r>
      <w:r w:rsidR="00B754CA" w:rsidRPr="00307C18">
        <w:rPr>
          <w:rFonts w:ascii="Times New Roman" w:hAnsi="Times New Roman" w:cs="Times New Roman"/>
          <w:sz w:val="24"/>
          <w:szCs w:val="24"/>
        </w:rPr>
        <w:t>), medium number of intersections (</w:t>
      </w:r>
      <w:r w:rsidR="005B3858" w:rsidRPr="00307C18">
        <w:rPr>
          <w:rFonts w:ascii="Times New Roman" w:hAnsi="Times New Roman" w:cs="Times New Roman"/>
          <w:sz w:val="24"/>
          <w:szCs w:val="24"/>
        </w:rPr>
        <w:t xml:space="preserve">all </w:t>
      </w:r>
      <w:r w:rsidR="00B754CA" w:rsidRPr="00307C18">
        <w:rPr>
          <w:rFonts w:ascii="Times New Roman" w:hAnsi="Times New Roman" w:cs="Times New Roman"/>
          <w:sz w:val="24"/>
          <w:szCs w:val="24"/>
        </w:rPr>
        <w:t>th</w:t>
      </w:r>
      <w:r w:rsidR="00BE74CF" w:rsidRPr="00307C18">
        <w:rPr>
          <w:rFonts w:ascii="Times New Roman" w:hAnsi="Times New Roman" w:cs="Times New Roman"/>
          <w:sz w:val="24"/>
          <w:szCs w:val="24"/>
        </w:rPr>
        <w:t>e</w:t>
      </w:r>
      <w:r w:rsidR="00B754CA" w:rsidRPr="00307C18">
        <w:rPr>
          <w:rFonts w:ascii="Times New Roman" w:hAnsi="Times New Roman" w:cs="Times New Roman"/>
          <w:sz w:val="24"/>
          <w:szCs w:val="24"/>
        </w:rPr>
        <w:t xml:space="preserve"> </w:t>
      </w:r>
      <w:r w:rsidR="005B3858" w:rsidRPr="00307C18">
        <w:rPr>
          <w:rFonts w:ascii="Times New Roman" w:hAnsi="Times New Roman" w:cs="Times New Roman"/>
          <w:sz w:val="24"/>
          <w:szCs w:val="24"/>
        </w:rPr>
        <w:t xml:space="preserve">five </w:t>
      </w:r>
      <w:r w:rsidR="00B754CA" w:rsidRPr="00307C18">
        <w:rPr>
          <w:rFonts w:ascii="Times New Roman" w:hAnsi="Times New Roman" w:cs="Times New Roman"/>
          <w:sz w:val="24"/>
          <w:szCs w:val="24"/>
        </w:rPr>
        <w:t>on</w:t>
      </w:r>
      <w:r w:rsidR="005B3858" w:rsidRPr="00307C18">
        <w:rPr>
          <w:rFonts w:ascii="Times New Roman" w:hAnsi="Times New Roman" w:cs="Times New Roman"/>
          <w:sz w:val="24"/>
          <w:szCs w:val="24"/>
        </w:rPr>
        <w:t xml:space="preserve"> </w:t>
      </w:r>
      <w:proofErr w:type="spellStart"/>
      <w:r w:rsidR="00B754CA" w:rsidRPr="00307C18">
        <w:rPr>
          <w:rFonts w:ascii="Times New Roman" w:hAnsi="Times New Roman" w:cs="Times New Roman"/>
          <w:sz w:val="24"/>
          <w:szCs w:val="24"/>
        </w:rPr>
        <w:t>Furong</w:t>
      </w:r>
      <w:proofErr w:type="spellEnd"/>
      <w:r w:rsidR="00B754CA" w:rsidRPr="00307C18">
        <w:rPr>
          <w:rFonts w:ascii="Times New Roman" w:hAnsi="Times New Roman" w:cs="Times New Roman"/>
          <w:sz w:val="24"/>
          <w:szCs w:val="24"/>
        </w:rPr>
        <w:t xml:space="preserve"> Middle Rd</w:t>
      </w:r>
      <w:r w:rsidR="005B3858" w:rsidRPr="00307C18">
        <w:rPr>
          <w:rFonts w:ascii="Times New Roman" w:hAnsi="Times New Roman" w:cs="Times New Roman"/>
          <w:sz w:val="24"/>
          <w:szCs w:val="24"/>
        </w:rPr>
        <w:t xml:space="preserve"> and </w:t>
      </w:r>
      <w:proofErr w:type="spellStart"/>
      <w:r w:rsidR="005B3858" w:rsidRPr="00307C18">
        <w:rPr>
          <w:rFonts w:ascii="Times New Roman" w:hAnsi="Times New Roman" w:cs="Times New Roman"/>
          <w:sz w:val="24"/>
          <w:szCs w:val="24"/>
        </w:rPr>
        <w:t>Shaoshan</w:t>
      </w:r>
      <w:proofErr w:type="spellEnd"/>
      <w:r w:rsidR="005B3858" w:rsidRPr="00307C18">
        <w:rPr>
          <w:rFonts w:ascii="Times New Roman" w:hAnsi="Times New Roman" w:cs="Times New Roman"/>
          <w:sz w:val="24"/>
          <w:szCs w:val="24"/>
        </w:rPr>
        <w:t xml:space="preserve"> Rd</w:t>
      </w:r>
      <w:r w:rsidR="00B754CA" w:rsidRPr="00307C18">
        <w:rPr>
          <w:rFonts w:ascii="Times New Roman" w:hAnsi="Times New Roman" w:cs="Times New Roman"/>
          <w:sz w:val="24"/>
          <w:szCs w:val="24"/>
        </w:rPr>
        <w:t>), and large number of intersections (</w:t>
      </w:r>
      <w:r w:rsidR="005B3858" w:rsidRPr="00307C18">
        <w:rPr>
          <w:rFonts w:ascii="Times New Roman" w:hAnsi="Times New Roman" w:cs="Times New Roman"/>
          <w:sz w:val="24"/>
          <w:szCs w:val="24"/>
        </w:rPr>
        <w:t xml:space="preserve">all </w:t>
      </w:r>
      <w:r w:rsidR="00BE74CF" w:rsidRPr="00307C18">
        <w:rPr>
          <w:rFonts w:ascii="Times New Roman" w:hAnsi="Times New Roman" w:cs="Times New Roman"/>
          <w:sz w:val="24"/>
          <w:szCs w:val="24"/>
        </w:rPr>
        <w:t xml:space="preserve">the </w:t>
      </w:r>
      <w:r w:rsidR="005B3858" w:rsidRPr="00307C18">
        <w:rPr>
          <w:rFonts w:ascii="Times New Roman" w:hAnsi="Times New Roman" w:cs="Times New Roman"/>
          <w:sz w:val="24"/>
          <w:szCs w:val="24"/>
        </w:rPr>
        <w:t>fifteen intersections on the network</w:t>
      </w:r>
      <w:r w:rsidR="00B754CA" w:rsidRPr="00307C18">
        <w:rPr>
          <w:rFonts w:ascii="Times New Roman" w:hAnsi="Times New Roman" w:cs="Times New Roman"/>
          <w:sz w:val="24"/>
          <w:szCs w:val="24"/>
        </w:rPr>
        <w:t>), named GPR-KG-s</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GPR-KG-m</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GPR-KG-l</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respectively. </w:t>
      </w:r>
      <w:r w:rsidR="000C4D8B" w:rsidRPr="00307C18">
        <w:rPr>
          <w:rFonts w:ascii="Times New Roman" w:hAnsi="Times New Roman" w:cs="Times New Roman"/>
          <w:sz w:val="24"/>
          <w:szCs w:val="24"/>
        </w:rPr>
        <w:t>A</w:t>
      </w:r>
      <w:r w:rsidR="00B754CA" w:rsidRPr="00307C18">
        <w:rPr>
          <w:rFonts w:ascii="Times New Roman" w:hAnsi="Times New Roman" w:cs="Times New Roman"/>
          <w:sz w:val="24"/>
          <w:szCs w:val="24"/>
        </w:rPr>
        <w:t xml:space="preserve">ll these </w:t>
      </w:r>
      <w:r w:rsidR="005B3858" w:rsidRPr="00307C18">
        <w:rPr>
          <w:rFonts w:ascii="Times New Roman" w:hAnsi="Times New Roman" w:cs="Times New Roman"/>
          <w:sz w:val="24"/>
          <w:szCs w:val="24"/>
        </w:rPr>
        <w:t xml:space="preserve">three </w:t>
      </w:r>
      <w:r w:rsidR="00B754CA" w:rsidRPr="00307C18">
        <w:rPr>
          <w:rFonts w:ascii="Times New Roman" w:hAnsi="Times New Roman" w:cs="Times New Roman"/>
          <w:sz w:val="24"/>
          <w:szCs w:val="24"/>
        </w:rPr>
        <w:t xml:space="preserve">algorithms </w:t>
      </w:r>
      <w:r w:rsidR="000B6C7D" w:rsidRPr="00307C18">
        <w:rPr>
          <w:rFonts w:ascii="Times New Roman" w:hAnsi="Times New Roman" w:cs="Times New Roman"/>
          <w:sz w:val="24"/>
          <w:szCs w:val="24"/>
        </w:rPr>
        <w:t xml:space="preserve">adopt quadratic polynomials with no cross-multiplication terms as the belief model. To test the impact of cross-multiplication terms, </w:t>
      </w:r>
      <w:r w:rsidR="005B3858" w:rsidRPr="00307C18">
        <w:rPr>
          <w:rFonts w:ascii="Times New Roman" w:hAnsi="Times New Roman" w:cs="Times New Roman"/>
          <w:sz w:val="24"/>
          <w:szCs w:val="24"/>
        </w:rPr>
        <w:t xml:space="preserve">we also extend GPR-KG-m to include the full set of second order cross-multiplication terms in the quadratic polynomial as the belief model, this new algorithm is named GPR-KG-c. </w:t>
      </w:r>
      <w:r w:rsidR="00DF7CCF" w:rsidRPr="00307C18">
        <w:rPr>
          <w:rFonts w:ascii="Times New Roman" w:hAnsi="Times New Roman" w:cs="Times New Roman" w:hint="eastAsia"/>
          <w:sz w:val="24"/>
          <w:szCs w:val="24"/>
        </w:rPr>
        <w:t>Details</w:t>
      </w:r>
      <w:r w:rsidR="00DF7CCF" w:rsidRPr="00307C18">
        <w:rPr>
          <w:rFonts w:ascii="Times New Roman" w:hAnsi="Times New Roman" w:cs="Times New Roman"/>
          <w:sz w:val="24"/>
          <w:szCs w:val="24"/>
        </w:rPr>
        <w:t xml:space="preserve"> of the settings of these algorithms are given in Table 3. </w:t>
      </w:r>
      <w:r w:rsidR="000C4D8B" w:rsidRPr="00307C18">
        <w:rPr>
          <w:rFonts w:ascii="Times New Roman" w:hAnsi="Times New Roman" w:cs="Times New Roman"/>
          <w:sz w:val="24"/>
          <w:szCs w:val="24"/>
        </w:rPr>
        <w:t>Note</w:t>
      </w:r>
      <w:r w:rsidR="007D43F7" w:rsidRPr="00307C18">
        <w:rPr>
          <w:rFonts w:ascii="Times New Roman" w:hAnsi="Times New Roman" w:cs="Times New Roman"/>
          <w:sz w:val="24"/>
          <w:szCs w:val="24"/>
        </w:rPr>
        <w:t xml:space="preserve"> that all these four algorithms </w:t>
      </w:r>
      <w:r w:rsidR="00DC251D" w:rsidRPr="00307C18">
        <w:rPr>
          <w:rFonts w:ascii="Times New Roman" w:hAnsi="Times New Roman" w:cs="Times New Roman"/>
          <w:sz w:val="24"/>
          <w:szCs w:val="24"/>
        </w:rPr>
        <w:t xml:space="preserve">adopt the same </w:t>
      </w:r>
      <w:r w:rsidR="00BE74CF" w:rsidRPr="00307C18">
        <w:rPr>
          <w:rFonts w:ascii="Times New Roman" w:hAnsi="Times New Roman" w:cs="Times New Roman"/>
          <w:sz w:val="24"/>
          <w:szCs w:val="24"/>
        </w:rPr>
        <w:t xml:space="preserve">VEPM scheme </w:t>
      </w:r>
      <w:r w:rsidR="00471EE2" w:rsidRPr="00307C18">
        <w:rPr>
          <w:rFonts w:ascii="Times New Roman" w:hAnsi="Times New Roman" w:cs="Times New Roman"/>
          <w:sz w:val="24"/>
          <w:szCs w:val="24"/>
        </w:rPr>
        <w:t>which is</w:t>
      </w:r>
      <w:r w:rsidR="00BE74CF" w:rsidRPr="00307C18">
        <w:rPr>
          <w:rFonts w:ascii="Times New Roman" w:hAnsi="Times New Roman" w:cs="Times New Roman"/>
          <w:sz w:val="24"/>
          <w:szCs w:val="24"/>
        </w:rPr>
        <w:t xml:space="preserve"> based on the </w:t>
      </w:r>
      <w:r w:rsidR="00DC251D" w:rsidRPr="00307C18">
        <w:rPr>
          <w:rFonts w:ascii="Times New Roman" w:hAnsi="Times New Roman" w:cs="Times New Roman"/>
          <w:sz w:val="24"/>
          <w:szCs w:val="24"/>
        </w:rPr>
        <w:t xml:space="preserve">partition of the solution domain </w:t>
      </w:r>
      <w:r w:rsidR="00BE74CF" w:rsidRPr="00307C18">
        <w:rPr>
          <w:rFonts w:ascii="Times New Roman" w:hAnsi="Times New Roman" w:cs="Times New Roman"/>
          <w:sz w:val="24"/>
          <w:szCs w:val="24"/>
        </w:rPr>
        <w:t xml:space="preserve">considering </w:t>
      </w:r>
      <w:r w:rsidR="00471EE2" w:rsidRPr="00307C18">
        <w:rPr>
          <w:rFonts w:ascii="Times New Roman" w:hAnsi="Times New Roman" w:cs="Times New Roman"/>
          <w:sz w:val="24"/>
          <w:szCs w:val="24"/>
        </w:rPr>
        <w:t xml:space="preserve">the decision dimensions associated with </w:t>
      </w:r>
      <w:r w:rsidR="00BE74CF" w:rsidRPr="00307C18">
        <w:rPr>
          <w:rFonts w:ascii="Times New Roman" w:hAnsi="Times New Roman" w:cs="Times New Roman"/>
          <w:sz w:val="24"/>
          <w:szCs w:val="24"/>
        </w:rPr>
        <w:t xml:space="preserve">intersections </w:t>
      </w:r>
      <w:r w:rsidR="00134448" w:rsidRPr="00307C18">
        <w:rPr>
          <w:rFonts w:ascii="Times New Roman" w:hAnsi="Times New Roman" w:cs="Times New Roman"/>
          <w:sz w:val="24"/>
          <w:szCs w:val="24"/>
        </w:rPr>
        <w:t>2, 6, 8, 12 and 14</w:t>
      </w:r>
      <w:r w:rsidR="00DC251D"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We do not include </w:t>
      </w:r>
      <w:r w:rsidR="00471EE2" w:rsidRPr="00307C18">
        <w:rPr>
          <w:rFonts w:ascii="Times New Roman" w:hAnsi="Times New Roman" w:cs="Times New Roman"/>
          <w:sz w:val="24"/>
          <w:szCs w:val="24"/>
        </w:rPr>
        <w:t xml:space="preserve">more dimensions </w:t>
      </w:r>
      <w:r w:rsidR="00164C67" w:rsidRPr="00307C18">
        <w:rPr>
          <w:rFonts w:ascii="Times New Roman" w:hAnsi="Times New Roman" w:cs="Times New Roman"/>
          <w:sz w:val="24"/>
          <w:szCs w:val="24"/>
        </w:rPr>
        <w:t>in the partition to avoid</w:t>
      </w:r>
      <w:r w:rsidR="00471EE2" w:rsidRPr="00307C18">
        <w:rPr>
          <w:rFonts w:ascii="Times New Roman" w:hAnsi="Times New Roman" w:cs="Times New Roman"/>
          <w:sz w:val="24"/>
          <w:szCs w:val="24"/>
        </w:rPr>
        <w:t xml:space="preserve"> </w:t>
      </w:r>
      <w:r w:rsidR="00134448" w:rsidRPr="00307C18">
        <w:rPr>
          <w:rFonts w:ascii="Times New Roman" w:hAnsi="Times New Roman" w:cs="Times New Roman" w:hint="eastAsia"/>
          <w:sz w:val="24"/>
          <w:szCs w:val="24"/>
        </w:rPr>
        <w:t>o</w:t>
      </w:r>
      <w:r w:rsidR="00471EE2" w:rsidRPr="00307C18">
        <w:rPr>
          <w:rFonts w:ascii="Times New Roman" w:hAnsi="Times New Roman" w:cs="Times New Roman"/>
          <w:sz w:val="24"/>
          <w:szCs w:val="24"/>
        </w:rPr>
        <w:t>ut</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of</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memory, since this partition already contains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oMath>
      <w:r w:rsidR="00471EE2" w:rsidRPr="00307C18">
        <w:rPr>
          <w:rFonts w:ascii="Times New Roman" w:hAnsi="Times New Roman" w:cs="Times New Roman"/>
          <w:sz w:val="24"/>
          <w:szCs w:val="24"/>
        </w:rPr>
        <w:t xml:space="preserve"> pieces</w:t>
      </w:r>
      <w:r w:rsidR="00134448" w:rsidRPr="00307C18">
        <w:rPr>
          <w:rFonts w:ascii="Times New Roman" w:hAnsi="Times New Roman" w:cs="Times New Roman"/>
          <w:sz w:val="24"/>
          <w:szCs w:val="24"/>
        </w:rPr>
        <w:t xml:space="preserve">. </w:t>
      </w:r>
      <w:r w:rsidR="006B69F9" w:rsidRPr="00307C18">
        <w:rPr>
          <w:rFonts w:ascii="Times New Roman" w:hAnsi="Times New Roman" w:cs="Times New Roman"/>
          <w:sz w:val="24"/>
          <w:szCs w:val="24"/>
        </w:rPr>
        <w:t>O</w:t>
      </w:r>
      <w:r w:rsidR="000B6C7D" w:rsidRPr="00307C18">
        <w:rPr>
          <w:rFonts w:ascii="Times New Roman" w:hAnsi="Times New Roman" w:cs="Times New Roman"/>
          <w:sz w:val="24"/>
          <w:szCs w:val="24"/>
        </w:rPr>
        <w:t>ur experiment</w:t>
      </w:r>
      <w:r w:rsidR="00B47D23" w:rsidRPr="00307C18">
        <w:rPr>
          <w:rFonts w:ascii="Times New Roman" w:hAnsi="Times New Roman" w:cs="Times New Roman"/>
          <w:sz w:val="24"/>
          <w:szCs w:val="24"/>
        </w:rPr>
        <w:t>s are carried out</w:t>
      </w:r>
      <w:r w:rsidR="000B6C7D" w:rsidRPr="00307C18">
        <w:rPr>
          <w:rFonts w:ascii="Times New Roman" w:hAnsi="Times New Roman" w:cs="Times New Roman"/>
          <w:sz w:val="24"/>
          <w:szCs w:val="24"/>
        </w:rPr>
        <w:t xml:space="preserve"> on a PC with Intel Xeon 2.0 GHz</w:t>
      </w:r>
      <w:r w:rsidR="005B3858" w:rsidRPr="00307C18">
        <w:rPr>
          <w:rFonts w:ascii="Times New Roman" w:hAnsi="Times New Roman" w:cs="Times New Roman"/>
          <w:sz w:val="24"/>
          <w:szCs w:val="24"/>
        </w:rPr>
        <w:t xml:space="preserve">, the results will be discussed in the next subsection. </w:t>
      </w:r>
    </w:p>
    <w:p w14:paraId="3B9FE657" w14:textId="1057F573" w:rsidR="00340BEC" w:rsidRPr="00307C18" w:rsidRDefault="005B3858"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p>
    <w:p w14:paraId="65920711" w14:textId="77D5F60B" w:rsidR="00134448" w:rsidRPr="00307C18" w:rsidRDefault="001E3510" w:rsidP="0013444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 xml:space="preserve"> </w:t>
      </w:r>
      <w:r w:rsidR="00134448" w:rsidRPr="00307C18">
        <w:rPr>
          <w:rFonts w:ascii="Times New Roman" w:hAnsi="Times New Roman" w:cs="Times New Roman" w:hint="eastAsia"/>
          <w:sz w:val="24"/>
          <w:szCs w:val="24"/>
        </w:rPr>
        <w:t>Table</w:t>
      </w:r>
      <w:r w:rsidR="00134448" w:rsidRPr="00307C18">
        <w:rPr>
          <w:rFonts w:ascii="Times New Roman" w:hAnsi="Times New Roman" w:cs="Times New Roman"/>
          <w:sz w:val="24"/>
          <w:szCs w:val="24"/>
        </w:rPr>
        <w:t xml:space="preserve"> 3 GPR-KG algorithms with different parametric models</w:t>
      </w:r>
    </w:p>
    <w:tbl>
      <w:tblPr>
        <w:tblStyle w:val="TableGrid1"/>
        <w:tblW w:w="0" w:type="auto"/>
        <w:jc w:val="center"/>
        <w:tblLook w:val="04A0" w:firstRow="1" w:lastRow="0" w:firstColumn="1" w:lastColumn="0" w:noHBand="0" w:noVBand="1"/>
      </w:tblPr>
      <w:tblGrid>
        <w:gridCol w:w="1350"/>
        <w:gridCol w:w="1874"/>
        <w:gridCol w:w="878"/>
        <w:gridCol w:w="1028"/>
        <w:gridCol w:w="900"/>
        <w:gridCol w:w="990"/>
      </w:tblGrid>
      <w:tr w:rsidR="00A969B3" w:rsidRPr="00307C18" w14:paraId="1A66C5E1" w14:textId="77777777" w:rsidTr="00A969B3">
        <w:trPr>
          <w:jc w:val="center"/>
        </w:trPr>
        <w:tc>
          <w:tcPr>
            <w:tcW w:w="1350" w:type="dxa"/>
            <w:vMerge w:val="restart"/>
            <w:vAlign w:val="center"/>
          </w:tcPr>
          <w:bookmarkEnd w:id="172"/>
          <w:p w14:paraId="6F7EBBA1"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 xml:space="preserve">Algorithm </w:t>
            </w:r>
          </w:p>
        </w:tc>
        <w:tc>
          <w:tcPr>
            <w:tcW w:w="5670" w:type="dxa"/>
            <w:gridSpan w:val="5"/>
          </w:tcPr>
          <w:p w14:paraId="6BF112AF"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Features of the parametric belief models for the mean values</w:t>
            </w:r>
          </w:p>
        </w:tc>
      </w:tr>
      <w:tr w:rsidR="00A969B3" w:rsidRPr="00307C18" w14:paraId="3EA24EAC" w14:textId="77777777" w:rsidTr="00A969B3">
        <w:trPr>
          <w:jc w:val="center"/>
        </w:trPr>
        <w:tc>
          <w:tcPr>
            <w:tcW w:w="1350" w:type="dxa"/>
            <w:vMerge/>
            <w:vAlign w:val="center"/>
          </w:tcPr>
          <w:p w14:paraId="73C1F76A" w14:textId="77777777" w:rsidR="00A969B3" w:rsidRPr="00307C18" w:rsidRDefault="00A969B3" w:rsidP="00A969B3">
            <w:pPr>
              <w:widowControl/>
              <w:jc w:val="center"/>
              <w:rPr>
                <w:rFonts w:ascii="Times New Roman" w:eastAsia="等线" w:hAnsi="Times New Roman" w:cs="Times New Roman"/>
                <w:szCs w:val="21"/>
              </w:rPr>
            </w:pPr>
          </w:p>
        </w:tc>
        <w:tc>
          <w:tcPr>
            <w:tcW w:w="1874" w:type="dxa"/>
            <w:vAlign w:val="center"/>
          </w:tcPr>
          <w:p w14:paraId="733DA3ED"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Intersections included</w:t>
            </w:r>
          </w:p>
        </w:tc>
        <w:tc>
          <w:tcPr>
            <w:tcW w:w="878" w:type="dxa"/>
            <w:vAlign w:val="center"/>
          </w:tcPr>
          <w:p w14:paraId="1EC6B63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 linear terms</w:t>
            </w:r>
          </w:p>
        </w:tc>
        <w:tc>
          <w:tcPr>
            <w:tcW w:w="1028" w:type="dxa"/>
            <w:vAlign w:val="center"/>
          </w:tcPr>
          <w:p w14:paraId="4848D38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 squared terms</w:t>
            </w:r>
          </w:p>
        </w:tc>
        <w:tc>
          <w:tcPr>
            <w:tcW w:w="900" w:type="dxa"/>
            <w:vAlign w:val="center"/>
          </w:tcPr>
          <w:p w14:paraId="2CE734A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#cross terms</w:t>
            </w:r>
          </w:p>
        </w:tc>
        <w:tc>
          <w:tcPr>
            <w:tcW w:w="990" w:type="dxa"/>
            <w:vAlign w:val="center"/>
          </w:tcPr>
          <w:p w14:paraId="3CDB283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Tot. # terms</w:t>
            </w:r>
          </w:p>
        </w:tc>
      </w:tr>
      <w:tr w:rsidR="00A969B3" w:rsidRPr="00307C18" w14:paraId="398A3AA6" w14:textId="77777777" w:rsidTr="00A969B3">
        <w:trPr>
          <w:jc w:val="center"/>
        </w:trPr>
        <w:tc>
          <w:tcPr>
            <w:tcW w:w="1350" w:type="dxa"/>
            <w:vAlign w:val="center"/>
          </w:tcPr>
          <w:p w14:paraId="73B0F90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GPR-KG-s</w:t>
            </w:r>
          </w:p>
        </w:tc>
        <w:tc>
          <w:tcPr>
            <w:tcW w:w="1874" w:type="dxa"/>
            <w:vAlign w:val="center"/>
          </w:tcPr>
          <w:p w14:paraId="674E1B2B"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6, 8</w:t>
            </w:r>
          </w:p>
        </w:tc>
        <w:tc>
          <w:tcPr>
            <w:tcW w:w="878" w:type="dxa"/>
          </w:tcPr>
          <w:p w14:paraId="3A751F42"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8</w:t>
            </w:r>
          </w:p>
        </w:tc>
        <w:tc>
          <w:tcPr>
            <w:tcW w:w="1028" w:type="dxa"/>
            <w:vAlign w:val="center"/>
          </w:tcPr>
          <w:p w14:paraId="3A3CEA4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8</w:t>
            </w:r>
          </w:p>
        </w:tc>
        <w:tc>
          <w:tcPr>
            <w:tcW w:w="900" w:type="dxa"/>
          </w:tcPr>
          <w:p w14:paraId="4DF3EA86"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0</w:t>
            </w:r>
          </w:p>
        </w:tc>
        <w:tc>
          <w:tcPr>
            <w:tcW w:w="990" w:type="dxa"/>
            <w:vAlign w:val="center"/>
          </w:tcPr>
          <w:p w14:paraId="2178FCE2"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16</w:t>
            </w:r>
          </w:p>
        </w:tc>
      </w:tr>
      <w:tr w:rsidR="00A969B3" w:rsidRPr="00307C18" w14:paraId="73275CC8" w14:textId="77777777" w:rsidTr="00A969B3">
        <w:trPr>
          <w:jc w:val="center"/>
        </w:trPr>
        <w:tc>
          <w:tcPr>
            <w:tcW w:w="1350" w:type="dxa"/>
            <w:vAlign w:val="center"/>
          </w:tcPr>
          <w:p w14:paraId="06F8D64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GPR-KG-m</w:t>
            </w:r>
          </w:p>
        </w:tc>
        <w:tc>
          <w:tcPr>
            <w:tcW w:w="1874" w:type="dxa"/>
            <w:vAlign w:val="center"/>
          </w:tcPr>
          <w:p w14:paraId="134087A8"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2, 6, 8, 12, 14</w:t>
            </w:r>
          </w:p>
        </w:tc>
        <w:tc>
          <w:tcPr>
            <w:tcW w:w="878" w:type="dxa"/>
          </w:tcPr>
          <w:p w14:paraId="2DA0FE2A"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1028" w:type="dxa"/>
            <w:vAlign w:val="center"/>
          </w:tcPr>
          <w:p w14:paraId="14436BB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900" w:type="dxa"/>
          </w:tcPr>
          <w:p w14:paraId="79876EB7"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0</w:t>
            </w:r>
          </w:p>
        </w:tc>
        <w:tc>
          <w:tcPr>
            <w:tcW w:w="990" w:type="dxa"/>
            <w:vAlign w:val="center"/>
          </w:tcPr>
          <w:p w14:paraId="5BAF67A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40</w:t>
            </w:r>
          </w:p>
        </w:tc>
      </w:tr>
      <w:tr w:rsidR="00A969B3" w:rsidRPr="00307C18" w14:paraId="2C0E0878" w14:textId="77777777" w:rsidTr="00A969B3">
        <w:trPr>
          <w:jc w:val="center"/>
        </w:trPr>
        <w:tc>
          <w:tcPr>
            <w:tcW w:w="1350" w:type="dxa"/>
            <w:vAlign w:val="center"/>
          </w:tcPr>
          <w:p w14:paraId="481F67EE"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GPR-KG-l</w:t>
            </w:r>
          </w:p>
        </w:tc>
        <w:tc>
          <w:tcPr>
            <w:tcW w:w="1874" w:type="dxa"/>
            <w:vAlign w:val="center"/>
          </w:tcPr>
          <w:p w14:paraId="77E2F84A"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all 15 intersections</w:t>
            </w:r>
          </w:p>
        </w:tc>
        <w:tc>
          <w:tcPr>
            <w:tcW w:w="878" w:type="dxa"/>
            <w:vAlign w:val="center"/>
          </w:tcPr>
          <w:p w14:paraId="595C1F2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60</w:t>
            </w:r>
          </w:p>
        </w:tc>
        <w:tc>
          <w:tcPr>
            <w:tcW w:w="1028" w:type="dxa"/>
            <w:vAlign w:val="center"/>
          </w:tcPr>
          <w:p w14:paraId="3E22EC5C"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60</w:t>
            </w:r>
          </w:p>
        </w:tc>
        <w:tc>
          <w:tcPr>
            <w:tcW w:w="900" w:type="dxa"/>
            <w:vAlign w:val="center"/>
          </w:tcPr>
          <w:p w14:paraId="5CD2682D"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0</w:t>
            </w:r>
          </w:p>
        </w:tc>
        <w:tc>
          <w:tcPr>
            <w:tcW w:w="990" w:type="dxa"/>
            <w:vAlign w:val="center"/>
          </w:tcPr>
          <w:p w14:paraId="0EF36FA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120</w:t>
            </w:r>
          </w:p>
        </w:tc>
      </w:tr>
      <w:tr w:rsidR="00A969B3" w:rsidRPr="00307C18" w14:paraId="0CFFFD2C" w14:textId="77777777" w:rsidTr="00A969B3">
        <w:trPr>
          <w:jc w:val="center"/>
        </w:trPr>
        <w:tc>
          <w:tcPr>
            <w:tcW w:w="1350" w:type="dxa"/>
            <w:tcBorders>
              <w:bottom w:val="single" w:sz="4" w:space="0" w:color="auto"/>
            </w:tcBorders>
            <w:vAlign w:val="center"/>
          </w:tcPr>
          <w:p w14:paraId="3167B80A"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GPR-KG-c</w:t>
            </w:r>
          </w:p>
        </w:tc>
        <w:tc>
          <w:tcPr>
            <w:tcW w:w="1874" w:type="dxa"/>
            <w:tcBorders>
              <w:bottom w:val="single" w:sz="4" w:space="0" w:color="auto"/>
            </w:tcBorders>
            <w:vAlign w:val="center"/>
          </w:tcPr>
          <w:p w14:paraId="730C264E"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2, 6, 8, 12, 14</w:t>
            </w:r>
          </w:p>
        </w:tc>
        <w:tc>
          <w:tcPr>
            <w:tcW w:w="878" w:type="dxa"/>
            <w:tcBorders>
              <w:bottom w:val="single" w:sz="4" w:space="0" w:color="auto"/>
            </w:tcBorders>
          </w:tcPr>
          <w:p w14:paraId="342673E6"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1028" w:type="dxa"/>
            <w:tcBorders>
              <w:bottom w:val="single" w:sz="4" w:space="0" w:color="auto"/>
            </w:tcBorders>
            <w:vAlign w:val="center"/>
          </w:tcPr>
          <w:p w14:paraId="4239183E"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900" w:type="dxa"/>
            <w:tcBorders>
              <w:bottom w:val="single" w:sz="4" w:space="0" w:color="auto"/>
            </w:tcBorders>
            <w:vAlign w:val="center"/>
          </w:tcPr>
          <w:p w14:paraId="2363ECA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190</w:t>
            </w:r>
            <w:r w:rsidRPr="00307C18">
              <w:rPr>
                <w:rFonts w:ascii="Times New Roman" w:hAnsi="Times New Roman" w:cs="Times New Roman"/>
                <w:szCs w:val="21"/>
                <w:vertAlign w:val="superscript"/>
              </w:rPr>
              <w:t>*</w:t>
            </w:r>
          </w:p>
        </w:tc>
        <w:tc>
          <w:tcPr>
            <w:tcW w:w="990" w:type="dxa"/>
            <w:tcBorders>
              <w:bottom w:val="single" w:sz="4" w:space="0" w:color="auto"/>
            </w:tcBorders>
            <w:vAlign w:val="center"/>
          </w:tcPr>
          <w:p w14:paraId="4B79716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230</w:t>
            </w:r>
          </w:p>
        </w:tc>
      </w:tr>
      <w:tr w:rsidR="00A969B3" w:rsidRPr="00307C18" w14:paraId="42FB30B2" w14:textId="77777777" w:rsidTr="00A969B3">
        <w:trPr>
          <w:jc w:val="center"/>
        </w:trPr>
        <w:tc>
          <w:tcPr>
            <w:tcW w:w="7020" w:type="dxa"/>
            <w:gridSpan w:val="6"/>
            <w:tcBorders>
              <w:top w:val="single" w:sz="4" w:space="0" w:color="auto"/>
              <w:left w:val="nil"/>
              <w:bottom w:val="nil"/>
              <w:right w:val="nil"/>
            </w:tcBorders>
            <w:vAlign w:val="center"/>
          </w:tcPr>
          <w:p w14:paraId="77DA9D0A" w14:textId="77777777" w:rsidR="00A969B3" w:rsidRDefault="00A969B3" w:rsidP="00A969B3">
            <w:pPr>
              <w:widowControl/>
              <w:jc w:val="left"/>
              <w:rPr>
                <w:rFonts w:ascii="Times New Roman" w:eastAsia="等线" w:hAnsi="Times New Roman" w:cs="Times New Roman"/>
                <w:szCs w:val="21"/>
              </w:rPr>
            </w:pPr>
            <w:r w:rsidRPr="00307C18">
              <w:rPr>
                <w:rFonts w:ascii="Times New Roman" w:eastAsia="等线" w:hAnsi="Times New Roman" w:cs="Times New Roman"/>
                <w:szCs w:val="21"/>
              </w:rPr>
              <w:t>*The number of cross-multiplication terms is 20×19/2 = 190</w:t>
            </w:r>
          </w:p>
          <w:p w14:paraId="53A02D6A" w14:textId="45EB8859" w:rsidR="00A969B3" w:rsidRPr="00307C18" w:rsidRDefault="00A969B3" w:rsidP="00A969B3">
            <w:pPr>
              <w:widowControl/>
              <w:jc w:val="left"/>
              <w:rPr>
                <w:rFonts w:ascii="Times New Roman" w:eastAsia="等线" w:hAnsi="Times New Roman" w:cs="Times New Roman"/>
                <w:szCs w:val="21"/>
              </w:rPr>
            </w:pPr>
          </w:p>
        </w:tc>
      </w:tr>
    </w:tbl>
    <w:p w14:paraId="3E3EEDC7" w14:textId="6F2F82F2" w:rsidR="007D43F7" w:rsidRPr="00307C18" w:rsidRDefault="007D43F7" w:rsidP="007D43F7">
      <w:pPr>
        <w:pStyle w:val="Heading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5.2.2 Results</w:t>
      </w:r>
      <w:r w:rsidR="005A371C">
        <w:rPr>
          <w:rFonts w:ascii="Times New Roman" w:eastAsiaTheme="minorEastAsia" w:hAnsi="Times New Roman" w:cs="Times New Roman"/>
          <w:b/>
          <w:iCs/>
          <w:color w:val="auto"/>
        </w:rPr>
        <w:t xml:space="preserve"> and</w:t>
      </w:r>
      <w:r w:rsidRPr="00307C18">
        <w:rPr>
          <w:rFonts w:ascii="Times New Roman" w:eastAsiaTheme="minorEastAsia" w:hAnsi="Times New Roman" w:cs="Times New Roman"/>
          <w:b/>
          <w:iCs/>
          <w:color w:val="auto"/>
        </w:rPr>
        <w:t xml:space="preserve"> discussion</w:t>
      </w:r>
    </w:p>
    <w:p w14:paraId="1D07A982" w14:textId="6C94C8CA" w:rsidR="005E6BBA" w:rsidRPr="00307C18" w:rsidRDefault="00164C67"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first </w:t>
      </w:r>
      <w:r w:rsidR="00223CD6" w:rsidRPr="00307C18">
        <w:rPr>
          <w:rFonts w:ascii="Times New Roman" w:hAnsi="Times New Roman" w:cs="Times New Roman"/>
          <w:sz w:val="24"/>
          <w:szCs w:val="24"/>
        </w:rPr>
        <w:t xml:space="preserve">evaluate the filed-implemented signal control plan by 100 independent simulations. </w:t>
      </w:r>
      <w:r w:rsidR="007D20C3" w:rsidRPr="00307C18">
        <w:rPr>
          <w:rFonts w:ascii="Times New Roman" w:hAnsi="Times New Roman" w:cs="Times New Roman"/>
          <w:sz w:val="24"/>
          <w:szCs w:val="24"/>
        </w:rPr>
        <w:t>T</w:t>
      </w:r>
      <w:r w:rsidR="00223CD6" w:rsidRPr="00307C18">
        <w:rPr>
          <w:rFonts w:ascii="Times New Roman" w:hAnsi="Times New Roman" w:cs="Times New Roman"/>
          <w:sz w:val="24"/>
          <w:szCs w:val="24"/>
        </w:rPr>
        <w:t xml:space="preserve">he frequency histograms of the </w:t>
      </w:r>
      <w:r w:rsidR="00223CD6" w:rsidRPr="00307C18">
        <w:rPr>
          <w:rFonts w:ascii="Times New Roman" w:hAnsi="Times New Roman" w:cs="Times New Roman"/>
          <w:i/>
          <w:iCs/>
          <w:sz w:val="24"/>
          <w:szCs w:val="28"/>
        </w:rPr>
        <w:t>D</w:t>
      </w:r>
      <w:r w:rsidR="00223CD6" w:rsidRPr="00307C18">
        <w:rPr>
          <w:rFonts w:ascii="Times New Roman" w:hAnsi="Times New Roman" w:cs="Times New Roman"/>
          <w:sz w:val="24"/>
          <w:szCs w:val="28"/>
        </w:rPr>
        <w:t xml:space="preserve">, </w:t>
      </w:r>
      <w:r w:rsidR="00223CD6" w:rsidRPr="00307C18">
        <w:rPr>
          <w:rFonts w:ascii="Times New Roman" w:hAnsi="Times New Roman" w:cs="Times New Roman"/>
          <w:i/>
          <w:iCs/>
          <w:sz w:val="24"/>
          <w:szCs w:val="28"/>
        </w:rPr>
        <w:t xml:space="preserve">A </w:t>
      </w:r>
      <w:r w:rsidR="00223CD6" w:rsidRPr="00307C18">
        <w:rPr>
          <w:rFonts w:ascii="Times New Roman" w:hAnsi="Times New Roman" w:cs="Times New Roman"/>
          <w:sz w:val="24"/>
          <w:szCs w:val="28"/>
        </w:rPr>
        <w:t xml:space="preserve">and </w:t>
      </w:r>
      <w:r w:rsidR="00223CD6" w:rsidRPr="00307C18">
        <w:rPr>
          <w:rFonts w:ascii="Times New Roman" w:hAnsi="Times New Roman" w:cs="Times New Roman"/>
          <w:i/>
          <w:iCs/>
          <w:sz w:val="24"/>
          <w:szCs w:val="28"/>
        </w:rPr>
        <w:t>E</w:t>
      </w:r>
      <w:r w:rsidR="00223CD6" w:rsidRPr="00307C18">
        <w:rPr>
          <w:rFonts w:ascii="Times New Roman" w:hAnsi="Times New Roman" w:cs="Times New Roman"/>
          <w:sz w:val="24"/>
          <w:szCs w:val="24"/>
        </w:rPr>
        <w:t xml:space="preserve"> values of this benchmark solution</w:t>
      </w:r>
      <w:r w:rsidR="007D20C3" w:rsidRPr="00307C18">
        <w:rPr>
          <w:rFonts w:ascii="Times New Roman" w:hAnsi="Times New Roman" w:cs="Times New Roman"/>
          <w:sz w:val="24"/>
          <w:szCs w:val="24"/>
        </w:rPr>
        <w:t xml:space="preserve"> are shown in Fig.7, where the Gaussian distributions are also fitted. </w:t>
      </w:r>
      <w:r w:rsidR="005E0816" w:rsidRPr="00307C18">
        <w:rPr>
          <w:rFonts w:ascii="Times New Roman" w:hAnsi="Times New Roman" w:cs="Times New Roman"/>
          <w:sz w:val="24"/>
          <w:szCs w:val="24"/>
        </w:rPr>
        <w:t xml:space="preserve">We observe that though Gaussian distributions cannot perfectly describe the underlying distributions, they are able to describe the major variability of the three indices. </w:t>
      </w:r>
    </w:p>
    <w:p w14:paraId="09E453F2" w14:textId="53CB88C3" w:rsidR="00DF65A0" w:rsidRPr="00307C18" w:rsidRDefault="00DF65A0" w:rsidP="00965B6C">
      <w:pPr>
        <w:adjustRightInd w:val="0"/>
        <w:snapToGrid w:val="0"/>
      </w:pPr>
      <w:r w:rsidRPr="00307C18">
        <w:rPr>
          <w:noProof/>
        </w:rPr>
        <w:lastRenderedPageBreak/>
        <w:drawing>
          <wp:inline distT="0" distB="0" distL="0" distR="0" wp14:anchorId="42B1CA74" wp14:editId="6A113DE4">
            <wp:extent cx="2889504" cy="233172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89504" cy="2331720"/>
                    </a:xfrm>
                    <a:prstGeom prst="rect">
                      <a:avLst/>
                    </a:prstGeom>
                    <a:noFill/>
                    <a:ln>
                      <a:noFill/>
                    </a:ln>
                  </pic:spPr>
                </pic:pic>
              </a:graphicData>
            </a:graphic>
          </wp:inline>
        </w:drawing>
      </w:r>
      <w:r w:rsidRPr="00307C18">
        <w:t xml:space="preserve"> </w:t>
      </w:r>
      <w:r w:rsidR="008E2568" w:rsidRPr="00307C18">
        <w:t xml:space="preserve">    </w:t>
      </w:r>
      <w:r w:rsidRPr="00307C18">
        <w:rPr>
          <w:noProof/>
        </w:rPr>
        <w:drawing>
          <wp:inline distT="0" distB="0" distL="0" distR="0" wp14:anchorId="65C7CC3B" wp14:editId="42CB5E6E">
            <wp:extent cx="2798064" cy="23317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98064" cy="2331720"/>
                    </a:xfrm>
                    <a:prstGeom prst="rect">
                      <a:avLst/>
                    </a:prstGeom>
                    <a:noFill/>
                    <a:ln>
                      <a:noFill/>
                    </a:ln>
                  </pic:spPr>
                </pic:pic>
              </a:graphicData>
            </a:graphic>
          </wp:inline>
        </w:drawing>
      </w:r>
    </w:p>
    <w:p w14:paraId="544F0734" w14:textId="424A8BFD" w:rsidR="006E5830" w:rsidRPr="00307C18" w:rsidRDefault="006E5830"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a)   </w:t>
      </w:r>
      <w:r w:rsidR="008E2568"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proofErr w:type="gramStart"/>
      <w:r w:rsidRPr="00307C18">
        <w:rPr>
          <w:rFonts w:ascii="Times New Roman" w:hAnsi="Times New Roman" w:cs="Times New Roman"/>
          <w:sz w:val="24"/>
          <w:szCs w:val="24"/>
        </w:rPr>
        <w:t xml:space="preserve">   (</w:t>
      </w:r>
      <w:proofErr w:type="gramEnd"/>
      <w:r w:rsidRPr="00307C18">
        <w:rPr>
          <w:rFonts w:ascii="Times New Roman" w:hAnsi="Times New Roman" w:cs="Times New Roman"/>
          <w:sz w:val="24"/>
          <w:szCs w:val="24"/>
        </w:rPr>
        <w:t>b)</w:t>
      </w:r>
    </w:p>
    <w:p w14:paraId="49D04C02" w14:textId="600541DE" w:rsidR="006E5830" w:rsidRPr="00307C18" w:rsidRDefault="00F612D3"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25D0CEF" wp14:editId="5C39763B">
            <wp:extent cx="2871216" cy="2331720"/>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71216" cy="2331720"/>
                    </a:xfrm>
                    <a:prstGeom prst="rect">
                      <a:avLst/>
                    </a:prstGeom>
                    <a:noFill/>
                    <a:ln>
                      <a:noFill/>
                    </a:ln>
                  </pic:spPr>
                </pic:pic>
              </a:graphicData>
            </a:graphic>
          </wp:inline>
        </w:drawing>
      </w:r>
    </w:p>
    <w:p w14:paraId="44BCDDA8" w14:textId="0233112B" w:rsidR="00F612D3" w:rsidRPr="00307C18" w:rsidRDefault="00B47C97" w:rsidP="0000284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F612D3" w:rsidRPr="00307C18">
        <w:rPr>
          <w:rFonts w:ascii="Times New Roman" w:hAnsi="Times New Roman" w:cs="Times New Roman" w:hint="eastAsia"/>
          <w:sz w:val="24"/>
          <w:szCs w:val="24"/>
        </w:rPr>
        <w:t>(</w:t>
      </w:r>
      <w:r w:rsidR="00F612D3" w:rsidRPr="00307C18">
        <w:rPr>
          <w:rFonts w:ascii="Times New Roman" w:hAnsi="Times New Roman" w:cs="Times New Roman"/>
          <w:sz w:val="24"/>
          <w:szCs w:val="24"/>
        </w:rPr>
        <w:t>c)</w:t>
      </w:r>
    </w:p>
    <w:p w14:paraId="0860DA06" w14:textId="70A01D1A" w:rsidR="00CA54CE" w:rsidRPr="00307C18" w:rsidRDefault="008A37C7" w:rsidP="00965B6C">
      <w:pPr>
        <w:adjustRightInd w:val="0"/>
        <w:snapToGrid w:val="0"/>
        <w:rPr>
          <w:rFonts w:ascii="Times New Roman" w:hAnsi="Times New Roman" w:cs="Times New Roman"/>
          <w:sz w:val="24"/>
          <w:szCs w:val="24"/>
        </w:rPr>
      </w:pPr>
      <w:r w:rsidRPr="00307C18">
        <w:rPr>
          <w:rFonts w:ascii="Times New Roman" w:hAnsi="Times New Roman" w:cs="Times New Roman"/>
          <w:i/>
          <w:iCs/>
          <w:sz w:val="24"/>
          <w:szCs w:val="28"/>
        </w:rPr>
        <w:t xml:space="preserve">Fig. 7 </w:t>
      </w:r>
      <w:r w:rsidRPr="00307C18">
        <w:rPr>
          <w:rFonts w:ascii="Times New Roman" w:hAnsi="Times New Roman" w:cs="Times New Roman"/>
          <w:i/>
          <w:iCs/>
          <w:sz w:val="24"/>
          <w:szCs w:val="24"/>
        </w:rPr>
        <w:t xml:space="preserve">Frequency histograms of (a) </w:t>
      </w:r>
      <w:r w:rsidRPr="00307C18">
        <w:rPr>
          <w:rFonts w:ascii="Times New Roman" w:hAnsi="Times New Roman" w:cs="Times New Roman"/>
          <w:i/>
          <w:iCs/>
          <w:sz w:val="24"/>
          <w:szCs w:val="28"/>
        </w:rPr>
        <w:t xml:space="preserve">D, (b) A and (c) </w:t>
      </w:r>
      <w:r w:rsidRPr="00307C18">
        <w:rPr>
          <w:rFonts w:ascii="Times New Roman" w:hAnsi="Times New Roman" w:cs="Times New Roman" w:hint="eastAsia"/>
          <w:i/>
          <w:iCs/>
          <w:sz w:val="24"/>
          <w:szCs w:val="28"/>
        </w:rPr>
        <w:t>E</w:t>
      </w:r>
      <w:r w:rsidRPr="00307C18">
        <w:rPr>
          <w:rFonts w:ascii="Times New Roman" w:hAnsi="Times New Roman" w:cs="Times New Roman"/>
          <w:i/>
          <w:iCs/>
          <w:sz w:val="24"/>
          <w:szCs w:val="28"/>
        </w:rPr>
        <w:t xml:space="preserve"> values of the filed-implemented signal control plan</w:t>
      </w:r>
      <w:r w:rsidR="005E2EE4" w:rsidRPr="00307C18">
        <w:rPr>
          <w:rFonts w:ascii="Times New Roman" w:hAnsi="Times New Roman" w:cs="Times New Roman"/>
          <w:i/>
          <w:iCs/>
          <w:sz w:val="24"/>
          <w:szCs w:val="28"/>
        </w:rPr>
        <w:t xml:space="preserve"> based on 100 independent simulations</w:t>
      </w:r>
      <w:r w:rsidRPr="00307C18">
        <w:rPr>
          <w:rFonts w:ascii="Times New Roman" w:hAnsi="Times New Roman" w:cs="Times New Roman"/>
          <w:i/>
          <w:iCs/>
          <w:sz w:val="24"/>
          <w:szCs w:val="28"/>
        </w:rPr>
        <w:t>.</w:t>
      </w:r>
      <w:r w:rsidRPr="00307C18">
        <w:rPr>
          <w:rFonts w:ascii="Times New Roman" w:hAnsi="Times New Roman" w:cs="Times New Roman"/>
          <w:i/>
          <w:iCs/>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w:t>
      </w:r>
      <w:r w:rsidR="005727B2" w:rsidRPr="00307C18">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the sample</w:t>
      </w:r>
      <w:r w:rsidRPr="00307C18">
        <w:rPr>
          <w:rFonts w:ascii="Times New Roman" w:hAnsi="Times New Roman" w:cs="Times New Roman"/>
          <w:i/>
          <w:iCs/>
          <w:sz w:val="24"/>
          <w:szCs w:val="28"/>
        </w:rPr>
        <w:t xml:space="preserve"> mean </w:t>
      </w:r>
      <w:r w:rsidR="005727B2" w:rsidRPr="00307C18">
        <w:rPr>
          <w:rFonts w:ascii="Times New Roman" w:hAnsi="Times New Roman" w:cs="Times New Roman"/>
          <w:i/>
          <w:iCs/>
          <w:sz w:val="24"/>
          <w:szCs w:val="28"/>
        </w:rPr>
        <w:t xml:space="preserve">and standard deviation of D, respectively; in (b),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 xml:space="preserve">the sample mean and standard deviation of A, respectively; in (c)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E</m:t>
                </m:r>
              </m:e>
            </m:acc>
          </m:e>
          <m:sub>
            <m:r>
              <w:rPr>
                <w:rFonts w:ascii="Cambria Math" w:hAnsi="Times New Roman" w:cs="Times New Roman"/>
                <w:sz w:val="24"/>
                <w:szCs w:val="24"/>
              </w:rPr>
              <m:t>1</m:t>
            </m:r>
            <m:r>
              <w:rPr>
                <w:rFonts w:ascii="Cambria Math" w:hAnsi="Times New Roman" w:cs="Times New Roman"/>
                <w:sz w:val="24"/>
                <w:szCs w:val="24"/>
              </w:rPr>
              <m:t>-</m:t>
            </m:r>
            <m:r>
              <w:rPr>
                <w:rFonts w:ascii="Cambria Math" w:hAnsi="Times New Roman" w:cs="Times New Roman"/>
                <w:sz w:val="24"/>
                <w:szCs w:val="24"/>
              </w:rPr>
              <m:t>ϵ</m:t>
            </m:r>
          </m:sub>
        </m:sSub>
      </m:oMath>
      <w:r w:rsidR="005727B2" w:rsidRPr="00307C18">
        <w:rPr>
          <w:rFonts w:ascii="Times New Roman" w:hAnsi="Times New Roman" w:cs="Times New Roman"/>
          <w:i/>
          <w:sz w:val="24"/>
          <w:szCs w:val="24"/>
        </w:rPr>
        <w:t xml:space="preserve"> is the estimate of 95% quantile of E approximated by the 95</w:t>
      </w:r>
      <w:r w:rsidR="005727B2" w:rsidRPr="00307C18">
        <w:rPr>
          <w:rFonts w:ascii="Times New Roman" w:hAnsi="Times New Roman" w:cs="Times New Roman"/>
          <w:i/>
          <w:sz w:val="24"/>
          <w:szCs w:val="24"/>
          <w:vertAlign w:val="superscript"/>
        </w:rPr>
        <w:t>th</w:t>
      </w:r>
      <w:r w:rsidR="005727B2" w:rsidRPr="00307C18">
        <w:rPr>
          <w:rFonts w:ascii="Times New Roman" w:hAnsi="Times New Roman" w:cs="Times New Roman"/>
          <w:i/>
          <w:sz w:val="24"/>
          <w:szCs w:val="24"/>
        </w:rPr>
        <w:t xml:space="preserve"> largest sample</w:t>
      </w:r>
      <w:r w:rsidR="005727B2" w:rsidRPr="00307C18">
        <w:rPr>
          <w:rFonts w:ascii="Times New Roman" w:hAnsi="Times New Roman" w:cs="Times New Roman"/>
          <w:i/>
          <w:iCs/>
          <w:sz w:val="24"/>
          <w:szCs w:val="28"/>
        </w:rPr>
        <w:t>.</w:t>
      </w:r>
    </w:p>
    <w:p w14:paraId="017F9D45" w14:textId="77777777" w:rsidR="007F02F2" w:rsidRPr="00307C18" w:rsidRDefault="007F02F2" w:rsidP="00965B6C">
      <w:pPr>
        <w:adjustRightInd w:val="0"/>
        <w:snapToGrid w:val="0"/>
        <w:rPr>
          <w:rFonts w:ascii="Times New Roman" w:hAnsi="Times New Roman" w:cs="Times New Roman"/>
          <w:sz w:val="24"/>
          <w:szCs w:val="24"/>
        </w:rPr>
      </w:pPr>
    </w:p>
    <w:p w14:paraId="29975AE5" w14:textId="488F7A55" w:rsidR="007F02F2" w:rsidRPr="00307C18" w:rsidRDefault="005E6BBA"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To validate the learning process if our algorithm, we </w:t>
      </w:r>
      <w:r w:rsidR="00164C67" w:rsidRPr="00307C18">
        <w:rPr>
          <w:rFonts w:ascii="Times New Roman" w:hAnsi="Times New Roman" w:cs="Times New Roman"/>
          <w:sz w:val="24"/>
          <w:szCs w:val="24"/>
        </w:rPr>
        <w:t xml:space="preserve">compare those iterative </w:t>
      </w:r>
      <w:r w:rsidR="00EC335B" w:rsidRPr="00307C18">
        <w:rPr>
          <w:rFonts w:ascii="Times New Roman" w:hAnsi="Times New Roman" w:cs="Times New Roman" w:hint="eastAsia"/>
          <w:sz w:val="24"/>
          <w:szCs w:val="24"/>
        </w:rPr>
        <w:t>samples</w:t>
      </w:r>
      <w:r w:rsidR="00164C67" w:rsidRPr="00307C18">
        <w:rPr>
          <w:rFonts w:ascii="Times New Roman" w:hAnsi="Times New Roman" w:cs="Times New Roman"/>
          <w:sz w:val="24"/>
          <w:szCs w:val="24"/>
        </w:rPr>
        <w:t xml:space="preserve"> generated </w:t>
      </w:r>
      <w:r w:rsidR="00EC335B" w:rsidRPr="00307C18">
        <w:rPr>
          <w:rFonts w:ascii="Times New Roman" w:hAnsi="Times New Roman" w:cs="Times New Roman" w:hint="eastAsia"/>
          <w:sz w:val="24"/>
          <w:szCs w:val="24"/>
        </w:rPr>
        <w:t>during</w:t>
      </w:r>
      <w:r w:rsidR="00164C67" w:rsidRPr="00307C18">
        <w:rPr>
          <w:rFonts w:ascii="Times New Roman" w:hAnsi="Times New Roman" w:cs="Times New Roman"/>
          <w:sz w:val="24"/>
          <w:szCs w:val="24"/>
        </w:rPr>
        <w:t xml:space="preserve"> the run of the algorithm with the </w:t>
      </w:r>
      <w:r w:rsidR="00164C67" w:rsidRPr="00307C18">
        <w:rPr>
          <w:rFonts w:ascii="Times New Roman" w:hAnsi="Times New Roman" w:cs="Times New Roman" w:hint="eastAsia"/>
          <w:sz w:val="24"/>
          <w:szCs w:val="24"/>
        </w:rPr>
        <w:t>set</w:t>
      </w:r>
      <w:r w:rsidR="00164C67" w:rsidRPr="00307C18">
        <w:rPr>
          <w:rFonts w:ascii="Times New Roman" w:hAnsi="Times New Roman" w:cs="Times New Roman"/>
          <w:sz w:val="24"/>
          <w:szCs w:val="24"/>
        </w:rPr>
        <w:t xml:space="preserve"> of learned non-dominated solutions (LNSs) </w:t>
      </w:r>
      <w:r w:rsidR="00EC335B" w:rsidRPr="00307C18">
        <w:rPr>
          <w:rFonts w:ascii="Times New Roman" w:hAnsi="Times New Roman" w:cs="Times New Roman"/>
          <w:sz w:val="24"/>
          <w:szCs w:val="24"/>
        </w:rPr>
        <w:t xml:space="preserve">finally </w:t>
      </w:r>
      <w:r w:rsidR="00164C67" w:rsidRPr="00307C18">
        <w:rPr>
          <w:rFonts w:ascii="Times New Roman" w:hAnsi="Times New Roman" w:cs="Times New Roman"/>
          <w:sz w:val="24"/>
          <w:szCs w:val="24"/>
        </w:rPr>
        <w:t>output by the algorithm</w:t>
      </w:r>
      <w:r w:rsidR="00385754"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i.e., those </w:t>
      </w:r>
      <w:r w:rsidR="00385754" w:rsidRPr="00307C18">
        <w:rPr>
          <w:rFonts w:ascii="Times New Roman" w:hAnsi="Times New Roman" w:cs="Times New Roman"/>
          <w:sz w:val="24"/>
          <w:szCs w:val="24"/>
        </w:rPr>
        <w:t xml:space="preserve">feasible non-dominated solutions </w:t>
      </w:r>
      <w:r w:rsidR="00164C67" w:rsidRPr="00307C18">
        <w:rPr>
          <w:rFonts w:ascii="Times New Roman" w:hAnsi="Times New Roman" w:cs="Times New Roman"/>
          <w:sz w:val="24"/>
          <w:szCs w:val="24"/>
        </w:rPr>
        <w:t xml:space="preserve">computed based on the final posterior belief. </w:t>
      </w:r>
      <w:r w:rsidR="00530F7A"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8</w:t>
      </w:r>
      <w:r w:rsidR="00530F7A" w:rsidRPr="00307C18">
        <w:rPr>
          <w:rFonts w:ascii="Times New Roman" w:hAnsi="Times New Roman" w:cs="Times New Roman"/>
          <w:sz w:val="24"/>
          <w:szCs w:val="24"/>
        </w:rPr>
        <w:t xml:space="preserve"> shows that th</w:t>
      </w:r>
      <w:r w:rsidR="00965B6C" w:rsidRPr="00307C18">
        <w:rPr>
          <w:rFonts w:ascii="Times New Roman" w:hAnsi="Times New Roman" w:cs="Times New Roman"/>
          <w:sz w:val="24"/>
          <w:szCs w:val="24"/>
        </w:rPr>
        <w:t>e</w:t>
      </w:r>
      <w:r w:rsidR="00530F7A" w:rsidRPr="00307C18">
        <w:rPr>
          <w:rFonts w:ascii="Times New Roman" w:hAnsi="Times New Roman" w:cs="Times New Roman"/>
          <w:sz w:val="24"/>
          <w:szCs w:val="24"/>
        </w:rPr>
        <w:t xml:space="preserve"> iterative solutions </w:t>
      </w:r>
      <w:r w:rsidR="003E6CE9" w:rsidRPr="00307C18">
        <w:rPr>
          <w:rFonts w:ascii="Times New Roman" w:hAnsi="Times New Roman" w:cs="Times New Roman"/>
          <w:sz w:val="24"/>
          <w:szCs w:val="24"/>
        </w:rPr>
        <w:t xml:space="preserve">are </w:t>
      </w:r>
      <w:r w:rsidR="00E97B9E" w:rsidRPr="00307C18">
        <w:rPr>
          <w:rFonts w:ascii="Times New Roman" w:hAnsi="Times New Roman" w:cs="Times New Roman"/>
          <w:sz w:val="24"/>
          <w:szCs w:val="24"/>
        </w:rPr>
        <w:t xml:space="preserve">quite </w:t>
      </w:r>
      <w:r w:rsidR="003E6CE9" w:rsidRPr="00307C18">
        <w:rPr>
          <w:rFonts w:ascii="Times New Roman" w:hAnsi="Times New Roman" w:cs="Times New Roman"/>
          <w:sz w:val="24"/>
          <w:szCs w:val="24"/>
        </w:rPr>
        <w:t>dispersed</w:t>
      </w:r>
      <w:r w:rsidR="00B20533" w:rsidRPr="00307C18">
        <w:rPr>
          <w:rFonts w:ascii="Times New Roman" w:hAnsi="Times New Roman" w:cs="Times New Roman"/>
          <w:sz w:val="24"/>
          <w:szCs w:val="24"/>
        </w:rPr>
        <w:t xml:space="preserve"> in terms of their </w:t>
      </w:r>
      <w:r w:rsidR="00B20533" w:rsidRPr="00307C18">
        <w:rPr>
          <w:rFonts w:ascii="Times New Roman" w:hAnsi="Times New Roman" w:cs="Times New Roman"/>
          <w:i/>
          <w:iCs/>
          <w:sz w:val="24"/>
          <w:szCs w:val="28"/>
        </w:rPr>
        <w:t>D</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A </w:t>
      </w:r>
      <w:r w:rsidR="00B20533" w:rsidRPr="00307C18">
        <w:rPr>
          <w:rFonts w:ascii="Times New Roman" w:hAnsi="Times New Roman" w:cs="Times New Roman"/>
          <w:sz w:val="24"/>
          <w:szCs w:val="28"/>
        </w:rPr>
        <w:t xml:space="preserve">and </w:t>
      </w:r>
      <w:r w:rsidR="00B20533" w:rsidRPr="00307C18">
        <w:rPr>
          <w:rFonts w:ascii="Times New Roman" w:hAnsi="Times New Roman" w:cs="Times New Roman"/>
          <w:i/>
          <w:iCs/>
          <w:sz w:val="24"/>
          <w:szCs w:val="28"/>
        </w:rPr>
        <w:t>E</w:t>
      </w:r>
      <w:r w:rsidR="00B20533" w:rsidRPr="00307C18">
        <w:rPr>
          <w:rFonts w:ascii="Times New Roman" w:hAnsi="Times New Roman" w:cs="Times New Roman"/>
          <w:sz w:val="24"/>
          <w:szCs w:val="24"/>
        </w:rPr>
        <w:t xml:space="preserve"> values, which indicates the extensive exploration capability of the GPR-KG algorithms in t</w:t>
      </w:r>
      <w:r w:rsidR="00FE145D" w:rsidRPr="00307C18">
        <w:rPr>
          <w:rFonts w:ascii="Times New Roman" w:hAnsi="Times New Roman" w:cs="Times New Roman"/>
          <w:sz w:val="24"/>
          <w:szCs w:val="24"/>
        </w:rPr>
        <w:t xml:space="preserve">he domain </w:t>
      </w:r>
      <w:r w:rsidR="00B20533" w:rsidRPr="00307C18">
        <w:rPr>
          <w:rFonts w:ascii="Times New Roman" w:hAnsi="Times New Roman" w:cs="Times New Roman"/>
          <w:sz w:val="24"/>
          <w:szCs w:val="24"/>
        </w:rPr>
        <w:t>of</w:t>
      </w:r>
      <w:r w:rsidR="00FE145D" w:rsidRPr="00307C18">
        <w:rPr>
          <w:rFonts w:ascii="Times New Roman" w:hAnsi="Times New Roman" w:cs="Times New Roman"/>
          <w:sz w:val="24"/>
          <w:szCs w:val="24"/>
        </w:rPr>
        <w:t xml:space="preserve"> the</w:t>
      </w:r>
      <w:r w:rsidR="00B20533" w:rsidRPr="00307C18">
        <w:rPr>
          <w:rFonts w:ascii="Times New Roman" w:hAnsi="Times New Roman" w:cs="Times New Roman"/>
          <w:sz w:val="24"/>
          <w:szCs w:val="24"/>
        </w:rPr>
        <w:t xml:space="preserve"> three evaluation indices. More importantly, nearly all the iterative signal control plans </w:t>
      </w:r>
      <w:r w:rsidR="00EC335B" w:rsidRPr="00307C18">
        <w:rPr>
          <w:rFonts w:ascii="Times New Roman" w:hAnsi="Times New Roman" w:cs="Times New Roman"/>
          <w:sz w:val="24"/>
          <w:szCs w:val="24"/>
        </w:rPr>
        <w:t xml:space="preserve">have their sampled bi-objective values </w:t>
      </w:r>
      <w:r w:rsidR="00385754" w:rsidRPr="00307C18">
        <w:rPr>
          <w:rFonts w:ascii="Times New Roman" w:hAnsi="Times New Roman" w:cs="Times New Roman"/>
          <w:sz w:val="24"/>
          <w:szCs w:val="24"/>
        </w:rPr>
        <w:t xml:space="preserve">(relative </w:t>
      </w:r>
      <w:r w:rsidR="003E6CE9" w:rsidRPr="00307C18">
        <w:rPr>
          <w:rFonts w:ascii="Times New Roman" w:hAnsi="Times New Roman" w:cs="Times New Roman"/>
          <w:sz w:val="24"/>
          <w:szCs w:val="24"/>
        </w:rPr>
        <w:t xml:space="preserve">total delay </w:t>
      </w:r>
      <w:r w:rsidR="00A24E81" w:rsidRPr="00307C18">
        <w:rPr>
          <w:rFonts w:ascii="Times New Roman" w:hAnsi="Times New Roman" w:cs="Times New Roman"/>
          <w:i/>
          <w:iCs/>
          <w:sz w:val="24"/>
          <w:szCs w:val="24"/>
        </w:rPr>
        <w:t xml:space="preserve">D </w:t>
      </w:r>
      <w:r w:rsidR="003E6CE9" w:rsidRPr="00307C18">
        <w:rPr>
          <w:rFonts w:ascii="Times New Roman" w:hAnsi="Times New Roman" w:cs="Times New Roman"/>
          <w:sz w:val="24"/>
          <w:szCs w:val="24"/>
        </w:rPr>
        <w:t>and equity measure</w:t>
      </w:r>
      <w:r w:rsidR="0092524E" w:rsidRPr="00307C18">
        <w:rPr>
          <w:rFonts w:ascii="Times New Roman" w:hAnsi="Times New Roman" w:cs="Times New Roman"/>
          <w:sz w:val="24"/>
          <w:szCs w:val="24"/>
        </w:rPr>
        <w:t xml:space="preserve"> </w:t>
      </w:r>
      <w:r w:rsidR="0092524E" w:rsidRPr="00307C18">
        <w:rPr>
          <w:rFonts w:ascii="Times New Roman" w:hAnsi="Times New Roman" w:cs="Times New Roman"/>
          <w:i/>
          <w:iCs/>
          <w:sz w:val="24"/>
          <w:szCs w:val="24"/>
        </w:rPr>
        <w:t>A</w:t>
      </w:r>
      <w:r w:rsidR="003E6CE9" w:rsidRPr="00307C18">
        <w:rPr>
          <w:rFonts w:ascii="Times New Roman" w:hAnsi="Times New Roman" w:cs="Times New Roman"/>
          <w:sz w:val="24"/>
          <w:szCs w:val="24"/>
        </w:rPr>
        <w:t xml:space="preserve">) </w:t>
      </w:r>
      <w:r w:rsidR="00530F7A" w:rsidRPr="00307C18">
        <w:rPr>
          <w:rFonts w:ascii="Times New Roman" w:hAnsi="Times New Roman" w:cs="Times New Roman"/>
          <w:sz w:val="24"/>
          <w:szCs w:val="24"/>
        </w:rPr>
        <w:t xml:space="preserve">dominated by the </w:t>
      </w:r>
      <w:r w:rsidR="00EC335B" w:rsidRPr="00307C18">
        <w:rPr>
          <w:rFonts w:ascii="Times New Roman" w:hAnsi="Times New Roman" w:cs="Times New Roman"/>
          <w:sz w:val="24"/>
          <w:szCs w:val="24"/>
        </w:rPr>
        <w:t xml:space="preserve">posterior </w:t>
      </w:r>
      <w:r w:rsidR="00B20533" w:rsidRPr="00307C18">
        <w:rPr>
          <w:rFonts w:ascii="Times New Roman" w:hAnsi="Times New Roman" w:cs="Times New Roman"/>
          <w:sz w:val="24"/>
          <w:szCs w:val="24"/>
        </w:rPr>
        <w:t xml:space="preserve">mean bi-objective </w:t>
      </w:r>
      <w:r w:rsidR="00EC335B" w:rsidRPr="00307C18">
        <w:rPr>
          <w:rFonts w:ascii="Times New Roman" w:hAnsi="Times New Roman" w:cs="Times New Roman"/>
          <w:sz w:val="24"/>
          <w:szCs w:val="24"/>
        </w:rPr>
        <w:t xml:space="preserve">values of the </w:t>
      </w:r>
      <w:r w:rsidR="00530F7A" w:rsidRPr="00307C18">
        <w:rPr>
          <w:rFonts w:ascii="Times New Roman" w:hAnsi="Times New Roman" w:cs="Times New Roman"/>
          <w:sz w:val="24"/>
          <w:szCs w:val="24"/>
        </w:rPr>
        <w:t>LNSs</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hint="eastAsia"/>
          <w:sz w:val="24"/>
          <w:szCs w:val="24"/>
        </w:rPr>
        <w:t>u</w:t>
      </w:r>
      <w:r w:rsidR="00B20533" w:rsidRPr="00307C18">
        <w:rPr>
          <w:rFonts w:ascii="Times New Roman" w:hAnsi="Times New Roman" w:cs="Times New Roman"/>
          <w:sz w:val="24"/>
          <w:szCs w:val="24"/>
        </w:rPr>
        <w:t>nder either of the four algorithms</w:t>
      </w:r>
      <w:r w:rsidR="00530F7A" w:rsidRPr="00307C18">
        <w:rPr>
          <w:rFonts w:ascii="Times New Roman" w:hAnsi="Times New Roman" w:cs="Times New Roman"/>
          <w:sz w:val="24"/>
          <w:szCs w:val="24"/>
        </w:rPr>
        <w:t>.</w:t>
      </w:r>
      <w:r w:rsidR="00965B6C" w:rsidRPr="00307C18">
        <w:rPr>
          <w:rFonts w:ascii="Times New Roman" w:hAnsi="Times New Roman" w:cs="Times New Roman"/>
          <w:sz w:val="24"/>
          <w:szCs w:val="24"/>
          <w:shd w:val="clear" w:color="auto" w:fill="FFFFFF"/>
        </w:rPr>
        <w:t xml:space="preserve"> </w:t>
      </w:r>
      <w:r w:rsidR="00FE145D" w:rsidRPr="00307C18">
        <w:rPr>
          <w:rFonts w:ascii="Times New Roman" w:hAnsi="Times New Roman" w:cs="Times New Roman"/>
          <w:sz w:val="24"/>
          <w:szCs w:val="24"/>
          <w:shd w:val="clear" w:color="auto" w:fill="FFFFFF"/>
        </w:rPr>
        <w:t>We also observe that</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shd w:val="clear" w:color="auto" w:fill="FFFFFF"/>
        </w:rPr>
        <w:t xml:space="preserve">a significant portion of the iterative solutions (mainly </w:t>
      </w:r>
      <w:r w:rsidR="00B20533" w:rsidRPr="00307C18">
        <w:rPr>
          <w:rFonts w:ascii="Times New Roman" w:hAnsi="Times New Roman" w:cs="Times New Roman"/>
          <w:sz w:val="24"/>
          <w:szCs w:val="28"/>
        </w:rPr>
        <w:t xml:space="preserve">those of the early iterative solutions) </w:t>
      </w:r>
      <w:r w:rsidR="00B20533" w:rsidRPr="00307C18">
        <w:rPr>
          <w:rFonts w:ascii="Times New Roman" w:hAnsi="Times New Roman" w:cs="Times New Roman"/>
          <w:sz w:val="24"/>
          <w:szCs w:val="24"/>
          <w:shd w:val="clear" w:color="auto" w:fill="FFFFFF"/>
        </w:rPr>
        <w:t>have their sampled</w:t>
      </w:r>
      <w:r w:rsidR="00B20533" w:rsidRPr="00307C18">
        <w:rPr>
          <w:rFonts w:ascii="Times New Roman" w:hAnsi="Times New Roman" w:cs="Times New Roman"/>
          <w:sz w:val="24"/>
          <w:szCs w:val="24"/>
        </w:rPr>
        <w:t xml:space="preserve"> relative emission level</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E </w:t>
      </w:r>
      <w:r w:rsidR="00B20533" w:rsidRPr="00307C18">
        <w:rPr>
          <w:rFonts w:ascii="Times New Roman" w:hAnsi="Times New Roman" w:cs="Times New Roman"/>
          <w:sz w:val="24"/>
          <w:szCs w:val="28"/>
        </w:rPr>
        <w:t xml:space="preserve">notably higher than 0.9. </w:t>
      </w:r>
      <w:r w:rsidR="00FE145D" w:rsidRPr="00307C18">
        <w:rPr>
          <w:rFonts w:ascii="Times New Roman" w:hAnsi="Times New Roman" w:cs="Times New Roman"/>
          <w:sz w:val="24"/>
          <w:szCs w:val="24"/>
          <w:shd w:val="clear" w:color="auto" w:fill="FFFFFF"/>
        </w:rPr>
        <w:t xml:space="preserve">On the other hand, </w:t>
      </w:r>
      <w:r w:rsidR="00FE145D" w:rsidRPr="00307C18">
        <w:rPr>
          <w:rFonts w:ascii="Times New Roman" w:hAnsi="Times New Roman" w:cs="Times New Roman"/>
          <w:sz w:val="24"/>
          <w:szCs w:val="24"/>
        </w:rPr>
        <w:t xml:space="preserve">the LNSs output by all four algorithms have their posterior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values notably lower than 0.9, which verifies that our algorithm can deal with the constraint on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as expected. </w:t>
      </w:r>
      <w:bookmarkStart w:id="173" w:name="_Hlk122651821"/>
      <w:r w:rsidR="00C21B7F" w:rsidRPr="00307C18">
        <w:rPr>
          <w:rFonts w:ascii="Times New Roman" w:hAnsi="Times New Roman" w:cs="Times New Roman"/>
          <w:sz w:val="24"/>
          <w:szCs w:val="28"/>
        </w:rPr>
        <w:t xml:space="preserve">Hence, we have verified </w:t>
      </w:r>
      <w:r w:rsidR="00C21B7F" w:rsidRPr="00307C18">
        <w:rPr>
          <w:rFonts w:ascii="Times New Roman" w:hAnsi="Times New Roman" w:cs="Times New Roman"/>
          <w:sz w:val="24"/>
          <w:szCs w:val="24"/>
        </w:rPr>
        <w:t xml:space="preserve">the significant progress made by our algorithms by exploring the solution space and updating the posteriors iteratively. </w:t>
      </w:r>
    </w:p>
    <w:p w14:paraId="631F84A3" w14:textId="75FA979D" w:rsidR="00180AED" w:rsidRPr="00307C18" w:rsidRDefault="00C21B7F"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lastRenderedPageBreak/>
        <w:t xml:space="preserve">  </w:t>
      </w:r>
    </w:p>
    <w:p w14:paraId="2B496F39" w14:textId="704A1F7A" w:rsidR="007F02F2" w:rsidRPr="00307C18" w:rsidRDefault="007F02F2"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6A68D52" wp14:editId="1E886253">
            <wp:extent cx="2445174" cy="382773"/>
            <wp:effectExtent l="0" t="0" r="635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45174" cy="382773"/>
                    </a:xfrm>
                    <a:prstGeom prst="rect">
                      <a:avLst/>
                    </a:prstGeom>
                    <a:noFill/>
                    <a:ln>
                      <a:noFill/>
                    </a:ln>
                  </pic:spPr>
                </pic:pic>
              </a:graphicData>
            </a:graphic>
          </wp:inline>
        </w:drawing>
      </w:r>
    </w:p>
    <w:bookmarkEnd w:id="173"/>
    <w:p w14:paraId="49147D74" w14:textId="4786BCB6" w:rsidR="00454A56" w:rsidRPr="00307C18" w:rsidRDefault="00454A56" w:rsidP="00180AED">
      <w:pPr>
        <w:adjustRightInd w:val="0"/>
        <w:snapToGrid w:val="0"/>
        <w:rPr>
          <w:rFonts w:ascii="Times New Roman" w:hAnsi="Times New Roman" w:cs="Times New Roman"/>
          <w:sz w:val="24"/>
          <w:szCs w:val="28"/>
        </w:rPr>
      </w:pPr>
      <w:r w:rsidRPr="00307C18">
        <w:rPr>
          <w:noProof/>
        </w:rPr>
        <w:drawing>
          <wp:inline distT="0" distB="0" distL="0" distR="0" wp14:anchorId="6C3BF633" wp14:editId="5360F95D">
            <wp:extent cx="3024505" cy="2444208"/>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30695" cy="2449210"/>
                    </a:xfrm>
                    <a:prstGeom prst="rect">
                      <a:avLst/>
                    </a:prstGeom>
                    <a:noFill/>
                    <a:ln>
                      <a:noFill/>
                    </a:ln>
                  </pic:spPr>
                </pic:pic>
              </a:graphicData>
            </a:graphic>
          </wp:inline>
        </w:drawing>
      </w:r>
      <w:r w:rsidRPr="00307C18">
        <w:rPr>
          <w:noProof/>
        </w:rPr>
        <w:drawing>
          <wp:inline distT="0" distB="0" distL="0" distR="0" wp14:anchorId="4A4B41EC" wp14:editId="442CCC1B">
            <wp:extent cx="3057525" cy="246573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082430" cy="2485820"/>
                    </a:xfrm>
                    <a:prstGeom prst="rect">
                      <a:avLst/>
                    </a:prstGeom>
                    <a:noFill/>
                    <a:ln>
                      <a:noFill/>
                    </a:ln>
                  </pic:spPr>
                </pic:pic>
              </a:graphicData>
            </a:graphic>
          </wp:inline>
        </w:drawing>
      </w:r>
    </w:p>
    <w:p w14:paraId="321DB6BD" w14:textId="77777777" w:rsidR="00454A56" w:rsidRPr="00307C18" w:rsidRDefault="00454A56" w:rsidP="00454A56">
      <w:pPr>
        <w:jc w:val="center"/>
        <w:rPr>
          <w:rFonts w:ascii="Times New Roman" w:hAnsi="Times New Roman" w:cs="Times New Roman"/>
          <w:sz w:val="24"/>
          <w:szCs w:val="28"/>
        </w:rPr>
      </w:pPr>
      <w:r w:rsidRPr="00307C18">
        <w:rPr>
          <w:rFonts w:ascii="Times New Roman" w:hAnsi="Times New Roman" w:cs="Times New Roman"/>
          <w:sz w:val="24"/>
          <w:szCs w:val="28"/>
        </w:rPr>
        <w:t xml:space="preserve">(a)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b)</w:t>
      </w:r>
    </w:p>
    <w:p w14:paraId="38F84435" w14:textId="77777777" w:rsidR="00454A56" w:rsidRPr="00307C18" w:rsidRDefault="00454A56" w:rsidP="00454A56">
      <w:pPr>
        <w:jc w:val="center"/>
        <w:rPr>
          <w:rFonts w:ascii="Times New Roman" w:hAnsi="Times New Roman" w:cs="Times New Roman"/>
          <w:sz w:val="24"/>
          <w:szCs w:val="28"/>
        </w:rPr>
      </w:pPr>
      <w:r w:rsidRPr="00307C18">
        <w:rPr>
          <w:noProof/>
        </w:rPr>
        <w:drawing>
          <wp:inline distT="0" distB="0" distL="0" distR="0" wp14:anchorId="059F0BB1" wp14:editId="41903DA6">
            <wp:extent cx="3019425" cy="243501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029592" cy="2443209"/>
                    </a:xfrm>
                    <a:prstGeom prst="rect">
                      <a:avLst/>
                    </a:prstGeom>
                    <a:noFill/>
                    <a:ln>
                      <a:noFill/>
                    </a:ln>
                  </pic:spPr>
                </pic:pic>
              </a:graphicData>
            </a:graphic>
          </wp:inline>
        </w:drawing>
      </w:r>
      <w:r w:rsidRPr="00307C18">
        <w:rPr>
          <w:noProof/>
        </w:rPr>
        <w:drawing>
          <wp:inline distT="0" distB="0" distL="0" distR="0" wp14:anchorId="5599D38F" wp14:editId="0955EF04">
            <wp:extent cx="3119895" cy="248106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129314" cy="2488550"/>
                    </a:xfrm>
                    <a:prstGeom prst="rect">
                      <a:avLst/>
                    </a:prstGeom>
                    <a:noFill/>
                    <a:ln>
                      <a:noFill/>
                    </a:ln>
                  </pic:spPr>
                </pic:pic>
              </a:graphicData>
            </a:graphic>
          </wp:inline>
        </w:drawing>
      </w:r>
    </w:p>
    <w:p w14:paraId="275D6D09" w14:textId="4BCFEF0F" w:rsidR="00454A56" w:rsidRPr="00307C18" w:rsidRDefault="00454A56" w:rsidP="00454A56">
      <w:pPr>
        <w:ind w:firstLineChars="900" w:firstLine="2160"/>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 xml:space="preserve">c)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d)</w:t>
      </w:r>
    </w:p>
    <w:p w14:paraId="0312F608" w14:textId="4354F83A" w:rsidR="0002751A" w:rsidRPr="00307C18" w:rsidRDefault="0002751A" w:rsidP="0002751A">
      <w:pPr>
        <w:jc w:val="center"/>
        <w:rPr>
          <w:rFonts w:ascii="Times New Roman" w:hAnsi="Times New Roman" w:cs="Times New Roman"/>
          <w:sz w:val="24"/>
          <w:szCs w:val="28"/>
        </w:rPr>
      </w:pPr>
    </w:p>
    <w:p w14:paraId="3FB05F11" w14:textId="1702612B" w:rsidR="00454A56" w:rsidRPr="00307C18" w:rsidRDefault="00454A56" w:rsidP="00454A56">
      <w:pPr>
        <w:rPr>
          <w:rFonts w:ascii="Times New Roman" w:hAnsi="Times New Roman" w:cs="Times New Roman"/>
          <w:i/>
          <w:iCs/>
          <w:kern w:val="0"/>
          <w:sz w:val="22"/>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8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iterative and learned non-dominated </w:t>
      </w:r>
      <w:r w:rsidRPr="00307C18">
        <w:rPr>
          <w:rFonts w:ascii="Times New Roman" w:hAnsi="Times New Roman" w:cs="Times New Roman"/>
          <w:sz w:val="24"/>
          <w:szCs w:val="24"/>
        </w:rPr>
        <w:t>signal control plans</w:t>
      </w:r>
      <w:r w:rsidRPr="00307C18">
        <w:rPr>
          <w:rFonts w:ascii="Times New Roman" w:hAnsi="Times New Roman" w:cs="Times New Roman"/>
          <w:sz w:val="24"/>
          <w:szCs w:val="28"/>
        </w:rPr>
        <w:t xml:space="preserve"> by (a) </w:t>
      </w:r>
      <w:r w:rsidRPr="00307C18">
        <w:rPr>
          <w:rFonts w:ascii="Times New Roman" w:hAnsi="Times New Roman" w:cs="Times New Roman"/>
          <w:sz w:val="24"/>
          <w:szCs w:val="24"/>
        </w:rPr>
        <w:t xml:space="preserve">GPR-KG-s, (b) GPR-KG-m, (c) GPR-KG-l, </w:t>
      </w:r>
      <w:r w:rsidRPr="00307C18">
        <w:rPr>
          <w:rFonts w:ascii="Times New Roman" w:hAnsi="Times New Roman" w:cs="Times New Roman"/>
          <w:sz w:val="24"/>
          <w:szCs w:val="28"/>
        </w:rPr>
        <w:t xml:space="preserve">(d) </w:t>
      </w:r>
      <w:r w:rsidRPr="00307C18">
        <w:rPr>
          <w:rFonts w:ascii="Times New Roman" w:hAnsi="Times New Roman" w:cs="Times New Roman"/>
          <w:sz w:val="24"/>
          <w:szCs w:val="24"/>
        </w:rPr>
        <w:t>GPR-KG-c</w:t>
      </w:r>
      <w:r w:rsidRPr="00307C18">
        <w:rPr>
          <w:rFonts w:ascii="Times New Roman" w:hAnsi="Times New Roman" w:cs="Times New Roman"/>
          <w:sz w:val="24"/>
          <w:szCs w:val="28"/>
        </w:rPr>
        <w:t xml:space="preserve">. </w:t>
      </w:r>
      <w:r w:rsidRPr="00307C18">
        <w:rPr>
          <w:rFonts w:ascii="Times New Roman" w:hAnsi="Times New Roman" w:cs="Times New Roman" w:hint="eastAsia"/>
          <w:b/>
          <w:bCs/>
          <w:i/>
          <w:iCs/>
          <w:sz w:val="24"/>
          <w:szCs w:val="24"/>
        </w:rPr>
        <w:t>N</w:t>
      </w:r>
      <w:r w:rsidRPr="00307C18">
        <w:rPr>
          <w:rFonts w:ascii="Times New Roman" w:hAnsi="Times New Roman" w:cs="Times New Roman"/>
          <w:b/>
          <w:bCs/>
          <w:i/>
          <w:iCs/>
          <w:sz w:val="24"/>
          <w:szCs w:val="24"/>
        </w:rPr>
        <w:t>ote:</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8"/>
        </w:rPr>
        <w:t>LNSs re</w:t>
      </w:r>
      <w:r w:rsidRPr="00307C18">
        <w:rPr>
          <w:rFonts w:ascii="Times New Roman" w:hAnsi="Times New Roman" w:cs="Times New Roman" w:hint="eastAsia"/>
          <w:i/>
          <w:iCs/>
          <w:sz w:val="24"/>
          <w:szCs w:val="28"/>
        </w:rPr>
        <w:t>present</w:t>
      </w:r>
      <w:r w:rsidRPr="00307C18">
        <w:rPr>
          <w:rFonts w:ascii="Times New Roman" w:hAnsi="Times New Roman" w:cs="Times New Roman"/>
          <w:i/>
          <w:iCs/>
          <w:sz w:val="24"/>
          <w:szCs w:val="28"/>
        </w:rPr>
        <w:t>s the learned non-dominated solutions</w:t>
      </w:r>
      <w:r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w:t>
      </w:r>
      <w:r w:rsidR="007E4631" w:rsidRPr="00307C18">
        <w:rPr>
          <w:rFonts w:ascii="Times New Roman" w:hAnsi="Times New Roman" w:cs="Times New Roman"/>
          <w:i/>
          <w:iCs/>
          <w:sz w:val="24"/>
          <w:szCs w:val="28"/>
        </w:rPr>
        <w:t>The</w:t>
      </w:r>
      <w:r w:rsidR="007E4631" w:rsidRPr="00307C18">
        <w:rPr>
          <w:rFonts w:ascii="Times New Roman" w:hAnsi="Times New Roman" w:cs="Times New Roman"/>
          <w:i/>
          <w:iCs/>
          <w:sz w:val="24"/>
          <w:szCs w:val="24"/>
        </w:rPr>
        <w:t xml:space="preserve"> </w:t>
      </w:r>
      <w:r w:rsidR="007E4631" w:rsidRPr="00307C18">
        <w:rPr>
          <w:rFonts w:ascii="Times New Roman" w:hAnsi="Times New Roman" w:cs="Times New Roman"/>
          <w:i/>
          <w:iCs/>
          <w:sz w:val="24"/>
          <w:szCs w:val="28"/>
        </w:rPr>
        <w:t xml:space="preserve">points of three evaluation indices (D, A, E) of </w:t>
      </w:r>
      <w:r w:rsidRPr="00307C18">
        <w:rPr>
          <w:rFonts w:ascii="Times New Roman" w:hAnsi="Times New Roman" w:cs="Times New Roman"/>
          <w:i/>
          <w:iCs/>
          <w:sz w:val="24"/>
          <w:szCs w:val="28"/>
        </w:rPr>
        <w:t>iterative solutions in this figure are evaluated by simulation evaluations, and those for LNSs are evaluated by parametric models.</w:t>
      </w:r>
    </w:p>
    <w:p w14:paraId="259934E3" w14:textId="77777777" w:rsidR="0092524E" w:rsidRPr="00307C18" w:rsidRDefault="0092524E" w:rsidP="00164C67">
      <w:pPr>
        <w:adjustRightInd w:val="0"/>
        <w:snapToGrid w:val="0"/>
        <w:rPr>
          <w:rFonts w:ascii="Times New Roman" w:hAnsi="Times New Roman" w:cs="Times New Roman"/>
          <w:sz w:val="24"/>
          <w:szCs w:val="24"/>
        </w:rPr>
      </w:pPr>
    </w:p>
    <w:p w14:paraId="2271DDC5" w14:textId="64B4A246" w:rsidR="007C7615" w:rsidRPr="00307C18" w:rsidRDefault="0092524E"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In addition, we compare the LNSs over different algorithms</w:t>
      </w:r>
      <w:r w:rsidR="005E6BBA" w:rsidRPr="00307C18">
        <w:rPr>
          <w:rFonts w:ascii="Times New Roman" w:hAnsi="Times New Roman" w:cs="Times New Roman"/>
          <w:sz w:val="24"/>
          <w:szCs w:val="24"/>
        </w:rPr>
        <w:t xml:space="preserve"> by</w:t>
      </w:r>
      <w:r w:rsidRPr="00307C18">
        <w:rPr>
          <w:rFonts w:ascii="Times New Roman" w:hAnsi="Times New Roman" w:cs="Times New Roman"/>
          <w:sz w:val="24"/>
          <w:szCs w:val="24"/>
        </w:rPr>
        <w:t xml:space="preserve"> re-evaluat</w:t>
      </w:r>
      <w:r w:rsidR="005E6BBA" w:rsidRPr="00307C18">
        <w:rPr>
          <w:rFonts w:ascii="Times New Roman" w:hAnsi="Times New Roman" w:cs="Times New Roman"/>
          <w:sz w:val="24"/>
          <w:szCs w:val="24"/>
        </w:rPr>
        <w:t>ing</w:t>
      </w:r>
      <w:r w:rsidRPr="00307C18">
        <w:rPr>
          <w:rFonts w:ascii="Times New Roman" w:hAnsi="Times New Roman" w:cs="Times New Roman"/>
          <w:sz w:val="24"/>
          <w:szCs w:val="24"/>
        </w:rPr>
        <w:t xml:space="preserve"> the</w:t>
      </w:r>
      <w:r w:rsidR="005E6BBA" w:rsidRPr="00307C18">
        <w:rPr>
          <w:rFonts w:ascii="Times New Roman" w:hAnsi="Times New Roman" w:cs="Times New Roman"/>
          <w:sz w:val="24"/>
          <w:szCs w:val="24"/>
        </w:rPr>
        <w:t>ir</w:t>
      </w:r>
      <w:r w:rsidRPr="00307C18">
        <w:rPr>
          <w:rFonts w:ascii="Times New Roman" w:hAnsi="Times New Roman" w:cs="Times New Roman"/>
          <w:sz w:val="24"/>
          <w:szCs w:val="24"/>
        </w:rPr>
        <w:t xml:space="preserve"> mean </w:t>
      </w:r>
      <w:r w:rsidRPr="00307C18">
        <w:rPr>
          <w:rFonts w:ascii="Times New Roman" w:hAnsi="Times New Roman" w:cs="Times New Roman"/>
          <w:i/>
          <w:iCs/>
          <w:sz w:val="24"/>
          <w:szCs w:val="24"/>
        </w:rPr>
        <w:t xml:space="preserve">A </w:t>
      </w:r>
      <w:r w:rsidRPr="00307C18">
        <w:rPr>
          <w:rFonts w:ascii="Times New Roman" w:hAnsi="Times New Roman" w:cs="Times New Roman"/>
          <w:sz w:val="24"/>
          <w:szCs w:val="24"/>
        </w:rPr>
        <w:t xml:space="preserve">and </w:t>
      </w:r>
      <w:r w:rsidRPr="00307C18">
        <w:rPr>
          <w:rFonts w:ascii="Times New Roman" w:hAnsi="Times New Roman" w:cs="Times New Roman"/>
          <w:i/>
          <w:iCs/>
          <w:sz w:val="24"/>
          <w:szCs w:val="24"/>
        </w:rPr>
        <w:t xml:space="preserve">D </w:t>
      </w:r>
      <w:r w:rsidRPr="00307C18">
        <w:rPr>
          <w:rFonts w:ascii="Times New Roman" w:hAnsi="Times New Roman" w:cs="Times New Roman"/>
          <w:sz w:val="24"/>
          <w:szCs w:val="24"/>
        </w:rPr>
        <w:t xml:space="preserve">values for </w:t>
      </w:r>
      <w:r w:rsidR="005E6BBA" w:rsidRPr="00307C18">
        <w:rPr>
          <w:rFonts w:ascii="Times New Roman" w:hAnsi="Times New Roman" w:cs="Times New Roman"/>
          <w:sz w:val="24"/>
          <w:szCs w:val="24"/>
        </w:rPr>
        <w:t>each LNS</w:t>
      </w:r>
      <w:r w:rsidRPr="00307C18">
        <w:rPr>
          <w:rFonts w:ascii="Times New Roman" w:hAnsi="Times New Roman" w:cs="Times New Roman"/>
          <w:sz w:val="24"/>
          <w:szCs w:val="24"/>
        </w:rPr>
        <w:t xml:space="preserve"> by averaging</w:t>
      </w:r>
      <w:r w:rsidR="00646872" w:rsidRPr="00307C18">
        <w:rPr>
          <w:rFonts w:ascii="Times New Roman" w:hAnsi="Times New Roman" w:cs="Times New Roman"/>
          <w:sz w:val="24"/>
          <w:szCs w:val="24"/>
        </w:rPr>
        <w:t xml:space="preserve"> 20</w:t>
      </w:r>
      <w:r w:rsidRPr="00307C18">
        <w:rPr>
          <w:rFonts w:ascii="Times New Roman" w:hAnsi="Times New Roman" w:cs="Times New Roman"/>
          <w:sz w:val="24"/>
          <w:szCs w:val="24"/>
        </w:rPr>
        <w:t xml:space="preserve"> independent random simulation samples</w:t>
      </w:r>
      <w:r w:rsidR="00B20533" w:rsidRPr="00307C18">
        <w:rPr>
          <w:rFonts w:ascii="Times New Roman" w:hAnsi="Times New Roman" w:cs="Times New Roman"/>
          <w:sz w:val="24"/>
          <w:szCs w:val="24"/>
        </w:rPr>
        <w:t xml:space="preserve">. </w:t>
      </w:r>
      <w:r w:rsidR="00FD461C" w:rsidRPr="00307C18">
        <w:rPr>
          <w:rFonts w:ascii="Times New Roman" w:hAnsi="Times New Roman" w:cs="Times New Roman"/>
          <w:sz w:val="24"/>
          <w:szCs w:val="24"/>
        </w:rPr>
        <w:t xml:space="preserve">Then those non-dominated solutions among the set of LNSs for each algorithm are identified based on their sample means of </w:t>
      </w:r>
      <w:r w:rsidR="00FD461C" w:rsidRPr="00307C18">
        <w:rPr>
          <w:rFonts w:ascii="Times New Roman" w:hAnsi="Times New Roman" w:cs="Times New Roman"/>
          <w:i/>
          <w:iCs/>
          <w:sz w:val="24"/>
          <w:szCs w:val="24"/>
        </w:rPr>
        <w:t>A</w:t>
      </w:r>
      <w:r w:rsidR="00FD461C" w:rsidRPr="00307C18">
        <w:rPr>
          <w:rFonts w:ascii="Times New Roman" w:hAnsi="Times New Roman" w:cs="Times New Roman"/>
          <w:sz w:val="24"/>
          <w:szCs w:val="24"/>
        </w:rPr>
        <w:t xml:space="preserve"> and </w:t>
      </w:r>
      <w:r w:rsidR="00FD461C" w:rsidRPr="00307C18">
        <w:rPr>
          <w:rFonts w:ascii="Times New Roman" w:hAnsi="Times New Roman" w:cs="Times New Roman"/>
          <w:i/>
          <w:iCs/>
          <w:sz w:val="24"/>
          <w:szCs w:val="24"/>
        </w:rPr>
        <w:t>D</w:t>
      </w:r>
      <w:r w:rsidR="00FD461C" w:rsidRPr="00307C18">
        <w:rPr>
          <w:rFonts w:ascii="Times New Roman" w:hAnsi="Times New Roman" w:cs="Times New Roman"/>
          <w:sz w:val="24"/>
          <w:szCs w:val="24"/>
        </w:rPr>
        <w:t xml:space="preserve"> values, and </w:t>
      </w:r>
      <w:r w:rsidR="00F16628" w:rsidRPr="00307C18">
        <w:rPr>
          <w:rFonts w:ascii="Times New Roman" w:hAnsi="Times New Roman" w:cs="Times New Roman"/>
          <w:sz w:val="24"/>
          <w:szCs w:val="24"/>
        </w:rPr>
        <w:t>the</w:t>
      </w:r>
      <w:r w:rsidR="00FD461C" w:rsidRPr="00307C18">
        <w:rPr>
          <w:rFonts w:ascii="Times New Roman" w:hAnsi="Times New Roman" w:cs="Times New Roman"/>
          <w:sz w:val="24"/>
          <w:szCs w:val="24"/>
        </w:rPr>
        <w:t xml:space="preserve"> corresponding Pareto front</w:t>
      </w:r>
      <w:r w:rsidR="00F16628" w:rsidRPr="00307C18">
        <w:rPr>
          <w:rFonts w:ascii="Times New Roman" w:hAnsi="Times New Roman" w:cs="Times New Roman"/>
          <w:sz w:val="24"/>
          <w:szCs w:val="24"/>
        </w:rPr>
        <w:t xml:space="preserve"> can be found</w:t>
      </w:r>
      <w:r w:rsidR="00FD461C"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rPr>
        <w:t>Fig.</w:t>
      </w:r>
      <w:r w:rsidR="005E0816" w:rsidRPr="00307C18">
        <w:rPr>
          <w:rFonts w:ascii="Times New Roman" w:hAnsi="Times New Roman" w:cs="Times New Roman"/>
          <w:sz w:val="24"/>
          <w:szCs w:val="24"/>
        </w:rPr>
        <w:t>9</w:t>
      </w:r>
      <w:r w:rsidR="00B20533" w:rsidRPr="00307C18">
        <w:rPr>
          <w:rFonts w:ascii="Times New Roman" w:hAnsi="Times New Roman" w:cs="Times New Roman"/>
          <w:sz w:val="24"/>
          <w:szCs w:val="24"/>
        </w:rPr>
        <w:t xml:space="preserve"> (a) </w:t>
      </w:r>
      <w:r w:rsidR="00FD461C" w:rsidRPr="00307C18">
        <w:rPr>
          <w:rFonts w:ascii="Times New Roman" w:hAnsi="Times New Roman" w:cs="Times New Roman"/>
          <w:sz w:val="24"/>
          <w:szCs w:val="24"/>
        </w:rPr>
        <w:t xml:space="preserve">shows </w:t>
      </w:r>
      <w:r w:rsidR="009C0681" w:rsidRPr="00307C18">
        <w:rPr>
          <w:rFonts w:ascii="Times New Roman" w:hAnsi="Times New Roman" w:cs="Times New Roman"/>
          <w:sz w:val="24"/>
          <w:szCs w:val="24"/>
        </w:rPr>
        <w:t>that overall</w:t>
      </w:r>
      <w:bookmarkStart w:id="174" w:name="_Hlk121577113"/>
      <w:r w:rsidR="0008195A" w:rsidRPr="00307C18">
        <w:rPr>
          <w:rFonts w:ascii="Times New Roman" w:hAnsi="Times New Roman" w:cs="Times New Roman"/>
          <w:sz w:val="24"/>
          <w:szCs w:val="24"/>
        </w:rPr>
        <w:t xml:space="preserve">, the LNSs have </w:t>
      </w:r>
      <w:r w:rsidR="007F02F2" w:rsidRPr="00307C18">
        <w:rPr>
          <w:rFonts w:ascii="Times New Roman" w:hAnsi="Times New Roman" w:cs="Times New Roman"/>
          <w:sz w:val="24"/>
          <w:szCs w:val="24"/>
        </w:rPr>
        <w:t>better</w:t>
      </w:r>
      <w:r w:rsidR="00D258E7" w:rsidRPr="00307C18">
        <w:rPr>
          <w:rFonts w:ascii="Times New Roman" w:hAnsi="Times New Roman" w:cs="Times New Roman"/>
          <w:sz w:val="24"/>
          <w:szCs w:val="28"/>
        </w:rPr>
        <w:t xml:space="preserve"> values</w:t>
      </w:r>
      <w:r w:rsidR="00D258E7" w:rsidRPr="00307C18">
        <w:rPr>
          <w:rFonts w:ascii="Times New Roman" w:hAnsi="Times New Roman" w:cs="Times New Roman"/>
          <w:sz w:val="24"/>
          <w:szCs w:val="24"/>
        </w:rPr>
        <w:t xml:space="preserve"> </w:t>
      </w:r>
      <w:r w:rsidR="0008195A" w:rsidRPr="00307C18">
        <w:rPr>
          <w:rFonts w:ascii="Times New Roman" w:hAnsi="Times New Roman" w:cs="Times New Roman"/>
          <w:sz w:val="24"/>
          <w:szCs w:val="24"/>
        </w:rPr>
        <w:t xml:space="preserve">by using a belief model that covers more intersections. </w:t>
      </w:r>
      <w:r w:rsidR="00FB4630" w:rsidRPr="00307C18">
        <w:rPr>
          <w:rFonts w:ascii="Times New Roman" w:hAnsi="Times New Roman" w:cs="Times New Roman"/>
          <w:sz w:val="24"/>
          <w:szCs w:val="24"/>
        </w:rPr>
        <w:t>Fig.</w:t>
      </w:r>
      <w:r w:rsidR="005E0816" w:rsidRPr="00307C18">
        <w:rPr>
          <w:rFonts w:ascii="Times New Roman" w:hAnsi="Times New Roman" w:cs="Times New Roman"/>
          <w:sz w:val="24"/>
          <w:szCs w:val="24"/>
        </w:rPr>
        <w:t xml:space="preserve">9 </w:t>
      </w:r>
      <w:r w:rsidR="00FB4630" w:rsidRPr="00307C18">
        <w:rPr>
          <w:rFonts w:ascii="Times New Roman" w:hAnsi="Times New Roman" w:cs="Times New Roman"/>
          <w:sz w:val="24"/>
          <w:szCs w:val="24"/>
        </w:rPr>
        <w:t>(b) shows that the Pareto front of the LNSs by GPR-KG-l is the best, while that by GPR-KG-</w:t>
      </w:r>
      <w:r w:rsidR="00FB4630" w:rsidRPr="00307C18">
        <w:rPr>
          <w:rFonts w:ascii="Times New Roman" w:hAnsi="Times New Roman" w:cs="Times New Roman" w:hint="eastAsia"/>
          <w:sz w:val="24"/>
          <w:szCs w:val="24"/>
        </w:rPr>
        <w:t>s</w:t>
      </w:r>
      <w:r w:rsidR="00FB4630" w:rsidRPr="00307C18">
        <w:rPr>
          <w:rFonts w:ascii="Times New Roman" w:hAnsi="Times New Roman" w:cs="Times New Roman"/>
          <w:sz w:val="24"/>
          <w:szCs w:val="24"/>
        </w:rPr>
        <w:t xml:space="preserve"> is the worst. </w:t>
      </w:r>
      <w:r w:rsidR="0070510A" w:rsidRPr="00307C18">
        <w:rPr>
          <w:rFonts w:ascii="Times New Roman" w:hAnsi="Times New Roman" w:cs="Times New Roman"/>
          <w:sz w:val="24"/>
          <w:szCs w:val="24"/>
        </w:rPr>
        <w:t xml:space="preserve">Interestingly, </w:t>
      </w:r>
      <w:r w:rsidR="00B75610" w:rsidRPr="00307C18">
        <w:rPr>
          <w:rFonts w:ascii="Times New Roman" w:hAnsi="Times New Roman" w:cs="Times New Roman"/>
          <w:sz w:val="24"/>
          <w:szCs w:val="24"/>
        </w:rPr>
        <w:t xml:space="preserve">out of the </w:t>
      </w:r>
      <w:r w:rsidR="00646872" w:rsidRPr="00307C18">
        <w:rPr>
          <w:rFonts w:ascii="Times New Roman" w:hAnsi="Times New Roman" w:cs="Times New Roman"/>
          <w:sz w:val="24"/>
          <w:szCs w:val="24"/>
        </w:rPr>
        <w:t xml:space="preserve">six </w:t>
      </w:r>
      <w:r w:rsidR="0070510A" w:rsidRPr="00307C18">
        <w:rPr>
          <w:rFonts w:ascii="Times New Roman" w:hAnsi="Times New Roman" w:cs="Times New Roman"/>
          <w:sz w:val="24"/>
          <w:szCs w:val="24"/>
        </w:rPr>
        <w:t>non-dominate solutions among</w:t>
      </w:r>
      <w:r w:rsidR="00B75610" w:rsidRPr="00307C18">
        <w:rPr>
          <w:rFonts w:ascii="Times New Roman" w:hAnsi="Times New Roman" w:cs="Times New Roman"/>
          <w:sz w:val="24"/>
          <w:szCs w:val="24"/>
        </w:rPr>
        <w:t xml:space="preserve"> all</w:t>
      </w:r>
      <w:r w:rsidR="0070510A" w:rsidRPr="00307C18">
        <w:rPr>
          <w:rFonts w:ascii="Times New Roman" w:hAnsi="Times New Roman" w:cs="Times New Roman"/>
          <w:sz w:val="24"/>
          <w:szCs w:val="24"/>
        </w:rPr>
        <w:t xml:space="preserve"> those LNSs found by all the four algorithms (which form the ‘final </w:t>
      </w:r>
      <w:r w:rsidR="0070510A" w:rsidRPr="00307C18">
        <w:rPr>
          <w:rFonts w:ascii="Times New Roman" w:hAnsi="Times New Roman" w:cs="Times New Roman"/>
          <w:sz w:val="24"/>
          <w:szCs w:val="24"/>
        </w:rPr>
        <w:lastRenderedPageBreak/>
        <w:t>Pareto front’),</w:t>
      </w:r>
      <w:r w:rsidR="00646872" w:rsidRPr="00307C18">
        <w:rPr>
          <w:rFonts w:ascii="Times New Roman" w:hAnsi="Times New Roman" w:cs="Times New Roman"/>
          <w:sz w:val="24"/>
          <w:szCs w:val="24"/>
        </w:rPr>
        <w:t xml:space="preserve"> four</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are</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output by GPR-KG-l</w:t>
      </w:r>
      <w:r w:rsidR="00B75610" w:rsidRPr="00307C18">
        <w:rPr>
          <w:rFonts w:ascii="Times New Roman" w:hAnsi="Times New Roman" w:cs="Times New Roman"/>
          <w:sz w:val="24"/>
          <w:szCs w:val="24"/>
        </w:rPr>
        <w:t xml:space="preserve">, and one by GPR-KG-m and the other by GPR-KG-c.  </w:t>
      </w:r>
      <w:r w:rsidR="0001643A" w:rsidRPr="00307C18">
        <w:rPr>
          <w:rFonts w:ascii="Times New Roman" w:hAnsi="Times New Roman" w:cs="Times New Roman"/>
          <w:sz w:val="24"/>
          <w:szCs w:val="24"/>
        </w:rPr>
        <w:t xml:space="preserve">                                                                                                                                                                                                                                               </w:t>
      </w:r>
    </w:p>
    <w:p w14:paraId="7973942F" w14:textId="31F67E40" w:rsidR="009C137F" w:rsidRPr="00307C18" w:rsidRDefault="00C21B7F" w:rsidP="009C137F">
      <w:pPr>
        <w:jc w:val="center"/>
        <w:rPr>
          <w:rFonts w:ascii="Times New Roman" w:hAnsi="Times New Roman" w:cs="Times New Roman"/>
          <w:sz w:val="24"/>
          <w:szCs w:val="28"/>
        </w:rPr>
      </w:pPr>
      <w:r w:rsidRPr="00307C18">
        <w:rPr>
          <w:noProof/>
        </w:rPr>
        <w:drawing>
          <wp:inline distT="0" distB="0" distL="0" distR="0" wp14:anchorId="585627A7" wp14:editId="6B997C41">
            <wp:extent cx="4507607" cy="2381250"/>
            <wp:effectExtent l="0" t="0" r="7620" b="0"/>
            <wp:docPr id="8" name="图片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Chart, scatter char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24340" cy="2390090"/>
                    </a:xfrm>
                    <a:prstGeom prst="rect">
                      <a:avLst/>
                    </a:prstGeom>
                    <a:noFill/>
                    <a:ln>
                      <a:noFill/>
                    </a:ln>
                  </pic:spPr>
                </pic:pic>
              </a:graphicData>
            </a:graphic>
          </wp:inline>
        </w:drawing>
      </w:r>
    </w:p>
    <w:p w14:paraId="6208B593"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a)</w:t>
      </w:r>
    </w:p>
    <w:p w14:paraId="032AB4D4" w14:textId="599805BE" w:rsidR="009C137F" w:rsidRPr="00307C18" w:rsidRDefault="00C21B7F" w:rsidP="009C137F">
      <w:pPr>
        <w:jc w:val="center"/>
        <w:rPr>
          <w:rFonts w:ascii="Times New Roman" w:hAnsi="Times New Roman" w:cs="Times New Roman"/>
          <w:sz w:val="24"/>
          <w:szCs w:val="28"/>
        </w:rPr>
      </w:pPr>
      <w:r w:rsidRPr="00307C18">
        <w:rPr>
          <w:noProof/>
        </w:rPr>
        <w:drawing>
          <wp:inline distT="0" distB="0" distL="0" distR="0" wp14:anchorId="38213C37" wp14:editId="0FF482C0">
            <wp:extent cx="4514850" cy="2617989"/>
            <wp:effectExtent l="0" t="0" r="0" b="0"/>
            <wp:docPr id="11" name="图片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Chart&#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43544" cy="2634627"/>
                    </a:xfrm>
                    <a:prstGeom prst="rect">
                      <a:avLst/>
                    </a:prstGeom>
                    <a:noFill/>
                    <a:ln>
                      <a:noFill/>
                    </a:ln>
                  </pic:spPr>
                </pic:pic>
              </a:graphicData>
            </a:graphic>
          </wp:inline>
        </w:drawing>
      </w:r>
    </w:p>
    <w:p w14:paraId="1867D620"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b)</w:t>
      </w:r>
    </w:p>
    <w:p w14:paraId="628E4A70" w14:textId="2AE27C25" w:rsidR="009C137F" w:rsidRPr="00307C18" w:rsidRDefault="009C137F" w:rsidP="009C137F">
      <w:pPr>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 9</w:t>
      </w:r>
      <w:r w:rsidRPr="00307C18">
        <w:rPr>
          <w:rFonts w:ascii="Times New Roman" w:hAnsi="Times New Roman" w:cs="Times New Roman"/>
          <w:sz w:val="24"/>
          <w:szCs w:val="28"/>
        </w:rPr>
        <w:t xml:space="preserve"> </w:t>
      </w:r>
      <w:r w:rsidRPr="00307C18">
        <w:rPr>
          <w:rFonts w:ascii="Times New Roman" w:hAnsi="Times New Roman" w:cs="Times New Roman"/>
          <w:sz w:val="24"/>
          <w:szCs w:val="24"/>
        </w:rPr>
        <w:t>Comparison of the results when GPR-KG</w:t>
      </w:r>
      <w:r w:rsidRPr="00307C18">
        <w:rPr>
          <w:rFonts w:ascii="Times New Roman" w:hAnsi="Times New Roman" w:cs="Times New Roman"/>
          <w:i/>
          <w:iCs/>
          <w:sz w:val="24"/>
          <w:szCs w:val="28"/>
        </w:rPr>
        <w:t xml:space="preserve"> </w:t>
      </w:r>
      <w:r w:rsidR="007E4631" w:rsidRPr="00307C18">
        <w:rPr>
          <w:rFonts w:ascii="Times New Roman" w:hAnsi="Times New Roman" w:cs="Times New Roman" w:hint="eastAsia"/>
          <w:sz w:val="24"/>
          <w:szCs w:val="28"/>
        </w:rPr>
        <w:t>algorithm</w:t>
      </w:r>
      <w:r w:rsidRPr="00307C18">
        <w:rPr>
          <w:rFonts w:ascii="Times New Roman" w:hAnsi="Times New Roman" w:cs="Times New Roman"/>
          <w:sz w:val="24"/>
          <w:szCs w:val="28"/>
        </w:rPr>
        <w:t xml:space="preserve"> is applied to problem (6) with different parametric models</w:t>
      </w:r>
      <w:r w:rsidRPr="00307C18">
        <w:rPr>
          <w:rFonts w:ascii="Times New Roman" w:hAnsi="Times New Roman" w:cs="Times New Roman"/>
          <w:sz w:val="24"/>
          <w:szCs w:val="24"/>
        </w:rPr>
        <w:t xml:space="preserve">. (a)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LNSs. (b) Pareto fronts for LNSs.</w:t>
      </w:r>
      <w:r w:rsidRPr="00307C18">
        <w:rPr>
          <w:rFonts w:ascii="Times New Roman" w:hAnsi="Times New Roman" w:cs="Times New Roman"/>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 and (b), the tri-objective points of all solutions are mean values evaluated by simulation evaluations over 5 runs.</w:t>
      </w:r>
    </w:p>
    <w:p w14:paraId="75E65F56" w14:textId="77777777" w:rsidR="009C137F" w:rsidRPr="00307C18" w:rsidRDefault="009C137F" w:rsidP="00A314A8">
      <w:pPr>
        <w:adjustRightInd w:val="0"/>
        <w:snapToGrid w:val="0"/>
        <w:rPr>
          <w:rFonts w:ascii="Times New Roman" w:hAnsi="Times New Roman" w:cs="Times New Roman"/>
          <w:sz w:val="24"/>
          <w:szCs w:val="24"/>
        </w:rPr>
      </w:pPr>
    </w:p>
    <w:p w14:paraId="2A2A3E37" w14:textId="102F53D3" w:rsidR="000E71B6" w:rsidRPr="00307C18" w:rsidRDefault="00236A57"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To compare</w:t>
      </w:r>
      <w:r w:rsidR="00B063E3" w:rsidRPr="00307C18">
        <w:rPr>
          <w:rFonts w:ascii="Times New Roman" w:hAnsi="Times New Roman" w:cs="Times New Roman"/>
          <w:sz w:val="24"/>
          <w:szCs w:val="24"/>
        </w:rPr>
        <w:t xml:space="preserve"> the </w:t>
      </w:r>
      <w:r w:rsidR="00FE08B9" w:rsidRPr="00307C18">
        <w:rPr>
          <w:rFonts w:ascii="Times New Roman" w:hAnsi="Times New Roman" w:cs="Times New Roman"/>
          <w:sz w:val="24"/>
          <w:szCs w:val="24"/>
        </w:rPr>
        <w:t>four</w:t>
      </w:r>
      <w:r w:rsidR="00B063E3" w:rsidRPr="00307C18">
        <w:rPr>
          <w:rFonts w:ascii="Times New Roman" w:hAnsi="Times New Roman" w:cs="Times New Roman"/>
          <w:sz w:val="24"/>
          <w:szCs w:val="24"/>
        </w:rPr>
        <w:t xml:space="preserve"> algorithms</w:t>
      </w:r>
      <w:r w:rsidR="00835F6E" w:rsidRPr="00307C18">
        <w:rPr>
          <w:rFonts w:ascii="Times New Roman" w:hAnsi="Times New Roman" w:cs="Times New Roman"/>
          <w:sz w:val="24"/>
          <w:szCs w:val="24"/>
        </w:rPr>
        <w:t xml:space="preserve"> more rigorously</w:t>
      </w:r>
      <w:r w:rsidR="00B063E3" w:rsidRPr="00307C18">
        <w:rPr>
          <w:rFonts w:ascii="Times New Roman" w:hAnsi="Times New Roman" w:cs="Times New Roman"/>
          <w:sz w:val="24"/>
          <w:szCs w:val="24"/>
        </w:rPr>
        <w:t xml:space="preserve">, </w:t>
      </w:r>
      <w:r w:rsidR="00F86386" w:rsidRPr="00307C18">
        <w:rPr>
          <w:rFonts w:ascii="Times New Roman" w:hAnsi="Times New Roman" w:cs="Times New Roman"/>
          <w:sz w:val="24"/>
          <w:szCs w:val="28"/>
        </w:rPr>
        <w:t>Table 4 reports</w:t>
      </w:r>
      <w:r w:rsidR="00B063E3" w:rsidRPr="00307C18">
        <w:rPr>
          <w:rFonts w:ascii="Times New Roman" w:hAnsi="Times New Roman" w:cs="Times New Roman"/>
          <w:sz w:val="24"/>
          <w:szCs w:val="24"/>
        </w:rPr>
        <w:t xml:space="preserve"> </w:t>
      </w:r>
      <w:r w:rsidR="00823B2F" w:rsidRPr="00307C18">
        <w:rPr>
          <w:rFonts w:ascii="Times New Roman" w:hAnsi="Times New Roman" w:cs="Times New Roman"/>
          <w:sz w:val="24"/>
          <w:szCs w:val="24"/>
        </w:rPr>
        <w:t>the following</w:t>
      </w:r>
      <w:r w:rsidR="00835F6E" w:rsidRPr="00307C18">
        <w:rPr>
          <w:rFonts w:ascii="Times New Roman" w:hAnsi="Times New Roman" w:cs="Times New Roman"/>
          <w:sz w:val="24"/>
          <w:szCs w:val="24"/>
        </w:rPr>
        <w:t xml:space="preserve"> results</w:t>
      </w:r>
      <w:r w:rsidR="00F649F4" w:rsidRPr="00307C18">
        <w:rPr>
          <w:rFonts w:ascii="Times New Roman" w:hAnsi="Times New Roman" w:cs="Times New Roman"/>
          <w:sz w:val="24"/>
          <w:szCs w:val="24"/>
        </w:rPr>
        <w:t xml:space="preserve"> for each algorithm</w:t>
      </w:r>
      <w:r w:rsidR="00823B2F" w:rsidRPr="00307C18">
        <w:rPr>
          <w:rFonts w:ascii="Times New Roman" w:hAnsi="Times New Roman" w:cs="Times New Roman"/>
          <w:sz w:val="24"/>
          <w:szCs w:val="24"/>
        </w:rPr>
        <w:t xml:space="preserve">: 1) </w:t>
      </w:r>
      <w:r w:rsidR="00A57DA7" w:rsidRPr="00307C18">
        <w:rPr>
          <w:rFonts w:ascii="Times New Roman" w:hAnsi="Times New Roman" w:cs="Times New Roman"/>
          <w:sz w:val="24"/>
          <w:szCs w:val="24"/>
        </w:rPr>
        <w:t xml:space="preserve">some </w:t>
      </w:r>
      <w:r w:rsidRPr="00307C18">
        <w:rPr>
          <w:rFonts w:ascii="Times New Roman" w:hAnsi="Times New Roman" w:cs="Times New Roman"/>
          <w:sz w:val="24"/>
          <w:szCs w:val="24"/>
        </w:rPr>
        <w:t>basic</w:t>
      </w:r>
      <w:r w:rsidR="00B063E3" w:rsidRPr="00307C18">
        <w:rPr>
          <w:rFonts w:ascii="Times New Roman" w:hAnsi="Times New Roman" w:cs="Times New Roman"/>
          <w:sz w:val="24"/>
          <w:szCs w:val="24"/>
        </w:rPr>
        <w:t xml:space="preserve"> statistics of the </w:t>
      </w:r>
      <w:r w:rsidR="00106451" w:rsidRPr="00307C18">
        <w:rPr>
          <w:rFonts w:ascii="Times New Roman" w:hAnsi="Times New Roman" w:cs="Times New Roman"/>
          <w:sz w:val="24"/>
          <w:szCs w:val="24"/>
        </w:rPr>
        <w:t xml:space="preserve">three evaluation indices </w:t>
      </w:r>
      <w:r w:rsidR="00B063E3" w:rsidRPr="00307C18">
        <w:rPr>
          <w:rFonts w:ascii="Times New Roman" w:hAnsi="Times New Roman" w:cs="Times New Roman"/>
          <w:sz w:val="24"/>
          <w:szCs w:val="24"/>
        </w:rPr>
        <w:t>of the LNSs</w:t>
      </w:r>
      <w:r w:rsidR="00F86386"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such as</w:t>
      </w:r>
      <w:r w:rsidR="00936B68"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 xml:space="preserve">the average and variance of the sample means of </w:t>
      </w:r>
      <w:r w:rsidR="00106451" w:rsidRPr="00307C18">
        <w:rPr>
          <w:rFonts w:ascii="Times New Roman" w:hAnsi="Times New Roman" w:cs="Times New Roman"/>
          <w:i/>
          <w:iCs/>
          <w:sz w:val="24"/>
          <w:szCs w:val="24"/>
        </w:rPr>
        <w:t>A</w:t>
      </w:r>
      <w:r w:rsidR="00106451" w:rsidRPr="00307C18">
        <w:rPr>
          <w:rFonts w:ascii="Times New Roman" w:hAnsi="Times New Roman" w:cs="Times New Roman"/>
          <w:sz w:val="24"/>
          <w:szCs w:val="24"/>
        </w:rPr>
        <w:t xml:space="preserve">, </w:t>
      </w:r>
      <w:r w:rsidR="00106451" w:rsidRPr="00307C18">
        <w:rPr>
          <w:rFonts w:ascii="Times New Roman" w:hAnsi="Times New Roman" w:cs="Times New Roman"/>
          <w:i/>
          <w:iCs/>
          <w:sz w:val="24"/>
          <w:szCs w:val="24"/>
        </w:rPr>
        <w:t>D</w:t>
      </w:r>
      <w:r w:rsidR="00106451" w:rsidRPr="00307C18">
        <w:rPr>
          <w:rFonts w:ascii="Times New Roman" w:hAnsi="Times New Roman" w:cs="Times New Roman"/>
          <w:sz w:val="24"/>
          <w:szCs w:val="24"/>
        </w:rPr>
        <w:t xml:space="preserve"> and </w:t>
      </w:r>
      <w:r w:rsidR="00106451" w:rsidRPr="00307C18">
        <w:rPr>
          <w:rFonts w:ascii="Times New Roman" w:hAnsi="Times New Roman" w:cs="Times New Roman"/>
          <w:i/>
          <w:iCs/>
          <w:sz w:val="24"/>
          <w:szCs w:val="24"/>
        </w:rPr>
        <w:t xml:space="preserve">E </w:t>
      </w:r>
      <w:r w:rsidR="00106451" w:rsidRPr="00307C18">
        <w:rPr>
          <w:rFonts w:ascii="Times New Roman" w:hAnsi="Times New Roman" w:cs="Times New Roman"/>
          <w:sz w:val="24"/>
          <w:szCs w:val="24"/>
        </w:rPr>
        <w:t xml:space="preserve">values as well as </w:t>
      </w:r>
      <w:r w:rsidR="00F649F4" w:rsidRPr="00307C18">
        <w:rPr>
          <w:rFonts w:ascii="Times New Roman" w:hAnsi="Times New Roman" w:cs="Times New Roman"/>
          <w:sz w:val="24"/>
          <w:szCs w:val="24"/>
        </w:rPr>
        <w:t xml:space="preserve">the average and variance of the estimated </w:t>
      </w:r>
      <w:r w:rsidR="004D5D14" w:rsidRPr="00307C18">
        <w:rPr>
          <w:rFonts w:ascii="Times New Roman" w:hAnsi="Times New Roman" w:cs="Times New Roman"/>
          <w:sz w:val="24"/>
          <w:szCs w:val="24"/>
        </w:rPr>
        <w:t xml:space="preserve">95%-quantile </w:t>
      </w:r>
      <w:r w:rsidR="004D5D14" w:rsidRPr="00307C18">
        <w:rPr>
          <w:rFonts w:ascii="Times New Roman" w:hAnsi="Times New Roman" w:cs="Times New Roman"/>
          <w:i/>
          <w:iCs/>
          <w:sz w:val="24"/>
          <w:szCs w:val="24"/>
        </w:rPr>
        <w:t>E</w:t>
      </w:r>
      <w:r w:rsidR="004D5D14" w:rsidRPr="00307C18">
        <w:rPr>
          <w:rFonts w:ascii="Times New Roman" w:hAnsi="Times New Roman" w:cs="Times New Roman"/>
          <w:sz w:val="24"/>
          <w:szCs w:val="24"/>
        </w:rPr>
        <w:t xml:space="preserve"> values</w:t>
      </w:r>
      <w:r w:rsidR="00823B2F" w:rsidRPr="00307C18">
        <w:rPr>
          <w:rFonts w:ascii="Times New Roman" w:hAnsi="Times New Roman" w:cs="Times New Roman"/>
          <w:sz w:val="24"/>
          <w:szCs w:val="24"/>
        </w:rPr>
        <w:t xml:space="preserve">; </w:t>
      </w:r>
      <w:r w:rsidR="00616C27" w:rsidRPr="00307C18">
        <w:rPr>
          <w:rFonts w:ascii="Times New Roman" w:hAnsi="Times New Roman" w:cs="Times New Roman"/>
          <w:sz w:val="24"/>
          <w:szCs w:val="24"/>
        </w:rPr>
        <w:t>2)</w:t>
      </w:r>
      <w:r w:rsidR="00D66D85" w:rsidRPr="00307C18">
        <w:rPr>
          <w:rFonts w:ascii="Times New Roman" w:hAnsi="Times New Roman" w:cs="Times New Roman"/>
          <w:sz w:val="24"/>
          <w:szCs w:val="24"/>
        </w:rPr>
        <w:t xml:space="preserve"> the percentage improvement of the mean of </w:t>
      </w:r>
      <w:r w:rsidR="00D66D85" w:rsidRPr="00307C18">
        <w:rPr>
          <w:rFonts w:ascii="Times New Roman" w:hAnsi="Times New Roman" w:cs="Times New Roman"/>
          <w:i/>
          <w:iCs/>
          <w:sz w:val="24"/>
          <w:szCs w:val="24"/>
        </w:rPr>
        <w:t>A</w:t>
      </w:r>
      <w:r w:rsidR="00D66D85" w:rsidRPr="00307C18">
        <w:rPr>
          <w:rFonts w:ascii="Times New Roman" w:hAnsi="Times New Roman" w:cs="Times New Roman"/>
          <w:sz w:val="24"/>
          <w:szCs w:val="24"/>
        </w:rPr>
        <w:t xml:space="preserve"> and </w:t>
      </w:r>
      <w:r w:rsidR="00D66D85" w:rsidRPr="00307C18">
        <w:rPr>
          <w:rFonts w:ascii="Times New Roman" w:hAnsi="Times New Roman" w:cs="Times New Roman"/>
          <w:i/>
          <w:iCs/>
          <w:sz w:val="24"/>
          <w:szCs w:val="24"/>
        </w:rPr>
        <w:t xml:space="preserve">D </w:t>
      </w:r>
      <w:r w:rsidR="00D66D85" w:rsidRPr="00307C18">
        <w:rPr>
          <w:rFonts w:ascii="Times New Roman" w:hAnsi="Times New Roman" w:cs="Times New Roman"/>
          <w:sz w:val="24"/>
          <w:szCs w:val="24"/>
        </w:rPr>
        <w:t xml:space="preserve">values and 95%-quantile </w:t>
      </w:r>
      <w:r w:rsidR="00D66D85" w:rsidRPr="00307C18">
        <w:rPr>
          <w:rFonts w:ascii="Times New Roman" w:hAnsi="Times New Roman" w:cs="Times New Roman"/>
          <w:i/>
          <w:iCs/>
          <w:sz w:val="24"/>
          <w:szCs w:val="24"/>
        </w:rPr>
        <w:t>E</w:t>
      </w:r>
      <w:r w:rsidR="00D66D85" w:rsidRPr="00307C18">
        <w:rPr>
          <w:rFonts w:ascii="Times New Roman" w:hAnsi="Times New Roman" w:cs="Times New Roman"/>
          <w:sz w:val="24"/>
          <w:szCs w:val="24"/>
        </w:rPr>
        <w:t xml:space="preserve"> values of the</w:t>
      </w:r>
      <w:r w:rsidR="00D66D85" w:rsidRPr="00307C18">
        <w:rPr>
          <w:rFonts w:ascii="Times New Roman" w:hAnsi="Times New Roman" w:cs="Times New Roman"/>
          <w:i/>
          <w:iCs/>
          <w:sz w:val="24"/>
          <w:szCs w:val="24"/>
        </w:rPr>
        <w:t xml:space="preserve"> </w:t>
      </w:r>
      <w:r w:rsidR="00D66D85" w:rsidRPr="00307C18">
        <w:rPr>
          <w:rFonts w:ascii="Times New Roman" w:hAnsi="Times New Roman" w:cs="Times New Roman"/>
          <w:sz w:val="24"/>
          <w:szCs w:val="24"/>
        </w:rPr>
        <w:t>LNSs</w:t>
      </w:r>
      <w:r w:rsidR="00616C27" w:rsidRPr="00307C18">
        <w:rPr>
          <w:rFonts w:ascii="Times New Roman" w:hAnsi="Times New Roman" w:cs="Times New Roman"/>
          <w:sz w:val="24"/>
          <w:szCs w:val="24"/>
        </w:rPr>
        <w:t xml:space="preserve"> </w:t>
      </w:r>
      <w:r w:rsidR="00D66D85" w:rsidRPr="00307C18">
        <w:rPr>
          <w:rFonts w:ascii="Times New Roman" w:hAnsi="Times New Roman" w:cs="Times New Roman"/>
          <w:sz w:val="24"/>
          <w:szCs w:val="24"/>
        </w:rPr>
        <w:t>compared to those of the filed-implemented signal</w:t>
      </w:r>
      <w:r w:rsidR="00F649F4" w:rsidRPr="00307C18">
        <w:rPr>
          <w:rFonts w:ascii="Times New Roman" w:hAnsi="Times New Roman" w:cs="Times New Roman"/>
          <w:sz w:val="24"/>
          <w:szCs w:val="24"/>
        </w:rPr>
        <w:t xml:space="preserve"> timing</w:t>
      </w:r>
      <w:r w:rsidR="00D66D85" w:rsidRPr="00307C18">
        <w:rPr>
          <w:rFonts w:ascii="Times New Roman" w:hAnsi="Times New Roman" w:cs="Times New Roman"/>
          <w:sz w:val="24"/>
          <w:szCs w:val="24"/>
        </w:rPr>
        <w:t xml:space="preserve"> plan; </w:t>
      </w:r>
      <w:r w:rsidR="00333B08" w:rsidRPr="00307C18">
        <w:rPr>
          <w:rFonts w:ascii="Times New Roman" w:hAnsi="Times New Roman" w:cs="Times New Roman"/>
          <w:sz w:val="24"/>
          <w:szCs w:val="24"/>
        </w:rPr>
        <w:t>3</w:t>
      </w:r>
      <w:r w:rsidR="00823B2F" w:rsidRPr="00307C18">
        <w:rPr>
          <w:rFonts w:ascii="Times New Roman" w:hAnsi="Times New Roman" w:cs="Times New Roman"/>
          <w:sz w:val="24"/>
          <w:szCs w:val="24"/>
        </w:rPr>
        <w:t>) t</w:t>
      </w:r>
      <w:r w:rsidR="00B063E3" w:rsidRPr="00307C18">
        <w:rPr>
          <w:rFonts w:ascii="Times New Roman" w:hAnsi="Times New Roman" w:cs="Times New Roman"/>
          <w:sz w:val="24"/>
          <w:szCs w:val="24"/>
        </w:rPr>
        <w:t xml:space="preserve">he approximate IGD </w:t>
      </w:r>
      <w:r w:rsidR="00A57DA7" w:rsidRPr="00307C18">
        <w:rPr>
          <w:rFonts w:ascii="Times New Roman" w:hAnsi="Times New Roman" w:cs="Times New Roman"/>
          <w:sz w:val="24"/>
          <w:szCs w:val="24"/>
        </w:rPr>
        <w:t xml:space="preserve">values </w:t>
      </w:r>
      <w:r w:rsidR="00B063E3" w:rsidRPr="00307C18">
        <w:rPr>
          <w:rFonts w:ascii="Times New Roman" w:hAnsi="Times New Roman" w:cs="Times New Roman" w:hint="eastAsia"/>
          <w:sz w:val="24"/>
          <w:szCs w:val="24"/>
        </w:rPr>
        <w:t>of</w:t>
      </w:r>
      <w:r w:rsidR="00B063E3" w:rsidRPr="00307C18">
        <w:rPr>
          <w:rFonts w:ascii="Times New Roman" w:hAnsi="Times New Roman" w:cs="Times New Roman"/>
          <w:sz w:val="24"/>
          <w:szCs w:val="24"/>
        </w:rPr>
        <w:t xml:space="preserve"> each set of LNSs by comparing their sample average </w:t>
      </w:r>
      <w:r w:rsidR="00B063E3" w:rsidRPr="00307C18">
        <w:rPr>
          <w:rFonts w:ascii="Times New Roman" w:hAnsi="Times New Roman" w:cs="Times New Roman" w:hint="eastAsia"/>
          <w:i/>
          <w:iCs/>
          <w:sz w:val="24"/>
          <w:szCs w:val="24"/>
        </w:rPr>
        <w:t>A</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sz w:val="24"/>
          <w:szCs w:val="24"/>
        </w:rPr>
        <w:t>and</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i/>
          <w:iCs/>
          <w:sz w:val="24"/>
          <w:szCs w:val="24"/>
        </w:rPr>
        <w:t>D</w:t>
      </w:r>
      <w:r w:rsidR="00B063E3" w:rsidRPr="00307C18">
        <w:rPr>
          <w:rFonts w:ascii="Times New Roman" w:hAnsi="Times New Roman" w:cs="Times New Roman"/>
          <w:i/>
          <w:iCs/>
          <w:sz w:val="24"/>
          <w:szCs w:val="24"/>
        </w:rPr>
        <w:t xml:space="preserve"> </w:t>
      </w:r>
      <w:r w:rsidR="00B063E3" w:rsidRPr="00307C18">
        <w:rPr>
          <w:rFonts w:ascii="Times New Roman" w:hAnsi="Times New Roman" w:cs="Times New Roman" w:hint="eastAsia"/>
          <w:sz w:val="24"/>
          <w:szCs w:val="24"/>
        </w:rPr>
        <w:t>values</w:t>
      </w:r>
      <w:r w:rsidR="00B063E3" w:rsidRPr="00307C18">
        <w:rPr>
          <w:rFonts w:ascii="Times New Roman" w:hAnsi="Times New Roman" w:cs="Times New Roman"/>
          <w:sz w:val="24"/>
          <w:szCs w:val="24"/>
        </w:rPr>
        <w:t xml:space="preserve"> with those on the final Pareto front</w:t>
      </w:r>
      <w:r w:rsidR="00823B2F" w:rsidRPr="00307C18">
        <w:rPr>
          <w:rFonts w:ascii="Times New Roman" w:hAnsi="Times New Roman" w:cs="Times New Roman"/>
          <w:sz w:val="24"/>
          <w:szCs w:val="24"/>
        </w:rPr>
        <w:t xml:space="preserve">, and </w:t>
      </w:r>
      <w:r w:rsidR="00333B08" w:rsidRPr="00307C18">
        <w:rPr>
          <w:rFonts w:ascii="Times New Roman" w:hAnsi="Times New Roman" w:cs="Times New Roman"/>
          <w:sz w:val="24"/>
          <w:szCs w:val="24"/>
        </w:rPr>
        <w:t>4</w:t>
      </w:r>
      <w:r w:rsidR="00823B2F" w:rsidRPr="00307C18">
        <w:rPr>
          <w:rFonts w:ascii="Times New Roman" w:hAnsi="Times New Roman" w:cs="Times New Roman"/>
          <w:sz w:val="24"/>
          <w:szCs w:val="24"/>
        </w:rPr>
        <w:t xml:space="preserve">) </w:t>
      </w:r>
      <w:r w:rsidR="00823B2F" w:rsidRPr="00307C18">
        <w:rPr>
          <w:rFonts w:ascii="Times New Roman" w:hAnsi="Times New Roman" w:cs="Times New Roman" w:hint="eastAsia"/>
          <w:sz w:val="24"/>
          <w:szCs w:val="24"/>
        </w:rPr>
        <w:t>t</w:t>
      </w:r>
      <w:r w:rsidR="00FE08B9" w:rsidRPr="00307C18">
        <w:rPr>
          <w:rFonts w:ascii="Times New Roman" w:hAnsi="Times New Roman" w:cs="Times New Roman"/>
          <w:sz w:val="24"/>
          <w:szCs w:val="24"/>
        </w:rPr>
        <w:t xml:space="preserve">he computational time </w:t>
      </w:r>
      <w:r w:rsidR="000969DD" w:rsidRPr="00307C18">
        <w:rPr>
          <w:rFonts w:ascii="Times New Roman" w:hAnsi="Times New Roman" w:cs="Times New Roman"/>
          <w:sz w:val="24"/>
          <w:szCs w:val="24"/>
        </w:rPr>
        <w:t xml:space="preserve">for making sampling decisions. </w:t>
      </w:r>
    </w:p>
    <w:p w14:paraId="36565E45" w14:textId="77777777" w:rsidR="00231A6A" w:rsidRPr="00307C18" w:rsidRDefault="00231A6A" w:rsidP="00A314A8">
      <w:pPr>
        <w:adjustRightInd w:val="0"/>
        <w:snapToGrid w:val="0"/>
        <w:rPr>
          <w:rFonts w:ascii="Times New Roman" w:hAnsi="Times New Roman" w:cs="Times New Roman"/>
          <w:sz w:val="24"/>
          <w:szCs w:val="24"/>
        </w:rPr>
      </w:pPr>
    </w:p>
    <w:p w14:paraId="179E31E0" w14:textId="77777777" w:rsidR="00231A6A" w:rsidRPr="00307C18" w:rsidRDefault="00231A6A" w:rsidP="00231A6A">
      <w:pPr>
        <w:jc w:val="center"/>
        <w:rPr>
          <w:rFonts w:ascii="Times New Roman" w:hAnsi="Times New Roman" w:cs="Times New Roman"/>
          <w:sz w:val="24"/>
          <w:szCs w:val="28"/>
        </w:rPr>
      </w:pPr>
      <w:r w:rsidRPr="00307C18">
        <w:rPr>
          <w:rFonts w:ascii="Times New Roman" w:hAnsi="Times New Roman" w:cs="Times New Roman"/>
          <w:sz w:val="24"/>
          <w:szCs w:val="28"/>
        </w:rPr>
        <w:t xml:space="preserve">Table 4 </w:t>
      </w:r>
      <w:r w:rsidRPr="00307C18">
        <w:rPr>
          <w:rFonts w:ascii="Times New Roman" w:hAnsi="Times New Roman" w:cs="Times New Roman"/>
          <w:sz w:val="24"/>
          <w:szCs w:val="24"/>
        </w:rPr>
        <w:t xml:space="preserve">Test results for four </w:t>
      </w:r>
      <w:r w:rsidRPr="00307C18">
        <w:rPr>
          <w:rFonts w:ascii="Times New Roman" w:hAnsi="Times New Roman" w:cs="Times New Roman"/>
          <w:kern w:val="0"/>
          <w:sz w:val="24"/>
          <w:szCs w:val="24"/>
        </w:rPr>
        <w:t>GPR-KG algorithms with various belief models</w:t>
      </w:r>
    </w:p>
    <w:tbl>
      <w:tblPr>
        <w:tblW w:w="9485" w:type="dxa"/>
        <w:jc w:val="center"/>
        <w:tblLook w:val="04A0" w:firstRow="1" w:lastRow="0" w:firstColumn="1" w:lastColumn="0" w:noHBand="0" w:noVBand="1"/>
      </w:tblPr>
      <w:tblGrid>
        <w:gridCol w:w="2004"/>
        <w:gridCol w:w="1949"/>
        <w:gridCol w:w="1844"/>
        <w:gridCol w:w="1844"/>
        <w:gridCol w:w="1844"/>
      </w:tblGrid>
      <w:tr w:rsidR="00307C18" w:rsidRPr="00307C18" w14:paraId="1CD1F111" w14:textId="77777777" w:rsidTr="002A4D0A">
        <w:trPr>
          <w:trHeight w:val="300"/>
          <w:jc w:val="center"/>
        </w:trPr>
        <w:tc>
          <w:tcPr>
            <w:tcW w:w="2004" w:type="dxa"/>
            <w:tcBorders>
              <w:top w:val="single" w:sz="4" w:space="0" w:color="auto"/>
              <w:left w:val="nil"/>
              <w:bottom w:val="single" w:sz="4" w:space="0" w:color="auto"/>
              <w:right w:val="single" w:sz="4" w:space="0" w:color="auto"/>
            </w:tcBorders>
            <w:vAlign w:val="center"/>
          </w:tcPr>
          <w:p w14:paraId="2AEC0DA8" w14:textId="77777777" w:rsidR="00231A6A" w:rsidRPr="00307C18" w:rsidRDefault="00231A6A" w:rsidP="002F2907">
            <w:pPr>
              <w:widowControl/>
              <w:jc w:val="center"/>
              <w:rPr>
                <w:rFonts w:ascii="Times New Roman" w:eastAsia="Times New Roman" w:hAnsi="Times New Roman" w:cs="Times New Roman"/>
                <w:kern w:val="0"/>
                <w:szCs w:val="21"/>
              </w:rPr>
            </w:pPr>
            <w:bookmarkStart w:id="175" w:name="_Hlk121607902"/>
            <w:r w:rsidRPr="00307C18">
              <w:rPr>
                <w:rFonts w:ascii="Times New Roman" w:eastAsia="Times New Roman" w:hAnsi="Times New Roman" w:cs="Times New Roman"/>
                <w:kern w:val="0"/>
                <w:szCs w:val="21"/>
              </w:rPr>
              <w:t>Algorithm</w:t>
            </w:r>
          </w:p>
        </w:tc>
        <w:tc>
          <w:tcPr>
            <w:tcW w:w="1949" w:type="dxa"/>
            <w:tcBorders>
              <w:top w:val="single" w:sz="4" w:space="0" w:color="auto"/>
              <w:left w:val="single" w:sz="4" w:space="0" w:color="auto"/>
              <w:bottom w:val="single" w:sz="4" w:space="0" w:color="auto"/>
            </w:tcBorders>
            <w:shd w:val="clear" w:color="auto" w:fill="auto"/>
            <w:noWrap/>
            <w:vAlign w:val="center"/>
            <w:hideMark/>
          </w:tcPr>
          <w:p w14:paraId="3CD4B11C" w14:textId="5EFBA405"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 xml:space="preserve"> </w:t>
            </w:r>
            <w:r w:rsidR="00243D00" w:rsidRPr="00307C18">
              <w:rPr>
                <w:rFonts w:ascii="Times New Roman" w:eastAsia="Times New Roman" w:hAnsi="Times New Roman" w:cs="Times New Roman"/>
                <w:kern w:val="0"/>
                <w:szCs w:val="21"/>
              </w:rPr>
              <w:t>GPR-KG-s</w:t>
            </w:r>
          </w:p>
        </w:tc>
        <w:tc>
          <w:tcPr>
            <w:tcW w:w="1844" w:type="dxa"/>
            <w:tcBorders>
              <w:top w:val="single" w:sz="4" w:space="0" w:color="auto"/>
              <w:left w:val="nil"/>
              <w:bottom w:val="single" w:sz="4" w:space="0" w:color="auto"/>
              <w:right w:val="nil"/>
            </w:tcBorders>
            <w:shd w:val="clear" w:color="auto" w:fill="auto"/>
            <w:noWrap/>
            <w:vAlign w:val="center"/>
            <w:hideMark/>
          </w:tcPr>
          <w:p w14:paraId="469B592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GPR-KG-m</w:t>
            </w:r>
          </w:p>
        </w:tc>
        <w:tc>
          <w:tcPr>
            <w:tcW w:w="1844" w:type="dxa"/>
            <w:tcBorders>
              <w:top w:val="single" w:sz="4" w:space="0" w:color="auto"/>
              <w:left w:val="nil"/>
              <w:bottom w:val="single" w:sz="4" w:space="0" w:color="auto"/>
              <w:right w:val="nil"/>
            </w:tcBorders>
            <w:shd w:val="clear" w:color="auto" w:fill="auto"/>
            <w:noWrap/>
            <w:vAlign w:val="center"/>
            <w:hideMark/>
          </w:tcPr>
          <w:p w14:paraId="50B85981"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GPR-KG-l</w:t>
            </w:r>
          </w:p>
        </w:tc>
        <w:tc>
          <w:tcPr>
            <w:tcW w:w="1844" w:type="dxa"/>
            <w:tcBorders>
              <w:top w:val="single" w:sz="4" w:space="0" w:color="auto"/>
              <w:left w:val="nil"/>
              <w:bottom w:val="single" w:sz="4" w:space="0" w:color="auto"/>
              <w:right w:val="nil"/>
            </w:tcBorders>
            <w:shd w:val="clear" w:color="auto" w:fill="auto"/>
            <w:noWrap/>
            <w:vAlign w:val="center"/>
            <w:hideMark/>
          </w:tcPr>
          <w:p w14:paraId="4B4E7B0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GPR-KG-c</w:t>
            </w:r>
          </w:p>
        </w:tc>
      </w:tr>
      <w:tr w:rsidR="00307C18" w:rsidRPr="00307C18" w14:paraId="6CEB2C17" w14:textId="77777777" w:rsidTr="002A4D0A">
        <w:trPr>
          <w:trHeight w:val="300"/>
          <w:jc w:val="center"/>
        </w:trPr>
        <w:tc>
          <w:tcPr>
            <w:tcW w:w="2004" w:type="dxa"/>
            <w:tcBorders>
              <w:top w:val="single" w:sz="4" w:space="0" w:color="auto"/>
              <w:left w:val="nil"/>
              <w:right w:val="single" w:sz="4" w:space="0" w:color="auto"/>
            </w:tcBorders>
            <w:vAlign w:val="center"/>
          </w:tcPr>
          <w:p w14:paraId="3D19DDE3" w14:textId="77777777" w:rsidR="00231A6A" w:rsidRPr="00307C18" w:rsidRDefault="003F2F44" w:rsidP="002F2907">
            <w:pPr>
              <w:widowControl/>
              <w:jc w:val="center"/>
              <w:rPr>
                <w:rFonts w:ascii="Times New Roman" w:eastAsia="Times New Roman" w:hAnsi="Times New Roman" w:cs="Times New Roman"/>
                <w:kern w:val="0"/>
                <w:szCs w:val="21"/>
              </w:rPr>
            </w:pP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p>
        </w:tc>
        <w:tc>
          <w:tcPr>
            <w:tcW w:w="1949" w:type="dxa"/>
            <w:tcBorders>
              <w:top w:val="single" w:sz="4" w:space="0" w:color="auto"/>
              <w:left w:val="single" w:sz="4" w:space="0" w:color="auto"/>
            </w:tcBorders>
            <w:shd w:val="clear" w:color="auto" w:fill="auto"/>
            <w:noWrap/>
            <w:vAlign w:val="center"/>
            <w:hideMark/>
          </w:tcPr>
          <w:p w14:paraId="2462169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0.984, 0.942, 0.860</w:t>
            </w:r>
          </w:p>
        </w:tc>
        <w:tc>
          <w:tcPr>
            <w:tcW w:w="1844" w:type="dxa"/>
            <w:tcBorders>
              <w:top w:val="single" w:sz="4" w:space="0" w:color="auto"/>
              <w:left w:val="nil"/>
              <w:right w:val="nil"/>
            </w:tcBorders>
            <w:shd w:val="clear" w:color="auto" w:fill="auto"/>
            <w:noWrap/>
            <w:vAlign w:val="center"/>
            <w:hideMark/>
          </w:tcPr>
          <w:p w14:paraId="6209A9D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0.880, 0.890, 0.828</w:t>
            </w:r>
          </w:p>
        </w:tc>
        <w:tc>
          <w:tcPr>
            <w:tcW w:w="1844" w:type="dxa"/>
            <w:tcBorders>
              <w:top w:val="single" w:sz="4" w:space="0" w:color="auto"/>
              <w:left w:val="nil"/>
              <w:right w:val="nil"/>
            </w:tcBorders>
            <w:shd w:val="clear" w:color="auto" w:fill="auto"/>
            <w:noWrap/>
            <w:vAlign w:val="center"/>
            <w:hideMark/>
          </w:tcPr>
          <w:p w14:paraId="27C5C180"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0.849, 0.870, 0.794</w:t>
            </w:r>
          </w:p>
        </w:tc>
        <w:tc>
          <w:tcPr>
            <w:tcW w:w="1844" w:type="dxa"/>
            <w:tcBorders>
              <w:top w:val="single" w:sz="4" w:space="0" w:color="auto"/>
              <w:left w:val="nil"/>
              <w:right w:val="nil"/>
            </w:tcBorders>
            <w:shd w:val="clear" w:color="auto" w:fill="auto"/>
            <w:noWrap/>
            <w:vAlign w:val="center"/>
            <w:hideMark/>
          </w:tcPr>
          <w:p w14:paraId="689D12E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0.877, 0.904, 0.818</w:t>
            </w:r>
          </w:p>
        </w:tc>
      </w:tr>
      <w:tr w:rsidR="00307C18" w:rsidRPr="00307C18" w14:paraId="6D6AC2D3" w14:textId="77777777" w:rsidTr="002A4D0A">
        <w:trPr>
          <w:trHeight w:val="300"/>
          <w:jc w:val="center"/>
        </w:trPr>
        <w:tc>
          <w:tcPr>
            <w:tcW w:w="2004" w:type="dxa"/>
            <w:tcBorders>
              <w:left w:val="nil"/>
              <w:right w:val="single" w:sz="4" w:space="0" w:color="auto"/>
            </w:tcBorders>
            <w:vAlign w:val="center"/>
          </w:tcPr>
          <w:p w14:paraId="15075815" w14:textId="77777777" w:rsidR="00231A6A" w:rsidRPr="00307C18" w:rsidRDefault="003F2F44" w:rsidP="002F2907">
            <w:pPr>
              <w:widowControl/>
              <w:jc w:val="center"/>
              <w:rPr>
                <w:rFonts w:ascii="等线" w:eastAsia="等线" w:hAnsi="等线"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p>
        </w:tc>
        <w:tc>
          <w:tcPr>
            <w:tcW w:w="1949" w:type="dxa"/>
            <w:tcBorders>
              <w:left w:val="single" w:sz="4" w:space="0" w:color="auto"/>
            </w:tcBorders>
            <w:shd w:val="clear" w:color="auto" w:fill="auto"/>
            <w:noWrap/>
            <w:vAlign w:val="center"/>
          </w:tcPr>
          <w:p w14:paraId="55CADC7E" w14:textId="21FBB75C"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6279B6D2" w14:textId="230DDB19"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72678973" w14:textId="1392B3D3"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tcBorders>
              <w:right w:val="nil"/>
            </w:tcBorders>
            <w:shd w:val="clear" w:color="auto" w:fill="auto"/>
            <w:noWrap/>
            <w:vAlign w:val="center"/>
          </w:tcPr>
          <w:p w14:paraId="091107F4" w14:textId="6FB40DA6"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r>
      <w:tr w:rsidR="00307C18" w:rsidRPr="00307C18" w14:paraId="5A191774" w14:textId="77777777" w:rsidTr="002A4D0A">
        <w:trPr>
          <w:trHeight w:val="300"/>
          <w:jc w:val="center"/>
        </w:trPr>
        <w:tc>
          <w:tcPr>
            <w:tcW w:w="2004" w:type="dxa"/>
            <w:tcBorders>
              <w:left w:val="nil"/>
              <w:right w:val="single" w:sz="4" w:space="0" w:color="auto"/>
            </w:tcBorders>
            <w:vAlign w:val="center"/>
          </w:tcPr>
          <w:p w14:paraId="33C118C8" w14:textId="77777777" w:rsidR="00231A6A" w:rsidRPr="00307C18" w:rsidRDefault="003F2F44" w:rsidP="002F2907">
            <w:pPr>
              <w:widowControl/>
              <w:jc w:val="center"/>
              <w:rPr>
                <w:rFonts w:ascii="等线" w:eastAsia="等线" w:hAnsi="等线" w:cs="Times New Roman"/>
                <w:iCs/>
                <w:kern w:val="0"/>
                <w:szCs w:val="21"/>
              </w:rPr>
            </w:pP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231A6A" w:rsidRPr="00307C18">
              <w:rPr>
                <w:rFonts w:ascii="等线" w:eastAsia="等线" w:hAnsi="等线"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sSub>
                    <m:sSubPr>
                      <m:ctrlPr>
                        <w:rPr>
                          <w:rFonts w:ascii="Cambria Math" w:hAnsi="Cambria Math"/>
                          <w:i/>
                          <w:kern w:val="0"/>
                          <w:szCs w:val="21"/>
                        </w:rPr>
                      </m:ctrlPr>
                    </m:sSubPr>
                    <m:e>
                      <m:r>
                        <w:rPr>
                          <w:rFonts w:ascii="Cambria Math" w:hAnsi="Cambria Math" w:cs="Times New Roman"/>
                          <w:kern w:val="0"/>
                          <w:szCs w:val="21"/>
                        </w:rPr>
                        <m:t>E</m:t>
                      </m:r>
                    </m:e>
                    <m:sub>
                      <m:r>
                        <w:rPr>
                          <w:rFonts w:ascii="Cambria Math" w:hAnsi="Cambria Math"/>
                          <w:kern w:val="0"/>
                          <w:szCs w:val="21"/>
                        </w:rPr>
                        <m:t>1-</m:t>
                      </m:r>
                      <m:r>
                        <w:rPr>
                          <w:rFonts w:ascii="Cambria Math" w:hAnsi="Cambria Math" w:cs="Times New Roman"/>
                          <w:sz w:val="24"/>
                          <w:szCs w:val="24"/>
                        </w:rPr>
                        <m:t>ϵ</m:t>
                      </m:r>
                    </m:sub>
                  </m:sSub>
                </m:sub>
              </m:sSub>
            </m:oMath>
          </w:p>
        </w:tc>
        <w:tc>
          <w:tcPr>
            <w:tcW w:w="1949" w:type="dxa"/>
            <w:tcBorders>
              <w:left w:val="single" w:sz="4" w:space="0" w:color="auto"/>
            </w:tcBorders>
            <w:shd w:val="clear" w:color="auto" w:fill="auto"/>
            <w:noWrap/>
            <w:vAlign w:val="center"/>
          </w:tcPr>
          <w:p w14:paraId="11E07B8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0.973, 0.0013</w:t>
            </w:r>
          </w:p>
        </w:tc>
        <w:tc>
          <w:tcPr>
            <w:tcW w:w="1844" w:type="dxa"/>
            <w:tcBorders>
              <w:left w:val="nil"/>
              <w:right w:val="nil"/>
            </w:tcBorders>
            <w:shd w:val="clear" w:color="auto" w:fill="auto"/>
            <w:noWrap/>
            <w:vAlign w:val="center"/>
          </w:tcPr>
          <w:p w14:paraId="6BEF15AC"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0.899, 0.0011</w:t>
            </w:r>
          </w:p>
        </w:tc>
        <w:tc>
          <w:tcPr>
            <w:tcW w:w="1844" w:type="dxa"/>
            <w:tcBorders>
              <w:left w:val="nil"/>
              <w:right w:val="nil"/>
            </w:tcBorders>
            <w:shd w:val="clear" w:color="auto" w:fill="auto"/>
            <w:noWrap/>
            <w:vAlign w:val="center"/>
          </w:tcPr>
          <w:p w14:paraId="4E1F537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0.864, 0.0003</w:t>
            </w:r>
          </w:p>
        </w:tc>
        <w:tc>
          <w:tcPr>
            <w:tcW w:w="1844" w:type="dxa"/>
            <w:tcBorders>
              <w:left w:val="nil"/>
              <w:right w:val="nil"/>
            </w:tcBorders>
            <w:shd w:val="clear" w:color="auto" w:fill="auto"/>
            <w:noWrap/>
            <w:vAlign w:val="center"/>
          </w:tcPr>
          <w:p w14:paraId="22D17F9B"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0.894, 0.0006</w:t>
            </w:r>
          </w:p>
        </w:tc>
      </w:tr>
      <w:tr w:rsidR="00307C18" w:rsidRPr="00307C18" w14:paraId="048CC9A0" w14:textId="77777777" w:rsidTr="002A4D0A">
        <w:trPr>
          <w:trHeight w:val="300"/>
          <w:jc w:val="center"/>
        </w:trPr>
        <w:tc>
          <w:tcPr>
            <w:tcW w:w="2004" w:type="dxa"/>
            <w:tcBorders>
              <w:left w:val="nil"/>
              <w:bottom w:val="nil"/>
              <w:right w:val="single" w:sz="4" w:space="0" w:color="auto"/>
            </w:tcBorders>
            <w:vAlign w:val="center"/>
          </w:tcPr>
          <w:p w14:paraId="0FA5952F" w14:textId="77777777" w:rsidR="00231A6A" w:rsidRPr="00307C18" w:rsidRDefault="003F2F44" w:rsidP="002F2907">
            <w:pPr>
              <w:widowControl/>
              <w:jc w:val="center"/>
              <w:rPr>
                <w:rFonts w:ascii="Times New Roman" w:hAnsi="Times New Roman"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p>
        </w:tc>
        <w:tc>
          <w:tcPr>
            <w:tcW w:w="1949" w:type="dxa"/>
            <w:tcBorders>
              <w:left w:val="single" w:sz="4" w:space="0" w:color="auto"/>
              <w:bottom w:val="nil"/>
            </w:tcBorders>
            <w:shd w:val="clear" w:color="auto" w:fill="auto"/>
            <w:noWrap/>
            <w:vAlign w:val="center"/>
          </w:tcPr>
          <w:p w14:paraId="5E58EFF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0.897, 0.982, 1.055</w:t>
            </w:r>
          </w:p>
        </w:tc>
        <w:tc>
          <w:tcPr>
            <w:tcW w:w="1844" w:type="dxa"/>
            <w:tcBorders>
              <w:left w:val="nil"/>
              <w:bottom w:val="nil"/>
              <w:right w:val="nil"/>
            </w:tcBorders>
            <w:shd w:val="clear" w:color="auto" w:fill="auto"/>
            <w:noWrap/>
            <w:vAlign w:val="center"/>
          </w:tcPr>
          <w:p w14:paraId="14FA799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0.835, 0.899, 0.956</w:t>
            </w:r>
          </w:p>
        </w:tc>
        <w:tc>
          <w:tcPr>
            <w:tcW w:w="1844" w:type="dxa"/>
            <w:tcBorders>
              <w:left w:val="nil"/>
              <w:bottom w:val="nil"/>
              <w:right w:val="nil"/>
            </w:tcBorders>
            <w:shd w:val="clear" w:color="auto" w:fill="auto"/>
            <w:noWrap/>
            <w:vAlign w:val="center"/>
          </w:tcPr>
          <w:p w14:paraId="6816C1A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0.816, 0.833, 0.887</w:t>
            </w:r>
          </w:p>
        </w:tc>
        <w:tc>
          <w:tcPr>
            <w:tcW w:w="1844" w:type="dxa"/>
            <w:tcBorders>
              <w:left w:val="nil"/>
              <w:bottom w:val="nil"/>
              <w:right w:val="nil"/>
            </w:tcBorders>
            <w:shd w:val="clear" w:color="auto" w:fill="auto"/>
            <w:noWrap/>
            <w:vAlign w:val="center"/>
          </w:tcPr>
          <w:p w14:paraId="4C0F5DC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0.788, 0.865, 0.953</w:t>
            </w:r>
          </w:p>
        </w:tc>
      </w:tr>
      <w:tr w:rsidR="00307C18" w:rsidRPr="00307C18" w14:paraId="7AEEF703" w14:textId="77777777" w:rsidTr="002A4D0A">
        <w:trPr>
          <w:trHeight w:val="300"/>
          <w:jc w:val="center"/>
        </w:trPr>
        <w:tc>
          <w:tcPr>
            <w:tcW w:w="2004" w:type="dxa"/>
            <w:tcBorders>
              <w:top w:val="nil"/>
              <w:left w:val="nil"/>
              <w:bottom w:val="nil"/>
              <w:right w:val="single" w:sz="4" w:space="0" w:color="auto"/>
            </w:tcBorders>
            <w:vAlign w:val="center"/>
          </w:tcPr>
          <w:p w14:paraId="281FB30D" w14:textId="77777777" w:rsidR="00231A6A" w:rsidRPr="00307C18" w:rsidRDefault="003F2F44" w:rsidP="002F2907">
            <w:pPr>
              <w:widowControl/>
              <w:jc w:val="center"/>
              <w:rPr>
                <w:rFonts w:ascii="Times New Roman" w:eastAsia="Times New Roman" w:hAnsi="Times New Roman" w:cs="Times New Roman"/>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p>
        </w:tc>
        <w:tc>
          <w:tcPr>
            <w:tcW w:w="1949" w:type="dxa"/>
            <w:tcBorders>
              <w:top w:val="nil"/>
              <w:left w:val="single" w:sz="4" w:space="0" w:color="auto"/>
              <w:bottom w:val="nil"/>
            </w:tcBorders>
            <w:shd w:val="clear" w:color="auto" w:fill="auto"/>
            <w:noWrap/>
            <w:vAlign w:val="center"/>
          </w:tcPr>
          <w:p w14:paraId="6324CED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0.876, 0.939, 1.013</w:t>
            </w:r>
          </w:p>
        </w:tc>
        <w:tc>
          <w:tcPr>
            <w:tcW w:w="1844" w:type="dxa"/>
            <w:tcBorders>
              <w:top w:val="nil"/>
              <w:left w:val="nil"/>
              <w:bottom w:val="nil"/>
              <w:right w:val="nil"/>
            </w:tcBorders>
            <w:shd w:val="clear" w:color="auto" w:fill="auto"/>
            <w:noWrap/>
            <w:vAlign w:val="center"/>
          </w:tcPr>
          <w:p w14:paraId="161FF52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0.828, 0.878, 0.995</w:t>
            </w:r>
          </w:p>
        </w:tc>
        <w:tc>
          <w:tcPr>
            <w:tcW w:w="1844" w:type="dxa"/>
            <w:tcBorders>
              <w:top w:val="nil"/>
              <w:left w:val="nil"/>
              <w:bottom w:val="nil"/>
              <w:right w:val="nil"/>
            </w:tcBorders>
            <w:shd w:val="clear" w:color="auto" w:fill="auto"/>
            <w:noWrap/>
            <w:vAlign w:val="center"/>
          </w:tcPr>
          <w:p w14:paraId="630BE9D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0.819, 0.868, 0.931</w:t>
            </w:r>
          </w:p>
        </w:tc>
        <w:tc>
          <w:tcPr>
            <w:tcW w:w="1844" w:type="dxa"/>
            <w:tcBorders>
              <w:top w:val="nil"/>
              <w:left w:val="nil"/>
              <w:bottom w:val="nil"/>
              <w:right w:val="nil"/>
            </w:tcBorders>
            <w:shd w:val="clear" w:color="auto" w:fill="auto"/>
            <w:noWrap/>
            <w:vAlign w:val="center"/>
          </w:tcPr>
          <w:p w14:paraId="5B1620A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0.846, 0.899, 0.968</w:t>
            </w:r>
          </w:p>
        </w:tc>
      </w:tr>
      <w:tr w:rsidR="00307C18" w:rsidRPr="00307C18" w14:paraId="6A0DB0E1" w14:textId="77777777" w:rsidTr="002A4D0A">
        <w:trPr>
          <w:trHeight w:val="300"/>
          <w:jc w:val="center"/>
        </w:trPr>
        <w:tc>
          <w:tcPr>
            <w:tcW w:w="2004" w:type="dxa"/>
            <w:tcBorders>
              <w:top w:val="nil"/>
              <w:left w:val="nil"/>
              <w:bottom w:val="nil"/>
              <w:right w:val="single" w:sz="4" w:space="0" w:color="auto"/>
            </w:tcBorders>
            <w:vAlign w:val="center"/>
          </w:tcPr>
          <w:p w14:paraId="3C871A36" w14:textId="77777777" w:rsidR="00231A6A" w:rsidRPr="00307C18" w:rsidRDefault="003F2F44" w:rsidP="002F2907">
            <w:pPr>
              <w:widowControl/>
              <w:jc w:val="center"/>
              <w:rPr>
                <w:rFonts w:ascii="Times New Roman" w:eastAsia="Times New Roman" w:hAnsi="Times New Roman" w:cs="Times New Roman"/>
                <w:kern w:val="0"/>
                <w:szCs w:val="21"/>
              </w:rPr>
            </w:pP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00231A6A" w:rsidRPr="00307C18">
              <w:rPr>
                <w:rFonts w:ascii="Times New Roman" w:hAnsi="Times New Roman" w:cs="Times New Roman"/>
                <w:iCs/>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p>
        </w:tc>
        <w:tc>
          <w:tcPr>
            <w:tcW w:w="1949" w:type="dxa"/>
            <w:tcBorders>
              <w:top w:val="nil"/>
              <w:left w:val="single" w:sz="4" w:space="0" w:color="auto"/>
              <w:bottom w:val="nil"/>
            </w:tcBorders>
            <w:shd w:val="clear" w:color="auto" w:fill="auto"/>
            <w:noWrap/>
            <w:vAlign w:val="center"/>
          </w:tcPr>
          <w:p w14:paraId="260567A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0.893, 0.970, 1.044</w:t>
            </w:r>
          </w:p>
        </w:tc>
        <w:tc>
          <w:tcPr>
            <w:tcW w:w="1844" w:type="dxa"/>
            <w:tcBorders>
              <w:top w:val="nil"/>
              <w:left w:val="nil"/>
              <w:bottom w:val="nil"/>
              <w:right w:val="nil"/>
            </w:tcBorders>
            <w:shd w:val="clear" w:color="auto" w:fill="auto"/>
            <w:noWrap/>
            <w:vAlign w:val="center"/>
          </w:tcPr>
          <w:p w14:paraId="386649EF"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0.837, 0.897, 0.967</w:t>
            </w:r>
          </w:p>
        </w:tc>
        <w:tc>
          <w:tcPr>
            <w:tcW w:w="1844" w:type="dxa"/>
            <w:tcBorders>
              <w:top w:val="nil"/>
              <w:left w:val="nil"/>
              <w:bottom w:val="nil"/>
              <w:right w:val="nil"/>
            </w:tcBorders>
            <w:shd w:val="clear" w:color="auto" w:fill="auto"/>
            <w:noWrap/>
            <w:vAlign w:val="center"/>
          </w:tcPr>
          <w:p w14:paraId="472F2E9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0.821, 0.863, 0.907</w:t>
            </w:r>
          </w:p>
        </w:tc>
        <w:tc>
          <w:tcPr>
            <w:tcW w:w="1844" w:type="dxa"/>
            <w:tcBorders>
              <w:top w:val="nil"/>
              <w:left w:val="nil"/>
              <w:bottom w:val="nil"/>
              <w:right w:val="nil"/>
            </w:tcBorders>
            <w:shd w:val="clear" w:color="auto" w:fill="auto"/>
            <w:noWrap/>
            <w:vAlign w:val="center"/>
          </w:tcPr>
          <w:p w14:paraId="781C203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0.842, 0.892, 0.953</w:t>
            </w:r>
          </w:p>
        </w:tc>
      </w:tr>
      <w:tr w:rsidR="00307C18" w:rsidRPr="00307C18" w14:paraId="60001CB7" w14:textId="77777777" w:rsidTr="002A4D0A">
        <w:trPr>
          <w:trHeight w:val="300"/>
          <w:jc w:val="center"/>
        </w:trPr>
        <w:tc>
          <w:tcPr>
            <w:tcW w:w="2004" w:type="dxa"/>
            <w:tcBorders>
              <w:top w:val="nil"/>
              <w:left w:val="nil"/>
              <w:bottom w:val="nil"/>
              <w:right w:val="single" w:sz="4" w:space="0" w:color="auto"/>
            </w:tcBorders>
            <w:vAlign w:val="center"/>
          </w:tcPr>
          <w:p w14:paraId="78804E02" w14:textId="5D304584" w:rsidR="002A4D0A" w:rsidRPr="00307C18" w:rsidRDefault="003F2F44" w:rsidP="002A4D0A">
            <w:pPr>
              <w:widowControl/>
              <w:jc w:val="center"/>
              <w:rPr>
                <w:rFonts w:ascii="等线" w:eastAsia="等线" w:hAnsi="等线" w:cs="Times New Roman"/>
                <w:kern w:val="0"/>
                <w:szCs w:val="21"/>
              </w:rPr>
            </w:pP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hint="eastAsia"/>
                          <w:kern w:val="0"/>
                          <w:szCs w:val="21"/>
                        </w:rPr>
                        <m:t>D</m:t>
                      </m:r>
                    </m:e>
                  </m:acc>
                </m:sub>
              </m:sSub>
            </m:oMath>
            <w:r w:rsidR="002A4D0A" w:rsidRPr="00307C18">
              <w:rPr>
                <w:rFonts w:ascii="Times New Roman" w:hAnsi="Times New Roman" w:hint="eastAsia"/>
                <w:kern w:val="0"/>
                <w:szCs w:val="21"/>
              </w:rPr>
              <w:t>,</w:t>
            </w:r>
            <w:r w:rsidR="002A4D0A" w:rsidRPr="00307C18">
              <w:rPr>
                <w:rFonts w:ascii="Times New Roman" w:hAnsi="Times New Roman"/>
                <w:kern w:val="0"/>
                <w:szCs w:val="21"/>
              </w:rPr>
              <w:t xml:space="preserve"> </w:t>
            </w: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kern w:val="0"/>
                          <w:szCs w:val="21"/>
                        </w:rPr>
                        <m:t>A</m:t>
                      </m:r>
                    </m:e>
                  </m:acc>
                </m:sub>
              </m:sSub>
            </m:oMath>
          </w:p>
        </w:tc>
        <w:tc>
          <w:tcPr>
            <w:tcW w:w="1949" w:type="dxa"/>
            <w:tcBorders>
              <w:top w:val="nil"/>
              <w:left w:val="single" w:sz="4" w:space="0" w:color="auto"/>
              <w:bottom w:val="nil"/>
            </w:tcBorders>
            <w:shd w:val="clear" w:color="auto" w:fill="auto"/>
            <w:noWrap/>
            <w:vAlign w:val="center"/>
          </w:tcPr>
          <w:p w14:paraId="6D3D8F38" w14:textId="2ADAA3BB"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w:t>
            </w:r>
            <w:r w:rsidRPr="00307C18">
              <w:rPr>
                <w:rFonts w:ascii="Times New Roman" w:hAnsi="Times New Roman" w:cs="Times New Roman"/>
                <w:kern w:val="0"/>
                <w:sz w:val="22"/>
              </w:rPr>
              <w:t>↓</w:t>
            </w:r>
            <w:r w:rsidRPr="00307C18">
              <w:rPr>
                <w:rFonts w:ascii="Times New Roman" w:hAnsi="Times New Roman"/>
                <w:kern w:val="0"/>
                <w:sz w:val="22"/>
              </w:rPr>
              <w:t>, 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6DAC5825" w14:textId="35754E0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11.9%</w:t>
            </w:r>
            <w:r w:rsidRPr="00307C18">
              <w:rPr>
                <w:rFonts w:ascii="Times New Roman" w:hAnsi="Times New Roman" w:cs="Times New Roman"/>
                <w:kern w:val="0"/>
                <w:sz w:val="22"/>
              </w:rPr>
              <w:t>↓</w:t>
            </w:r>
            <w:r w:rsidRPr="00307C18">
              <w:rPr>
                <w:rFonts w:ascii="Times New Roman" w:hAnsi="Times New Roman"/>
                <w:kern w:val="0"/>
                <w:sz w:val="22"/>
              </w:rPr>
              <w:t>, 6.6%</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07BE6693" w14:textId="6004A7D6"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15.0%</w:t>
            </w:r>
            <w:r w:rsidRPr="00307C18">
              <w:rPr>
                <w:rFonts w:ascii="Times New Roman" w:hAnsi="Times New Roman" w:cs="Times New Roman"/>
                <w:kern w:val="0"/>
                <w:sz w:val="22"/>
              </w:rPr>
              <w:t>↓</w:t>
            </w:r>
            <w:r w:rsidRPr="00307C18">
              <w:rPr>
                <w:rFonts w:ascii="Times New Roman" w:hAnsi="Times New Roman"/>
                <w:kern w:val="0"/>
                <w:sz w:val="22"/>
              </w:rPr>
              <w:t>, 8.7%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2E71D4DE" w14:textId="590A659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12.2%</w:t>
            </w:r>
            <w:r w:rsidRPr="00307C18">
              <w:rPr>
                <w:rFonts w:ascii="Times New Roman" w:hAnsi="Times New Roman" w:cs="Times New Roman"/>
                <w:kern w:val="0"/>
                <w:sz w:val="22"/>
              </w:rPr>
              <w:t>↓</w:t>
            </w:r>
            <w:r w:rsidRPr="00307C18">
              <w:rPr>
                <w:rFonts w:ascii="Times New Roman" w:hAnsi="Times New Roman"/>
                <w:kern w:val="0"/>
                <w:sz w:val="22"/>
              </w:rPr>
              <w:t>, 5.1%</w:t>
            </w:r>
            <w:r w:rsidRPr="00307C18">
              <w:rPr>
                <w:rFonts w:ascii="Times New Roman" w:hAnsi="Times New Roman" w:cs="Times New Roman"/>
                <w:kern w:val="0"/>
                <w:sz w:val="22"/>
              </w:rPr>
              <w:t>↓</w:t>
            </w:r>
          </w:p>
        </w:tc>
      </w:tr>
      <w:tr w:rsidR="00307C18" w:rsidRPr="00307C18" w14:paraId="77958544" w14:textId="77777777" w:rsidTr="002A4D0A">
        <w:trPr>
          <w:trHeight w:val="300"/>
          <w:jc w:val="center"/>
        </w:trPr>
        <w:tc>
          <w:tcPr>
            <w:tcW w:w="2004" w:type="dxa"/>
            <w:tcBorders>
              <w:top w:val="nil"/>
              <w:left w:val="nil"/>
              <w:bottom w:val="nil"/>
              <w:right w:val="single" w:sz="4" w:space="0" w:color="auto"/>
            </w:tcBorders>
            <w:vAlign w:val="center"/>
          </w:tcPr>
          <w:p w14:paraId="1F55FC0E" w14:textId="4862FF49" w:rsidR="002A4D0A" w:rsidRPr="00307C18" w:rsidRDefault="003F2F44" w:rsidP="002A4D0A">
            <w:pPr>
              <w:widowControl/>
              <w:jc w:val="center"/>
              <w:rPr>
                <w:rFonts w:ascii="Times New Roman" w:eastAsia="Times New Roman" w:hAnsi="Times New Roman" w:cs="Times New Roman"/>
                <w:kern w:val="0"/>
                <w:szCs w:val="21"/>
              </w:rPr>
            </w:pPr>
            <m:oMathPara>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m:oMathPara>
          </w:p>
        </w:tc>
        <w:tc>
          <w:tcPr>
            <w:tcW w:w="1949" w:type="dxa"/>
            <w:tcBorders>
              <w:top w:val="nil"/>
              <w:left w:val="single" w:sz="4" w:space="0" w:color="auto"/>
              <w:bottom w:val="nil"/>
            </w:tcBorders>
            <w:shd w:val="clear" w:color="auto" w:fill="auto"/>
            <w:noWrap/>
            <w:vAlign w:val="center"/>
          </w:tcPr>
          <w:p w14:paraId="40B36E4B" w14:textId="12571D3A"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14.7%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E9AF87B" w14:textId="6CC7775D"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5A3B5A3A" w14:textId="3F64CE8F"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24.3%</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2015137" w14:textId="24AA5A5C"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21.6%</w:t>
            </w:r>
            <w:r w:rsidRPr="00307C18">
              <w:rPr>
                <w:rFonts w:ascii="Times New Roman" w:hAnsi="Times New Roman" w:cs="Times New Roman"/>
                <w:kern w:val="0"/>
                <w:sz w:val="22"/>
              </w:rPr>
              <w:t>↓</w:t>
            </w:r>
          </w:p>
        </w:tc>
      </w:tr>
      <w:tr w:rsidR="00307C18" w:rsidRPr="00307C18" w14:paraId="10EE21AF" w14:textId="77777777" w:rsidTr="002A4D0A">
        <w:trPr>
          <w:trHeight w:val="300"/>
          <w:jc w:val="center"/>
        </w:trPr>
        <w:tc>
          <w:tcPr>
            <w:tcW w:w="2004" w:type="dxa"/>
            <w:tcBorders>
              <w:top w:val="nil"/>
              <w:left w:val="nil"/>
              <w:right w:val="single" w:sz="4" w:space="0" w:color="auto"/>
            </w:tcBorders>
            <w:vAlign w:val="center"/>
          </w:tcPr>
          <w:p w14:paraId="3E267D2F"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等线" w:hAnsi="Times New Roman" w:cs="Times New Roman"/>
                <w:kern w:val="0"/>
                <w:szCs w:val="21"/>
              </w:rPr>
              <w:t>IGD</w:t>
            </w:r>
          </w:p>
        </w:tc>
        <w:tc>
          <w:tcPr>
            <w:tcW w:w="1949" w:type="dxa"/>
            <w:tcBorders>
              <w:top w:val="nil"/>
              <w:left w:val="single" w:sz="4" w:space="0" w:color="auto"/>
            </w:tcBorders>
            <w:shd w:val="clear" w:color="auto" w:fill="auto"/>
            <w:noWrap/>
            <w:vAlign w:val="center"/>
            <w:hideMark/>
          </w:tcPr>
          <w:p w14:paraId="659D5B19"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0.101</w:t>
            </w:r>
          </w:p>
        </w:tc>
        <w:tc>
          <w:tcPr>
            <w:tcW w:w="1844" w:type="dxa"/>
            <w:tcBorders>
              <w:top w:val="nil"/>
              <w:left w:val="nil"/>
              <w:right w:val="nil"/>
            </w:tcBorders>
            <w:shd w:val="clear" w:color="auto" w:fill="auto"/>
            <w:noWrap/>
            <w:vAlign w:val="center"/>
            <w:hideMark/>
          </w:tcPr>
          <w:p w14:paraId="60BCC4E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0.023</w:t>
            </w:r>
          </w:p>
        </w:tc>
        <w:tc>
          <w:tcPr>
            <w:tcW w:w="1844" w:type="dxa"/>
            <w:tcBorders>
              <w:top w:val="nil"/>
              <w:left w:val="nil"/>
              <w:right w:val="nil"/>
            </w:tcBorders>
            <w:shd w:val="clear" w:color="auto" w:fill="auto"/>
            <w:noWrap/>
            <w:vAlign w:val="center"/>
            <w:hideMark/>
          </w:tcPr>
          <w:p w14:paraId="44DB485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0.008</w:t>
            </w:r>
          </w:p>
        </w:tc>
        <w:tc>
          <w:tcPr>
            <w:tcW w:w="1844" w:type="dxa"/>
            <w:tcBorders>
              <w:top w:val="nil"/>
              <w:left w:val="nil"/>
              <w:right w:val="nil"/>
            </w:tcBorders>
            <w:shd w:val="clear" w:color="auto" w:fill="auto"/>
            <w:noWrap/>
            <w:vAlign w:val="center"/>
            <w:hideMark/>
          </w:tcPr>
          <w:p w14:paraId="2B73B4DC"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0.037</w:t>
            </w:r>
          </w:p>
        </w:tc>
      </w:tr>
      <w:tr w:rsidR="00307C18" w:rsidRPr="00307C18" w14:paraId="575A8EE5" w14:textId="77777777" w:rsidTr="002A4D0A">
        <w:trPr>
          <w:trHeight w:val="300"/>
          <w:jc w:val="center"/>
        </w:trPr>
        <w:tc>
          <w:tcPr>
            <w:tcW w:w="2004" w:type="dxa"/>
            <w:tcBorders>
              <w:top w:val="nil"/>
              <w:left w:val="nil"/>
              <w:bottom w:val="single" w:sz="4" w:space="0" w:color="auto"/>
              <w:right w:val="single" w:sz="4" w:space="0" w:color="auto"/>
            </w:tcBorders>
            <w:vAlign w:val="center"/>
          </w:tcPr>
          <w:p w14:paraId="1A8EEE2C" w14:textId="77777777" w:rsidR="002A4D0A" w:rsidRPr="00307C18" w:rsidRDefault="002A4D0A" w:rsidP="002A4D0A">
            <w:pPr>
              <w:widowControl/>
              <w:rPr>
                <w:rFonts w:ascii="Times New Roman" w:eastAsia="等线" w:hAnsi="Times New Roman" w:cs="Times New Roman"/>
                <w:kern w:val="0"/>
                <w:szCs w:val="21"/>
              </w:rPr>
            </w:pPr>
            <w:r w:rsidRPr="00307C18">
              <w:rPr>
                <w:rFonts w:ascii="Times New Roman" w:eastAsia="等线" w:hAnsi="Times New Roman" w:cs="Times New Roman"/>
                <w:kern w:val="0"/>
                <w:szCs w:val="21"/>
              </w:rPr>
              <w:t>Computational time</w:t>
            </w:r>
          </w:p>
        </w:tc>
        <w:tc>
          <w:tcPr>
            <w:tcW w:w="1949" w:type="dxa"/>
            <w:tcBorders>
              <w:top w:val="nil"/>
              <w:left w:val="single" w:sz="4" w:space="0" w:color="auto"/>
              <w:bottom w:val="single" w:sz="4" w:space="0" w:color="auto"/>
            </w:tcBorders>
            <w:shd w:val="clear" w:color="auto" w:fill="auto"/>
            <w:noWrap/>
            <w:vAlign w:val="center"/>
          </w:tcPr>
          <w:p w14:paraId="7853DF47"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44A9AA11"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3BEE3102"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30 hours</w:t>
            </w:r>
          </w:p>
        </w:tc>
        <w:tc>
          <w:tcPr>
            <w:tcW w:w="1844" w:type="dxa"/>
            <w:tcBorders>
              <w:top w:val="nil"/>
              <w:left w:val="nil"/>
              <w:bottom w:val="single" w:sz="4" w:space="0" w:color="auto"/>
              <w:right w:val="nil"/>
            </w:tcBorders>
            <w:shd w:val="clear" w:color="auto" w:fill="auto"/>
            <w:noWrap/>
            <w:vAlign w:val="center"/>
          </w:tcPr>
          <w:p w14:paraId="3BDAE39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65 hours</w:t>
            </w:r>
          </w:p>
        </w:tc>
      </w:tr>
    </w:tbl>
    <w:bookmarkEnd w:id="175"/>
    <w:p w14:paraId="64E14D7B" w14:textId="02AF7DB4" w:rsidR="00231A6A" w:rsidRPr="00307C18" w:rsidRDefault="00231A6A" w:rsidP="00231A6A">
      <w:pPr>
        <w:rPr>
          <w:rFonts w:ascii="Times New Roman" w:hAnsi="Times New Roman" w:cs="Times New Roman"/>
          <w:i/>
          <w:iCs/>
          <w:kern w:val="0"/>
          <w:szCs w:val="21"/>
        </w:rPr>
      </w:pPr>
      <w:r w:rsidRPr="00307C18">
        <w:rPr>
          <w:rFonts w:ascii="Times New Roman" w:hAnsi="Times New Roman" w:cs="Times New Roman"/>
          <w:b/>
          <w:bCs/>
          <w:i/>
          <w:iCs/>
          <w:szCs w:val="21"/>
        </w:rPr>
        <w:t>Note:</w:t>
      </w:r>
      <w:r w:rsidRPr="00307C18">
        <w:rPr>
          <w:rFonts w:ascii="Times New Roman" w:hAnsi="Times New Roman" w:cs="Times New Roman"/>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Pr="00307C18">
        <w:rPr>
          <w:rFonts w:ascii="Times New Roman" w:hAnsi="Times New Roman" w:cs="Times New Roman"/>
          <w:iCs/>
          <w:kern w:val="0"/>
          <w:szCs w:val="21"/>
        </w:rPr>
        <w:t xml:space="preserve"> </w:t>
      </w:r>
      <w:r w:rsidRPr="00307C18">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Pr="00307C18">
        <w:rPr>
          <w:rFonts w:ascii="Times New Roman" w:hAnsi="Times New Roman" w:cs="Times New Roman"/>
          <w:i/>
          <w:kern w:val="0"/>
          <w:szCs w:val="21"/>
        </w:rPr>
        <w:t>)</w:t>
      </w:r>
      <w:r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Pr="00307C18">
        <w:rPr>
          <w:rFonts w:ascii="Times New Roman" w:hAnsi="Times New Roman" w:cs="Times New Roman"/>
          <w:i/>
          <w:iCs/>
          <w:kern w:val="0"/>
          <w:szCs w:val="21"/>
        </w:rPr>
        <w:t xml:space="preserve">) and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r w:rsidRPr="00307C18">
        <w:rPr>
          <w:rFonts w:ascii="Times New Roman" w:hAnsi="Times New Roman" w:cs="Times New Roman"/>
          <w:i/>
          <w:iCs/>
          <w:kern w:val="0"/>
          <w:szCs w:val="21"/>
        </w:rPr>
        <w:t xml:space="preserve">) denote the average (variance) of the expected D, A and E values of LNSs shown in Fig. 8(a).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and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Pr="00307C18">
        <w:rPr>
          <w:rFonts w:ascii="Times New Roman" w:hAnsi="Times New Roman"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Pr="00307C18">
        <w:rPr>
          <w:rFonts w:ascii="Times New Roman" w:hAnsi="Times New Roman" w:cs="Times New Roman"/>
          <w:i/>
          <w:kern w:val="0"/>
          <w:szCs w:val="21"/>
        </w:rPr>
        <w:t>)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r w:rsidRPr="00307C18">
        <w:rPr>
          <w:rFonts w:ascii="Times New Roman" w:hAnsi="Times New Roman" w:cs="Times New Roman"/>
          <w:i/>
          <w:iCs/>
          <w:kern w:val="0"/>
          <w:szCs w:val="21"/>
        </w:rPr>
        <w:t>]</w:t>
      </w:r>
      <w:r w:rsidRPr="00307C18">
        <w:rPr>
          <w:rFonts w:ascii="Times New Roman" w:hAnsi="Times New Roman" w:cs="Times New Roman"/>
          <w:kern w:val="0"/>
          <w:szCs w:val="21"/>
        </w:rPr>
        <w:t xml:space="preserve"> </w:t>
      </w:r>
      <w:r w:rsidRPr="00307C18">
        <w:rPr>
          <w:rFonts w:ascii="Times New Roman" w:hAnsi="Times New Roman" w:cs="Times New Roman"/>
          <w:i/>
          <w:kern w:val="0"/>
          <w:szCs w:val="21"/>
        </w:rPr>
        <w:t>represent the minimum (medium) [maximum] expected</w:t>
      </w:r>
      <w:r w:rsidRPr="00307C18">
        <w:rPr>
          <w:rFonts w:ascii="Times New Roman" w:hAnsi="Times New Roman" w:cs="Times New Roman"/>
          <w:i/>
          <w:iCs/>
          <w:kern w:val="0"/>
          <w:szCs w:val="21"/>
        </w:rPr>
        <w:t xml:space="preserve"> D, A values and 95%-quantile E values among the LNSs, respectively. Here the expected D, A and E values of each LNS are estimated by sample means over 20 independent simulation evaluations, while the 95%-quantile E value of each LNS is estimated by the 19-th largest sample value.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sub>
        </m:sSub>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kern w:val="0"/>
                    <w:szCs w:val="21"/>
                  </w:rPr>
                  <m:t>A</m:t>
                </m:r>
              </m:e>
            </m:acc>
          </m:sub>
        </m:sSub>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w:r w:rsidR="00BF7772" w:rsidRPr="00307C18">
        <w:rPr>
          <w:rFonts w:ascii="Times New Roman" w:hAnsi="Times New Roman" w:cs="Times New Roman"/>
          <w:i/>
          <w:iCs/>
          <w:kern w:val="0"/>
          <w:szCs w:val="21"/>
        </w:rPr>
        <w:t xml:space="preserve"> </w:t>
      </w:r>
      <w:r w:rsidR="00E607DB" w:rsidRPr="00307C18">
        <w:rPr>
          <w:rFonts w:ascii="Times New Roman" w:hAnsi="Times New Roman" w:cs="Times New Roman" w:hint="eastAsia"/>
          <w:i/>
          <w:iCs/>
          <w:kern w:val="0"/>
          <w:szCs w:val="21"/>
        </w:rPr>
        <w:t>re</w:t>
      </w:r>
      <w:r w:rsidR="00E607DB" w:rsidRPr="00307C18">
        <w:rPr>
          <w:rFonts w:ascii="Times New Roman" w:hAnsi="Times New Roman" w:cs="Times New Roman"/>
          <w:i/>
          <w:iCs/>
          <w:kern w:val="0"/>
          <w:szCs w:val="21"/>
        </w:rPr>
        <w:t xml:space="preserve">present the percentage changes of </w:t>
      </w:r>
      <m:oMath>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E607DB" w:rsidRPr="00307C18">
        <w:rPr>
          <w:rFonts w:ascii="Times New Roman" w:hAnsi="Times New Roman" w:cs="Times New Roman"/>
          <w:i/>
          <w:iCs/>
          <w:kern w:val="0"/>
          <w:szCs w:val="21"/>
        </w:rPr>
        <w:t xml:space="preserve">, respectively, </w:t>
      </w:r>
      <w:r w:rsidR="005704BE" w:rsidRPr="00307C18">
        <w:rPr>
          <w:rFonts w:ascii="Times New Roman" w:hAnsi="Times New Roman" w:cs="Times New Roman"/>
          <w:i/>
          <w:iCs/>
          <w:kern w:val="0"/>
          <w:szCs w:val="21"/>
        </w:rPr>
        <w:t xml:space="preserve">of the LNSs compared to the filed-implemented signal timing plan. </w:t>
      </w:r>
      <w:r w:rsidRPr="00307C18">
        <w:rPr>
          <w:rFonts w:ascii="Times New Roman" w:hAnsi="Times New Roman" w:cs="Times New Roman"/>
          <w:i/>
          <w:iCs/>
          <w:kern w:val="0"/>
          <w:szCs w:val="21"/>
        </w:rPr>
        <w:t>IGD is computed for the set of LNSs based on the final Pareto front in Fig. 8(a). The computational time is the time spent on a total of N = 300 sampling decisions (the simulation time is excluded, which is about 15 hours).</w:t>
      </w:r>
      <w:r w:rsidRPr="00307C18">
        <w:rPr>
          <w:rFonts w:ascii="Times New Roman" w:hAnsi="Times New Roman" w:cs="Times New Roman"/>
          <w:i/>
          <w:iCs/>
          <w:kern w:val="0"/>
          <w:sz w:val="22"/>
        </w:rPr>
        <w:t xml:space="preserve"> </w:t>
      </w:r>
    </w:p>
    <w:p w14:paraId="41373511" w14:textId="77777777" w:rsidR="000E71B6" w:rsidRPr="00307C18" w:rsidRDefault="000E71B6" w:rsidP="00A314A8">
      <w:pPr>
        <w:adjustRightInd w:val="0"/>
        <w:snapToGrid w:val="0"/>
        <w:rPr>
          <w:rFonts w:ascii="Times New Roman" w:hAnsi="Times New Roman" w:cs="Times New Roman"/>
          <w:sz w:val="24"/>
          <w:szCs w:val="24"/>
        </w:rPr>
      </w:pPr>
    </w:p>
    <w:p w14:paraId="1143A9EE" w14:textId="68DAA7FE" w:rsidR="00A314A8" w:rsidRPr="00307C18" w:rsidRDefault="001E5C6B"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can see </w:t>
      </w:r>
      <w:r w:rsidR="00986AA1" w:rsidRPr="00307C18">
        <w:rPr>
          <w:rFonts w:ascii="Times New Roman" w:hAnsi="Times New Roman" w:cs="Times New Roman"/>
          <w:sz w:val="24"/>
          <w:szCs w:val="24"/>
        </w:rPr>
        <w:t xml:space="preserve">from Table 4 </w:t>
      </w:r>
      <w:r w:rsidRPr="00307C18">
        <w:rPr>
          <w:rFonts w:ascii="Times New Roman" w:hAnsi="Times New Roman" w:cs="Times New Roman"/>
          <w:sz w:val="24"/>
          <w:szCs w:val="24"/>
        </w:rPr>
        <w:t xml:space="preserve">that, </w:t>
      </w:r>
      <w:r w:rsidRPr="00307C18">
        <w:rPr>
          <w:rFonts w:ascii="Times New Roman" w:hAnsi="Times New Roman" w:cs="Times New Roman"/>
          <w:sz w:val="24"/>
          <w:szCs w:val="28"/>
        </w:rPr>
        <w:t>i</w:t>
      </w:r>
      <w:r w:rsidRPr="00307C18">
        <w:rPr>
          <w:rFonts w:ascii="Times New Roman" w:hAnsi="Times New Roman" w:cs="Times New Roman"/>
          <w:sz w:val="24"/>
          <w:szCs w:val="24"/>
        </w:rPr>
        <w:t xml:space="preserve">n terms of the two expected objective values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D</w:t>
      </w:r>
      <w:r w:rsidR="00D37182"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the improvement from GPR-KG-s to GPR-KG-m is more significant</w:t>
      </w:r>
      <w:r w:rsidR="0099064F"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 xml:space="preserve">than that from GPR-KG-s to GPR-KG-l. Besides, extending GPR-KG-m to GPR-KG-c by adding cross-terms </w:t>
      </w:r>
      <w:r w:rsidR="00FE08B9" w:rsidRPr="00307C18">
        <w:rPr>
          <w:rFonts w:ascii="Times New Roman" w:hAnsi="Times New Roman" w:cs="Times New Roman"/>
          <w:sz w:val="24"/>
          <w:szCs w:val="24"/>
        </w:rPr>
        <w:t>of those selected decision dime</w:t>
      </w:r>
      <w:r w:rsidR="000D6E00" w:rsidRPr="00307C18">
        <w:rPr>
          <w:rFonts w:ascii="Times New Roman" w:hAnsi="Times New Roman" w:cs="Times New Roman"/>
          <w:sz w:val="24"/>
          <w:szCs w:val="24"/>
        </w:rPr>
        <w:t>n</w:t>
      </w:r>
      <w:r w:rsidR="00FE08B9" w:rsidRPr="00307C18">
        <w:rPr>
          <w:rFonts w:ascii="Times New Roman" w:hAnsi="Times New Roman" w:cs="Times New Roman"/>
          <w:sz w:val="24"/>
          <w:szCs w:val="24"/>
        </w:rPr>
        <w:t xml:space="preserve">sions </w:t>
      </w:r>
      <w:r w:rsidR="00A314A8" w:rsidRPr="00307C18">
        <w:rPr>
          <w:rFonts w:ascii="Times New Roman" w:hAnsi="Times New Roman" w:cs="Times New Roman"/>
          <w:sz w:val="24"/>
          <w:szCs w:val="24"/>
        </w:rPr>
        <w:t xml:space="preserve">in the belief model </w:t>
      </w:r>
      <w:r w:rsidR="00FE08B9" w:rsidRPr="00307C18">
        <w:rPr>
          <w:rFonts w:ascii="Times New Roman" w:hAnsi="Times New Roman" w:cs="Times New Roman"/>
          <w:sz w:val="24"/>
          <w:szCs w:val="24"/>
        </w:rPr>
        <w:t>does not improve the performance, with</w:t>
      </w:r>
      <w:r w:rsidR="00CF4807" w:rsidRPr="00307C18">
        <w:rPr>
          <w:rFonts w:ascii="Times New Roman" w:hAnsi="Times New Roman" w:cs="Times New Roman"/>
          <w:sz w:val="24"/>
          <w:szCs w:val="24"/>
        </w:rPr>
        <w:t xml:space="preserve"> IGD </w:t>
      </w:r>
      <w:r w:rsidR="00FE08B9" w:rsidRPr="00307C18">
        <w:rPr>
          <w:rFonts w:ascii="Times New Roman" w:hAnsi="Times New Roman" w:cs="Times New Roman"/>
          <w:sz w:val="24"/>
          <w:szCs w:val="24"/>
        </w:rPr>
        <w:t>even increased by 0.01</w:t>
      </w:r>
      <w:r w:rsidRPr="00307C18">
        <w:rPr>
          <w:rFonts w:ascii="Times New Roman" w:hAnsi="Times New Roman" w:cs="Times New Roman"/>
          <w:sz w:val="24"/>
          <w:szCs w:val="24"/>
        </w:rPr>
        <w:t>4</w:t>
      </w:r>
      <w:r w:rsidR="00CF4807" w:rsidRPr="00307C18">
        <w:rPr>
          <w:rFonts w:ascii="Times New Roman" w:hAnsi="Times New Roman" w:cs="Times New Roman"/>
          <w:sz w:val="24"/>
          <w:szCs w:val="24"/>
        </w:rPr>
        <w:t xml:space="preserve">. </w:t>
      </w:r>
      <w:r w:rsidR="00037CE4" w:rsidRPr="00307C18">
        <w:rPr>
          <w:rFonts w:ascii="Times New Roman" w:hAnsi="Times New Roman" w:cs="Times New Roman"/>
          <w:sz w:val="24"/>
          <w:szCs w:val="24"/>
        </w:rPr>
        <w:t>On the other hand</w:t>
      </w:r>
      <w:r w:rsidR="00BE7F48" w:rsidRPr="00307C18">
        <w:rPr>
          <w:rFonts w:ascii="Times New Roman" w:hAnsi="Times New Roman" w:cs="Times New Roman" w:hint="eastAsia"/>
          <w:sz w:val="24"/>
          <w:szCs w:val="24"/>
        </w:rPr>
        <w:t>,</w:t>
      </w:r>
      <w:r w:rsidR="00BE7F48" w:rsidRPr="00307C18">
        <w:rPr>
          <w:rFonts w:ascii="Times New Roman" w:hAnsi="Times New Roman" w:cs="Times New Roman"/>
          <w:sz w:val="24"/>
          <w:szCs w:val="24"/>
        </w:rPr>
        <w:t xml:space="preserve"> though the average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BE7F48" w:rsidRPr="00307C18">
        <w:rPr>
          <w:rFonts w:ascii="Times New Roman" w:hAnsi="Times New Roman" w:cs="Times New Roman"/>
          <w:sz w:val="24"/>
          <w:szCs w:val="24"/>
        </w:rPr>
        <w:t xml:space="preserve"> estimates of the LNSs of all four algorithms expect for GPR-KG-s are less than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BA631B" w:rsidRPr="00307C18">
        <w:rPr>
          <w:rFonts w:ascii="Times New Roman" w:hAnsi="Times New Roman" w:cs="Times New Roman" w:hint="eastAsia"/>
          <w:sz w:val="24"/>
          <w:szCs w:val="24"/>
        </w:rPr>
        <w:t xml:space="preserve">, </w:t>
      </w:r>
      <w:r w:rsidR="00BA631B" w:rsidRPr="00307C18">
        <w:rPr>
          <w:rFonts w:ascii="Times New Roman" w:hAnsi="Times New Roman" w:cs="Times New Roman"/>
          <w:sz w:val="24"/>
          <w:szCs w:val="24"/>
        </w:rPr>
        <w:t xml:space="preserve">GPR-KG-l is most reliable in generating LNSs that satisfy the probabilistic constraint as it has the lowest </w:t>
      </w:r>
      <m:oMath>
        <m:sSubSup>
          <m:sSubSupPr>
            <m:ctrlPr>
              <w:rPr>
                <w:rFonts w:ascii="Cambria Math" w:hAnsi="Cambria Math" w:cs="Times New Roman"/>
                <w:sz w:val="24"/>
                <w:szCs w:val="24"/>
              </w:rPr>
            </m:ctrlPr>
          </m:sSubSupPr>
          <m:e>
            <m:r>
              <w:rPr>
                <w:rFonts w:ascii="Cambria Math" w:hAnsi="Cambria Math" w:cs="Times New Roman" w:hint="eastAsia"/>
                <w:sz w:val="24"/>
                <w:szCs w:val="24"/>
              </w:rPr>
              <m:t>E</m:t>
            </m:r>
          </m:e>
          <m:sub>
            <m:r>
              <m:rPr>
                <m:sty m:val="p"/>
              </m:rPr>
              <w:rPr>
                <w:rFonts w:ascii="Cambria Math" w:hAnsi="Cambria Math" w:cs="Times New Roman"/>
                <w:sz w:val="24"/>
                <w:szCs w:val="24"/>
              </w:rPr>
              <m:t>1-</m:t>
            </m:r>
            <m:r>
              <w:rPr>
                <w:rFonts w:ascii="Cambria Math" w:hAnsi="Cambria Math" w:cs="Times New Roman"/>
                <w:sz w:val="24"/>
                <w:szCs w:val="24"/>
              </w:rPr>
              <m:t>ϵ</m:t>
            </m:r>
          </m:sub>
          <m:sup>
            <m:r>
              <w:rPr>
                <w:rFonts w:ascii="Cambria Math" w:hAnsi="Cambria Math" w:cs="Times New Roman"/>
                <w:sz w:val="24"/>
                <w:szCs w:val="24"/>
              </w:rPr>
              <m:t>max</m:t>
            </m:r>
          </m:sup>
        </m:sSubSup>
      </m:oMath>
      <w:r w:rsidR="00BA631B" w:rsidRPr="00307C18">
        <w:rPr>
          <w:rFonts w:ascii="Times New Roman" w:hAnsi="Times New Roman" w:cs="Times New Roman"/>
          <w:sz w:val="24"/>
          <w:szCs w:val="24"/>
        </w:rPr>
        <w:t xml:space="preserve"> value.</w:t>
      </w:r>
      <w:r w:rsidR="001B4536" w:rsidRPr="00307C18">
        <w:rPr>
          <w:rFonts w:ascii="Times New Roman" w:hAnsi="Times New Roman" w:cs="Times New Roman"/>
          <w:sz w:val="24"/>
          <w:szCs w:val="24"/>
        </w:rPr>
        <w:t xml:space="preserve"> In fact, only 2 out of </w:t>
      </w:r>
      <w:r w:rsidR="000D6E00" w:rsidRPr="00307C18">
        <w:rPr>
          <w:rFonts w:ascii="Times New Roman" w:hAnsi="Times New Roman" w:cs="Times New Roman"/>
          <w:sz w:val="24"/>
          <w:szCs w:val="24"/>
        </w:rPr>
        <w:t xml:space="preserve">22 </w:t>
      </w:r>
      <w:r w:rsidR="000D6E00" w:rsidRPr="00307C18">
        <w:rPr>
          <w:rFonts w:ascii="Times New Roman" w:hAnsi="Times New Roman" w:cs="Times New Roman" w:hint="eastAsia"/>
          <w:sz w:val="24"/>
          <w:szCs w:val="24"/>
        </w:rPr>
        <w:t>LNSs</w:t>
      </w:r>
      <w:r w:rsidR="000D6E00" w:rsidRPr="00307C18">
        <w:rPr>
          <w:rFonts w:ascii="Times New Roman" w:hAnsi="Times New Roman" w:cs="Times New Roman"/>
          <w:sz w:val="24"/>
          <w:szCs w:val="24"/>
        </w:rPr>
        <w:t xml:space="preserve"> obtained by GPR-KG-l have </w:t>
      </w:r>
      <w:r w:rsidR="00BE7F48" w:rsidRPr="00307C18">
        <w:rPr>
          <w:rFonts w:ascii="Times New Roman" w:hAnsi="Times New Roman" w:cs="Times New Roman"/>
          <w:sz w:val="24"/>
          <w:szCs w:val="24"/>
        </w:rPr>
        <w:t xml:space="preserve">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sz w:val="24"/>
          <w:szCs w:val="24"/>
        </w:rPr>
        <w:t xml:space="preserve"> </w:t>
      </w:r>
      <w:r w:rsidR="00BE7F48" w:rsidRPr="00307C18">
        <w:rPr>
          <w:rFonts w:ascii="Times New Roman" w:hAnsi="Times New Roman" w:cs="Times New Roman"/>
          <w:sz w:val="24"/>
          <w:szCs w:val="24"/>
        </w:rPr>
        <w:t xml:space="preserve">estimates </w:t>
      </w:r>
      <w:r w:rsidR="00231A6A" w:rsidRPr="00307C18">
        <w:rPr>
          <w:rFonts w:ascii="Times New Roman" w:hAnsi="Times New Roman" w:cs="Times New Roman"/>
          <w:sz w:val="24"/>
          <w:szCs w:val="24"/>
        </w:rPr>
        <w:t xml:space="preserve">slightly </w:t>
      </w:r>
      <w:r w:rsidR="000D6E00" w:rsidRPr="00307C18">
        <w:rPr>
          <w:rFonts w:ascii="Times New Roman" w:hAnsi="Times New Roman" w:cs="Times New Roman"/>
          <w:sz w:val="24"/>
          <w:szCs w:val="24"/>
        </w:rPr>
        <w:t xml:space="preserve">over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0D6E00" w:rsidRPr="00307C18">
        <w:rPr>
          <w:rFonts w:ascii="Times New Roman" w:hAnsi="Times New Roman" w:cs="Times New Roman"/>
          <w:sz w:val="24"/>
          <w:szCs w:val="24"/>
          <w:shd w:val="clear" w:color="auto" w:fill="FFFFFF"/>
        </w:rPr>
        <w:t>, while 27 out of 30, 15 out of 35, and 14 out of 37 of the LNSs obtained by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-s,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-m, and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 xml:space="preserve">-c, respectively, have 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kern w:val="0"/>
          <w:sz w:val="24"/>
          <w:szCs w:val="24"/>
        </w:rPr>
        <w:t xml:space="preserve"> estimates higher than 0.9</w:t>
      </w:r>
      <w:r w:rsidR="000D6E00" w:rsidRPr="00307C18">
        <w:rPr>
          <w:rFonts w:ascii="Times New Roman" w:hAnsi="Times New Roman" w:cs="Times New Roman"/>
          <w:sz w:val="24"/>
          <w:szCs w:val="24"/>
          <w:shd w:val="clear" w:color="auto" w:fill="FFFFFF"/>
        </w:rPr>
        <w:t xml:space="preserve">. </w:t>
      </w:r>
      <w:r w:rsidR="008747C4" w:rsidRPr="00307C18">
        <w:rPr>
          <w:rFonts w:ascii="Times New Roman" w:hAnsi="Times New Roman" w:cs="Times New Roman"/>
          <w:sz w:val="24"/>
          <w:szCs w:val="24"/>
          <w:shd w:val="clear" w:color="auto" w:fill="FFFFFF"/>
        </w:rPr>
        <w:t xml:space="preserve">Interestingly, </w:t>
      </w:r>
      <w:r w:rsidR="009C2EED" w:rsidRPr="00307C18">
        <w:rPr>
          <w:rFonts w:ascii="Times New Roman" w:hAnsi="Times New Roman" w:cs="Times New Roman"/>
          <w:sz w:val="24"/>
          <w:szCs w:val="24"/>
          <w:shd w:val="clear" w:color="auto" w:fill="FFFFFF"/>
        </w:rPr>
        <w:t xml:space="preserve">the absolute deviation between the quantile estimates </w:t>
      </w:r>
      <w:r w:rsidR="00BB13D2" w:rsidRPr="00307C18">
        <w:rPr>
          <w:rFonts w:ascii="Times New Roman" w:hAnsi="Times New Roman" w:cs="Times New Roman"/>
          <w:sz w:val="24"/>
          <w:szCs w:val="24"/>
          <w:shd w:val="clear" w:color="auto" w:fill="FFFFFF"/>
        </w:rPr>
        <w:t xml:space="preserve">of </w:t>
      </w:r>
      <w:r w:rsidR="00BB13D2" w:rsidRPr="00307C18">
        <w:rPr>
          <w:rFonts w:ascii="Times New Roman" w:hAnsi="Times New Roman" w:cs="Times New Roman"/>
          <w:i/>
          <w:iCs/>
          <w:sz w:val="24"/>
          <w:szCs w:val="24"/>
          <w:shd w:val="clear" w:color="auto" w:fill="FFFFFF"/>
        </w:rPr>
        <w:t xml:space="preserve">E </w:t>
      </w:r>
      <w:r w:rsidR="009C2EED" w:rsidRPr="00307C18">
        <w:rPr>
          <w:rFonts w:ascii="Times New Roman" w:hAnsi="Times New Roman" w:cs="Times New Roman"/>
          <w:sz w:val="24"/>
          <w:szCs w:val="24"/>
          <w:shd w:val="clear" w:color="auto" w:fill="FFFFFF"/>
        </w:rPr>
        <w:t xml:space="preserve">by Gaussian </w:t>
      </w:r>
      <w:r w:rsidR="00BA631B" w:rsidRPr="00307C18">
        <w:rPr>
          <w:rFonts w:ascii="Times New Roman" w:hAnsi="Times New Roman" w:cs="Times New Roman"/>
          <w:sz w:val="24"/>
          <w:szCs w:val="24"/>
          <w:shd w:val="clear" w:color="auto" w:fill="FFFFFF"/>
        </w:rPr>
        <w:t>assumption</w:t>
      </w:r>
      <w:r w:rsidR="009C2EED" w:rsidRPr="00307C18">
        <w:rPr>
          <w:rFonts w:ascii="Times New Roman" w:hAnsi="Times New Roman" w:cs="Times New Roman"/>
          <w:sz w:val="24"/>
          <w:szCs w:val="24"/>
          <w:shd w:val="clear" w:color="auto" w:fill="FFFFFF"/>
        </w:rPr>
        <w:t xml:space="preserve"> and those by the order statistics are relatively small</w:t>
      </w:r>
      <w:r w:rsidR="0032759D" w:rsidRPr="00307C18">
        <w:rPr>
          <w:rFonts w:ascii="Times New Roman" w:hAnsi="Times New Roman" w:cs="Times New Roman"/>
          <w:sz w:val="24"/>
          <w:szCs w:val="24"/>
          <w:shd w:val="clear" w:color="auto" w:fill="FFFFFF"/>
        </w:rPr>
        <w:t xml:space="preserve"> (</w:t>
      </w:r>
      <w:r w:rsidR="00FE1A2F" w:rsidRPr="00307C18">
        <w:rPr>
          <w:rFonts w:ascii="Times New Roman" w:hAnsi="Times New Roman" w:cs="Times New Roman"/>
          <w:sz w:val="24"/>
          <w:szCs w:val="24"/>
          <w:shd w:val="clear" w:color="auto" w:fill="FFFFFF"/>
        </w:rPr>
        <w:t xml:space="preserve">within </w:t>
      </w:r>
      <w:r w:rsidR="0032759D" w:rsidRPr="00307C18">
        <w:rPr>
          <w:rFonts w:ascii="Times New Roman" w:hAnsi="Times New Roman" w:cs="Times New Roman"/>
          <w:sz w:val="24"/>
          <w:szCs w:val="24"/>
          <w:shd w:val="clear" w:color="auto" w:fill="FFFFFF"/>
        </w:rPr>
        <w:t>0.01</w:t>
      </w:r>
      <w:r w:rsidR="00FE1A2F" w:rsidRPr="00307C18">
        <w:rPr>
          <w:rFonts w:ascii="Times New Roman" w:hAnsi="Times New Roman" w:cs="Times New Roman"/>
          <w:sz w:val="24"/>
          <w:szCs w:val="24"/>
          <w:shd w:val="clear" w:color="auto" w:fill="FFFFFF"/>
        </w:rPr>
        <w:t xml:space="preserve"> to </w:t>
      </w:r>
      <w:r w:rsidR="0032759D" w:rsidRPr="00307C18">
        <w:rPr>
          <w:rFonts w:ascii="Times New Roman" w:hAnsi="Times New Roman" w:cs="Times New Roman"/>
          <w:sz w:val="24"/>
          <w:szCs w:val="24"/>
          <w:shd w:val="clear" w:color="auto" w:fill="FFFFFF"/>
        </w:rPr>
        <w:t>0.05</w:t>
      </w:r>
      <w:r w:rsidR="00BB13D2" w:rsidRPr="00307C18">
        <w:rPr>
          <w:rFonts w:ascii="Times New Roman" w:hAnsi="Times New Roman" w:cs="Times New Roman"/>
          <w:sz w:val="24"/>
          <w:szCs w:val="24"/>
          <w:shd w:val="clear" w:color="auto" w:fill="FFFFFF"/>
        </w:rPr>
        <w:t xml:space="preserve"> among the LNSs</w:t>
      </w:r>
      <w:r w:rsidR="0032759D" w:rsidRPr="00307C18">
        <w:rPr>
          <w:rFonts w:ascii="Times New Roman" w:hAnsi="Times New Roman" w:cs="Times New Roman"/>
          <w:sz w:val="24"/>
          <w:szCs w:val="24"/>
          <w:shd w:val="clear" w:color="auto" w:fill="FFFFFF"/>
        </w:rPr>
        <w:t>)</w:t>
      </w:r>
      <w:r w:rsidR="009C2EED" w:rsidRPr="00307C18">
        <w:rPr>
          <w:rFonts w:ascii="Times New Roman" w:hAnsi="Times New Roman" w:cs="Times New Roman"/>
          <w:sz w:val="24"/>
          <w:szCs w:val="24"/>
          <w:shd w:val="clear" w:color="auto" w:fill="FFFFFF"/>
        </w:rPr>
        <w:t xml:space="preserve"> under all four algorithms, </w:t>
      </w:r>
      <w:r w:rsidR="0032759D" w:rsidRPr="00307C18">
        <w:rPr>
          <w:rFonts w:ascii="Times New Roman" w:hAnsi="Times New Roman" w:cs="Times New Roman"/>
          <w:sz w:val="24"/>
          <w:szCs w:val="24"/>
          <w:shd w:val="clear" w:color="auto" w:fill="FFFFFF"/>
        </w:rPr>
        <w:t xml:space="preserve">implying that Gaussian assumption for </w:t>
      </w:r>
      <w:r w:rsidR="00D36700" w:rsidRPr="00307C18">
        <w:rPr>
          <w:rFonts w:ascii="Times New Roman" w:hAnsi="Times New Roman" w:cs="Times New Roman"/>
          <w:i/>
          <w:iCs/>
          <w:sz w:val="24"/>
          <w:szCs w:val="24"/>
          <w:shd w:val="clear" w:color="auto" w:fill="FFFFFF"/>
        </w:rPr>
        <w:t>E</w:t>
      </w:r>
      <w:r w:rsidR="0032759D" w:rsidRPr="00307C18">
        <w:rPr>
          <w:rFonts w:ascii="Times New Roman" w:hAnsi="Times New Roman" w:cs="Times New Roman"/>
          <w:sz w:val="24"/>
          <w:szCs w:val="24"/>
          <w:shd w:val="clear" w:color="auto" w:fill="FFFFFF"/>
        </w:rPr>
        <w:t xml:space="preserve"> is rather reasonable</w:t>
      </w:r>
      <w:r w:rsidR="009C2EED" w:rsidRPr="00307C18">
        <w:rPr>
          <w:rFonts w:ascii="Times New Roman" w:hAnsi="Times New Roman" w:cs="Times New Roman"/>
          <w:sz w:val="24"/>
          <w:szCs w:val="24"/>
          <w:shd w:val="clear" w:color="auto" w:fill="FFFFFF"/>
        </w:rPr>
        <w:t>. Hence,</w:t>
      </w:r>
      <w:r w:rsidR="0032759D" w:rsidRPr="00307C18">
        <w:rPr>
          <w:rFonts w:ascii="Times New Roman" w:hAnsi="Times New Roman" w:cs="Times New Roman"/>
          <w:sz w:val="24"/>
          <w:szCs w:val="24"/>
          <w:shd w:val="clear" w:color="auto" w:fill="FFFFFF"/>
        </w:rPr>
        <w:t xml:space="preserve"> in this case</w:t>
      </w:r>
      <w:r w:rsidR="009C2EED" w:rsidRPr="00307C18">
        <w:rPr>
          <w:rFonts w:ascii="Times New Roman" w:hAnsi="Times New Roman" w:cs="Times New Roman"/>
          <w:sz w:val="24"/>
          <w:szCs w:val="24"/>
          <w:shd w:val="clear" w:color="auto" w:fill="FFFFFF"/>
        </w:rPr>
        <w:t xml:space="preserve"> </w:t>
      </w:r>
      <w:r w:rsidR="00231A6A" w:rsidRPr="00307C18">
        <w:rPr>
          <w:rFonts w:ascii="Times New Roman" w:hAnsi="Times New Roman" w:cs="Times New Roman"/>
          <w:sz w:val="24"/>
          <w:szCs w:val="24"/>
          <w:shd w:val="clear" w:color="auto" w:fill="FFFFFF"/>
        </w:rPr>
        <w:t>a smal</w:t>
      </w:r>
      <w:r w:rsidR="00EC60BE" w:rsidRPr="00307C18">
        <w:rPr>
          <w:rFonts w:ascii="Times New Roman" w:hAnsi="Times New Roman" w:cs="Times New Roman"/>
          <w:sz w:val="24"/>
          <w:szCs w:val="24"/>
          <w:shd w:val="clear" w:color="auto" w:fill="FFFFFF"/>
        </w:rPr>
        <w:t>l</w:t>
      </w:r>
      <w:r w:rsidR="00231A6A" w:rsidRPr="00307C18">
        <w:rPr>
          <w:rFonts w:ascii="Times New Roman" w:hAnsi="Times New Roman" w:cs="Times New Roman"/>
          <w:sz w:val="24"/>
          <w:szCs w:val="24"/>
          <w:shd w:val="clear" w:color="auto" w:fill="FFFFFF"/>
        </w:rPr>
        <w:t xml:space="preserve"> improvement in </w:t>
      </w:r>
      <w:r w:rsidR="0057280D" w:rsidRPr="00307C18">
        <w:rPr>
          <w:rFonts w:ascii="Times New Roman" w:hAnsi="Times New Roman" w:cs="Times New Roman"/>
          <w:sz w:val="24"/>
          <w:szCs w:val="24"/>
          <w:shd w:val="clear" w:color="auto" w:fill="FFFFFF"/>
        </w:rPr>
        <w:t>mean estimate</w:t>
      </w:r>
      <w:r w:rsidR="00EC60BE" w:rsidRPr="00307C18">
        <w:rPr>
          <w:rFonts w:ascii="Times New Roman" w:hAnsi="Times New Roman" w:cs="Times New Roman"/>
          <w:sz w:val="24"/>
          <w:szCs w:val="24"/>
          <w:shd w:val="clear" w:color="auto" w:fill="FFFFFF"/>
        </w:rPr>
        <w:t xml:space="preserve"> can lead to significantly more accurate </w:t>
      </w:r>
      <w:r w:rsidR="009C2EED" w:rsidRPr="00307C18">
        <w:rPr>
          <w:rFonts w:ascii="Times New Roman" w:hAnsi="Times New Roman" w:cs="Times New Roman"/>
          <w:sz w:val="24"/>
          <w:szCs w:val="24"/>
          <w:shd w:val="clear" w:color="auto" w:fill="FFFFFF"/>
        </w:rPr>
        <w:t xml:space="preserve">feasibility </w:t>
      </w:r>
      <w:r w:rsidR="0057280D" w:rsidRPr="00307C18">
        <w:rPr>
          <w:rFonts w:ascii="Times New Roman" w:hAnsi="Times New Roman" w:cs="Times New Roman"/>
          <w:sz w:val="24"/>
          <w:szCs w:val="24"/>
          <w:shd w:val="clear" w:color="auto" w:fill="FFFFFF"/>
        </w:rPr>
        <w:t>prediction</w:t>
      </w:r>
      <w:r w:rsidR="008E757C" w:rsidRPr="00307C18">
        <w:rPr>
          <w:rFonts w:ascii="Times New Roman" w:hAnsi="Times New Roman" w:cs="Times New Roman"/>
          <w:sz w:val="24"/>
          <w:szCs w:val="24"/>
          <w:shd w:val="clear" w:color="auto" w:fill="FFFFFF"/>
        </w:rPr>
        <w:t xml:space="preserve">, </w:t>
      </w:r>
      <w:r w:rsidR="005005A1" w:rsidRPr="00307C18">
        <w:rPr>
          <w:rFonts w:ascii="Times New Roman" w:hAnsi="Times New Roman" w:cs="Times New Roman"/>
          <w:sz w:val="24"/>
          <w:szCs w:val="24"/>
          <w:shd w:val="clear" w:color="auto" w:fill="FFFFFF"/>
        </w:rPr>
        <w:t xml:space="preserve">which explains why </w:t>
      </w:r>
      <w:r w:rsidR="00BB13D2" w:rsidRPr="00307C18">
        <w:rPr>
          <w:rFonts w:ascii="Times New Roman" w:hAnsi="Times New Roman" w:cs="Times New Roman"/>
          <w:sz w:val="24"/>
          <w:szCs w:val="24"/>
          <w:shd w:val="clear" w:color="auto" w:fill="FFFFFF"/>
        </w:rPr>
        <w:t xml:space="preserve">the </w:t>
      </w:r>
      <w:r w:rsidR="005005A1" w:rsidRPr="00307C18">
        <w:rPr>
          <w:rFonts w:ascii="Times New Roman" w:hAnsi="Times New Roman" w:cs="Times New Roman"/>
          <w:sz w:val="24"/>
          <w:szCs w:val="24"/>
          <w:shd w:val="clear" w:color="auto" w:fill="FFFFFF"/>
        </w:rPr>
        <w:t xml:space="preserve">LNSs </w:t>
      </w:r>
      <w:r w:rsidR="00BB13D2" w:rsidRPr="00307C18">
        <w:rPr>
          <w:rFonts w:ascii="Times New Roman" w:hAnsi="Times New Roman" w:cs="Times New Roman"/>
          <w:sz w:val="24"/>
          <w:szCs w:val="24"/>
          <w:shd w:val="clear" w:color="auto" w:fill="FFFFFF"/>
        </w:rPr>
        <w:t xml:space="preserve">generated by GPR-KG-l </w:t>
      </w:r>
      <w:r w:rsidR="005005A1" w:rsidRPr="00307C18">
        <w:rPr>
          <w:rFonts w:ascii="Times New Roman" w:hAnsi="Times New Roman" w:cs="Times New Roman"/>
          <w:sz w:val="24"/>
          <w:szCs w:val="24"/>
          <w:shd w:val="clear" w:color="auto" w:fill="FFFFFF"/>
        </w:rPr>
        <w:t>have the highest feasibility rate</w:t>
      </w:r>
      <w:r w:rsidR="0057280D" w:rsidRPr="00307C18">
        <w:rPr>
          <w:rFonts w:ascii="Times New Roman" w:hAnsi="Times New Roman" w:cs="Times New Roman"/>
          <w:sz w:val="24"/>
          <w:szCs w:val="24"/>
          <w:shd w:val="clear" w:color="auto" w:fill="FFFFFF"/>
        </w:rPr>
        <w:t xml:space="preserve">. </w:t>
      </w:r>
      <w:r w:rsidR="00333B08" w:rsidRPr="00307C18">
        <w:rPr>
          <w:rFonts w:ascii="Times New Roman" w:hAnsi="Times New Roman" w:cs="Times New Roman"/>
          <w:sz w:val="24"/>
          <w:szCs w:val="24"/>
        </w:rPr>
        <w:t xml:space="preserve">Meanwhile, </w:t>
      </w:r>
      <w:r w:rsidR="006913E3" w:rsidRPr="00307C18">
        <w:rPr>
          <w:rFonts w:ascii="Times New Roman" w:hAnsi="Times New Roman" w:cs="Times New Roman"/>
          <w:sz w:val="24"/>
          <w:szCs w:val="24"/>
        </w:rPr>
        <w:t>we note in</w:t>
      </w:r>
      <w:r w:rsidR="006913E3" w:rsidRPr="00307C18">
        <w:rPr>
          <w:rFonts w:ascii="Times New Roman" w:hAnsi="Times New Roman" w:cs="Times New Roman"/>
          <w:sz w:val="24"/>
          <w:szCs w:val="28"/>
        </w:rPr>
        <w:t xml:space="preserve"> Table 4 </w:t>
      </w:r>
      <w:r w:rsidR="006913E3" w:rsidRPr="00307C18">
        <w:rPr>
          <w:rFonts w:ascii="Times New Roman" w:hAnsi="Times New Roman" w:cs="Times New Roman" w:hint="eastAsia"/>
          <w:sz w:val="24"/>
          <w:szCs w:val="28"/>
        </w:rPr>
        <w:t>t</w:t>
      </w:r>
      <w:r w:rsidR="006913E3" w:rsidRPr="00307C18">
        <w:rPr>
          <w:rFonts w:ascii="Times New Roman" w:hAnsi="Times New Roman" w:cs="Times New Roman"/>
          <w:sz w:val="24"/>
          <w:szCs w:val="28"/>
        </w:rPr>
        <w:t>hat the computational time</w:t>
      </w:r>
      <w:r w:rsidR="00EC60BE" w:rsidRPr="00307C18">
        <w:rPr>
          <w:rFonts w:ascii="Times New Roman" w:hAnsi="Times New Roman" w:cs="Times New Roman"/>
          <w:sz w:val="24"/>
          <w:szCs w:val="28"/>
        </w:rPr>
        <w:t>s</w:t>
      </w:r>
      <w:r w:rsidR="006913E3" w:rsidRPr="00307C18">
        <w:rPr>
          <w:rFonts w:ascii="Times New Roman" w:hAnsi="Times New Roman" w:cs="Times New Roman"/>
          <w:sz w:val="24"/>
          <w:szCs w:val="28"/>
        </w:rPr>
        <w:t xml:space="preserve"> of </w:t>
      </w:r>
      <w:r w:rsidR="00C9034E" w:rsidRPr="00307C18">
        <w:rPr>
          <w:rFonts w:ascii="Times New Roman" w:hAnsi="Times New Roman" w:cs="Times New Roman"/>
          <w:sz w:val="24"/>
          <w:szCs w:val="24"/>
        </w:rPr>
        <w:t xml:space="preserve">GPR-KG-m </w:t>
      </w:r>
      <w:r w:rsidR="00AE35A9" w:rsidRPr="00307C18">
        <w:rPr>
          <w:rFonts w:ascii="Times New Roman" w:hAnsi="Times New Roman" w:cs="Times New Roman"/>
          <w:sz w:val="24"/>
          <w:szCs w:val="24"/>
        </w:rPr>
        <w:t>and</w:t>
      </w:r>
      <w:r w:rsidR="00C9034E"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GPR-KG-</w:t>
      </w:r>
      <w:r w:rsidR="00C9034E" w:rsidRPr="00307C18">
        <w:rPr>
          <w:rFonts w:ascii="Times New Roman" w:hAnsi="Times New Roman" w:cs="Times New Roman"/>
          <w:sz w:val="24"/>
          <w:szCs w:val="24"/>
        </w:rPr>
        <w:t>s</w:t>
      </w:r>
      <w:r w:rsidR="00EC60BE" w:rsidRPr="00307C18">
        <w:rPr>
          <w:rFonts w:ascii="Times New Roman" w:hAnsi="Times New Roman" w:cs="Times New Roman"/>
          <w:sz w:val="24"/>
          <w:szCs w:val="24"/>
        </w:rPr>
        <w:t xml:space="preserve"> are similar</w:t>
      </w:r>
      <w:r w:rsidR="00C9034E" w:rsidRPr="00307C18">
        <w:rPr>
          <w:rFonts w:ascii="Times New Roman" w:hAnsi="Times New Roman" w:cs="Times New Roman"/>
          <w:sz w:val="24"/>
          <w:szCs w:val="24"/>
        </w:rPr>
        <w:t>, and that of GPR-KG-l</w:t>
      </w:r>
      <w:r w:rsidR="006913E3" w:rsidRPr="00307C18">
        <w:rPr>
          <w:rFonts w:ascii="Times New Roman" w:hAnsi="Times New Roman" w:cs="Times New Roman"/>
          <w:sz w:val="24"/>
          <w:szCs w:val="24"/>
        </w:rPr>
        <w:t xml:space="preserve"> is only about</w:t>
      </w:r>
      <w:r w:rsidR="00D36275"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 xml:space="preserve">11% higher. </w:t>
      </w:r>
      <w:r w:rsidR="00C9034E" w:rsidRPr="00307C18">
        <w:rPr>
          <w:rFonts w:ascii="Times New Roman" w:hAnsi="Times New Roman" w:cs="Times New Roman"/>
          <w:sz w:val="24"/>
          <w:szCs w:val="24"/>
        </w:rPr>
        <w:t xml:space="preserve">However, </w:t>
      </w:r>
      <w:r w:rsidR="00C9034E" w:rsidRPr="00307C18">
        <w:rPr>
          <w:rFonts w:ascii="Times New Roman" w:hAnsi="Times New Roman" w:cs="Times New Roman" w:hint="eastAsia"/>
          <w:sz w:val="24"/>
          <w:szCs w:val="24"/>
        </w:rPr>
        <w:t xml:space="preserve">the </w:t>
      </w:r>
      <w:r w:rsidR="00C9034E" w:rsidRPr="00307C18">
        <w:rPr>
          <w:rFonts w:ascii="Times New Roman" w:hAnsi="Times New Roman" w:cs="Times New Roman"/>
          <w:sz w:val="24"/>
          <w:szCs w:val="24"/>
        </w:rPr>
        <w:t xml:space="preserve">computational time of GPR-KG-c is </w:t>
      </w:r>
      <w:r w:rsidR="00D36700" w:rsidRPr="00307C18">
        <w:rPr>
          <w:rFonts w:ascii="Times New Roman" w:hAnsi="Times New Roman" w:cs="Times New Roman"/>
          <w:sz w:val="24"/>
          <w:szCs w:val="24"/>
        </w:rPr>
        <w:t>significantly higher</w:t>
      </w:r>
      <w:r w:rsidR="00C9034E" w:rsidRPr="00307C18">
        <w:rPr>
          <w:rFonts w:ascii="Times New Roman" w:hAnsi="Times New Roman" w:cs="Times New Roman"/>
          <w:sz w:val="24"/>
          <w:szCs w:val="24"/>
        </w:rPr>
        <w:t xml:space="preserve">. Therefore, in view of the trade-off between computational </w:t>
      </w:r>
      <w:r w:rsidR="00D36700" w:rsidRPr="00307C18">
        <w:rPr>
          <w:rFonts w:ascii="Times New Roman" w:hAnsi="Times New Roman" w:cs="Times New Roman"/>
          <w:sz w:val="24"/>
          <w:szCs w:val="24"/>
        </w:rPr>
        <w:t>cost</w:t>
      </w:r>
      <w:r w:rsidR="00C9034E" w:rsidRPr="00307C18">
        <w:rPr>
          <w:rFonts w:ascii="Times New Roman" w:hAnsi="Times New Roman" w:cs="Times New Roman"/>
          <w:sz w:val="24"/>
          <w:szCs w:val="24"/>
        </w:rPr>
        <w:t xml:space="preserve"> and solution quality, we conclude that a belief model considering </w:t>
      </w:r>
      <w:r w:rsidR="00D36275" w:rsidRPr="00307C18">
        <w:rPr>
          <w:rFonts w:ascii="Times New Roman" w:hAnsi="Times New Roman" w:cs="Times New Roman"/>
          <w:sz w:val="24"/>
          <w:szCs w:val="24"/>
        </w:rPr>
        <w:t>only the linear and squared terms associated with all the</w:t>
      </w:r>
      <w:r w:rsidR="00C9034E" w:rsidRPr="00307C18">
        <w:rPr>
          <w:rFonts w:ascii="Times New Roman" w:hAnsi="Times New Roman" w:cs="Times New Roman"/>
          <w:sz w:val="24"/>
          <w:szCs w:val="24"/>
        </w:rPr>
        <w:t xml:space="preserve"> intersections should be sufficient. </w:t>
      </w:r>
    </w:p>
    <w:p w14:paraId="091C0DC1" w14:textId="64BA0830" w:rsidR="0070510A" w:rsidRPr="00307C18" w:rsidRDefault="00A314A8" w:rsidP="00FD461C">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 </w:t>
      </w:r>
    </w:p>
    <w:p w14:paraId="7D65C2D4" w14:textId="7E93ED9D" w:rsidR="000D3254" w:rsidRPr="00307C18" w:rsidRDefault="00E65B58" w:rsidP="000D325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For each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 xml:space="preserve">m, </w:t>
      </w:r>
      <w:r w:rsidR="000C04EC" w:rsidRPr="00307C18">
        <w:rPr>
          <w:rFonts w:ascii="Times New Roman" w:hAnsi="Times New Roman" w:cs="Times New Roman"/>
          <w:sz w:val="24"/>
          <w:szCs w:val="24"/>
        </w:rPr>
        <w:t xml:space="preserve">we further generate </w:t>
      </w:r>
      <w:r w:rsidRPr="00307C18">
        <w:rPr>
          <w:rFonts w:ascii="Times New Roman" w:hAnsi="Times New Roman" w:cs="Times New Roman"/>
          <w:sz w:val="24"/>
          <w:szCs w:val="24"/>
        </w:rPr>
        <w:t xml:space="preserve">the empirical cumulative density function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LNSs using </w:t>
      </w:r>
      <w:r w:rsidR="00805F8B" w:rsidRPr="00307C18">
        <w:rPr>
          <w:rFonts w:ascii="Times New Roman" w:hAnsi="Times New Roman" w:cs="Times New Roman"/>
          <w:sz w:val="24"/>
          <w:szCs w:val="24"/>
        </w:rPr>
        <w:t xml:space="preserve">100 independent </w:t>
      </w:r>
      <w:r w:rsidRPr="00307C18">
        <w:rPr>
          <w:rFonts w:ascii="Times New Roman" w:hAnsi="Times New Roman" w:cs="Times New Roman"/>
          <w:sz w:val="24"/>
          <w:szCs w:val="24"/>
        </w:rPr>
        <w:t xml:space="preserve">samples each with </w:t>
      </w:r>
      <w:r w:rsidR="00805F8B" w:rsidRPr="00307C18">
        <w:rPr>
          <w:rFonts w:ascii="Times New Roman" w:hAnsi="Times New Roman" w:cs="Times New Roman"/>
          <w:sz w:val="24"/>
          <w:szCs w:val="24"/>
        </w:rPr>
        <w:t>a randomly selected LNS</w:t>
      </w:r>
      <w:r w:rsidRPr="00307C18">
        <w:rPr>
          <w:rFonts w:ascii="Times New Roman" w:hAnsi="Times New Roman" w:cs="Times New Roman"/>
          <w:sz w:val="24"/>
          <w:szCs w:val="24"/>
        </w:rPr>
        <w:t xml:space="preserve">. </w:t>
      </w:r>
      <w:r w:rsidR="0023066C" w:rsidRPr="00307C18">
        <w:rPr>
          <w:rFonts w:ascii="Times New Roman" w:hAnsi="Times New Roman" w:cs="Times New Roman"/>
          <w:sz w:val="24"/>
          <w:szCs w:val="24"/>
        </w:rPr>
        <w:t>T</w:t>
      </w:r>
      <w:r w:rsidRPr="00307C18">
        <w:rPr>
          <w:rFonts w:ascii="Times New Roman" w:hAnsi="Times New Roman" w:cs="Times New Roman"/>
          <w:sz w:val="24"/>
          <w:szCs w:val="24"/>
        </w:rPr>
        <w:t xml:space="preserve">he empirical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field-implemented signal control plan </w:t>
      </w:r>
      <w:r w:rsidR="0023066C" w:rsidRPr="00307C18">
        <w:rPr>
          <w:rFonts w:ascii="Times New Roman" w:hAnsi="Times New Roman" w:cs="Times New Roman"/>
          <w:sz w:val="24"/>
          <w:szCs w:val="24"/>
        </w:rPr>
        <w:t xml:space="preserve">are also generated </w:t>
      </w:r>
      <w:r w:rsidRPr="00307C18">
        <w:rPr>
          <w:rFonts w:ascii="Times New Roman" w:hAnsi="Times New Roman" w:cs="Times New Roman"/>
          <w:sz w:val="24"/>
          <w:szCs w:val="24"/>
        </w:rPr>
        <w:t xml:space="preserve">by 100 independent simulation evaluations. </w:t>
      </w:r>
      <w:r w:rsidR="00C63D00" w:rsidRPr="00307C18">
        <w:rPr>
          <w:rFonts w:ascii="Times New Roman" w:hAnsi="Times New Roman" w:cs="Times New Roman"/>
          <w:sz w:val="24"/>
          <w:szCs w:val="24"/>
        </w:rPr>
        <w:t xml:space="preserve">These CDFs are plotted in </w:t>
      </w:r>
      <w:r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For each evaluation index, the CDFs of </w:t>
      </w:r>
      <w:r w:rsidR="005C06F2" w:rsidRPr="00307C18">
        <w:rPr>
          <w:rFonts w:ascii="Times New Roman" w:hAnsi="Times New Roman" w:cs="Times New Roman"/>
          <w:sz w:val="24"/>
          <w:szCs w:val="24"/>
        </w:rPr>
        <w:t>the</w:t>
      </w:r>
      <w:r w:rsidRPr="00307C18">
        <w:rPr>
          <w:rFonts w:ascii="Times New Roman" w:hAnsi="Times New Roman" w:cs="Times New Roman"/>
          <w:sz w:val="24"/>
          <w:szCs w:val="24"/>
        </w:rPr>
        <w:t xml:space="preserve"> signal plan</w:t>
      </w:r>
      <w:r w:rsidR="005C06F2" w:rsidRPr="00307C18">
        <w:rPr>
          <w:rFonts w:ascii="Times New Roman" w:hAnsi="Times New Roman" w:cs="Times New Roman"/>
          <w:sz w:val="24"/>
          <w:szCs w:val="24"/>
        </w:rPr>
        <w:t>s</w:t>
      </w:r>
      <w:r w:rsidRPr="00307C18">
        <w:rPr>
          <w:rFonts w:ascii="Times New Roman" w:hAnsi="Times New Roman" w:cs="Times New Roman"/>
          <w:sz w:val="24"/>
          <w:szCs w:val="24"/>
        </w:rPr>
        <w:t xml:space="preserve"> found by either of our algorithms </w:t>
      </w:r>
      <w:r w:rsidR="005C06F2" w:rsidRPr="00307C18">
        <w:rPr>
          <w:rFonts w:ascii="Times New Roman" w:hAnsi="Times New Roman" w:cs="Times New Roman"/>
          <w:sz w:val="24"/>
          <w:szCs w:val="24"/>
        </w:rPr>
        <w:t>appear to be</w:t>
      </w:r>
      <w:r w:rsidRPr="00307C18">
        <w:rPr>
          <w:rFonts w:ascii="Times New Roman" w:hAnsi="Times New Roman" w:cs="Times New Roman"/>
          <w:sz w:val="24"/>
          <w:szCs w:val="24"/>
        </w:rPr>
        <w:t xml:space="preserve"> notably better than that of the field-implemented plan. Among all four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ms tested, GPR-KG-l is most desirable and achieves slightly better performance compared to GPR-KG-m and notably outperforms GPR-KG-s in terms of all three ev</w:t>
      </w:r>
      <w:r w:rsidR="00C56E54" w:rsidRPr="00307C18">
        <w:rPr>
          <w:rFonts w:ascii="Times New Roman" w:hAnsi="Times New Roman" w:cs="Times New Roman"/>
          <w:sz w:val="24"/>
          <w:szCs w:val="24"/>
        </w:rPr>
        <w:t>alu</w:t>
      </w:r>
      <w:r w:rsidRPr="00307C18">
        <w:rPr>
          <w:rFonts w:ascii="Times New Roman" w:hAnsi="Times New Roman" w:cs="Times New Roman"/>
          <w:sz w:val="24"/>
          <w:szCs w:val="24"/>
        </w:rPr>
        <w:t xml:space="preserve">ation indices. Compared to the solutions by GPR-KG-m, those by GPR-KG-c have very similar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distributions but are slightly worse in the distrib</w:t>
      </w:r>
      <w:r w:rsidR="00C56E54" w:rsidRPr="00307C18">
        <w:rPr>
          <w:rFonts w:ascii="Times New Roman" w:hAnsi="Times New Roman" w:cs="Times New Roman"/>
          <w:sz w:val="24"/>
          <w:szCs w:val="24"/>
        </w:rPr>
        <w:t>ut</w:t>
      </w:r>
      <w:r w:rsidRPr="00307C18">
        <w:rPr>
          <w:rFonts w:ascii="Times New Roman" w:hAnsi="Times New Roman" w:cs="Times New Roman"/>
          <w:sz w:val="24"/>
          <w:szCs w:val="24"/>
        </w:rPr>
        <w:t xml:space="preserve">ion of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value. These observations are consistent </w:t>
      </w:r>
      <w:r w:rsidRPr="00307C18">
        <w:rPr>
          <w:rFonts w:ascii="Times New Roman" w:hAnsi="Times New Roman" w:cs="Times New Roman"/>
          <w:sz w:val="24"/>
          <w:szCs w:val="24"/>
        </w:rPr>
        <w:lastRenderedPageBreak/>
        <w:t xml:space="preserve">with those discussed earlier. Meanwhile, Fig. 9 gives direct comparison of various quantiles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between different signal plans, which can lead to useful interpretations. For example, </w:t>
      </w:r>
      <w:r w:rsidR="00312EA6" w:rsidRPr="00307C18">
        <w:rPr>
          <w:rFonts w:ascii="Times New Roman" w:hAnsi="Times New Roman" w:cs="Times New Roman"/>
          <w:sz w:val="24"/>
          <w:szCs w:val="24"/>
        </w:rPr>
        <w:t xml:space="preserve">it is about at least 70% (80%) </w:t>
      </w:r>
      <w:r w:rsidRPr="00307C18">
        <w:rPr>
          <w:rFonts w:ascii="Times New Roman" w:hAnsi="Times New Roman" w:cs="Times New Roman"/>
          <w:sz w:val="24"/>
          <w:szCs w:val="24"/>
        </w:rPr>
        <w:t>probab</w:t>
      </w:r>
      <w:r w:rsidR="00312EA6" w:rsidRPr="00307C18">
        <w:rPr>
          <w:rFonts w:ascii="Times New Roman" w:hAnsi="Times New Roman" w:cs="Times New Roman"/>
          <w:sz w:val="24"/>
          <w:szCs w:val="24"/>
        </w:rPr>
        <w:t>le</w:t>
      </w:r>
      <w:r w:rsidRPr="00307C18">
        <w:rPr>
          <w:rFonts w:ascii="Times New Roman" w:hAnsi="Times New Roman" w:cs="Times New Roman"/>
          <w:sz w:val="24"/>
          <w:szCs w:val="24"/>
        </w:rPr>
        <w:t xml:space="preserve"> that any randomly selected signal plan found by GPR-KG-l achi</w:t>
      </w:r>
      <w:r w:rsidR="00C56E54" w:rsidRPr="00307C18">
        <w:rPr>
          <w:rFonts w:ascii="Times New Roman" w:hAnsi="Times New Roman" w:cs="Times New Roman"/>
          <w:sz w:val="24"/>
          <w:szCs w:val="24"/>
        </w:rPr>
        <w:t>e</w:t>
      </w:r>
      <w:r w:rsidRPr="00307C18">
        <w:rPr>
          <w:rFonts w:ascii="Times New Roman" w:hAnsi="Times New Roman" w:cs="Times New Roman"/>
          <w:sz w:val="24"/>
          <w:szCs w:val="24"/>
        </w:rPr>
        <w:t>ves a lower relative total delay (relative traffic equity) than the field-implemented pla</w:t>
      </w:r>
      <w:r w:rsidR="00312EA6" w:rsidRPr="00307C18">
        <w:rPr>
          <w:rFonts w:ascii="Times New Roman" w:hAnsi="Times New Roman" w:cs="Times New Roman"/>
          <w:sz w:val="24"/>
          <w:szCs w:val="24"/>
        </w:rPr>
        <w:t>n.</w:t>
      </w:r>
      <w:r w:rsidRPr="00307C18">
        <w:rPr>
          <w:rFonts w:ascii="Times New Roman" w:hAnsi="Times New Roman" w:cs="Times New Roman"/>
          <w:sz w:val="24"/>
          <w:szCs w:val="24"/>
        </w:rPr>
        <w:t xml:space="preserve"> Therefore, the effectiveness of GPR-KG algorithms and the trade-off in choosing the belief model are illustrated again. </w:t>
      </w:r>
      <w:bookmarkEnd w:id="174"/>
    </w:p>
    <w:p w14:paraId="0D1C2C12" w14:textId="0D2A8CA6" w:rsidR="007E4631" w:rsidRPr="00307C18" w:rsidRDefault="00D85BF9" w:rsidP="004C3B5A">
      <w:pPr>
        <w:jc w:val="center"/>
        <w:rPr>
          <w:rFonts w:ascii="Times New Roman" w:hAnsi="Times New Roman" w:cs="Times New Roman"/>
          <w:sz w:val="24"/>
          <w:szCs w:val="28"/>
        </w:rPr>
      </w:pPr>
      <w:r w:rsidRPr="00307C18">
        <w:t xml:space="preserve"> </w:t>
      </w:r>
      <w:r w:rsidRPr="00307C18">
        <w:rPr>
          <w:noProof/>
        </w:rPr>
        <w:drawing>
          <wp:inline distT="0" distB="0" distL="0" distR="0" wp14:anchorId="09EC2B23" wp14:editId="4EF63E5D">
            <wp:extent cx="1822022" cy="3031101"/>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29101" cy="3042877"/>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5BD6CFDB" wp14:editId="49BD7A81">
            <wp:extent cx="1808953" cy="3009358"/>
            <wp:effectExtent l="0" t="0" r="127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15336" cy="3019976"/>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0B060FC1" wp14:editId="1F48C27E">
            <wp:extent cx="1823085" cy="3032868"/>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30088" cy="3044518"/>
                    </a:xfrm>
                    <a:prstGeom prst="rect">
                      <a:avLst/>
                    </a:prstGeom>
                    <a:noFill/>
                    <a:ln>
                      <a:noFill/>
                    </a:ln>
                  </pic:spPr>
                </pic:pic>
              </a:graphicData>
            </a:graphic>
          </wp:inline>
        </w:drawing>
      </w:r>
      <w:r w:rsidR="004C3B5A" w:rsidRPr="00307C18">
        <w:rPr>
          <w:noProof/>
        </w:rPr>
        <w:t xml:space="preserve"> </w:t>
      </w:r>
      <w:r w:rsidR="007E4631" w:rsidRPr="00307C18">
        <w:rPr>
          <w:noProof/>
        </w:rPr>
        <w:drawing>
          <wp:inline distT="0" distB="0" distL="0" distR="0" wp14:anchorId="6CCB4C18" wp14:editId="4E332470">
            <wp:extent cx="628650" cy="2998065"/>
            <wp:effectExtent l="0" t="0" r="0" b="0"/>
            <wp:docPr id="22" name="图片 2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表, 折线图&#10;&#10;描述已自动生成"/>
                    <pic:cNvPicPr>
                      <a:picLocks noChangeAspect="1" noChangeArrowheads="1"/>
                    </pic:cNvPicPr>
                  </pic:nvPicPr>
                  <pic:blipFill rotWithShape="1">
                    <a:blip r:embed="rId72">
                      <a:extLst>
                        <a:ext uri="{28A0092B-C50C-407E-A947-70E740481C1C}">
                          <a14:useLocalDpi xmlns:a14="http://schemas.microsoft.com/office/drawing/2010/main" val="0"/>
                        </a:ext>
                      </a:extLst>
                    </a:blip>
                    <a:srcRect l="63883" t="7013" r="6286" b="7545"/>
                    <a:stretch/>
                  </pic:blipFill>
                  <pic:spPr bwMode="auto">
                    <a:xfrm>
                      <a:off x="0" y="0"/>
                      <a:ext cx="639527" cy="3049936"/>
                    </a:xfrm>
                    <a:prstGeom prst="rect">
                      <a:avLst/>
                    </a:prstGeom>
                    <a:noFill/>
                    <a:ln>
                      <a:noFill/>
                    </a:ln>
                    <a:extLst>
                      <a:ext uri="{53640926-AAD7-44D8-BBD7-CCE9431645EC}">
                        <a14:shadowObscured xmlns:a14="http://schemas.microsoft.com/office/drawing/2010/main"/>
                      </a:ext>
                    </a:extLst>
                  </pic:spPr>
                </pic:pic>
              </a:graphicData>
            </a:graphic>
          </wp:inline>
        </w:drawing>
      </w:r>
    </w:p>
    <w:p w14:paraId="0A89928E" w14:textId="138A2B17" w:rsidR="000D3254" w:rsidRPr="00307C18" w:rsidRDefault="004C3B5A" w:rsidP="004C3B5A">
      <w:pPr>
        <w:adjustRightInd w:val="0"/>
        <w:snapToGrid w:val="0"/>
        <w:jc w:val="left"/>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proofErr w:type="gramStart"/>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proofErr w:type="gramEnd"/>
      <w:r w:rsidR="000D3254" w:rsidRPr="00307C18">
        <w:rPr>
          <w:rFonts w:ascii="Times New Roman" w:hAnsi="Times New Roman" w:cs="Times New Roman"/>
          <w:sz w:val="24"/>
          <w:szCs w:val="24"/>
        </w:rPr>
        <w:t xml:space="preserve">b)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r w:rsidRPr="00307C18">
        <w:rPr>
          <w:rFonts w:ascii="Times New Roman" w:hAnsi="Times New Roman" w:cs="Times New Roman"/>
          <w:sz w:val="24"/>
          <w:szCs w:val="24"/>
        </w:rPr>
        <w:t xml:space="preserve">  </w:t>
      </w:r>
    </w:p>
    <w:p w14:paraId="5AC7F57A" w14:textId="0C0FAA35"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w:t>
      </w:r>
      <w:r w:rsidRPr="00307C18">
        <w:rPr>
          <w:rFonts w:ascii="Times New Roman" w:eastAsia="宋体" w:hAnsi="Times New Roman" w:cs="Times New Roman"/>
          <w:sz w:val="24"/>
          <w:szCs w:val="24"/>
        </w:rPr>
        <w:t>Empirical CDFs</w:t>
      </w:r>
      <w:r w:rsidRPr="00307C18">
        <w:rPr>
          <w:rFonts w:ascii="Times New Roman" w:hAnsi="Times New Roman" w:cs="Times New Roman"/>
          <w:sz w:val="24"/>
          <w:szCs w:val="24"/>
        </w:rPr>
        <w:t xml:space="preserve"> of (a) relative total delay, (b) relative traffic equity and (c) relative vehicular emission for nine comparison solutions. </w:t>
      </w:r>
    </w:p>
    <w:p w14:paraId="40BD02DC" w14:textId="77777777" w:rsidR="000D3254" w:rsidRPr="00307C18" w:rsidRDefault="000D3254" w:rsidP="000D3254">
      <w:pPr>
        <w:adjustRightInd w:val="0"/>
        <w:snapToGrid w:val="0"/>
        <w:rPr>
          <w:rFonts w:ascii="Times New Roman" w:hAnsi="Times New Roman" w:cs="Times New Roman"/>
          <w:sz w:val="24"/>
          <w:szCs w:val="24"/>
        </w:rPr>
      </w:pPr>
    </w:p>
    <w:p w14:paraId="2E2396B4" w14:textId="78F31A3B" w:rsidR="000D3254" w:rsidRPr="00307C18" w:rsidRDefault="000D3254" w:rsidP="000D3254">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6 Conclusion</w:t>
      </w:r>
    </w:p>
    <w:p w14:paraId="265936A2" w14:textId="26D60154" w:rsidR="000D3254" w:rsidRPr="00307C18" w:rsidRDefault="001B104E"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We</w:t>
      </w:r>
      <w:r w:rsidRPr="00307C18">
        <w:rPr>
          <w:rFonts w:ascii="Times New Roman" w:hAnsi="Times New Roman" w:cs="Times New Roman"/>
          <w:sz w:val="24"/>
          <w:szCs w:val="24"/>
        </w:rPr>
        <w:t xml:space="preserve"> have </w:t>
      </w:r>
      <w:r w:rsidR="000D3254" w:rsidRPr="00307C18">
        <w:rPr>
          <w:rFonts w:ascii="Times New Roman" w:hAnsi="Times New Roman" w:cs="Times New Roman"/>
          <w:sz w:val="24"/>
          <w:szCs w:val="24"/>
        </w:rPr>
        <w:t xml:space="preserve">proposed </w:t>
      </w:r>
      <w:del w:id="176" w:author="Zhen Tan" w:date="2023-10-17T23:30:00Z">
        <w:r w:rsidR="000D3254" w:rsidRPr="00300013" w:rsidDel="00D35EE4">
          <w:rPr>
            <w:rFonts w:ascii="Times New Roman" w:hAnsi="Times New Roman" w:cs="Times New Roman"/>
            <w:strike/>
            <w:color w:val="FF0000"/>
            <w:sz w:val="24"/>
            <w:szCs w:val="24"/>
          </w:rPr>
          <w:delText>a</w:delText>
        </w:r>
        <w:r w:rsidR="00300013" w:rsidDel="00D35EE4">
          <w:rPr>
            <w:rFonts w:ascii="Times New Roman" w:hAnsi="Times New Roman" w:cs="Times New Roman"/>
            <w:sz w:val="24"/>
            <w:szCs w:val="24"/>
          </w:rPr>
          <w:delText xml:space="preserve"> </w:delText>
        </w:r>
      </w:del>
      <w:proofErr w:type="gramStart"/>
      <w:r w:rsidR="00300013" w:rsidRPr="00300013">
        <w:rPr>
          <w:rFonts w:ascii="Times New Roman" w:hAnsi="Times New Roman" w:cs="Times New Roman"/>
          <w:color w:val="FF0000"/>
          <w:sz w:val="24"/>
          <w:szCs w:val="24"/>
        </w:rPr>
        <w:t>an</w:t>
      </w:r>
      <w:proofErr w:type="gramEnd"/>
      <w:r w:rsidR="000D3254" w:rsidRPr="00307C18">
        <w:rPr>
          <w:rFonts w:ascii="Times New Roman" w:hAnsi="Times New Roman" w:cs="Times New Roman"/>
          <w:sz w:val="24"/>
          <w:szCs w:val="24"/>
        </w:rPr>
        <w:t xml:space="preserve"> SO approach for bi-objective stochastic optimization problems with probabilistic constraints and applied it to a nontrivial traffic network control problem which involves a very large number of feasible solutions. The challenges of these type of problems lie in effective learning of both the mean values of the two objectives as well as the quantile of the constraint function, particularly when the decision space is large. Therefore, we designed a flexible parametric GPR based posterior distribution over the feasible solutions and proposed an efficient approximate knowledge gradient sampling policy. The parametric belief model is </w:t>
      </w:r>
      <w:r w:rsidR="00C56E54" w:rsidRPr="00307C18">
        <w:rPr>
          <w:rFonts w:ascii="Times New Roman" w:hAnsi="Times New Roman" w:cs="Times New Roman"/>
          <w:sz w:val="24"/>
          <w:szCs w:val="24"/>
        </w:rPr>
        <w:t xml:space="preserve">flexible </w:t>
      </w:r>
      <w:r w:rsidR="000D3254" w:rsidRPr="00307C18">
        <w:rPr>
          <w:rFonts w:ascii="Times New Roman" w:hAnsi="Times New Roman" w:cs="Times New Roman"/>
          <w:sz w:val="24"/>
          <w:szCs w:val="24"/>
        </w:rPr>
        <w:t>enough such that domain knowledge can be used to specif</w:t>
      </w:r>
      <w:r w:rsidR="0041013D" w:rsidRPr="00307C18">
        <w:rPr>
          <w:rFonts w:ascii="Times New Roman" w:hAnsi="Times New Roman" w:cs="Times New Roman"/>
          <w:sz w:val="24"/>
          <w:szCs w:val="24"/>
        </w:rPr>
        <w:t>y</w:t>
      </w:r>
      <w:r w:rsidR="000D3254" w:rsidRPr="00307C18">
        <w:rPr>
          <w:rFonts w:ascii="Times New Roman" w:hAnsi="Times New Roman" w:cs="Times New Roman"/>
          <w:sz w:val="24"/>
          <w:szCs w:val="24"/>
        </w:rPr>
        <w:t xml:space="preserve"> any feature vector associated with the solution. Moreover, we </w:t>
      </w:r>
      <w:r w:rsidR="00300013" w:rsidRPr="00300013">
        <w:rPr>
          <w:rFonts w:ascii="Times New Roman" w:hAnsi="Times New Roman" w:cs="Times New Roman"/>
          <w:color w:val="FF0000"/>
          <w:sz w:val="24"/>
          <w:szCs w:val="24"/>
        </w:rPr>
        <w:t>have</w:t>
      </w:r>
      <w:r w:rsidR="00300013">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proposed a convenient </w:t>
      </w:r>
      <w:r w:rsidR="00C56E54" w:rsidRPr="00307C18">
        <w:rPr>
          <w:rFonts w:ascii="Times New Roman" w:hAnsi="Times New Roman" w:cs="Times New Roman"/>
          <w:sz w:val="24"/>
          <w:szCs w:val="24"/>
        </w:rPr>
        <w:t xml:space="preserve">feature-based </w:t>
      </w:r>
      <w:r w:rsidR="000D3254" w:rsidRPr="00307C18">
        <w:rPr>
          <w:rFonts w:ascii="Times New Roman" w:hAnsi="Times New Roman" w:cs="Times New Roman"/>
          <w:sz w:val="24"/>
          <w:szCs w:val="24"/>
        </w:rPr>
        <w:t xml:space="preserve">iterative variance updating scheme </w:t>
      </w:r>
      <w:r w:rsidR="007A13B9" w:rsidRPr="00307C18">
        <w:rPr>
          <w:rFonts w:ascii="Times New Roman" w:hAnsi="Times New Roman" w:cs="Times New Roman"/>
          <w:sz w:val="24"/>
          <w:szCs w:val="24"/>
        </w:rPr>
        <w:t>VEMP</w:t>
      </w:r>
      <w:r w:rsidR="00300013" w:rsidRPr="00300013">
        <w:rPr>
          <w:rFonts w:ascii="Times New Roman" w:hAnsi="Times New Roman" w:cs="Times New Roman"/>
          <w:color w:val="FF0000"/>
          <w:sz w:val="24"/>
          <w:szCs w:val="24"/>
        </w:rPr>
        <w:t>,</w:t>
      </w:r>
      <w:r w:rsidR="007A13B9" w:rsidRPr="00300013">
        <w:rPr>
          <w:rFonts w:ascii="Times New Roman" w:hAnsi="Times New Roman" w:cs="Times New Roman"/>
          <w:color w:val="FF0000"/>
          <w:sz w:val="24"/>
          <w:szCs w:val="24"/>
        </w:rPr>
        <w:t xml:space="preserve"> </w:t>
      </w:r>
      <w:r w:rsidR="000D3254" w:rsidRPr="00307C18">
        <w:rPr>
          <w:rFonts w:ascii="Times New Roman" w:hAnsi="Times New Roman" w:cs="Times New Roman"/>
          <w:sz w:val="24"/>
          <w:szCs w:val="24"/>
        </w:rPr>
        <w:t>aiming at fast learning of the variability distributions over the large solutions space under limited simulation budget. This variance updating scheme is based on grid divisions on the domain of the feature vector and deals with sampled and unsampled solutions separately such that the sampling policy has theoretical convergence guarantee.</w:t>
      </w:r>
    </w:p>
    <w:p w14:paraId="4791A404" w14:textId="77777777" w:rsidR="000D3254" w:rsidRPr="00307C18" w:rsidRDefault="000D3254" w:rsidP="000D3254">
      <w:pPr>
        <w:adjustRightInd w:val="0"/>
        <w:snapToGrid w:val="0"/>
        <w:rPr>
          <w:rFonts w:ascii="Times New Roman" w:hAnsi="Times New Roman" w:cs="Times New Roman"/>
          <w:sz w:val="24"/>
          <w:szCs w:val="24"/>
        </w:rPr>
      </w:pPr>
    </w:p>
    <w:p w14:paraId="394E0C03" w14:textId="31F0A037" w:rsidR="000D3254" w:rsidRPr="00307C18" w:rsidRDefault="000D3254" w:rsidP="000741B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Our experiments on a set of synthetic test problems validate the effectiveness of the proposed algorithm in finding the </w:t>
      </w:r>
      <w:r w:rsidRPr="00307C18">
        <w:rPr>
          <w:rFonts w:ascii="Times New Roman" w:hAnsi="Times New Roman" w:cs="Times New Roman"/>
          <w:iCs/>
          <w:sz w:val="24"/>
          <w:szCs w:val="24"/>
        </w:rPr>
        <w:t>non-dominated feasible solutions. In all the three problems teste</w:t>
      </w:r>
      <w:r w:rsidRPr="00307C18">
        <w:rPr>
          <w:rFonts w:ascii="Times New Roman" w:hAnsi="Times New Roman" w:cs="Times New Roman"/>
          <w:sz w:val="24"/>
          <w:szCs w:val="24"/>
        </w:rPr>
        <w:t>d</w:t>
      </w:r>
      <w:r w:rsidRPr="00307C18">
        <w:rPr>
          <w:rFonts w:ascii="Times New Roman" w:hAnsi="Times New Roman" w:cs="Times New Roman"/>
          <w:iCs/>
          <w:sz w:val="24"/>
          <w:szCs w:val="24"/>
        </w:rPr>
        <w:t>, the Pareto front found by our algorithm reasonably covers the theoretical one, though</w:t>
      </w:r>
      <w:r w:rsidRPr="00307C18">
        <w:rPr>
          <w:rFonts w:ascii="Times New Roman" w:hAnsi="Times New Roman" w:cs="Times New Roman"/>
          <w:sz w:val="24"/>
          <w:szCs w:val="24"/>
        </w:rPr>
        <w:t xml:space="preserve"> a higher initial variance</w:t>
      </w:r>
      <w:r w:rsidRPr="00307C18">
        <w:rPr>
          <w:rFonts w:ascii="Times New Roman" w:hAnsi="Times New Roman" w:cs="Times New Roman"/>
          <w:iCs/>
          <w:sz w:val="24"/>
          <w:szCs w:val="24"/>
        </w:rPr>
        <w:t xml:space="preserve"> estimate may lead to fewer solutions, mainly due to a more conservative posterior probabilistic constraint. </w:t>
      </w:r>
      <w:r w:rsidR="002A1B84" w:rsidRPr="00307C18">
        <w:rPr>
          <w:rFonts w:ascii="Times New Roman" w:hAnsi="Times New Roman" w:cs="Times New Roman"/>
          <w:iCs/>
          <w:sz w:val="24"/>
          <w:szCs w:val="24"/>
        </w:rPr>
        <w:t xml:space="preserve">However, </w:t>
      </w:r>
      <w:r w:rsidR="007A13B9" w:rsidRPr="00307C18">
        <w:rPr>
          <w:rFonts w:ascii="Times New Roman" w:hAnsi="Times New Roman" w:cs="Times New Roman"/>
          <w:iCs/>
          <w:sz w:val="24"/>
          <w:szCs w:val="24"/>
        </w:rPr>
        <w:t xml:space="preserve">we verify that </w:t>
      </w:r>
      <w:r w:rsidR="002A1B84" w:rsidRPr="00307C18">
        <w:rPr>
          <w:rFonts w:ascii="Times New Roman" w:hAnsi="Times New Roman" w:cs="Times New Roman"/>
          <w:iCs/>
          <w:sz w:val="24"/>
          <w:szCs w:val="24"/>
        </w:rPr>
        <w:t xml:space="preserve">the proposed VEMP scheme </w:t>
      </w:r>
      <w:r w:rsidR="007A13B9" w:rsidRPr="00307C18">
        <w:rPr>
          <w:rFonts w:ascii="Times New Roman" w:hAnsi="Times New Roman" w:cs="Times New Roman"/>
          <w:iCs/>
          <w:sz w:val="24"/>
          <w:szCs w:val="24"/>
        </w:rPr>
        <w:t xml:space="preserve">can facilitate variance learning and significantly remedy the inaccuracy in the initial variance estimate. </w:t>
      </w:r>
      <w:r w:rsidRPr="00307C18">
        <w:rPr>
          <w:rFonts w:ascii="Times New Roman" w:hAnsi="Times New Roman" w:cs="Times New Roman"/>
          <w:sz w:val="24"/>
          <w:szCs w:val="24"/>
        </w:rPr>
        <w:t xml:space="preserve">The proposed algorithm is also successfully applied to a real-world traffic </w:t>
      </w:r>
      <w:r w:rsidRPr="00307C18">
        <w:rPr>
          <w:rFonts w:ascii="Times New Roman" w:hAnsi="Times New Roman" w:cs="Times New Roman"/>
          <w:sz w:val="24"/>
          <w:szCs w:val="24"/>
        </w:rPr>
        <w:lastRenderedPageBreak/>
        <w:t xml:space="preserve">network signal timing problem which involves relative total delay and traffic equity as two stochastic objectives and a probabilistic constraint on the relative vehicular emission. Compared to field-implemented signal plan, </w:t>
      </w:r>
      <w:r w:rsidR="000741B4" w:rsidRPr="00307C18">
        <w:rPr>
          <w:rFonts w:ascii="Times New Roman" w:hAnsi="Times New Roman" w:cs="Times New Roman"/>
          <w:sz w:val="24"/>
          <w:szCs w:val="24"/>
        </w:rPr>
        <w:t>the set of</w:t>
      </w:r>
      <w:r w:rsidRPr="00307C18">
        <w:rPr>
          <w:rFonts w:ascii="Times New Roman" w:hAnsi="Times New Roman" w:cs="Times New Roman"/>
          <w:sz w:val="24"/>
          <w:szCs w:val="24"/>
        </w:rPr>
        <w:t xml:space="preserve"> solution</w:t>
      </w:r>
      <w:r w:rsidR="000741B4" w:rsidRPr="00307C18">
        <w:rPr>
          <w:rFonts w:ascii="Times New Roman" w:hAnsi="Times New Roman" w:cs="Times New Roman"/>
          <w:sz w:val="24"/>
          <w:szCs w:val="24"/>
        </w:rPr>
        <w:t>s</w:t>
      </w:r>
      <w:r w:rsidRPr="00307C18">
        <w:rPr>
          <w:rFonts w:ascii="Times New Roman" w:hAnsi="Times New Roman" w:cs="Times New Roman"/>
          <w:sz w:val="24"/>
          <w:szCs w:val="24"/>
        </w:rPr>
        <w:t xml:space="preserve"> that </w:t>
      </w:r>
      <w:r w:rsidR="000741B4" w:rsidRPr="00307C18">
        <w:rPr>
          <w:rFonts w:ascii="Times New Roman" w:hAnsi="Times New Roman" w:cs="Times New Roman"/>
          <w:sz w:val="24"/>
          <w:szCs w:val="24"/>
        </w:rPr>
        <w:t>finally</w:t>
      </w:r>
      <w:r w:rsidRPr="00307C18">
        <w:rPr>
          <w:rFonts w:ascii="Times New Roman" w:hAnsi="Times New Roman" w:cs="Times New Roman"/>
          <w:sz w:val="24"/>
          <w:szCs w:val="24"/>
        </w:rPr>
        <w:t xml:space="preserve"> found by our algorithm can reduce </w:t>
      </w:r>
      <w:r w:rsidR="000741B4" w:rsidRPr="00307C18">
        <w:rPr>
          <w:rFonts w:ascii="Times New Roman" w:hAnsi="Times New Roman" w:cs="Times New Roman"/>
          <w:sz w:val="24"/>
          <w:szCs w:val="24"/>
        </w:rPr>
        <w:t>14.1~18.3%</w:t>
      </w:r>
      <w:r w:rsidR="00C01C59" w:rsidRPr="00307C18">
        <w:rPr>
          <w:rFonts w:ascii="Times New Roman" w:hAnsi="Times New Roman" w:cs="Times New Roman"/>
          <w:sz w:val="24"/>
          <w:szCs w:val="24"/>
        </w:rPr>
        <w:t xml:space="preserve"> </w:t>
      </w:r>
      <w:r w:rsidR="000741B4" w:rsidRPr="00307C18">
        <w:rPr>
          <w:rFonts w:ascii="Times New Roman" w:hAnsi="Times New Roman" w:cs="Times New Roman"/>
          <w:sz w:val="24"/>
          <w:szCs w:val="24"/>
        </w:rPr>
        <w:t>and 2.3~11.2%</w:t>
      </w:r>
      <w:r w:rsidRPr="00307C18">
        <w:rPr>
          <w:rFonts w:ascii="Times New Roman" w:hAnsi="Times New Roman" w:cs="Times New Roman"/>
          <w:sz w:val="24"/>
          <w:szCs w:val="24"/>
        </w:rPr>
        <w:t xml:space="preserve"> for the </w:t>
      </w:r>
      <w:r w:rsidR="000741B4"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values of the two objectives, respectively. Unlike the field implemented signal plan, the solutions found by our algorithm all satisfy the probabilistic constraint, with the</w:t>
      </w:r>
      <w:r w:rsidR="00400A1F" w:rsidRPr="00307C18">
        <w:rPr>
          <w:rFonts w:ascii="Times New Roman" w:hAnsi="Times New Roman" w:cs="Times New Roman"/>
          <w:sz w:val="24"/>
          <w:szCs w:val="24"/>
        </w:rPr>
        <w:t xml:space="preserve"> 95%-quantile</w:t>
      </w:r>
      <w:r w:rsidRPr="00307C18">
        <w:rPr>
          <w:rFonts w:ascii="Times New Roman" w:hAnsi="Times New Roman" w:cs="Times New Roman"/>
          <w:sz w:val="24"/>
          <w:szCs w:val="24"/>
        </w:rPr>
        <w:t xml:space="preserve"> emission level cut by more than </w:t>
      </w:r>
      <w:r w:rsidR="00400A1F" w:rsidRPr="00307C18">
        <w:rPr>
          <w:rFonts w:ascii="Times New Roman" w:hAnsi="Times New Roman" w:cs="Times New Roman"/>
          <w:sz w:val="24"/>
          <w:szCs w:val="24"/>
        </w:rPr>
        <w:t>24</w:t>
      </w:r>
      <w:r w:rsidRPr="00307C18">
        <w:rPr>
          <w:rFonts w:ascii="Times New Roman" w:hAnsi="Times New Roman" w:cs="Times New Roman"/>
          <w:sz w:val="24"/>
          <w:szCs w:val="24"/>
        </w:rPr>
        <w:t xml:space="preserve">%. </w:t>
      </w:r>
      <w:r w:rsidR="00774A9C" w:rsidRPr="00307C18">
        <w:rPr>
          <w:rFonts w:ascii="Times New Roman" w:hAnsi="Times New Roman" w:cs="Times New Roman"/>
          <w:sz w:val="24"/>
          <w:szCs w:val="24"/>
        </w:rPr>
        <w:t xml:space="preserve">The trade-off between the complexity of the parametric belief model and computational effort is also discussed. </w:t>
      </w:r>
      <w:r w:rsidRPr="00307C18">
        <w:rPr>
          <w:rFonts w:ascii="Times New Roman" w:hAnsi="Times New Roman" w:cs="Times New Roman"/>
          <w:sz w:val="24"/>
          <w:szCs w:val="24"/>
        </w:rPr>
        <w:t xml:space="preserve">Therefore, the proposed SO approach is promising in solving probabilistically constrained bi-objective stochastic optimization problems. Although the simple quadratic model was shown effective </w:t>
      </w:r>
      <w:r w:rsidR="005E225A" w:rsidRPr="00307C18">
        <w:rPr>
          <w:rFonts w:ascii="Times New Roman" w:hAnsi="Times New Roman" w:cs="Times New Roman"/>
          <w:sz w:val="24"/>
          <w:szCs w:val="24"/>
        </w:rPr>
        <w:t>for our problem</w:t>
      </w:r>
      <w:r w:rsidRPr="00307C18">
        <w:rPr>
          <w:rFonts w:ascii="Times New Roman" w:hAnsi="Times New Roman" w:cs="Times New Roman"/>
          <w:sz w:val="24"/>
          <w:szCs w:val="24"/>
        </w:rPr>
        <w:t>, one meaningful future exploration might be design</w:t>
      </w:r>
      <w:r w:rsidRPr="00307C18">
        <w:rPr>
          <w:rFonts w:ascii="Times New Roman" w:hAnsi="Times New Roman" w:cs="Times New Roman" w:hint="eastAsia"/>
          <w:sz w:val="24"/>
          <w:szCs w:val="24"/>
        </w:rPr>
        <w:t>ing</w:t>
      </w:r>
      <w:r w:rsidRPr="00307C18">
        <w:rPr>
          <w:rFonts w:ascii="Times New Roman" w:hAnsi="Times New Roman" w:cs="Times New Roman"/>
          <w:sz w:val="24"/>
          <w:szCs w:val="24"/>
        </w:rPr>
        <w:t xml:space="preserve"> adaptive feature selection method that can tailor the belief model to different problem domains. </w:t>
      </w:r>
    </w:p>
    <w:p w14:paraId="01AE9483" w14:textId="77777777" w:rsidR="00B47C97" w:rsidRPr="00307C18" w:rsidRDefault="00B47C97" w:rsidP="0063380F">
      <w:pPr>
        <w:rPr>
          <w:rFonts w:ascii="Times New Roman" w:hAnsi="Times New Roman" w:cs="Times New Roman"/>
          <w:sz w:val="24"/>
          <w:szCs w:val="24"/>
        </w:rPr>
      </w:pPr>
    </w:p>
    <w:p w14:paraId="60AAC8CB" w14:textId="406C1A55" w:rsidR="00B14440" w:rsidRPr="00307C18" w:rsidRDefault="00B14440" w:rsidP="00307C18">
      <w:pPr>
        <w:pStyle w:val="Heading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AB4604">
        <w:rPr>
          <w:rFonts w:ascii="Times New Roman" w:eastAsiaTheme="minorEastAsia" w:hAnsi="Times New Roman" w:cs="Times New Roman"/>
          <w:b/>
          <w:bCs/>
          <w:i/>
          <w:color w:val="auto"/>
          <w:kern w:val="2"/>
          <w:sz w:val="24"/>
          <w:szCs w:val="24"/>
        </w:rPr>
        <w:t>A</w:t>
      </w:r>
      <w:r w:rsidRPr="00307C18">
        <w:rPr>
          <w:rFonts w:ascii="Times New Roman" w:eastAsiaTheme="minorEastAsia" w:hAnsi="Times New Roman" w:cs="Times New Roman"/>
          <w:b/>
          <w:bCs/>
          <w:i/>
          <w:color w:val="auto"/>
          <w:kern w:val="2"/>
          <w:sz w:val="24"/>
          <w:szCs w:val="24"/>
        </w:rPr>
        <w:t xml:space="preserve">: Pseudo-codes of algorithms. </w:t>
      </w:r>
    </w:p>
    <w:p w14:paraId="12E61021"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0E067545" wp14:editId="1036FD6A">
                <wp:extent cx="6139543" cy="5035550"/>
                <wp:effectExtent l="0" t="0" r="13970" b="127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5035550"/>
                        </a:xfrm>
                        <a:prstGeom prst="rect">
                          <a:avLst/>
                        </a:prstGeom>
                        <a:solidFill>
                          <a:srgbClr val="FFFFFF"/>
                        </a:solidFill>
                        <a:ln w="9525">
                          <a:solidFill>
                            <a:srgbClr val="000000"/>
                          </a:solidFill>
                          <a:miter lim="800000"/>
                          <a:headEnd/>
                          <a:tailEnd/>
                        </a:ln>
                      </wps:spPr>
                      <wps:txbx>
                        <w:txbxContent>
                          <w:p w14:paraId="796223E6" w14:textId="39A8DF09" w:rsidR="003E320A" w:rsidRDefault="003E320A" w:rsidP="007D5CC1">
                            <w:pPr>
                              <w:pBdr>
                                <w:bottom w:val="single" w:sz="4" w:space="1" w:color="auto"/>
                              </w:pBd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723A95DB" w:rsidR="003E320A" w:rsidRPr="00BA48DC" w:rsidRDefault="003E320A" w:rsidP="007D5CC1">
                            <w:pPr>
                              <w:pBdr>
                                <w:bottom w:val="single" w:sz="4" w:space="1" w:color="auto"/>
                              </w:pBd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w:rPr>
                                  <w:rFonts w:ascii="Cambria Math" w:hAnsi="Cambria Math" w:cs="Times New Roman"/>
                                  <w:sz w:val="24"/>
                                  <w:szCs w:val="24"/>
                                </w:rPr>
                                <m:t xml:space="preserve"> K</m:t>
                              </m:r>
                            </m:oMath>
                            <w:r>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w:t>
                            </w:r>
                            <m:oMath>
                              <m:r>
                                <w:rPr>
                                  <w:rFonts w:ascii="Cambria Math" w:hAnsi="Cambria Math" w:cs="Times New Roman"/>
                                  <w:color w:val="0070C0"/>
                                  <w:sz w:val="24"/>
                                  <w:szCs w:val="24"/>
                                </w:rPr>
                                <m:t xml:space="preserve"> </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oMath>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oMath>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Cambria Math"/>
                                      <w:color w:val="0070C0"/>
                                      <w:sz w:val="24"/>
                                      <w:szCs w:val="24"/>
                                    </w:rPr>
                                    <m:t>0</m:t>
                                  </m:r>
                                </m:sup>
                              </m:sSubSup>
                              <m:r>
                                <w:rPr>
                                  <w:rFonts w:ascii="Cambria Math" w:hAnsi="Cambria Math" w:cs="Times New Roman"/>
                                  <w:color w:val="0070C0"/>
                                  <w:sz w:val="24"/>
                                  <w:szCs w:val="24"/>
                                  <w:shd w:val="clear" w:color="auto" w:fill="FFFFFF"/>
                                </w:rPr>
                                <m:t>=0</m:t>
                              </m:r>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 xml:space="preserve">, </w:t>
                            </w:r>
                            <m:oMath>
                              <m:r>
                                <w:rPr>
                                  <w:rFonts w:ascii="Cambria Math" w:hAnsi="Cambria Math" w:cs="Times New Roman"/>
                                  <w:color w:val="333333"/>
                                  <w:sz w:val="24"/>
                                  <w:szCs w:val="24"/>
                                  <w:shd w:val="clear" w:color="auto" w:fill="FFFFFF"/>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sub>
                                <m:sup>
                                  <m:r>
                                    <w:rPr>
                                      <w:rFonts w:ascii="Cambria Math" w:eastAsia="宋体" w:hAnsi="Times New Roman" w:cs="Times New Roman"/>
                                      <w:color w:val="0070C0"/>
                                      <w:sz w:val="24"/>
                                      <w:szCs w:val="24"/>
                                    </w:rPr>
                                    <m:t>i,0</m:t>
                                  </m:r>
                                </m:sup>
                              </m:sSubSup>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r>
                                <w:rPr>
                                  <w:rFonts w:ascii="Cambria Math" w:hAnsi="Cambria Math" w:cs="Times New Roman"/>
                                  <w:sz w:val="24"/>
                                  <w:szCs w:val="24"/>
                                </w:rPr>
                                <m:t>}</m:t>
                              </m:r>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color w:val="0070C0"/>
                                  <w:sz w:val="24"/>
                                  <w:szCs w:val="24"/>
                                </w:rPr>
                                <m:t>D,A,E</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Pr>
                                <w:rFonts w:ascii="Times New Roman" w:hAnsi="Times New Roman" w:cs="Times New Roman"/>
                                <w:sz w:val="24"/>
                                <w:szCs w:val="24"/>
                              </w:rPr>
                              <w:t>;</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p>
                          <w:p w14:paraId="5F6C7400" w14:textId="7EC9D557" w:rsidR="003E320A" w:rsidRDefault="003E320A"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w:r w:rsidRPr="00290C49">
                              <w:rPr>
                                <w:rFonts w:ascii="Times New Roman" w:hAnsi="Times New Roman" w:cs="Times New Roman"/>
                                <w:bCs/>
                                <w:sz w:val="24"/>
                                <w:szCs w:val="24"/>
                              </w:rPr>
                              <w:t xml:space="preserve"> </w:t>
                            </w:r>
                            <m:oMath>
                              <m:sSup>
                                <m:sSupPr>
                                  <m:ctrlPr>
                                    <w:rPr>
                                      <w:rFonts w:ascii="Cambria Math" w:eastAsia="宋体" w:hAnsi="Cambria Math" w:cs="Times New Roman"/>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9A2122">
                              <w:rPr>
                                <w:rFonts w:ascii="Times New Roman" w:hAnsi="Times New Roman" w:cs="Times New Roman"/>
                                <w:color w:val="0070C0"/>
                                <w:sz w:val="24"/>
                                <w:szCs w:val="24"/>
                                <w:shd w:val="clear" w:color="auto" w:fill="FFFFFF"/>
                              </w:rPr>
                              <w:t xml:space="preserve">[ ] </w:t>
                            </w:r>
                            <w:r w:rsidRPr="00A75C46">
                              <w:rPr>
                                <w:rFonts w:ascii="Times New Roman" w:hAnsi="Times New Roman" w:cs="Times New Roman"/>
                                <w:sz w:val="24"/>
                                <w:szCs w:val="24"/>
                              </w:rPr>
                              <w:t>%</w:t>
                            </w:r>
                            <w:r w:rsidRPr="007029E9">
                              <w:rPr>
                                <w:rFonts w:ascii="Times New Roman" w:hAnsi="Times New Roman" w:cs="Times New Roman"/>
                                <w:sz w:val="24"/>
                                <w:szCs w:val="24"/>
                              </w:rPr>
                              <w:t xml:space="preserve">Each </w:t>
                            </w:r>
                            <w:r>
                              <w:rPr>
                                <w:rFonts w:ascii="Times New Roman" w:hAnsi="Times New Roman" w:cs="Times New Roman"/>
                                <w:sz w:val="24"/>
                                <w:szCs w:val="24"/>
                              </w:rPr>
                              <w:t>row</w:t>
                            </w:r>
                            <w:r w:rsidRPr="007029E9">
                              <w:rPr>
                                <w:rFonts w:ascii="Times New Roman" w:hAnsi="Times New Roman" w:cs="Times New Roman"/>
                                <w:sz w:val="24"/>
                                <w:szCs w:val="24"/>
                              </w:rPr>
                              <w:t xml:space="preserve"> </w:t>
                            </w:r>
                            <w:r>
                              <w:rPr>
                                <w:rFonts w:ascii="Times New Roman" w:hAnsi="Times New Roman" w:cs="Times New Roman"/>
                                <w:sz w:val="24"/>
                                <w:szCs w:val="24"/>
                              </w:rPr>
                              <w:t>stores</w:t>
                            </w:r>
                            <w:r w:rsidRPr="007029E9">
                              <w:rPr>
                                <w:rFonts w:ascii="Times New Roman" w:hAnsi="Times New Roman" w:cs="Times New Roman"/>
                                <w:sz w:val="24"/>
                                <w:szCs w:val="24"/>
                              </w:rPr>
                              <w:t xml:space="preserve"> a sampled solution </w:t>
                            </w:r>
                            <m:oMath>
                              <m:sSup>
                                <m:sSupPr>
                                  <m:ctrlPr>
                                    <w:rPr>
                                      <w:rFonts w:ascii="Cambria Math" w:hAnsi="Times New Roman" w:cs="Times New Roman"/>
                                      <w:b/>
                                      <w:color w:val="0070C0"/>
                                      <w:sz w:val="24"/>
                                      <w:szCs w:val="24"/>
                                    </w:rPr>
                                  </m:ctrlPr>
                                </m:sSupPr>
                                <m:e>
                                  <m:r>
                                    <m:rPr>
                                      <m:sty m:val="b"/>
                                    </m:rPr>
                                    <w:rPr>
                                      <w:rFonts w:ascii="Cambria Math" w:hAnsi="Times New Roman" w:cs="Times New Roman"/>
                                      <w:color w:val="0070C0"/>
                                      <w:sz w:val="24"/>
                                      <w:szCs w:val="24"/>
                                    </w:rPr>
                                    <m:t>x</m:t>
                                  </m:r>
                                </m:e>
                                <m:sup>
                                  <m:r>
                                    <m:rPr>
                                      <m:sty m:val="p"/>
                                    </m:rPr>
                                    <w:rPr>
                                      <w:rFonts w:ascii="Cambria Math" w:hAnsi="Times New Roman" w:cs="Times New Roman"/>
                                      <w:color w:val="0070C0"/>
                                      <w:sz w:val="24"/>
                                      <w:szCs w:val="24"/>
                                    </w:rPr>
                                    <m:t>T</m:t>
                                  </m:r>
                                </m:sup>
                              </m:sSup>
                            </m:oMath>
                            <w:r>
                              <w:rPr>
                                <w:rFonts w:ascii="Times New Roman" w:hAnsi="Times New Roman" w:cs="Times New Roman"/>
                                <w:b/>
                                <w:color w:val="0070C0"/>
                                <w:sz w:val="24"/>
                                <w:szCs w:val="24"/>
                              </w:rPr>
                              <w:t xml:space="preserve"> </w:t>
                            </w:r>
                            <w:r w:rsidRPr="007029E9">
                              <w:rPr>
                                <w:rFonts w:ascii="Times New Roman" w:hAnsi="Times New Roman" w:cs="Times New Roman"/>
                                <w:sz w:val="24"/>
                                <w:szCs w:val="24"/>
                              </w:rPr>
                              <w:t>and the number of times it has been sampled</w:t>
                            </w:r>
                            <w:r w:rsidRPr="00A75C46">
                              <w:rPr>
                                <w:rFonts w:ascii="Times New Roman" w:hAnsi="Times New Roman" w:cs="Times New Roman"/>
                                <w:sz w:val="24"/>
                                <w:szCs w:val="24"/>
                              </w:rPr>
                              <w:t xml:space="preserve">, </w:t>
                            </w:r>
                            <m:oMath>
                              <m:sSup>
                                <m:sSupPr>
                                  <m:ctrlPr>
                                    <w:rPr>
                                      <w:rFonts w:ascii="Cambria Math" w:eastAsia="宋体" w:hAnsi="Cambria Math" w:cs="Times New Roman"/>
                                      <w:sz w:val="24"/>
                                      <w:szCs w:val="24"/>
                                      <w:highlight w:val="yellow"/>
                                    </w:rPr>
                                  </m:ctrlPr>
                                </m:sSupPr>
                                <m:e>
                                  <m:r>
                                    <m:rPr>
                                      <m:sty m:val="b"/>
                                    </m:rPr>
                                    <w:rPr>
                                      <w:rFonts w:ascii="Cambria Math" w:eastAsia="宋体" w:hAnsi="Cambria Math" w:cs="Times New Roman"/>
                                      <w:color w:val="0070C0"/>
                                      <w:sz w:val="24"/>
                                      <w:szCs w:val="24"/>
                                      <w:highlight w:val="yellow"/>
                                    </w:rPr>
                                    <m:t>T</m:t>
                                  </m:r>
                                </m:e>
                                <m:sup>
                                  <m:r>
                                    <w:rPr>
                                      <w:rFonts w:ascii="Cambria Math" w:eastAsia="宋体" w:hAnsi="Cambria Math" w:cs="Times New Roman"/>
                                      <w:sz w:val="24"/>
                                      <w:szCs w:val="24"/>
                                      <w:highlight w:val="yellow"/>
                                    </w:rPr>
                                    <m:t>0</m:t>
                                  </m:r>
                                </m:sup>
                              </m:sSup>
                            </m:oMath>
                            <w:r w:rsidRPr="00FE7486">
                              <w:rPr>
                                <w:rFonts w:ascii="Times New Roman" w:hAnsi="Times New Roman" w:cs="Times New Roman"/>
                                <w:sz w:val="24"/>
                                <w:szCs w:val="24"/>
                                <w:highlight w:val="yellow"/>
                              </w:rPr>
                              <w:t xml:space="preserve"> can also be</w:t>
                            </w:r>
                            <w:r w:rsidRPr="00FE7486">
                              <w:rPr>
                                <w:rFonts w:ascii="Times New Roman" w:hAnsi="Times New Roman" w:cs="Times New Roman"/>
                                <w:bCs/>
                                <w:sz w:val="24"/>
                                <w:szCs w:val="24"/>
                                <w:highlight w:val="yellow"/>
                              </w:rPr>
                              <w:t xml:space="preserve"> initialized by </w:t>
                            </w:r>
                            <m:oMath>
                              <m:sSup>
                                <m:sSupPr>
                                  <m:ctrlPr>
                                    <w:rPr>
                                      <w:rFonts w:ascii="Cambria Math" w:hAnsi="Cambria Math" w:cs="Times New Roman"/>
                                      <w:bCs/>
                                      <w:i/>
                                      <w:color w:val="0070C0"/>
                                      <w:sz w:val="24"/>
                                      <w:szCs w:val="24"/>
                                      <w:highlight w:val="yellow"/>
                                    </w:rPr>
                                  </m:ctrlPr>
                                </m:sSupPr>
                                <m:e>
                                  <m:r>
                                    <w:rPr>
                                      <w:rFonts w:ascii="Cambria Math" w:hAnsi="Cambria Math" w:cs="Times New Roman"/>
                                      <w:color w:val="0070C0"/>
                                      <w:sz w:val="24"/>
                                      <w:szCs w:val="24"/>
                                      <w:highlight w:val="yellow"/>
                                    </w:rPr>
                                    <m:t>N</m:t>
                                  </m:r>
                                </m:e>
                                <m:sup>
                                  <m:r>
                                    <w:rPr>
                                      <w:rFonts w:ascii="Cambria Math" w:hAnsi="Cambria Math" w:cs="Times New Roman"/>
                                      <w:color w:val="0070C0"/>
                                      <w:sz w:val="24"/>
                                      <w:szCs w:val="24"/>
                                      <w:highlight w:val="yellow"/>
                                    </w:rPr>
                                    <m:t>0</m:t>
                                  </m:r>
                                </m:sup>
                              </m:sSup>
                            </m:oMath>
                            <w:r w:rsidRPr="00A75C46">
                              <w:rPr>
                                <w:rFonts w:ascii="Times New Roman" w:hAnsi="Times New Roman" w:cs="Times New Roman"/>
                                <w:bCs/>
                                <w:color w:val="0070C0"/>
                                <w:sz w:val="24"/>
                                <w:szCs w:val="24"/>
                              </w:rPr>
                              <w:t xml:space="preserve"> </w:t>
                            </w:r>
                            <w:r w:rsidRPr="00A75C46">
                              <w:rPr>
                                <w:rFonts w:ascii="Times New Roman" w:hAnsi="Times New Roman" w:cs="Times New Roman"/>
                                <w:bCs/>
                                <w:sz w:val="24"/>
                                <w:szCs w:val="24"/>
                              </w:rPr>
                              <w:t xml:space="preserve">pre-samples (used for setting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A75C46">
                              <w:rPr>
                                <w:rFonts w:ascii="Times New Roman" w:hAnsi="Times New Roman" w:cs="Times New Roman"/>
                                <w:color w:val="333333"/>
                                <w:sz w:val="24"/>
                                <w:szCs w:val="24"/>
                                <w:shd w:val="clear" w:color="auto" w:fill="FFFFFF"/>
                              </w:rPr>
                              <w:t>,</w:t>
                            </w:r>
                            <w:r w:rsidRPr="00A75C46">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sz w:val="24"/>
                                <w:szCs w:val="24"/>
                              </w:rPr>
                              <w:t>)</w:t>
                            </w:r>
                          </w:p>
                          <w:p w14:paraId="08926682" w14:textId="125D68E4"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m:oMath>
                              <m:r>
                                <w:rPr>
                                  <w:rFonts w:ascii="Cambria Math" w:eastAsia="Cambria Math" w:hAnsi="Cambria Math" w:cs="Cambria Math"/>
                                  <w:sz w:val="24"/>
                                  <w:szCs w:val="24"/>
                                </w:rPr>
                                <m:t>n=1</m:t>
                              </m:r>
                            </m:oMath>
                            <w:r w:rsidRPr="0082359E">
                              <w:rPr>
                                <w:rFonts w:ascii="Times New Roman" w:hAnsi="Times New Roman" w:cs="Times New Roman"/>
                                <w:sz w:val="24"/>
                                <w:szCs w:val="24"/>
                              </w:rPr>
                              <w:t xml:space="preserve"> </w:t>
                            </w:r>
                            <w:r w:rsidRPr="003C07CA">
                              <w:rPr>
                                <w:rFonts w:ascii="Times New Roman" w:hAnsi="Times New Roman" w:cs="Times New Roman"/>
                                <w:sz w:val="24"/>
                                <w:szCs w:val="24"/>
                              </w:rPr>
                              <w:t xml:space="preserve">to </w:t>
                            </w:r>
                            <m:oMath>
                              <m:r>
                                <w:rPr>
                                  <w:rFonts w:ascii="Cambria Math" w:hAnsi="Cambria Math" w:cs="Times New Roman"/>
                                  <w:sz w:val="24"/>
                                  <w:szCs w:val="24"/>
                                </w:rPr>
                                <m:t>N</m:t>
                              </m:r>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0EBB46B6" w:rsidR="003E320A" w:rsidRDefault="003E320A"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503827DA"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eastAsia="Cambria Math" w:hAnsi="Cambria Math" w:cs="Cambria Math"/>
                                  <w:sz w:val="24"/>
                                  <w:szCs w:val="24"/>
                                </w:rPr>
                                <m:t>k=1</m:t>
                              </m:r>
                            </m:oMath>
                            <w:r w:rsidRPr="0082359E">
                              <w:rPr>
                                <w:rFonts w:ascii="Times New Roman" w:hAnsi="Times New Roman" w:cs="Times New Roman"/>
                                <w:sz w:val="24"/>
                                <w:szCs w:val="24"/>
                              </w:rPr>
                              <w:t xml:space="preserve">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6298EA31"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EFC5EE0" w14:textId="335A7C8B" w:rsidR="003E320A" w:rsidRPr="0021143A" w:rsidRDefault="003E320A" w:rsidP="00B14440">
                            <w:pPr>
                              <w:ind w:right="110"/>
                              <w:rPr>
                                <w:rFonts w:ascii="Times New Roman" w:hAnsi="Times New Roman" w:cs="Times New Roman"/>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 xml:space="preserve">y </w:t>
                            </w:r>
                            <w:r>
                              <w:rPr>
                                <w:rFonts w:ascii="Times New Roman" w:hAnsi="Times New Roman" w:cs="Times New Roman"/>
                                <w:bCs/>
                                <w:sz w:val="24"/>
                                <w:szCs w:val="24"/>
                              </w:rPr>
                              <w:t>row</w:t>
                            </w:r>
                            <w:r w:rsidRPr="00E009E8">
                              <w:rPr>
                                <w:rFonts w:ascii="Times New Roman" w:hAnsi="Times New Roman" w:cs="Times New Roman"/>
                                <w:bCs/>
                                <w:sz w:val="24"/>
                                <w:szCs w:val="24"/>
                              </w:rPr>
                              <w:t xml:space="preserve"> (first </w:t>
                            </w:r>
                            <m:oMath>
                              <m:r>
                                <w:rPr>
                                  <w:rFonts w:ascii="Cambria Math" w:hAnsi="Cambria Math" w:cs="Times New Roman"/>
                                  <w:sz w:val="24"/>
                                  <w:szCs w:val="24"/>
                                </w:rPr>
                                <m:t>K</m:t>
                              </m:r>
                            </m:oMath>
                            <w:r w:rsidRPr="00E009E8">
                              <w:rPr>
                                <w:rFonts w:ascii="Times New Roman" w:hAnsi="Times New Roman" w:cs="Times New Roman"/>
                                <w:bCs/>
                                <w:sz w:val="24"/>
                                <w:szCs w:val="24"/>
                              </w:rPr>
                              <w:t xml:space="preserve"> </w:t>
                            </w:r>
                            <w:r>
                              <w:rPr>
                                <w:rFonts w:ascii="Times New Roman" w:hAnsi="Times New Roman" w:cs="Times New Roman"/>
                                <w:bCs/>
                                <w:sz w:val="24"/>
                                <w:szCs w:val="24"/>
                              </w:rPr>
                              <w:t>entries</w:t>
                            </w:r>
                            <w:r w:rsidRPr="00E009E8">
                              <w:rPr>
                                <w:rFonts w:ascii="Times New Roman" w:hAnsi="Times New Roman" w:cs="Times New Roman"/>
                                <w:bCs/>
                                <w:sz w:val="24"/>
                                <w:szCs w:val="24"/>
                              </w:rPr>
                              <w:t xml:space="preserve">) </w:t>
                            </w:r>
                            <w:r w:rsidRPr="00470B50">
                              <w:rPr>
                                <w:rFonts w:ascii="Times New Roman" w:hAnsi="Times New Roman" w:cs="Times New Roman"/>
                                <w:bCs/>
                                <w:sz w:val="24"/>
                                <w:szCs w:val="24"/>
                              </w:rPr>
                              <w:t xml:space="preserve">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12D09BDB" w14:textId="13DD54C8" w:rsidR="003E320A" w:rsidRPr="00604438" w:rsidRDefault="003E320A" w:rsidP="00B14440">
                            <w:pPr>
                              <w:ind w:right="110"/>
                              <w:rPr>
                                <w:rFonts w:ascii="Times New Roman" w:hAnsi="Times New Roman" w:cs="Times New Roman"/>
                                <w:b/>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sSup>
                                    <m:sSupPr>
                                      <m:ctrlPr>
                                        <w:rPr>
                                          <w:rFonts w:ascii="Cambria Math" w:eastAsia="宋体" w:hAnsi="Times New Roman" w:cs="Times New Roman"/>
                                          <w:i/>
                                          <w:sz w:val="24"/>
                                          <w:szCs w:val="24"/>
                                        </w:rPr>
                                      </m:ctrlPr>
                                    </m:sSupPr>
                                    <m:e>
                                      <m:r>
                                        <m:rPr>
                                          <m:sty m:val="b"/>
                                        </m:rPr>
                                        <w:rPr>
                                          <w:rFonts w:ascii="Cambria Math" w:eastAsia="宋体" w:hAnsi="Times New Roman" w:cs="Times New Roman"/>
                                          <w:sz w:val="24"/>
                                          <w:szCs w:val="24"/>
                                        </w:rPr>
                                        <m:t>q</m:t>
                                      </m:r>
                                      <m:ctrlPr>
                                        <w:rPr>
                                          <w:rFonts w:ascii="Cambria Math" w:eastAsia="宋体" w:hAnsi="Times New Roman" w:cs="Times New Roman"/>
                                          <w:b/>
                                          <w:sz w:val="24"/>
                                          <w:szCs w:val="24"/>
                                        </w:rPr>
                                      </m:ctrlPr>
                                    </m:e>
                                    <m:sup>
                                      <m:r>
                                        <w:rPr>
                                          <w:rFonts w:ascii="Cambria Math" w:eastAsia="宋体" w:hAnsi="Times New Roman" w:cs="Times New Roman"/>
                                          <w:sz w:val="24"/>
                                          <w:szCs w:val="24"/>
                                        </w:rPr>
                                        <m:t>i</m:t>
                                      </m:r>
                                    </m:sup>
                                  </m:sSup>
                                  <m: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25089CF2" w14:textId="3A7D2EE5"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sz w:val="24"/>
                                          <w:szCs w:val="24"/>
                                        </w:rPr>
                                        <m:t xml:space="preserve"> </m:t>
                                      </m:r>
                                      <m:r>
                                        <m:rPr>
                                          <m:sty m:val="b"/>
                                        </m:rPr>
                                        <w:rPr>
                                          <w:rFonts w:ascii="Cambria Math" w:hAnsi="Times New Roman" w:cs="Times New Roman"/>
                                          <w:sz w:val="24"/>
                                          <w:szCs w:val="24"/>
                                        </w:rPr>
                                        <m:t xml:space="preserve"> </m:t>
                                      </m:r>
                                      <m:ctrlPr>
                                        <w:rPr>
                                          <w:rFonts w:ascii="Cambria Math" w:hAnsi="Cambria Math" w:cs="Cambria Math"/>
                                          <w:i/>
                                          <w:color w:val="333333"/>
                                          <w:sz w:val="24"/>
                                          <w:szCs w:val="24"/>
                                          <w:shd w:val="clear" w:color="auto" w:fill="FFFFFF"/>
                                        </w:rPr>
                                      </m:ctrlPr>
                                    </m:e>
                                    <m:e>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
                                        </m:rPr>
                                        <w:rPr>
                                          <w:rFonts w:ascii="Cambria Math" w:hAnsi="Times New Roman" w:cs="Times New Roman"/>
                                          <w:sz w:val="24"/>
                                          <w:szCs w:val="24"/>
                                        </w:rPr>
                                        <m:t xml:space="preserve">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67F7EA49" w14:textId="1EFE3452"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else</w:t>
                            </w:r>
                          </w:p>
                          <w:p w14:paraId="2CE3E888" w14:textId="281C7BFB"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10</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15940BB2"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11: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color w:val="0070C0"/>
                                  <w:sz w:val="24"/>
                                  <w:szCs w:val="24"/>
                                </w:rPr>
                                <m:t>+</m:t>
                              </m:r>
                              <m:r>
                                <m:rPr>
                                  <m:sty m:val="b"/>
                                </m:rPr>
                                <w:rPr>
                                  <w:rFonts w:ascii="Cambria Math" w:eastAsia="宋体" w:hAnsi="Cambria Math" w:cs="Times New Roman"/>
                                  <w:color w:val="0070C0"/>
                                  <w:sz w:val="24"/>
                                  <w:szCs w:val="24"/>
                                </w:rPr>
                                <m:t xml:space="preserve">[0  </m:t>
                              </m:r>
                              <m:sSub>
                                <m:sSubPr>
                                  <m:ctrlPr>
                                    <w:rPr>
                                      <w:rFonts w:ascii="Cambria Math" w:eastAsia="宋体" w:hAnsi="Cambria Math" w:cs="Times New Roman"/>
                                      <w:b/>
                                      <w:color w:val="0070C0"/>
                                      <w:sz w:val="24"/>
                                      <w:szCs w:val="24"/>
                                    </w:rPr>
                                  </m:ctrlPr>
                                </m:sSubPr>
                                <m:e>
                                  <m:r>
                                    <m:rPr>
                                      <m:sty m:val="b"/>
                                    </m:rPr>
                                    <w:rPr>
                                      <w:rFonts w:ascii="Cambria Math" w:eastAsia="宋体" w:hAnsi="Cambria Math" w:cs="Times New Roman"/>
                                      <w:color w:val="0070C0"/>
                                      <w:sz w:val="24"/>
                                      <w:szCs w:val="24"/>
                                    </w:rPr>
                                    <m:t>e</m:t>
                                  </m:r>
                                </m:e>
                                <m:sub>
                                  <m:r>
                                    <m:rPr>
                                      <m:sty m:val="b"/>
                                    </m:rPr>
                                    <w:rPr>
                                      <w:rFonts w:ascii="Cambria Math" w:eastAsia="宋体" w:hAnsi="Cambria Math" w:cs="Times New Roman"/>
                                      <w:color w:val="0070C0"/>
                                      <w:sz w:val="24"/>
                                      <w:szCs w:val="24"/>
                                    </w:rPr>
                                    <m:t>x</m:t>
                                  </m:r>
                                </m:sub>
                              </m:sSub>
                              <m:r>
                                <m:rPr>
                                  <m:sty m:val="bi"/>
                                </m:rPr>
                                <w:rPr>
                                  <w:rFonts w:ascii="Cambria Math" w:eastAsia="宋体" w:hAnsi="Cambria Math" w:cs="Times New Roman"/>
                                  <w:color w:val="0070C0"/>
                                  <w:sz w:val="24"/>
                                  <w:szCs w:val="24"/>
                                </w:rPr>
                                <m:t>]</m:t>
                              </m:r>
                            </m:oMath>
                            <w:r>
                              <w:rPr>
                                <w:rFonts w:ascii="Times New Roman" w:hAnsi="Times New Roman" w:cs="Times New Roman"/>
                                <w:sz w:val="24"/>
                                <w:szCs w:val="24"/>
                              </w:rPr>
                              <w:t xml:space="preserve"> %add 1 to the last entry of the row corresponds to </w:t>
                            </w:r>
                            <w:r>
                              <w:rPr>
                                <w:rFonts w:ascii="Times New Roman" w:hAnsi="Times New Roman" w:cs="Times New Roman"/>
                                <w:b/>
                                <w:bCs/>
                                <w:sz w:val="24"/>
                                <w:szCs w:val="24"/>
                              </w:rPr>
                              <w:t>x</w:t>
                            </w:r>
                          </w:p>
                          <w:p w14:paraId="3E5C8678" w14:textId="088FF419"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12:     </w:t>
                            </w:r>
                            <w:r w:rsidRPr="00002844">
                              <w:rPr>
                                <w:rFonts w:ascii="Times New Roman" w:hAnsi="Times New Roman" w:cs="Times New Roman"/>
                                <w:b/>
                                <w:bCs/>
                                <w:color w:val="333333"/>
                                <w:sz w:val="24"/>
                                <w:szCs w:val="24"/>
                                <w:shd w:val="clear" w:color="auto" w:fill="FFFFFF"/>
                              </w:rPr>
                              <w:t>end if</w:t>
                            </w:r>
                          </w:p>
                          <w:p w14:paraId="7E9F73FE" w14:textId="168097D7" w:rsidR="003E320A" w:rsidRPr="00535AAC"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13:   </w:t>
                            </w:r>
                            <w:r w:rsidRPr="00002844">
                              <w:rPr>
                                <w:rFonts w:ascii="Times New Roman" w:hAnsi="Times New Roman" w:cs="Times New Roman"/>
                                <w:b/>
                                <w:bCs/>
                                <w:color w:val="333333"/>
                                <w:sz w:val="24"/>
                                <w:szCs w:val="24"/>
                                <w:shd w:val="clear" w:color="auto" w:fill="FFFFFF"/>
                              </w:rPr>
                              <w:t>end for</w:t>
                            </w:r>
                          </w:p>
                          <w:p w14:paraId="4631E5A3" w14:textId="6A04459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2807D59A" w14:textId="45F3122F"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15: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oMath>
                            <w:r w:rsidRPr="00084A4D">
                              <w:rPr>
                                <w:rFonts w:ascii="Times New Roman" w:hAnsi="Times New Roman" w:cs="Times New Roman"/>
                                <w:iCs/>
                                <w:color w:val="0070C0"/>
                                <w:sz w:val="24"/>
                                <w:szCs w:val="24"/>
                              </w:rPr>
                              <w:sym w:font="Wingdings" w:char="F0DF"/>
                            </w:r>
                            <w:r w:rsidRPr="00084A4D">
                              <w:rPr>
                                <w:rFonts w:ascii="Times New Roman" w:hAnsi="Times New Roman" w:cs="Times New Roman"/>
                                <w:iCs/>
                                <w:color w:val="0070C0"/>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r>
                                <w:rPr>
                                  <w:rFonts w:ascii="Cambria Math" w:hAnsi="Cambria Math" w:cs="Cambria Math"/>
                                  <w:color w:val="0070C0"/>
                                  <w:sz w:val="24"/>
                                  <w:szCs w:val="24"/>
                                </w:rPr>
                                <m:t>+1</m:t>
                              </m:r>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03437C8E" w14:textId="5AAE00E2"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e>
                                  </m:d>
                                </m:e>
                                <m:sup>
                                  <m:r>
                                    <m:rPr>
                                      <m:sty m:val="p"/>
                                    </m:rPr>
                                    <w:rPr>
                                      <w:rFonts w:ascii="Cambria Math" w:hAnsi="Cambria Math" w:cs="Times New Roman"/>
                                      <w:color w:val="0070C0"/>
                                      <w:sz w:val="24"/>
                                      <w:szCs w:val="24"/>
                                    </w:rPr>
                                    <m:t>T</m:t>
                                  </m:r>
                                </m:sup>
                              </m:sSup>
                            </m:oMath>
                          </w:p>
                          <w:p w14:paraId="4F0DFAFF" w14:textId="3ACF6CEE"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17: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by (9a)</w:t>
                            </w:r>
                            <w:r>
                              <w:rPr>
                                <w:rFonts w:ascii="Times New Roman" w:hAnsi="Times New Roman" w:cs="Times New Roman" w:hint="eastAsia"/>
                                <w:color w:val="333333"/>
                                <w:sz w:val="24"/>
                                <w:szCs w:val="24"/>
                                <w:shd w:val="clear" w:color="auto" w:fill="FFFFFF"/>
                              </w:rPr>
                              <w:t xml:space="preserve">　</w:t>
                            </w:r>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(9b),</w:t>
                            </w:r>
                            <w:r w:rsidRPr="003C07CA">
                              <w:rPr>
                                <w:rFonts w:ascii="Times New Roman" w:hAnsi="Times New Roman" w:cs="Times New Roman"/>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4282D90" w14:textId="20EAC47A" w:rsidR="003E320A" w:rsidRDefault="003E320A" w:rsidP="0021143A">
                            <w:pPr>
                              <w:adjustRightInd w:val="0"/>
                              <w:snapToGrid w:val="0"/>
                              <w:ind w:right="115"/>
                              <w:rPr>
                                <w:rFonts w:ascii="Times New Roman" w:hAnsi="Times New Roman" w:cs="Times New Roman"/>
                                <w:b/>
                                <w:sz w:val="24"/>
                                <w:szCs w:val="24"/>
                              </w:rPr>
                            </w:pPr>
                            <w:bookmarkStart w:id="177" w:name="_Hlk48304360"/>
                            <w:r>
                              <w:rPr>
                                <w:rFonts w:ascii="Times New Roman" w:hAnsi="Times New Roman" w:cs="Times New Roman"/>
                                <w:bCs/>
                                <w:sz w:val="24"/>
                                <w:szCs w:val="24"/>
                              </w:rPr>
                              <w:t>18:   comp</w:t>
                            </w:r>
                            <w:r w:rsidRPr="00470B50">
                              <w:rPr>
                                <w:rFonts w:ascii="Times New Roman" w:hAnsi="Times New Roman" w:cs="Times New Roman"/>
                                <w:bCs/>
                                <w:sz w:val="24"/>
                                <w:szCs w:val="24"/>
                              </w:rPr>
                              <w:t xml:space="preserve">ute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bSup>
                                    <m:sSubSupPr>
                                      <m:ctrlPr>
                                        <w:rPr>
                                          <w:rFonts w:ascii="Cambria Math" w:eastAsia="宋体" w:hAnsi="Times New Roman" w:cs="Times New Roman"/>
                                          <w:b/>
                                          <w:color w:val="0070C0"/>
                                          <w:sz w:val="24"/>
                                          <w:szCs w:val="24"/>
                                        </w:rPr>
                                      </m:ctrlPr>
                                    </m:sSubSupPr>
                                    <m:e>
                                      <m:r>
                                        <m:rPr>
                                          <m:sty m:val="b"/>
                                        </m:rPr>
                                        <w:rPr>
                                          <w:rFonts w:ascii="Cambria Math" w:eastAsia="宋体" w:hAnsi="Times New Roman" w:cs="Times New Roman"/>
                                          <w:color w:val="0070C0"/>
                                          <w:sz w:val="24"/>
                                          <w:szCs w:val="24"/>
                                        </w:rPr>
                                        <m:t>q</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ctrlPr>
                                        <w:rPr>
                                          <w:rFonts w:ascii="Cambria Math" w:eastAsia="宋体" w:hAnsi="Times New Roman" w:cs="Times New Roman"/>
                                          <w:i/>
                                          <w:color w:val="0070C0"/>
                                          <w:sz w:val="24"/>
                                          <w:szCs w:val="24"/>
                                        </w:rPr>
                                      </m:ctrlPr>
                                    </m:sub>
                                    <m:sup>
                                      <m:r>
                                        <w:rPr>
                                          <w:rFonts w:ascii="Cambria Math" w:eastAsia="宋体" w:hAnsi="Times New Roman" w:cs="Times New Roman"/>
                                          <w:color w:val="0070C0"/>
                                          <w:sz w:val="24"/>
                                          <w:szCs w:val="24"/>
                                        </w:rPr>
                                        <m:t>i</m:t>
                                      </m:r>
                                    </m:sup>
                                  </m:sSubSup>
                                </m:sub>
                                <m:sup>
                                  <m:r>
                                    <w:rPr>
                                      <w:rFonts w:ascii="Cambria Math" w:eastAsia="宋体" w:hAnsi="Times New Roman" w:cs="Times New Roman"/>
                                      <w:color w:val="0070C0"/>
                                      <w:sz w:val="24"/>
                                      <w:szCs w:val="24"/>
                                    </w:rPr>
                                    <m:t>i,n</m:t>
                                  </m:r>
                                </m:sup>
                              </m:sSubSup>
                              <m:r>
                                <w:rPr>
                                  <w:rFonts w:ascii="Cambria Math" w:eastAsia="宋体" w:hAnsi="Times New Roman" w:cs="Times New Roman"/>
                                  <w:color w:val="0070C0"/>
                                  <w:sz w:val="24"/>
                                  <w:szCs w:val="24"/>
                                </w:rPr>
                                <m:t xml:space="preserve"> </m:t>
                              </m:r>
                            </m:oMath>
                            <w:r w:rsidRPr="0009757B">
                              <w:rPr>
                                <w:rFonts w:ascii="Times New Roman" w:hAnsi="Times New Roman" w:cs="Times New Roman"/>
                                <w:color w:val="0070C0"/>
                                <w:sz w:val="24"/>
                                <w:szCs w:val="24"/>
                                <w:shd w:val="clear" w:color="auto" w:fill="FFFFFF"/>
                              </w:rPr>
                              <w:t>by (10</w:t>
                            </w:r>
                            <w:r>
                              <w:rPr>
                                <w:rFonts w:ascii="Times New Roman" w:hAnsi="Times New Roman" w:cs="Times New Roman"/>
                                <w:color w:val="0070C0"/>
                                <w:sz w:val="24"/>
                                <w:szCs w:val="24"/>
                                <w:shd w:val="clear" w:color="auto" w:fill="FFFFFF"/>
                              </w:rPr>
                              <w:t>a</w:t>
                            </w:r>
                            <w:r w:rsidRPr="0009757B">
                              <w:rPr>
                                <w:rFonts w:ascii="Times New Roman" w:hAnsi="Times New Roman" w:cs="Times New Roman"/>
                                <w:color w:val="0070C0"/>
                                <w:sz w:val="24"/>
                                <w:szCs w:val="24"/>
                                <w:shd w:val="clear" w:color="auto" w:fill="FFFFFF"/>
                              </w:rPr>
                              <w:t>)</w:t>
                            </w:r>
                            <w:r>
                              <w:rPr>
                                <w:rFonts w:ascii="Times New Roman" w:hAnsi="Times New Roman" w:cs="Times New Roman"/>
                                <w:color w:val="0070C0"/>
                                <w:sz w:val="24"/>
                                <w:szCs w:val="24"/>
                                <w:shd w:val="clear" w:color="auto" w:fill="FFFFFF"/>
                              </w:rPr>
                              <w:t xml:space="preserve"> and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w:t>
                            </w:r>
                            <w:r w:rsidRPr="006E7767">
                              <w:rPr>
                                <w:rFonts w:ascii="Times New Roman" w:hAnsi="Times New Roman" w:cs="Times New Roman"/>
                                <w:color w:val="0070C0"/>
                                <w:sz w:val="24"/>
                                <w:szCs w:val="24"/>
                                <w:shd w:val="clear" w:color="auto" w:fill="FFFFFF"/>
                              </w:rPr>
                              <w:t xml:space="preserve">by (10b) with </w:t>
                            </w:r>
                            <m:oMath>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K</m:t>
                                  </m:r>
                                  <m:r>
                                    <m:rPr>
                                      <m:sty m:val="p"/>
                                    </m:rPr>
                                    <w:rPr>
                                      <w:rFonts w:ascii="Cambria Math" w:eastAsia="宋体" w:hAnsi="Cambria Math" w:cs="Times New Roman"/>
                                      <w:color w:val="0070C0"/>
                                      <w:sz w:val="24"/>
                                      <w:szCs w:val="24"/>
                                    </w:rPr>
                                    <m:t>+1</m:t>
                                  </m:r>
                                  <m:ctrlPr>
                                    <w:rPr>
                                      <w:rFonts w:ascii="Cambria Math" w:eastAsia="宋体" w:hAnsi="Cambria Math" w:cs="Times New Roman"/>
                                      <w:color w:val="0070C0"/>
                                      <w:sz w:val="24"/>
                                      <w:szCs w:val="24"/>
                                    </w:rPr>
                                  </m:ctrlPr>
                                </m:sub>
                                <m:sup>
                                  <m:r>
                                    <w:rPr>
                                      <w:rFonts w:ascii="Cambria Math" w:eastAsia="宋体" w:hAnsi="Cambria Math" w:cs="Times New Roman"/>
                                      <w:color w:val="0070C0"/>
                                      <w:sz w:val="24"/>
                                      <w:szCs w:val="24"/>
                                    </w:rPr>
                                    <m:t>n</m:t>
                                  </m:r>
                                </m:sup>
                              </m:sSubSup>
                            </m:oMath>
                            <w:r w:rsidRPr="0009757B">
                              <w:rPr>
                                <w:rFonts w:ascii="Times New Roman" w:hAnsi="Times New Roman" w:cs="Times New Roman"/>
                                <w:color w:val="0070C0"/>
                                <w:sz w:val="24"/>
                                <w:szCs w:val="24"/>
                                <w:shd w:val="clear" w:color="auto" w:fill="FFFFFF"/>
                              </w:rPr>
                              <w:t xml:space="preserve">, for </w:t>
                            </w:r>
                            <w:bookmarkEnd w:id="177"/>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6A3CDC8" w14:textId="060CC633"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1EBAF4EE" w:rsidR="003E320A"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20: </w:t>
                            </w:r>
                            <w:r w:rsidRPr="00070A53">
                              <w:rPr>
                                <w:rFonts w:ascii="Times New Roman" w:hAnsi="Times New Roman" w:cs="Times New Roman"/>
                                <w:iCs/>
                                <w:sz w:val="24"/>
                                <w:szCs w:val="24"/>
                              </w:rPr>
                              <w:t>solve problem (1</w:t>
                            </w:r>
                            <w:r>
                              <w:rPr>
                                <w:rFonts w:ascii="Times New Roman" w:hAnsi="Times New Roman" w:cs="Times New Roman"/>
                                <w:iCs/>
                                <w:sz w:val="24"/>
                                <w:szCs w:val="24"/>
                              </w:rPr>
                              <w:t>1</w:t>
                            </w:r>
                            <w:r w:rsidRPr="00070A53">
                              <w:rPr>
                                <w:rFonts w:ascii="Times New Roman" w:hAnsi="Times New Roman" w:cs="Times New Roman"/>
                                <w:iCs/>
                                <w:sz w:val="24"/>
                                <w:szCs w:val="24"/>
                              </w:rPr>
                              <w:t xml:space="preserve">) </w:t>
                            </w:r>
                            <w:r w:rsidRPr="009A6317">
                              <w:rPr>
                                <w:rFonts w:ascii="Times New Roman" w:hAnsi="Times New Roman" w:cs="Times New Roman"/>
                                <w:iCs/>
                                <w:color w:val="0070C0"/>
                                <w:sz w:val="24"/>
                                <w:szCs w:val="24"/>
                              </w:rPr>
                              <w:t xml:space="preserve">by the approach </w:t>
                            </w:r>
                            <w:r>
                              <w:rPr>
                                <w:rFonts w:ascii="Times New Roman" w:hAnsi="Times New Roman" w:cs="Times New Roman"/>
                                <w:iCs/>
                                <w:color w:val="0070C0"/>
                                <w:sz w:val="24"/>
                                <w:szCs w:val="24"/>
                              </w:rPr>
                              <w:t>given 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 xml:space="preserve">Remark 3 </w:t>
                            </w:r>
                            <w:r w:rsidRPr="00070A53">
                              <w:rPr>
                                <w:rFonts w:ascii="Times New Roman" w:hAnsi="Times New Roman" w:cs="Times New Roman"/>
                                <w:iCs/>
                                <w:sz w:val="24"/>
                                <w:szCs w:val="24"/>
                              </w:rPr>
                              <w:t>and obtain</w:t>
                            </w:r>
                            <w:r>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78703F">
                              <w:rPr>
                                <w:rFonts w:ascii="Times New Roman" w:hAnsi="Times New Roman" w:cs="Times New Roman"/>
                                <w:sz w:val="24"/>
                                <w:szCs w:val="24"/>
                              </w:rPr>
                              <w:t>defined in (13)</w:t>
                            </w:r>
                            <w:r>
                              <w:rPr>
                                <w:rFonts w:ascii="Times New Roman" w:hAnsi="Times New Roman" w:cs="Times New Roman"/>
                                <w:bCs/>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type w14:anchorId="0E067545" id="_x0000_t202" coordsize="21600,21600" o:spt="202" path="m,l,21600r21600,l21600,xe">
                <v:stroke joinstyle="miter"/>
                <v:path gradientshapeok="t" o:connecttype="rect"/>
              </v:shapetype>
              <v:shape id="Text Box 1" o:spid="_x0000_s1026" type="#_x0000_t202" style="width:483.45pt;height:3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">
                <v:textbox>
                  <w:txbxContent>
                    <w:p w14:paraId="796223E6" w14:textId="39A8DF09" w:rsidR="003E320A" w:rsidRDefault="003E320A" w:rsidP="007D5CC1">
                      <w:pPr>
                        <w:pBdr>
                          <w:bottom w:val="single" w:sz="4" w:space="1" w:color="auto"/>
                        </w:pBd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723A95DB" w:rsidR="003E320A" w:rsidRPr="00BA48DC" w:rsidRDefault="003E320A" w:rsidP="007D5CC1">
                      <w:pPr>
                        <w:pBdr>
                          <w:bottom w:val="single" w:sz="4" w:space="1" w:color="auto"/>
                        </w:pBd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w:rPr>
                            <w:rFonts w:ascii="Cambria Math" w:hAnsi="Cambria Math" w:cs="Times New Roman"/>
                            <w:sz w:val="24"/>
                            <w:szCs w:val="24"/>
                          </w:rPr>
                          <m:t xml:space="preserve"> K</m:t>
                        </m:r>
                      </m:oMath>
                      <w:r>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w:t>
                      </w:r>
                      <m:oMath>
                        <m:r>
                          <w:rPr>
                            <w:rFonts w:ascii="Cambria Math" w:hAnsi="Cambria Math" w:cs="Times New Roman"/>
                            <w:color w:val="0070C0"/>
                            <w:sz w:val="24"/>
                            <w:szCs w:val="24"/>
                          </w:rPr>
                          <m:t xml:space="preserve"> </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oMath>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oMath>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Cambria Math"/>
                                <w:color w:val="0070C0"/>
                                <w:sz w:val="24"/>
                                <w:szCs w:val="24"/>
                              </w:rPr>
                              <m:t>0</m:t>
                            </m:r>
                          </m:sup>
                        </m:sSubSup>
                        <m:r>
                          <w:rPr>
                            <w:rFonts w:ascii="Cambria Math" w:hAnsi="Cambria Math" w:cs="Times New Roman"/>
                            <w:color w:val="0070C0"/>
                            <w:sz w:val="24"/>
                            <w:szCs w:val="24"/>
                            <w:shd w:val="clear" w:color="auto" w:fill="FFFFFF"/>
                          </w:rPr>
                          <m:t>=0</m:t>
                        </m:r>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 xml:space="preserve">, </w:t>
                      </w:r>
                      <m:oMath>
                        <m:r>
                          <w:rPr>
                            <w:rFonts w:ascii="Cambria Math" w:hAnsi="Cambria Math" w:cs="Times New Roman"/>
                            <w:color w:val="333333"/>
                            <w:sz w:val="24"/>
                            <w:szCs w:val="24"/>
                            <w:shd w:val="clear" w:color="auto" w:fill="FFFFFF"/>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sub>
                          <m:sup>
                            <m:r>
                              <w:rPr>
                                <w:rFonts w:ascii="Cambria Math" w:eastAsia="宋体" w:hAnsi="Times New Roman" w:cs="Times New Roman"/>
                                <w:color w:val="0070C0"/>
                                <w:sz w:val="24"/>
                                <w:szCs w:val="24"/>
                              </w:rPr>
                              <m:t>i,0</m:t>
                            </m:r>
                          </m:sup>
                        </m:sSubSup>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r>
                          <w:rPr>
                            <w:rFonts w:ascii="Cambria Math" w:hAnsi="Cambria Math" w:cs="Times New Roman"/>
                            <w:sz w:val="24"/>
                            <w:szCs w:val="24"/>
                          </w:rPr>
                          <m:t>}</m:t>
                        </m:r>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color w:val="0070C0"/>
                            <w:sz w:val="24"/>
                            <w:szCs w:val="24"/>
                          </w:rPr>
                          <m:t>D,A,E</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Pr>
                          <w:rFonts w:ascii="Times New Roman" w:hAnsi="Times New Roman" w:cs="Times New Roman"/>
                          <w:sz w:val="24"/>
                          <w:szCs w:val="24"/>
                        </w:rPr>
                        <w:t>;</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p>
                    <w:p w14:paraId="5F6C7400" w14:textId="7EC9D557" w:rsidR="003E320A" w:rsidRDefault="003E320A"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w:r w:rsidRPr="00290C49">
                        <w:rPr>
                          <w:rFonts w:ascii="Times New Roman" w:hAnsi="Times New Roman" w:cs="Times New Roman"/>
                          <w:bCs/>
                          <w:sz w:val="24"/>
                          <w:szCs w:val="24"/>
                        </w:rPr>
                        <w:t xml:space="preserve"> </w:t>
                      </w:r>
                      <m:oMath>
                        <m:sSup>
                          <m:sSupPr>
                            <m:ctrlPr>
                              <w:rPr>
                                <w:rFonts w:ascii="Cambria Math" w:eastAsia="宋体" w:hAnsi="Cambria Math" w:cs="Times New Roman"/>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9A2122">
                        <w:rPr>
                          <w:rFonts w:ascii="Times New Roman" w:hAnsi="Times New Roman" w:cs="Times New Roman"/>
                          <w:color w:val="0070C0"/>
                          <w:sz w:val="24"/>
                          <w:szCs w:val="24"/>
                          <w:shd w:val="clear" w:color="auto" w:fill="FFFFFF"/>
                        </w:rPr>
                        <w:t xml:space="preserve">[ ] </w:t>
                      </w:r>
                      <w:r w:rsidRPr="00A75C46">
                        <w:rPr>
                          <w:rFonts w:ascii="Times New Roman" w:hAnsi="Times New Roman" w:cs="Times New Roman"/>
                          <w:sz w:val="24"/>
                          <w:szCs w:val="24"/>
                        </w:rPr>
                        <w:t>%</w:t>
                      </w:r>
                      <w:r w:rsidRPr="007029E9">
                        <w:rPr>
                          <w:rFonts w:ascii="Times New Roman" w:hAnsi="Times New Roman" w:cs="Times New Roman"/>
                          <w:sz w:val="24"/>
                          <w:szCs w:val="24"/>
                        </w:rPr>
                        <w:t xml:space="preserve">Each </w:t>
                      </w:r>
                      <w:r>
                        <w:rPr>
                          <w:rFonts w:ascii="Times New Roman" w:hAnsi="Times New Roman" w:cs="Times New Roman"/>
                          <w:sz w:val="24"/>
                          <w:szCs w:val="24"/>
                        </w:rPr>
                        <w:t>row</w:t>
                      </w:r>
                      <w:r w:rsidRPr="007029E9">
                        <w:rPr>
                          <w:rFonts w:ascii="Times New Roman" w:hAnsi="Times New Roman" w:cs="Times New Roman"/>
                          <w:sz w:val="24"/>
                          <w:szCs w:val="24"/>
                        </w:rPr>
                        <w:t xml:space="preserve"> </w:t>
                      </w:r>
                      <w:r>
                        <w:rPr>
                          <w:rFonts w:ascii="Times New Roman" w:hAnsi="Times New Roman" w:cs="Times New Roman"/>
                          <w:sz w:val="24"/>
                          <w:szCs w:val="24"/>
                        </w:rPr>
                        <w:t>stores</w:t>
                      </w:r>
                      <w:r w:rsidRPr="007029E9">
                        <w:rPr>
                          <w:rFonts w:ascii="Times New Roman" w:hAnsi="Times New Roman" w:cs="Times New Roman"/>
                          <w:sz w:val="24"/>
                          <w:szCs w:val="24"/>
                        </w:rPr>
                        <w:t xml:space="preserve"> a sampled solution </w:t>
                      </w:r>
                      <m:oMath>
                        <m:sSup>
                          <m:sSupPr>
                            <m:ctrlPr>
                              <w:rPr>
                                <w:rFonts w:ascii="Cambria Math" w:hAnsi="Times New Roman" w:cs="Times New Roman"/>
                                <w:b/>
                                <w:color w:val="0070C0"/>
                                <w:sz w:val="24"/>
                                <w:szCs w:val="24"/>
                              </w:rPr>
                            </m:ctrlPr>
                          </m:sSupPr>
                          <m:e>
                            <m:r>
                              <m:rPr>
                                <m:sty m:val="b"/>
                              </m:rPr>
                              <w:rPr>
                                <w:rFonts w:ascii="Cambria Math" w:hAnsi="Times New Roman" w:cs="Times New Roman"/>
                                <w:color w:val="0070C0"/>
                                <w:sz w:val="24"/>
                                <w:szCs w:val="24"/>
                              </w:rPr>
                              <m:t>x</m:t>
                            </m:r>
                          </m:e>
                          <m:sup>
                            <m:r>
                              <m:rPr>
                                <m:sty m:val="p"/>
                              </m:rPr>
                              <w:rPr>
                                <w:rFonts w:ascii="Cambria Math" w:hAnsi="Times New Roman" w:cs="Times New Roman"/>
                                <w:color w:val="0070C0"/>
                                <w:sz w:val="24"/>
                                <w:szCs w:val="24"/>
                              </w:rPr>
                              <m:t>T</m:t>
                            </m:r>
                          </m:sup>
                        </m:sSup>
                      </m:oMath>
                      <w:r>
                        <w:rPr>
                          <w:rFonts w:ascii="Times New Roman" w:hAnsi="Times New Roman" w:cs="Times New Roman"/>
                          <w:b/>
                          <w:color w:val="0070C0"/>
                          <w:sz w:val="24"/>
                          <w:szCs w:val="24"/>
                        </w:rPr>
                        <w:t xml:space="preserve"> </w:t>
                      </w:r>
                      <w:r w:rsidRPr="007029E9">
                        <w:rPr>
                          <w:rFonts w:ascii="Times New Roman" w:hAnsi="Times New Roman" w:cs="Times New Roman"/>
                          <w:sz w:val="24"/>
                          <w:szCs w:val="24"/>
                        </w:rPr>
                        <w:t>and the number of times it has been sampled</w:t>
                      </w:r>
                      <w:r w:rsidRPr="00A75C46">
                        <w:rPr>
                          <w:rFonts w:ascii="Times New Roman" w:hAnsi="Times New Roman" w:cs="Times New Roman"/>
                          <w:sz w:val="24"/>
                          <w:szCs w:val="24"/>
                        </w:rPr>
                        <w:t xml:space="preserve">, </w:t>
                      </w:r>
                      <m:oMath>
                        <m:sSup>
                          <m:sSupPr>
                            <m:ctrlPr>
                              <w:rPr>
                                <w:rFonts w:ascii="Cambria Math" w:eastAsia="宋体" w:hAnsi="Cambria Math" w:cs="Times New Roman"/>
                                <w:sz w:val="24"/>
                                <w:szCs w:val="24"/>
                                <w:highlight w:val="yellow"/>
                              </w:rPr>
                            </m:ctrlPr>
                          </m:sSupPr>
                          <m:e>
                            <m:r>
                              <m:rPr>
                                <m:sty m:val="b"/>
                              </m:rPr>
                              <w:rPr>
                                <w:rFonts w:ascii="Cambria Math" w:eastAsia="宋体" w:hAnsi="Cambria Math" w:cs="Times New Roman"/>
                                <w:color w:val="0070C0"/>
                                <w:sz w:val="24"/>
                                <w:szCs w:val="24"/>
                                <w:highlight w:val="yellow"/>
                              </w:rPr>
                              <m:t>T</m:t>
                            </m:r>
                          </m:e>
                          <m:sup>
                            <m:r>
                              <w:rPr>
                                <w:rFonts w:ascii="Cambria Math" w:eastAsia="宋体" w:hAnsi="Cambria Math" w:cs="Times New Roman"/>
                                <w:sz w:val="24"/>
                                <w:szCs w:val="24"/>
                                <w:highlight w:val="yellow"/>
                              </w:rPr>
                              <m:t>0</m:t>
                            </m:r>
                          </m:sup>
                        </m:sSup>
                      </m:oMath>
                      <w:r w:rsidRPr="00FE7486">
                        <w:rPr>
                          <w:rFonts w:ascii="Times New Roman" w:hAnsi="Times New Roman" w:cs="Times New Roman"/>
                          <w:sz w:val="24"/>
                          <w:szCs w:val="24"/>
                          <w:highlight w:val="yellow"/>
                        </w:rPr>
                        <w:t xml:space="preserve"> can also be</w:t>
                      </w:r>
                      <w:r w:rsidRPr="00FE7486">
                        <w:rPr>
                          <w:rFonts w:ascii="Times New Roman" w:hAnsi="Times New Roman" w:cs="Times New Roman"/>
                          <w:bCs/>
                          <w:sz w:val="24"/>
                          <w:szCs w:val="24"/>
                          <w:highlight w:val="yellow"/>
                        </w:rPr>
                        <w:t xml:space="preserve"> initialized by </w:t>
                      </w:r>
                      <m:oMath>
                        <m:sSup>
                          <m:sSupPr>
                            <m:ctrlPr>
                              <w:rPr>
                                <w:rFonts w:ascii="Cambria Math" w:hAnsi="Cambria Math" w:cs="Times New Roman"/>
                                <w:bCs/>
                                <w:i/>
                                <w:color w:val="0070C0"/>
                                <w:sz w:val="24"/>
                                <w:szCs w:val="24"/>
                                <w:highlight w:val="yellow"/>
                              </w:rPr>
                            </m:ctrlPr>
                          </m:sSupPr>
                          <m:e>
                            <m:r>
                              <w:rPr>
                                <w:rFonts w:ascii="Cambria Math" w:hAnsi="Cambria Math" w:cs="Times New Roman"/>
                                <w:color w:val="0070C0"/>
                                <w:sz w:val="24"/>
                                <w:szCs w:val="24"/>
                                <w:highlight w:val="yellow"/>
                              </w:rPr>
                              <m:t>N</m:t>
                            </m:r>
                          </m:e>
                          <m:sup>
                            <m:r>
                              <w:rPr>
                                <w:rFonts w:ascii="Cambria Math" w:hAnsi="Cambria Math" w:cs="Times New Roman"/>
                                <w:color w:val="0070C0"/>
                                <w:sz w:val="24"/>
                                <w:szCs w:val="24"/>
                                <w:highlight w:val="yellow"/>
                              </w:rPr>
                              <m:t>0</m:t>
                            </m:r>
                          </m:sup>
                        </m:sSup>
                      </m:oMath>
                      <w:r w:rsidRPr="00A75C46">
                        <w:rPr>
                          <w:rFonts w:ascii="Times New Roman" w:hAnsi="Times New Roman" w:cs="Times New Roman"/>
                          <w:bCs/>
                          <w:color w:val="0070C0"/>
                          <w:sz w:val="24"/>
                          <w:szCs w:val="24"/>
                        </w:rPr>
                        <w:t xml:space="preserve"> </w:t>
                      </w:r>
                      <w:r w:rsidRPr="00A75C46">
                        <w:rPr>
                          <w:rFonts w:ascii="Times New Roman" w:hAnsi="Times New Roman" w:cs="Times New Roman"/>
                          <w:bCs/>
                          <w:sz w:val="24"/>
                          <w:szCs w:val="24"/>
                        </w:rPr>
                        <w:t xml:space="preserve">pre-samples (used for setting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A75C46">
                        <w:rPr>
                          <w:rFonts w:ascii="Times New Roman" w:hAnsi="Times New Roman" w:cs="Times New Roman"/>
                          <w:color w:val="333333"/>
                          <w:sz w:val="24"/>
                          <w:szCs w:val="24"/>
                          <w:shd w:val="clear" w:color="auto" w:fill="FFFFFF"/>
                        </w:rPr>
                        <w:t>,</w:t>
                      </w:r>
                      <w:r w:rsidRPr="00A75C46">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sz w:val="24"/>
                          <w:szCs w:val="24"/>
                        </w:rPr>
                        <w:t>)</w:t>
                      </w:r>
                    </w:p>
                    <w:p w14:paraId="08926682" w14:textId="125D68E4"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m:oMath>
                        <m:r>
                          <w:rPr>
                            <w:rFonts w:ascii="Cambria Math" w:eastAsia="Cambria Math" w:hAnsi="Cambria Math" w:cs="Cambria Math"/>
                            <w:sz w:val="24"/>
                            <w:szCs w:val="24"/>
                          </w:rPr>
                          <m:t>n=1</m:t>
                        </m:r>
                      </m:oMath>
                      <w:r w:rsidRPr="0082359E">
                        <w:rPr>
                          <w:rFonts w:ascii="Times New Roman" w:hAnsi="Times New Roman" w:cs="Times New Roman"/>
                          <w:sz w:val="24"/>
                          <w:szCs w:val="24"/>
                        </w:rPr>
                        <w:t xml:space="preserve"> </w:t>
                      </w:r>
                      <w:r w:rsidRPr="003C07CA">
                        <w:rPr>
                          <w:rFonts w:ascii="Times New Roman" w:hAnsi="Times New Roman" w:cs="Times New Roman"/>
                          <w:sz w:val="24"/>
                          <w:szCs w:val="24"/>
                        </w:rPr>
                        <w:t xml:space="preserve">to </w:t>
                      </w:r>
                      <m:oMath>
                        <m:r>
                          <w:rPr>
                            <w:rFonts w:ascii="Cambria Math" w:hAnsi="Cambria Math" w:cs="Times New Roman"/>
                            <w:sz w:val="24"/>
                            <w:szCs w:val="24"/>
                          </w:rPr>
                          <m:t>N</m:t>
                        </m:r>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0EBB46B6" w:rsidR="003E320A" w:rsidRDefault="003E320A"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503827DA"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eastAsia="Cambria Math" w:hAnsi="Cambria Math" w:cs="Cambria Math"/>
                            <w:sz w:val="24"/>
                            <w:szCs w:val="24"/>
                          </w:rPr>
                          <m:t>k=1</m:t>
                        </m:r>
                      </m:oMath>
                      <w:r w:rsidRPr="0082359E">
                        <w:rPr>
                          <w:rFonts w:ascii="Times New Roman" w:hAnsi="Times New Roman" w:cs="Times New Roman"/>
                          <w:sz w:val="24"/>
                          <w:szCs w:val="24"/>
                        </w:rPr>
                        <w:t xml:space="preserve">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6298EA31"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EFC5EE0" w14:textId="335A7C8B" w:rsidR="003E320A" w:rsidRPr="0021143A" w:rsidRDefault="003E320A" w:rsidP="00B14440">
                      <w:pPr>
                        <w:ind w:right="110"/>
                        <w:rPr>
                          <w:rFonts w:ascii="Times New Roman" w:hAnsi="Times New Roman" w:cs="Times New Roman"/>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 xml:space="preserve">y </w:t>
                      </w:r>
                      <w:r>
                        <w:rPr>
                          <w:rFonts w:ascii="Times New Roman" w:hAnsi="Times New Roman" w:cs="Times New Roman"/>
                          <w:bCs/>
                          <w:sz w:val="24"/>
                          <w:szCs w:val="24"/>
                        </w:rPr>
                        <w:t>row</w:t>
                      </w:r>
                      <w:r w:rsidRPr="00E009E8">
                        <w:rPr>
                          <w:rFonts w:ascii="Times New Roman" w:hAnsi="Times New Roman" w:cs="Times New Roman"/>
                          <w:bCs/>
                          <w:sz w:val="24"/>
                          <w:szCs w:val="24"/>
                        </w:rPr>
                        <w:t xml:space="preserve"> (first </w:t>
                      </w:r>
                      <m:oMath>
                        <m:r>
                          <w:rPr>
                            <w:rFonts w:ascii="Cambria Math" w:hAnsi="Cambria Math" w:cs="Times New Roman"/>
                            <w:sz w:val="24"/>
                            <w:szCs w:val="24"/>
                          </w:rPr>
                          <m:t>K</m:t>
                        </m:r>
                      </m:oMath>
                      <w:r w:rsidRPr="00E009E8">
                        <w:rPr>
                          <w:rFonts w:ascii="Times New Roman" w:hAnsi="Times New Roman" w:cs="Times New Roman"/>
                          <w:bCs/>
                          <w:sz w:val="24"/>
                          <w:szCs w:val="24"/>
                        </w:rPr>
                        <w:t xml:space="preserve"> </w:t>
                      </w:r>
                      <w:r>
                        <w:rPr>
                          <w:rFonts w:ascii="Times New Roman" w:hAnsi="Times New Roman" w:cs="Times New Roman"/>
                          <w:bCs/>
                          <w:sz w:val="24"/>
                          <w:szCs w:val="24"/>
                        </w:rPr>
                        <w:t>entries</w:t>
                      </w:r>
                      <w:r w:rsidRPr="00E009E8">
                        <w:rPr>
                          <w:rFonts w:ascii="Times New Roman" w:hAnsi="Times New Roman" w:cs="Times New Roman"/>
                          <w:bCs/>
                          <w:sz w:val="24"/>
                          <w:szCs w:val="24"/>
                        </w:rPr>
                        <w:t xml:space="preserve">) </w:t>
                      </w:r>
                      <w:r w:rsidRPr="00470B50">
                        <w:rPr>
                          <w:rFonts w:ascii="Times New Roman" w:hAnsi="Times New Roman" w:cs="Times New Roman"/>
                          <w:bCs/>
                          <w:sz w:val="24"/>
                          <w:szCs w:val="24"/>
                        </w:rPr>
                        <w:t xml:space="preserve">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12D09BDB" w14:textId="13DD54C8" w:rsidR="003E320A" w:rsidRPr="00604438" w:rsidRDefault="003E320A" w:rsidP="00B14440">
                      <w:pPr>
                        <w:ind w:right="110"/>
                        <w:rPr>
                          <w:rFonts w:ascii="Times New Roman" w:hAnsi="Times New Roman" w:cs="Times New Roman"/>
                          <w:b/>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sSup>
                              <m:sSupPr>
                                <m:ctrlPr>
                                  <w:rPr>
                                    <w:rFonts w:ascii="Cambria Math" w:eastAsia="宋体" w:hAnsi="Times New Roman" w:cs="Times New Roman"/>
                                    <w:i/>
                                    <w:sz w:val="24"/>
                                    <w:szCs w:val="24"/>
                                  </w:rPr>
                                </m:ctrlPr>
                              </m:sSupPr>
                              <m:e>
                                <m:r>
                                  <m:rPr>
                                    <m:sty m:val="b"/>
                                  </m:rPr>
                                  <w:rPr>
                                    <w:rFonts w:ascii="Cambria Math" w:eastAsia="宋体" w:hAnsi="Times New Roman" w:cs="Times New Roman"/>
                                    <w:sz w:val="24"/>
                                    <w:szCs w:val="24"/>
                                  </w:rPr>
                                  <m:t>q</m:t>
                                </m:r>
                                <m:ctrlPr>
                                  <w:rPr>
                                    <w:rFonts w:ascii="Cambria Math" w:eastAsia="宋体" w:hAnsi="Times New Roman" w:cs="Times New Roman"/>
                                    <w:b/>
                                    <w:sz w:val="24"/>
                                    <w:szCs w:val="24"/>
                                  </w:rPr>
                                </m:ctrlPr>
                              </m:e>
                              <m:sup>
                                <m:r>
                                  <w:rPr>
                                    <w:rFonts w:ascii="Cambria Math" w:eastAsia="宋体" w:hAnsi="Times New Roman" w:cs="Times New Roman"/>
                                    <w:sz w:val="24"/>
                                    <w:szCs w:val="24"/>
                                  </w:rPr>
                                  <m:t>i</m:t>
                                </m:r>
                              </m:sup>
                            </m:sSup>
                            <m: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25089CF2" w14:textId="3A7D2EE5"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sz w:val="24"/>
                                    <w:szCs w:val="24"/>
                                  </w:rPr>
                                  <m:t xml:space="preserve"> </m:t>
                                </m:r>
                                <m:r>
                                  <m:rPr>
                                    <m:sty m:val="b"/>
                                  </m:rPr>
                                  <w:rPr>
                                    <w:rFonts w:ascii="Cambria Math" w:hAnsi="Times New Roman" w:cs="Times New Roman"/>
                                    <w:sz w:val="24"/>
                                    <w:szCs w:val="24"/>
                                  </w:rPr>
                                  <m:t xml:space="preserve"> </m:t>
                                </m:r>
                                <m:ctrlPr>
                                  <w:rPr>
                                    <w:rFonts w:ascii="Cambria Math" w:hAnsi="Cambria Math" w:cs="Cambria Math"/>
                                    <w:i/>
                                    <w:color w:val="333333"/>
                                    <w:sz w:val="24"/>
                                    <w:szCs w:val="24"/>
                                    <w:shd w:val="clear" w:color="auto" w:fill="FFFFFF"/>
                                  </w:rPr>
                                </m:ctrlPr>
                              </m:e>
                              <m:e>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
                                  </m:rPr>
                                  <w:rPr>
                                    <w:rFonts w:ascii="Cambria Math" w:hAnsi="Times New Roman" w:cs="Times New Roman"/>
                                    <w:sz w:val="24"/>
                                    <w:szCs w:val="24"/>
                                  </w:rPr>
                                  <m:t xml:space="preserve">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67F7EA49" w14:textId="1EFE3452"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else</w:t>
                      </w:r>
                    </w:p>
                    <w:p w14:paraId="2CE3E888" w14:textId="281C7BFB"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10</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15940BB2"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11: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color w:val="0070C0"/>
                            <w:sz w:val="24"/>
                            <w:szCs w:val="24"/>
                          </w:rPr>
                          <m:t>+</m:t>
                        </m:r>
                        <m:r>
                          <m:rPr>
                            <m:sty m:val="b"/>
                          </m:rPr>
                          <w:rPr>
                            <w:rFonts w:ascii="Cambria Math" w:eastAsia="宋体" w:hAnsi="Cambria Math" w:cs="Times New Roman"/>
                            <w:color w:val="0070C0"/>
                            <w:sz w:val="24"/>
                            <w:szCs w:val="24"/>
                          </w:rPr>
                          <m:t xml:space="preserve">[0  </m:t>
                        </m:r>
                        <m:sSub>
                          <m:sSubPr>
                            <m:ctrlPr>
                              <w:rPr>
                                <w:rFonts w:ascii="Cambria Math" w:eastAsia="宋体" w:hAnsi="Cambria Math" w:cs="Times New Roman"/>
                                <w:b/>
                                <w:color w:val="0070C0"/>
                                <w:sz w:val="24"/>
                                <w:szCs w:val="24"/>
                              </w:rPr>
                            </m:ctrlPr>
                          </m:sSubPr>
                          <m:e>
                            <m:r>
                              <m:rPr>
                                <m:sty m:val="b"/>
                              </m:rPr>
                              <w:rPr>
                                <w:rFonts w:ascii="Cambria Math" w:eastAsia="宋体" w:hAnsi="Cambria Math" w:cs="Times New Roman"/>
                                <w:color w:val="0070C0"/>
                                <w:sz w:val="24"/>
                                <w:szCs w:val="24"/>
                              </w:rPr>
                              <m:t>e</m:t>
                            </m:r>
                          </m:e>
                          <m:sub>
                            <m:r>
                              <m:rPr>
                                <m:sty m:val="b"/>
                              </m:rPr>
                              <w:rPr>
                                <w:rFonts w:ascii="Cambria Math" w:eastAsia="宋体" w:hAnsi="Cambria Math" w:cs="Times New Roman"/>
                                <w:color w:val="0070C0"/>
                                <w:sz w:val="24"/>
                                <w:szCs w:val="24"/>
                              </w:rPr>
                              <m:t>x</m:t>
                            </m:r>
                          </m:sub>
                        </m:sSub>
                        <m:r>
                          <m:rPr>
                            <m:sty m:val="bi"/>
                          </m:rPr>
                          <w:rPr>
                            <w:rFonts w:ascii="Cambria Math" w:eastAsia="宋体" w:hAnsi="Cambria Math" w:cs="Times New Roman"/>
                            <w:color w:val="0070C0"/>
                            <w:sz w:val="24"/>
                            <w:szCs w:val="24"/>
                          </w:rPr>
                          <m:t>]</m:t>
                        </m:r>
                      </m:oMath>
                      <w:r>
                        <w:rPr>
                          <w:rFonts w:ascii="Times New Roman" w:hAnsi="Times New Roman" w:cs="Times New Roman"/>
                          <w:sz w:val="24"/>
                          <w:szCs w:val="24"/>
                        </w:rPr>
                        <w:t xml:space="preserve"> %add 1 to the last entry of the row corresponds to </w:t>
                      </w:r>
                      <w:r>
                        <w:rPr>
                          <w:rFonts w:ascii="Times New Roman" w:hAnsi="Times New Roman" w:cs="Times New Roman"/>
                          <w:b/>
                          <w:bCs/>
                          <w:sz w:val="24"/>
                          <w:szCs w:val="24"/>
                        </w:rPr>
                        <w:t>x</w:t>
                      </w:r>
                    </w:p>
                    <w:p w14:paraId="3E5C8678" w14:textId="088FF419"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12:     </w:t>
                      </w:r>
                      <w:r w:rsidRPr="00002844">
                        <w:rPr>
                          <w:rFonts w:ascii="Times New Roman" w:hAnsi="Times New Roman" w:cs="Times New Roman"/>
                          <w:b/>
                          <w:bCs/>
                          <w:color w:val="333333"/>
                          <w:sz w:val="24"/>
                          <w:szCs w:val="24"/>
                          <w:shd w:val="clear" w:color="auto" w:fill="FFFFFF"/>
                        </w:rPr>
                        <w:t>end if</w:t>
                      </w:r>
                    </w:p>
                    <w:p w14:paraId="7E9F73FE" w14:textId="168097D7" w:rsidR="003E320A" w:rsidRPr="00535AAC"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13:   </w:t>
                      </w:r>
                      <w:r w:rsidRPr="00002844">
                        <w:rPr>
                          <w:rFonts w:ascii="Times New Roman" w:hAnsi="Times New Roman" w:cs="Times New Roman"/>
                          <w:b/>
                          <w:bCs/>
                          <w:color w:val="333333"/>
                          <w:sz w:val="24"/>
                          <w:szCs w:val="24"/>
                          <w:shd w:val="clear" w:color="auto" w:fill="FFFFFF"/>
                        </w:rPr>
                        <w:t>end for</w:t>
                      </w:r>
                    </w:p>
                    <w:p w14:paraId="4631E5A3" w14:textId="6A04459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2807D59A" w14:textId="45F3122F"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15: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oMath>
                      <w:r w:rsidRPr="00084A4D">
                        <w:rPr>
                          <w:rFonts w:ascii="Times New Roman" w:hAnsi="Times New Roman" w:cs="Times New Roman"/>
                          <w:iCs/>
                          <w:color w:val="0070C0"/>
                          <w:sz w:val="24"/>
                          <w:szCs w:val="24"/>
                        </w:rPr>
                        <w:sym w:font="Wingdings" w:char="F0DF"/>
                      </w:r>
                      <w:r w:rsidRPr="00084A4D">
                        <w:rPr>
                          <w:rFonts w:ascii="Times New Roman" w:hAnsi="Times New Roman" w:cs="Times New Roman"/>
                          <w:iCs/>
                          <w:color w:val="0070C0"/>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r>
                          <w:rPr>
                            <w:rFonts w:ascii="Cambria Math" w:hAnsi="Cambria Math" w:cs="Cambria Math"/>
                            <w:color w:val="0070C0"/>
                            <w:sz w:val="24"/>
                            <w:szCs w:val="24"/>
                          </w:rPr>
                          <m:t>+1</m:t>
                        </m:r>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03437C8E" w14:textId="5AAE00E2"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e>
                            </m:d>
                          </m:e>
                          <m:sup>
                            <m:r>
                              <m:rPr>
                                <m:sty m:val="p"/>
                              </m:rPr>
                              <w:rPr>
                                <w:rFonts w:ascii="Cambria Math" w:hAnsi="Cambria Math" w:cs="Times New Roman"/>
                                <w:color w:val="0070C0"/>
                                <w:sz w:val="24"/>
                                <w:szCs w:val="24"/>
                              </w:rPr>
                              <m:t>T</m:t>
                            </m:r>
                          </m:sup>
                        </m:sSup>
                      </m:oMath>
                    </w:p>
                    <w:p w14:paraId="4F0DFAFF" w14:textId="3ACF6CEE"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17: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by (9a)</w:t>
                      </w:r>
                      <w:r>
                        <w:rPr>
                          <w:rFonts w:ascii="Times New Roman" w:hAnsi="Times New Roman" w:cs="Times New Roman" w:hint="eastAsia"/>
                          <w:color w:val="333333"/>
                          <w:sz w:val="24"/>
                          <w:szCs w:val="24"/>
                          <w:shd w:val="clear" w:color="auto" w:fill="FFFFFF"/>
                        </w:rPr>
                        <w:t xml:space="preserve">　</w:t>
                      </w:r>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(9b),</w:t>
                      </w:r>
                      <w:r w:rsidRPr="003C07CA">
                        <w:rPr>
                          <w:rFonts w:ascii="Times New Roman" w:hAnsi="Times New Roman" w:cs="Times New Roman"/>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4282D90" w14:textId="20EAC47A" w:rsidR="003E320A" w:rsidRDefault="003E320A" w:rsidP="0021143A">
                      <w:pPr>
                        <w:adjustRightInd w:val="0"/>
                        <w:snapToGrid w:val="0"/>
                        <w:ind w:right="115"/>
                        <w:rPr>
                          <w:rFonts w:ascii="Times New Roman" w:hAnsi="Times New Roman" w:cs="Times New Roman"/>
                          <w:b/>
                          <w:sz w:val="24"/>
                          <w:szCs w:val="24"/>
                        </w:rPr>
                      </w:pPr>
                      <w:bookmarkStart w:id="178" w:name="_Hlk48304360"/>
                      <w:r>
                        <w:rPr>
                          <w:rFonts w:ascii="Times New Roman" w:hAnsi="Times New Roman" w:cs="Times New Roman"/>
                          <w:bCs/>
                          <w:sz w:val="24"/>
                          <w:szCs w:val="24"/>
                        </w:rPr>
                        <w:t>18:   comp</w:t>
                      </w:r>
                      <w:r w:rsidRPr="00470B50">
                        <w:rPr>
                          <w:rFonts w:ascii="Times New Roman" w:hAnsi="Times New Roman" w:cs="Times New Roman"/>
                          <w:bCs/>
                          <w:sz w:val="24"/>
                          <w:szCs w:val="24"/>
                        </w:rPr>
                        <w:t xml:space="preserve">ute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bSup>
                              <m:sSubSupPr>
                                <m:ctrlPr>
                                  <w:rPr>
                                    <w:rFonts w:ascii="Cambria Math" w:eastAsia="宋体" w:hAnsi="Times New Roman" w:cs="Times New Roman"/>
                                    <w:b/>
                                    <w:color w:val="0070C0"/>
                                    <w:sz w:val="24"/>
                                    <w:szCs w:val="24"/>
                                  </w:rPr>
                                </m:ctrlPr>
                              </m:sSubSupPr>
                              <m:e>
                                <m:r>
                                  <m:rPr>
                                    <m:sty m:val="b"/>
                                  </m:rPr>
                                  <w:rPr>
                                    <w:rFonts w:ascii="Cambria Math" w:eastAsia="宋体" w:hAnsi="Times New Roman" w:cs="Times New Roman"/>
                                    <w:color w:val="0070C0"/>
                                    <w:sz w:val="24"/>
                                    <w:szCs w:val="24"/>
                                  </w:rPr>
                                  <m:t>q</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ctrlPr>
                                  <w:rPr>
                                    <w:rFonts w:ascii="Cambria Math" w:eastAsia="宋体" w:hAnsi="Times New Roman" w:cs="Times New Roman"/>
                                    <w:i/>
                                    <w:color w:val="0070C0"/>
                                    <w:sz w:val="24"/>
                                    <w:szCs w:val="24"/>
                                  </w:rPr>
                                </m:ctrlPr>
                              </m:sub>
                              <m:sup>
                                <m:r>
                                  <w:rPr>
                                    <w:rFonts w:ascii="Cambria Math" w:eastAsia="宋体" w:hAnsi="Times New Roman" w:cs="Times New Roman"/>
                                    <w:color w:val="0070C0"/>
                                    <w:sz w:val="24"/>
                                    <w:szCs w:val="24"/>
                                  </w:rPr>
                                  <m:t>i</m:t>
                                </m:r>
                              </m:sup>
                            </m:sSubSup>
                          </m:sub>
                          <m:sup>
                            <m:r>
                              <w:rPr>
                                <w:rFonts w:ascii="Cambria Math" w:eastAsia="宋体" w:hAnsi="Times New Roman" w:cs="Times New Roman"/>
                                <w:color w:val="0070C0"/>
                                <w:sz w:val="24"/>
                                <w:szCs w:val="24"/>
                              </w:rPr>
                              <m:t>i,n</m:t>
                            </m:r>
                          </m:sup>
                        </m:sSubSup>
                        <m:r>
                          <w:rPr>
                            <w:rFonts w:ascii="Cambria Math" w:eastAsia="宋体" w:hAnsi="Times New Roman" w:cs="Times New Roman"/>
                            <w:color w:val="0070C0"/>
                            <w:sz w:val="24"/>
                            <w:szCs w:val="24"/>
                          </w:rPr>
                          <m:t xml:space="preserve"> </m:t>
                        </m:r>
                      </m:oMath>
                      <w:r w:rsidRPr="0009757B">
                        <w:rPr>
                          <w:rFonts w:ascii="Times New Roman" w:hAnsi="Times New Roman" w:cs="Times New Roman"/>
                          <w:color w:val="0070C0"/>
                          <w:sz w:val="24"/>
                          <w:szCs w:val="24"/>
                          <w:shd w:val="clear" w:color="auto" w:fill="FFFFFF"/>
                        </w:rPr>
                        <w:t>by (10</w:t>
                      </w:r>
                      <w:r>
                        <w:rPr>
                          <w:rFonts w:ascii="Times New Roman" w:hAnsi="Times New Roman" w:cs="Times New Roman"/>
                          <w:color w:val="0070C0"/>
                          <w:sz w:val="24"/>
                          <w:szCs w:val="24"/>
                          <w:shd w:val="clear" w:color="auto" w:fill="FFFFFF"/>
                        </w:rPr>
                        <w:t>a</w:t>
                      </w:r>
                      <w:r w:rsidRPr="0009757B">
                        <w:rPr>
                          <w:rFonts w:ascii="Times New Roman" w:hAnsi="Times New Roman" w:cs="Times New Roman"/>
                          <w:color w:val="0070C0"/>
                          <w:sz w:val="24"/>
                          <w:szCs w:val="24"/>
                          <w:shd w:val="clear" w:color="auto" w:fill="FFFFFF"/>
                        </w:rPr>
                        <w:t>)</w:t>
                      </w:r>
                      <w:r>
                        <w:rPr>
                          <w:rFonts w:ascii="Times New Roman" w:hAnsi="Times New Roman" w:cs="Times New Roman"/>
                          <w:color w:val="0070C0"/>
                          <w:sz w:val="24"/>
                          <w:szCs w:val="24"/>
                          <w:shd w:val="clear" w:color="auto" w:fill="FFFFFF"/>
                        </w:rPr>
                        <w:t xml:space="preserve"> and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w:t>
                      </w:r>
                      <w:r w:rsidRPr="006E7767">
                        <w:rPr>
                          <w:rFonts w:ascii="Times New Roman" w:hAnsi="Times New Roman" w:cs="Times New Roman"/>
                          <w:color w:val="0070C0"/>
                          <w:sz w:val="24"/>
                          <w:szCs w:val="24"/>
                          <w:shd w:val="clear" w:color="auto" w:fill="FFFFFF"/>
                        </w:rPr>
                        <w:t xml:space="preserve">by (10b) with </w:t>
                      </w:r>
                      <m:oMath>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K</m:t>
                            </m:r>
                            <m:r>
                              <m:rPr>
                                <m:sty m:val="p"/>
                              </m:rPr>
                              <w:rPr>
                                <w:rFonts w:ascii="Cambria Math" w:eastAsia="宋体" w:hAnsi="Cambria Math" w:cs="Times New Roman"/>
                                <w:color w:val="0070C0"/>
                                <w:sz w:val="24"/>
                                <w:szCs w:val="24"/>
                              </w:rPr>
                              <m:t>+1</m:t>
                            </m:r>
                            <m:ctrlPr>
                              <w:rPr>
                                <w:rFonts w:ascii="Cambria Math" w:eastAsia="宋体" w:hAnsi="Cambria Math" w:cs="Times New Roman"/>
                                <w:color w:val="0070C0"/>
                                <w:sz w:val="24"/>
                                <w:szCs w:val="24"/>
                              </w:rPr>
                            </m:ctrlPr>
                          </m:sub>
                          <m:sup>
                            <m:r>
                              <w:rPr>
                                <w:rFonts w:ascii="Cambria Math" w:eastAsia="宋体" w:hAnsi="Cambria Math" w:cs="Times New Roman"/>
                                <w:color w:val="0070C0"/>
                                <w:sz w:val="24"/>
                                <w:szCs w:val="24"/>
                              </w:rPr>
                              <m:t>n</m:t>
                            </m:r>
                          </m:sup>
                        </m:sSubSup>
                      </m:oMath>
                      <w:r w:rsidRPr="0009757B">
                        <w:rPr>
                          <w:rFonts w:ascii="Times New Roman" w:hAnsi="Times New Roman" w:cs="Times New Roman"/>
                          <w:color w:val="0070C0"/>
                          <w:sz w:val="24"/>
                          <w:szCs w:val="24"/>
                          <w:shd w:val="clear" w:color="auto" w:fill="FFFFFF"/>
                        </w:rPr>
                        <w:t xml:space="preserve">, for </w:t>
                      </w:r>
                      <w:bookmarkEnd w:id="178"/>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6A3CDC8" w14:textId="060CC633"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1EBAF4EE" w:rsidR="003E320A"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20: </w:t>
                      </w:r>
                      <w:r w:rsidRPr="00070A53">
                        <w:rPr>
                          <w:rFonts w:ascii="Times New Roman" w:hAnsi="Times New Roman" w:cs="Times New Roman"/>
                          <w:iCs/>
                          <w:sz w:val="24"/>
                          <w:szCs w:val="24"/>
                        </w:rPr>
                        <w:t>solve problem (1</w:t>
                      </w:r>
                      <w:r>
                        <w:rPr>
                          <w:rFonts w:ascii="Times New Roman" w:hAnsi="Times New Roman" w:cs="Times New Roman"/>
                          <w:iCs/>
                          <w:sz w:val="24"/>
                          <w:szCs w:val="24"/>
                        </w:rPr>
                        <w:t>1</w:t>
                      </w:r>
                      <w:r w:rsidRPr="00070A53">
                        <w:rPr>
                          <w:rFonts w:ascii="Times New Roman" w:hAnsi="Times New Roman" w:cs="Times New Roman"/>
                          <w:iCs/>
                          <w:sz w:val="24"/>
                          <w:szCs w:val="24"/>
                        </w:rPr>
                        <w:t xml:space="preserve">) </w:t>
                      </w:r>
                      <w:r w:rsidRPr="009A6317">
                        <w:rPr>
                          <w:rFonts w:ascii="Times New Roman" w:hAnsi="Times New Roman" w:cs="Times New Roman"/>
                          <w:iCs/>
                          <w:color w:val="0070C0"/>
                          <w:sz w:val="24"/>
                          <w:szCs w:val="24"/>
                        </w:rPr>
                        <w:t xml:space="preserve">by the approach </w:t>
                      </w:r>
                      <w:r>
                        <w:rPr>
                          <w:rFonts w:ascii="Times New Roman" w:hAnsi="Times New Roman" w:cs="Times New Roman"/>
                          <w:iCs/>
                          <w:color w:val="0070C0"/>
                          <w:sz w:val="24"/>
                          <w:szCs w:val="24"/>
                        </w:rPr>
                        <w:t>given 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 xml:space="preserve">Remark 3 </w:t>
                      </w:r>
                      <w:r w:rsidRPr="00070A53">
                        <w:rPr>
                          <w:rFonts w:ascii="Times New Roman" w:hAnsi="Times New Roman" w:cs="Times New Roman"/>
                          <w:iCs/>
                          <w:sz w:val="24"/>
                          <w:szCs w:val="24"/>
                        </w:rPr>
                        <w:t>and obtain</w:t>
                      </w:r>
                      <w:r>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78703F">
                        <w:rPr>
                          <w:rFonts w:ascii="Times New Roman" w:hAnsi="Times New Roman" w:cs="Times New Roman"/>
                          <w:sz w:val="24"/>
                          <w:szCs w:val="24"/>
                        </w:rPr>
                        <w:t>defined in (13)</w:t>
                      </w:r>
                      <w:r>
                        <w:rPr>
                          <w:rFonts w:ascii="Times New Roman" w:hAnsi="Times New Roman" w:cs="Times New Roman"/>
                          <w:bCs/>
                          <w:sz w:val="24"/>
                          <w:szCs w:val="24"/>
                        </w:rPr>
                        <w:t xml:space="preserve">    </w:t>
                      </w:r>
                    </w:p>
                  </w:txbxContent>
                </v:textbox>
                <w10:anchorlock/>
              </v:shape>
            </w:pict>
          </mc:Fallback>
        </mc:AlternateContent>
      </w:r>
    </w:p>
    <w:p w14:paraId="1F05898C" w14:textId="5C97253D"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w:lastRenderedPageBreak/>
        <mc:AlternateContent>
          <mc:Choice Requires="wps">
            <w:drawing>
              <wp:inline distT="0" distB="0" distL="0" distR="0" wp14:anchorId="709D2319" wp14:editId="0AE3EE1C">
                <wp:extent cx="6262778" cy="4029740"/>
                <wp:effectExtent l="0" t="0" r="24130" b="2794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778" cy="4029740"/>
                        </a:xfrm>
                        <a:prstGeom prst="rect">
                          <a:avLst/>
                        </a:prstGeom>
                        <a:solidFill>
                          <a:srgbClr val="FFFFFF"/>
                        </a:solidFill>
                        <a:ln w="9525">
                          <a:solidFill>
                            <a:srgbClr val="000000"/>
                          </a:solidFill>
                          <a:miter lim="800000"/>
                          <a:headEnd/>
                          <a:tailEnd/>
                        </a:ln>
                      </wps:spPr>
                      <wps:txbx>
                        <w:txbxContent>
                          <w:p w14:paraId="41DE7AA7" w14:textId="5EF64FB3" w:rsidR="003E320A" w:rsidRDefault="003E320A"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3982C2EA" w:rsidR="003E320A" w:rsidRPr="003C07CA" w:rsidRDefault="003E320A"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6358AB">
                              <w:rPr>
                                <w:rFonts w:ascii="Times New Roman" w:hAnsi="Times New Roman" w:cs="Times New Roman"/>
                                <w:sz w:val="24"/>
                                <w:szCs w:val="24"/>
                              </w:rPr>
                              <w:t>,</w:t>
                            </w:r>
                            <m:oMath>
                              <m:r>
                                <m:rPr>
                                  <m:sty m:val="b"/>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p>
                          <w:p w14:paraId="152A53AB" w14:textId="63A49321" w:rsidR="003E320A" w:rsidRPr="003C07CA" w:rsidRDefault="003E320A"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6D95717E"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3E320A" w:rsidRPr="003C07CA" w:rsidRDefault="003E320A"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5A9F77DB"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67204F4C" w:rsidR="003E320A" w:rsidRPr="003C07CA" w:rsidRDefault="003E320A"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41089277" w:rsidR="003E320A" w:rsidRDefault="003E320A"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problem </w:t>
                            </w:r>
                            <w:r w:rsidRPr="0078703F">
                              <w:rPr>
                                <w:rFonts w:ascii="Times New Roman" w:hAnsi="Times New Roman" w:cs="Times New Roman"/>
                                <w:iCs/>
                                <w:color w:val="0070C0"/>
                                <w:sz w:val="24"/>
                                <w:szCs w:val="24"/>
                              </w:rPr>
                              <w:t xml:space="preserve">(11) </w:t>
                            </w:r>
                            <w:r w:rsidRPr="00366C29">
                              <w:rPr>
                                <w:rFonts w:ascii="Times New Roman" w:hAnsi="Times New Roman" w:cs="Times New Roman"/>
                                <w:iCs/>
                                <w:sz w:val="24"/>
                                <w:szCs w:val="24"/>
                              </w:rPr>
                              <w:t>(</w:t>
                            </w:r>
                            <m:oMath>
                              <m:r>
                                <w:rPr>
                                  <w:rFonts w:ascii="Cambria Math" w:hAnsi="Cambria Math" w:cs="Times New Roman"/>
                                  <w:sz w:val="24"/>
                                  <w:szCs w:val="24"/>
                                </w:rPr>
                                <m:t>N</m:t>
                              </m:r>
                            </m:oMath>
                            <w:r w:rsidRPr="00366C29">
                              <w:rPr>
                                <w:rFonts w:ascii="Times New Roman" w:hAnsi="Times New Roman" w:cs="Times New Roman"/>
                                <w:i/>
                                <w:sz w:val="24"/>
                                <w:szCs w:val="24"/>
                              </w:rPr>
                              <w:t xml:space="preserve"> </w:t>
                            </w:r>
                            <w:r w:rsidRPr="00366C29">
                              <w:rPr>
                                <w:rFonts w:ascii="Times New Roman" w:hAnsi="Times New Roman" w:cs="Times New Roman"/>
                                <w:iCs/>
                                <w:sz w:val="24"/>
                                <w:szCs w:val="24"/>
                              </w:rPr>
                              <w:t xml:space="preserve">replaced by </w:t>
                            </w:r>
                            <m:oMath>
                              <m:r>
                                <w:rPr>
                                  <w:rFonts w:ascii="Cambria Math" w:eastAsia="宋体" w:hAnsi="Cambria Math" w:cs="Times New Roman"/>
                                  <w:color w:val="0070C0"/>
                                  <w:sz w:val="24"/>
                                  <w:szCs w:val="24"/>
                                </w:rPr>
                                <m:t>n-1</m:t>
                              </m:r>
                            </m:oMath>
                            <w:r w:rsidRPr="00366C29">
                              <w:rPr>
                                <w:rFonts w:ascii="Times New Roman" w:hAnsi="Times New Roman" w:cs="Times New Roman"/>
                                <w:iCs/>
                                <w:sz w:val="24"/>
                                <w:szCs w:val="24"/>
                              </w:rPr>
                              <w:t>)</w:t>
                            </w:r>
                            <w:r w:rsidRPr="00366C29">
                              <w:rPr>
                                <w:rFonts w:ascii="Times New Roman" w:hAnsi="Times New Roman" w:cs="Times New Roman"/>
                                <w:i/>
                                <w:sz w:val="24"/>
                                <w:szCs w:val="24"/>
                              </w:rPr>
                              <w:t xml:space="preserve"> </w:t>
                            </w:r>
                            <w:r>
                              <w:rPr>
                                <w:rFonts w:ascii="Times New Roman" w:hAnsi="Times New Roman" w:cs="Times New Roman"/>
                                <w:color w:val="0070C0"/>
                                <w:sz w:val="24"/>
                                <w:szCs w:val="24"/>
                              </w:rPr>
                              <w:t>using</w:t>
                            </w:r>
                            <w:r>
                              <w:rPr>
                                <w:rFonts w:ascii="Times New Roman" w:hAnsi="Times New Roman" w:cs="Times New Roman"/>
                                <w:iCs/>
                                <w:color w:val="0070C0"/>
                                <w:sz w:val="24"/>
                                <w:szCs w:val="24"/>
                              </w:rPr>
                              <w:t xml:space="preserve"> </w:t>
                            </w:r>
                            <w:r w:rsidRPr="009A6317">
                              <w:rPr>
                                <w:rFonts w:ascii="Times New Roman" w:hAnsi="Times New Roman" w:cs="Times New Roman"/>
                                <w:iCs/>
                                <w:color w:val="0070C0"/>
                                <w:sz w:val="24"/>
                                <w:szCs w:val="24"/>
                              </w:rPr>
                              <w:t xml:space="preserve">the approach </w:t>
                            </w:r>
                            <w:r>
                              <w:rPr>
                                <w:rFonts w:ascii="Times New Roman" w:hAnsi="Times New Roman" w:cs="Times New Roman"/>
                                <w:iCs/>
                                <w:color w:val="0070C0"/>
                                <w:sz w:val="24"/>
                                <w:szCs w:val="24"/>
                              </w:rPr>
                              <w:t>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Remark 3</w:t>
                            </w:r>
                            <w:r>
                              <w:rPr>
                                <w:rFonts w:ascii="Times New Roman" w:hAnsi="Times New Roman" w:cs="Times New Roman"/>
                                <w:b/>
                                <w:i/>
                                <w:iCs/>
                                <w:color w:val="0070C0"/>
                                <w:sz w:val="24"/>
                                <w:szCs w:val="24"/>
                              </w:rPr>
                              <w:t xml:space="preserve"> </w:t>
                            </w:r>
                            <w:r>
                              <w:rPr>
                                <w:rFonts w:ascii="Times New Roman" w:hAnsi="Times New Roman" w:cs="Times New Roman"/>
                                <w:iCs/>
                                <w:sz w:val="24"/>
                                <w:szCs w:val="24"/>
                              </w:rPr>
                              <w:t>and obtain</w:t>
                            </w:r>
                            <w:r w:rsidRPr="00366C29">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0BD1763E" w14:textId="7B6B566F" w:rsidR="003E320A" w:rsidRDefault="003E320A"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FD54E64"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3E320A" w:rsidRDefault="003E320A"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6A975D4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2D305EB4"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31F3E87F" w:rsidR="003E320A" w:rsidRDefault="003E320A"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draw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it to an integer vector</w:t>
                            </w:r>
                          </w:p>
                          <w:p w14:paraId="756D6396" w14:textId="77777777" w:rsidR="003E320A" w:rsidRPr="00F21C6D" w:rsidRDefault="003E320A"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1A31FCC9"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D07D76F"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wps:txbx>
                      <wps:bodyPr rot="0" vert="horz" wrap="square" lIns="91440" tIns="45720" rIns="91440" bIns="45720" anchor="t" anchorCtr="0" upright="1">
                        <a:noAutofit/>
                      </wps:bodyPr>
                    </wps:wsp>
                  </a:graphicData>
                </a:graphic>
              </wp:inline>
            </w:drawing>
          </mc:Choice>
          <mc:Fallback>
            <w:pict>
              <v:shape w14:anchorId="709D2319" id="Text Box 2" o:spid="_x0000_s1027" type="#_x0000_t202" style="width:493.15pt;height:31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">
                <v:textbox>
                  <w:txbxContent>
                    <w:p w14:paraId="41DE7AA7" w14:textId="5EF64FB3" w:rsidR="003E320A" w:rsidRDefault="003E320A"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3982C2EA" w:rsidR="003E320A" w:rsidRPr="003C07CA" w:rsidRDefault="003E320A"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6358AB">
                        <w:rPr>
                          <w:rFonts w:ascii="Times New Roman" w:hAnsi="Times New Roman" w:cs="Times New Roman"/>
                          <w:sz w:val="24"/>
                          <w:szCs w:val="24"/>
                        </w:rPr>
                        <w:t>,</w:t>
                      </w:r>
                      <m:oMath>
                        <m:r>
                          <m:rPr>
                            <m:sty m:val="b"/>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p>
                    <w:p w14:paraId="152A53AB" w14:textId="63A49321" w:rsidR="003E320A" w:rsidRPr="003C07CA" w:rsidRDefault="003E320A"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6D95717E"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3E320A" w:rsidRPr="003C07CA" w:rsidRDefault="003E320A"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5A9F77DB"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67204F4C" w:rsidR="003E320A" w:rsidRPr="003C07CA" w:rsidRDefault="003E320A"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41089277" w:rsidR="003E320A" w:rsidRDefault="003E320A"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problem </w:t>
                      </w:r>
                      <w:r w:rsidRPr="0078703F">
                        <w:rPr>
                          <w:rFonts w:ascii="Times New Roman" w:hAnsi="Times New Roman" w:cs="Times New Roman"/>
                          <w:iCs/>
                          <w:color w:val="0070C0"/>
                          <w:sz w:val="24"/>
                          <w:szCs w:val="24"/>
                        </w:rPr>
                        <w:t xml:space="preserve">(11) </w:t>
                      </w:r>
                      <w:r w:rsidRPr="00366C29">
                        <w:rPr>
                          <w:rFonts w:ascii="Times New Roman" w:hAnsi="Times New Roman" w:cs="Times New Roman"/>
                          <w:iCs/>
                          <w:sz w:val="24"/>
                          <w:szCs w:val="24"/>
                        </w:rPr>
                        <w:t>(</w:t>
                      </w:r>
                      <m:oMath>
                        <m:r>
                          <w:rPr>
                            <w:rFonts w:ascii="Cambria Math" w:hAnsi="Cambria Math" w:cs="Times New Roman"/>
                            <w:sz w:val="24"/>
                            <w:szCs w:val="24"/>
                          </w:rPr>
                          <m:t>N</m:t>
                        </m:r>
                      </m:oMath>
                      <w:r w:rsidRPr="00366C29">
                        <w:rPr>
                          <w:rFonts w:ascii="Times New Roman" w:hAnsi="Times New Roman" w:cs="Times New Roman"/>
                          <w:i/>
                          <w:sz w:val="24"/>
                          <w:szCs w:val="24"/>
                        </w:rPr>
                        <w:t xml:space="preserve"> </w:t>
                      </w:r>
                      <w:r w:rsidRPr="00366C29">
                        <w:rPr>
                          <w:rFonts w:ascii="Times New Roman" w:hAnsi="Times New Roman" w:cs="Times New Roman"/>
                          <w:iCs/>
                          <w:sz w:val="24"/>
                          <w:szCs w:val="24"/>
                        </w:rPr>
                        <w:t xml:space="preserve">replaced by </w:t>
                      </w:r>
                      <m:oMath>
                        <m:r>
                          <w:rPr>
                            <w:rFonts w:ascii="Cambria Math" w:eastAsia="宋体" w:hAnsi="Cambria Math" w:cs="Times New Roman"/>
                            <w:color w:val="0070C0"/>
                            <w:sz w:val="24"/>
                            <w:szCs w:val="24"/>
                          </w:rPr>
                          <m:t>n-1</m:t>
                        </m:r>
                      </m:oMath>
                      <w:r w:rsidRPr="00366C29">
                        <w:rPr>
                          <w:rFonts w:ascii="Times New Roman" w:hAnsi="Times New Roman" w:cs="Times New Roman"/>
                          <w:iCs/>
                          <w:sz w:val="24"/>
                          <w:szCs w:val="24"/>
                        </w:rPr>
                        <w:t>)</w:t>
                      </w:r>
                      <w:r w:rsidRPr="00366C29">
                        <w:rPr>
                          <w:rFonts w:ascii="Times New Roman" w:hAnsi="Times New Roman" w:cs="Times New Roman"/>
                          <w:i/>
                          <w:sz w:val="24"/>
                          <w:szCs w:val="24"/>
                        </w:rPr>
                        <w:t xml:space="preserve"> </w:t>
                      </w:r>
                      <w:r>
                        <w:rPr>
                          <w:rFonts w:ascii="Times New Roman" w:hAnsi="Times New Roman" w:cs="Times New Roman"/>
                          <w:color w:val="0070C0"/>
                          <w:sz w:val="24"/>
                          <w:szCs w:val="24"/>
                        </w:rPr>
                        <w:t>using</w:t>
                      </w:r>
                      <w:r>
                        <w:rPr>
                          <w:rFonts w:ascii="Times New Roman" w:hAnsi="Times New Roman" w:cs="Times New Roman"/>
                          <w:iCs/>
                          <w:color w:val="0070C0"/>
                          <w:sz w:val="24"/>
                          <w:szCs w:val="24"/>
                        </w:rPr>
                        <w:t xml:space="preserve"> </w:t>
                      </w:r>
                      <w:r w:rsidRPr="009A6317">
                        <w:rPr>
                          <w:rFonts w:ascii="Times New Roman" w:hAnsi="Times New Roman" w:cs="Times New Roman"/>
                          <w:iCs/>
                          <w:color w:val="0070C0"/>
                          <w:sz w:val="24"/>
                          <w:szCs w:val="24"/>
                        </w:rPr>
                        <w:t xml:space="preserve">the approach </w:t>
                      </w:r>
                      <w:r>
                        <w:rPr>
                          <w:rFonts w:ascii="Times New Roman" w:hAnsi="Times New Roman" w:cs="Times New Roman"/>
                          <w:iCs/>
                          <w:color w:val="0070C0"/>
                          <w:sz w:val="24"/>
                          <w:szCs w:val="24"/>
                        </w:rPr>
                        <w:t>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Remark 3</w:t>
                      </w:r>
                      <w:r>
                        <w:rPr>
                          <w:rFonts w:ascii="Times New Roman" w:hAnsi="Times New Roman" w:cs="Times New Roman"/>
                          <w:b/>
                          <w:i/>
                          <w:iCs/>
                          <w:color w:val="0070C0"/>
                          <w:sz w:val="24"/>
                          <w:szCs w:val="24"/>
                        </w:rPr>
                        <w:t xml:space="preserve"> </w:t>
                      </w:r>
                      <w:r>
                        <w:rPr>
                          <w:rFonts w:ascii="Times New Roman" w:hAnsi="Times New Roman" w:cs="Times New Roman"/>
                          <w:iCs/>
                          <w:sz w:val="24"/>
                          <w:szCs w:val="24"/>
                        </w:rPr>
                        <w:t>and obtain</w:t>
                      </w:r>
                      <w:r w:rsidRPr="00366C29">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0BD1763E" w14:textId="7B6B566F" w:rsidR="003E320A" w:rsidRDefault="003E320A"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FD54E64"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3E320A" w:rsidRDefault="003E320A"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6A975D4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2D305EB4"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31F3E87F" w:rsidR="003E320A" w:rsidRDefault="003E320A"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draw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it to an integer vector</w:t>
                      </w:r>
                    </w:p>
                    <w:p w14:paraId="756D6396" w14:textId="77777777" w:rsidR="003E320A" w:rsidRPr="00F21C6D" w:rsidRDefault="003E320A"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1A31FCC9"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D07D76F"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v:textbox>
                <w10:anchorlock/>
              </v:shape>
            </w:pict>
          </mc:Fallback>
        </mc:AlternateContent>
      </w:r>
    </w:p>
    <w:p w14:paraId="2D7C80AF" w14:textId="77777777" w:rsidR="002F6CA5" w:rsidRPr="00307C18" w:rsidRDefault="002F6CA5" w:rsidP="00B14440">
      <w:pPr>
        <w:rPr>
          <w:rFonts w:ascii="Times New Roman" w:hAnsi="Times New Roman" w:cs="Times New Roman"/>
          <w:sz w:val="24"/>
          <w:szCs w:val="24"/>
        </w:rPr>
      </w:pPr>
    </w:p>
    <w:p w14:paraId="327A853E"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738B90A2" wp14:editId="6C7E9433">
                <wp:extent cx="6167887" cy="3710763"/>
                <wp:effectExtent l="0" t="0" r="26035" b="2349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3710763"/>
                        </a:xfrm>
                        <a:prstGeom prst="rect">
                          <a:avLst/>
                        </a:prstGeom>
                        <a:solidFill>
                          <a:srgbClr val="FFFFFF"/>
                        </a:solidFill>
                        <a:ln w="9525">
                          <a:solidFill>
                            <a:srgbClr val="000000"/>
                          </a:solidFill>
                          <a:miter lim="800000"/>
                          <a:headEnd/>
                          <a:tailEnd/>
                        </a:ln>
                      </wps:spPr>
                      <wps:txbx>
                        <w:txbxContent>
                          <w:p w14:paraId="000D2837" w14:textId="2C7071D0"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BCBF411" w:rsidR="003E320A" w:rsidRDefault="003E320A"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w:rPr>
                                  <w:rFonts w:ascii="Cambria Math" w:hAnsi="Cambria Math" w:cs="Times New Roman"/>
                                  <w:color w:val="0070C0"/>
                                  <w:sz w:val="24"/>
                                  <w:szCs w:val="24"/>
                                  <w:shd w:val="clear" w:color="auto" w:fill="FFFFFF"/>
                                </w:rPr>
                                <m:t>D, A, E</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1688713F" w:rsidR="003E320A" w:rsidRPr="00C16500"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sidRPr="009A2122">
                              <w:rPr>
                                <w:rFonts w:ascii="Times New Roman" w:hAnsi="Times New Roman" w:cs="Times New Roman"/>
                                <w:color w:val="0070C0"/>
                                <w:sz w:val="24"/>
                                <w:szCs w:val="24"/>
                                <w:shd w:val="clear" w:color="auto" w:fill="FFFFFF"/>
                              </w:rPr>
                              <w:t xml:space="preserve">[ ] </w:t>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1087357B"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178"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178"/>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r>
                              <w:rPr>
                                <w:rFonts w:ascii="Times New Roman" w:hAnsi="Times New Roman" w:cs="Times New Roman"/>
                                <w:color w:val="333333"/>
                                <w:sz w:val="24"/>
                                <w:szCs w:val="24"/>
                              </w:rPr>
                              <w:t xml:space="preserve"> % defined in (15)</w:t>
                            </w:r>
                          </w:p>
                          <w:p w14:paraId="75E6F1DB" w14:textId="02A6E99B"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w:t>
                            </w:r>
                            <w:r w:rsidRPr="0082359E">
                              <w:rPr>
                                <w:rFonts w:ascii="Times New Roman" w:hAnsi="Times New Roman" w:cs="Times New Roman"/>
                                <w:sz w:val="24"/>
                                <w:szCs w:val="24"/>
                              </w:rPr>
                              <w:t xml:space="preserve">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1B90A14B"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3E320A" w:rsidRPr="00146881"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%the two objectives</w:t>
                            </w:r>
                          </w:p>
                          <w:p w14:paraId="117E6615"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3E320A" w:rsidRPr="00393A8E"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77B4350B" w:rsidR="003E320A" w:rsidRPr="00CA7B21"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wps:txbx>
                      <wps:bodyPr rot="0" vert="horz" wrap="none" lIns="91440" tIns="45720" rIns="91440" bIns="45720" anchor="t" anchorCtr="0" upright="1">
                        <a:noAutofit/>
                      </wps:bodyPr>
                    </wps:wsp>
                  </a:graphicData>
                </a:graphic>
              </wp:inline>
            </w:drawing>
          </mc:Choice>
          <mc:Fallback>
            <w:pict>
              <v:shape w14:anchorId="738B90A2" id="Text Box 3" o:spid="_x0000_s1028" type="#_x0000_t202" style="width:485.65pt;height:292.2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">
                <v:textbox>
                  <w:txbxContent>
                    <w:p w14:paraId="000D2837" w14:textId="2C7071D0"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BCBF411" w:rsidR="003E320A" w:rsidRDefault="003E320A"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w:rPr>
                            <w:rFonts w:ascii="Cambria Math" w:hAnsi="Cambria Math" w:cs="Times New Roman"/>
                            <w:color w:val="0070C0"/>
                            <w:sz w:val="24"/>
                            <w:szCs w:val="24"/>
                            <w:shd w:val="clear" w:color="auto" w:fill="FFFFFF"/>
                          </w:rPr>
                          <m:t>D, A, E</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1688713F" w:rsidR="003E320A" w:rsidRPr="00C16500"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sidRPr="009A2122">
                        <w:rPr>
                          <w:rFonts w:ascii="Times New Roman" w:hAnsi="Times New Roman" w:cs="Times New Roman"/>
                          <w:color w:val="0070C0"/>
                          <w:sz w:val="24"/>
                          <w:szCs w:val="24"/>
                          <w:shd w:val="clear" w:color="auto" w:fill="FFFFFF"/>
                        </w:rPr>
                        <w:t xml:space="preserve">[ ] </w:t>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1087357B"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180"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180"/>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r>
                        <w:rPr>
                          <w:rFonts w:ascii="Times New Roman" w:hAnsi="Times New Roman" w:cs="Times New Roman"/>
                          <w:color w:val="333333"/>
                          <w:sz w:val="24"/>
                          <w:szCs w:val="24"/>
                        </w:rPr>
                        <w:t xml:space="preserve"> % defined in (15)</w:t>
                      </w:r>
                    </w:p>
                    <w:p w14:paraId="75E6F1DB" w14:textId="02A6E99B"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w:t>
                      </w:r>
                      <w:r w:rsidRPr="0082359E">
                        <w:rPr>
                          <w:rFonts w:ascii="Times New Roman" w:hAnsi="Times New Roman" w:cs="Times New Roman"/>
                          <w:sz w:val="24"/>
                          <w:szCs w:val="24"/>
                        </w:rPr>
                        <w:t xml:space="preserve">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1B90A14B"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3E320A" w:rsidRPr="00146881"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%the two objectives</w:t>
                      </w:r>
                    </w:p>
                    <w:p w14:paraId="117E6615"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3E320A" w:rsidRPr="00393A8E"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77B4350B" w:rsidR="003E320A" w:rsidRPr="00CA7B21"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v:textbox>
                <w10:anchorlock/>
              </v:shape>
            </w:pict>
          </mc:Fallback>
        </mc:AlternateContent>
      </w:r>
    </w:p>
    <w:p w14:paraId="21567D02" w14:textId="77777777" w:rsidR="00B14440" w:rsidRPr="00307C18" w:rsidRDefault="00B14440" w:rsidP="00B14440">
      <w:pPr>
        <w:rPr>
          <w:rFonts w:ascii="Times New Roman" w:hAnsi="Times New Roman" w:cs="Times New Roman"/>
          <w:sz w:val="24"/>
          <w:szCs w:val="24"/>
        </w:rPr>
      </w:pPr>
      <w:r w:rsidRPr="00307C18">
        <w:rPr>
          <w:noProof/>
          <w:sz w:val="24"/>
          <w:szCs w:val="24"/>
        </w:rPr>
        <w:lastRenderedPageBreak/>
        <mc:AlternateContent>
          <mc:Choice Requires="wps">
            <w:drawing>
              <wp:inline distT="0" distB="0" distL="0" distR="0" wp14:anchorId="2E44D115" wp14:editId="40786132">
                <wp:extent cx="6219825" cy="5695950"/>
                <wp:effectExtent l="0" t="0" r="10160" b="1905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5695950"/>
                        </a:xfrm>
                        <a:prstGeom prst="rect">
                          <a:avLst/>
                        </a:prstGeom>
                        <a:solidFill>
                          <a:srgbClr val="FFFFFF"/>
                        </a:solidFill>
                        <a:ln w="9525">
                          <a:solidFill>
                            <a:srgbClr val="000000"/>
                          </a:solidFill>
                          <a:miter lim="800000"/>
                          <a:headEnd/>
                          <a:tailEnd/>
                        </a:ln>
                      </wps:spPr>
                      <wps:txbx>
                        <w:txbxContent>
                          <w:p w14:paraId="397F8C06" w14:textId="6C94EC61" w:rsidR="003E320A" w:rsidRPr="00342074" w:rsidRDefault="003E320A" w:rsidP="00B14440">
                            <w:pPr>
                              <w:ind w:right="110"/>
                              <w:rPr>
                                <w:rFonts w:ascii="Times New Roman" w:hAnsi="Times New Roman" w:cs="Times New Roman"/>
                                <w:color w:val="0070C0"/>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r>
                              <w:rPr>
                                <w:rFonts w:ascii="Times New Roman" w:hAnsi="Times New Roman" w:cs="Times New Roman"/>
                                <w:sz w:val="24"/>
                                <w:szCs w:val="24"/>
                              </w:rPr>
                              <w:t xml:space="preserve"> </w:t>
                            </w:r>
                            <w:r w:rsidRPr="00342074">
                              <w:rPr>
                                <w:rFonts w:ascii="Times New Roman" w:hAnsi="Times New Roman" w:cs="Times New Roman"/>
                                <w:color w:val="0070C0"/>
                                <w:sz w:val="24"/>
                                <w:szCs w:val="24"/>
                              </w:rPr>
                              <w:t xml:space="preserve">of solution </w:t>
                            </w:r>
                            <m:oMath>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101B6F">
                              <w:rPr>
                                <w:rFonts w:ascii="Times New Roman" w:hAnsi="Times New Roman" w:cs="Times New Roman"/>
                                <w:color w:val="0070C0"/>
                                <w:sz w:val="24"/>
                                <w:szCs w:val="24"/>
                              </w:rPr>
                              <w:t>at stage</w:t>
                            </w:r>
                            <w:r>
                              <w:rPr>
                                <w:rFonts w:ascii="Times New Roman" w:hAnsi="Times New Roman" w:cs="Times New Roman"/>
                                <w:b/>
                                <w:color w:val="0070C0"/>
                                <w:sz w:val="24"/>
                                <w:szCs w:val="24"/>
                              </w:rPr>
                              <w:t xml:space="preserve"> </w:t>
                            </w:r>
                            <m:oMath>
                              <m:r>
                                <w:rPr>
                                  <w:rFonts w:ascii="Cambria Math" w:hAnsi="Cambria Math" w:cs="Times New Roman"/>
                                  <w:color w:val="0070C0"/>
                                  <w:sz w:val="24"/>
                                  <w:szCs w:val="24"/>
                                </w:rPr>
                                <m:t>n</m:t>
                              </m:r>
                            </m:oMath>
                          </w:p>
                          <w:p w14:paraId="6D2B87C9" w14:textId="1C0B0AA5" w:rsidR="003E320A" w:rsidRDefault="003E320A"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m:rPr>
                                      <m:sty m:val="b"/>
                                    </m:rPr>
                                    <w:rPr>
                                      <w:rFonts w:ascii="Cambria Math" w:hAnsi="Cambria Math" w:cs="Times New Roman"/>
                                      <w:sz w:val="24"/>
                                      <w:szCs w:val="24"/>
                                    </w:rPr>
                                    <m:t xml:space="preserve"> ∀x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ctrlPr>
                                    <w:rPr>
                                      <w:rFonts w:ascii="Cambria Math" w:eastAsia="宋体" w:hAnsi="Cambria Math" w:cs="Times New Roman"/>
                                      <w:b/>
                                      <w:i/>
                                      <w:sz w:val="24"/>
                                      <w:szCs w:val="24"/>
                                    </w:rPr>
                                  </m:ctrlPr>
                                </m:e>
                              </m:d>
                            </m:oMath>
                            <w:r>
                              <w:rPr>
                                <w:rFonts w:ascii="Times New Roman" w:hAnsi="Times New Roman" w:cs="Times New Roman"/>
                                <w:color w:val="333333"/>
                                <w:sz w:val="24"/>
                                <w:szCs w:val="24"/>
                                <w:shd w:val="clear" w:color="auto" w:fill="FFFFFF"/>
                              </w:rPr>
                              <w:t xml:space="preserve">, </w:t>
                            </w:r>
                            <m:oMath>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m:t>
                              </m:r>
                              <m:r>
                                <w:rPr>
                                  <w:rFonts w:ascii="Cambria Math" w:eastAsia="宋体" w:hAnsi="Cambria Math" w:cs="Times New Roman"/>
                                  <w:color w:val="0070C0"/>
                                  <w:sz w:val="24"/>
                                  <w:szCs w:val="24"/>
                                </w:rPr>
                                <m:t>D,A,E</m:t>
                              </m:r>
                            </m:oMath>
                            <w:r>
                              <w:rPr>
                                <w:rFonts w:ascii="Times New Roman" w:hAnsi="Times New Roman" w:cs="Times New Roman"/>
                                <w:color w:val="0070C0"/>
                                <w:sz w:val="24"/>
                                <w:szCs w:val="24"/>
                              </w:rPr>
                              <w:t>;</w:t>
                            </w:r>
                            <w:r w:rsidRPr="00F85FB5">
                              <w:rPr>
                                <w:rFonts w:ascii="Times New Roman" w:hAnsi="Times New Roman" w:cs="Times New Roman" w:hint="eastAsia"/>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p>
                          <w:p w14:paraId="3A052068" w14:textId="2A565E30" w:rsidR="003E320A" w:rsidRDefault="003E320A"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6F7206FF"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m:oMath>
                              <m:r>
                                <w:rPr>
                                  <w:rFonts w:ascii="Cambria Math" w:hAnsi="Times New Roman" w:cs="Times New Roman"/>
                                  <w:sz w:val="24"/>
                                  <w:szCs w:val="24"/>
                                </w:rPr>
                                <m:t>x</m:t>
                              </m:r>
                            </m:oMath>
                            <w:r>
                              <w:rPr>
                                <w:rFonts w:ascii="Times New Roman" w:hAnsi="Times New Roman" w:cs="Times New Roman"/>
                                <w:i/>
                                <w:iCs/>
                                <w:sz w:val="24"/>
                                <w:szCs w:val="24"/>
                              </w:rPr>
                              <w:t xml:space="preserve">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41C48DBF"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sidRPr="00841DFC">
                              <w:rPr>
                                <w:rFonts w:ascii="Times New Roman" w:hAnsi="Times New Roman" w:cs="Times New Roman"/>
                                <w:color w:val="0070C0"/>
                                <w:sz w:val="24"/>
                                <w:szCs w:val="24"/>
                                <w:shd w:val="clear" w:color="auto" w:fill="FFFFFF"/>
                              </w:rPr>
                              <w:t>[ ]</w:t>
                            </w:r>
                            <w:r w:rsidRPr="00841DFC">
                              <w:rPr>
                                <w:rFonts w:ascii="Times New Roman" w:hAnsi="Times New Roman" w:cs="Times New Roman"/>
                                <w:color w:val="0070C0"/>
                                <w:sz w:val="24"/>
                                <w:szCs w:val="24"/>
                              </w:rPr>
                              <w:t xml:space="preserve"> </w:t>
                            </w:r>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326975F8"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m:oMath>
                              <m:r>
                                <w:rPr>
                                  <w:rFonts w:ascii="Cambria Math" w:hAnsi="Times New Roman" w:cs="Times New Roman"/>
                                  <w:sz w:val="24"/>
                                  <w:szCs w:val="24"/>
                                </w:rPr>
                                <m:t>k=1</m:t>
                              </m:r>
                            </m:oMath>
                            <w:r>
                              <w:rPr>
                                <w:rFonts w:ascii="Times New Roman" w:hAnsi="Times New Roman" w:cs="Times New Roman"/>
                                <w:bCs/>
                                <w:sz w:val="24"/>
                                <w:szCs w:val="24"/>
                              </w:rPr>
                              <w:t xml:space="preserve">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40558D42"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B1C7ECF" w14:textId="16898C9E"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1B5F76B7" w14:textId="385A0EE4" w:rsidR="003E320A" w:rsidRPr="0021143A" w:rsidRDefault="003E320A" w:rsidP="005C50E7">
                            <w:pPr>
                              <w:ind w:right="110"/>
                              <w:rPr>
                                <w:rFonts w:ascii="Times New Roman" w:hAnsi="Times New Roman" w:cs="Times New Roman"/>
                                <w:bCs/>
                                <w:i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763A92">
                              <w:rPr>
                                <w:rFonts w:ascii="Times New Roman" w:hAnsi="Times New Roman" w:cs="Times New Roman"/>
                                <w:bCs/>
                                <w:color w:val="0070C0"/>
                                <w:sz w:val="24"/>
                                <w:szCs w:val="24"/>
                              </w:rPr>
                              <w:t xml:space="preserve">any row (first </w:t>
                            </w:r>
                            <m:oMath>
                              <m:r>
                                <w:rPr>
                                  <w:rFonts w:ascii="Cambria Math" w:hAnsi="Cambria Math" w:cs="Times New Roman"/>
                                  <w:color w:val="0070C0"/>
                                  <w:sz w:val="24"/>
                                  <w:szCs w:val="24"/>
                                </w:rPr>
                                <m:t>K</m:t>
                              </m:r>
                            </m:oMath>
                            <w:r w:rsidRPr="00763A92">
                              <w:rPr>
                                <w:rFonts w:ascii="Times New Roman" w:hAnsi="Times New Roman" w:cs="Times New Roman"/>
                                <w:bCs/>
                                <w:color w:val="0070C0"/>
                                <w:sz w:val="24"/>
                                <w:szCs w:val="24"/>
                              </w:rPr>
                              <w:t xml:space="preserve"> entries) 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763A92">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5C9B8868" w14:textId="515DED25"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3E320A" w:rsidRPr="0001449A"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66327276" w:rsidR="003E320A" w:rsidRPr="005A53BA" w:rsidRDefault="003E320A"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5A2348D7" w:rsidR="003E320A" w:rsidRPr="00E51EA1" w:rsidRDefault="003E320A"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3E320A" w:rsidRPr="00E51EA1"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3E320A" w:rsidRPr="005A53BA" w:rsidRDefault="003E320A"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3E320A" w:rsidRPr="005A53BA" w:rsidRDefault="003E320A"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48E2A788"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m:oMath>
                              <m:r>
                                <w:rPr>
                                  <w:rFonts w:ascii="Cambria Math" w:hAnsi="Cambria Math" w:cs="Times New Roman"/>
                                  <w:sz w:val="24"/>
                                  <w:szCs w:val="24"/>
                                </w:rPr>
                                <m:t>j</m:t>
                              </m:r>
                            </m:oMath>
                            <w:r>
                              <w:rPr>
                                <w:rFonts w:ascii="Times New Roman" w:hAnsi="Times New Roman" w:cs="Times New Roman"/>
                                <w:sz w:val="24"/>
                                <w:szCs w:val="24"/>
                              </w:rPr>
                              <w:t xml:space="preserve"> </w:t>
                            </w:r>
                            <w:r w:rsidRPr="00E51EA1">
                              <w:rPr>
                                <w:rFonts w:ascii="Times New Roman" w:hAnsi="Times New Roman" w:cs="Times New Roman"/>
                                <w:sz w:val="24"/>
                                <w:szCs w:val="24"/>
                              </w:rPr>
                              <w:t xml:space="preserve">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468AC3B0" w:rsidR="003E320A" w:rsidRPr="0004675A"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oMath>
                            <w:r>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Pr>
                                <w:rFonts w:ascii="Times New Roman" w:hAnsi="Times New Roman" w:cs="Times New Roman"/>
                                <w:sz w:val="24"/>
                                <w:szCs w:val="24"/>
                              </w:rPr>
                              <w:t xml:space="preserve"> </w:t>
                            </w:r>
                            <w:r w:rsidRPr="00E51EA1">
                              <w:rPr>
                                <w:rFonts w:ascii="Times New Roman" w:hAnsi="Times New Roman" w:cs="Times New Roman"/>
                                <w:sz w:val="24"/>
                                <w:szCs w:val="24"/>
                              </w:rPr>
                              <w:t xml:space="preserve">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3A891C16" w:rsidR="003E320A" w:rsidRPr="005A53B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5A53B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2E44D115" id="Text Box 4" o:spid="_x0000_s1029" type="#_x0000_t202" style="width:489.75pt;height:4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">
                <v:textbox>
                  <w:txbxContent>
                    <w:p w14:paraId="397F8C06" w14:textId="6C94EC61" w:rsidR="003E320A" w:rsidRPr="00342074" w:rsidRDefault="003E320A" w:rsidP="00B14440">
                      <w:pPr>
                        <w:ind w:right="110"/>
                        <w:rPr>
                          <w:rFonts w:ascii="Times New Roman" w:hAnsi="Times New Roman" w:cs="Times New Roman"/>
                          <w:color w:val="0070C0"/>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r>
                        <w:rPr>
                          <w:rFonts w:ascii="Times New Roman" w:hAnsi="Times New Roman" w:cs="Times New Roman"/>
                          <w:sz w:val="24"/>
                          <w:szCs w:val="24"/>
                        </w:rPr>
                        <w:t xml:space="preserve"> </w:t>
                      </w:r>
                      <w:r w:rsidRPr="00342074">
                        <w:rPr>
                          <w:rFonts w:ascii="Times New Roman" w:hAnsi="Times New Roman" w:cs="Times New Roman"/>
                          <w:color w:val="0070C0"/>
                          <w:sz w:val="24"/>
                          <w:szCs w:val="24"/>
                        </w:rPr>
                        <w:t xml:space="preserve">of solution </w:t>
                      </w:r>
                      <m:oMath>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101B6F">
                        <w:rPr>
                          <w:rFonts w:ascii="Times New Roman" w:hAnsi="Times New Roman" w:cs="Times New Roman"/>
                          <w:color w:val="0070C0"/>
                          <w:sz w:val="24"/>
                          <w:szCs w:val="24"/>
                        </w:rPr>
                        <w:t>at stage</w:t>
                      </w:r>
                      <w:r>
                        <w:rPr>
                          <w:rFonts w:ascii="Times New Roman" w:hAnsi="Times New Roman" w:cs="Times New Roman"/>
                          <w:b/>
                          <w:color w:val="0070C0"/>
                          <w:sz w:val="24"/>
                          <w:szCs w:val="24"/>
                        </w:rPr>
                        <w:t xml:space="preserve"> </w:t>
                      </w:r>
                      <m:oMath>
                        <m:r>
                          <w:rPr>
                            <w:rFonts w:ascii="Cambria Math" w:hAnsi="Cambria Math" w:cs="Times New Roman"/>
                            <w:color w:val="0070C0"/>
                            <w:sz w:val="24"/>
                            <w:szCs w:val="24"/>
                          </w:rPr>
                          <m:t>n</m:t>
                        </m:r>
                      </m:oMath>
                    </w:p>
                    <w:p w14:paraId="6D2B87C9" w14:textId="1C0B0AA5" w:rsidR="003E320A" w:rsidRDefault="003E320A"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m:rPr>
                                <m:sty m:val="b"/>
                              </m:rPr>
                              <w:rPr>
                                <w:rFonts w:ascii="Cambria Math" w:hAnsi="Cambria Math" w:cs="Times New Roman"/>
                                <w:sz w:val="24"/>
                                <w:szCs w:val="24"/>
                              </w:rPr>
                              <m:t xml:space="preserve"> ∀x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ctrlPr>
                              <w:rPr>
                                <w:rFonts w:ascii="Cambria Math" w:eastAsia="宋体" w:hAnsi="Cambria Math" w:cs="Times New Roman"/>
                                <w:b/>
                                <w:i/>
                                <w:sz w:val="24"/>
                                <w:szCs w:val="24"/>
                              </w:rPr>
                            </m:ctrlPr>
                          </m:e>
                        </m:d>
                      </m:oMath>
                      <w:r>
                        <w:rPr>
                          <w:rFonts w:ascii="Times New Roman" w:hAnsi="Times New Roman" w:cs="Times New Roman"/>
                          <w:color w:val="333333"/>
                          <w:sz w:val="24"/>
                          <w:szCs w:val="24"/>
                          <w:shd w:val="clear" w:color="auto" w:fill="FFFFFF"/>
                        </w:rPr>
                        <w:t xml:space="preserve">, </w:t>
                      </w:r>
                      <m:oMath>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m:t>
                        </m:r>
                        <m:r>
                          <w:rPr>
                            <w:rFonts w:ascii="Cambria Math" w:eastAsia="宋体" w:hAnsi="Cambria Math" w:cs="Times New Roman"/>
                            <w:color w:val="0070C0"/>
                            <w:sz w:val="24"/>
                            <w:szCs w:val="24"/>
                          </w:rPr>
                          <m:t>D,A,E</m:t>
                        </m:r>
                      </m:oMath>
                      <w:r>
                        <w:rPr>
                          <w:rFonts w:ascii="Times New Roman" w:hAnsi="Times New Roman" w:cs="Times New Roman"/>
                          <w:color w:val="0070C0"/>
                          <w:sz w:val="24"/>
                          <w:szCs w:val="24"/>
                        </w:rPr>
                        <w:t>;</w:t>
                      </w:r>
                      <w:r w:rsidRPr="00F85FB5">
                        <w:rPr>
                          <w:rFonts w:ascii="Times New Roman" w:hAnsi="Times New Roman" w:cs="Times New Roman" w:hint="eastAsia"/>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p>
                    <w:p w14:paraId="3A052068" w14:textId="2A565E30" w:rsidR="003E320A" w:rsidRDefault="003E320A"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6F7206FF"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m:oMath>
                        <m:r>
                          <w:rPr>
                            <w:rFonts w:ascii="Cambria Math" w:hAnsi="Times New Roman" w:cs="Times New Roman"/>
                            <w:sz w:val="24"/>
                            <w:szCs w:val="24"/>
                          </w:rPr>
                          <m:t>x</m:t>
                        </m:r>
                      </m:oMath>
                      <w:r>
                        <w:rPr>
                          <w:rFonts w:ascii="Times New Roman" w:hAnsi="Times New Roman" w:cs="Times New Roman"/>
                          <w:i/>
                          <w:iCs/>
                          <w:sz w:val="24"/>
                          <w:szCs w:val="24"/>
                        </w:rPr>
                        <w:t xml:space="preserve">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41C48DBF"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sidRPr="00841DFC">
                        <w:rPr>
                          <w:rFonts w:ascii="Times New Roman" w:hAnsi="Times New Roman" w:cs="Times New Roman"/>
                          <w:color w:val="0070C0"/>
                          <w:sz w:val="24"/>
                          <w:szCs w:val="24"/>
                          <w:shd w:val="clear" w:color="auto" w:fill="FFFFFF"/>
                        </w:rPr>
                        <w:t>[ ]</w:t>
                      </w:r>
                      <w:r w:rsidRPr="00841DFC">
                        <w:rPr>
                          <w:rFonts w:ascii="Times New Roman" w:hAnsi="Times New Roman" w:cs="Times New Roman"/>
                          <w:color w:val="0070C0"/>
                          <w:sz w:val="24"/>
                          <w:szCs w:val="24"/>
                        </w:rPr>
                        <w:t xml:space="preserve"> </w:t>
                      </w:r>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326975F8"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m:oMath>
                        <m:r>
                          <w:rPr>
                            <w:rFonts w:ascii="Cambria Math" w:hAnsi="Times New Roman" w:cs="Times New Roman"/>
                            <w:sz w:val="24"/>
                            <w:szCs w:val="24"/>
                          </w:rPr>
                          <m:t>k=1</m:t>
                        </m:r>
                      </m:oMath>
                      <w:r>
                        <w:rPr>
                          <w:rFonts w:ascii="Times New Roman" w:hAnsi="Times New Roman" w:cs="Times New Roman"/>
                          <w:bCs/>
                          <w:sz w:val="24"/>
                          <w:szCs w:val="24"/>
                        </w:rPr>
                        <w:t xml:space="preserve">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40558D42"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B1C7ECF" w14:textId="16898C9E"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1B5F76B7" w14:textId="385A0EE4" w:rsidR="003E320A" w:rsidRPr="0021143A" w:rsidRDefault="003E320A" w:rsidP="005C50E7">
                      <w:pPr>
                        <w:ind w:right="110"/>
                        <w:rPr>
                          <w:rFonts w:ascii="Times New Roman" w:hAnsi="Times New Roman" w:cs="Times New Roman"/>
                          <w:bCs/>
                          <w:i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763A92">
                        <w:rPr>
                          <w:rFonts w:ascii="Times New Roman" w:hAnsi="Times New Roman" w:cs="Times New Roman"/>
                          <w:bCs/>
                          <w:color w:val="0070C0"/>
                          <w:sz w:val="24"/>
                          <w:szCs w:val="24"/>
                        </w:rPr>
                        <w:t xml:space="preserve">any row (first </w:t>
                      </w:r>
                      <m:oMath>
                        <m:r>
                          <w:rPr>
                            <w:rFonts w:ascii="Cambria Math" w:hAnsi="Cambria Math" w:cs="Times New Roman"/>
                            <w:color w:val="0070C0"/>
                            <w:sz w:val="24"/>
                            <w:szCs w:val="24"/>
                          </w:rPr>
                          <m:t>K</m:t>
                        </m:r>
                      </m:oMath>
                      <w:r w:rsidRPr="00763A92">
                        <w:rPr>
                          <w:rFonts w:ascii="Times New Roman" w:hAnsi="Times New Roman" w:cs="Times New Roman"/>
                          <w:bCs/>
                          <w:color w:val="0070C0"/>
                          <w:sz w:val="24"/>
                          <w:szCs w:val="24"/>
                        </w:rPr>
                        <w:t xml:space="preserve"> entries) 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763A92">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5C9B8868" w14:textId="515DED25"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3E320A" w:rsidRPr="0001449A"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66327276" w:rsidR="003E320A" w:rsidRPr="005A53BA" w:rsidRDefault="003E320A"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5A2348D7" w:rsidR="003E320A" w:rsidRPr="00E51EA1" w:rsidRDefault="003E320A"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3E320A" w:rsidRPr="00E51EA1"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3E320A" w:rsidRPr="005A53BA" w:rsidRDefault="003E320A"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3E320A" w:rsidRPr="005A53BA" w:rsidRDefault="003E320A"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48E2A788"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m:oMath>
                        <m:r>
                          <w:rPr>
                            <w:rFonts w:ascii="Cambria Math" w:hAnsi="Cambria Math" w:cs="Times New Roman"/>
                            <w:sz w:val="24"/>
                            <w:szCs w:val="24"/>
                          </w:rPr>
                          <m:t>j</m:t>
                        </m:r>
                      </m:oMath>
                      <w:r>
                        <w:rPr>
                          <w:rFonts w:ascii="Times New Roman" w:hAnsi="Times New Roman" w:cs="Times New Roman"/>
                          <w:sz w:val="24"/>
                          <w:szCs w:val="24"/>
                        </w:rPr>
                        <w:t xml:space="preserve"> </w:t>
                      </w:r>
                      <w:r w:rsidRPr="00E51EA1">
                        <w:rPr>
                          <w:rFonts w:ascii="Times New Roman" w:hAnsi="Times New Roman" w:cs="Times New Roman"/>
                          <w:sz w:val="24"/>
                          <w:szCs w:val="24"/>
                        </w:rPr>
                        <w:t xml:space="preserve">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468AC3B0" w:rsidR="003E320A" w:rsidRPr="0004675A"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oMath>
                      <w:r>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Pr>
                          <w:rFonts w:ascii="Times New Roman" w:hAnsi="Times New Roman" w:cs="Times New Roman"/>
                          <w:sz w:val="24"/>
                          <w:szCs w:val="24"/>
                        </w:rPr>
                        <w:t xml:space="preserve"> </w:t>
                      </w:r>
                      <w:r w:rsidRPr="00E51EA1">
                        <w:rPr>
                          <w:rFonts w:ascii="Times New Roman" w:hAnsi="Times New Roman" w:cs="Times New Roman"/>
                          <w:sz w:val="24"/>
                          <w:szCs w:val="24"/>
                        </w:rPr>
                        <w:t xml:space="preserve">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3A891C16" w:rsidR="003E320A" w:rsidRPr="005A53B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5A53B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5FA34F94" w14:textId="77777777" w:rsidR="000541E2" w:rsidRPr="00307C18" w:rsidRDefault="000541E2" w:rsidP="000D3254">
      <w:pPr>
        <w:adjustRightInd w:val="0"/>
        <w:snapToGrid w:val="0"/>
        <w:rPr>
          <w:rFonts w:ascii="Times New Roman" w:hAnsi="Times New Roman" w:cs="Times New Roman"/>
          <w:sz w:val="24"/>
          <w:szCs w:val="24"/>
        </w:rPr>
      </w:pPr>
    </w:p>
    <w:p w14:paraId="593132F9" w14:textId="77777777" w:rsidR="000C3D2F" w:rsidRPr="000C3D2F" w:rsidRDefault="000C3D2F" w:rsidP="000C3D2F">
      <w:pPr>
        <w:adjustRightInd w:val="0"/>
        <w:snapToGrid w:val="0"/>
        <w:jc w:val="right"/>
        <w:rPr>
          <w:rFonts w:ascii="Times New Roman" w:hAnsi="Times New Roman" w:cs="Times New Roman"/>
          <w:iCs/>
          <w:sz w:val="24"/>
          <w:szCs w:val="24"/>
        </w:rPr>
      </w:pPr>
    </w:p>
    <w:p w14:paraId="74410E63" w14:textId="07A458ED" w:rsidR="00FA2EEB" w:rsidRPr="00307C18" w:rsidRDefault="0028641C" w:rsidP="00307C18">
      <w:pPr>
        <w:pStyle w:val="Heading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427819">
        <w:rPr>
          <w:rFonts w:ascii="Times New Roman" w:eastAsiaTheme="minorEastAsia" w:hAnsi="Times New Roman" w:cs="Times New Roman"/>
          <w:b/>
          <w:bCs/>
          <w:i/>
          <w:color w:val="auto"/>
          <w:kern w:val="2"/>
          <w:sz w:val="24"/>
          <w:szCs w:val="24"/>
        </w:rPr>
        <w:t>B</w:t>
      </w:r>
      <w:r w:rsidR="001D65A0" w:rsidRPr="00307C18">
        <w:rPr>
          <w:rFonts w:ascii="Times New Roman" w:eastAsiaTheme="minorEastAsia" w:hAnsi="Times New Roman" w:cs="Times New Roman"/>
          <w:b/>
          <w:bCs/>
          <w:i/>
          <w:color w:val="auto"/>
          <w:kern w:val="2"/>
          <w:sz w:val="24"/>
          <w:szCs w:val="24"/>
        </w:rPr>
        <w:t xml:space="preserve">: </w:t>
      </w:r>
      <w:r w:rsidR="0018418C" w:rsidRPr="00307C18">
        <w:rPr>
          <w:rFonts w:ascii="Times New Roman" w:eastAsiaTheme="minorEastAsia" w:hAnsi="Times New Roman" w:cs="Times New Roman"/>
          <w:b/>
          <w:bCs/>
          <w:i/>
          <w:color w:val="auto"/>
          <w:kern w:val="2"/>
          <w:sz w:val="24"/>
          <w:szCs w:val="24"/>
        </w:rPr>
        <w:t>Three test problem</w:t>
      </w:r>
      <w:r w:rsidR="00B75FA9" w:rsidRPr="00307C18">
        <w:rPr>
          <w:rFonts w:ascii="Times New Roman" w:eastAsiaTheme="minorEastAsia" w:hAnsi="Times New Roman" w:cs="Times New Roman"/>
          <w:b/>
          <w:bCs/>
          <w:i/>
          <w:color w:val="auto"/>
          <w:kern w:val="2"/>
          <w:sz w:val="24"/>
          <w:szCs w:val="24"/>
        </w:rPr>
        <w:t>s</w:t>
      </w:r>
    </w:p>
    <w:p w14:paraId="6EC21EC2" w14:textId="058378CD" w:rsidR="006653EB" w:rsidRPr="00307C18" w:rsidRDefault="006653EB" w:rsidP="00002844">
      <w:r w:rsidRPr="00307C18">
        <w:rPr>
          <w:rFonts w:ascii="Times New Roman" w:hAnsi="Times New Roman" w:cs="Times New Roman"/>
          <w:sz w:val="24"/>
          <w:szCs w:val="24"/>
        </w:rPr>
        <w:t>The three test problems all take form (1)</w:t>
      </w:r>
      <w:r w:rsidR="0047228A" w:rsidRPr="00307C18">
        <w:rPr>
          <w:rFonts w:ascii="Times New Roman" w:hAnsi="Times New Roman" w:cs="Times New Roman"/>
          <w:sz w:val="24"/>
          <w:szCs w:val="24"/>
        </w:rPr>
        <w:t xml:space="preserve"> </w:t>
      </w:r>
      <w:r w:rsidRPr="00307C18">
        <w:rPr>
          <w:rFonts w:ascii="Times New Roman" w:hAnsi="Times New Roman" w:cs="Times New Roman"/>
          <w:sz w:val="24"/>
          <w:szCs w:val="24"/>
        </w:rPr>
        <w:t>but differ in functions</w:t>
      </w:r>
      <w:r w:rsidR="0047228A"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hint="eastAsia"/>
                <w:sz w:val="24"/>
                <w:szCs w:val="24"/>
              </w:rPr>
              <m:t>g</m:t>
            </m:r>
          </m:e>
          <m:sub>
            <m:r>
              <w:rPr>
                <w:rFonts w:ascii="Cambria Math" w:hAnsi="Cambria Math" w:cs="Times New Roman"/>
                <w:sz w:val="24"/>
                <w:szCs w:val="24"/>
              </w:rPr>
              <m:t>i</m:t>
            </m:r>
          </m:sub>
        </m:sSub>
        <m:r>
          <w:rPr>
            <w:rFonts w:ascii="Cambria Math" w:hAnsi="Cambria Math" w:cs="Times New Roman"/>
            <w:sz w:val="24"/>
            <w:szCs w:val="24"/>
          </w:rPr>
          <m:t>, i=1, 2, 3</m:t>
        </m:r>
      </m:oMath>
      <w:r w:rsidRPr="00307C18">
        <w:rPr>
          <w:rFonts w:ascii="Times New Roman" w:hAnsi="Times New Roman" w:cs="Times New Roman"/>
          <w:sz w:val="24"/>
          <w:szCs w:val="24"/>
        </w:rPr>
        <w:t>, as defined below.</w:t>
      </w:r>
    </w:p>
    <w:p w14:paraId="1AD582D1" w14:textId="347B4A6C" w:rsidR="006653EB" w:rsidRPr="00307C18" w:rsidRDefault="006653EB" w:rsidP="006653EB">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1) In revised ZDT1 (RZDT1):</w:t>
      </w:r>
    </w:p>
    <w:p w14:paraId="507965FD" w14:textId="0C084EB1" w:rsidR="0028641C" w:rsidRPr="00307C18" w:rsidRDefault="0028641C" w:rsidP="0028641C">
      <w:pPr>
        <w:adjustRightInd w:val="0"/>
        <w:snapToGrid w:val="0"/>
        <w:rPr>
          <w:rFonts w:ascii="Times New Roman" w:hAnsi="Times New Roman" w:cs="Times New Roman"/>
          <w:sz w:val="24"/>
          <w:szCs w:val="24"/>
        </w:rPr>
      </w:pPr>
    </w:p>
    <w:p w14:paraId="5C4A7832" w14:textId="205FB74A" w:rsidR="0028641C" w:rsidRPr="00307C18" w:rsidRDefault="003F2F44"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d-1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rad>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28641C" w:rsidRPr="00307C18">
        <w:rPr>
          <w:rFonts w:ascii="Times New Roman" w:hAnsi="Times New Roman" w:cs="Times New Roman"/>
          <w:sz w:val="24"/>
          <w:szCs w:val="24"/>
        </w:rPr>
        <w:t xml:space="preserve"> </w:t>
      </w:r>
    </w:p>
    <w:p w14:paraId="2FF1F579" w14:textId="77777777" w:rsidR="0028641C" w:rsidRPr="00307C18" w:rsidRDefault="0028641C" w:rsidP="0028641C">
      <w:pPr>
        <w:autoSpaceDE w:val="0"/>
        <w:autoSpaceDN w:val="0"/>
        <w:adjustRightInd w:val="0"/>
        <w:snapToGrid w:val="0"/>
        <w:jc w:val="right"/>
        <w:rPr>
          <w:rFonts w:ascii="Times New Roman" w:hAnsi="Times New Roman" w:cs="Times New Roman"/>
          <w:sz w:val="24"/>
          <w:szCs w:val="24"/>
        </w:rPr>
      </w:pPr>
    </w:p>
    <w:p w14:paraId="7062FE97" w14:textId="2E0A28A7" w:rsidR="0028641C" w:rsidRPr="00307C18" w:rsidRDefault="0028641C" w:rsidP="0028641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2) </w:t>
      </w:r>
      <w:r w:rsidR="006653EB" w:rsidRPr="00307C18">
        <w:rPr>
          <w:rFonts w:ascii="Times New Roman" w:hAnsi="Times New Roman" w:cs="Times New Roman"/>
          <w:sz w:val="24"/>
          <w:szCs w:val="24"/>
        </w:rPr>
        <w:t>In r</w:t>
      </w:r>
      <w:r w:rsidRPr="00307C18">
        <w:rPr>
          <w:rFonts w:ascii="Times New Roman" w:hAnsi="Times New Roman" w:cs="Times New Roman"/>
          <w:sz w:val="24"/>
          <w:szCs w:val="24"/>
        </w:rPr>
        <w:t>evised ZDT2 (RZDT2):</w:t>
      </w:r>
    </w:p>
    <w:p w14:paraId="18ECD032" w14:textId="7887968F" w:rsidR="0028641C" w:rsidRPr="00307C18" w:rsidRDefault="003F2F44" w:rsidP="0028641C">
      <w:pPr>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d>
                  </m:e>
                  <m:sup>
                    <m:r>
                      <w:rPr>
                        <w:rFonts w:ascii="Cambria Math" w:hAnsi="Cambria Math" w:cs="Times New Roman"/>
                        <w:sz w:val="24"/>
                        <w:szCs w:val="24"/>
                      </w:rPr>
                      <m:t>2</m:t>
                    </m:r>
                  </m:sup>
                </m:sSup>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 xml:space="preserve">+0.0                    </m:t>
            </m:r>
          </m:e>
        </m:eqArr>
      </m:oMath>
      <w:r w:rsidR="0028641C" w:rsidRPr="00307C18">
        <w:rPr>
          <w:rFonts w:ascii="Times New Roman" w:hAnsi="Times New Roman" w:cs="Times New Roman"/>
          <w:sz w:val="24"/>
          <w:szCs w:val="24"/>
        </w:rPr>
        <w:t xml:space="preserve"> </w:t>
      </w:r>
    </w:p>
    <w:p w14:paraId="4FFBC9E2" w14:textId="77777777" w:rsidR="0028641C" w:rsidRPr="00307C18" w:rsidRDefault="0028641C" w:rsidP="0028641C">
      <w:pPr>
        <w:autoSpaceDE w:val="0"/>
        <w:autoSpaceDN w:val="0"/>
        <w:adjustRightInd w:val="0"/>
        <w:snapToGrid w:val="0"/>
        <w:rPr>
          <w:rFonts w:ascii="Times New Roman" w:hAnsi="Times New Roman" w:cs="Times New Roman"/>
          <w:sz w:val="24"/>
          <w:szCs w:val="24"/>
        </w:rPr>
      </w:pPr>
    </w:p>
    <w:p w14:paraId="4A569A1B" w14:textId="4F65CE4E" w:rsidR="0028641C" w:rsidRPr="00307C18" w:rsidRDefault="0028641C" w:rsidP="0047228A">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3) </w:t>
      </w:r>
      <w:r w:rsidR="0047228A" w:rsidRPr="00307C18">
        <w:rPr>
          <w:rFonts w:ascii="Times New Roman" w:hAnsi="Times New Roman" w:cs="Times New Roman"/>
          <w:sz w:val="24"/>
          <w:szCs w:val="24"/>
        </w:rPr>
        <w:t>In r</w:t>
      </w:r>
      <w:r w:rsidRPr="00307C18">
        <w:rPr>
          <w:rFonts w:ascii="Times New Roman" w:hAnsi="Times New Roman" w:cs="Times New Roman"/>
          <w:sz w:val="24"/>
          <w:szCs w:val="24"/>
        </w:rPr>
        <w:t>evised ZDT5 (RZDT5):</w:t>
      </w:r>
    </w:p>
    <w:p w14:paraId="7762EC2D" w14:textId="3E28561E" w:rsidR="0028641C" w:rsidRPr="00307C18" w:rsidRDefault="003F2F44"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30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5</m:t>
                        </m:r>
                      </m:den>
                    </m:f>
                    <m:r>
                      <w:rPr>
                        <w:rFonts w:ascii="Cambria Math" w:hAnsi="Cambria Math" w:cs="Times New Roman"/>
                        <w:sz w:val="24"/>
                        <w:szCs w:val="24"/>
                      </w:rPr>
                      <m:t>+1</m:t>
                    </m:r>
                  </m:e>
                </m:nary>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den>
                </m:f>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eastAsia="Cambria Math" w:hAnsi="Cambria Math" w:cs="Times New Roman"/>
                    <w:sz w:val="24"/>
                    <w:szCs w:val="24"/>
                  </w:rPr>
                  <m:t>30</m:t>
                </m:r>
              </m:den>
            </m:f>
            <m:r>
              <w:rPr>
                <w:rFonts w:ascii="Cambria Math" w:eastAsia="Cambria Math" w:hAnsi="Cambria Math" w:cs="Times New Roman"/>
                <w:sz w:val="24"/>
                <w:szCs w:val="24"/>
              </w:rPr>
              <m:t>-0.5+</m:t>
            </m:r>
            <m:r>
              <w:rPr>
                <w:rFonts w:ascii="Cambria Math" w:hAnsi="Times New Roman" w:cs="Times New Roman"/>
                <w:sz w:val="24"/>
                <w:szCs w:val="24"/>
              </w:rPr>
              <m:t xml:space="preserve">ξ            </m:t>
            </m:r>
          </m:e>
        </m:eqArr>
      </m:oMath>
      <w:r w:rsidR="0028641C" w:rsidRPr="00307C18">
        <w:rPr>
          <w:rFonts w:ascii="Times New Roman" w:hAnsi="Times New Roman" w:cs="Times New Roman"/>
          <w:sz w:val="24"/>
          <w:szCs w:val="24"/>
        </w:rPr>
        <w:t xml:space="preserve"> </w:t>
      </w:r>
      <w:r w:rsidR="0047228A" w:rsidRPr="00307C18">
        <w:rPr>
          <w:rFonts w:ascii="Times New Roman" w:hAnsi="Times New Roman" w:cs="Times New Roman"/>
          <w:sz w:val="24"/>
          <w:szCs w:val="24"/>
        </w:rPr>
        <w:t xml:space="preserve">  </w:t>
      </w:r>
    </w:p>
    <w:p w14:paraId="66532B92" w14:textId="46643AC3" w:rsidR="00B17F88" w:rsidRPr="00307C18" w:rsidRDefault="00B82B2A" w:rsidP="00B17F88">
      <w:pPr>
        <w:autoSpaceDE w:val="0"/>
        <w:autoSpaceDN w:val="0"/>
        <w:adjustRightInd w:val="0"/>
        <w:rPr>
          <w:rFonts w:ascii="Times New Roman" w:hAnsi="Times New Roman" w:cs="Times New Roman"/>
          <w:sz w:val="24"/>
          <w:szCs w:val="24"/>
        </w:rPr>
      </w:pPr>
      <w:r w:rsidRPr="00307C18">
        <w:rPr>
          <w:rFonts w:ascii="Times New Roman" w:hAnsi="Times New Roman" w:cs="Times New Roman"/>
          <w:sz w:val="24"/>
          <w:szCs w:val="24"/>
        </w:rPr>
        <w:t>T</w:t>
      </w:r>
      <w:r w:rsidR="00B17F88" w:rsidRPr="00307C18">
        <w:rPr>
          <w:rFonts w:ascii="Times New Roman" w:hAnsi="Times New Roman" w:cs="Times New Roman"/>
          <w:sz w:val="24"/>
          <w:szCs w:val="24"/>
        </w:rPr>
        <w:t xml:space="preserve">he decision vector </w:t>
      </w:r>
      <m:oMath>
        <m:r>
          <m:rPr>
            <m:sty m:val="b"/>
          </m:rPr>
          <w:rPr>
            <w:rFonts w:ascii="Cambria Math" w:hAnsi="Cambria Math" w:cs="Times New Roman"/>
            <w:sz w:val="24"/>
            <w:szCs w:val="24"/>
          </w:rPr>
          <m:t>x=(</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b"/>
          </m:rP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d</m:t>
            </m:r>
          </m:sup>
        </m:sSup>
      </m:oMath>
      <w:r w:rsidR="00E41557" w:rsidRPr="00307C18">
        <w:rPr>
          <w:rFonts w:ascii="Times New Roman" w:hAnsi="Times New Roman" w:cs="Times New Roman"/>
          <w:sz w:val="24"/>
          <w:szCs w:val="24"/>
        </w:rPr>
        <w:t>.</w:t>
      </w:r>
      <w:r w:rsidR="00B17F88" w:rsidRPr="00307C18">
        <w:rPr>
          <w:rFonts w:ascii="Times New Roman" w:hAnsi="Times New Roman" w:cs="Times New Roman"/>
          <w:sz w:val="24"/>
          <w:szCs w:val="24"/>
        </w:rPr>
        <w:t xml:space="preserve"> </w:t>
      </w:r>
      <w:r w:rsidR="00E41557" w:rsidRPr="00307C18">
        <w:rPr>
          <w:rFonts w:ascii="Times New Roman" w:hAnsi="Times New Roman" w:cs="Times New Roman"/>
          <w:sz w:val="24"/>
          <w:szCs w:val="24"/>
        </w:rPr>
        <w:t xml:space="preserve">For RZDT1 and RZDT2,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0,100</m:t>
            </m:r>
          </m:e>
        </m:d>
        <m:r>
          <w:rPr>
            <w:rFonts w:ascii="Cambria Math" w:hAnsi="Cambria Math" w:cs="Times New Roman"/>
            <w:sz w:val="24"/>
            <w:szCs w:val="24"/>
          </w:rPr>
          <m:t>, t=1,2,3,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For RZDT5,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0,30</m:t>
            </m:r>
          </m:e>
        </m:d>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 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For all benchmark problems, the white noise is </w:t>
      </w:r>
      <m:oMath>
        <m:r>
          <w:rPr>
            <w:rFonts w:ascii="Cambria Math" w:hAnsi="Times New Roman" w:cs="Times New Roman"/>
            <w:sz w:val="24"/>
            <w:szCs w:val="24"/>
          </w:rPr>
          <m:t>ξ</m:t>
        </m:r>
        <m:r>
          <w:rPr>
            <w:rFonts w:ascii="Cambria Math" w:hAnsi="Cambria Math" w:cs="Times New Roman"/>
            <w:sz w:val="24"/>
            <w:szCs w:val="24"/>
          </w:rPr>
          <m:t>~N(0,</m:t>
        </m:r>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r>
          <w:rPr>
            <w:rFonts w:ascii="Cambria Math" w:hAnsi="Cambria Math" w:cs="Times New Roman"/>
            <w:sz w:val="24"/>
            <w:szCs w:val="24"/>
          </w:rPr>
          <m:t>)</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and </w:t>
      </w:r>
      <m:oMath>
        <m:r>
          <w:rPr>
            <w:rFonts w:ascii="Cambria Math" w:hAnsi="Cambria Math" w:cs="Times New Roman"/>
            <w:sz w:val="24"/>
            <w:szCs w:val="24"/>
          </w:rPr>
          <m:t>ε=0.05</m:t>
        </m:r>
      </m:oMath>
      <w:r w:rsidR="00B17F88" w:rsidRPr="00307C18">
        <w:rPr>
          <w:rFonts w:ascii="Times New Roman" w:hAnsi="Times New Roman" w:cs="Times New Roman"/>
          <w:sz w:val="24"/>
          <w:szCs w:val="24"/>
        </w:rPr>
        <w:t xml:space="preserve">. Then, the theoretical Pareto optimal solutions of RZDT1 and RZDT2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0,1,⋯,15</m:t>
            </m:r>
          </m:e>
        </m:d>
        <m:r>
          <w:rPr>
            <w:rFonts w:ascii="Cambria Math" w:hAnsi="Cambria Math" w:cs="Times New Roman"/>
            <w:sz w:val="24"/>
            <w:szCs w:val="24"/>
          </w:rPr>
          <m:t>∪{85,86,⋯,100}</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and those of RZDT5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∈{0,1,⋯,13}</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Here, the dimension </w:t>
      </w:r>
      <w:r w:rsidR="00B17F88" w:rsidRPr="00307C18">
        <w:rPr>
          <w:rFonts w:ascii="Times New Roman" w:hAnsi="Times New Roman" w:cs="Times New Roman"/>
          <w:i/>
          <w:iCs/>
          <w:sz w:val="24"/>
          <w:szCs w:val="24"/>
        </w:rPr>
        <w:t xml:space="preserve">d </w:t>
      </w:r>
      <w:r w:rsidR="00B17F88" w:rsidRPr="00307C18">
        <w:rPr>
          <w:rFonts w:ascii="Times New Roman" w:hAnsi="Times New Roman" w:cs="Times New Roman"/>
          <w:sz w:val="24"/>
          <w:szCs w:val="24"/>
        </w:rPr>
        <w:t>is set as 5.</w:t>
      </w:r>
    </w:p>
    <w:p w14:paraId="5B19F39B" w14:textId="77777777" w:rsidR="00B47C97" w:rsidRPr="00307C18" w:rsidRDefault="00B47C97" w:rsidP="00B17F88">
      <w:pPr>
        <w:autoSpaceDE w:val="0"/>
        <w:autoSpaceDN w:val="0"/>
        <w:adjustRightInd w:val="0"/>
        <w:rPr>
          <w:rFonts w:ascii="Times New Roman" w:hAnsi="Times New Roman" w:cs="Times New Roman"/>
          <w:sz w:val="24"/>
          <w:szCs w:val="24"/>
        </w:rPr>
      </w:pPr>
    </w:p>
    <w:p w14:paraId="2AD1FA63" w14:textId="37F02014" w:rsidR="0028641C" w:rsidRPr="00307C18" w:rsidRDefault="0028641C" w:rsidP="000D3254">
      <w:pPr>
        <w:adjustRightInd w:val="0"/>
        <w:snapToGrid w:val="0"/>
        <w:rPr>
          <w:rFonts w:ascii="Times New Roman" w:hAnsi="Times New Roman" w:cs="Times New Roman"/>
          <w:sz w:val="24"/>
          <w:szCs w:val="24"/>
        </w:rPr>
      </w:pPr>
    </w:p>
    <w:p w14:paraId="5C125F69" w14:textId="04ED6A4B" w:rsidR="00E54F03" w:rsidRPr="00307C18" w:rsidRDefault="00E54F03" w:rsidP="00E54F03">
      <w:pPr>
        <w:pStyle w:val="Heading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References</w:t>
      </w:r>
    </w:p>
    <w:p w14:paraId="78DA4F3E" w14:textId="77777777" w:rsidR="0028578C" w:rsidRPr="00307C18" w:rsidRDefault="0028578C" w:rsidP="0028578C">
      <w:pPr>
        <w:spacing w:afterLines="50" w:after="120"/>
        <w:rPr>
          <w:rFonts w:ascii="Times New Roman" w:hAnsi="Times New Roman" w:cs="Times New Roman"/>
          <w:sz w:val="20"/>
          <w:szCs w:val="20"/>
        </w:rPr>
      </w:pPr>
      <w:bookmarkStart w:id="179" w:name="_Hlk117610962"/>
      <w:proofErr w:type="spellStart"/>
      <w:r w:rsidRPr="00307C18">
        <w:rPr>
          <w:rFonts w:ascii="Times New Roman" w:hAnsi="Times New Roman" w:cs="Times New Roman"/>
          <w:sz w:val="20"/>
          <w:szCs w:val="20"/>
        </w:rPr>
        <w:t>Amaran</w:t>
      </w:r>
      <w:bookmarkEnd w:id="179"/>
      <w:proofErr w:type="spellEnd"/>
      <w:r w:rsidRPr="00307C18">
        <w:rPr>
          <w:rFonts w:ascii="Times New Roman" w:hAnsi="Times New Roman" w:cs="Times New Roman"/>
          <w:sz w:val="20"/>
          <w:szCs w:val="20"/>
        </w:rPr>
        <w:t xml:space="preserve">, S., </w:t>
      </w:r>
      <w:proofErr w:type="spellStart"/>
      <w:r w:rsidRPr="00307C18">
        <w:rPr>
          <w:rFonts w:ascii="Times New Roman" w:hAnsi="Times New Roman" w:cs="Times New Roman"/>
          <w:sz w:val="20"/>
          <w:szCs w:val="20"/>
        </w:rPr>
        <w:t>Sahinidis</w:t>
      </w:r>
      <w:proofErr w:type="spellEnd"/>
      <w:r w:rsidRPr="00307C18">
        <w:rPr>
          <w:rFonts w:ascii="Times New Roman" w:hAnsi="Times New Roman" w:cs="Times New Roman"/>
          <w:sz w:val="20"/>
          <w:szCs w:val="20"/>
        </w:rPr>
        <w:t>, N. V., Sharda, B., &amp; Bury, S. J. (2016). Simulation optimization: a review of algorithms and applications. Annals of Operations Research, 240(1), 351-380.</w:t>
      </w:r>
    </w:p>
    <w:p w14:paraId="6A1EF5B5"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Ankenman</w:t>
      </w:r>
      <w:proofErr w:type="spellEnd"/>
      <w:r w:rsidRPr="00307C18">
        <w:rPr>
          <w:rFonts w:ascii="Times New Roman" w:hAnsi="Times New Roman" w:cs="Times New Roman"/>
          <w:sz w:val="20"/>
          <w:szCs w:val="20"/>
        </w:rPr>
        <w:t xml:space="preserve"> B, Nelson BL, </w:t>
      </w:r>
      <w:proofErr w:type="spellStart"/>
      <w:r w:rsidRPr="00307C18">
        <w:rPr>
          <w:rFonts w:ascii="Times New Roman" w:hAnsi="Times New Roman" w:cs="Times New Roman"/>
          <w:sz w:val="20"/>
          <w:szCs w:val="20"/>
        </w:rPr>
        <w:t>Staum</w:t>
      </w:r>
      <w:proofErr w:type="spellEnd"/>
      <w:r w:rsidRPr="00307C18">
        <w:rPr>
          <w:rFonts w:ascii="Times New Roman" w:hAnsi="Times New Roman" w:cs="Times New Roman"/>
          <w:sz w:val="20"/>
          <w:szCs w:val="20"/>
        </w:rPr>
        <w:t xml:space="preserve"> J (2010) Stochastic kriging for simulation metamodeling. </w:t>
      </w:r>
      <w:proofErr w:type="spellStart"/>
      <w:r w:rsidRPr="00307C18">
        <w:rPr>
          <w:rFonts w:ascii="Times New Roman" w:hAnsi="Times New Roman" w:cs="Times New Roman"/>
          <w:sz w:val="20"/>
          <w:szCs w:val="20"/>
        </w:rPr>
        <w:t>Oper</w:t>
      </w:r>
      <w:proofErr w:type="spellEnd"/>
      <w:r w:rsidRPr="00307C18">
        <w:rPr>
          <w:rFonts w:ascii="Times New Roman" w:hAnsi="Times New Roman" w:cs="Times New Roman"/>
          <w:sz w:val="20"/>
          <w:szCs w:val="20"/>
        </w:rPr>
        <w:t>. Res. 58(2):371–382.</w:t>
      </w:r>
    </w:p>
    <w:p w14:paraId="40C50815"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Balandat</w:t>
      </w:r>
      <w:proofErr w:type="spellEnd"/>
      <w:r w:rsidRPr="00307C18">
        <w:rPr>
          <w:rFonts w:ascii="Times New Roman" w:hAnsi="Times New Roman" w:cs="Times New Roman"/>
          <w:sz w:val="20"/>
          <w:szCs w:val="20"/>
        </w:rPr>
        <w:t>, M., Karrer, B., Jiang, D.R., et al. (2020). BOTORCH: A framework for efficient Monte-Carlo Bayesian optimization. Advances in Neural Information Processing Systems, 2020-December.</w:t>
      </w:r>
    </w:p>
    <w:p w14:paraId="61D3D39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Chen CH, Lin J, </w:t>
      </w:r>
      <w:proofErr w:type="spellStart"/>
      <w:r w:rsidRPr="00307C18">
        <w:rPr>
          <w:rFonts w:ascii="Times New Roman" w:hAnsi="Times New Roman" w:cs="Times New Roman"/>
          <w:sz w:val="20"/>
          <w:szCs w:val="20"/>
        </w:rPr>
        <w:t>Yücesan</w:t>
      </w:r>
      <w:proofErr w:type="spellEnd"/>
      <w:r w:rsidRPr="00307C18">
        <w:rPr>
          <w:rFonts w:ascii="Times New Roman" w:hAnsi="Times New Roman" w:cs="Times New Roman"/>
          <w:sz w:val="20"/>
          <w:szCs w:val="20"/>
        </w:rPr>
        <w:t xml:space="preserve"> E, Chick SE (2000) Simulation budget allocation for further enhancing the efficiency of ordinal optimization. Discrete Event Dynamic Systems 10(3):251–270.</w:t>
      </w:r>
    </w:p>
    <w:p w14:paraId="1669FA8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EJ (2009) Metamodels for estimating quantiles of systems with one controllable parameter. Simulation 85(5):307–317.</w:t>
      </w:r>
    </w:p>
    <w:p w14:paraId="7ABD4510"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Chen X, </w:t>
      </w:r>
      <w:proofErr w:type="spellStart"/>
      <w:r w:rsidRPr="00307C18">
        <w:rPr>
          <w:rFonts w:ascii="Times New Roman" w:hAnsi="Times New Roman" w:cs="Times New Roman"/>
          <w:sz w:val="20"/>
          <w:szCs w:val="20"/>
        </w:rPr>
        <w:t>Hemmati</w:t>
      </w:r>
      <w:proofErr w:type="spellEnd"/>
      <w:r w:rsidRPr="00307C18">
        <w:rPr>
          <w:rFonts w:ascii="Times New Roman" w:hAnsi="Times New Roman" w:cs="Times New Roman"/>
          <w:sz w:val="20"/>
          <w:szCs w:val="20"/>
        </w:rPr>
        <w:t xml:space="preserve"> S, Yang F (2017) Stochastic co-kriging for steady state simulation metamodeling. Page EH, </w:t>
      </w:r>
      <w:proofErr w:type="spellStart"/>
      <w:r w:rsidRPr="00307C18">
        <w:rPr>
          <w:rFonts w:ascii="Times New Roman" w:hAnsi="Times New Roman" w:cs="Times New Roman"/>
          <w:sz w:val="20"/>
          <w:szCs w:val="20"/>
        </w:rPr>
        <w:t>Wainer</w:t>
      </w:r>
      <w:proofErr w:type="spellEnd"/>
      <w:r w:rsidRPr="00307C18">
        <w:rPr>
          <w:rFonts w:ascii="Times New Roman" w:hAnsi="Times New Roman" w:cs="Times New Roman"/>
          <w:sz w:val="20"/>
          <w:szCs w:val="20"/>
        </w:rPr>
        <w:t xml:space="preserve"> G, Chan V, D</w:t>
      </w:r>
      <w:r w:rsidRPr="00307C18">
        <w:rPr>
          <w:rFonts w:ascii="Times New Roman" w:hAnsi="Times New Roman" w:cs="Times New Roman"/>
          <w:i/>
          <w:sz w:val="20"/>
          <w:szCs w:val="20"/>
        </w:rPr>
        <w:t>'</w:t>
      </w:r>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Ambroglio</w:t>
      </w:r>
      <w:proofErr w:type="spellEnd"/>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Zacharewicz</w:t>
      </w:r>
      <w:proofErr w:type="spellEnd"/>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Mustafee</w:t>
      </w:r>
      <w:proofErr w:type="spellEnd"/>
      <w:r w:rsidRPr="00307C18">
        <w:rPr>
          <w:rFonts w:ascii="Times New Roman" w:hAnsi="Times New Roman" w:cs="Times New Roman"/>
          <w:sz w:val="20"/>
          <w:szCs w:val="20"/>
        </w:rPr>
        <w:t xml:space="preserve"> N, eds. Proc. 2017 Winter Simulation Conf. (IEEE, Piscataway, NJ), 1750–1761.</w:t>
      </w:r>
    </w:p>
    <w:p w14:paraId="4A0F7B36"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Chen X, Kim KK (2016) Efficient </w:t>
      </w:r>
      <w:proofErr w:type="spellStart"/>
      <w:r w:rsidRPr="00307C18">
        <w:rPr>
          <w:rFonts w:ascii="Times New Roman" w:hAnsi="Times New Roman" w:cs="Times New Roman"/>
          <w:sz w:val="20"/>
          <w:szCs w:val="20"/>
        </w:rPr>
        <w:t>VaR</w:t>
      </w:r>
      <w:proofErr w:type="spellEnd"/>
      <w:r w:rsidRPr="00307C18">
        <w:rPr>
          <w:rFonts w:ascii="Times New Roman" w:hAnsi="Times New Roman" w:cs="Times New Roman"/>
          <w:sz w:val="20"/>
          <w:szCs w:val="20"/>
        </w:rPr>
        <w:t xml:space="preserve"> and </w:t>
      </w:r>
      <w:proofErr w:type="spellStart"/>
      <w:r w:rsidRPr="00307C18">
        <w:rPr>
          <w:rFonts w:ascii="Times New Roman" w:hAnsi="Times New Roman" w:cs="Times New Roman"/>
          <w:sz w:val="20"/>
          <w:szCs w:val="20"/>
        </w:rPr>
        <w:t>CVaR</w:t>
      </w:r>
      <w:proofErr w:type="spellEnd"/>
      <w:r w:rsidRPr="00307C18">
        <w:rPr>
          <w:rFonts w:ascii="Times New Roman" w:hAnsi="Times New Roman" w:cs="Times New Roman"/>
          <w:sz w:val="20"/>
          <w:szCs w:val="20"/>
        </w:rPr>
        <w:t xml:space="preserve"> measurement via stochastic kriging. INFORMS J. </w:t>
      </w:r>
      <w:proofErr w:type="spellStart"/>
      <w:r w:rsidRPr="00307C18">
        <w:rPr>
          <w:rFonts w:ascii="Times New Roman" w:hAnsi="Times New Roman" w:cs="Times New Roman"/>
          <w:sz w:val="20"/>
          <w:szCs w:val="20"/>
        </w:rPr>
        <w:t>Comput</w:t>
      </w:r>
      <w:proofErr w:type="spellEnd"/>
      <w:r w:rsidRPr="00307C18">
        <w:rPr>
          <w:rFonts w:ascii="Times New Roman" w:hAnsi="Times New Roman" w:cs="Times New Roman"/>
          <w:sz w:val="20"/>
          <w:szCs w:val="20"/>
        </w:rPr>
        <w:t>. 28(4):629–644.</w:t>
      </w:r>
    </w:p>
    <w:p w14:paraId="4EF69EF5" w14:textId="77777777" w:rsidR="0028578C" w:rsidRPr="00307C18" w:rsidRDefault="0028578C" w:rsidP="0028578C">
      <w:pPr>
        <w:spacing w:afterLines="50" w:after="120"/>
        <w:rPr>
          <w:rFonts w:ascii="Times New Roman" w:hAnsi="Times New Roman" w:cs="Times New Roman"/>
          <w:sz w:val="20"/>
          <w:szCs w:val="20"/>
        </w:rPr>
      </w:pPr>
      <w:bookmarkStart w:id="180" w:name="_Hlk117623768"/>
      <w:r w:rsidRPr="00307C18">
        <w:rPr>
          <w:rFonts w:ascii="Times New Roman" w:hAnsi="Times New Roman" w:cs="Times New Roman"/>
          <w:sz w:val="20"/>
          <w:szCs w:val="20"/>
        </w:rPr>
        <w:t>Chen</w:t>
      </w:r>
      <w:bookmarkEnd w:id="180"/>
      <w:r w:rsidRPr="00307C18">
        <w:rPr>
          <w:rFonts w:ascii="Times New Roman" w:hAnsi="Times New Roman" w:cs="Times New Roman"/>
          <w:sz w:val="20"/>
          <w:szCs w:val="20"/>
        </w:rPr>
        <w:t xml:space="preserve">, X., He, X., </w:t>
      </w:r>
      <w:proofErr w:type="spellStart"/>
      <w:r w:rsidRPr="00307C18">
        <w:rPr>
          <w:rFonts w:ascii="Times New Roman" w:hAnsi="Times New Roman" w:cs="Times New Roman"/>
          <w:sz w:val="20"/>
          <w:szCs w:val="20"/>
        </w:rPr>
        <w:t>Xiong</w:t>
      </w:r>
      <w:proofErr w:type="spellEnd"/>
      <w:r w:rsidRPr="00307C18">
        <w:rPr>
          <w:rFonts w:ascii="Times New Roman" w:hAnsi="Times New Roman" w:cs="Times New Roman"/>
          <w:sz w:val="20"/>
          <w:szCs w:val="20"/>
        </w:rPr>
        <w:t xml:space="preserve">, C., Zhu, Z., &amp; Zhang, L. (2019). A </w:t>
      </w:r>
      <w:proofErr w:type="spellStart"/>
      <w:r w:rsidRPr="00307C18">
        <w:rPr>
          <w:rFonts w:ascii="Times New Roman" w:hAnsi="Times New Roman" w:cs="Times New Roman"/>
          <w:sz w:val="20"/>
          <w:szCs w:val="20"/>
        </w:rPr>
        <w:t>bayesian</w:t>
      </w:r>
      <w:proofErr w:type="spellEnd"/>
      <w:r w:rsidRPr="00307C18">
        <w:rPr>
          <w:rFonts w:ascii="Times New Roman" w:hAnsi="Times New Roman" w:cs="Times New Roman"/>
          <w:sz w:val="20"/>
          <w:szCs w:val="20"/>
        </w:rPr>
        <w:t xml:space="preserve"> stochastic kriging optimization model dealing with heteroscedastic simulation noise for freeway traffic management. Transportation Science, 53(2), 545-565.</w:t>
      </w:r>
    </w:p>
    <w:p w14:paraId="663CFCC3" w14:textId="689A40FA"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S.</w:t>
      </w:r>
      <w:proofErr w:type="gramStart"/>
      <w:r w:rsidRPr="00307C18">
        <w:rPr>
          <w:rFonts w:ascii="Times New Roman" w:hAnsi="Times New Roman" w:cs="Times New Roman"/>
          <w:sz w:val="20"/>
          <w:szCs w:val="20"/>
        </w:rPr>
        <w:t>,  Reyes</w:t>
      </w:r>
      <w:proofErr w:type="gramEnd"/>
      <w:r w:rsidRPr="00307C18">
        <w:rPr>
          <w:rFonts w:ascii="Times New Roman" w:hAnsi="Times New Roman" w:cs="Times New Roman"/>
          <w:sz w:val="20"/>
          <w:szCs w:val="20"/>
        </w:rPr>
        <w:t xml:space="preserve">, K. G., </w:t>
      </w:r>
      <w:proofErr w:type="spellStart"/>
      <w:r w:rsidRPr="00307C18">
        <w:rPr>
          <w:rFonts w:ascii="Times New Roman" w:hAnsi="Times New Roman" w:cs="Times New Roman"/>
          <w:sz w:val="20"/>
          <w:szCs w:val="20"/>
        </w:rPr>
        <w:t>Cupta</w:t>
      </w:r>
      <w:proofErr w:type="spellEnd"/>
      <w:r w:rsidRPr="00307C18">
        <w:rPr>
          <w:rFonts w:ascii="Times New Roman" w:hAnsi="Times New Roman" w:cs="Times New Roman"/>
          <w:sz w:val="20"/>
          <w:szCs w:val="20"/>
        </w:rPr>
        <w:t xml:space="preserve">, M. K., </w:t>
      </w:r>
      <w:r w:rsidRPr="008B0528">
        <w:rPr>
          <w:rFonts w:ascii="Times New Roman" w:hAnsi="Times New Roman" w:cs="Times New Roman"/>
          <w:color w:val="FF0000"/>
          <w:sz w:val="20"/>
          <w:szCs w:val="20"/>
        </w:rPr>
        <w:t>et al</w:t>
      </w:r>
      <w:r w:rsidR="008B0528">
        <w:rPr>
          <w:rFonts w:ascii="Times New Roman" w:hAnsi="Times New Roman" w:cs="Times New Roman"/>
          <w:color w:val="FF0000"/>
          <w:sz w:val="20"/>
          <w:szCs w:val="20"/>
        </w:rPr>
        <w:t>?</w:t>
      </w:r>
      <w:r w:rsidRPr="00307C18">
        <w:rPr>
          <w:rFonts w:ascii="Times New Roman" w:hAnsi="Times New Roman" w:cs="Times New Roman"/>
          <w:sz w:val="20"/>
          <w:szCs w:val="20"/>
        </w:rPr>
        <w:t xml:space="preserve">. (2015). Optimal learning in experimental design using the knowledge gradient policy with application to characterizing </w:t>
      </w:r>
      <w:proofErr w:type="spellStart"/>
      <w:r w:rsidRPr="00307C18">
        <w:rPr>
          <w:rFonts w:ascii="Times New Roman" w:hAnsi="Times New Roman" w:cs="Times New Roman"/>
          <w:sz w:val="20"/>
          <w:szCs w:val="20"/>
        </w:rPr>
        <w:t>nanoemulsion</w:t>
      </w:r>
      <w:proofErr w:type="spellEnd"/>
      <w:r w:rsidRPr="00307C18">
        <w:rPr>
          <w:rFonts w:ascii="Times New Roman" w:hAnsi="Times New Roman" w:cs="Times New Roman"/>
          <w:sz w:val="20"/>
          <w:szCs w:val="20"/>
        </w:rPr>
        <w:t xml:space="preserve"> stability. SIAM/ASA Journal on Uncertainty Quantification, 3(1), 320-345. </w:t>
      </w:r>
    </w:p>
    <w:p w14:paraId="08D281D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Cope EW, </w:t>
      </w:r>
      <w:proofErr w:type="spellStart"/>
      <w:r w:rsidRPr="00307C18">
        <w:rPr>
          <w:rFonts w:ascii="Times New Roman" w:hAnsi="Times New Roman" w:cs="Times New Roman"/>
          <w:sz w:val="20"/>
          <w:szCs w:val="20"/>
        </w:rPr>
        <w:t>Mignola</w:t>
      </w:r>
      <w:proofErr w:type="spellEnd"/>
      <w:r w:rsidRPr="00307C18">
        <w:rPr>
          <w:rFonts w:ascii="Times New Roman" w:hAnsi="Times New Roman" w:cs="Times New Roman"/>
          <w:sz w:val="20"/>
          <w:szCs w:val="20"/>
        </w:rPr>
        <w:t xml:space="preserve"> G, </w:t>
      </w:r>
      <w:proofErr w:type="spellStart"/>
      <w:r w:rsidRPr="00307C18">
        <w:rPr>
          <w:rFonts w:ascii="Times New Roman" w:hAnsi="Times New Roman" w:cs="Times New Roman"/>
          <w:sz w:val="20"/>
          <w:szCs w:val="20"/>
        </w:rPr>
        <w:t>Antonini</w:t>
      </w:r>
      <w:proofErr w:type="spellEnd"/>
      <w:r w:rsidRPr="00307C18">
        <w:rPr>
          <w:rFonts w:ascii="Times New Roman" w:hAnsi="Times New Roman" w:cs="Times New Roman"/>
          <w:sz w:val="20"/>
          <w:szCs w:val="20"/>
        </w:rPr>
        <w:t xml:space="preserve"> G, </w:t>
      </w:r>
      <w:proofErr w:type="spellStart"/>
      <w:r w:rsidRPr="00307C18">
        <w:rPr>
          <w:rFonts w:ascii="Times New Roman" w:hAnsi="Times New Roman" w:cs="Times New Roman"/>
          <w:sz w:val="20"/>
          <w:szCs w:val="20"/>
        </w:rPr>
        <w:t>Ugoccioni</w:t>
      </w:r>
      <w:proofErr w:type="spellEnd"/>
      <w:r w:rsidRPr="00307C18">
        <w:rPr>
          <w:rFonts w:ascii="Times New Roman" w:hAnsi="Times New Roman" w:cs="Times New Roman"/>
          <w:sz w:val="20"/>
          <w:szCs w:val="20"/>
        </w:rPr>
        <w:t xml:space="preserve"> R (2009) Challenges in measuring operational risk from loss data. J. </w:t>
      </w:r>
      <w:proofErr w:type="spellStart"/>
      <w:r w:rsidRPr="00307C18">
        <w:rPr>
          <w:rFonts w:ascii="Times New Roman" w:hAnsi="Times New Roman" w:cs="Times New Roman"/>
          <w:sz w:val="20"/>
          <w:szCs w:val="20"/>
        </w:rPr>
        <w:t>Oper</w:t>
      </w:r>
      <w:proofErr w:type="spellEnd"/>
      <w:r w:rsidRPr="00307C18">
        <w:rPr>
          <w:rFonts w:ascii="Times New Roman" w:hAnsi="Times New Roman" w:cs="Times New Roman"/>
          <w:sz w:val="20"/>
          <w:szCs w:val="20"/>
        </w:rPr>
        <w:t>. Risk. 4(4):3–27.</w:t>
      </w:r>
    </w:p>
    <w:p w14:paraId="0ECB8DD7"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Dabo-Niang</w:t>
      </w:r>
      <w:proofErr w:type="spellEnd"/>
      <w:r w:rsidRPr="00307C18">
        <w:rPr>
          <w:rFonts w:ascii="Times New Roman" w:hAnsi="Times New Roman" w:cs="Times New Roman"/>
          <w:sz w:val="20"/>
          <w:szCs w:val="20"/>
        </w:rPr>
        <w:t xml:space="preserve"> S, Thiam B (2010) Robust quantile estimation and prediction for spatial processes. Statist. </w:t>
      </w:r>
      <w:proofErr w:type="spellStart"/>
      <w:r w:rsidRPr="00307C18">
        <w:rPr>
          <w:rFonts w:ascii="Times New Roman" w:hAnsi="Times New Roman" w:cs="Times New Roman"/>
          <w:sz w:val="20"/>
          <w:szCs w:val="20"/>
        </w:rPr>
        <w:t>Probab</w:t>
      </w:r>
      <w:proofErr w:type="spellEnd"/>
      <w:r w:rsidRPr="00307C18">
        <w:rPr>
          <w:rFonts w:ascii="Times New Roman" w:hAnsi="Times New Roman" w:cs="Times New Roman"/>
          <w:sz w:val="20"/>
          <w:szCs w:val="20"/>
        </w:rPr>
        <w:t>. Lett. 80(17):1447–1458.</w:t>
      </w:r>
    </w:p>
    <w:p w14:paraId="320D333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Deng H, </w:t>
      </w:r>
      <w:proofErr w:type="spellStart"/>
      <w:r w:rsidRPr="00307C18">
        <w:rPr>
          <w:rFonts w:ascii="Times New Roman" w:hAnsi="Times New Roman" w:cs="Times New Roman"/>
          <w:sz w:val="20"/>
          <w:szCs w:val="20"/>
        </w:rPr>
        <w:t>ShaoW</w:t>
      </w:r>
      <w:proofErr w:type="spellEnd"/>
      <w:r w:rsidRPr="00307C18">
        <w:rPr>
          <w:rFonts w:ascii="Times New Roman" w:hAnsi="Times New Roman" w:cs="Times New Roman"/>
          <w:sz w:val="20"/>
          <w:szCs w:val="20"/>
        </w:rPr>
        <w:t xml:space="preserve">, Ma </w:t>
      </w:r>
      <w:proofErr w:type="spellStart"/>
      <w:proofErr w:type="gramStart"/>
      <w:r w:rsidRPr="00307C18">
        <w:rPr>
          <w:rFonts w:ascii="Times New Roman" w:hAnsi="Times New Roman" w:cs="Times New Roman"/>
          <w:sz w:val="20"/>
          <w:szCs w:val="20"/>
        </w:rPr>
        <w:t>Y,Wei</w:t>
      </w:r>
      <w:proofErr w:type="spellEnd"/>
      <w:proofErr w:type="gramEnd"/>
      <w:r w:rsidRPr="00307C18">
        <w:rPr>
          <w:rFonts w:ascii="Times New Roman" w:hAnsi="Times New Roman" w:cs="Times New Roman"/>
          <w:sz w:val="20"/>
          <w:szCs w:val="20"/>
        </w:rPr>
        <w:t xml:space="preserve"> Z (2012) Bayesian metamodeling for computer experiments using the Gaussian Kriging models. Quality Reliability </w:t>
      </w:r>
      <w:proofErr w:type="spellStart"/>
      <w:r w:rsidRPr="00307C18">
        <w:rPr>
          <w:rFonts w:ascii="Times New Roman" w:hAnsi="Times New Roman" w:cs="Times New Roman"/>
          <w:sz w:val="20"/>
          <w:szCs w:val="20"/>
        </w:rPr>
        <w:t>Engrg</w:t>
      </w:r>
      <w:proofErr w:type="spellEnd"/>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Internat.</w:t>
      </w:r>
      <w:proofErr w:type="spellEnd"/>
      <w:r w:rsidRPr="00307C18">
        <w:rPr>
          <w:rFonts w:ascii="Times New Roman" w:hAnsi="Times New Roman" w:cs="Times New Roman"/>
          <w:sz w:val="20"/>
          <w:szCs w:val="20"/>
        </w:rPr>
        <w:t xml:space="preserve"> 28(4):455–466.</w:t>
      </w:r>
    </w:p>
    <w:p w14:paraId="3F71C095" w14:textId="7777777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hint="eastAsia"/>
          <w:color w:val="FF0000"/>
          <w:sz w:val="20"/>
          <w:szCs w:val="20"/>
        </w:rPr>
        <w:t>F</w:t>
      </w:r>
      <w:r w:rsidRPr="008B0528">
        <w:rPr>
          <w:rFonts w:ascii="Times New Roman" w:hAnsi="Times New Roman" w:cs="Times New Roman"/>
          <w:color w:val="FF0000"/>
          <w:sz w:val="20"/>
          <w:szCs w:val="20"/>
        </w:rPr>
        <w:t>an Q., Hu J., 2018</w:t>
      </w:r>
      <w:r w:rsidRPr="00307C18">
        <w:rPr>
          <w:rFonts w:ascii="Times New Roman" w:hAnsi="Times New Roman" w:cs="Times New Roman"/>
          <w:sz w:val="20"/>
          <w:szCs w:val="20"/>
        </w:rPr>
        <w:t>. Surrogate-based promising area search for Lipschitz continuous simulation optimization. INFORMS Journal on Computing, 30(4), pp.677-693.</w:t>
      </w:r>
    </w:p>
    <w:p w14:paraId="09F5EF8C" w14:textId="77777777" w:rsidR="0028578C" w:rsidRPr="00307C18" w:rsidRDefault="0028578C" w:rsidP="0028578C">
      <w:pPr>
        <w:spacing w:afterLines="50" w:after="120"/>
        <w:rPr>
          <w:rFonts w:ascii="Times New Roman" w:hAnsi="Times New Roman" w:cs="Times New Roman"/>
          <w:sz w:val="20"/>
          <w:szCs w:val="20"/>
        </w:rPr>
      </w:pPr>
      <w:proofErr w:type="spellStart"/>
      <w:r w:rsidRPr="008B0528">
        <w:rPr>
          <w:rFonts w:ascii="Times New Roman" w:hAnsi="Times New Roman" w:cs="Times New Roman"/>
          <w:color w:val="FF0000"/>
          <w:sz w:val="20"/>
          <w:szCs w:val="20"/>
        </w:rPr>
        <w:lastRenderedPageBreak/>
        <w:t>Feliot</w:t>
      </w:r>
      <w:proofErr w:type="spellEnd"/>
      <w:r w:rsidRPr="008B0528">
        <w:rPr>
          <w:rFonts w:ascii="Times New Roman" w:hAnsi="Times New Roman" w:cs="Times New Roman"/>
          <w:color w:val="FF0000"/>
          <w:sz w:val="20"/>
          <w:szCs w:val="20"/>
        </w:rPr>
        <w:t xml:space="preserve"> P., </w:t>
      </w:r>
      <w:proofErr w:type="spellStart"/>
      <w:r w:rsidRPr="008B0528">
        <w:rPr>
          <w:rFonts w:ascii="Times New Roman" w:hAnsi="Times New Roman" w:cs="Times New Roman"/>
          <w:color w:val="FF0000"/>
          <w:sz w:val="20"/>
          <w:szCs w:val="20"/>
        </w:rPr>
        <w:t>Bect</w:t>
      </w:r>
      <w:proofErr w:type="spellEnd"/>
      <w:r w:rsidRPr="008B0528">
        <w:rPr>
          <w:rFonts w:ascii="Times New Roman" w:hAnsi="Times New Roman" w:cs="Times New Roman"/>
          <w:color w:val="FF0000"/>
          <w:sz w:val="20"/>
          <w:szCs w:val="20"/>
        </w:rPr>
        <w:t xml:space="preserve"> J., Vazquez E., 2017. </w:t>
      </w:r>
      <w:r w:rsidRPr="00307C18">
        <w:rPr>
          <w:rFonts w:ascii="Times New Roman" w:hAnsi="Times New Roman" w:cs="Times New Roman"/>
          <w:sz w:val="20"/>
          <w:szCs w:val="20"/>
        </w:rPr>
        <w:t xml:space="preserve">A Bayesian approach to constrained single- and multi-objective optimization. </w:t>
      </w:r>
      <w:hyperlink r:id="rId73" w:history="1">
        <w:r w:rsidRPr="00307C18">
          <w:rPr>
            <w:rFonts w:ascii="Times New Roman" w:hAnsi="Times New Roman" w:cs="Times New Roman"/>
            <w:sz w:val="20"/>
            <w:szCs w:val="20"/>
          </w:rPr>
          <w:t>Journal of Global Optimization</w:t>
        </w:r>
      </w:hyperlink>
      <w:r w:rsidRPr="00307C18">
        <w:rPr>
          <w:rFonts w:ascii="Times New Roman" w:hAnsi="Times New Roman" w:cs="Times New Roman"/>
          <w:sz w:val="20"/>
          <w:szCs w:val="20"/>
        </w:rPr>
        <w:t>, 67, 97–133.</w:t>
      </w:r>
    </w:p>
    <w:p w14:paraId="3AF3720D"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Forrester AIJ, Keane AJ (2009) Recent advances in surrogate-based optimization. Progress in Aerospace Sciences. 45(1), 50–79.</w:t>
      </w:r>
    </w:p>
    <w:p w14:paraId="286B2C4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Frazier, P. I., Powell, W. B., &amp; </w:t>
      </w:r>
      <w:proofErr w:type="spellStart"/>
      <w:r w:rsidRPr="00307C18">
        <w:rPr>
          <w:rFonts w:ascii="Times New Roman" w:hAnsi="Times New Roman" w:cs="Times New Roman"/>
          <w:sz w:val="20"/>
          <w:szCs w:val="20"/>
        </w:rPr>
        <w:t>Dayanik</w:t>
      </w:r>
      <w:proofErr w:type="spellEnd"/>
      <w:r w:rsidRPr="00307C18">
        <w:rPr>
          <w:rFonts w:ascii="Times New Roman" w:hAnsi="Times New Roman" w:cs="Times New Roman"/>
          <w:sz w:val="20"/>
          <w:szCs w:val="20"/>
        </w:rPr>
        <w:t>, S. (2008). A Knowledge-Gradient Policy for Sequential Information Collection. SIAM Journal on Control and Optimization, 47(5), 2410-2439.</w:t>
      </w:r>
    </w:p>
    <w:p w14:paraId="328F35B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Frazier, P.I., Powell, W.,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Dayanik</w:t>
      </w:r>
      <w:proofErr w:type="spellEnd"/>
      <w:r w:rsidRPr="00307C18">
        <w:rPr>
          <w:rFonts w:ascii="Times New Roman" w:hAnsi="Times New Roman" w:cs="Times New Roman"/>
          <w:sz w:val="20"/>
          <w:szCs w:val="20"/>
        </w:rPr>
        <w:t>, S. (2009). The knowledge-gradient policy for correlated normal beliefs. INFORMS journal on Computing, 21(4), 599-613.</w:t>
      </w:r>
    </w:p>
    <w:p w14:paraId="3B0C08E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Fu, M. C., Glover, F. W.,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w:t>
      </w:r>
      <w:r w:rsidRPr="008B0528">
        <w:rPr>
          <w:rFonts w:ascii="Times New Roman" w:hAnsi="Times New Roman" w:cs="Times New Roman"/>
          <w:color w:val="FF0000"/>
          <w:sz w:val="20"/>
          <w:szCs w:val="20"/>
        </w:rPr>
        <w:t>April, J</w:t>
      </w:r>
      <w:r w:rsidRPr="00307C18">
        <w:rPr>
          <w:rFonts w:ascii="Times New Roman" w:hAnsi="Times New Roman" w:cs="Times New Roman"/>
          <w:sz w:val="20"/>
          <w:szCs w:val="20"/>
        </w:rPr>
        <w:t>. (2005). Simulation optimization: a review, new developments, and applications. In Proceedings of the Winter Simulation Conference.</w:t>
      </w:r>
    </w:p>
    <w:p w14:paraId="57BEE0A2"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Galuzio</w:t>
      </w:r>
      <w:proofErr w:type="spellEnd"/>
      <w:r w:rsidRPr="00307C18">
        <w:rPr>
          <w:rFonts w:ascii="Times New Roman" w:hAnsi="Times New Roman" w:cs="Times New Roman"/>
          <w:sz w:val="20"/>
          <w:szCs w:val="20"/>
        </w:rPr>
        <w:t xml:space="preserve">, P. P., </w:t>
      </w:r>
      <w:r w:rsidRPr="008B0528">
        <w:rPr>
          <w:rFonts w:ascii="Times New Roman" w:hAnsi="Times New Roman" w:cs="Times New Roman"/>
          <w:color w:val="FF0000"/>
          <w:sz w:val="20"/>
          <w:szCs w:val="20"/>
        </w:rPr>
        <w:t xml:space="preserve">de Vasconcelos Segundo, </w:t>
      </w:r>
      <w:r w:rsidRPr="00307C18">
        <w:rPr>
          <w:rFonts w:ascii="Times New Roman" w:hAnsi="Times New Roman" w:cs="Times New Roman"/>
          <w:sz w:val="20"/>
          <w:szCs w:val="20"/>
        </w:rPr>
        <w:t xml:space="preserve">E. H., Coelho L dos, S., </w:t>
      </w:r>
      <w:proofErr w:type="spellStart"/>
      <w:r w:rsidRPr="00307C18">
        <w:rPr>
          <w:rFonts w:ascii="Times New Roman" w:hAnsi="Times New Roman" w:cs="Times New Roman"/>
          <w:sz w:val="20"/>
          <w:szCs w:val="20"/>
        </w:rPr>
        <w:t>Mariani</w:t>
      </w:r>
      <w:proofErr w:type="spellEnd"/>
      <w:r w:rsidRPr="00307C18">
        <w:rPr>
          <w:rFonts w:ascii="Times New Roman" w:hAnsi="Times New Roman" w:cs="Times New Roman"/>
          <w:sz w:val="20"/>
          <w:szCs w:val="20"/>
        </w:rPr>
        <w:t xml:space="preserve">, V. C., (2020). </w:t>
      </w:r>
      <w:proofErr w:type="spellStart"/>
      <w:r w:rsidRPr="00307C18">
        <w:rPr>
          <w:rFonts w:ascii="Times New Roman" w:hAnsi="Times New Roman" w:cs="Times New Roman"/>
          <w:sz w:val="20"/>
          <w:szCs w:val="20"/>
        </w:rPr>
        <w:t>MOBOpt</w:t>
      </w:r>
      <w:proofErr w:type="spellEnd"/>
      <w:r w:rsidRPr="00307C18">
        <w:rPr>
          <w:rFonts w:ascii="Times New Roman" w:hAnsi="Times New Roman" w:cs="Times New Roman"/>
          <w:sz w:val="20"/>
          <w:szCs w:val="20"/>
        </w:rPr>
        <w:t xml:space="preserve"> — multi-objective Bayesian optimization, </w:t>
      </w:r>
      <w:proofErr w:type="spellStart"/>
      <w:r w:rsidRPr="00307C18">
        <w:rPr>
          <w:rFonts w:ascii="Times New Roman" w:hAnsi="Times New Roman" w:cs="Times New Roman"/>
          <w:sz w:val="20"/>
          <w:szCs w:val="20"/>
        </w:rPr>
        <w:t>SoftwareX</w:t>
      </w:r>
      <w:proofErr w:type="spellEnd"/>
      <w:r w:rsidRPr="00307C18">
        <w:rPr>
          <w:rFonts w:ascii="Times New Roman" w:hAnsi="Times New Roman" w:cs="Times New Roman"/>
          <w:sz w:val="20"/>
          <w:szCs w:val="20"/>
        </w:rPr>
        <w:t xml:space="preserve">, 12, 100520. </w:t>
      </w:r>
    </w:p>
    <w:p w14:paraId="50BC88B5"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Gelbart</w:t>
      </w:r>
      <w:proofErr w:type="spellEnd"/>
      <w:r w:rsidRPr="00307C18">
        <w:rPr>
          <w:rFonts w:ascii="Times New Roman" w:hAnsi="Times New Roman" w:cs="Times New Roman"/>
          <w:sz w:val="20"/>
          <w:szCs w:val="20"/>
        </w:rPr>
        <w:t>, M. A., Snoek, J., &amp; Adams, R. P. (2014). Bayesian optimization with unknown constraints. In Proceedings of the 30th Conference on Uncertainty in Artificial Intelligence, 250-259.</w:t>
      </w:r>
    </w:p>
    <w:p w14:paraId="6BD56A22"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Gramacy</w:t>
      </w:r>
      <w:proofErr w:type="spellEnd"/>
      <w:r w:rsidRPr="00307C18">
        <w:rPr>
          <w:rFonts w:ascii="Times New Roman" w:hAnsi="Times New Roman" w:cs="Times New Roman"/>
          <w:sz w:val="20"/>
          <w:szCs w:val="20"/>
        </w:rPr>
        <w:t xml:space="preserve">, R. B., Gray, G. A., </w:t>
      </w:r>
      <w:proofErr w:type="spellStart"/>
      <w:r w:rsidRPr="00307C18">
        <w:rPr>
          <w:rFonts w:ascii="Times New Roman" w:hAnsi="Times New Roman" w:cs="Times New Roman"/>
          <w:sz w:val="20"/>
          <w:szCs w:val="20"/>
        </w:rPr>
        <w:t>Digabel</w:t>
      </w:r>
      <w:proofErr w:type="spellEnd"/>
      <w:r w:rsidRPr="00307C18">
        <w:rPr>
          <w:rFonts w:ascii="Times New Roman" w:hAnsi="Times New Roman" w:cs="Times New Roman"/>
          <w:sz w:val="20"/>
          <w:szCs w:val="20"/>
        </w:rPr>
        <w:t xml:space="preserve">, S. L., Lee, H. K. H., Ranjan, P., Wells, G., and Wild, S. M. (2016). Modeling an Augmented </w:t>
      </w:r>
      <w:proofErr w:type="spellStart"/>
      <w:r w:rsidRPr="00307C18">
        <w:rPr>
          <w:rFonts w:ascii="Times New Roman" w:hAnsi="Times New Roman" w:cs="Times New Roman"/>
          <w:sz w:val="20"/>
          <w:szCs w:val="20"/>
        </w:rPr>
        <w:t>Lagrangian</w:t>
      </w:r>
      <w:proofErr w:type="spellEnd"/>
      <w:r w:rsidRPr="00307C18">
        <w:rPr>
          <w:rFonts w:ascii="Times New Roman" w:hAnsi="Times New Roman" w:cs="Times New Roman"/>
          <w:sz w:val="20"/>
          <w:szCs w:val="20"/>
        </w:rPr>
        <w:t xml:space="preserve"> for Blackbox Constrained Optimization. </w:t>
      </w:r>
      <w:proofErr w:type="spellStart"/>
      <w:r w:rsidRPr="00307C18">
        <w:rPr>
          <w:rFonts w:ascii="Times New Roman" w:hAnsi="Times New Roman" w:cs="Times New Roman"/>
          <w:sz w:val="20"/>
          <w:szCs w:val="20"/>
        </w:rPr>
        <w:t>Technometrics</w:t>
      </w:r>
      <w:proofErr w:type="spellEnd"/>
      <w:r w:rsidRPr="00307C18">
        <w:rPr>
          <w:rFonts w:ascii="Times New Roman" w:hAnsi="Times New Roman" w:cs="Times New Roman"/>
          <w:sz w:val="20"/>
          <w:szCs w:val="20"/>
        </w:rPr>
        <w:t xml:space="preserve">, 58(1): 1–11. </w:t>
      </w:r>
    </w:p>
    <w:p w14:paraId="75558725"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Gupta, S. S.,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Miescke</w:t>
      </w:r>
      <w:proofErr w:type="spellEnd"/>
      <w:r w:rsidRPr="00307C18">
        <w:rPr>
          <w:rFonts w:ascii="Times New Roman" w:hAnsi="Times New Roman" w:cs="Times New Roman"/>
          <w:sz w:val="20"/>
          <w:szCs w:val="20"/>
        </w:rPr>
        <w:t>, K. J. (1996). Bayesian look ahead one-stage sampling allocations for selection of the best population. Journal of statistical planning and inference, 54(2), 229-244.</w:t>
      </w:r>
    </w:p>
    <w:p w14:paraId="2DDA9AC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Kennedy, M.C., </w:t>
      </w:r>
      <w:r w:rsidRPr="008B0528">
        <w:rPr>
          <w:rFonts w:ascii="Times New Roman" w:hAnsi="Times New Roman" w:cs="Times New Roman"/>
          <w:color w:val="FF0000"/>
          <w:sz w:val="20"/>
          <w:szCs w:val="20"/>
        </w:rPr>
        <w:t xml:space="preserve">&amp; </w:t>
      </w:r>
      <w:r w:rsidRPr="00307C18">
        <w:rPr>
          <w:rFonts w:ascii="Times New Roman" w:hAnsi="Times New Roman" w:cs="Times New Roman"/>
          <w:sz w:val="20"/>
          <w:szCs w:val="20"/>
        </w:rPr>
        <w:t xml:space="preserve">O’Hagan, A. (2000). Predicting the output from a complex computer code when fast approximations are available. </w:t>
      </w:r>
      <w:proofErr w:type="spellStart"/>
      <w:r w:rsidRPr="00307C18">
        <w:rPr>
          <w:rFonts w:ascii="Times New Roman" w:hAnsi="Times New Roman" w:cs="Times New Roman"/>
          <w:sz w:val="20"/>
          <w:szCs w:val="20"/>
        </w:rPr>
        <w:t>Biometrika</w:t>
      </w:r>
      <w:proofErr w:type="spellEnd"/>
      <w:r w:rsidRPr="00307C18">
        <w:rPr>
          <w:rFonts w:ascii="Times New Roman" w:hAnsi="Times New Roman" w:cs="Times New Roman"/>
          <w:sz w:val="20"/>
          <w:szCs w:val="20"/>
        </w:rPr>
        <w:t xml:space="preserve"> 87(1):1–13.</w:t>
      </w:r>
    </w:p>
    <w:p w14:paraId="366FEBCE"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Kesten</w:t>
      </w:r>
      <w:proofErr w:type="spellEnd"/>
      <w:r w:rsidRPr="00307C18">
        <w:rPr>
          <w:rFonts w:ascii="Times New Roman" w:hAnsi="Times New Roman" w:cs="Times New Roman"/>
          <w:sz w:val="20"/>
          <w:szCs w:val="20"/>
        </w:rPr>
        <w:t xml:space="preserve">, A.S., </w:t>
      </w:r>
      <w:proofErr w:type="spellStart"/>
      <w:r w:rsidRPr="00307C18">
        <w:rPr>
          <w:rFonts w:ascii="Times New Roman" w:hAnsi="Times New Roman" w:cs="Times New Roman"/>
          <w:sz w:val="20"/>
          <w:szCs w:val="20"/>
        </w:rPr>
        <w:t>Ergün</w:t>
      </w:r>
      <w:proofErr w:type="spellEnd"/>
      <w:r w:rsidRPr="00307C18">
        <w:rPr>
          <w:rFonts w:ascii="Times New Roman" w:hAnsi="Times New Roman" w:cs="Times New Roman"/>
          <w:sz w:val="20"/>
          <w:szCs w:val="20"/>
        </w:rPr>
        <w:t xml:space="preserve">, M., </w:t>
      </w:r>
      <w:proofErr w:type="spellStart"/>
      <w:r w:rsidRPr="00307C18">
        <w:rPr>
          <w:rFonts w:ascii="Times New Roman" w:hAnsi="Times New Roman" w:cs="Times New Roman"/>
          <w:sz w:val="20"/>
          <w:szCs w:val="20"/>
        </w:rPr>
        <w:t>Yai</w:t>
      </w:r>
      <w:proofErr w:type="spellEnd"/>
      <w:r w:rsidRPr="00307C18">
        <w:rPr>
          <w:rFonts w:ascii="Times New Roman" w:hAnsi="Times New Roman" w:cs="Times New Roman"/>
          <w:sz w:val="20"/>
          <w:szCs w:val="20"/>
        </w:rPr>
        <w:t>, T., 2013. An analysis on efficiency and equity of fixed-time ramp metering. J. Transport. Technol. 3 (2A), 48–56.</w:t>
      </w:r>
    </w:p>
    <w:p w14:paraId="7EB603D1" w14:textId="77777777" w:rsidR="0028578C" w:rsidRPr="00307C18" w:rsidRDefault="0028578C" w:rsidP="0028578C">
      <w:pPr>
        <w:spacing w:afterLines="50" w:after="120"/>
        <w:rPr>
          <w:rFonts w:ascii="Times New Roman" w:hAnsi="Times New Roman" w:cs="Times New Roman"/>
          <w:sz w:val="20"/>
          <w:szCs w:val="20"/>
        </w:rPr>
      </w:pPr>
      <w:bookmarkStart w:id="181" w:name="_Hlk117624250"/>
      <w:r w:rsidRPr="00307C18">
        <w:rPr>
          <w:rFonts w:ascii="Times New Roman" w:hAnsi="Times New Roman" w:cs="Times New Roman"/>
          <w:sz w:val="20"/>
          <w:szCs w:val="20"/>
        </w:rPr>
        <w:t>Kim</w:t>
      </w:r>
      <w:bookmarkEnd w:id="181"/>
      <w:r w:rsidRPr="00307C18">
        <w:rPr>
          <w:rFonts w:ascii="Times New Roman" w:hAnsi="Times New Roman" w:cs="Times New Roman"/>
          <w:sz w:val="20"/>
          <w:szCs w:val="20"/>
        </w:rPr>
        <w:t xml:space="preserve">, S., </w:t>
      </w:r>
      <w:proofErr w:type="spellStart"/>
      <w:r w:rsidRPr="00307C18">
        <w:rPr>
          <w:rFonts w:ascii="Times New Roman" w:hAnsi="Times New Roman" w:cs="Times New Roman"/>
          <w:sz w:val="20"/>
          <w:szCs w:val="20"/>
        </w:rPr>
        <w:t>Pasupathy</w:t>
      </w:r>
      <w:proofErr w:type="spellEnd"/>
      <w:r w:rsidRPr="00307C18">
        <w:rPr>
          <w:rFonts w:ascii="Times New Roman" w:hAnsi="Times New Roman" w:cs="Times New Roman"/>
          <w:sz w:val="20"/>
          <w:szCs w:val="20"/>
        </w:rPr>
        <w:t>, R., &amp; Henderson, S. G. (2015). A guide to sample average approximation. Handbook of simulation optimization, 207-243.</w:t>
      </w:r>
    </w:p>
    <w:p w14:paraId="27BD5BCB"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Koenker</w:t>
      </w:r>
      <w:proofErr w:type="spellEnd"/>
      <w:r w:rsidRPr="00307C18">
        <w:rPr>
          <w:rFonts w:ascii="Times New Roman" w:hAnsi="Times New Roman" w:cs="Times New Roman"/>
          <w:sz w:val="20"/>
          <w:szCs w:val="20"/>
        </w:rPr>
        <w:t xml:space="preserve">, R.,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Hallock, K. F. (2001). Quantile regression. J. </w:t>
      </w:r>
      <w:proofErr w:type="spellStart"/>
      <w:r w:rsidRPr="00307C18">
        <w:rPr>
          <w:rFonts w:ascii="Times New Roman" w:hAnsi="Times New Roman" w:cs="Times New Roman"/>
          <w:sz w:val="20"/>
          <w:szCs w:val="20"/>
        </w:rPr>
        <w:t>Econom</w:t>
      </w:r>
      <w:proofErr w:type="spellEnd"/>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Perspect</w:t>
      </w:r>
      <w:proofErr w:type="spellEnd"/>
      <w:r w:rsidRPr="00307C18">
        <w:rPr>
          <w:rFonts w:ascii="Times New Roman" w:hAnsi="Times New Roman" w:cs="Times New Roman"/>
          <w:sz w:val="20"/>
          <w:szCs w:val="20"/>
        </w:rPr>
        <w:t>. 15(4):143–156.</w:t>
      </w:r>
    </w:p>
    <w:p w14:paraId="26773FC2"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Kotsialos</w:t>
      </w:r>
      <w:proofErr w:type="spellEnd"/>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Papageorgiou</w:t>
      </w:r>
      <w:proofErr w:type="spellEnd"/>
      <w:r w:rsidRPr="00307C18">
        <w:rPr>
          <w:rFonts w:ascii="Times New Roman" w:hAnsi="Times New Roman" w:cs="Times New Roman"/>
          <w:sz w:val="20"/>
          <w:szCs w:val="20"/>
        </w:rPr>
        <w:t>, M. (2004). Efficiency and equity properties of network-wide ramp metering with AMOC. Transport. Res. Part C 12 (6), 401–420.</w:t>
      </w:r>
    </w:p>
    <w:p w14:paraId="47D5B41E" w14:textId="77777777" w:rsidR="0028578C" w:rsidRPr="00307C18" w:rsidRDefault="0028578C" w:rsidP="0028578C">
      <w:pPr>
        <w:rPr>
          <w:rFonts w:ascii="Times New Roman" w:hAnsi="Times New Roman" w:cs="Times New Roman"/>
          <w:sz w:val="20"/>
          <w:szCs w:val="20"/>
        </w:rPr>
      </w:pPr>
      <w:proofErr w:type="spellStart"/>
      <w:r w:rsidRPr="00307C18">
        <w:rPr>
          <w:rFonts w:ascii="Times New Roman" w:hAnsi="Times New Roman" w:cs="Times New Roman"/>
          <w:sz w:val="20"/>
          <w:szCs w:val="20"/>
        </w:rPr>
        <w:t>Letham</w:t>
      </w:r>
      <w:proofErr w:type="spellEnd"/>
      <w:r w:rsidRPr="00307C18">
        <w:rPr>
          <w:rFonts w:ascii="Times New Roman" w:hAnsi="Times New Roman" w:cs="Times New Roman"/>
          <w:sz w:val="20"/>
          <w:szCs w:val="20"/>
        </w:rPr>
        <w:t xml:space="preserve">, B., Karrer, Guilherme, O., </w:t>
      </w:r>
      <w:proofErr w:type="spellStart"/>
      <w:r w:rsidRPr="00307C18">
        <w:rPr>
          <w:rFonts w:ascii="Times New Roman" w:hAnsi="Times New Roman" w:cs="Times New Roman"/>
          <w:sz w:val="20"/>
          <w:szCs w:val="20"/>
        </w:rPr>
        <w:t>Ottoni</w:t>
      </w:r>
      <w:proofErr w:type="spellEnd"/>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Bakshy</w:t>
      </w:r>
      <w:proofErr w:type="spellEnd"/>
      <w:r w:rsidRPr="00307C18">
        <w:rPr>
          <w:rFonts w:ascii="Times New Roman" w:hAnsi="Times New Roman" w:cs="Times New Roman"/>
          <w:sz w:val="20"/>
          <w:szCs w:val="20"/>
        </w:rPr>
        <w:t>, E. (2019).</w:t>
      </w:r>
      <w:r w:rsidRPr="00307C18">
        <w:rPr>
          <w:sz w:val="20"/>
          <w:szCs w:val="20"/>
        </w:rPr>
        <w:t xml:space="preserve"> </w:t>
      </w:r>
      <w:r w:rsidRPr="00307C18">
        <w:rPr>
          <w:rFonts w:ascii="Times New Roman" w:hAnsi="Times New Roman" w:cs="Times New Roman"/>
          <w:sz w:val="20"/>
          <w:szCs w:val="20"/>
        </w:rPr>
        <w:t xml:space="preserve">Constrained Bayesian Optimization with Noisy Experiments. Bayesian Anal. 14(2), 495-519  </w:t>
      </w:r>
    </w:p>
    <w:p w14:paraId="6C6BB70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Levinson, D., Zhang, L., 2006. Ramp meters on trial: evidence from the Twin Cities metering holiday. Transport. Res. Part A 40 (10), 810–828.</w:t>
      </w:r>
    </w:p>
    <w:p w14:paraId="7B59FA28" w14:textId="79EE419F"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Li H.B., Lee L.H., Chew E.P., </w:t>
      </w:r>
      <w:proofErr w:type="spellStart"/>
      <w:r w:rsidRPr="00307C18">
        <w:rPr>
          <w:rFonts w:ascii="Times New Roman" w:hAnsi="Times New Roman" w:cs="Times New Roman"/>
          <w:sz w:val="20"/>
          <w:szCs w:val="20"/>
        </w:rPr>
        <w:t>Lendermann</w:t>
      </w:r>
      <w:proofErr w:type="spellEnd"/>
      <w:r w:rsidRPr="00307C18">
        <w:rPr>
          <w:rFonts w:ascii="Times New Roman" w:hAnsi="Times New Roman" w:cs="Times New Roman"/>
          <w:sz w:val="20"/>
          <w:szCs w:val="20"/>
        </w:rPr>
        <w:t xml:space="preserve"> P</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2015. MO-COMPASS</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A fast convergent search algorithm for multi-objective discrete optimization via simulation, IIE Transactions, 47, 1153-1169.</w:t>
      </w:r>
    </w:p>
    <w:p w14:paraId="45DED6BA"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Longerstaey</w:t>
      </w:r>
      <w:proofErr w:type="spellEnd"/>
      <w:r w:rsidRPr="00307C18">
        <w:rPr>
          <w:rFonts w:ascii="Times New Roman" w:hAnsi="Times New Roman" w:cs="Times New Roman"/>
          <w:sz w:val="20"/>
          <w:szCs w:val="20"/>
        </w:rPr>
        <w:t xml:space="preserve"> J, Martin S (1996) </w:t>
      </w:r>
      <w:proofErr w:type="spellStart"/>
      <w:r w:rsidRPr="00307C18">
        <w:rPr>
          <w:rFonts w:ascii="Times New Roman" w:hAnsi="Times New Roman" w:cs="Times New Roman"/>
          <w:sz w:val="20"/>
          <w:szCs w:val="20"/>
        </w:rPr>
        <w:t>Riskmetrics</w:t>
      </w:r>
      <w:proofErr w:type="spellEnd"/>
      <w:r w:rsidRPr="00307C18">
        <w:rPr>
          <w:rFonts w:ascii="Times New Roman" w:hAnsi="Times New Roman" w:cs="Times New Roman"/>
          <w:sz w:val="20"/>
          <w:szCs w:val="20"/>
        </w:rPr>
        <w:t xml:space="preserve"> technical document (Morgan Guaranty Trust Company of New York, New York).</w:t>
      </w:r>
    </w:p>
    <w:p w14:paraId="10E083B3" w14:textId="7777777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color w:val="FF0000"/>
          <w:sz w:val="20"/>
          <w:szCs w:val="20"/>
        </w:rPr>
        <w:t>Ma, J.T., Zhang, M.H., 2008</w:t>
      </w:r>
      <w:r w:rsidRPr="00307C18">
        <w:rPr>
          <w:rFonts w:ascii="Times New Roman" w:hAnsi="Times New Roman" w:cs="Times New Roman"/>
          <w:sz w:val="20"/>
          <w:szCs w:val="20"/>
        </w:rPr>
        <w:t>. An Efficiency-Equity Solution to the Integrated Corridor Control Problem. Institute of Transportation Studies. University of California Davis, Research Report: UCD-ITS-RR-08-51.</w:t>
      </w:r>
    </w:p>
    <w:p w14:paraId="1029339C" w14:textId="7777777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color w:val="FF0000"/>
          <w:sz w:val="20"/>
          <w:szCs w:val="20"/>
        </w:rPr>
        <w:t>Meng, Q., Khoo, H.L., 2010</w:t>
      </w:r>
      <w:r w:rsidRPr="00307C18">
        <w:rPr>
          <w:rFonts w:ascii="Times New Roman" w:hAnsi="Times New Roman" w:cs="Times New Roman"/>
          <w:sz w:val="20"/>
          <w:szCs w:val="20"/>
        </w:rPr>
        <w:t>. A Pareto-optimization approach for a fair ramp metering. Transport. Res. Part C 18 (4), 489–506.</w:t>
      </w:r>
    </w:p>
    <w:p w14:paraId="17ADA963"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Müller J., Shoemaker C.A., </w:t>
      </w:r>
      <w:proofErr w:type="spellStart"/>
      <w:r w:rsidRPr="00307C18">
        <w:rPr>
          <w:rFonts w:ascii="Times New Roman" w:hAnsi="Times New Roman" w:cs="Times New Roman"/>
          <w:sz w:val="20"/>
          <w:szCs w:val="20"/>
        </w:rPr>
        <w:t>Piché</w:t>
      </w:r>
      <w:proofErr w:type="spellEnd"/>
      <w:r w:rsidRPr="00307C18">
        <w:rPr>
          <w:rFonts w:ascii="Times New Roman" w:hAnsi="Times New Roman" w:cs="Times New Roman"/>
          <w:sz w:val="20"/>
          <w:szCs w:val="20"/>
        </w:rPr>
        <w:t xml:space="preserve"> R., 2013. SO-MI: a surrogate model algorithm for computationally expensive nonlinear mixed-integer black-box global optimization problems, Computers &amp; Operations Research, 40, 1383-1400.</w:t>
      </w:r>
    </w:p>
    <w:p w14:paraId="7C47F9E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Müller J., Shoemaker C.A., </w:t>
      </w:r>
      <w:proofErr w:type="spellStart"/>
      <w:r w:rsidRPr="00307C18">
        <w:rPr>
          <w:rFonts w:ascii="Times New Roman" w:hAnsi="Times New Roman" w:cs="Times New Roman"/>
          <w:sz w:val="20"/>
          <w:szCs w:val="20"/>
        </w:rPr>
        <w:t>Piché</w:t>
      </w:r>
      <w:proofErr w:type="spellEnd"/>
      <w:r w:rsidRPr="00307C18">
        <w:rPr>
          <w:rFonts w:ascii="Times New Roman" w:hAnsi="Times New Roman" w:cs="Times New Roman"/>
          <w:sz w:val="20"/>
          <w:szCs w:val="20"/>
        </w:rPr>
        <w:t xml:space="preserve"> R., 2014. SO-I: a surrogate model algorithm for expensive nonlinear integer programming problems including global optimization applications, Journal of Global Optimization, 59, 865-889.</w:t>
      </w:r>
    </w:p>
    <w:p w14:paraId="704B02E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 Woodbury, J.D., 2017. GOSAC: global optimization with surrogate approximation of constraints, Journal of Global Optimization, 69, 117-136.</w:t>
      </w:r>
    </w:p>
    <w:p w14:paraId="08BC79F2"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Ng SH, Yin J (2012) Bayesian kriging analysis and design for stochastic simulations. ACM Trans. Modeling </w:t>
      </w:r>
      <w:proofErr w:type="spellStart"/>
      <w:r w:rsidRPr="00307C18">
        <w:rPr>
          <w:rFonts w:ascii="Times New Roman" w:hAnsi="Times New Roman" w:cs="Times New Roman"/>
          <w:sz w:val="20"/>
          <w:szCs w:val="20"/>
        </w:rPr>
        <w:t>Comput</w:t>
      </w:r>
      <w:proofErr w:type="spellEnd"/>
      <w:r w:rsidRPr="00307C18">
        <w:rPr>
          <w:rFonts w:ascii="Times New Roman" w:hAnsi="Times New Roman" w:cs="Times New Roman"/>
          <w:sz w:val="20"/>
          <w:szCs w:val="20"/>
        </w:rPr>
        <w:t xml:space="preserve">. </w:t>
      </w:r>
      <w:r w:rsidRPr="00307C18">
        <w:rPr>
          <w:rFonts w:ascii="Times New Roman" w:hAnsi="Times New Roman" w:cs="Times New Roman"/>
          <w:sz w:val="20"/>
          <w:szCs w:val="20"/>
        </w:rPr>
        <w:lastRenderedPageBreak/>
        <w:t>Simulation (TOMACS) 22(3):1–26.</w:t>
      </w:r>
    </w:p>
    <w:p w14:paraId="419EFAC7"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Negoescu</w:t>
      </w:r>
      <w:proofErr w:type="spellEnd"/>
      <w:r w:rsidRPr="00307C18">
        <w:rPr>
          <w:rFonts w:ascii="Times New Roman" w:hAnsi="Times New Roman" w:cs="Times New Roman"/>
          <w:sz w:val="20"/>
          <w:szCs w:val="20"/>
        </w:rPr>
        <w:t>, D. M., Frazier, P. I., &amp; Powell, W. B. (2011). The knowledge-gradient algorithm for sequencing experiments in drug discovery. INFORMS Journal on Computing, 23(3), 346-363.</w:t>
      </w:r>
    </w:p>
    <w:p w14:paraId="0B07712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Experiments in Drug Discovery.” INFORMS Journal on Computing 23(3): 346-363.</w:t>
      </w:r>
    </w:p>
    <w:p w14:paraId="378D6666"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C., </w:t>
      </w:r>
      <w:proofErr w:type="spellStart"/>
      <w:r w:rsidRPr="00307C18">
        <w:rPr>
          <w:rFonts w:ascii="Times New Roman" w:hAnsi="Times New Roman" w:cs="Times New Roman"/>
          <w:sz w:val="20"/>
          <w:szCs w:val="20"/>
        </w:rPr>
        <w:t>Bierlaire</w:t>
      </w:r>
      <w:proofErr w:type="spellEnd"/>
      <w:r w:rsidRPr="00307C18">
        <w:rPr>
          <w:rFonts w:ascii="Times New Roman" w:hAnsi="Times New Roman" w:cs="Times New Roman"/>
          <w:sz w:val="20"/>
          <w:szCs w:val="20"/>
        </w:rPr>
        <w:t>, M., 2013. A simulation-based optimization framework for urban transportation problems. Operations Research 61 (6), 1333-1345.</w:t>
      </w:r>
    </w:p>
    <w:p w14:paraId="469E207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Osorio, C., </w:t>
      </w:r>
      <w:proofErr w:type="spellStart"/>
      <w:r w:rsidRPr="00307C18">
        <w:rPr>
          <w:rFonts w:ascii="Times New Roman" w:hAnsi="Times New Roman" w:cs="Times New Roman"/>
          <w:sz w:val="20"/>
          <w:szCs w:val="20"/>
        </w:rPr>
        <w:t>Nanduri</w:t>
      </w:r>
      <w:proofErr w:type="spellEnd"/>
      <w:r w:rsidRPr="00307C18">
        <w:rPr>
          <w:rFonts w:ascii="Times New Roman" w:hAnsi="Times New Roman" w:cs="Times New Roman"/>
          <w:sz w:val="20"/>
          <w:szCs w:val="20"/>
        </w:rPr>
        <w:t>, K., 2015a. Energy-efficient urban traffic management: a microscopic simulation-based approach. Transport. Sci. 49 (3), 637–651.</w:t>
      </w:r>
    </w:p>
    <w:p w14:paraId="3B510F30" w14:textId="2B25951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Osorio, C., </w:t>
      </w:r>
      <w:proofErr w:type="spellStart"/>
      <w:r w:rsidRPr="00307C18">
        <w:rPr>
          <w:rFonts w:ascii="Times New Roman" w:hAnsi="Times New Roman" w:cs="Times New Roman"/>
          <w:sz w:val="20"/>
          <w:szCs w:val="20"/>
        </w:rPr>
        <w:t>Nanduri</w:t>
      </w:r>
      <w:proofErr w:type="spellEnd"/>
      <w:r w:rsidRPr="00307C18">
        <w:rPr>
          <w:rFonts w:ascii="Times New Roman" w:hAnsi="Times New Roman" w:cs="Times New Roman"/>
          <w:sz w:val="20"/>
          <w:szCs w:val="20"/>
        </w:rPr>
        <w:t>, K., 2015b. Urban transportation emissions mitigation: coupling high-resolution vehicular emissions and traffic models for traffic signal optimization. Transport. Res. B 81, 520-538.</w:t>
      </w:r>
    </w:p>
    <w:p w14:paraId="2FC06B9F"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Panis, L., </w:t>
      </w:r>
      <w:proofErr w:type="spellStart"/>
      <w:r w:rsidRPr="00307C18">
        <w:rPr>
          <w:rFonts w:ascii="Times New Roman" w:hAnsi="Times New Roman" w:cs="Times New Roman"/>
          <w:sz w:val="20"/>
          <w:szCs w:val="20"/>
        </w:rPr>
        <w:t>Broekx</w:t>
      </w:r>
      <w:proofErr w:type="spellEnd"/>
      <w:r w:rsidRPr="00307C18">
        <w:rPr>
          <w:rFonts w:ascii="Times New Roman" w:hAnsi="Times New Roman" w:cs="Times New Roman"/>
          <w:sz w:val="20"/>
          <w:szCs w:val="20"/>
        </w:rPr>
        <w:t>, S., Liu, R., 2006. Modeling instantaneous traffic emission and the influence of traffic speed limits. Sci. Total Environ. 371, 270–285.</w:t>
      </w:r>
    </w:p>
    <w:p w14:paraId="03ED7BA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Pearce, M., </w:t>
      </w:r>
      <w:proofErr w:type="spellStart"/>
      <w:r w:rsidRPr="00307C18">
        <w:rPr>
          <w:rFonts w:ascii="Times New Roman" w:hAnsi="Times New Roman" w:cs="Times New Roman"/>
          <w:sz w:val="20"/>
          <w:szCs w:val="20"/>
        </w:rPr>
        <w:t>Klaise</w:t>
      </w:r>
      <w:proofErr w:type="spellEnd"/>
      <w:r w:rsidRPr="00307C18">
        <w:rPr>
          <w:rFonts w:ascii="Times New Roman" w:hAnsi="Times New Roman" w:cs="Times New Roman"/>
          <w:sz w:val="20"/>
          <w:szCs w:val="20"/>
        </w:rPr>
        <w:t xml:space="preserve">, J. Groves, M., 2020. Practical Bayesian optimization of objectives with conditioning variables. In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xml:space="preserve"> preprint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2002.09996 [stat.ML].</w:t>
      </w:r>
    </w:p>
    <w:p w14:paraId="48AE1ED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Huang D, Allen TT, </w:t>
      </w:r>
      <w:proofErr w:type="spellStart"/>
      <w:r w:rsidRPr="00307C18">
        <w:rPr>
          <w:rFonts w:ascii="Times New Roman" w:hAnsi="Times New Roman" w:cs="Times New Roman"/>
          <w:sz w:val="20"/>
          <w:szCs w:val="20"/>
        </w:rPr>
        <w:t>Notz</w:t>
      </w:r>
      <w:proofErr w:type="spellEnd"/>
      <w:r w:rsidRPr="00307C18">
        <w:rPr>
          <w:rFonts w:ascii="Times New Roman" w:hAnsi="Times New Roman" w:cs="Times New Roman"/>
          <w:sz w:val="20"/>
          <w:szCs w:val="20"/>
        </w:rPr>
        <w:t xml:space="preserve"> WI, Zeng N (2006) Global optimization of stochastic black-box systems via sequential kriging meta-models. J. Global </w:t>
      </w:r>
      <w:proofErr w:type="spellStart"/>
      <w:r w:rsidRPr="00307C18">
        <w:rPr>
          <w:rFonts w:ascii="Times New Roman" w:hAnsi="Times New Roman" w:cs="Times New Roman"/>
          <w:sz w:val="20"/>
          <w:szCs w:val="20"/>
        </w:rPr>
        <w:t>Optim</w:t>
      </w:r>
      <w:proofErr w:type="spellEnd"/>
      <w:r w:rsidRPr="00307C18">
        <w:rPr>
          <w:rFonts w:ascii="Times New Roman" w:hAnsi="Times New Roman" w:cs="Times New Roman"/>
          <w:sz w:val="20"/>
          <w:szCs w:val="20"/>
        </w:rPr>
        <w:t>. 34(3):441–466.</w:t>
      </w:r>
    </w:p>
    <w:p w14:paraId="5AE2287F"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Pedrielli</w:t>
      </w:r>
      <w:proofErr w:type="spellEnd"/>
      <w:r w:rsidRPr="00307C18">
        <w:rPr>
          <w:rFonts w:ascii="Times New Roman" w:hAnsi="Times New Roman" w:cs="Times New Roman"/>
          <w:sz w:val="20"/>
          <w:szCs w:val="20"/>
        </w:rPr>
        <w:t xml:space="preserve"> G, Wang S, Ng SH (2020) An extended two-stage sequential optimization approach: Properties and performance. Eur. J. </w:t>
      </w:r>
      <w:proofErr w:type="spellStart"/>
      <w:r w:rsidRPr="00307C18">
        <w:rPr>
          <w:rFonts w:ascii="Times New Roman" w:hAnsi="Times New Roman" w:cs="Times New Roman"/>
          <w:sz w:val="20"/>
          <w:szCs w:val="20"/>
        </w:rPr>
        <w:t>Oper</w:t>
      </w:r>
      <w:proofErr w:type="spellEnd"/>
      <w:r w:rsidRPr="00307C18">
        <w:rPr>
          <w:rFonts w:ascii="Times New Roman" w:hAnsi="Times New Roman" w:cs="Times New Roman"/>
          <w:sz w:val="20"/>
          <w:szCs w:val="20"/>
        </w:rPr>
        <w:t>. Res. 287(3):929–945.</w:t>
      </w:r>
    </w:p>
    <w:p w14:paraId="31387CC9"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Picheny</w:t>
      </w:r>
      <w:proofErr w:type="spellEnd"/>
      <w:r w:rsidRPr="00307C18">
        <w:rPr>
          <w:rFonts w:ascii="Times New Roman" w:hAnsi="Times New Roman" w:cs="Times New Roman"/>
          <w:sz w:val="20"/>
          <w:szCs w:val="20"/>
        </w:rPr>
        <w:t xml:space="preserve"> V, </w:t>
      </w:r>
      <w:proofErr w:type="spellStart"/>
      <w:r w:rsidRPr="00307C18">
        <w:rPr>
          <w:rFonts w:ascii="Times New Roman" w:hAnsi="Times New Roman" w:cs="Times New Roman"/>
          <w:sz w:val="20"/>
          <w:szCs w:val="20"/>
        </w:rPr>
        <w:t>Ginsbourger</w:t>
      </w:r>
      <w:proofErr w:type="spellEnd"/>
      <w:r w:rsidRPr="00307C18">
        <w:rPr>
          <w:rFonts w:ascii="Times New Roman" w:hAnsi="Times New Roman" w:cs="Times New Roman"/>
          <w:sz w:val="20"/>
          <w:szCs w:val="20"/>
        </w:rPr>
        <w:t xml:space="preserve"> D, Richet Y, Caplin G (2013) Quantile-based optimization of noisy computer experiments with tunable precision. </w:t>
      </w:r>
      <w:proofErr w:type="spellStart"/>
      <w:r w:rsidRPr="00307C18">
        <w:rPr>
          <w:rFonts w:ascii="Times New Roman" w:hAnsi="Times New Roman" w:cs="Times New Roman"/>
          <w:sz w:val="20"/>
          <w:szCs w:val="20"/>
        </w:rPr>
        <w:t>Technometrics</w:t>
      </w:r>
      <w:proofErr w:type="spellEnd"/>
      <w:r w:rsidRPr="00307C18">
        <w:rPr>
          <w:rFonts w:ascii="Times New Roman" w:hAnsi="Times New Roman" w:cs="Times New Roman"/>
          <w:sz w:val="20"/>
          <w:szCs w:val="20"/>
        </w:rPr>
        <w:t xml:space="preserve"> 55(1):2–13.</w:t>
      </w:r>
    </w:p>
    <w:p w14:paraId="5F17ED08" w14:textId="0F48109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 H.</w:t>
      </w:r>
      <w:proofErr w:type="gramStart"/>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Ryzhov</w:t>
      </w:r>
      <w:proofErr w:type="spellEnd"/>
      <w:proofErr w:type="gramEnd"/>
      <w:r w:rsidRPr="00307C18">
        <w:rPr>
          <w:rFonts w:ascii="Times New Roman" w:hAnsi="Times New Roman" w:cs="Times New Roman"/>
          <w:sz w:val="20"/>
          <w:szCs w:val="20"/>
        </w:rPr>
        <w:t>, I.O., Fu, M.C., &amp; Ding, Z. (2015). Sequential Selection with Unknown Correlation Structures. Operations Research, 63(4), 931-948.</w:t>
      </w:r>
    </w:p>
    <w:p w14:paraId="33ED26B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Quan N, Yin J, Ng SH, Lee LH (2013) Simulation optimization via kriging: A sequential search using expected improvement with computing budget constraints. IIE Trans. 45(7):763–780.</w:t>
      </w:r>
    </w:p>
    <w:p w14:paraId="2BF34061"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Rakha</w:t>
      </w:r>
      <w:proofErr w:type="spellEnd"/>
      <w:r w:rsidRPr="00307C18">
        <w:rPr>
          <w:rFonts w:ascii="Times New Roman" w:hAnsi="Times New Roman" w:cs="Times New Roman"/>
          <w:sz w:val="20"/>
          <w:szCs w:val="20"/>
        </w:rPr>
        <w:t>, H., Ding, Y., 2003. Impacts of stops on vehicle fuel consumption and emissions. ASCE J. Transp. Eng. 129 (1), 23–32.</w:t>
      </w:r>
    </w:p>
    <w:p w14:paraId="2DF9936B"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Regis R.G., 2011. Stochastic radial basis function algorithms for large-scale optimization involving expensive black-box objective and constraint functions, Computers &amp; Operations Research, 38, 837-853. </w:t>
      </w:r>
    </w:p>
    <w:p w14:paraId="5A9942F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Regis R.G., Shoemaker C.A., 2007. A stochastic radial basis function method for the global optimization of expensive functions, INFORMS Journal on Computing, 19(4), 497-509.Mayeres, I., </w:t>
      </w:r>
      <w:proofErr w:type="spellStart"/>
      <w:r w:rsidRPr="00307C18">
        <w:rPr>
          <w:rFonts w:ascii="Times New Roman" w:hAnsi="Times New Roman" w:cs="Times New Roman"/>
          <w:sz w:val="20"/>
          <w:szCs w:val="20"/>
        </w:rPr>
        <w:t>Ochelen</w:t>
      </w:r>
      <w:proofErr w:type="spellEnd"/>
      <w:r w:rsidRPr="00307C18">
        <w:rPr>
          <w:rFonts w:ascii="Times New Roman" w:hAnsi="Times New Roman" w:cs="Times New Roman"/>
          <w:sz w:val="20"/>
          <w:szCs w:val="20"/>
        </w:rPr>
        <w:t xml:space="preserve">, S., </w:t>
      </w:r>
      <w:proofErr w:type="spellStart"/>
      <w:r w:rsidRPr="00307C18">
        <w:rPr>
          <w:rFonts w:ascii="Times New Roman" w:hAnsi="Times New Roman" w:cs="Times New Roman"/>
          <w:sz w:val="20"/>
          <w:szCs w:val="20"/>
        </w:rPr>
        <w:t>Proost</w:t>
      </w:r>
      <w:proofErr w:type="spellEnd"/>
      <w:r w:rsidRPr="00307C18">
        <w:rPr>
          <w:rFonts w:ascii="Times New Roman" w:hAnsi="Times New Roman" w:cs="Times New Roman"/>
          <w:sz w:val="20"/>
          <w:szCs w:val="20"/>
        </w:rPr>
        <w:t>, S., 1996. The marginal external costs of urban transport. Transp. Res. D 1 (2), 111–130.</w:t>
      </w:r>
    </w:p>
    <w:p w14:paraId="44AAE86E" w14:textId="77777777" w:rsidR="0028578C" w:rsidRPr="00307C18" w:rsidRDefault="0028578C" w:rsidP="0028578C">
      <w:pPr>
        <w:spacing w:afterLines="50" w:after="120"/>
        <w:rPr>
          <w:rFonts w:ascii="Times New Roman" w:hAnsi="Times New Roman" w:cs="Times New Roman"/>
          <w:sz w:val="20"/>
          <w:szCs w:val="20"/>
        </w:rPr>
      </w:pPr>
      <w:bookmarkStart w:id="182" w:name="_Hlk117611188"/>
      <w:r w:rsidRPr="00307C18">
        <w:rPr>
          <w:rFonts w:ascii="Times New Roman" w:hAnsi="Times New Roman" w:cs="Times New Roman"/>
          <w:sz w:val="20"/>
          <w:szCs w:val="20"/>
        </w:rPr>
        <w:t>Rojas-Gonzalez</w:t>
      </w:r>
      <w:bookmarkEnd w:id="182"/>
      <w:r w:rsidRPr="00307C18">
        <w:rPr>
          <w:rFonts w:ascii="Times New Roman" w:hAnsi="Times New Roman" w:cs="Times New Roman"/>
          <w:sz w:val="20"/>
          <w:szCs w:val="20"/>
        </w:rPr>
        <w:t xml:space="preserve">, S., &amp; </w:t>
      </w:r>
      <w:bookmarkStart w:id="183" w:name="_Hlk117611195"/>
      <w:r w:rsidRPr="00307C18">
        <w:rPr>
          <w:rFonts w:ascii="Times New Roman" w:hAnsi="Times New Roman" w:cs="Times New Roman"/>
          <w:sz w:val="20"/>
          <w:szCs w:val="20"/>
        </w:rPr>
        <w:t>Van Nieuwenhuyse</w:t>
      </w:r>
      <w:bookmarkEnd w:id="183"/>
      <w:r w:rsidRPr="00307C18">
        <w:rPr>
          <w:rFonts w:ascii="Times New Roman" w:hAnsi="Times New Roman" w:cs="Times New Roman"/>
          <w:sz w:val="20"/>
          <w:szCs w:val="20"/>
        </w:rPr>
        <w:t xml:space="preserve">, I. (2020). A survey on kriging-based infill algorithms for </w:t>
      </w:r>
      <w:proofErr w:type="spellStart"/>
      <w:r w:rsidRPr="00307C18">
        <w:rPr>
          <w:rFonts w:ascii="Times New Roman" w:hAnsi="Times New Roman" w:cs="Times New Roman"/>
          <w:sz w:val="20"/>
          <w:szCs w:val="20"/>
        </w:rPr>
        <w:t>multiobjective</w:t>
      </w:r>
      <w:proofErr w:type="spellEnd"/>
      <w:r w:rsidRPr="00307C18">
        <w:rPr>
          <w:rFonts w:ascii="Times New Roman" w:hAnsi="Times New Roman" w:cs="Times New Roman"/>
          <w:sz w:val="20"/>
          <w:szCs w:val="20"/>
        </w:rPr>
        <w:t xml:space="preserve"> simulation optimization. Computers &amp; Operations Research, 116, 104869.</w:t>
      </w:r>
    </w:p>
    <w:p w14:paraId="6BA3909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R</w:t>
      </w:r>
      <w:r w:rsidRPr="00307C18">
        <w:rPr>
          <w:rFonts w:ascii="Times New Roman" w:hAnsi="Times New Roman" w:cs="Times New Roman"/>
          <w:sz w:val="20"/>
          <w:szCs w:val="20"/>
        </w:rPr>
        <w:t>yu J., Kim S., 2014. A derivative-free trust-region method for bi-objective optimization, SIAM Journal on Optimization, 24(1), 334-362.</w:t>
      </w:r>
    </w:p>
    <w:p w14:paraId="7CEFA9E7"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Ryzhov</w:t>
      </w:r>
      <w:proofErr w:type="spellEnd"/>
      <w:r w:rsidRPr="00307C18">
        <w:rPr>
          <w:rFonts w:ascii="Times New Roman" w:hAnsi="Times New Roman" w:cs="Times New Roman"/>
          <w:sz w:val="20"/>
          <w:szCs w:val="20"/>
        </w:rPr>
        <w:t>, I. O., &amp; Powell, W. (2009, December). A Monte Carlo knowledge gradient method for learning abatement potential of emissions reduction technologies. In Proceedings of the 2009 Winter Simulation Conference (WSC), 1492-1502.</w:t>
      </w:r>
    </w:p>
    <w:p w14:paraId="1155FF3A"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Salemi</w:t>
      </w:r>
      <w:proofErr w:type="spellEnd"/>
      <w:r w:rsidRPr="00307C18">
        <w:rPr>
          <w:rFonts w:ascii="Times New Roman" w:hAnsi="Times New Roman" w:cs="Times New Roman"/>
          <w:sz w:val="20"/>
          <w:szCs w:val="20"/>
        </w:rPr>
        <w:t xml:space="preserve"> P.L., Song E., Nelson B.L., </w:t>
      </w:r>
      <w:proofErr w:type="spellStart"/>
      <w:r w:rsidRPr="00307C18">
        <w:rPr>
          <w:rFonts w:ascii="Times New Roman" w:hAnsi="Times New Roman" w:cs="Times New Roman"/>
          <w:sz w:val="20"/>
          <w:szCs w:val="20"/>
        </w:rPr>
        <w:t>Staum</w:t>
      </w:r>
      <w:proofErr w:type="spellEnd"/>
      <w:r w:rsidRPr="00307C18">
        <w:rPr>
          <w:rFonts w:ascii="Times New Roman" w:hAnsi="Times New Roman" w:cs="Times New Roman"/>
          <w:sz w:val="20"/>
          <w:szCs w:val="20"/>
        </w:rPr>
        <w:t xml:space="preserve"> J., 2019. Gaussian Markov random fields for discrete optimization via simulation: Framework and algorithms. Operations Research, 67(1):250–266.</w:t>
      </w:r>
    </w:p>
    <w:p w14:paraId="2B2D14BC"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Semelhago</w:t>
      </w:r>
      <w:proofErr w:type="spellEnd"/>
      <w:r w:rsidRPr="00307C18">
        <w:rPr>
          <w:rFonts w:ascii="Times New Roman" w:hAnsi="Times New Roman" w:cs="Times New Roman"/>
          <w:sz w:val="20"/>
          <w:szCs w:val="20"/>
        </w:rPr>
        <w:t xml:space="preserve">, M., Nelson, B. L., Song, E., &amp; </w:t>
      </w:r>
      <w:proofErr w:type="spellStart"/>
      <w:r w:rsidRPr="00307C18">
        <w:rPr>
          <w:rFonts w:ascii="Times New Roman" w:hAnsi="Times New Roman" w:cs="Times New Roman"/>
          <w:sz w:val="20"/>
          <w:szCs w:val="20"/>
        </w:rPr>
        <w:t>Wächter</w:t>
      </w:r>
      <w:proofErr w:type="spellEnd"/>
      <w:r w:rsidRPr="00307C18">
        <w:rPr>
          <w:rFonts w:ascii="Times New Roman" w:hAnsi="Times New Roman" w:cs="Times New Roman"/>
          <w:sz w:val="20"/>
          <w:szCs w:val="20"/>
        </w:rPr>
        <w:t>, A. (2021). Rapid discrete optimization via simulation with Gaussian Markov random fields. INFORMS Journal on Computing, 33(3), 915-930.</w:t>
      </w:r>
    </w:p>
    <w:p w14:paraId="7B8140C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Scott, W., Frazier, P., &amp; Powell, W. (2011). The correlated knowledge gradient for simulation optimization of continuous parameters using gaussian process regression. SIAM Journal on Optimization, 21(3), 996-1026.</w:t>
      </w:r>
    </w:p>
    <w:p w14:paraId="289EA28E"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Stevanovic</w:t>
      </w:r>
      <w:proofErr w:type="spellEnd"/>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Stevanovic</w:t>
      </w:r>
      <w:proofErr w:type="spellEnd"/>
      <w:r w:rsidRPr="00307C18">
        <w:rPr>
          <w:rFonts w:ascii="Times New Roman" w:hAnsi="Times New Roman" w:cs="Times New Roman"/>
          <w:sz w:val="20"/>
          <w:szCs w:val="20"/>
        </w:rPr>
        <w:t>, J., Zhang, K., Batterman, S., 2009. Optimizing traffic control to reduce fuel consumption and vehicular emissions. Integrated approach with VISSIM, CMEM, and VISGAOST. Transp. Res. Rec. 2128, 105–113.</w:t>
      </w:r>
    </w:p>
    <w:p w14:paraId="68CEE51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lastRenderedPageBreak/>
        <w:t xml:space="preserve">Tan, Z., &amp; Gao, H. O. (2016). Bayesian ranking and selection model for the Second-best Network Pricing Problem. In 2016 </w:t>
      </w:r>
      <w:proofErr w:type="gramStart"/>
      <w:r w:rsidRPr="00307C18">
        <w:rPr>
          <w:rFonts w:ascii="Times New Roman" w:hAnsi="Times New Roman" w:cs="Times New Roman"/>
          <w:sz w:val="20"/>
          <w:szCs w:val="20"/>
        </w:rPr>
        <w:t>Winter</w:t>
      </w:r>
      <w:proofErr w:type="gramEnd"/>
      <w:r w:rsidRPr="00307C18">
        <w:rPr>
          <w:rFonts w:ascii="Times New Roman" w:hAnsi="Times New Roman" w:cs="Times New Roman"/>
          <w:sz w:val="20"/>
          <w:szCs w:val="20"/>
        </w:rPr>
        <w:t xml:space="preserve"> Simulation Conference (WSC), 2487-2498.</w:t>
      </w:r>
    </w:p>
    <w:p w14:paraId="6437BCCF" w14:textId="77777777" w:rsidR="0028578C" w:rsidRPr="00307C18" w:rsidRDefault="0028578C" w:rsidP="0028578C">
      <w:pPr>
        <w:spacing w:afterLines="50" w:after="120"/>
        <w:rPr>
          <w:rFonts w:ascii="Times New Roman" w:hAnsi="Times New Roman" w:cs="Times New Roman"/>
          <w:sz w:val="20"/>
          <w:szCs w:val="20"/>
        </w:rPr>
      </w:pPr>
      <w:bookmarkStart w:id="184" w:name="_Hlk117611693"/>
      <w:proofErr w:type="spellStart"/>
      <w:r w:rsidRPr="00307C18">
        <w:rPr>
          <w:rFonts w:ascii="Times New Roman" w:hAnsi="Times New Roman" w:cs="Times New Roman"/>
          <w:sz w:val="20"/>
          <w:szCs w:val="20"/>
        </w:rPr>
        <w:t>Tekin</w:t>
      </w:r>
      <w:bookmarkEnd w:id="184"/>
      <w:proofErr w:type="spellEnd"/>
      <w:r w:rsidRPr="00307C18">
        <w:rPr>
          <w:rFonts w:ascii="Times New Roman" w:hAnsi="Times New Roman" w:cs="Times New Roman"/>
          <w:sz w:val="20"/>
          <w:szCs w:val="20"/>
        </w:rPr>
        <w:t xml:space="preserve">, E., &amp; </w:t>
      </w:r>
      <w:bookmarkStart w:id="185" w:name="_Hlk117611719"/>
      <w:proofErr w:type="spellStart"/>
      <w:r w:rsidRPr="00307C18">
        <w:rPr>
          <w:rFonts w:ascii="Times New Roman" w:hAnsi="Times New Roman" w:cs="Times New Roman"/>
          <w:sz w:val="20"/>
          <w:szCs w:val="20"/>
        </w:rPr>
        <w:t>Sabuncuoglu</w:t>
      </w:r>
      <w:bookmarkEnd w:id="185"/>
      <w:proofErr w:type="spellEnd"/>
      <w:r w:rsidRPr="00307C18">
        <w:rPr>
          <w:rFonts w:ascii="Times New Roman" w:hAnsi="Times New Roman" w:cs="Times New Roman"/>
          <w:sz w:val="20"/>
          <w:szCs w:val="20"/>
        </w:rPr>
        <w:t>, I. (2004). Simulation optimization: A comprehensive review on theory and applications. IIE transactions, 36(11), 1067-1081.</w:t>
      </w:r>
    </w:p>
    <w:p w14:paraId="49532B0A"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Ungredda</w:t>
      </w:r>
      <w:proofErr w:type="spellEnd"/>
      <w:r w:rsidRPr="00307C18">
        <w:rPr>
          <w:rFonts w:ascii="Times New Roman" w:hAnsi="Times New Roman" w:cs="Times New Roman"/>
          <w:sz w:val="20"/>
          <w:szCs w:val="20"/>
        </w:rPr>
        <w:t xml:space="preserve">, J., Pearce, M., </w:t>
      </w:r>
      <w:proofErr w:type="spellStart"/>
      <w:r w:rsidRPr="00307C18">
        <w:rPr>
          <w:rFonts w:ascii="Times New Roman" w:hAnsi="Times New Roman" w:cs="Times New Roman"/>
          <w:sz w:val="20"/>
          <w:szCs w:val="20"/>
        </w:rPr>
        <w:t>Branke</w:t>
      </w:r>
      <w:proofErr w:type="spellEnd"/>
      <w:r w:rsidRPr="00307C18">
        <w:rPr>
          <w:rFonts w:ascii="Times New Roman" w:hAnsi="Times New Roman" w:cs="Times New Roman"/>
          <w:sz w:val="20"/>
          <w:szCs w:val="20"/>
        </w:rPr>
        <w:t xml:space="preserve"> J. (2022). Efficient computation of the Knowledge Gradient for Bayesian Optimization. In: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xml:space="preserve"> preprint arXiv:2209.15367v1.</w:t>
      </w:r>
    </w:p>
    <w:p w14:paraId="16A6F04F"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Unal</w:t>
      </w:r>
      <w:proofErr w:type="spellEnd"/>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Rouphail</w:t>
      </w:r>
      <w:proofErr w:type="spellEnd"/>
      <w:r w:rsidRPr="00307C18">
        <w:rPr>
          <w:rFonts w:ascii="Times New Roman" w:hAnsi="Times New Roman" w:cs="Times New Roman"/>
          <w:sz w:val="20"/>
          <w:szCs w:val="20"/>
        </w:rPr>
        <w:t>, N.M., Frey, H.C., 2003. Effect of arterial signalization and level of service on measured vehicle emissions. Transp. Res. Rec. 1842, 47–56.</w:t>
      </w:r>
    </w:p>
    <w:p w14:paraId="1D5DB9BA"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Wang, S., Ng, S. H., &amp; Haskell, W. B. (2022). A multilevel simulation optimization approach for quantile functions. INFORMS Journal on Computing, 34(1), 569-585.</w:t>
      </w:r>
    </w:p>
    <w:p w14:paraId="49CB77DD"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Wipplinger</w:t>
      </w:r>
      <w:proofErr w:type="spellEnd"/>
      <w:r w:rsidRPr="00307C18">
        <w:rPr>
          <w:rFonts w:ascii="Times New Roman" w:hAnsi="Times New Roman" w:cs="Times New Roman"/>
          <w:sz w:val="20"/>
          <w:szCs w:val="20"/>
        </w:rPr>
        <w:t xml:space="preserve"> E (2007) Philippe </w:t>
      </w:r>
      <w:proofErr w:type="spellStart"/>
      <w:r w:rsidRPr="00307C18">
        <w:rPr>
          <w:rFonts w:ascii="Times New Roman" w:hAnsi="Times New Roman" w:cs="Times New Roman"/>
          <w:sz w:val="20"/>
          <w:szCs w:val="20"/>
        </w:rPr>
        <w:t>Jorion</w:t>
      </w:r>
      <w:proofErr w:type="spellEnd"/>
      <w:r w:rsidRPr="00307C18">
        <w:rPr>
          <w:rFonts w:ascii="Times New Roman" w:hAnsi="Times New Roman" w:cs="Times New Roman"/>
          <w:sz w:val="20"/>
          <w:szCs w:val="20"/>
        </w:rPr>
        <w:t>: Value at risk: The new benchmark for managing financial risk. Financial Markets Portfolio Management 21(3):397–398.</w:t>
      </w:r>
    </w:p>
    <w:p w14:paraId="1DC2254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Wu, J., &amp; Frazier, P. (2016). The parallel knowledge gradient method for batch Bayesian optimization. Advances in neural information processing systems, 29.</w:t>
      </w:r>
    </w:p>
    <w:p w14:paraId="3C1C5C39"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Wu, J., &amp; Frazier, P. (2017). Discretization-free knowledge gradient methods for </w:t>
      </w:r>
      <w:proofErr w:type="spellStart"/>
      <w:r w:rsidRPr="00307C18">
        <w:rPr>
          <w:rFonts w:ascii="Times New Roman" w:hAnsi="Times New Roman" w:cs="Times New Roman"/>
          <w:sz w:val="20"/>
          <w:szCs w:val="20"/>
        </w:rPr>
        <w:t>bayesian</w:t>
      </w:r>
      <w:proofErr w:type="spellEnd"/>
      <w:r w:rsidRPr="00307C18">
        <w:rPr>
          <w:rFonts w:ascii="Times New Roman" w:hAnsi="Times New Roman" w:cs="Times New Roman"/>
          <w:sz w:val="20"/>
          <w:szCs w:val="20"/>
        </w:rPr>
        <w:t xml:space="preserve"> optimization". In: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xml:space="preserve"> preprint arXiv:1707.06541.</w:t>
      </w:r>
    </w:p>
    <w:p w14:paraId="270ACB3A"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Xie</w:t>
      </w:r>
      <w:proofErr w:type="spellEnd"/>
      <w:r w:rsidRPr="00307C18">
        <w:rPr>
          <w:rFonts w:ascii="Times New Roman" w:hAnsi="Times New Roman" w:cs="Times New Roman"/>
          <w:sz w:val="20"/>
          <w:szCs w:val="20"/>
        </w:rPr>
        <w:t xml:space="preserve"> W, Wang B, Zhang Q (2018) Metamodel-assisted risk analysis for stochastic simulation with input uncertainty. Johnson B, Jain S, Rose O, Rabe R, </w:t>
      </w:r>
      <w:proofErr w:type="spellStart"/>
      <w:r w:rsidRPr="00307C18">
        <w:rPr>
          <w:rFonts w:ascii="Times New Roman" w:hAnsi="Times New Roman" w:cs="Times New Roman"/>
          <w:sz w:val="20"/>
          <w:szCs w:val="20"/>
        </w:rPr>
        <w:t>Skoogh</w:t>
      </w:r>
      <w:proofErr w:type="spellEnd"/>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Mustafee</w:t>
      </w:r>
      <w:proofErr w:type="spellEnd"/>
      <w:r w:rsidRPr="00307C18">
        <w:rPr>
          <w:rFonts w:ascii="Times New Roman" w:hAnsi="Times New Roman" w:cs="Times New Roman"/>
          <w:sz w:val="20"/>
          <w:szCs w:val="20"/>
        </w:rPr>
        <w:t xml:space="preserve"> N, Juan AA, eds. Proc. 2018 Winter Simulation Conf. (IEEE Press, Piscataway, NJ), 1766–1777.</w:t>
      </w:r>
    </w:p>
    <w:p w14:paraId="642345B6" w14:textId="77777777" w:rsidR="0028578C" w:rsidRPr="00307C18" w:rsidRDefault="0028578C" w:rsidP="0028578C">
      <w:pPr>
        <w:widowControl/>
        <w:autoSpaceDE w:val="0"/>
        <w:autoSpaceDN w:val="0"/>
        <w:adjustRightInd w:val="0"/>
        <w:spacing w:afterLines="50" w:after="120"/>
        <w:jc w:val="left"/>
        <w:rPr>
          <w:rFonts w:ascii="Times New Roman" w:hAnsi="Times New Roman" w:cs="Times New Roman"/>
          <w:sz w:val="20"/>
          <w:szCs w:val="20"/>
        </w:rPr>
      </w:pPr>
      <w:proofErr w:type="spellStart"/>
      <w:r w:rsidRPr="00307C18">
        <w:rPr>
          <w:rFonts w:ascii="Times New Roman" w:hAnsi="Times New Roman" w:cs="Times New Roman"/>
          <w:sz w:val="20"/>
          <w:szCs w:val="20"/>
        </w:rPr>
        <w:t>Yahyaa</w:t>
      </w:r>
      <w:proofErr w:type="spellEnd"/>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S</w:t>
      </w:r>
      <w:r w:rsidRPr="00307C18">
        <w:rPr>
          <w:rFonts w:ascii="Times New Roman" w:hAnsi="Times New Roman" w:cs="Times New Roman"/>
          <w:sz w:val="20"/>
          <w:szCs w:val="20"/>
        </w:rPr>
        <w:t>. Q.</w:t>
      </w:r>
      <w:r w:rsidRPr="00307C18">
        <w:rPr>
          <w:rFonts w:ascii="Times New Roman" w:hAnsi="Times New Roman" w:cs="Times New Roman" w:hint="eastAsia"/>
          <w:sz w:val="20"/>
          <w:szCs w:val="20"/>
        </w:rPr>
        <w:t xml:space="preserve">, </w:t>
      </w:r>
      <w:proofErr w:type="spellStart"/>
      <w:r w:rsidRPr="00307C18">
        <w:rPr>
          <w:rFonts w:ascii="Times New Roman" w:hAnsi="Times New Roman" w:cs="Times New Roman"/>
          <w:sz w:val="20"/>
          <w:szCs w:val="20"/>
        </w:rPr>
        <w:t>Drugan</w:t>
      </w:r>
      <w:proofErr w:type="spellEnd"/>
      <w:r w:rsidRPr="00307C18">
        <w:rPr>
          <w:rFonts w:ascii="Times New Roman" w:hAnsi="Times New Roman" w:cs="Times New Roman"/>
          <w:sz w:val="20"/>
          <w:szCs w:val="20"/>
        </w:rPr>
        <w:t xml:space="preserve">, M. M., </w:t>
      </w:r>
      <w:proofErr w:type="spellStart"/>
      <w:r w:rsidRPr="00307C18">
        <w:rPr>
          <w:rFonts w:ascii="Times New Roman" w:hAnsi="Times New Roman" w:cs="Times New Roman"/>
          <w:sz w:val="20"/>
          <w:szCs w:val="20"/>
        </w:rPr>
        <w:t>Manderick</w:t>
      </w:r>
      <w:proofErr w:type="spellEnd"/>
      <w:r w:rsidRPr="00307C18">
        <w:rPr>
          <w:rFonts w:ascii="Times New Roman" w:hAnsi="Times New Roman" w:cs="Times New Roman"/>
          <w:sz w:val="20"/>
          <w:szCs w:val="20"/>
        </w:rPr>
        <w:t xml:space="preserve"> B. (2014). Knowledge Gradient for Multi-objective Multi-armed Bandit Algorithms. </w:t>
      </w:r>
      <w:hyperlink r:id="rId74" w:tooltip="ICAART 2014: Proceedings of the 6th International Conference on Agents and Artificial Intelligence - Volume 1" w:history="1">
        <w:r w:rsidRPr="00307C18">
          <w:rPr>
            <w:rFonts w:ascii="Times New Roman" w:hAnsi="Times New Roman" w:cs="Times New Roman"/>
            <w:sz w:val="20"/>
            <w:szCs w:val="20"/>
          </w:rPr>
          <w:t>Proceedings of the 6th International Conference on Agents and Artificial Intelligence</w:t>
        </w:r>
      </w:hyperlink>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ICAART 2014), 74-83.</w:t>
      </w:r>
      <w:r w:rsidRPr="00307C18">
        <w:rPr>
          <w:sz w:val="20"/>
          <w:szCs w:val="20"/>
        </w:rPr>
        <w:t xml:space="preserve"> </w:t>
      </w:r>
    </w:p>
    <w:p w14:paraId="3836488F" w14:textId="655240A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L., Levinson, D., 2004. Optimal freeway ramp control without origin-destination information. Trans</w:t>
      </w:r>
      <w:r w:rsidR="00D5146A" w:rsidRPr="00307C18">
        <w:rPr>
          <w:rFonts w:ascii="Times New Roman" w:hAnsi="Times New Roman" w:cs="Times New Roman"/>
          <w:sz w:val="20"/>
          <w:szCs w:val="20"/>
        </w:rPr>
        <w:t>p</w:t>
      </w:r>
      <w:r w:rsidRPr="00307C18">
        <w:rPr>
          <w:rFonts w:ascii="Times New Roman" w:hAnsi="Times New Roman" w:cs="Times New Roman"/>
          <w:sz w:val="20"/>
          <w:szCs w:val="20"/>
        </w:rPr>
        <w:t>. Res. B 38 (10), 869–887.</w:t>
      </w:r>
    </w:p>
    <w:p w14:paraId="158A6FF1"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L., Yin, Y., Chen, S., 2013. Robust signal timing optimization with environmental concerns. Transp. Res. C 29, 55–71.</w:t>
      </w:r>
    </w:p>
    <w:p w14:paraId="7AF529CB" w14:textId="2D875AAB"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 Q., &amp; Song Y. (2017). Moment-Matching-Based Conjugacy Approximation for Bayesian Ranking and Selection. ACM Transactions on Modeling and Computer Simulation. 27(4): 26.</w:t>
      </w:r>
    </w:p>
    <w:p w14:paraId="0B4DDB08" w14:textId="467900EE"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Xue</w:t>
      </w:r>
      <w:proofErr w:type="spellEnd"/>
      <w:r w:rsidRPr="00307C18">
        <w:rPr>
          <w:rFonts w:ascii="Times New Roman" w:hAnsi="Times New Roman" w:cs="Times New Roman"/>
          <w:sz w:val="20"/>
          <w:szCs w:val="20"/>
        </w:rPr>
        <w:t xml:space="preserve">, X., Xu, C., Ran, B., 2019a. A stochastic simulation-based optimization method for equitable and efficient network-wide signal timing under uncertainties. </w:t>
      </w:r>
      <w:r w:rsidR="00D5146A" w:rsidRPr="00307C18">
        <w:rPr>
          <w:rFonts w:ascii="Times New Roman" w:hAnsi="Times New Roman" w:cs="Times New Roman"/>
          <w:sz w:val="20"/>
          <w:szCs w:val="20"/>
        </w:rPr>
        <w:t xml:space="preserve">Transp. Res. B </w:t>
      </w:r>
      <w:r w:rsidRPr="00307C18">
        <w:rPr>
          <w:rFonts w:ascii="Times New Roman" w:hAnsi="Times New Roman" w:cs="Times New Roman"/>
          <w:sz w:val="20"/>
          <w:szCs w:val="20"/>
        </w:rPr>
        <w:t>122, 287-308.</w:t>
      </w:r>
    </w:p>
    <w:p w14:paraId="44D8673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Z</w:t>
      </w:r>
      <w:r w:rsidRPr="00307C18">
        <w:rPr>
          <w:rFonts w:ascii="Times New Roman" w:hAnsi="Times New Roman" w:cs="Times New Roman"/>
          <w:sz w:val="20"/>
          <w:szCs w:val="20"/>
        </w:rPr>
        <w:t xml:space="preserve">heng, L., Xu, C., </w:t>
      </w:r>
      <w:proofErr w:type="spellStart"/>
      <w:r w:rsidRPr="00307C18">
        <w:rPr>
          <w:rFonts w:ascii="Times New Roman" w:hAnsi="Times New Roman" w:cs="Times New Roman"/>
          <w:sz w:val="20"/>
          <w:szCs w:val="20"/>
        </w:rPr>
        <w:t>Jin</w:t>
      </w:r>
      <w:proofErr w:type="spellEnd"/>
      <w:r w:rsidRPr="00307C18">
        <w:rPr>
          <w:rFonts w:ascii="Times New Roman" w:hAnsi="Times New Roman" w:cs="Times New Roman"/>
          <w:sz w:val="20"/>
          <w:szCs w:val="20"/>
        </w:rPr>
        <w:t>, P.J., Ran, B., 2019b. Network-wide signal timing stochastic simulation optimization with environmental concerns. Applied Soft Computing Journal 77, 678-687.</w:t>
      </w:r>
    </w:p>
    <w:p w14:paraId="3CFCBAB7"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Zheng, L., Yang, Y., </w:t>
      </w:r>
      <w:proofErr w:type="spellStart"/>
      <w:r w:rsidRPr="00307C18">
        <w:rPr>
          <w:rFonts w:ascii="Times New Roman" w:hAnsi="Times New Roman" w:cs="Times New Roman"/>
          <w:sz w:val="20"/>
          <w:szCs w:val="20"/>
        </w:rPr>
        <w:t>Xue</w:t>
      </w:r>
      <w:proofErr w:type="spellEnd"/>
      <w:r w:rsidRPr="00307C18">
        <w:rPr>
          <w:rFonts w:ascii="Times New Roman" w:hAnsi="Times New Roman" w:cs="Times New Roman"/>
          <w:sz w:val="20"/>
          <w:szCs w:val="20"/>
        </w:rPr>
        <w:t>, X., Li, X., &amp; Xu, C. (2021). Towards network-wide safe and efficient traffic signal timing optimization based on costly stochastic simulation. </w:t>
      </w:r>
      <w:proofErr w:type="spellStart"/>
      <w:r w:rsidRPr="00307C18">
        <w:rPr>
          <w:rFonts w:ascii="Times New Roman" w:hAnsi="Times New Roman" w:cs="Times New Roman"/>
          <w:sz w:val="20"/>
          <w:szCs w:val="20"/>
        </w:rPr>
        <w:t>Physica</w:t>
      </w:r>
      <w:proofErr w:type="spellEnd"/>
      <w:r w:rsidRPr="00307C18">
        <w:rPr>
          <w:rFonts w:ascii="Times New Roman" w:hAnsi="Times New Roman" w:cs="Times New Roman"/>
          <w:sz w:val="20"/>
          <w:szCs w:val="20"/>
        </w:rPr>
        <w:t xml:space="preserve"> A: Statistical Mechanics and its Applications, 571, 125851.</w:t>
      </w:r>
    </w:p>
    <w:p w14:paraId="4693E37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 L., Bao, J., Xu, C., &amp; Tan, Z. (2022). Bi-objective robust simulation-based optimization for unconstrained problems. European Journal of Operational Research, 299(1), 249-262.</w:t>
      </w:r>
    </w:p>
    <w:p w14:paraId="328AE031" w14:textId="51A9CD2D"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Zheng, </w:t>
      </w:r>
      <w:r w:rsidRPr="00307C18">
        <w:rPr>
          <w:rFonts w:ascii="Times New Roman" w:hAnsi="Times New Roman" w:cs="Times New Roman" w:hint="eastAsia"/>
          <w:sz w:val="20"/>
          <w:szCs w:val="20"/>
        </w:rPr>
        <w:t>L.</w:t>
      </w:r>
      <w:r w:rsidRPr="00307C18">
        <w:rPr>
          <w:rFonts w:ascii="Times New Roman" w:hAnsi="Times New Roman" w:cs="Times New Roman"/>
          <w:sz w:val="20"/>
          <w:szCs w:val="20"/>
        </w:rPr>
        <w:t>, Li</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X.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202</w:t>
      </w:r>
      <w:ins w:id="186" w:author="Windows 用户" w:date="2023-05-17T16:13:00Z">
        <w:r w:rsidR="000D0EE8">
          <w:rPr>
            <w:rFonts w:ascii="Times New Roman" w:hAnsi="Times New Roman" w:cs="Times New Roman"/>
            <w:sz w:val="20"/>
            <w:szCs w:val="20"/>
          </w:rPr>
          <w:t>3</w:t>
        </w:r>
      </w:ins>
      <w:r w:rsidRPr="00307C18">
        <w:rPr>
          <w:rFonts w:ascii="Times New Roman" w:hAnsi="Times New Roman" w:cs="Times New Roman"/>
          <w:sz w:val="20"/>
          <w:szCs w:val="20"/>
        </w:rPr>
        <w:t>). Simulation-based optimization method for arterial signal control considering traffic safety and efficiency under uncertainties. Computer-aided Civil and Infrastructure Engineering</w:t>
      </w:r>
      <w:ins w:id="187" w:author="Windows 用户" w:date="2023-05-17T16:14:00Z">
        <w:r w:rsidR="00475B1F">
          <w:rPr>
            <w:rFonts w:ascii="Times New Roman" w:hAnsi="Times New Roman" w:cs="Times New Roman"/>
            <w:sz w:val="20"/>
            <w:szCs w:val="20"/>
          </w:rPr>
          <w:t>, 38(5</w:t>
        </w:r>
      </w:ins>
      <w:r w:rsidR="00475B1F">
        <w:rPr>
          <w:rFonts w:ascii="Times New Roman" w:hAnsi="Times New Roman" w:cs="Times New Roman"/>
          <w:sz w:val="20"/>
          <w:szCs w:val="20"/>
        </w:rPr>
        <w:t xml:space="preserve">), </w:t>
      </w:r>
      <w:ins w:id="188" w:author="Windows 用户" w:date="2023-05-17T16:14:00Z">
        <w:r w:rsidR="00475B1F">
          <w:rPr>
            <w:rFonts w:ascii="Times New Roman" w:hAnsi="Times New Roman" w:cs="Times New Roman"/>
            <w:sz w:val="20"/>
            <w:szCs w:val="20"/>
          </w:rPr>
          <w:t>640-659</w:t>
        </w:r>
      </w:ins>
      <w:r w:rsidRPr="00307C18">
        <w:rPr>
          <w:rFonts w:ascii="Times New Roman" w:hAnsi="Times New Roman" w:cs="Times New Roman"/>
          <w:sz w:val="20"/>
          <w:szCs w:val="20"/>
        </w:rPr>
        <w:t xml:space="preserve">. </w:t>
      </w:r>
    </w:p>
    <w:p w14:paraId="14C790F8"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Zitzler</w:t>
      </w:r>
      <w:proofErr w:type="spellEnd"/>
      <w:r w:rsidRPr="00307C18">
        <w:rPr>
          <w:rFonts w:ascii="Times New Roman" w:hAnsi="Times New Roman" w:cs="Times New Roman"/>
          <w:sz w:val="20"/>
          <w:szCs w:val="20"/>
        </w:rPr>
        <w:t xml:space="preserve">, E., Deb, K., &amp; Thiele, L. (2000). Comparison of </w:t>
      </w:r>
      <w:proofErr w:type="spellStart"/>
      <w:r w:rsidRPr="00307C18">
        <w:rPr>
          <w:rFonts w:ascii="Times New Roman" w:hAnsi="Times New Roman" w:cs="Times New Roman"/>
          <w:sz w:val="20"/>
          <w:szCs w:val="20"/>
        </w:rPr>
        <w:t>multiobjective</w:t>
      </w:r>
      <w:proofErr w:type="spellEnd"/>
      <w:r w:rsidRPr="00307C18">
        <w:rPr>
          <w:rFonts w:ascii="Times New Roman" w:hAnsi="Times New Roman" w:cs="Times New Roman"/>
          <w:sz w:val="20"/>
          <w:szCs w:val="20"/>
        </w:rPr>
        <w:t xml:space="preserve"> evolutionary algorithms: Empirical results. Evolutionary </w:t>
      </w:r>
      <w:proofErr w:type="spellStart"/>
      <w:r w:rsidRPr="00307C18">
        <w:rPr>
          <w:rFonts w:ascii="Times New Roman" w:hAnsi="Times New Roman" w:cs="Times New Roman"/>
          <w:sz w:val="20"/>
          <w:szCs w:val="20"/>
        </w:rPr>
        <w:t>Cmputation</w:t>
      </w:r>
      <w:proofErr w:type="spellEnd"/>
      <w:r w:rsidRPr="00307C18">
        <w:rPr>
          <w:rFonts w:ascii="Times New Roman" w:hAnsi="Times New Roman" w:cs="Times New Roman"/>
          <w:sz w:val="20"/>
          <w:szCs w:val="20"/>
        </w:rPr>
        <w:t>, 8(2), 173-195.</w:t>
      </w:r>
    </w:p>
    <w:p w14:paraId="120B719D" w14:textId="2C17A7BD" w:rsidR="00E54F03" w:rsidRPr="00307C18" w:rsidRDefault="00E54F03" w:rsidP="000D3254">
      <w:pPr>
        <w:adjustRightInd w:val="0"/>
        <w:snapToGrid w:val="0"/>
        <w:rPr>
          <w:rFonts w:ascii="Times New Roman" w:hAnsi="Times New Roman" w:cs="Times New Roman"/>
          <w:sz w:val="24"/>
          <w:szCs w:val="24"/>
        </w:rPr>
      </w:pPr>
    </w:p>
    <w:sectPr w:rsidR="00E54F03" w:rsidRPr="00307C18" w:rsidSect="00F73851">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Zhen Tan" w:date="2023-10-17T23:20:00Z" w:initials="ZT">
    <w:p w14:paraId="0E45D6A9" w14:textId="10230A78" w:rsidR="003E320A" w:rsidRDefault="003E320A" w:rsidP="00D83AD0">
      <w:pPr>
        <w:pStyle w:val="CommentText"/>
      </w:pPr>
      <w:r>
        <w:rPr>
          <w:rStyle w:val="CommentReference"/>
        </w:rPr>
        <w:annotationRef/>
      </w:r>
      <w:r>
        <w:rPr>
          <w:rFonts w:hint="eastAsia"/>
        </w:rPr>
        <w:t>蓝色是我的主要修改；红色是原来L</w:t>
      </w:r>
      <w:r>
        <w:t>iu</w:t>
      </w:r>
      <w:r>
        <w:rPr>
          <w:rFonts w:hint="eastAsia"/>
        </w:rPr>
        <w:t>的修改，我把他划线表示需要删掉的部分都删掉了。</w:t>
      </w:r>
    </w:p>
    <w:p w14:paraId="0C75DC83" w14:textId="77777777" w:rsidR="003E320A" w:rsidRDefault="003E320A" w:rsidP="00D83AD0">
      <w:pPr>
        <w:pStyle w:val="CommentText"/>
      </w:pPr>
    </w:p>
    <w:p w14:paraId="713CE53A" w14:textId="1528C61C" w:rsidR="003E320A" w:rsidRDefault="003E320A" w:rsidP="00D83AD0">
      <w:pPr>
        <w:pStyle w:val="CommentText"/>
      </w:pPr>
      <w:r>
        <w:rPr>
          <w:rFonts w:hint="eastAsia"/>
        </w:rPr>
        <w:t>原来L</w:t>
      </w:r>
      <w:r>
        <w:t>iu</w:t>
      </w:r>
      <w:r>
        <w:rPr>
          <w:rFonts w:hint="eastAsia"/>
        </w:rPr>
        <w:t>的comment</w:t>
      </w:r>
      <w:r>
        <w:t>s:</w:t>
      </w:r>
    </w:p>
    <w:p w14:paraId="4832CF17" w14:textId="77777777" w:rsidR="003E320A" w:rsidRDefault="003E320A" w:rsidP="00D83AD0">
      <w:pPr>
        <w:jc w:val="left"/>
        <w:rPr>
          <w:rFonts w:ascii="Times New Roman" w:hAnsi="Times New Roman" w:cs="Times New Roman"/>
          <w:b/>
          <w:bCs/>
          <w:sz w:val="28"/>
          <w:szCs w:val="28"/>
        </w:rPr>
      </w:pPr>
      <w:r>
        <w:rPr>
          <w:rFonts w:ascii="Times New Roman" w:hAnsi="Times New Roman" w:cs="Times New Roman"/>
          <w:b/>
          <w:bCs/>
          <w:sz w:val="28"/>
          <w:szCs w:val="28"/>
        </w:rPr>
        <w:t>Comments:</w:t>
      </w:r>
    </w:p>
    <w:p w14:paraId="603F8A48" w14:textId="77777777" w:rsidR="003E320A" w:rsidRDefault="003E320A" w:rsidP="00D83AD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Introduction</w:t>
      </w:r>
      <w:r>
        <w:rPr>
          <w:rFonts w:ascii="Times New Roman" w:hAnsi="Times New Roman" w:cs="Times New Roman" w:hint="eastAsia"/>
          <w:sz w:val="24"/>
          <w:szCs w:val="24"/>
        </w:rPr>
        <w:t>和</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可能过于冗长，特别是</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部分。能否把两部分合并（</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作为</w:t>
      </w:r>
      <w:r>
        <w:rPr>
          <w:rFonts w:ascii="Times New Roman" w:hAnsi="Times New Roman" w:cs="Times New Roman" w:hint="eastAsia"/>
          <w:sz w:val="24"/>
          <w:szCs w:val="24"/>
        </w:rPr>
        <w:t>1</w:t>
      </w:r>
      <w:r>
        <w:rPr>
          <w:rFonts w:ascii="Times New Roman" w:hAnsi="Times New Roman" w:cs="Times New Roman"/>
          <w:sz w:val="24"/>
          <w:szCs w:val="24"/>
        </w:rPr>
        <w:t>.3</w:t>
      </w:r>
      <w:r>
        <w:rPr>
          <w:rFonts w:ascii="Times New Roman" w:hAnsi="Times New Roman" w:cs="Times New Roman" w:hint="eastAsia"/>
          <w:sz w:val="24"/>
          <w:szCs w:val="24"/>
        </w:rPr>
        <w:t>）并</w:t>
      </w:r>
      <w:r>
        <w:rPr>
          <w:rFonts w:ascii="Times New Roman" w:hAnsi="Times New Roman" w:cs="Times New Roman" w:hint="eastAsia"/>
          <w:sz w:val="24"/>
          <w:szCs w:val="24"/>
        </w:rPr>
        <w:t>shorten</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的部分？</w:t>
      </w:r>
    </w:p>
    <w:p w14:paraId="3CBCD75D" w14:textId="00A8DFB3" w:rsidR="003E320A" w:rsidRDefault="003E320A" w:rsidP="00D83AD0">
      <w:pPr>
        <w:pStyle w:val="CommentText"/>
      </w:pPr>
      <w:r>
        <w:rPr>
          <w:rFonts w:ascii="Times New Roman" w:hAnsi="Times New Roman" w:cs="Times New Roman" w:hint="eastAsia"/>
          <w:sz w:val="24"/>
          <w:szCs w:val="24"/>
        </w:rPr>
        <w:t>Reference</w:t>
      </w:r>
      <w:r>
        <w:rPr>
          <w:rFonts w:ascii="Times New Roman" w:hAnsi="Times New Roman" w:cs="Times New Roman" w:hint="eastAsia"/>
          <w:sz w:val="24"/>
          <w:szCs w:val="24"/>
        </w:rPr>
        <w:t>有些格式不统一的地方我描红了。</w:t>
      </w:r>
    </w:p>
  </w:comment>
  <w:comment w:id="1" w:author="Zhen Tan" w:date="2023-10-17T23:21:00Z" w:initials="ZT">
    <w:p w14:paraId="007F4C34" w14:textId="54F83281" w:rsidR="003E320A" w:rsidRDefault="003E320A">
      <w:pPr>
        <w:pStyle w:val="CommentText"/>
      </w:pPr>
      <w:r>
        <w:rPr>
          <w:rStyle w:val="CommentReference"/>
        </w:rPr>
        <w:annotationRef/>
      </w:r>
      <w:r>
        <w:rPr>
          <w:rFonts w:hint="eastAsia"/>
        </w:rPr>
        <w:t>目前摘要里没有加理论结果的描述，最后看需要也可以加一句。</w:t>
      </w:r>
    </w:p>
  </w:comment>
  <w:comment w:id="2" w:author="Zhen Tan" w:date="2023-10-17T23:22:00Z" w:initials="ZT">
    <w:p w14:paraId="50B65268" w14:textId="4C102C64" w:rsidR="003E320A" w:rsidRDefault="003E320A">
      <w:pPr>
        <w:pStyle w:val="CommentText"/>
      </w:pPr>
      <w:r>
        <w:rPr>
          <w:rStyle w:val="CommentReference"/>
        </w:rPr>
        <w:annotationRef/>
      </w:r>
      <w:r>
        <w:rPr>
          <w:rFonts w:hint="eastAsia"/>
        </w:rPr>
        <w:t xml:space="preserve">是否需要改成 </w:t>
      </w:r>
      <w:r>
        <w:t xml:space="preserve">parametric variance estimation model (PVEM)? </w:t>
      </w:r>
      <w:r>
        <w:rPr>
          <w:rFonts w:hint="eastAsia"/>
        </w:rPr>
        <w:t>但这样的话后面设计这个短语的图也要修改。。</w:t>
      </w:r>
    </w:p>
  </w:comment>
  <w:comment w:id="3" w:author="Zhen Tan" w:date="2023-06-17T18:54:00Z" w:initials="ZT">
    <w:p w14:paraId="7BD2FDBB" w14:textId="685CEED6" w:rsidR="003E320A" w:rsidRDefault="003E320A">
      <w:pPr>
        <w:pStyle w:val="CommentText"/>
      </w:pPr>
      <w:r>
        <w:rPr>
          <w:rStyle w:val="CommentReference"/>
        </w:rPr>
        <w:annotationRef/>
      </w:r>
    </w:p>
  </w:comment>
  <w:comment w:id="6" w:author="Windows 用户" w:date="2023-05-17T15:43:00Z" w:initials="W用">
    <w:p w14:paraId="505725F7" w14:textId="27BF06F7" w:rsidR="003E320A" w:rsidRDefault="003E320A">
      <w:pPr>
        <w:pStyle w:val="CommentText"/>
      </w:pPr>
      <w:r>
        <w:rPr>
          <w:rStyle w:val="CommentReference"/>
        </w:rPr>
        <w:annotationRef/>
      </w:r>
      <w:r>
        <w:rPr>
          <w:rStyle w:val="CommentReference"/>
          <w:rFonts w:hint="eastAsia"/>
        </w:rPr>
        <w:t>参考</w:t>
      </w:r>
      <w:r>
        <w:rPr>
          <w:rStyle w:val="CommentReference"/>
        </w:rPr>
        <w:t>文献要引用规范！</w:t>
      </w:r>
    </w:p>
  </w:comment>
  <w:comment w:id="87" w:author="Windows 用户" w:date="2023-05-17T15:30:00Z" w:initials="W用">
    <w:p w14:paraId="450DFCCD" w14:textId="0791C177" w:rsidR="003E320A" w:rsidRDefault="003E320A">
      <w:pPr>
        <w:pStyle w:val="CommentText"/>
      </w:pPr>
      <w:r>
        <w:rPr>
          <w:rStyle w:val="CommentReference"/>
        </w:rPr>
        <w:annotationRef/>
      </w:r>
      <w:r>
        <w:rPr>
          <w:rFonts w:hint="eastAsia"/>
        </w:rPr>
        <w:t>文献</w:t>
      </w:r>
      <w:r>
        <w:t>加权威的，最原始的！</w:t>
      </w:r>
    </w:p>
  </w:comment>
  <w:comment w:id="85" w:author="Windows 用户" w:date="2023-05-17T17:15:00Z" w:initials="W用">
    <w:p w14:paraId="7CEB489B" w14:textId="07B424A8" w:rsidR="003E320A" w:rsidRDefault="003E320A">
      <w:pPr>
        <w:pStyle w:val="CommentText"/>
      </w:pPr>
      <w:r>
        <w:rPr>
          <w:rStyle w:val="CommentReference"/>
        </w:rPr>
        <w:annotationRef/>
      </w:r>
      <w:r>
        <w:rPr>
          <w:rFonts w:hint="eastAsia"/>
        </w:rPr>
        <w:t>这些</w:t>
      </w:r>
      <w:r>
        <w:t>地方可以加几篇高级别的文献，原始的，OR等！</w:t>
      </w:r>
      <w:r>
        <w:rPr>
          <w:rFonts w:hint="eastAsia"/>
        </w:rPr>
        <w:t xml:space="preserve"> 包</w:t>
      </w:r>
      <w:r>
        <w:t>骥来？</w:t>
      </w:r>
    </w:p>
  </w:comment>
  <w:comment w:id="95" w:author="Windows 用户" w:date="2023-05-17T15:14:00Z" w:initials="W用">
    <w:p w14:paraId="0171F39A" w14:textId="77777777" w:rsidR="003E320A" w:rsidRDefault="003E320A" w:rsidP="00C45301">
      <w:pPr>
        <w:pStyle w:val="CommentText"/>
        <w:rPr>
          <w:noProof/>
        </w:rPr>
      </w:pPr>
      <w:r>
        <w:rPr>
          <w:rStyle w:val="CommentReference"/>
        </w:rPr>
        <w:annotationRef/>
      </w:r>
      <w:r>
        <w:rPr>
          <w:rFonts w:hint="eastAsia"/>
        </w:rPr>
        <w:t xml:space="preserve">GP 还是 </w:t>
      </w:r>
      <w:r>
        <w:t>GPR，谭老师前后</w:t>
      </w:r>
      <w:r>
        <w:rPr>
          <w:rFonts w:hint="eastAsia"/>
          <w:noProof/>
        </w:rPr>
        <w:t>确定</w:t>
      </w:r>
      <w:r>
        <w:rPr>
          <w:noProof/>
        </w:rPr>
        <w:t>统一一下！</w:t>
      </w:r>
    </w:p>
    <w:p w14:paraId="0B9B15C4" w14:textId="77777777" w:rsidR="003E320A" w:rsidRPr="00D82F28" w:rsidRDefault="003E320A" w:rsidP="00C45301">
      <w:pPr>
        <w:pStyle w:val="CommentText"/>
      </w:pPr>
      <w:r>
        <w:rPr>
          <w:rFonts w:hint="eastAsia"/>
          <w:noProof/>
        </w:rPr>
        <w:t>和</w:t>
      </w:r>
      <w:r>
        <w:rPr>
          <w:noProof/>
        </w:rPr>
        <w:t>Kriging</w:t>
      </w:r>
      <w:r>
        <w:rPr>
          <w:rFonts w:hint="eastAsia"/>
          <w:noProof/>
        </w:rPr>
        <w:t>是</w:t>
      </w:r>
      <w:r>
        <w:rPr>
          <w:noProof/>
        </w:rPr>
        <w:t>一个意思么？谭老师统一下</w:t>
      </w:r>
      <w:r>
        <w:rPr>
          <w:rFonts w:hint="eastAsia"/>
          <w:noProof/>
        </w:rPr>
        <w:t>术语</w:t>
      </w:r>
      <w:r>
        <w:rPr>
          <w:noProof/>
        </w:rPr>
        <w:t>？</w:t>
      </w:r>
    </w:p>
  </w:comment>
  <w:comment w:id="96" w:author="Zhen Tan" w:date="2023-10-17T23:27:00Z" w:initials="ZT">
    <w:p w14:paraId="579ECA3B" w14:textId="77777777" w:rsidR="003E320A" w:rsidRDefault="003E320A" w:rsidP="00C45301">
      <w:pPr>
        <w:pStyle w:val="CommentText"/>
      </w:pPr>
      <w:r>
        <w:rPr>
          <w:rStyle w:val="CommentReference"/>
        </w:rPr>
        <w:annotationRef/>
      </w:r>
      <w:r>
        <w:rPr>
          <w:rFonts w:hint="eastAsia"/>
        </w:rPr>
        <w:t>统一成GPR</w:t>
      </w:r>
    </w:p>
  </w:comment>
  <w:comment w:id="103" w:author="Windows 用户" w:date="2023-05-17T15:22:00Z" w:initials="W用">
    <w:p w14:paraId="1731639F" w14:textId="4983973F" w:rsidR="003E320A" w:rsidRDefault="003E320A">
      <w:pPr>
        <w:pStyle w:val="CommentText"/>
      </w:pPr>
      <w:r>
        <w:rPr>
          <w:rStyle w:val="CommentReference"/>
        </w:rPr>
        <w:annotationRef/>
      </w:r>
      <w:r>
        <w:rPr>
          <w:rFonts w:hint="eastAsia"/>
        </w:rPr>
        <w:t>这句话</w:t>
      </w:r>
      <w:r>
        <w:t>要不要？</w:t>
      </w:r>
      <w:r>
        <w:rPr>
          <w:rFonts w:hint="eastAsia"/>
        </w:rPr>
        <w:t>是过渡</w:t>
      </w:r>
      <w:r>
        <w:t>的么？</w:t>
      </w:r>
    </w:p>
  </w:comment>
  <w:comment w:id="104" w:author="Zhen Tan" w:date="2023-10-20T23:46:00Z" w:initials="ZT">
    <w:p w14:paraId="47B5B4DF" w14:textId="6CCCDED4" w:rsidR="003E320A" w:rsidRDefault="003E320A">
      <w:pPr>
        <w:pStyle w:val="CommentText"/>
      </w:pPr>
      <w:r>
        <w:rPr>
          <w:rStyle w:val="CommentReference"/>
        </w:rPr>
        <w:annotationRef/>
      </w:r>
      <w:r>
        <w:rPr>
          <w:rFonts w:hint="eastAsia"/>
        </w:rPr>
        <w:t>恩，主要是说为何侧重review</w:t>
      </w:r>
      <w:r>
        <w:t xml:space="preserve"> </w:t>
      </w:r>
      <w:r>
        <w:rPr>
          <w:rFonts w:hint="eastAsia"/>
        </w:rPr>
        <w:t>KG而不是其他BO 算法。。</w:t>
      </w:r>
    </w:p>
  </w:comment>
  <w:comment w:id="127" w:author="Zhen Tan" w:date="2023-10-17T23:28:00Z" w:initials="ZT">
    <w:p w14:paraId="5752D84D" w14:textId="0139E79F" w:rsidR="003E320A" w:rsidRDefault="003E320A">
      <w:pPr>
        <w:pStyle w:val="CommentText"/>
      </w:pPr>
      <w:r>
        <w:rPr>
          <w:rStyle w:val="CommentReference"/>
        </w:rPr>
        <w:annotationRef/>
      </w:r>
      <w:r>
        <w:rPr>
          <w:rFonts w:hint="eastAsia"/>
        </w:rPr>
        <w:t>这个Bob确认下？</w:t>
      </w:r>
    </w:p>
  </w:comment>
  <w:comment w:id="129" w:author="Zhen Tan" w:date="2023-10-17T23:28:00Z" w:initials="ZT">
    <w:p w14:paraId="03509E1D" w14:textId="7AE4ED25" w:rsidR="003E320A" w:rsidRDefault="003E320A">
      <w:pPr>
        <w:pStyle w:val="CommentText"/>
      </w:pPr>
      <w:r>
        <w:rPr>
          <w:rStyle w:val="CommentReference"/>
        </w:rPr>
        <w:annotationRef/>
      </w:r>
      <w:r>
        <w:rPr>
          <w:rFonts w:hint="eastAsia"/>
        </w:rPr>
        <w:t>这种只出现一次的缩写感觉都可以删掉。。？</w:t>
      </w:r>
    </w:p>
  </w:comment>
  <w:comment w:id="138" w:author="Windows 用户" w:date="2023-05-17T16:46:00Z" w:initials="W用">
    <w:p w14:paraId="742F1863" w14:textId="3347E0FE" w:rsidR="003E320A" w:rsidRDefault="003E320A">
      <w:pPr>
        <w:pStyle w:val="CommentText"/>
      </w:pPr>
      <w:r>
        <w:rPr>
          <w:rStyle w:val="CommentReference"/>
        </w:rPr>
        <w:annotationRef/>
      </w:r>
      <w:r>
        <w:rPr>
          <w:rFonts w:hint="eastAsia"/>
        </w:rPr>
        <w:t>这个</w:t>
      </w:r>
      <w:r>
        <w:t>地方的文献要</w:t>
      </w:r>
      <w:r>
        <w:rPr>
          <w:rFonts w:hint="eastAsia"/>
        </w:rPr>
        <w:t>核实下</w:t>
      </w:r>
      <w:r>
        <w:t>！</w:t>
      </w:r>
    </w:p>
    <w:p w14:paraId="793EB50A" w14:textId="71AEB948" w:rsidR="003E320A" w:rsidRDefault="003E320A">
      <w:pPr>
        <w:pStyle w:val="CommentText"/>
      </w:pPr>
      <w:r>
        <w:rPr>
          <w:rFonts w:hint="eastAsia"/>
        </w:rPr>
        <w:t>包</w:t>
      </w:r>
      <w:r>
        <w:t>骥</w:t>
      </w:r>
      <w:r>
        <w:rPr>
          <w:rFonts w:hint="eastAsia"/>
        </w:rPr>
        <w:t>核实</w:t>
      </w:r>
      <w:r>
        <w:t>下！</w:t>
      </w:r>
    </w:p>
    <w:p w14:paraId="0FE7F2D4" w14:textId="5D2145B6" w:rsidR="003E320A" w:rsidRPr="00B96FAA" w:rsidRDefault="003E320A">
      <w:pPr>
        <w:pStyle w:val="CommentText"/>
      </w:pPr>
      <w:r>
        <w:rPr>
          <w:rFonts w:hint="eastAsia"/>
        </w:rPr>
        <w:t>是不是</w:t>
      </w:r>
      <w:r>
        <w:t>分位数</w:t>
      </w:r>
      <w:r>
        <w:rPr>
          <w:rFonts w:hint="eastAsia"/>
        </w:rPr>
        <w:t>优化的</w:t>
      </w:r>
      <w:r>
        <w:t>文献！</w:t>
      </w:r>
    </w:p>
  </w:comment>
  <w:comment w:id="142" w:author="Zhen Tan" w:date="2023-10-14T16:14:00Z" w:initials="ZT">
    <w:p w14:paraId="7D9D104A" w14:textId="0E33B309" w:rsidR="003E320A" w:rsidRDefault="003E320A">
      <w:pPr>
        <w:pStyle w:val="CommentText"/>
      </w:pPr>
      <w:r>
        <w:rPr>
          <w:rStyle w:val="CommentReference"/>
        </w:rPr>
        <w:annotationRef/>
      </w:r>
      <w:r>
        <w:rPr>
          <w:rFonts w:hint="eastAsia"/>
        </w:rPr>
        <w:t>这部分需要放到literature</w:t>
      </w:r>
      <w:r>
        <w:t xml:space="preserve"> </w:t>
      </w:r>
      <w:r>
        <w:rPr>
          <w:rFonts w:hint="eastAsia"/>
        </w:rPr>
        <w:t>revi</w:t>
      </w:r>
      <w:r>
        <w:t>ew</w:t>
      </w:r>
      <w:r>
        <w:rPr>
          <w:rFonts w:hint="eastAsia"/>
        </w:rPr>
        <w:t>吗？</w:t>
      </w:r>
    </w:p>
  </w:comment>
  <w:comment w:id="143" w:author="Zhen Tan" w:date="2023-10-21T19:36:00Z" w:initials="ZT">
    <w:p w14:paraId="2AA8F318" w14:textId="28ACEA7A" w:rsidR="003E320A" w:rsidRDefault="003E320A">
      <w:pPr>
        <w:pStyle w:val="CommentText"/>
      </w:pPr>
      <w:r>
        <w:rPr>
          <w:rStyle w:val="CommentReference"/>
        </w:rPr>
        <w:annotationRef/>
      </w:r>
      <w:r>
        <w:rPr>
          <w:rFonts w:hint="eastAsia"/>
        </w:rPr>
        <w:t>原来的Appendix</w:t>
      </w:r>
      <w:r>
        <w:t xml:space="preserve"> </w:t>
      </w:r>
      <w:r>
        <w:rPr>
          <w:rFonts w:hint="eastAsia"/>
        </w:rPr>
        <w:t>A和证明一起放在supplementary</w:t>
      </w:r>
      <w:r>
        <w:t xml:space="preserve"> </w:t>
      </w:r>
      <w:r>
        <w:rPr>
          <w:rFonts w:hint="eastAsia"/>
        </w:rPr>
        <w:t>material里了。这里如果有的话可以加个已有的文献XXX</w:t>
      </w:r>
    </w:p>
  </w:comment>
  <w:comment w:id="146" w:author="Zhen Tan" w:date="2023-10-17T23:16:00Z" w:initials="ZT">
    <w:p w14:paraId="08C5790C" w14:textId="40C91FE2" w:rsidR="003E320A" w:rsidRDefault="003E320A">
      <w:pPr>
        <w:pStyle w:val="CommentText"/>
      </w:pPr>
      <w:r>
        <w:rPr>
          <w:rStyle w:val="CommentReference"/>
        </w:rPr>
        <w:annotationRef/>
      </w:r>
      <w:r>
        <w:rPr>
          <w:rFonts w:hint="eastAsia"/>
        </w:rPr>
        <w:t>因为文章后面 notation略多，这里加了notation的字体和上下标规则，以便读者梳理。 如果觉得没必要也可以删。</w:t>
      </w:r>
    </w:p>
  </w:comment>
  <w:comment w:id="147" w:author="Zhen Tan" w:date="2023-11-11T22:13:00Z" w:initials="ZT">
    <w:p w14:paraId="41D83089" w14:textId="777027A7" w:rsidR="00BE3492" w:rsidRDefault="00BE3492">
      <w:pPr>
        <w:pStyle w:val="CommentText"/>
      </w:pPr>
      <w:r>
        <w:rPr>
          <w:rStyle w:val="CommentReference"/>
        </w:rPr>
        <w:annotationRef/>
      </w:r>
      <w:r>
        <w:rPr>
          <w:rFonts w:hint="eastAsia"/>
        </w:rPr>
        <w:t>全文我有的地方用了normal用的地方用了Gaussian，最好统一？</w:t>
      </w:r>
    </w:p>
  </w:comment>
  <w:comment w:id="163" w:author="Zhen Tan" w:date="2023-10-17T23:14:00Z" w:initials="ZT">
    <w:p w14:paraId="6B4FA17A" w14:textId="435A228B" w:rsidR="003E320A" w:rsidRDefault="003E320A">
      <w:pPr>
        <w:pStyle w:val="CommentText"/>
      </w:pPr>
      <w:r>
        <w:rPr>
          <w:rStyle w:val="CommentReference"/>
        </w:rPr>
        <w:annotationRef/>
      </w:r>
      <w:r>
        <w:rPr>
          <w:rFonts w:hint="eastAsia"/>
        </w:rPr>
        <w:t>需不需要加个参考文献？</w:t>
      </w:r>
    </w:p>
  </w:comment>
  <w:comment w:id="170" w:author="Zhen Tan" w:date="2023-11-11T22:24:00Z" w:initials="ZT">
    <w:p w14:paraId="2E5CDEEB" w14:textId="00F71163" w:rsidR="00343D3D" w:rsidRDefault="00343D3D" w:rsidP="00343D3D">
      <w:pPr>
        <w:pStyle w:val="CommentText"/>
      </w:pPr>
      <w:r>
        <w:rPr>
          <w:rStyle w:val="CommentReference"/>
        </w:rPr>
        <w:annotationRef/>
      </w:r>
      <w:r>
        <w:rPr>
          <w:rFonts w:hint="eastAsia"/>
        </w:rPr>
        <w:t>这个T</w:t>
      </w:r>
      <w:r>
        <w:t>hm1</w:t>
      </w:r>
      <w:r>
        <w:rPr>
          <w:rFonts w:hint="eastAsia"/>
        </w:rPr>
        <w:t>的statement</w:t>
      </w:r>
      <w:r>
        <w:t xml:space="preserve"> </w:t>
      </w:r>
      <w:r>
        <w:rPr>
          <w:rFonts w:hint="eastAsia"/>
        </w:rPr>
        <w:t>和proof请金枭来看看！还有上面这些话是否合适？</w:t>
      </w:r>
    </w:p>
    <w:p w14:paraId="3BCB425D" w14:textId="7FBDC5DE" w:rsidR="00343D3D" w:rsidRDefault="00343D3D">
      <w:pPr>
        <w:pStyle w:val="CommentText"/>
      </w:pPr>
    </w:p>
  </w:comment>
  <w:comment w:id="171" w:author="Zhen Tan" w:date="2023-10-20T23:20:00Z" w:initials="ZT">
    <w:p w14:paraId="765D1309" w14:textId="77777777" w:rsidR="003E320A" w:rsidRDefault="003E320A" w:rsidP="002F0E95">
      <w:pPr>
        <w:pStyle w:val="CommentText"/>
      </w:pPr>
      <w:r>
        <w:rPr>
          <w:rStyle w:val="CommentReference"/>
        </w:rPr>
        <w:annotationRef/>
      </w:r>
      <w:r>
        <w:rPr>
          <w:rFonts w:hint="eastAsia"/>
        </w:rPr>
        <w:t>这个表达在J</w:t>
      </w:r>
      <w:r>
        <w:t>OC</w:t>
      </w:r>
      <w:r>
        <w:rPr>
          <w:rFonts w:hint="eastAsia"/>
        </w:rPr>
        <w:t>这种杂志中貌似没见到过？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BCD75D" w15:done="0"/>
  <w15:commentEx w15:paraId="007F4C34" w15:done="0"/>
  <w15:commentEx w15:paraId="50B65268" w15:done="0"/>
  <w15:commentEx w15:paraId="7BD2FDBB" w15:done="0"/>
  <w15:commentEx w15:paraId="505725F7" w15:done="0"/>
  <w15:commentEx w15:paraId="450DFCCD" w15:done="0"/>
  <w15:commentEx w15:paraId="7CEB489B" w15:done="0"/>
  <w15:commentEx w15:paraId="0B9B15C4" w15:done="0"/>
  <w15:commentEx w15:paraId="579ECA3B" w15:paraIdParent="0B9B15C4" w15:done="0"/>
  <w15:commentEx w15:paraId="1731639F" w15:done="0"/>
  <w15:commentEx w15:paraId="47B5B4DF" w15:paraIdParent="1731639F" w15:done="0"/>
  <w15:commentEx w15:paraId="5752D84D" w15:done="0"/>
  <w15:commentEx w15:paraId="03509E1D" w15:done="0"/>
  <w15:commentEx w15:paraId="0FE7F2D4" w15:done="0"/>
  <w15:commentEx w15:paraId="7D9D104A" w15:done="0"/>
  <w15:commentEx w15:paraId="2AA8F318" w15:done="0"/>
  <w15:commentEx w15:paraId="08C5790C" w15:done="0"/>
  <w15:commentEx w15:paraId="41D83089" w15:done="0"/>
  <w15:commentEx w15:paraId="6B4FA17A" w15:done="0"/>
  <w15:commentEx w15:paraId="3BCB425D" w15:done="0"/>
  <w15:commentEx w15:paraId="765D1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BCD75D" w16cid:durableId="28D99541"/>
  <w16cid:commentId w16cid:paraId="007F4C34" w16cid:durableId="28D99575"/>
  <w16cid:commentId w16cid:paraId="50B65268" w16cid:durableId="28D995A6"/>
  <w16cid:commentId w16cid:paraId="7BD2FDBB" w16cid:durableId="28387FFE"/>
  <w16cid:commentId w16cid:paraId="505725F7" w16cid:durableId="28376346"/>
  <w16cid:commentId w16cid:paraId="450DFCCD" w16cid:durableId="28376348"/>
  <w16cid:commentId w16cid:paraId="7CEB489B" w16cid:durableId="28376349"/>
  <w16cid:commentId w16cid:paraId="0B9B15C4" w16cid:durableId="2837634A"/>
  <w16cid:commentId w16cid:paraId="579ECA3B" w16cid:durableId="28D996F2"/>
  <w16cid:commentId w16cid:paraId="1731639F" w16cid:durableId="2837634B"/>
  <w16cid:commentId w16cid:paraId="47B5B4DF" w16cid:durableId="28DD8FC6"/>
  <w16cid:commentId w16cid:paraId="5752D84D" w16cid:durableId="28D99714"/>
  <w16cid:commentId w16cid:paraId="03509E1D" w16cid:durableId="28D99734"/>
  <w16cid:commentId w16cid:paraId="0FE7F2D4" w16cid:durableId="2837634C"/>
  <w16cid:commentId w16cid:paraId="7D9D104A" w16cid:durableId="28D53D03"/>
  <w16cid:commentId w16cid:paraId="2AA8F318" w16cid:durableId="28DEA6D2"/>
  <w16cid:commentId w16cid:paraId="08C5790C" w16cid:durableId="28D9944E"/>
  <w16cid:commentId w16cid:paraId="41D83089" w16cid:durableId="28FA7B25"/>
  <w16cid:commentId w16cid:paraId="6B4FA17A" w16cid:durableId="28D993E5"/>
  <w16cid:commentId w16cid:paraId="3BCB425D" w16cid:durableId="28FA7DAF"/>
  <w16cid:commentId w16cid:paraId="765D1309" w16cid:durableId="28DD89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25830C" w14:textId="77777777" w:rsidR="003F2F44" w:rsidRDefault="003F2F44" w:rsidP="005B6A15">
      <w:r>
        <w:separator/>
      </w:r>
    </w:p>
  </w:endnote>
  <w:endnote w:type="continuationSeparator" w:id="0">
    <w:p w14:paraId="2B0FE9DD" w14:textId="77777777" w:rsidR="003F2F44" w:rsidRDefault="003F2F44" w:rsidP="005B6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old">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FangSong">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577288" w14:textId="77777777" w:rsidR="003F2F44" w:rsidRDefault="003F2F44" w:rsidP="005B6A15">
      <w:r>
        <w:separator/>
      </w:r>
    </w:p>
  </w:footnote>
  <w:footnote w:type="continuationSeparator" w:id="0">
    <w:p w14:paraId="051DBE98" w14:textId="77777777" w:rsidR="003F2F44" w:rsidRDefault="003F2F44" w:rsidP="005B6A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9592707"/>
    <w:multiLevelType w:val="hybridMultilevel"/>
    <w:tmpl w:val="DFDEF8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hen Tan">
    <w15:presenceInfo w15:providerId="AD" w15:userId="S-1-5-21-371399076-3047136788-812747186-657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39"/>
    <w:rsid w:val="00000353"/>
    <w:rsid w:val="00001BCA"/>
    <w:rsid w:val="000021DD"/>
    <w:rsid w:val="00002844"/>
    <w:rsid w:val="00002A94"/>
    <w:rsid w:val="00003236"/>
    <w:rsid w:val="00003417"/>
    <w:rsid w:val="0000386C"/>
    <w:rsid w:val="00003B12"/>
    <w:rsid w:val="000040D0"/>
    <w:rsid w:val="00006D00"/>
    <w:rsid w:val="00006DF3"/>
    <w:rsid w:val="000074D3"/>
    <w:rsid w:val="000078E0"/>
    <w:rsid w:val="00010AD1"/>
    <w:rsid w:val="0001339D"/>
    <w:rsid w:val="00014763"/>
    <w:rsid w:val="00014EA1"/>
    <w:rsid w:val="0001554C"/>
    <w:rsid w:val="00015975"/>
    <w:rsid w:val="00015F0D"/>
    <w:rsid w:val="000161AF"/>
    <w:rsid w:val="0001643A"/>
    <w:rsid w:val="000171BC"/>
    <w:rsid w:val="0001763E"/>
    <w:rsid w:val="00017677"/>
    <w:rsid w:val="00020E6D"/>
    <w:rsid w:val="0002280A"/>
    <w:rsid w:val="00025EC8"/>
    <w:rsid w:val="0002699A"/>
    <w:rsid w:val="0002751A"/>
    <w:rsid w:val="000275EC"/>
    <w:rsid w:val="000276F0"/>
    <w:rsid w:val="00027853"/>
    <w:rsid w:val="00031DAA"/>
    <w:rsid w:val="00031F11"/>
    <w:rsid w:val="00032448"/>
    <w:rsid w:val="000329AE"/>
    <w:rsid w:val="00032DF9"/>
    <w:rsid w:val="00033421"/>
    <w:rsid w:val="00033A78"/>
    <w:rsid w:val="00034084"/>
    <w:rsid w:val="00034A25"/>
    <w:rsid w:val="00037BC9"/>
    <w:rsid w:val="00037CE4"/>
    <w:rsid w:val="00040996"/>
    <w:rsid w:val="000416D0"/>
    <w:rsid w:val="00041EFC"/>
    <w:rsid w:val="00043621"/>
    <w:rsid w:val="00044092"/>
    <w:rsid w:val="00044483"/>
    <w:rsid w:val="00044F1D"/>
    <w:rsid w:val="00047099"/>
    <w:rsid w:val="0004722E"/>
    <w:rsid w:val="00047A4C"/>
    <w:rsid w:val="00047B4E"/>
    <w:rsid w:val="0005033C"/>
    <w:rsid w:val="00051AB0"/>
    <w:rsid w:val="000521F0"/>
    <w:rsid w:val="000523D6"/>
    <w:rsid w:val="000529BE"/>
    <w:rsid w:val="000541E2"/>
    <w:rsid w:val="0005444E"/>
    <w:rsid w:val="00055B90"/>
    <w:rsid w:val="00055BB6"/>
    <w:rsid w:val="00056759"/>
    <w:rsid w:val="0006039E"/>
    <w:rsid w:val="00060AB0"/>
    <w:rsid w:val="00060DD1"/>
    <w:rsid w:val="00061447"/>
    <w:rsid w:val="00062283"/>
    <w:rsid w:val="00062E8C"/>
    <w:rsid w:val="000638FE"/>
    <w:rsid w:val="00064AAA"/>
    <w:rsid w:val="00067784"/>
    <w:rsid w:val="00067964"/>
    <w:rsid w:val="000703BF"/>
    <w:rsid w:val="00070E57"/>
    <w:rsid w:val="000728FF"/>
    <w:rsid w:val="000740DF"/>
    <w:rsid w:val="000741B4"/>
    <w:rsid w:val="000753A4"/>
    <w:rsid w:val="000755F2"/>
    <w:rsid w:val="00075896"/>
    <w:rsid w:val="00075FBD"/>
    <w:rsid w:val="00076089"/>
    <w:rsid w:val="00076547"/>
    <w:rsid w:val="000767E3"/>
    <w:rsid w:val="00076928"/>
    <w:rsid w:val="00077A08"/>
    <w:rsid w:val="00077E7D"/>
    <w:rsid w:val="0008008C"/>
    <w:rsid w:val="00080D8F"/>
    <w:rsid w:val="00080EF6"/>
    <w:rsid w:val="000811DA"/>
    <w:rsid w:val="000815C1"/>
    <w:rsid w:val="00081949"/>
    <w:rsid w:val="0008195A"/>
    <w:rsid w:val="00082609"/>
    <w:rsid w:val="00083A48"/>
    <w:rsid w:val="00084A4D"/>
    <w:rsid w:val="00085597"/>
    <w:rsid w:val="00085D97"/>
    <w:rsid w:val="00087C65"/>
    <w:rsid w:val="000900AD"/>
    <w:rsid w:val="0009017B"/>
    <w:rsid w:val="00090634"/>
    <w:rsid w:val="00090D9C"/>
    <w:rsid w:val="00091047"/>
    <w:rsid w:val="00092385"/>
    <w:rsid w:val="00092CDA"/>
    <w:rsid w:val="000930D8"/>
    <w:rsid w:val="00094221"/>
    <w:rsid w:val="00095F10"/>
    <w:rsid w:val="00096526"/>
    <w:rsid w:val="000969DD"/>
    <w:rsid w:val="0009757B"/>
    <w:rsid w:val="00097C56"/>
    <w:rsid w:val="000A0084"/>
    <w:rsid w:val="000A0ED9"/>
    <w:rsid w:val="000A1169"/>
    <w:rsid w:val="000A3123"/>
    <w:rsid w:val="000A3957"/>
    <w:rsid w:val="000A3CA2"/>
    <w:rsid w:val="000A6EB9"/>
    <w:rsid w:val="000A71CA"/>
    <w:rsid w:val="000A74B3"/>
    <w:rsid w:val="000B0B35"/>
    <w:rsid w:val="000B0B81"/>
    <w:rsid w:val="000B22D2"/>
    <w:rsid w:val="000B2E31"/>
    <w:rsid w:val="000B2FC7"/>
    <w:rsid w:val="000B3296"/>
    <w:rsid w:val="000B358B"/>
    <w:rsid w:val="000B4DE5"/>
    <w:rsid w:val="000B534D"/>
    <w:rsid w:val="000B5BE0"/>
    <w:rsid w:val="000B5E52"/>
    <w:rsid w:val="000B628D"/>
    <w:rsid w:val="000B6BD5"/>
    <w:rsid w:val="000B6C7D"/>
    <w:rsid w:val="000B7B84"/>
    <w:rsid w:val="000C0022"/>
    <w:rsid w:val="000C04EC"/>
    <w:rsid w:val="000C0907"/>
    <w:rsid w:val="000C12E5"/>
    <w:rsid w:val="000C1513"/>
    <w:rsid w:val="000C232F"/>
    <w:rsid w:val="000C2CD1"/>
    <w:rsid w:val="000C3D2F"/>
    <w:rsid w:val="000C4D8B"/>
    <w:rsid w:val="000C5926"/>
    <w:rsid w:val="000C600C"/>
    <w:rsid w:val="000C64F2"/>
    <w:rsid w:val="000D0EE8"/>
    <w:rsid w:val="000D151F"/>
    <w:rsid w:val="000D3254"/>
    <w:rsid w:val="000D5ABB"/>
    <w:rsid w:val="000D6A65"/>
    <w:rsid w:val="000D6E00"/>
    <w:rsid w:val="000D6F59"/>
    <w:rsid w:val="000D75BC"/>
    <w:rsid w:val="000E0344"/>
    <w:rsid w:val="000E0B48"/>
    <w:rsid w:val="000E14E4"/>
    <w:rsid w:val="000E1761"/>
    <w:rsid w:val="000E17E2"/>
    <w:rsid w:val="000E1E20"/>
    <w:rsid w:val="000E35F5"/>
    <w:rsid w:val="000E4F5C"/>
    <w:rsid w:val="000E50E8"/>
    <w:rsid w:val="000E5893"/>
    <w:rsid w:val="000E68F4"/>
    <w:rsid w:val="000E71B6"/>
    <w:rsid w:val="000F0297"/>
    <w:rsid w:val="000F0799"/>
    <w:rsid w:val="000F0E70"/>
    <w:rsid w:val="000F3E2E"/>
    <w:rsid w:val="000F452B"/>
    <w:rsid w:val="000F467A"/>
    <w:rsid w:val="000F7EA9"/>
    <w:rsid w:val="00100E65"/>
    <w:rsid w:val="00100F3A"/>
    <w:rsid w:val="00101B6F"/>
    <w:rsid w:val="001027E2"/>
    <w:rsid w:val="00102AC8"/>
    <w:rsid w:val="00102C45"/>
    <w:rsid w:val="0010308B"/>
    <w:rsid w:val="00104E73"/>
    <w:rsid w:val="00105F27"/>
    <w:rsid w:val="00106451"/>
    <w:rsid w:val="0010696B"/>
    <w:rsid w:val="00107840"/>
    <w:rsid w:val="00112197"/>
    <w:rsid w:val="00112740"/>
    <w:rsid w:val="00112E66"/>
    <w:rsid w:val="00113C31"/>
    <w:rsid w:val="00114930"/>
    <w:rsid w:val="001153D3"/>
    <w:rsid w:val="00115E40"/>
    <w:rsid w:val="00117F7B"/>
    <w:rsid w:val="00120B13"/>
    <w:rsid w:val="00120D3C"/>
    <w:rsid w:val="001219C3"/>
    <w:rsid w:val="00121EA2"/>
    <w:rsid w:val="001224DC"/>
    <w:rsid w:val="00123015"/>
    <w:rsid w:val="001232B7"/>
    <w:rsid w:val="00124168"/>
    <w:rsid w:val="00126111"/>
    <w:rsid w:val="00126F57"/>
    <w:rsid w:val="00127A08"/>
    <w:rsid w:val="00130F5A"/>
    <w:rsid w:val="00132205"/>
    <w:rsid w:val="00132CC0"/>
    <w:rsid w:val="00133446"/>
    <w:rsid w:val="00133FD1"/>
    <w:rsid w:val="00134448"/>
    <w:rsid w:val="00136DA1"/>
    <w:rsid w:val="001378A8"/>
    <w:rsid w:val="001423D2"/>
    <w:rsid w:val="0014340C"/>
    <w:rsid w:val="00143DF6"/>
    <w:rsid w:val="00144236"/>
    <w:rsid w:val="001452E3"/>
    <w:rsid w:val="001459EB"/>
    <w:rsid w:val="0014643F"/>
    <w:rsid w:val="00146830"/>
    <w:rsid w:val="00146E9B"/>
    <w:rsid w:val="00147709"/>
    <w:rsid w:val="00152FD5"/>
    <w:rsid w:val="0015488F"/>
    <w:rsid w:val="00154CE3"/>
    <w:rsid w:val="00155090"/>
    <w:rsid w:val="0015619F"/>
    <w:rsid w:val="001575E9"/>
    <w:rsid w:val="0016055D"/>
    <w:rsid w:val="00163617"/>
    <w:rsid w:val="001642B2"/>
    <w:rsid w:val="00164C67"/>
    <w:rsid w:val="001652BD"/>
    <w:rsid w:val="001652E3"/>
    <w:rsid w:val="00166C71"/>
    <w:rsid w:val="001670ED"/>
    <w:rsid w:val="001700DC"/>
    <w:rsid w:val="00171383"/>
    <w:rsid w:val="001716AF"/>
    <w:rsid w:val="0017170E"/>
    <w:rsid w:val="00171794"/>
    <w:rsid w:val="0017307A"/>
    <w:rsid w:val="001748F5"/>
    <w:rsid w:val="001761EF"/>
    <w:rsid w:val="00176C36"/>
    <w:rsid w:val="00177597"/>
    <w:rsid w:val="00177D1A"/>
    <w:rsid w:val="00180AED"/>
    <w:rsid w:val="001815A3"/>
    <w:rsid w:val="00182101"/>
    <w:rsid w:val="00182B20"/>
    <w:rsid w:val="00182FE8"/>
    <w:rsid w:val="00183E19"/>
    <w:rsid w:val="001840E3"/>
    <w:rsid w:val="0018418C"/>
    <w:rsid w:val="00184736"/>
    <w:rsid w:val="001850E8"/>
    <w:rsid w:val="001852DC"/>
    <w:rsid w:val="001879BA"/>
    <w:rsid w:val="00187F1C"/>
    <w:rsid w:val="00191232"/>
    <w:rsid w:val="001921B8"/>
    <w:rsid w:val="00192D02"/>
    <w:rsid w:val="00192D85"/>
    <w:rsid w:val="00193F74"/>
    <w:rsid w:val="00196363"/>
    <w:rsid w:val="00196987"/>
    <w:rsid w:val="00196C06"/>
    <w:rsid w:val="00197144"/>
    <w:rsid w:val="001A0EFE"/>
    <w:rsid w:val="001A17B8"/>
    <w:rsid w:val="001A1893"/>
    <w:rsid w:val="001A1C31"/>
    <w:rsid w:val="001A34A1"/>
    <w:rsid w:val="001A4216"/>
    <w:rsid w:val="001A4711"/>
    <w:rsid w:val="001A49A8"/>
    <w:rsid w:val="001A5FDB"/>
    <w:rsid w:val="001A639A"/>
    <w:rsid w:val="001A6F9E"/>
    <w:rsid w:val="001B0164"/>
    <w:rsid w:val="001B019F"/>
    <w:rsid w:val="001B02BF"/>
    <w:rsid w:val="001B0D46"/>
    <w:rsid w:val="001B104E"/>
    <w:rsid w:val="001B1D93"/>
    <w:rsid w:val="001B2EF9"/>
    <w:rsid w:val="001B3248"/>
    <w:rsid w:val="001B3412"/>
    <w:rsid w:val="001B4536"/>
    <w:rsid w:val="001B5323"/>
    <w:rsid w:val="001B65B9"/>
    <w:rsid w:val="001B79B6"/>
    <w:rsid w:val="001C10B6"/>
    <w:rsid w:val="001C1675"/>
    <w:rsid w:val="001C1A45"/>
    <w:rsid w:val="001C24EA"/>
    <w:rsid w:val="001C4196"/>
    <w:rsid w:val="001C4A41"/>
    <w:rsid w:val="001C4C71"/>
    <w:rsid w:val="001C519A"/>
    <w:rsid w:val="001C5C2B"/>
    <w:rsid w:val="001C7350"/>
    <w:rsid w:val="001C788B"/>
    <w:rsid w:val="001C7FF2"/>
    <w:rsid w:val="001D18D0"/>
    <w:rsid w:val="001D1F65"/>
    <w:rsid w:val="001D3565"/>
    <w:rsid w:val="001D3799"/>
    <w:rsid w:val="001D45F6"/>
    <w:rsid w:val="001D54D7"/>
    <w:rsid w:val="001D5CFF"/>
    <w:rsid w:val="001D65A0"/>
    <w:rsid w:val="001D7D10"/>
    <w:rsid w:val="001E117D"/>
    <w:rsid w:val="001E1CB2"/>
    <w:rsid w:val="001E20BA"/>
    <w:rsid w:val="001E28CD"/>
    <w:rsid w:val="001E2A3E"/>
    <w:rsid w:val="001E2A8D"/>
    <w:rsid w:val="001E3510"/>
    <w:rsid w:val="001E3BA6"/>
    <w:rsid w:val="001E4B33"/>
    <w:rsid w:val="001E5B94"/>
    <w:rsid w:val="001E5C6B"/>
    <w:rsid w:val="001E6710"/>
    <w:rsid w:val="001E6DC1"/>
    <w:rsid w:val="001E717B"/>
    <w:rsid w:val="001F0B79"/>
    <w:rsid w:val="001F0EBC"/>
    <w:rsid w:val="001F3CE7"/>
    <w:rsid w:val="001F3EFC"/>
    <w:rsid w:val="001F4EED"/>
    <w:rsid w:val="001F5053"/>
    <w:rsid w:val="001F67F3"/>
    <w:rsid w:val="001F7108"/>
    <w:rsid w:val="001F73A4"/>
    <w:rsid w:val="001F7428"/>
    <w:rsid w:val="001F7752"/>
    <w:rsid w:val="002000C0"/>
    <w:rsid w:val="00202742"/>
    <w:rsid w:val="00204136"/>
    <w:rsid w:val="0020415F"/>
    <w:rsid w:val="00204414"/>
    <w:rsid w:val="00205B75"/>
    <w:rsid w:val="00205CCD"/>
    <w:rsid w:val="002069A5"/>
    <w:rsid w:val="00206A4D"/>
    <w:rsid w:val="00207E89"/>
    <w:rsid w:val="00210F17"/>
    <w:rsid w:val="0021143A"/>
    <w:rsid w:val="00211A8E"/>
    <w:rsid w:val="00215507"/>
    <w:rsid w:val="00215D92"/>
    <w:rsid w:val="00216782"/>
    <w:rsid w:val="00216AD5"/>
    <w:rsid w:val="00217193"/>
    <w:rsid w:val="0021784C"/>
    <w:rsid w:val="00217F3A"/>
    <w:rsid w:val="002202B9"/>
    <w:rsid w:val="00222244"/>
    <w:rsid w:val="0022262B"/>
    <w:rsid w:val="002228F9"/>
    <w:rsid w:val="0022326D"/>
    <w:rsid w:val="0022347E"/>
    <w:rsid w:val="00223CD6"/>
    <w:rsid w:val="00224873"/>
    <w:rsid w:val="00225C13"/>
    <w:rsid w:val="002268BF"/>
    <w:rsid w:val="0022730B"/>
    <w:rsid w:val="00230279"/>
    <w:rsid w:val="0023066C"/>
    <w:rsid w:val="00231078"/>
    <w:rsid w:val="00231A6A"/>
    <w:rsid w:val="002335CA"/>
    <w:rsid w:val="002339CC"/>
    <w:rsid w:val="002349F3"/>
    <w:rsid w:val="00235268"/>
    <w:rsid w:val="00236A57"/>
    <w:rsid w:val="00237025"/>
    <w:rsid w:val="002374AB"/>
    <w:rsid w:val="00237D30"/>
    <w:rsid w:val="00240A99"/>
    <w:rsid w:val="00242330"/>
    <w:rsid w:val="002425B5"/>
    <w:rsid w:val="00242F4C"/>
    <w:rsid w:val="00243D00"/>
    <w:rsid w:val="00245066"/>
    <w:rsid w:val="002461B8"/>
    <w:rsid w:val="00246630"/>
    <w:rsid w:val="00246BAB"/>
    <w:rsid w:val="00250D6C"/>
    <w:rsid w:val="00251743"/>
    <w:rsid w:val="00251EB0"/>
    <w:rsid w:val="00251F24"/>
    <w:rsid w:val="002525D0"/>
    <w:rsid w:val="00252CF9"/>
    <w:rsid w:val="00252F3A"/>
    <w:rsid w:val="0025314F"/>
    <w:rsid w:val="00253318"/>
    <w:rsid w:val="00253A59"/>
    <w:rsid w:val="00254A57"/>
    <w:rsid w:val="00254FEF"/>
    <w:rsid w:val="00255094"/>
    <w:rsid w:val="00255FDF"/>
    <w:rsid w:val="00256323"/>
    <w:rsid w:val="002565B3"/>
    <w:rsid w:val="002566AB"/>
    <w:rsid w:val="00260B28"/>
    <w:rsid w:val="0026137F"/>
    <w:rsid w:val="0026226A"/>
    <w:rsid w:val="00262E17"/>
    <w:rsid w:val="0026306A"/>
    <w:rsid w:val="00263828"/>
    <w:rsid w:val="00264159"/>
    <w:rsid w:val="002649CC"/>
    <w:rsid w:val="0026546E"/>
    <w:rsid w:val="00265907"/>
    <w:rsid w:val="00265E09"/>
    <w:rsid w:val="00270B95"/>
    <w:rsid w:val="00272039"/>
    <w:rsid w:val="00272AC5"/>
    <w:rsid w:val="00272B91"/>
    <w:rsid w:val="002738D4"/>
    <w:rsid w:val="00273C2F"/>
    <w:rsid w:val="00273CD9"/>
    <w:rsid w:val="00274F52"/>
    <w:rsid w:val="00275333"/>
    <w:rsid w:val="00275A49"/>
    <w:rsid w:val="00277460"/>
    <w:rsid w:val="0027793D"/>
    <w:rsid w:val="00280BA5"/>
    <w:rsid w:val="002817AD"/>
    <w:rsid w:val="00282269"/>
    <w:rsid w:val="002826EA"/>
    <w:rsid w:val="002845EA"/>
    <w:rsid w:val="0028578C"/>
    <w:rsid w:val="0028641C"/>
    <w:rsid w:val="00287B8D"/>
    <w:rsid w:val="00290C3A"/>
    <w:rsid w:val="00290C49"/>
    <w:rsid w:val="002935E8"/>
    <w:rsid w:val="00293976"/>
    <w:rsid w:val="0029428D"/>
    <w:rsid w:val="00294670"/>
    <w:rsid w:val="00294715"/>
    <w:rsid w:val="00294FB4"/>
    <w:rsid w:val="002956ED"/>
    <w:rsid w:val="002960D4"/>
    <w:rsid w:val="00296223"/>
    <w:rsid w:val="002962F0"/>
    <w:rsid w:val="0029733B"/>
    <w:rsid w:val="002976DB"/>
    <w:rsid w:val="00297AFA"/>
    <w:rsid w:val="002A01EE"/>
    <w:rsid w:val="002A0379"/>
    <w:rsid w:val="002A040C"/>
    <w:rsid w:val="002A1B84"/>
    <w:rsid w:val="002A23A3"/>
    <w:rsid w:val="002A2AEB"/>
    <w:rsid w:val="002A40DE"/>
    <w:rsid w:val="002A4D0A"/>
    <w:rsid w:val="002A5714"/>
    <w:rsid w:val="002A632A"/>
    <w:rsid w:val="002A699D"/>
    <w:rsid w:val="002A790D"/>
    <w:rsid w:val="002B0071"/>
    <w:rsid w:val="002B0476"/>
    <w:rsid w:val="002B13E4"/>
    <w:rsid w:val="002B15C1"/>
    <w:rsid w:val="002B2AB7"/>
    <w:rsid w:val="002B4194"/>
    <w:rsid w:val="002B4BB6"/>
    <w:rsid w:val="002B7BD7"/>
    <w:rsid w:val="002C00FF"/>
    <w:rsid w:val="002C0F1C"/>
    <w:rsid w:val="002C2634"/>
    <w:rsid w:val="002C3688"/>
    <w:rsid w:val="002C3C31"/>
    <w:rsid w:val="002C53D4"/>
    <w:rsid w:val="002C6A37"/>
    <w:rsid w:val="002C7D50"/>
    <w:rsid w:val="002D0043"/>
    <w:rsid w:val="002D22F7"/>
    <w:rsid w:val="002D2A34"/>
    <w:rsid w:val="002D301E"/>
    <w:rsid w:val="002D418F"/>
    <w:rsid w:val="002D4B89"/>
    <w:rsid w:val="002D5FF8"/>
    <w:rsid w:val="002D6480"/>
    <w:rsid w:val="002D709F"/>
    <w:rsid w:val="002D7229"/>
    <w:rsid w:val="002D7249"/>
    <w:rsid w:val="002D74C7"/>
    <w:rsid w:val="002D7873"/>
    <w:rsid w:val="002E10EF"/>
    <w:rsid w:val="002E35A8"/>
    <w:rsid w:val="002E35BF"/>
    <w:rsid w:val="002E3918"/>
    <w:rsid w:val="002E4256"/>
    <w:rsid w:val="002E5825"/>
    <w:rsid w:val="002E6060"/>
    <w:rsid w:val="002E73D9"/>
    <w:rsid w:val="002F0103"/>
    <w:rsid w:val="002F0668"/>
    <w:rsid w:val="002F0E95"/>
    <w:rsid w:val="002F2907"/>
    <w:rsid w:val="002F3DE3"/>
    <w:rsid w:val="002F4614"/>
    <w:rsid w:val="002F463A"/>
    <w:rsid w:val="002F4A84"/>
    <w:rsid w:val="002F6CA5"/>
    <w:rsid w:val="00300013"/>
    <w:rsid w:val="00303D5D"/>
    <w:rsid w:val="0030400D"/>
    <w:rsid w:val="00304C33"/>
    <w:rsid w:val="00305DC6"/>
    <w:rsid w:val="003065E5"/>
    <w:rsid w:val="0030680E"/>
    <w:rsid w:val="00306829"/>
    <w:rsid w:val="00307C18"/>
    <w:rsid w:val="00307CE5"/>
    <w:rsid w:val="00310BC7"/>
    <w:rsid w:val="00312EA6"/>
    <w:rsid w:val="00313091"/>
    <w:rsid w:val="00313475"/>
    <w:rsid w:val="00314A27"/>
    <w:rsid w:val="00315502"/>
    <w:rsid w:val="003163B4"/>
    <w:rsid w:val="0031670C"/>
    <w:rsid w:val="00316CD5"/>
    <w:rsid w:val="0031730D"/>
    <w:rsid w:val="0032061E"/>
    <w:rsid w:val="00321105"/>
    <w:rsid w:val="0032182C"/>
    <w:rsid w:val="003220A2"/>
    <w:rsid w:val="0032221B"/>
    <w:rsid w:val="003223A8"/>
    <w:rsid w:val="0032335A"/>
    <w:rsid w:val="0032625A"/>
    <w:rsid w:val="00326B8D"/>
    <w:rsid w:val="00326EBB"/>
    <w:rsid w:val="0032759D"/>
    <w:rsid w:val="00327ADD"/>
    <w:rsid w:val="00327C26"/>
    <w:rsid w:val="00327DCF"/>
    <w:rsid w:val="0033060A"/>
    <w:rsid w:val="0033094C"/>
    <w:rsid w:val="003309FD"/>
    <w:rsid w:val="00330CA5"/>
    <w:rsid w:val="0033109E"/>
    <w:rsid w:val="00332F65"/>
    <w:rsid w:val="00333B08"/>
    <w:rsid w:val="00333E6D"/>
    <w:rsid w:val="00334396"/>
    <w:rsid w:val="00334C36"/>
    <w:rsid w:val="00335276"/>
    <w:rsid w:val="00337C70"/>
    <w:rsid w:val="00337E60"/>
    <w:rsid w:val="00340BEC"/>
    <w:rsid w:val="00342074"/>
    <w:rsid w:val="003431FC"/>
    <w:rsid w:val="00343D3D"/>
    <w:rsid w:val="00344360"/>
    <w:rsid w:val="00344439"/>
    <w:rsid w:val="00344730"/>
    <w:rsid w:val="0034488C"/>
    <w:rsid w:val="0034575F"/>
    <w:rsid w:val="00345A44"/>
    <w:rsid w:val="00345DE6"/>
    <w:rsid w:val="00346E08"/>
    <w:rsid w:val="00347A2B"/>
    <w:rsid w:val="00347D9F"/>
    <w:rsid w:val="003509EB"/>
    <w:rsid w:val="00350A10"/>
    <w:rsid w:val="00351288"/>
    <w:rsid w:val="0035151F"/>
    <w:rsid w:val="00352B4D"/>
    <w:rsid w:val="00352EDC"/>
    <w:rsid w:val="00352F2B"/>
    <w:rsid w:val="00353B22"/>
    <w:rsid w:val="00353C4D"/>
    <w:rsid w:val="003545FC"/>
    <w:rsid w:val="00357BF9"/>
    <w:rsid w:val="00357CEC"/>
    <w:rsid w:val="00360ECD"/>
    <w:rsid w:val="003610D8"/>
    <w:rsid w:val="00361C68"/>
    <w:rsid w:val="00361FF6"/>
    <w:rsid w:val="003623B3"/>
    <w:rsid w:val="003628B2"/>
    <w:rsid w:val="00362A87"/>
    <w:rsid w:val="00364184"/>
    <w:rsid w:val="003656A2"/>
    <w:rsid w:val="00365850"/>
    <w:rsid w:val="003659F7"/>
    <w:rsid w:val="00365EA6"/>
    <w:rsid w:val="00366321"/>
    <w:rsid w:val="00366AC7"/>
    <w:rsid w:val="0036729F"/>
    <w:rsid w:val="00370082"/>
    <w:rsid w:val="003726AF"/>
    <w:rsid w:val="0037273F"/>
    <w:rsid w:val="00373D4E"/>
    <w:rsid w:val="0037403C"/>
    <w:rsid w:val="00374DB8"/>
    <w:rsid w:val="0037758C"/>
    <w:rsid w:val="00381586"/>
    <w:rsid w:val="00382149"/>
    <w:rsid w:val="00382ABC"/>
    <w:rsid w:val="003843C6"/>
    <w:rsid w:val="00384BF1"/>
    <w:rsid w:val="00385754"/>
    <w:rsid w:val="00385F0D"/>
    <w:rsid w:val="00386B37"/>
    <w:rsid w:val="0038785F"/>
    <w:rsid w:val="00393312"/>
    <w:rsid w:val="00393322"/>
    <w:rsid w:val="00393A9D"/>
    <w:rsid w:val="00393B69"/>
    <w:rsid w:val="00396BD3"/>
    <w:rsid w:val="003A006C"/>
    <w:rsid w:val="003A21E3"/>
    <w:rsid w:val="003A228B"/>
    <w:rsid w:val="003A293B"/>
    <w:rsid w:val="003A4C1D"/>
    <w:rsid w:val="003A5628"/>
    <w:rsid w:val="003A5EEC"/>
    <w:rsid w:val="003A68CB"/>
    <w:rsid w:val="003A71DA"/>
    <w:rsid w:val="003A7324"/>
    <w:rsid w:val="003A7A58"/>
    <w:rsid w:val="003B0D89"/>
    <w:rsid w:val="003B11B1"/>
    <w:rsid w:val="003B561E"/>
    <w:rsid w:val="003B5EB8"/>
    <w:rsid w:val="003C04C7"/>
    <w:rsid w:val="003C0ABF"/>
    <w:rsid w:val="003C5436"/>
    <w:rsid w:val="003C7DEF"/>
    <w:rsid w:val="003D06DF"/>
    <w:rsid w:val="003D1202"/>
    <w:rsid w:val="003D290E"/>
    <w:rsid w:val="003D2A5D"/>
    <w:rsid w:val="003D2C03"/>
    <w:rsid w:val="003D5169"/>
    <w:rsid w:val="003D54DF"/>
    <w:rsid w:val="003D696F"/>
    <w:rsid w:val="003D6D91"/>
    <w:rsid w:val="003E0158"/>
    <w:rsid w:val="003E1B12"/>
    <w:rsid w:val="003E2041"/>
    <w:rsid w:val="003E2299"/>
    <w:rsid w:val="003E2DDE"/>
    <w:rsid w:val="003E30AA"/>
    <w:rsid w:val="003E320A"/>
    <w:rsid w:val="003E4219"/>
    <w:rsid w:val="003E4710"/>
    <w:rsid w:val="003E4FBE"/>
    <w:rsid w:val="003E5E69"/>
    <w:rsid w:val="003E6A85"/>
    <w:rsid w:val="003E6CE9"/>
    <w:rsid w:val="003F134B"/>
    <w:rsid w:val="003F2274"/>
    <w:rsid w:val="003F2F44"/>
    <w:rsid w:val="003F32FC"/>
    <w:rsid w:val="003F4E51"/>
    <w:rsid w:val="003F527A"/>
    <w:rsid w:val="003F5C27"/>
    <w:rsid w:val="003F5C4E"/>
    <w:rsid w:val="003F67BE"/>
    <w:rsid w:val="003F7A06"/>
    <w:rsid w:val="003F7D8D"/>
    <w:rsid w:val="00400A1F"/>
    <w:rsid w:val="00400ADA"/>
    <w:rsid w:val="00400D29"/>
    <w:rsid w:val="00401A00"/>
    <w:rsid w:val="00401D4B"/>
    <w:rsid w:val="00401D92"/>
    <w:rsid w:val="00403B72"/>
    <w:rsid w:val="004044F7"/>
    <w:rsid w:val="00404B97"/>
    <w:rsid w:val="00405DF3"/>
    <w:rsid w:val="00405EDD"/>
    <w:rsid w:val="0040622C"/>
    <w:rsid w:val="00406803"/>
    <w:rsid w:val="0041013D"/>
    <w:rsid w:val="00411408"/>
    <w:rsid w:val="00412AB0"/>
    <w:rsid w:val="004134D2"/>
    <w:rsid w:val="00414359"/>
    <w:rsid w:val="004147F4"/>
    <w:rsid w:val="004167B4"/>
    <w:rsid w:val="00417764"/>
    <w:rsid w:val="00417803"/>
    <w:rsid w:val="00417BD1"/>
    <w:rsid w:val="00420057"/>
    <w:rsid w:val="00420E21"/>
    <w:rsid w:val="00421A3B"/>
    <w:rsid w:val="004241F8"/>
    <w:rsid w:val="00424994"/>
    <w:rsid w:val="0042546E"/>
    <w:rsid w:val="00425DA5"/>
    <w:rsid w:val="004268D3"/>
    <w:rsid w:val="00427819"/>
    <w:rsid w:val="004301EC"/>
    <w:rsid w:val="00430E4C"/>
    <w:rsid w:val="004310B7"/>
    <w:rsid w:val="00431122"/>
    <w:rsid w:val="004313D7"/>
    <w:rsid w:val="00431F47"/>
    <w:rsid w:val="004326B6"/>
    <w:rsid w:val="00432818"/>
    <w:rsid w:val="00432A00"/>
    <w:rsid w:val="004330D5"/>
    <w:rsid w:val="004343CF"/>
    <w:rsid w:val="004352AB"/>
    <w:rsid w:val="0043535A"/>
    <w:rsid w:val="00435371"/>
    <w:rsid w:val="004361A9"/>
    <w:rsid w:val="00436B0A"/>
    <w:rsid w:val="00436BD9"/>
    <w:rsid w:val="004374BF"/>
    <w:rsid w:val="00437FF2"/>
    <w:rsid w:val="00440532"/>
    <w:rsid w:val="00440A89"/>
    <w:rsid w:val="00441FC2"/>
    <w:rsid w:val="004427F3"/>
    <w:rsid w:val="00442EAC"/>
    <w:rsid w:val="00444F42"/>
    <w:rsid w:val="00445768"/>
    <w:rsid w:val="00446C45"/>
    <w:rsid w:val="004507C0"/>
    <w:rsid w:val="00451646"/>
    <w:rsid w:val="00451E3A"/>
    <w:rsid w:val="00452CB3"/>
    <w:rsid w:val="00452DA3"/>
    <w:rsid w:val="00452EEA"/>
    <w:rsid w:val="00453309"/>
    <w:rsid w:val="00453930"/>
    <w:rsid w:val="004545B1"/>
    <w:rsid w:val="00454A56"/>
    <w:rsid w:val="00456E04"/>
    <w:rsid w:val="00457132"/>
    <w:rsid w:val="004571A1"/>
    <w:rsid w:val="00457ED9"/>
    <w:rsid w:val="00462765"/>
    <w:rsid w:val="004629F6"/>
    <w:rsid w:val="0046308F"/>
    <w:rsid w:val="00463782"/>
    <w:rsid w:val="00463C93"/>
    <w:rsid w:val="00465686"/>
    <w:rsid w:val="00466EB8"/>
    <w:rsid w:val="00467CFC"/>
    <w:rsid w:val="004709DA"/>
    <w:rsid w:val="00470B50"/>
    <w:rsid w:val="00470B96"/>
    <w:rsid w:val="00470F88"/>
    <w:rsid w:val="00471970"/>
    <w:rsid w:val="00471AC7"/>
    <w:rsid w:val="00471EE2"/>
    <w:rsid w:val="0047228A"/>
    <w:rsid w:val="0047388D"/>
    <w:rsid w:val="00475A7C"/>
    <w:rsid w:val="00475B1F"/>
    <w:rsid w:val="00476381"/>
    <w:rsid w:val="00476CFA"/>
    <w:rsid w:val="00477552"/>
    <w:rsid w:val="00477BD0"/>
    <w:rsid w:val="004812B9"/>
    <w:rsid w:val="0048170B"/>
    <w:rsid w:val="004823AD"/>
    <w:rsid w:val="00482E27"/>
    <w:rsid w:val="004830C1"/>
    <w:rsid w:val="00484522"/>
    <w:rsid w:val="00485277"/>
    <w:rsid w:val="00486BA8"/>
    <w:rsid w:val="00487ECA"/>
    <w:rsid w:val="004906EF"/>
    <w:rsid w:val="0049102E"/>
    <w:rsid w:val="0049128D"/>
    <w:rsid w:val="00491A9D"/>
    <w:rsid w:val="00494767"/>
    <w:rsid w:val="00495D95"/>
    <w:rsid w:val="00496B75"/>
    <w:rsid w:val="004A00EC"/>
    <w:rsid w:val="004A067A"/>
    <w:rsid w:val="004A2121"/>
    <w:rsid w:val="004A3866"/>
    <w:rsid w:val="004A491C"/>
    <w:rsid w:val="004A4AE1"/>
    <w:rsid w:val="004A5546"/>
    <w:rsid w:val="004A5F9B"/>
    <w:rsid w:val="004A6060"/>
    <w:rsid w:val="004A6DEE"/>
    <w:rsid w:val="004B0698"/>
    <w:rsid w:val="004B0793"/>
    <w:rsid w:val="004B24B2"/>
    <w:rsid w:val="004B26E8"/>
    <w:rsid w:val="004B28B3"/>
    <w:rsid w:val="004B33DA"/>
    <w:rsid w:val="004B480F"/>
    <w:rsid w:val="004B4D1C"/>
    <w:rsid w:val="004B5230"/>
    <w:rsid w:val="004B548C"/>
    <w:rsid w:val="004B5A17"/>
    <w:rsid w:val="004B5B23"/>
    <w:rsid w:val="004B5BA9"/>
    <w:rsid w:val="004B6C12"/>
    <w:rsid w:val="004B6DD8"/>
    <w:rsid w:val="004B76EF"/>
    <w:rsid w:val="004C1EAF"/>
    <w:rsid w:val="004C295E"/>
    <w:rsid w:val="004C2C7D"/>
    <w:rsid w:val="004C3B5A"/>
    <w:rsid w:val="004C3CA2"/>
    <w:rsid w:val="004C4659"/>
    <w:rsid w:val="004C4A77"/>
    <w:rsid w:val="004C64F4"/>
    <w:rsid w:val="004C6AFC"/>
    <w:rsid w:val="004C6F00"/>
    <w:rsid w:val="004C7C55"/>
    <w:rsid w:val="004D0663"/>
    <w:rsid w:val="004D0D09"/>
    <w:rsid w:val="004D1151"/>
    <w:rsid w:val="004D20FB"/>
    <w:rsid w:val="004D27B6"/>
    <w:rsid w:val="004D2F5E"/>
    <w:rsid w:val="004D31E0"/>
    <w:rsid w:val="004D3DD9"/>
    <w:rsid w:val="004D4D5B"/>
    <w:rsid w:val="004D55EE"/>
    <w:rsid w:val="004D5D14"/>
    <w:rsid w:val="004D614F"/>
    <w:rsid w:val="004E114D"/>
    <w:rsid w:val="004E11BF"/>
    <w:rsid w:val="004E1B50"/>
    <w:rsid w:val="004E1D66"/>
    <w:rsid w:val="004E1E6F"/>
    <w:rsid w:val="004E1F18"/>
    <w:rsid w:val="004E283A"/>
    <w:rsid w:val="004E2A0B"/>
    <w:rsid w:val="004E3402"/>
    <w:rsid w:val="004E368C"/>
    <w:rsid w:val="004E381A"/>
    <w:rsid w:val="004E3C61"/>
    <w:rsid w:val="004E62A4"/>
    <w:rsid w:val="004E6466"/>
    <w:rsid w:val="004E663A"/>
    <w:rsid w:val="004F20B6"/>
    <w:rsid w:val="004F2142"/>
    <w:rsid w:val="004F2E50"/>
    <w:rsid w:val="004F5640"/>
    <w:rsid w:val="004F595F"/>
    <w:rsid w:val="004F683E"/>
    <w:rsid w:val="004F6E50"/>
    <w:rsid w:val="004F76D3"/>
    <w:rsid w:val="004F7BF0"/>
    <w:rsid w:val="0050010A"/>
    <w:rsid w:val="005005A1"/>
    <w:rsid w:val="005005F8"/>
    <w:rsid w:val="0050143A"/>
    <w:rsid w:val="0050211A"/>
    <w:rsid w:val="005028E1"/>
    <w:rsid w:val="005035C2"/>
    <w:rsid w:val="00503B44"/>
    <w:rsid w:val="005057D8"/>
    <w:rsid w:val="00506C8F"/>
    <w:rsid w:val="005071FE"/>
    <w:rsid w:val="00507B6A"/>
    <w:rsid w:val="00507FCA"/>
    <w:rsid w:val="00510CAA"/>
    <w:rsid w:val="005111E7"/>
    <w:rsid w:val="00511637"/>
    <w:rsid w:val="0051218E"/>
    <w:rsid w:val="005156FA"/>
    <w:rsid w:val="00516073"/>
    <w:rsid w:val="0051617B"/>
    <w:rsid w:val="0051673C"/>
    <w:rsid w:val="00516D26"/>
    <w:rsid w:val="00516F47"/>
    <w:rsid w:val="0051781A"/>
    <w:rsid w:val="00520C86"/>
    <w:rsid w:val="00521A37"/>
    <w:rsid w:val="0052273B"/>
    <w:rsid w:val="00523DE8"/>
    <w:rsid w:val="00525204"/>
    <w:rsid w:val="005256DE"/>
    <w:rsid w:val="00526132"/>
    <w:rsid w:val="0053031C"/>
    <w:rsid w:val="00530351"/>
    <w:rsid w:val="00530D9B"/>
    <w:rsid w:val="00530EF6"/>
    <w:rsid w:val="00530F7A"/>
    <w:rsid w:val="00532611"/>
    <w:rsid w:val="00532F6F"/>
    <w:rsid w:val="005339BD"/>
    <w:rsid w:val="005355C8"/>
    <w:rsid w:val="00537411"/>
    <w:rsid w:val="00540E4F"/>
    <w:rsid w:val="00541191"/>
    <w:rsid w:val="00541CC4"/>
    <w:rsid w:val="00543523"/>
    <w:rsid w:val="00543820"/>
    <w:rsid w:val="00547152"/>
    <w:rsid w:val="00550165"/>
    <w:rsid w:val="00550302"/>
    <w:rsid w:val="005505B2"/>
    <w:rsid w:val="00550694"/>
    <w:rsid w:val="0055195A"/>
    <w:rsid w:val="005519E2"/>
    <w:rsid w:val="00552E51"/>
    <w:rsid w:val="00553112"/>
    <w:rsid w:val="00553AC5"/>
    <w:rsid w:val="00553EF7"/>
    <w:rsid w:val="00555021"/>
    <w:rsid w:val="0055600D"/>
    <w:rsid w:val="00556406"/>
    <w:rsid w:val="00556A9A"/>
    <w:rsid w:val="00562DEA"/>
    <w:rsid w:val="00562EE6"/>
    <w:rsid w:val="00563E21"/>
    <w:rsid w:val="00563E73"/>
    <w:rsid w:val="005648FB"/>
    <w:rsid w:val="00567954"/>
    <w:rsid w:val="00567EBB"/>
    <w:rsid w:val="005704BE"/>
    <w:rsid w:val="00570A9E"/>
    <w:rsid w:val="00570FF6"/>
    <w:rsid w:val="0057274D"/>
    <w:rsid w:val="005727B2"/>
    <w:rsid w:val="0057280D"/>
    <w:rsid w:val="00572864"/>
    <w:rsid w:val="0057368E"/>
    <w:rsid w:val="00573C8D"/>
    <w:rsid w:val="00573D21"/>
    <w:rsid w:val="00574426"/>
    <w:rsid w:val="00574F5B"/>
    <w:rsid w:val="00575BC2"/>
    <w:rsid w:val="00575D27"/>
    <w:rsid w:val="0057625D"/>
    <w:rsid w:val="00576F11"/>
    <w:rsid w:val="00577011"/>
    <w:rsid w:val="00577A3B"/>
    <w:rsid w:val="00581B94"/>
    <w:rsid w:val="005840FD"/>
    <w:rsid w:val="005853B0"/>
    <w:rsid w:val="005874FB"/>
    <w:rsid w:val="00587E96"/>
    <w:rsid w:val="0059107B"/>
    <w:rsid w:val="00591080"/>
    <w:rsid w:val="0059220A"/>
    <w:rsid w:val="00595BE8"/>
    <w:rsid w:val="00595F05"/>
    <w:rsid w:val="00596200"/>
    <w:rsid w:val="005962B2"/>
    <w:rsid w:val="00597574"/>
    <w:rsid w:val="005A086D"/>
    <w:rsid w:val="005A0D4F"/>
    <w:rsid w:val="005A1523"/>
    <w:rsid w:val="005A1679"/>
    <w:rsid w:val="005A34F8"/>
    <w:rsid w:val="005A371C"/>
    <w:rsid w:val="005A3AC8"/>
    <w:rsid w:val="005A3EEB"/>
    <w:rsid w:val="005A4BE5"/>
    <w:rsid w:val="005A50CD"/>
    <w:rsid w:val="005A53B8"/>
    <w:rsid w:val="005A6918"/>
    <w:rsid w:val="005A69D8"/>
    <w:rsid w:val="005B1DB1"/>
    <w:rsid w:val="005B211E"/>
    <w:rsid w:val="005B2A6E"/>
    <w:rsid w:val="005B2BD5"/>
    <w:rsid w:val="005B2FEF"/>
    <w:rsid w:val="005B3215"/>
    <w:rsid w:val="005B3761"/>
    <w:rsid w:val="005B3858"/>
    <w:rsid w:val="005B4DF3"/>
    <w:rsid w:val="005B4F1A"/>
    <w:rsid w:val="005B6A15"/>
    <w:rsid w:val="005B6C8C"/>
    <w:rsid w:val="005B75C2"/>
    <w:rsid w:val="005B7D06"/>
    <w:rsid w:val="005C06F2"/>
    <w:rsid w:val="005C2119"/>
    <w:rsid w:val="005C240F"/>
    <w:rsid w:val="005C33F0"/>
    <w:rsid w:val="005C3997"/>
    <w:rsid w:val="005C4F17"/>
    <w:rsid w:val="005C50E7"/>
    <w:rsid w:val="005C6C15"/>
    <w:rsid w:val="005C7333"/>
    <w:rsid w:val="005D1381"/>
    <w:rsid w:val="005D1614"/>
    <w:rsid w:val="005D32C5"/>
    <w:rsid w:val="005D39C0"/>
    <w:rsid w:val="005D3CE0"/>
    <w:rsid w:val="005D4703"/>
    <w:rsid w:val="005D4760"/>
    <w:rsid w:val="005D52C5"/>
    <w:rsid w:val="005D701F"/>
    <w:rsid w:val="005D70EB"/>
    <w:rsid w:val="005E0816"/>
    <w:rsid w:val="005E221C"/>
    <w:rsid w:val="005E225A"/>
    <w:rsid w:val="005E2883"/>
    <w:rsid w:val="005E2933"/>
    <w:rsid w:val="005E2B2E"/>
    <w:rsid w:val="005E2EE4"/>
    <w:rsid w:val="005E3E73"/>
    <w:rsid w:val="005E4F8D"/>
    <w:rsid w:val="005E5360"/>
    <w:rsid w:val="005E6BBA"/>
    <w:rsid w:val="005E7451"/>
    <w:rsid w:val="005F10F5"/>
    <w:rsid w:val="005F14AF"/>
    <w:rsid w:val="005F273D"/>
    <w:rsid w:val="005F4137"/>
    <w:rsid w:val="005F4613"/>
    <w:rsid w:val="005F4E82"/>
    <w:rsid w:val="005F5B43"/>
    <w:rsid w:val="00601289"/>
    <w:rsid w:val="00601A80"/>
    <w:rsid w:val="00604004"/>
    <w:rsid w:val="00604438"/>
    <w:rsid w:val="00604C39"/>
    <w:rsid w:val="00604F73"/>
    <w:rsid w:val="00606B1C"/>
    <w:rsid w:val="0061117B"/>
    <w:rsid w:val="00611632"/>
    <w:rsid w:val="00611978"/>
    <w:rsid w:val="00612714"/>
    <w:rsid w:val="00615F85"/>
    <w:rsid w:val="00616C27"/>
    <w:rsid w:val="00621253"/>
    <w:rsid w:val="00623D1A"/>
    <w:rsid w:val="00625782"/>
    <w:rsid w:val="00626883"/>
    <w:rsid w:val="00626C81"/>
    <w:rsid w:val="00630137"/>
    <w:rsid w:val="00630CBD"/>
    <w:rsid w:val="00630D07"/>
    <w:rsid w:val="00630F54"/>
    <w:rsid w:val="0063380F"/>
    <w:rsid w:val="00633A3A"/>
    <w:rsid w:val="00634829"/>
    <w:rsid w:val="00634B6A"/>
    <w:rsid w:val="006358AB"/>
    <w:rsid w:val="006359E9"/>
    <w:rsid w:val="00636007"/>
    <w:rsid w:val="00637432"/>
    <w:rsid w:val="006374F3"/>
    <w:rsid w:val="0063758F"/>
    <w:rsid w:val="00637DB4"/>
    <w:rsid w:val="00637DC3"/>
    <w:rsid w:val="00637DF8"/>
    <w:rsid w:val="00640170"/>
    <w:rsid w:val="00640510"/>
    <w:rsid w:val="0064199E"/>
    <w:rsid w:val="006425A1"/>
    <w:rsid w:val="00642BF3"/>
    <w:rsid w:val="00642CC5"/>
    <w:rsid w:val="00642EC9"/>
    <w:rsid w:val="006440D6"/>
    <w:rsid w:val="006453AB"/>
    <w:rsid w:val="00645607"/>
    <w:rsid w:val="0064569C"/>
    <w:rsid w:val="006457FA"/>
    <w:rsid w:val="00645DBE"/>
    <w:rsid w:val="00646872"/>
    <w:rsid w:val="00646FAB"/>
    <w:rsid w:val="00647ADA"/>
    <w:rsid w:val="006508B4"/>
    <w:rsid w:val="00650DBA"/>
    <w:rsid w:val="006525F5"/>
    <w:rsid w:val="006536C6"/>
    <w:rsid w:val="0065371F"/>
    <w:rsid w:val="00654DD4"/>
    <w:rsid w:val="00656DFE"/>
    <w:rsid w:val="00657B71"/>
    <w:rsid w:val="006605D6"/>
    <w:rsid w:val="00660650"/>
    <w:rsid w:val="00661FC9"/>
    <w:rsid w:val="0066219C"/>
    <w:rsid w:val="00662A2B"/>
    <w:rsid w:val="00664430"/>
    <w:rsid w:val="006653EB"/>
    <w:rsid w:val="006667EE"/>
    <w:rsid w:val="006668A0"/>
    <w:rsid w:val="006670EC"/>
    <w:rsid w:val="0067066C"/>
    <w:rsid w:val="00670B64"/>
    <w:rsid w:val="0067158D"/>
    <w:rsid w:val="00673903"/>
    <w:rsid w:val="00673A6F"/>
    <w:rsid w:val="00673A72"/>
    <w:rsid w:val="00674415"/>
    <w:rsid w:val="00675013"/>
    <w:rsid w:val="00677258"/>
    <w:rsid w:val="006804E1"/>
    <w:rsid w:val="00680B7A"/>
    <w:rsid w:val="0068102A"/>
    <w:rsid w:val="00682B70"/>
    <w:rsid w:val="0069049E"/>
    <w:rsid w:val="00690EFC"/>
    <w:rsid w:val="006913E3"/>
    <w:rsid w:val="00691EBB"/>
    <w:rsid w:val="00692CD1"/>
    <w:rsid w:val="00692DBA"/>
    <w:rsid w:val="00692F5E"/>
    <w:rsid w:val="00693AF5"/>
    <w:rsid w:val="006952D9"/>
    <w:rsid w:val="00696CCE"/>
    <w:rsid w:val="006970C8"/>
    <w:rsid w:val="00697C93"/>
    <w:rsid w:val="006A05AB"/>
    <w:rsid w:val="006A3ABA"/>
    <w:rsid w:val="006A3D8C"/>
    <w:rsid w:val="006A3DC6"/>
    <w:rsid w:val="006A3DE7"/>
    <w:rsid w:val="006A529D"/>
    <w:rsid w:val="006A52E3"/>
    <w:rsid w:val="006A57FF"/>
    <w:rsid w:val="006A6A08"/>
    <w:rsid w:val="006A6F6F"/>
    <w:rsid w:val="006B11B0"/>
    <w:rsid w:val="006B154E"/>
    <w:rsid w:val="006B191C"/>
    <w:rsid w:val="006B1BEC"/>
    <w:rsid w:val="006B5CB2"/>
    <w:rsid w:val="006B5E03"/>
    <w:rsid w:val="006B6952"/>
    <w:rsid w:val="006B69F9"/>
    <w:rsid w:val="006C071C"/>
    <w:rsid w:val="006C175F"/>
    <w:rsid w:val="006C2FF1"/>
    <w:rsid w:val="006C3E1C"/>
    <w:rsid w:val="006C48A0"/>
    <w:rsid w:val="006C4A55"/>
    <w:rsid w:val="006C4CE7"/>
    <w:rsid w:val="006C5658"/>
    <w:rsid w:val="006C5E68"/>
    <w:rsid w:val="006C68D9"/>
    <w:rsid w:val="006C6AF4"/>
    <w:rsid w:val="006C7849"/>
    <w:rsid w:val="006C7DBE"/>
    <w:rsid w:val="006D03A6"/>
    <w:rsid w:val="006D131F"/>
    <w:rsid w:val="006D41C3"/>
    <w:rsid w:val="006D470B"/>
    <w:rsid w:val="006D5DBF"/>
    <w:rsid w:val="006D79E9"/>
    <w:rsid w:val="006E0814"/>
    <w:rsid w:val="006E11BD"/>
    <w:rsid w:val="006E1BDC"/>
    <w:rsid w:val="006E2792"/>
    <w:rsid w:val="006E2F8E"/>
    <w:rsid w:val="006E3E7E"/>
    <w:rsid w:val="006E4B4F"/>
    <w:rsid w:val="006E5830"/>
    <w:rsid w:val="006E5E5E"/>
    <w:rsid w:val="006E633B"/>
    <w:rsid w:val="006E6D8A"/>
    <w:rsid w:val="006E76E7"/>
    <w:rsid w:val="006E7767"/>
    <w:rsid w:val="006E7B6B"/>
    <w:rsid w:val="006F0B6B"/>
    <w:rsid w:val="006F1557"/>
    <w:rsid w:val="006F1590"/>
    <w:rsid w:val="006F22F3"/>
    <w:rsid w:val="006F28F0"/>
    <w:rsid w:val="006F317F"/>
    <w:rsid w:val="006F3FF8"/>
    <w:rsid w:val="006F4E60"/>
    <w:rsid w:val="006F5321"/>
    <w:rsid w:val="006F547F"/>
    <w:rsid w:val="006F5DAF"/>
    <w:rsid w:val="006F6129"/>
    <w:rsid w:val="006F66F0"/>
    <w:rsid w:val="006F6D71"/>
    <w:rsid w:val="006F7E09"/>
    <w:rsid w:val="00700FD8"/>
    <w:rsid w:val="00701E13"/>
    <w:rsid w:val="007029E9"/>
    <w:rsid w:val="00702B16"/>
    <w:rsid w:val="00702BD8"/>
    <w:rsid w:val="00702C06"/>
    <w:rsid w:val="007037B4"/>
    <w:rsid w:val="0070510A"/>
    <w:rsid w:val="007054B6"/>
    <w:rsid w:val="00705B39"/>
    <w:rsid w:val="00706A14"/>
    <w:rsid w:val="0070781E"/>
    <w:rsid w:val="00707F8C"/>
    <w:rsid w:val="0071077A"/>
    <w:rsid w:val="00711910"/>
    <w:rsid w:val="00711A05"/>
    <w:rsid w:val="00711B4D"/>
    <w:rsid w:val="00712543"/>
    <w:rsid w:val="007127CF"/>
    <w:rsid w:val="007129B6"/>
    <w:rsid w:val="007134E3"/>
    <w:rsid w:val="0071784D"/>
    <w:rsid w:val="007210F7"/>
    <w:rsid w:val="00721494"/>
    <w:rsid w:val="007214BE"/>
    <w:rsid w:val="0072158F"/>
    <w:rsid w:val="00721A63"/>
    <w:rsid w:val="00721DDB"/>
    <w:rsid w:val="007222E9"/>
    <w:rsid w:val="0072255C"/>
    <w:rsid w:val="00724478"/>
    <w:rsid w:val="00725343"/>
    <w:rsid w:val="007258BB"/>
    <w:rsid w:val="00727434"/>
    <w:rsid w:val="00727D24"/>
    <w:rsid w:val="00730CCF"/>
    <w:rsid w:val="00731328"/>
    <w:rsid w:val="00731C77"/>
    <w:rsid w:val="00731DB4"/>
    <w:rsid w:val="00732710"/>
    <w:rsid w:val="00734B9D"/>
    <w:rsid w:val="0073534A"/>
    <w:rsid w:val="007364E6"/>
    <w:rsid w:val="00737305"/>
    <w:rsid w:val="00737BF2"/>
    <w:rsid w:val="00740EE3"/>
    <w:rsid w:val="00742E5E"/>
    <w:rsid w:val="00743280"/>
    <w:rsid w:val="0074433C"/>
    <w:rsid w:val="00744A8A"/>
    <w:rsid w:val="00744CFC"/>
    <w:rsid w:val="00746F60"/>
    <w:rsid w:val="00750B81"/>
    <w:rsid w:val="00750E8F"/>
    <w:rsid w:val="00750F23"/>
    <w:rsid w:val="007512CA"/>
    <w:rsid w:val="007514E7"/>
    <w:rsid w:val="00752517"/>
    <w:rsid w:val="00752BD4"/>
    <w:rsid w:val="007538F0"/>
    <w:rsid w:val="00753DCA"/>
    <w:rsid w:val="00753FAC"/>
    <w:rsid w:val="00754206"/>
    <w:rsid w:val="007543AE"/>
    <w:rsid w:val="0075490E"/>
    <w:rsid w:val="00754B98"/>
    <w:rsid w:val="007552D4"/>
    <w:rsid w:val="007555B3"/>
    <w:rsid w:val="00755BC8"/>
    <w:rsid w:val="00762A41"/>
    <w:rsid w:val="00763414"/>
    <w:rsid w:val="00763A92"/>
    <w:rsid w:val="00764289"/>
    <w:rsid w:val="00764DE5"/>
    <w:rsid w:val="00765F17"/>
    <w:rsid w:val="00770303"/>
    <w:rsid w:val="00770D9D"/>
    <w:rsid w:val="00770E11"/>
    <w:rsid w:val="00771ED6"/>
    <w:rsid w:val="00772A50"/>
    <w:rsid w:val="00772F03"/>
    <w:rsid w:val="00773213"/>
    <w:rsid w:val="00774A9C"/>
    <w:rsid w:val="00775365"/>
    <w:rsid w:val="007766BC"/>
    <w:rsid w:val="007772DB"/>
    <w:rsid w:val="00777966"/>
    <w:rsid w:val="00781286"/>
    <w:rsid w:val="0078191E"/>
    <w:rsid w:val="007848D0"/>
    <w:rsid w:val="00785C2D"/>
    <w:rsid w:val="0078703F"/>
    <w:rsid w:val="00787FE7"/>
    <w:rsid w:val="007916F6"/>
    <w:rsid w:val="007922F9"/>
    <w:rsid w:val="00792DCB"/>
    <w:rsid w:val="00792E5A"/>
    <w:rsid w:val="00794C3C"/>
    <w:rsid w:val="00795A01"/>
    <w:rsid w:val="007962A1"/>
    <w:rsid w:val="007973E9"/>
    <w:rsid w:val="007976F1"/>
    <w:rsid w:val="00797FAB"/>
    <w:rsid w:val="007A028D"/>
    <w:rsid w:val="007A03AD"/>
    <w:rsid w:val="007A0549"/>
    <w:rsid w:val="007A0AEC"/>
    <w:rsid w:val="007A13B9"/>
    <w:rsid w:val="007A1495"/>
    <w:rsid w:val="007A1A08"/>
    <w:rsid w:val="007A27F8"/>
    <w:rsid w:val="007A29C9"/>
    <w:rsid w:val="007A3127"/>
    <w:rsid w:val="007A3D3B"/>
    <w:rsid w:val="007A5180"/>
    <w:rsid w:val="007A5604"/>
    <w:rsid w:val="007A59AE"/>
    <w:rsid w:val="007A5EE3"/>
    <w:rsid w:val="007A7980"/>
    <w:rsid w:val="007B01B5"/>
    <w:rsid w:val="007B036B"/>
    <w:rsid w:val="007B1951"/>
    <w:rsid w:val="007B1E1D"/>
    <w:rsid w:val="007B67C5"/>
    <w:rsid w:val="007B697E"/>
    <w:rsid w:val="007B718F"/>
    <w:rsid w:val="007B7669"/>
    <w:rsid w:val="007C108E"/>
    <w:rsid w:val="007C1963"/>
    <w:rsid w:val="007C21F3"/>
    <w:rsid w:val="007C468F"/>
    <w:rsid w:val="007C511F"/>
    <w:rsid w:val="007C7087"/>
    <w:rsid w:val="007C7615"/>
    <w:rsid w:val="007C7F40"/>
    <w:rsid w:val="007D1491"/>
    <w:rsid w:val="007D20C3"/>
    <w:rsid w:val="007D2B6F"/>
    <w:rsid w:val="007D2C34"/>
    <w:rsid w:val="007D32F4"/>
    <w:rsid w:val="007D43B5"/>
    <w:rsid w:val="007D43F7"/>
    <w:rsid w:val="007D4B05"/>
    <w:rsid w:val="007D4B2B"/>
    <w:rsid w:val="007D4B6A"/>
    <w:rsid w:val="007D5B0E"/>
    <w:rsid w:val="007D5CC1"/>
    <w:rsid w:val="007D7E6E"/>
    <w:rsid w:val="007E16DE"/>
    <w:rsid w:val="007E19D2"/>
    <w:rsid w:val="007E35E8"/>
    <w:rsid w:val="007E4631"/>
    <w:rsid w:val="007E497C"/>
    <w:rsid w:val="007E5E43"/>
    <w:rsid w:val="007E64F8"/>
    <w:rsid w:val="007F02F2"/>
    <w:rsid w:val="007F285F"/>
    <w:rsid w:val="007F3630"/>
    <w:rsid w:val="007F3EB8"/>
    <w:rsid w:val="007F4B46"/>
    <w:rsid w:val="007F4C98"/>
    <w:rsid w:val="00800BB4"/>
    <w:rsid w:val="00801A01"/>
    <w:rsid w:val="00801EDF"/>
    <w:rsid w:val="008020BC"/>
    <w:rsid w:val="00802EF4"/>
    <w:rsid w:val="00803109"/>
    <w:rsid w:val="00803A87"/>
    <w:rsid w:val="008041A2"/>
    <w:rsid w:val="0080445C"/>
    <w:rsid w:val="008046C3"/>
    <w:rsid w:val="00805D92"/>
    <w:rsid w:val="00805F8B"/>
    <w:rsid w:val="008061A5"/>
    <w:rsid w:val="0080776A"/>
    <w:rsid w:val="008079EE"/>
    <w:rsid w:val="00810057"/>
    <w:rsid w:val="008104B2"/>
    <w:rsid w:val="00810ABA"/>
    <w:rsid w:val="00812F18"/>
    <w:rsid w:val="00814B20"/>
    <w:rsid w:val="00815BC9"/>
    <w:rsid w:val="00815D77"/>
    <w:rsid w:val="008177DF"/>
    <w:rsid w:val="0081790D"/>
    <w:rsid w:val="0082027F"/>
    <w:rsid w:val="00821FFD"/>
    <w:rsid w:val="008222C7"/>
    <w:rsid w:val="00822F18"/>
    <w:rsid w:val="008235C1"/>
    <w:rsid w:val="00823B2F"/>
    <w:rsid w:val="00824F9D"/>
    <w:rsid w:val="00825BF6"/>
    <w:rsid w:val="00826D6A"/>
    <w:rsid w:val="0082769B"/>
    <w:rsid w:val="00827F67"/>
    <w:rsid w:val="00831016"/>
    <w:rsid w:val="0083183B"/>
    <w:rsid w:val="00831DA5"/>
    <w:rsid w:val="0083269C"/>
    <w:rsid w:val="008344F9"/>
    <w:rsid w:val="0083474C"/>
    <w:rsid w:val="008353DD"/>
    <w:rsid w:val="008358AB"/>
    <w:rsid w:val="00835F6E"/>
    <w:rsid w:val="00836164"/>
    <w:rsid w:val="00836C4C"/>
    <w:rsid w:val="00837424"/>
    <w:rsid w:val="00837CB5"/>
    <w:rsid w:val="00837CBD"/>
    <w:rsid w:val="0084162B"/>
    <w:rsid w:val="00841DFC"/>
    <w:rsid w:val="008454A5"/>
    <w:rsid w:val="00846A53"/>
    <w:rsid w:val="00846AEC"/>
    <w:rsid w:val="00846C77"/>
    <w:rsid w:val="00847FC4"/>
    <w:rsid w:val="00850BEA"/>
    <w:rsid w:val="00850FD1"/>
    <w:rsid w:val="00851427"/>
    <w:rsid w:val="00851E31"/>
    <w:rsid w:val="00853A42"/>
    <w:rsid w:val="00856301"/>
    <w:rsid w:val="00860426"/>
    <w:rsid w:val="008617B1"/>
    <w:rsid w:val="00861B03"/>
    <w:rsid w:val="00861CB7"/>
    <w:rsid w:val="00862957"/>
    <w:rsid w:val="0086390B"/>
    <w:rsid w:val="0086392B"/>
    <w:rsid w:val="0086486B"/>
    <w:rsid w:val="008654DF"/>
    <w:rsid w:val="00865608"/>
    <w:rsid w:val="008660C3"/>
    <w:rsid w:val="00866CF5"/>
    <w:rsid w:val="00870BA6"/>
    <w:rsid w:val="008717E1"/>
    <w:rsid w:val="00872138"/>
    <w:rsid w:val="008727EF"/>
    <w:rsid w:val="00873329"/>
    <w:rsid w:val="00873CC1"/>
    <w:rsid w:val="008747C4"/>
    <w:rsid w:val="008755C0"/>
    <w:rsid w:val="00875DA1"/>
    <w:rsid w:val="008765DE"/>
    <w:rsid w:val="00876D16"/>
    <w:rsid w:val="00877558"/>
    <w:rsid w:val="00877811"/>
    <w:rsid w:val="00880326"/>
    <w:rsid w:val="00880F6C"/>
    <w:rsid w:val="00881A93"/>
    <w:rsid w:val="008839FC"/>
    <w:rsid w:val="008839FF"/>
    <w:rsid w:val="00883E56"/>
    <w:rsid w:val="008842F5"/>
    <w:rsid w:val="0088504D"/>
    <w:rsid w:val="00885503"/>
    <w:rsid w:val="00885972"/>
    <w:rsid w:val="00885B3B"/>
    <w:rsid w:val="00887FA6"/>
    <w:rsid w:val="008920E6"/>
    <w:rsid w:val="00892169"/>
    <w:rsid w:val="008921B3"/>
    <w:rsid w:val="00893ABF"/>
    <w:rsid w:val="00893F05"/>
    <w:rsid w:val="0089437B"/>
    <w:rsid w:val="00895766"/>
    <w:rsid w:val="008958EF"/>
    <w:rsid w:val="00895E17"/>
    <w:rsid w:val="00895FEE"/>
    <w:rsid w:val="0089725B"/>
    <w:rsid w:val="008A0060"/>
    <w:rsid w:val="008A1609"/>
    <w:rsid w:val="008A1AAE"/>
    <w:rsid w:val="008A34EA"/>
    <w:rsid w:val="008A37C7"/>
    <w:rsid w:val="008A37D1"/>
    <w:rsid w:val="008A550C"/>
    <w:rsid w:val="008A60E0"/>
    <w:rsid w:val="008A7411"/>
    <w:rsid w:val="008A7807"/>
    <w:rsid w:val="008B0528"/>
    <w:rsid w:val="008B0CDD"/>
    <w:rsid w:val="008B22D6"/>
    <w:rsid w:val="008B59A5"/>
    <w:rsid w:val="008B5C25"/>
    <w:rsid w:val="008B6606"/>
    <w:rsid w:val="008B71B9"/>
    <w:rsid w:val="008C29B2"/>
    <w:rsid w:val="008C335B"/>
    <w:rsid w:val="008C558E"/>
    <w:rsid w:val="008C6637"/>
    <w:rsid w:val="008C7120"/>
    <w:rsid w:val="008C747E"/>
    <w:rsid w:val="008D0C99"/>
    <w:rsid w:val="008D0FEF"/>
    <w:rsid w:val="008D103A"/>
    <w:rsid w:val="008D12AB"/>
    <w:rsid w:val="008D2287"/>
    <w:rsid w:val="008D2970"/>
    <w:rsid w:val="008D2F48"/>
    <w:rsid w:val="008D36B7"/>
    <w:rsid w:val="008D42FA"/>
    <w:rsid w:val="008D46B1"/>
    <w:rsid w:val="008D500E"/>
    <w:rsid w:val="008D5431"/>
    <w:rsid w:val="008D62DE"/>
    <w:rsid w:val="008E01B8"/>
    <w:rsid w:val="008E0D88"/>
    <w:rsid w:val="008E1520"/>
    <w:rsid w:val="008E1537"/>
    <w:rsid w:val="008E1592"/>
    <w:rsid w:val="008E1828"/>
    <w:rsid w:val="008E1C38"/>
    <w:rsid w:val="008E2568"/>
    <w:rsid w:val="008E3092"/>
    <w:rsid w:val="008E3D23"/>
    <w:rsid w:val="008E4A38"/>
    <w:rsid w:val="008E6370"/>
    <w:rsid w:val="008E691C"/>
    <w:rsid w:val="008E757C"/>
    <w:rsid w:val="008E772D"/>
    <w:rsid w:val="008E7A54"/>
    <w:rsid w:val="008F135B"/>
    <w:rsid w:val="008F173C"/>
    <w:rsid w:val="008F1D55"/>
    <w:rsid w:val="008F2385"/>
    <w:rsid w:val="008F2B64"/>
    <w:rsid w:val="008F3698"/>
    <w:rsid w:val="008F373B"/>
    <w:rsid w:val="008F4570"/>
    <w:rsid w:val="008F5813"/>
    <w:rsid w:val="008F615F"/>
    <w:rsid w:val="008F6D0E"/>
    <w:rsid w:val="008F7D18"/>
    <w:rsid w:val="009024C7"/>
    <w:rsid w:val="00902F16"/>
    <w:rsid w:val="009033A0"/>
    <w:rsid w:val="00903724"/>
    <w:rsid w:val="009045DF"/>
    <w:rsid w:val="00905653"/>
    <w:rsid w:val="00906A75"/>
    <w:rsid w:val="00910183"/>
    <w:rsid w:val="0091073F"/>
    <w:rsid w:val="009146C1"/>
    <w:rsid w:val="009147DB"/>
    <w:rsid w:val="00915E07"/>
    <w:rsid w:val="00915E96"/>
    <w:rsid w:val="0091708D"/>
    <w:rsid w:val="00917CBD"/>
    <w:rsid w:val="009207DF"/>
    <w:rsid w:val="00920AEB"/>
    <w:rsid w:val="00920E5A"/>
    <w:rsid w:val="00921322"/>
    <w:rsid w:val="0092401C"/>
    <w:rsid w:val="0092524E"/>
    <w:rsid w:val="009255FB"/>
    <w:rsid w:val="00925779"/>
    <w:rsid w:val="00925834"/>
    <w:rsid w:val="00925AFB"/>
    <w:rsid w:val="00925EB2"/>
    <w:rsid w:val="0092655C"/>
    <w:rsid w:val="00926960"/>
    <w:rsid w:val="00930594"/>
    <w:rsid w:val="00930C46"/>
    <w:rsid w:val="00931E04"/>
    <w:rsid w:val="00931F03"/>
    <w:rsid w:val="00932CFB"/>
    <w:rsid w:val="0093322E"/>
    <w:rsid w:val="0093361B"/>
    <w:rsid w:val="00933887"/>
    <w:rsid w:val="00933EBE"/>
    <w:rsid w:val="00935CAE"/>
    <w:rsid w:val="00935ECF"/>
    <w:rsid w:val="00936849"/>
    <w:rsid w:val="009369A5"/>
    <w:rsid w:val="00936B68"/>
    <w:rsid w:val="00936C83"/>
    <w:rsid w:val="00937A56"/>
    <w:rsid w:val="00937F3D"/>
    <w:rsid w:val="00940CF2"/>
    <w:rsid w:val="00940E47"/>
    <w:rsid w:val="00941D26"/>
    <w:rsid w:val="009425EE"/>
    <w:rsid w:val="00942C3A"/>
    <w:rsid w:val="00943364"/>
    <w:rsid w:val="00943FCA"/>
    <w:rsid w:val="00944276"/>
    <w:rsid w:val="009455C5"/>
    <w:rsid w:val="00945765"/>
    <w:rsid w:val="00946758"/>
    <w:rsid w:val="0094776E"/>
    <w:rsid w:val="00947C2C"/>
    <w:rsid w:val="009501B3"/>
    <w:rsid w:val="0095157A"/>
    <w:rsid w:val="0095176C"/>
    <w:rsid w:val="00952AC0"/>
    <w:rsid w:val="009537CD"/>
    <w:rsid w:val="009538C8"/>
    <w:rsid w:val="00953E55"/>
    <w:rsid w:val="00954281"/>
    <w:rsid w:val="00955863"/>
    <w:rsid w:val="0095677C"/>
    <w:rsid w:val="00956CBA"/>
    <w:rsid w:val="00957A07"/>
    <w:rsid w:val="009605D7"/>
    <w:rsid w:val="00961A50"/>
    <w:rsid w:val="009626FA"/>
    <w:rsid w:val="009638C0"/>
    <w:rsid w:val="00965B6C"/>
    <w:rsid w:val="00965BE8"/>
    <w:rsid w:val="00966BEE"/>
    <w:rsid w:val="009708CB"/>
    <w:rsid w:val="00970959"/>
    <w:rsid w:val="00970C77"/>
    <w:rsid w:val="009716E4"/>
    <w:rsid w:val="00972618"/>
    <w:rsid w:val="00972A00"/>
    <w:rsid w:val="00972A48"/>
    <w:rsid w:val="00972C8C"/>
    <w:rsid w:val="00973701"/>
    <w:rsid w:val="00974B97"/>
    <w:rsid w:val="0097528E"/>
    <w:rsid w:val="009753A5"/>
    <w:rsid w:val="0097668D"/>
    <w:rsid w:val="00977ECF"/>
    <w:rsid w:val="00981718"/>
    <w:rsid w:val="0098223B"/>
    <w:rsid w:val="00983F66"/>
    <w:rsid w:val="009846E9"/>
    <w:rsid w:val="00986AA1"/>
    <w:rsid w:val="00986F16"/>
    <w:rsid w:val="009879A1"/>
    <w:rsid w:val="00987C57"/>
    <w:rsid w:val="0099064F"/>
    <w:rsid w:val="00991722"/>
    <w:rsid w:val="0099195B"/>
    <w:rsid w:val="0099357D"/>
    <w:rsid w:val="00993CC7"/>
    <w:rsid w:val="009942A0"/>
    <w:rsid w:val="00994AF8"/>
    <w:rsid w:val="00995B0F"/>
    <w:rsid w:val="00995F05"/>
    <w:rsid w:val="00997179"/>
    <w:rsid w:val="00997A96"/>
    <w:rsid w:val="009A00C0"/>
    <w:rsid w:val="009A183B"/>
    <w:rsid w:val="009A1A03"/>
    <w:rsid w:val="009A2122"/>
    <w:rsid w:val="009A24DE"/>
    <w:rsid w:val="009A3828"/>
    <w:rsid w:val="009A392D"/>
    <w:rsid w:val="009A4451"/>
    <w:rsid w:val="009A4BC4"/>
    <w:rsid w:val="009A4E3A"/>
    <w:rsid w:val="009A6317"/>
    <w:rsid w:val="009A721F"/>
    <w:rsid w:val="009A7986"/>
    <w:rsid w:val="009B090D"/>
    <w:rsid w:val="009B0A8A"/>
    <w:rsid w:val="009B270D"/>
    <w:rsid w:val="009B2AA5"/>
    <w:rsid w:val="009B373C"/>
    <w:rsid w:val="009B37C5"/>
    <w:rsid w:val="009B530C"/>
    <w:rsid w:val="009B61F0"/>
    <w:rsid w:val="009C01C4"/>
    <w:rsid w:val="009C0681"/>
    <w:rsid w:val="009C137F"/>
    <w:rsid w:val="009C22BF"/>
    <w:rsid w:val="009C2920"/>
    <w:rsid w:val="009C2EED"/>
    <w:rsid w:val="009C3A72"/>
    <w:rsid w:val="009C7819"/>
    <w:rsid w:val="009C7A89"/>
    <w:rsid w:val="009C7BFE"/>
    <w:rsid w:val="009D00F1"/>
    <w:rsid w:val="009D1DCA"/>
    <w:rsid w:val="009D217F"/>
    <w:rsid w:val="009D31AF"/>
    <w:rsid w:val="009D46C8"/>
    <w:rsid w:val="009D4885"/>
    <w:rsid w:val="009D681E"/>
    <w:rsid w:val="009D76BC"/>
    <w:rsid w:val="009E05F2"/>
    <w:rsid w:val="009E222E"/>
    <w:rsid w:val="009E2FE5"/>
    <w:rsid w:val="009E7DFB"/>
    <w:rsid w:val="009F0940"/>
    <w:rsid w:val="009F1094"/>
    <w:rsid w:val="009F1F9C"/>
    <w:rsid w:val="009F251E"/>
    <w:rsid w:val="009F4296"/>
    <w:rsid w:val="009F4A14"/>
    <w:rsid w:val="009F5478"/>
    <w:rsid w:val="009F6896"/>
    <w:rsid w:val="009F6A44"/>
    <w:rsid w:val="009F76FD"/>
    <w:rsid w:val="00A00250"/>
    <w:rsid w:val="00A0036B"/>
    <w:rsid w:val="00A01AC7"/>
    <w:rsid w:val="00A01FB0"/>
    <w:rsid w:val="00A04351"/>
    <w:rsid w:val="00A04B3F"/>
    <w:rsid w:val="00A04C88"/>
    <w:rsid w:val="00A067C4"/>
    <w:rsid w:val="00A07CCA"/>
    <w:rsid w:val="00A1017F"/>
    <w:rsid w:val="00A10337"/>
    <w:rsid w:val="00A10EB0"/>
    <w:rsid w:val="00A13436"/>
    <w:rsid w:val="00A136D5"/>
    <w:rsid w:val="00A14078"/>
    <w:rsid w:val="00A1516B"/>
    <w:rsid w:val="00A16272"/>
    <w:rsid w:val="00A163BE"/>
    <w:rsid w:val="00A166C8"/>
    <w:rsid w:val="00A16F77"/>
    <w:rsid w:val="00A17D72"/>
    <w:rsid w:val="00A2074A"/>
    <w:rsid w:val="00A208A7"/>
    <w:rsid w:val="00A208B2"/>
    <w:rsid w:val="00A211C5"/>
    <w:rsid w:val="00A21E0C"/>
    <w:rsid w:val="00A2390B"/>
    <w:rsid w:val="00A24C4B"/>
    <w:rsid w:val="00A24E81"/>
    <w:rsid w:val="00A2543C"/>
    <w:rsid w:val="00A26123"/>
    <w:rsid w:val="00A274C1"/>
    <w:rsid w:val="00A27ADD"/>
    <w:rsid w:val="00A301C5"/>
    <w:rsid w:val="00A303A0"/>
    <w:rsid w:val="00A30C03"/>
    <w:rsid w:val="00A314A8"/>
    <w:rsid w:val="00A31555"/>
    <w:rsid w:val="00A32243"/>
    <w:rsid w:val="00A326E8"/>
    <w:rsid w:val="00A358EA"/>
    <w:rsid w:val="00A359E5"/>
    <w:rsid w:val="00A366E7"/>
    <w:rsid w:val="00A42428"/>
    <w:rsid w:val="00A42A39"/>
    <w:rsid w:val="00A436E5"/>
    <w:rsid w:val="00A46593"/>
    <w:rsid w:val="00A47FBF"/>
    <w:rsid w:val="00A50E9D"/>
    <w:rsid w:val="00A50F3E"/>
    <w:rsid w:val="00A5159C"/>
    <w:rsid w:val="00A51727"/>
    <w:rsid w:val="00A51BA2"/>
    <w:rsid w:val="00A52D44"/>
    <w:rsid w:val="00A5430E"/>
    <w:rsid w:val="00A554D8"/>
    <w:rsid w:val="00A5572E"/>
    <w:rsid w:val="00A5583A"/>
    <w:rsid w:val="00A55CA3"/>
    <w:rsid w:val="00A56507"/>
    <w:rsid w:val="00A57D9C"/>
    <w:rsid w:val="00A57DA7"/>
    <w:rsid w:val="00A60AC1"/>
    <w:rsid w:val="00A61E4C"/>
    <w:rsid w:val="00A61EC2"/>
    <w:rsid w:val="00A62E15"/>
    <w:rsid w:val="00A63345"/>
    <w:rsid w:val="00A63C9F"/>
    <w:rsid w:val="00A66B5D"/>
    <w:rsid w:val="00A674FE"/>
    <w:rsid w:val="00A70155"/>
    <w:rsid w:val="00A72785"/>
    <w:rsid w:val="00A72C2B"/>
    <w:rsid w:val="00A72F74"/>
    <w:rsid w:val="00A733B4"/>
    <w:rsid w:val="00A736AB"/>
    <w:rsid w:val="00A75C46"/>
    <w:rsid w:val="00A7694E"/>
    <w:rsid w:val="00A77FE8"/>
    <w:rsid w:val="00A80562"/>
    <w:rsid w:val="00A80C39"/>
    <w:rsid w:val="00A816FB"/>
    <w:rsid w:val="00A81C84"/>
    <w:rsid w:val="00A84108"/>
    <w:rsid w:val="00A84CEC"/>
    <w:rsid w:val="00A8523E"/>
    <w:rsid w:val="00A879C0"/>
    <w:rsid w:val="00A87F5A"/>
    <w:rsid w:val="00A90863"/>
    <w:rsid w:val="00A90EED"/>
    <w:rsid w:val="00A91D44"/>
    <w:rsid w:val="00A92851"/>
    <w:rsid w:val="00A9405F"/>
    <w:rsid w:val="00A94268"/>
    <w:rsid w:val="00A94E6B"/>
    <w:rsid w:val="00A95452"/>
    <w:rsid w:val="00A95A7C"/>
    <w:rsid w:val="00A95D01"/>
    <w:rsid w:val="00A969B3"/>
    <w:rsid w:val="00A96D6D"/>
    <w:rsid w:val="00A9787D"/>
    <w:rsid w:val="00AA001A"/>
    <w:rsid w:val="00AA13E8"/>
    <w:rsid w:val="00AA176C"/>
    <w:rsid w:val="00AA2282"/>
    <w:rsid w:val="00AA295C"/>
    <w:rsid w:val="00AA3FC4"/>
    <w:rsid w:val="00AA451C"/>
    <w:rsid w:val="00AA5260"/>
    <w:rsid w:val="00AA740C"/>
    <w:rsid w:val="00AB040B"/>
    <w:rsid w:val="00AB0B9C"/>
    <w:rsid w:val="00AB414B"/>
    <w:rsid w:val="00AB4604"/>
    <w:rsid w:val="00AB473A"/>
    <w:rsid w:val="00AB4F74"/>
    <w:rsid w:val="00AB52AB"/>
    <w:rsid w:val="00AB5476"/>
    <w:rsid w:val="00AB7956"/>
    <w:rsid w:val="00AC019F"/>
    <w:rsid w:val="00AC0341"/>
    <w:rsid w:val="00AC0362"/>
    <w:rsid w:val="00AC0859"/>
    <w:rsid w:val="00AC70AE"/>
    <w:rsid w:val="00AC745D"/>
    <w:rsid w:val="00AC77DA"/>
    <w:rsid w:val="00AD01E4"/>
    <w:rsid w:val="00AD0A6B"/>
    <w:rsid w:val="00AD13FE"/>
    <w:rsid w:val="00AD16C0"/>
    <w:rsid w:val="00AD2363"/>
    <w:rsid w:val="00AD367C"/>
    <w:rsid w:val="00AD3C3E"/>
    <w:rsid w:val="00AD3CCF"/>
    <w:rsid w:val="00AD40D7"/>
    <w:rsid w:val="00AD57A2"/>
    <w:rsid w:val="00AD6312"/>
    <w:rsid w:val="00AD6D66"/>
    <w:rsid w:val="00AD726E"/>
    <w:rsid w:val="00AD73EB"/>
    <w:rsid w:val="00AD74E5"/>
    <w:rsid w:val="00AE080C"/>
    <w:rsid w:val="00AE35A9"/>
    <w:rsid w:val="00AE4745"/>
    <w:rsid w:val="00AE5368"/>
    <w:rsid w:val="00AE625F"/>
    <w:rsid w:val="00AE69E8"/>
    <w:rsid w:val="00AE6BE5"/>
    <w:rsid w:val="00AE6D0E"/>
    <w:rsid w:val="00AF004E"/>
    <w:rsid w:val="00AF0813"/>
    <w:rsid w:val="00AF0B04"/>
    <w:rsid w:val="00AF2E82"/>
    <w:rsid w:val="00AF3666"/>
    <w:rsid w:val="00AF380D"/>
    <w:rsid w:val="00AF3C95"/>
    <w:rsid w:val="00AF3D87"/>
    <w:rsid w:val="00AF454E"/>
    <w:rsid w:val="00AF5AB1"/>
    <w:rsid w:val="00AF69DE"/>
    <w:rsid w:val="00AF73A3"/>
    <w:rsid w:val="00AF7500"/>
    <w:rsid w:val="00B01204"/>
    <w:rsid w:val="00B02D67"/>
    <w:rsid w:val="00B02F80"/>
    <w:rsid w:val="00B0432C"/>
    <w:rsid w:val="00B045E1"/>
    <w:rsid w:val="00B0487D"/>
    <w:rsid w:val="00B04964"/>
    <w:rsid w:val="00B0554D"/>
    <w:rsid w:val="00B059AA"/>
    <w:rsid w:val="00B063E3"/>
    <w:rsid w:val="00B07083"/>
    <w:rsid w:val="00B07911"/>
    <w:rsid w:val="00B1066C"/>
    <w:rsid w:val="00B1081D"/>
    <w:rsid w:val="00B11D0D"/>
    <w:rsid w:val="00B122CD"/>
    <w:rsid w:val="00B14440"/>
    <w:rsid w:val="00B14F50"/>
    <w:rsid w:val="00B15238"/>
    <w:rsid w:val="00B157D1"/>
    <w:rsid w:val="00B15FB7"/>
    <w:rsid w:val="00B16D62"/>
    <w:rsid w:val="00B17F88"/>
    <w:rsid w:val="00B20533"/>
    <w:rsid w:val="00B20A57"/>
    <w:rsid w:val="00B2146B"/>
    <w:rsid w:val="00B23D70"/>
    <w:rsid w:val="00B26449"/>
    <w:rsid w:val="00B2668F"/>
    <w:rsid w:val="00B26F23"/>
    <w:rsid w:val="00B27458"/>
    <w:rsid w:val="00B27852"/>
    <w:rsid w:val="00B27CCB"/>
    <w:rsid w:val="00B27E9F"/>
    <w:rsid w:val="00B27F15"/>
    <w:rsid w:val="00B30FA4"/>
    <w:rsid w:val="00B32189"/>
    <w:rsid w:val="00B32841"/>
    <w:rsid w:val="00B33099"/>
    <w:rsid w:val="00B333DB"/>
    <w:rsid w:val="00B34E06"/>
    <w:rsid w:val="00B35E58"/>
    <w:rsid w:val="00B36173"/>
    <w:rsid w:val="00B4016D"/>
    <w:rsid w:val="00B420FE"/>
    <w:rsid w:val="00B42227"/>
    <w:rsid w:val="00B42235"/>
    <w:rsid w:val="00B42A9C"/>
    <w:rsid w:val="00B43ABD"/>
    <w:rsid w:val="00B4448E"/>
    <w:rsid w:val="00B45597"/>
    <w:rsid w:val="00B457AC"/>
    <w:rsid w:val="00B460D4"/>
    <w:rsid w:val="00B475A6"/>
    <w:rsid w:val="00B47C97"/>
    <w:rsid w:val="00B47D23"/>
    <w:rsid w:val="00B5069B"/>
    <w:rsid w:val="00B5088B"/>
    <w:rsid w:val="00B50E2C"/>
    <w:rsid w:val="00B515CD"/>
    <w:rsid w:val="00B52059"/>
    <w:rsid w:val="00B524F7"/>
    <w:rsid w:val="00B52E36"/>
    <w:rsid w:val="00B56000"/>
    <w:rsid w:val="00B565E4"/>
    <w:rsid w:val="00B5763D"/>
    <w:rsid w:val="00B577F2"/>
    <w:rsid w:val="00B57D0E"/>
    <w:rsid w:val="00B60021"/>
    <w:rsid w:val="00B61139"/>
    <w:rsid w:val="00B619F9"/>
    <w:rsid w:val="00B62DE1"/>
    <w:rsid w:val="00B63CE8"/>
    <w:rsid w:val="00B63D11"/>
    <w:rsid w:val="00B64751"/>
    <w:rsid w:val="00B64EC0"/>
    <w:rsid w:val="00B65DDA"/>
    <w:rsid w:val="00B666A5"/>
    <w:rsid w:val="00B66B2B"/>
    <w:rsid w:val="00B66C5C"/>
    <w:rsid w:val="00B66D1A"/>
    <w:rsid w:val="00B671B6"/>
    <w:rsid w:val="00B6763C"/>
    <w:rsid w:val="00B676E7"/>
    <w:rsid w:val="00B7099A"/>
    <w:rsid w:val="00B71A4E"/>
    <w:rsid w:val="00B73DF0"/>
    <w:rsid w:val="00B73E3E"/>
    <w:rsid w:val="00B754CA"/>
    <w:rsid w:val="00B75610"/>
    <w:rsid w:val="00B75849"/>
    <w:rsid w:val="00B75AB8"/>
    <w:rsid w:val="00B75BD9"/>
    <w:rsid w:val="00B75FA9"/>
    <w:rsid w:val="00B7797C"/>
    <w:rsid w:val="00B8019E"/>
    <w:rsid w:val="00B80A22"/>
    <w:rsid w:val="00B81306"/>
    <w:rsid w:val="00B82714"/>
    <w:rsid w:val="00B82870"/>
    <w:rsid w:val="00B829D8"/>
    <w:rsid w:val="00B82B2A"/>
    <w:rsid w:val="00B840B4"/>
    <w:rsid w:val="00B842B4"/>
    <w:rsid w:val="00B84539"/>
    <w:rsid w:val="00B8609E"/>
    <w:rsid w:val="00B8677E"/>
    <w:rsid w:val="00B86C0C"/>
    <w:rsid w:val="00B904D5"/>
    <w:rsid w:val="00B90DF1"/>
    <w:rsid w:val="00B915B5"/>
    <w:rsid w:val="00B9225B"/>
    <w:rsid w:val="00B931C8"/>
    <w:rsid w:val="00B933EE"/>
    <w:rsid w:val="00B93F59"/>
    <w:rsid w:val="00B9582B"/>
    <w:rsid w:val="00B962F1"/>
    <w:rsid w:val="00B96497"/>
    <w:rsid w:val="00B96C53"/>
    <w:rsid w:val="00B96FAA"/>
    <w:rsid w:val="00BA0A81"/>
    <w:rsid w:val="00BA16B9"/>
    <w:rsid w:val="00BA1E87"/>
    <w:rsid w:val="00BA216E"/>
    <w:rsid w:val="00BA2F3C"/>
    <w:rsid w:val="00BA32A2"/>
    <w:rsid w:val="00BA48DC"/>
    <w:rsid w:val="00BA4B5A"/>
    <w:rsid w:val="00BA631B"/>
    <w:rsid w:val="00BA665A"/>
    <w:rsid w:val="00BA750C"/>
    <w:rsid w:val="00BA7894"/>
    <w:rsid w:val="00BA7EDC"/>
    <w:rsid w:val="00BB0308"/>
    <w:rsid w:val="00BB1170"/>
    <w:rsid w:val="00BB13D2"/>
    <w:rsid w:val="00BB143A"/>
    <w:rsid w:val="00BB1C92"/>
    <w:rsid w:val="00BB3D44"/>
    <w:rsid w:val="00BB4B8B"/>
    <w:rsid w:val="00BB4E18"/>
    <w:rsid w:val="00BB5F65"/>
    <w:rsid w:val="00BB610B"/>
    <w:rsid w:val="00BB7D53"/>
    <w:rsid w:val="00BC17BA"/>
    <w:rsid w:val="00BC2819"/>
    <w:rsid w:val="00BC3365"/>
    <w:rsid w:val="00BC41FC"/>
    <w:rsid w:val="00BC5354"/>
    <w:rsid w:val="00BC6BBB"/>
    <w:rsid w:val="00BC7A23"/>
    <w:rsid w:val="00BD1ABC"/>
    <w:rsid w:val="00BD2A0B"/>
    <w:rsid w:val="00BD3060"/>
    <w:rsid w:val="00BD4F1A"/>
    <w:rsid w:val="00BD6777"/>
    <w:rsid w:val="00BD6B28"/>
    <w:rsid w:val="00BE04F5"/>
    <w:rsid w:val="00BE089B"/>
    <w:rsid w:val="00BE1239"/>
    <w:rsid w:val="00BE1863"/>
    <w:rsid w:val="00BE1E6C"/>
    <w:rsid w:val="00BE2340"/>
    <w:rsid w:val="00BE2F2A"/>
    <w:rsid w:val="00BE3492"/>
    <w:rsid w:val="00BE355B"/>
    <w:rsid w:val="00BE3F44"/>
    <w:rsid w:val="00BE5512"/>
    <w:rsid w:val="00BE69E8"/>
    <w:rsid w:val="00BE74CF"/>
    <w:rsid w:val="00BE7BD5"/>
    <w:rsid w:val="00BE7F48"/>
    <w:rsid w:val="00BF0360"/>
    <w:rsid w:val="00BF0B09"/>
    <w:rsid w:val="00BF1588"/>
    <w:rsid w:val="00BF1E55"/>
    <w:rsid w:val="00BF3A85"/>
    <w:rsid w:val="00BF4068"/>
    <w:rsid w:val="00BF5102"/>
    <w:rsid w:val="00BF5210"/>
    <w:rsid w:val="00BF55AF"/>
    <w:rsid w:val="00BF7054"/>
    <w:rsid w:val="00BF7772"/>
    <w:rsid w:val="00C003B9"/>
    <w:rsid w:val="00C010BD"/>
    <w:rsid w:val="00C01263"/>
    <w:rsid w:val="00C01C59"/>
    <w:rsid w:val="00C02C16"/>
    <w:rsid w:val="00C03793"/>
    <w:rsid w:val="00C03C18"/>
    <w:rsid w:val="00C059A5"/>
    <w:rsid w:val="00C05B5D"/>
    <w:rsid w:val="00C06A01"/>
    <w:rsid w:val="00C0725F"/>
    <w:rsid w:val="00C07398"/>
    <w:rsid w:val="00C104C7"/>
    <w:rsid w:val="00C105F0"/>
    <w:rsid w:val="00C123A6"/>
    <w:rsid w:val="00C1287F"/>
    <w:rsid w:val="00C128F0"/>
    <w:rsid w:val="00C12E82"/>
    <w:rsid w:val="00C147FD"/>
    <w:rsid w:val="00C1582E"/>
    <w:rsid w:val="00C15C13"/>
    <w:rsid w:val="00C16CBB"/>
    <w:rsid w:val="00C17C28"/>
    <w:rsid w:val="00C17C9C"/>
    <w:rsid w:val="00C20616"/>
    <w:rsid w:val="00C20B72"/>
    <w:rsid w:val="00C21B7F"/>
    <w:rsid w:val="00C22D34"/>
    <w:rsid w:val="00C2399F"/>
    <w:rsid w:val="00C23B21"/>
    <w:rsid w:val="00C23BDF"/>
    <w:rsid w:val="00C24EB0"/>
    <w:rsid w:val="00C25643"/>
    <w:rsid w:val="00C257B8"/>
    <w:rsid w:val="00C25C43"/>
    <w:rsid w:val="00C2606E"/>
    <w:rsid w:val="00C268F1"/>
    <w:rsid w:val="00C30833"/>
    <w:rsid w:val="00C30CCE"/>
    <w:rsid w:val="00C318D5"/>
    <w:rsid w:val="00C32022"/>
    <w:rsid w:val="00C346DB"/>
    <w:rsid w:val="00C36555"/>
    <w:rsid w:val="00C3704F"/>
    <w:rsid w:val="00C37489"/>
    <w:rsid w:val="00C377D1"/>
    <w:rsid w:val="00C418EB"/>
    <w:rsid w:val="00C41EF4"/>
    <w:rsid w:val="00C421CF"/>
    <w:rsid w:val="00C42FD9"/>
    <w:rsid w:val="00C430D9"/>
    <w:rsid w:val="00C43111"/>
    <w:rsid w:val="00C437C1"/>
    <w:rsid w:val="00C43F6B"/>
    <w:rsid w:val="00C44253"/>
    <w:rsid w:val="00C44542"/>
    <w:rsid w:val="00C44C9F"/>
    <w:rsid w:val="00C45301"/>
    <w:rsid w:val="00C45F9F"/>
    <w:rsid w:val="00C46712"/>
    <w:rsid w:val="00C47BCB"/>
    <w:rsid w:val="00C511C0"/>
    <w:rsid w:val="00C53E52"/>
    <w:rsid w:val="00C5592F"/>
    <w:rsid w:val="00C566AD"/>
    <w:rsid w:val="00C56E54"/>
    <w:rsid w:val="00C56FB2"/>
    <w:rsid w:val="00C605FF"/>
    <w:rsid w:val="00C612B9"/>
    <w:rsid w:val="00C61917"/>
    <w:rsid w:val="00C6217B"/>
    <w:rsid w:val="00C62EF0"/>
    <w:rsid w:val="00C63D00"/>
    <w:rsid w:val="00C65582"/>
    <w:rsid w:val="00C65D15"/>
    <w:rsid w:val="00C67742"/>
    <w:rsid w:val="00C67B06"/>
    <w:rsid w:val="00C70796"/>
    <w:rsid w:val="00C711C7"/>
    <w:rsid w:val="00C719E3"/>
    <w:rsid w:val="00C72176"/>
    <w:rsid w:val="00C7734C"/>
    <w:rsid w:val="00C77F39"/>
    <w:rsid w:val="00C77F84"/>
    <w:rsid w:val="00C8348A"/>
    <w:rsid w:val="00C83FAD"/>
    <w:rsid w:val="00C848CB"/>
    <w:rsid w:val="00C8690D"/>
    <w:rsid w:val="00C86947"/>
    <w:rsid w:val="00C87E2C"/>
    <w:rsid w:val="00C9034E"/>
    <w:rsid w:val="00C91D06"/>
    <w:rsid w:val="00C92034"/>
    <w:rsid w:val="00C931BC"/>
    <w:rsid w:val="00C932ED"/>
    <w:rsid w:val="00C93CA2"/>
    <w:rsid w:val="00C94924"/>
    <w:rsid w:val="00C969FB"/>
    <w:rsid w:val="00C97E24"/>
    <w:rsid w:val="00CA2736"/>
    <w:rsid w:val="00CA306B"/>
    <w:rsid w:val="00CA3078"/>
    <w:rsid w:val="00CA3C2F"/>
    <w:rsid w:val="00CA45EC"/>
    <w:rsid w:val="00CA5121"/>
    <w:rsid w:val="00CA54CE"/>
    <w:rsid w:val="00CA59E8"/>
    <w:rsid w:val="00CA6D52"/>
    <w:rsid w:val="00CB038D"/>
    <w:rsid w:val="00CB0441"/>
    <w:rsid w:val="00CB0FD5"/>
    <w:rsid w:val="00CB1442"/>
    <w:rsid w:val="00CB160C"/>
    <w:rsid w:val="00CB1762"/>
    <w:rsid w:val="00CB2C38"/>
    <w:rsid w:val="00CB36BD"/>
    <w:rsid w:val="00CB3746"/>
    <w:rsid w:val="00CB3E65"/>
    <w:rsid w:val="00CB456E"/>
    <w:rsid w:val="00CC00D3"/>
    <w:rsid w:val="00CC0861"/>
    <w:rsid w:val="00CC0D02"/>
    <w:rsid w:val="00CC0E54"/>
    <w:rsid w:val="00CC3DA3"/>
    <w:rsid w:val="00CC5334"/>
    <w:rsid w:val="00CC57EA"/>
    <w:rsid w:val="00CC6B9D"/>
    <w:rsid w:val="00CC7C9A"/>
    <w:rsid w:val="00CC7EB8"/>
    <w:rsid w:val="00CD0585"/>
    <w:rsid w:val="00CD1546"/>
    <w:rsid w:val="00CD363F"/>
    <w:rsid w:val="00CD443F"/>
    <w:rsid w:val="00CD4C85"/>
    <w:rsid w:val="00CD6385"/>
    <w:rsid w:val="00CD74B9"/>
    <w:rsid w:val="00CD7556"/>
    <w:rsid w:val="00CE0D0A"/>
    <w:rsid w:val="00CE0EA1"/>
    <w:rsid w:val="00CE1B47"/>
    <w:rsid w:val="00CE2860"/>
    <w:rsid w:val="00CE2C70"/>
    <w:rsid w:val="00CE4652"/>
    <w:rsid w:val="00CE4EA7"/>
    <w:rsid w:val="00CE681C"/>
    <w:rsid w:val="00CF0A16"/>
    <w:rsid w:val="00CF16FB"/>
    <w:rsid w:val="00CF2CC4"/>
    <w:rsid w:val="00CF3F2E"/>
    <w:rsid w:val="00CF3FC9"/>
    <w:rsid w:val="00CF404E"/>
    <w:rsid w:val="00CF4807"/>
    <w:rsid w:val="00CF577A"/>
    <w:rsid w:val="00CF5971"/>
    <w:rsid w:val="00CF67BC"/>
    <w:rsid w:val="00D01878"/>
    <w:rsid w:val="00D01EFB"/>
    <w:rsid w:val="00D02202"/>
    <w:rsid w:val="00D0275A"/>
    <w:rsid w:val="00D02C97"/>
    <w:rsid w:val="00D032C0"/>
    <w:rsid w:val="00D03834"/>
    <w:rsid w:val="00D03D06"/>
    <w:rsid w:val="00D06E1A"/>
    <w:rsid w:val="00D07B24"/>
    <w:rsid w:val="00D1057D"/>
    <w:rsid w:val="00D11D50"/>
    <w:rsid w:val="00D11D8C"/>
    <w:rsid w:val="00D1295E"/>
    <w:rsid w:val="00D12B57"/>
    <w:rsid w:val="00D13646"/>
    <w:rsid w:val="00D139EC"/>
    <w:rsid w:val="00D13C82"/>
    <w:rsid w:val="00D14365"/>
    <w:rsid w:val="00D14604"/>
    <w:rsid w:val="00D14860"/>
    <w:rsid w:val="00D14C9A"/>
    <w:rsid w:val="00D14F08"/>
    <w:rsid w:val="00D150FE"/>
    <w:rsid w:val="00D20D80"/>
    <w:rsid w:val="00D210ED"/>
    <w:rsid w:val="00D21631"/>
    <w:rsid w:val="00D21909"/>
    <w:rsid w:val="00D22798"/>
    <w:rsid w:val="00D233C5"/>
    <w:rsid w:val="00D23768"/>
    <w:rsid w:val="00D23F9D"/>
    <w:rsid w:val="00D24384"/>
    <w:rsid w:val="00D258E7"/>
    <w:rsid w:val="00D2673D"/>
    <w:rsid w:val="00D26E17"/>
    <w:rsid w:val="00D30DDF"/>
    <w:rsid w:val="00D311AC"/>
    <w:rsid w:val="00D314FB"/>
    <w:rsid w:val="00D3308B"/>
    <w:rsid w:val="00D33454"/>
    <w:rsid w:val="00D356BD"/>
    <w:rsid w:val="00D35DA7"/>
    <w:rsid w:val="00D35EE4"/>
    <w:rsid w:val="00D36275"/>
    <w:rsid w:val="00D36700"/>
    <w:rsid w:val="00D37015"/>
    <w:rsid w:val="00D37182"/>
    <w:rsid w:val="00D40665"/>
    <w:rsid w:val="00D41611"/>
    <w:rsid w:val="00D41673"/>
    <w:rsid w:val="00D435D3"/>
    <w:rsid w:val="00D43670"/>
    <w:rsid w:val="00D43FE6"/>
    <w:rsid w:val="00D446B0"/>
    <w:rsid w:val="00D45ADA"/>
    <w:rsid w:val="00D46ED4"/>
    <w:rsid w:val="00D47CC2"/>
    <w:rsid w:val="00D512D3"/>
    <w:rsid w:val="00D5146A"/>
    <w:rsid w:val="00D51BB9"/>
    <w:rsid w:val="00D52B40"/>
    <w:rsid w:val="00D52DBB"/>
    <w:rsid w:val="00D5389E"/>
    <w:rsid w:val="00D53F06"/>
    <w:rsid w:val="00D54BE6"/>
    <w:rsid w:val="00D57E38"/>
    <w:rsid w:val="00D57E4E"/>
    <w:rsid w:val="00D57E68"/>
    <w:rsid w:val="00D61FF8"/>
    <w:rsid w:val="00D62C7A"/>
    <w:rsid w:val="00D65399"/>
    <w:rsid w:val="00D6663F"/>
    <w:rsid w:val="00D66726"/>
    <w:rsid w:val="00D66841"/>
    <w:rsid w:val="00D66D85"/>
    <w:rsid w:val="00D67C5C"/>
    <w:rsid w:val="00D67DD9"/>
    <w:rsid w:val="00D720BF"/>
    <w:rsid w:val="00D72F36"/>
    <w:rsid w:val="00D74461"/>
    <w:rsid w:val="00D748C6"/>
    <w:rsid w:val="00D74B83"/>
    <w:rsid w:val="00D7559E"/>
    <w:rsid w:val="00D762FC"/>
    <w:rsid w:val="00D76AEC"/>
    <w:rsid w:val="00D77C4A"/>
    <w:rsid w:val="00D80DB9"/>
    <w:rsid w:val="00D82455"/>
    <w:rsid w:val="00D82B6E"/>
    <w:rsid w:val="00D82F28"/>
    <w:rsid w:val="00D83AD0"/>
    <w:rsid w:val="00D8411B"/>
    <w:rsid w:val="00D84D5B"/>
    <w:rsid w:val="00D85BF9"/>
    <w:rsid w:val="00D85E91"/>
    <w:rsid w:val="00D86AFF"/>
    <w:rsid w:val="00D871B4"/>
    <w:rsid w:val="00D87FE4"/>
    <w:rsid w:val="00D9045B"/>
    <w:rsid w:val="00D9196C"/>
    <w:rsid w:val="00D9208D"/>
    <w:rsid w:val="00D92D1A"/>
    <w:rsid w:val="00D92F56"/>
    <w:rsid w:val="00D93BFD"/>
    <w:rsid w:val="00D93EF0"/>
    <w:rsid w:val="00D941A1"/>
    <w:rsid w:val="00D94755"/>
    <w:rsid w:val="00D9493D"/>
    <w:rsid w:val="00D95BE4"/>
    <w:rsid w:val="00D9714C"/>
    <w:rsid w:val="00D97926"/>
    <w:rsid w:val="00DA0631"/>
    <w:rsid w:val="00DA1D6B"/>
    <w:rsid w:val="00DA20F4"/>
    <w:rsid w:val="00DA26DA"/>
    <w:rsid w:val="00DA416E"/>
    <w:rsid w:val="00DA4638"/>
    <w:rsid w:val="00DA5E50"/>
    <w:rsid w:val="00DA69F4"/>
    <w:rsid w:val="00DA6E6B"/>
    <w:rsid w:val="00DB0159"/>
    <w:rsid w:val="00DB0821"/>
    <w:rsid w:val="00DB17D9"/>
    <w:rsid w:val="00DB41D8"/>
    <w:rsid w:val="00DB4B4E"/>
    <w:rsid w:val="00DB6210"/>
    <w:rsid w:val="00DB722B"/>
    <w:rsid w:val="00DB72C9"/>
    <w:rsid w:val="00DC00BC"/>
    <w:rsid w:val="00DC03E5"/>
    <w:rsid w:val="00DC1BA5"/>
    <w:rsid w:val="00DC251D"/>
    <w:rsid w:val="00DC2D8F"/>
    <w:rsid w:val="00DC3B08"/>
    <w:rsid w:val="00DC5818"/>
    <w:rsid w:val="00DC5AF1"/>
    <w:rsid w:val="00DC6D7A"/>
    <w:rsid w:val="00DC7663"/>
    <w:rsid w:val="00DD047F"/>
    <w:rsid w:val="00DD054B"/>
    <w:rsid w:val="00DD0B59"/>
    <w:rsid w:val="00DD19FC"/>
    <w:rsid w:val="00DD2BFB"/>
    <w:rsid w:val="00DD2FBD"/>
    <w:rsid w:val="00DD3B20"/>
    <w:rsid w:val="00DD42EE"/>
    <w:rsid w:val="00DD503B"/>
    <w:rsid w:val="00DD647D"/>
    <w:rsid w:val="00DD7A1E"/>
    <w:rsid w:val="00DD7F0B"/>
    <w:rsid w:val="00DE0408"/>
    <w:rsid w:val="00DE0AD3"/>
    <w:rsid w:val="00DE0B06"/>
    <w:rsid w:val="00DE0B4C"/>
    <w:rsid w:val="00DE114F"/>
    <w:rsid w:val="00DE15C1"/>
    <w:rsid w:val="00DE1F28"/>
    <w:rsid w:val="00DE3997"/>
    <w:rsid w:val="00DE6C9B"/>
    <w:rsid w:val="00DE7256"/>
    <w:rsid w:val="00DE74A1"/>
    <w:rsid w:val="00DE7FDC"/>
    <w:rsid w:val="00DF061F"/>
    <w:rsid w:val="00DF0DB3"/>
    <w:rsid w:val="00DF3AAB"/>
    <w:rsid w:val="00DF4086"/>
    <w:rsid w:val="00DF427B"/>
    <w:rsid w:val="00DF55D7"/>
    <w:rsid w:val="00DF57C3"/>
    <w:rsid w:val="00DF65A0"/>
    <w:rsid w:val="00DF7CCF"/>
    <w:rsid w:val="00E004FC"/>
    <w:rsid w:val="00E00688"/>
    <w:rsid w:val="00E009E8"/>
    <w:rsid w:val="00E00FD4"/>
    <w:rsid w:val="00E01384"/>
    <w:rsid w:val="00E02518"/>
    <w:rsid w:val="00E0288E"/>
    <w:rsid w:val="00E03346"/>
    <w:rsid w:val="00E03DC7"/>
    <w:rsid w:val="00E05768"/>
    <w:rsid w:val="00E057C6"/>
    <w:rsid w:val="00E0693E"/>
    <w:rsid w:val="00E1119B"/>
    <w:rsid w:val="00E11989"/>
    <w:rsid w:val="00E1301A"/>
    <w:rsid w:val="00E13453"/>
    <w:rsid w:val="00E13D4E"/>
    <w:rsid w:val="00E13DFC"/>
    <w:rsid w:val="00E142E1"/>
    <w:rsid w:val="00E151C3"/>
    <w:rsid w:val="00E163D2"/>
    <w:rsid w:val="00E166B6"/>
    <w:rsid w:val="00E20F55"/>
    <w:rsid w:val="00E21D22"/>
    <w:rsid w:val="00E21E50"/>
    <w:rsid w:val="00E23944"/>
    <w:rsid w:val="00E24F4A"/>
    <w:rsid w:val="00E25FA5"/>
    <w:rsid w:val="00E2658F"/>
    <w:rsid w:val="00E26B93"/>
    <w:rsid w:val="00E271C7"/>
    <w:rsid w:val="00E27815"/>
    <w:rsid w:val="00E27A2C"/>
    <w:rsid w:val="00E313A8"/>
    <w:rsid w:val="00E31739"/>
    <w:rsid w:val="00E34345"/>
    <w:rsid w:val="00E34879"/>
    <w:rsid w:val="00E34A85"/>
    <w:rsid w:val="00E34F40"/>
    <w:rsid w:val="00E3540F"/>
    <w:rsid w:val="00E356EA"/>
    <w:rsid w:val="00E3682F"/>
    <w:rsid w:val="00E40DAF"/>
    <w:rsid w:val="00E40EE5"/>
    <w:rsid w:val="00E4124E"/>
    <w:rsid w:val="00E41557"/>
    <w:rsid w:val="00E421A6"/>
    <w:rsid w:val="00E4249F"/>
    <w:rsid w:val="00E428D2"/>
    <w:rsid w:val="00E42BC6"/>
    <w:rsid w:val="00E42BC8"/>
    <w:rsid w:val="00E42EA6"/>
    <w:rsid w:val="00E42FED"/>
    <w:rsid w:val="00E441E0"/>
    <w:rsid w:val="00E44494"/>
    <w:rsid w:val="00E452A2"/>
    <w:rsid w:val="00E460BC"/>
    <w:rsid w:val="00E4658E"/>
    <w:rsid w:val="00E47507"/>
    <w:rsid w:val="00E477E6"/>
    <w:rsid w:val="00E502BE"/>
    <w:rsid w:val="00E514CF"/>
    <w:rsid w:val="00E51C38"/>
    <w:rsid w:val="00E51C8F"/>
    <w:rsid w:val="00E54F03"/>
    <w:rsid w:val="00E55097"/>
    <w:rsid w:val="00E562E8"/>
    <w:rsid w:val="00E573BD"/>
    <w:rsid w:val="00E57E93"/>
    <w:rsid w:val="00E607DB"/>
    <w:rsid w:val="00E6125C"/>
    <w:rsid w:val="00E61C62"/>
    <w:rsid w:val="00E61D83"/>
    <w:rsid w:val="00E6237C"/>
    <w:rsid w:val="00E64EBF"/>
    <w:rsid w:val="00E64FFE"/>
    <w:rsid w:val="00E65511"/>
    <w:rsid w:val="00E65B3E"/>
    <w:rsid w:val="00E65B58"/>
    <w:rsid w:val="00E65F21"/>
    <w:rsid w:val="00E71FDC"/>
    <w:rsid w:val="00E731B5"/>
    <w:rsid w:val="00E73257"/>
    <w:rsid w:val="00E738E8"/>
    <w:rsid w:val="00E74BC8"/>
    <w:rsid w:val="00E75008"/>
    <w:rsid w:val="00E75BA0"/>
    <w:rsid w:val="00E7794D"/>
    <w:rsid w:val="00E80043"/>
    <w:rsid w:val="00E80EE7"/>
    <w:rsid w:val="00E81140"/>
    <w:rsid w:val="00E81B62"/>
    <w:rsid w:val="00E81C3A"/>
    <w:rsid w:val="00E81FEB"/>
    <w:rsid w:val="00E83CAA"/>
    <w:rsid w:val="00E84400"/>
    <w:rsid w:val="00E84463"/>
    <w:rsid w:val="00E846C8"/>
    <w:rsid w:val="00E853B8"/>
    <w:rsid w:val="00E85540"/>
    <w:rsid w:val="00E85D4B"/>
    <w:rsid w:val="00E86298"/>
    <w:rsid w:val="00E87AED"/>
    <w:rsid w:val="00E87EBD"/>
    <w:rsid w:val="00E87FE2"/>
    <w:rsid w:val="00E9010A"/>
    <w:rsid w:val="00E96416"/>
    <w:rsid w:val="00E9657C"/>
    <w:rsid w:val="00E97B9E"/>
    <w:rsid w:val="00E97CA9"/>
    <w:rsid w:val="00EA0ED1"/>
    <w:rsid w:val="00EA13E1"/>
    <w:rsid w:val="00EA1477"/>
    <w:rsid w:val="00EA1A33"/>
    <w:rsid w:val="00EA3217"/>
    <w:rsid w:val="00EA51D1"/>
    <w:rsid w:val="00EA6312"/>
    <w:rsid w:val="00EA6416"/>
    <w:rsid w:val="00EA6496"/>
    <w:rsid w:val="00EA7055"/>
    <w:rsid w:val="00EA7E4F"/>
    <w:rsid w:val="00EB063F"/>
    <w:rsid w:val="00EB1284"/>
    <w:rsid w:val="00EB2EC2"/>
    <w:rsid w:val="00EB410D"/>
    <w:rsid w:val="00EB461D"/>
    <w:rsid w:val="00EB5205"/>
    <w:rsid w:val="00EB5EBF"/>
    <w:rsid w:val="00EB64BB"/>
    <w:rsid w:val="00EB7D4E"/>
    <w:rsid w:val="00EC1507"/>
    <w:rsid w:val="00EC1BEE"/>
    <w:rsid w:val="00EC2F50"/>
    <w:rsid w:val="00EC335B"/>
    <w:rsid w:val="00EC35FB"/>
    <w:rsid w:val="00EC4A17"/>
    <w:rsid w:val="00EC4E07"/>
    <w:rsid w:val="00EC60BE"/>
    <w:rsid w:val="00ED086E"/>
    <w:rsid w:val="00ED11B9"/>
    <w:rsid w:val="00ED143F"/>
    <w:rsid w:val="00ED17B5"/>
    <w:rsid w:val="00ED21D3"/>
    <w:rsid w:val="00ED344A"/>
    <w:rsid w:val="00ED56F4"/>
    <w:rsid w:val="00ED5A21"/>
    <w:rsid w:val="00ED5B42"/>
    <w:rsid w:val="00ED7BA5"/>
    <w:rsid w:val="00EE162F"/>
    <w:rsid w:val="00EE2AEB"/>
    <w:rsid w:val="00EE2F45"/>
    <w:rsid w:val="00EE55A1"/>
    <w:rsid w:val="00EE56B0"/>
    <w:rsid w:val="00EE584E"/>
    <w:rsid w:val="00EE61A1"/>
    <w:rsid w:val="00EE65F2"/>
    <w:rsid w:val="00EE6A5D"/>
    <w:rsid w:val="00EE731D"/>
    <w:rsid w:val="00EF07EE"/>
    <w:rsid w:val="00EF2C2A"/>
    <w:rsid w:val="00EF2D8F"/>
    <w:rsid w:val="00EF2DBA"/>
    <w:rsid w:val="00EF3462"/>
    <w:rsid w:val="00EF699D"/>
    <w:rsid w:val="00EF7785"/>
    <w:rsid w:val="00F00AA4"/>
    <w:rsid w:val="00F012FD"/>
    <w:rsid w:val="00F0224C"/>
    <w:rsid w:val="00F03258"/>
    <w:rsid w:val="00F038F0"/>
    <w:rsid w:val="00F04186"/>
    <w:rsid w:val="00F042E7"/>
    <w:rsid w:val="00F04896"/>
    <w:rsid w:val="00F06AB7"/>
    <w:rsid w:val="00F07E17"/>
    <w:rsid w:val="00F07FF5"/>
    <w:rsid w:val="00F10D6A"/>
    <w:rsid w:val="00F11B0F"/>
    <w:rsid w:val="00F125A3"/>
    <w:rsid w:val="00F14D11"/>
    <w:rsid w:val="00F1586D"/>
    <w:rsid w:val="00F162BE"/>
    <w:rsid w:val="00F16628"/>
    <w:rsid w:val="00F179D4"/>
    <w:rsid w:val="00F20BD6"/>
    <w:rsid w:val="00F20CCA"/>
    <w:rsid w:val="00F2193C"/>
    <w:rsid w:val="00F224CB"/>
    <w:rsid w:val="00F22A2D"/>
    <w:rsid w:val="00F24A3A"/>
    <w:rsid w:val="00F24D76"/>
    <w:rsid w:val="00F24D96"/>
    <w:rsid w:val="00F2599B"/>
    <w:rsid w:val="00F26E97"/>
    <w:rsid w:val="00F30249"/>
    <w:rsid w:val="00F302BD"/>
    <w:rsid w:val="00F309D1"/>
    <w:rsid w:val="00F3110E"/>
    <w:rsid w:val="00F31A8C"/>
    <w:rsid w:val="00F31C63"/>
    <w:rsid w:val="00F329D3"/>
    <w:rsid w:val="00F3394A"/>
    <w:rsid w:val="00F341B7"/>
    <w:rsid w:val="00F34588"/>
    <w:rsid w:val="00F34E08"/>
    <w:rsid w:val="00F35511"/>
    <w:rsid w:val="00F36F21"/>
    <w:rsid w:val="00F36F8C"/>
    <w:rsid w:val="00F37054"/>
    <w:rsid w:val="00F40BB1"/>
    <w:rsid w:val="00F42CE5"/>
    <w:rsid w:val="00F434D0"/>
    <w:rsid w:val="00F437B2"/>
    <w:rsid w:val="00F44BD1"/>
    <w:rsid w:val="00F452BF"/>
    <w:rsid w:val="00F465C9"/>
    <w:rsid w:val="00F468A6"/>
    <w:rsid w:val="00F4738E"/>
    <w:rsid w:val="00F5035F"/>
    <w:rsid w:val="00F508AC"/>
    <w:rsid w:val="00F51407"/>
    <w:rsid w:val="00F525F1"/>
    <w:rsid w:val="00F5268D"/>
    <w:rsid w:val="00F53225"/>
    <w:rsid w:val="00F53AEB"/>
    <w:rsid w:val="00F54658"/>
    <w:rsid w:val="00F54C58"/>
    <w:rsid w:val="00F56D45"/>
    <w:rsid w:val="00F600B3"/>
    <w:rsid w:val="00F60FE1"/>
    <w:rsid w:val="00F612D3"/>
    <w:rsid w:val="00F626DC"/>
    <w:rsid w:val="00F62C2A"/>
    <w:rsid w:val="00F63452"/>
    <w:rsid w:val="00F63FDC"/>
    <w:rsid w:val="00F649F4"/>
    <w:rsid w:val="00F64B55"/>
    <w:rsid w:val="00F64D1E"/>
    <w:rsid w:val="00F661F2"/>
    <w:rsid w:val="00F6628C"/>
    <w:rsid w:val="00F71946"/>
    <w:rsid w:val="00F73851"/>
    <w:rsid w:val="00F73D7F"/>
    <w:rsid w:val="00F74491"/>
    <w:rsid w:val="00F75FE2"/>
    <w:rsid w:val="00F77AB9"/>
    <w:rsid w:val="00F805E2"/>
    <w:rsid w:val="00F80898"/>
    <w:rsid w:val="00F8299B"/>
    <w:rsid w:val="00F82A86"/>
    <w:rsid w:val="00F82B10"/>
    <w:rsid w:val="00F8310B"/>
    <w:rsid w:val="00F83C7C"/>
    <w:rsid w:val="00F8451D"/>
    <w:rsid w:val="00F84954"/>
    <w:rsid w:val="00F86386"/>
    <w:rsid w:val="00F87408"/>
    <w:rsid w:val="00F8752D"/>
    <w:rsid w:val="00F90F8D"/>
    <w:rsid w:val="00F9238A"/>
    <w:rsid w:val="00F959BE"/>
    <w:rsid w:val="00F95C39"/>
    <w:rsid w:val="00F97837"/>
    <w:rsid w:val="00FA2EEB"/>
    <w:rsid w:val="00FA3E90"/>
    <w:rsid w:val="00FA4A12"/>
    <w:rsid w:val="00FA5601"/>
    <w:rsid w:val="00FA57E7"/>
    <w:rsid w:val="00FA5AC6"/>
    <w:rsid w:val="00FA5D02"/>
    <w:rsid w:val="00FA726D"/>
    <w:rsid w:val="00FB06F9"/>
    <w:rsid w:val="00FB3400"/>
    <w:rsid w:val="00FB3CC3"/>
    <w:rsid w:val="00FB3E7F"/>
    <w:rsid w:val="00FB3FEB"/>
    <w:rsid w:val="00FB458D"/>
    <w:rsid w:val="00FB4630"/>
    <w:rsid w:val="00FB56B2"/>
    <w:rsid w:val="00FB5E2A"/>
    <w:rsid w:val="00FB7093"/>
    <w:rsid w:val="00FB73D4"/>
    <w:rsid w:val="00FC03D8"/>
    <w:rsid w:val="00FC0B31"/>
    <w:rsid w:val="00FC1A71"/>
    <w:rsid w:val="00FC1C17"/>
    <w:rsid w:val="00FC1C81"/>
    <w:rsid w:val="00FC1C85"/>
    <w:rsid w:val="00FC1D41"/>
    <w:rsid w:val="00FC1F46"/>
    <w:rsid w:val="00FC1FC2"/>
    <w:rsid w:val="00FC32B5"/>
    <w:rsid w:val="00FC33A2"/>
    <w:rsid w:val="00FC721F"/>
    <w:rsid w:val="00FC7EA8"/>
    <w:rsid w:val="00FD0F8C"/>
    <w:rsid w:val="00FD1F94"/>
    <w:rsid w:val="00FD3227"/>
    <w:rsid w:val="00FD33D6"/>
    <w:rsid w:val="00FD355A"/>
    <w:rsid w:val="00FD45DA"/>
    <w:rsid w:val="00FD461C"/>
    <w:rsid w:val="00FD485D"/>
    <w:rsid w:val="00FD5571"/>
    <w:rsid w:val="00FD5EAA"/>
    <w:rsid w:val="00FD6049"/>
    <w:rsid w:val="00FD63E0"/>
    <w:rsid w:val="00FE0144"/>
    <w:rsid w:val="00FE0527"/>
    <w:rsid w:val="00FE0748"/>
    <w:rsid w:val="00FE08B9"/>
    <w:rsid w:val="00FE0C21"/>
    <w:rsid w:val="00FE1232"/>
    <w:rsid w:val="00FE145D"/>
    <w:rsid w:val="00FE1A2F"/>
    <w:rsid w:val="00FE1D25"/>
    <w:rsid w:val="00FE25CA"/>
    <w:rsid w:val="00FE2866"/>
    <w:rsid w:val="00FE2B23"/>
    <w:rsid w:val="00FE391E"/>
    <w:rsid w:val="00FE45DD"/>
    <w:rsid w:val="00FE5592"/>
    <w:rsid w:val="00FE5F25"/>
    <w:rsid w:val="00FE6AB3"/>
    <w:rsid w:val="00FE6B89"/>
    <w:rsid w:val="00FE726E"/>
    <w:rsid w:val="00FE7486"/>
    <w:rsid w:val="00FF0904"/>
    <w:rsid w:val="00FF0A84"/>
    <w:rsid w:val="00FF0DD3"/>
    <w:rsid w:val="00FF1A98"/>
    <w:rsid w:val="00FF2DF9"/>
    <w:rsid w:val="00FF31B2"/>
    <w:rsid w:val="00FF3E63"/>
    <w:rsid w:val="00FF42D0"/>
    <w:rsid w:val="00FF47D7"/>
    <w:rsid w:val="00FF4C75"/>
    <w:rsid w:val="00FF6609"/>
    <w:rsid w:val="00FF6FA0"/>
    <w:rsid w:val="00FF748A"/>
    <w:rsid w:val="00FF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49EE1"/>
  <w15:chartTrackingRefBased/>
  <w15:docId w15:val="{E11BEC02-9841-4CBC-B4DD-54152EA4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22F7"/>
    <w:pPr>
      <w:widowControl w:val="0"/>
      <w:jc w:val="both"/>
    </w:pPr>
  </w:style>
  <w:style w:type="paragraph" w:styleId="Heading1">
    <w:name w:val="heading 1"/>
    <w:basedOn w:val="Normal"/>
    <w:next w:val="Normal"/>
    <w:link w:val="Heading1Char"/>
    <w:uiPriority w:val="9"/>
    <w:qFormat/>
    <w:rsid w:val="005B6A15"/>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Heading2">
    <w:name w:val="heading 2"/>
    <w:basedOn w:val="Normal"/>
    <w:next w:val="Normal"/>
    <w:link w:val="Heading2Char"/>
    <w:uiPriority w:val="9"/>
    <w:unhideWhenUsed/>
    <w:qFormat/>
    <w:rsid w:val="005B6A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B6A15"/>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Heading4">
    <w:name w:val="heading 4"/>
    <w:basedOn w:val="Normal"/>
    <w:next w:val="Normal"/>
    <w:link w:val="Heading4Char"/>
    <w:uiPriority w:val="9"/>
    <w:semiHidden/>
    <w:unhideWhenUsed/>
    <w:qFormat/>
    <w:rsid w:val="005B6A15"/>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Heading5">
    <w:name w:val="heading 5"/>
    <w:basedOn w:val="Normal"/>
    <w:next w:val="Normal"/>
    <w:link w:val="Heading5Char"/>
    <w:uiPriority w:val="9"/>
    <w:semiHidden/>
    <w:unhideWhenUsed/>
    <w:qFormat/>
    <w:rsid w:val="005B6A15"/>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Heading6">
    <w:name w:val="heading 6"/>
    <w:basedOn w:val="Normal"/>
    <w:next w:val="Normal"/>
    <w:link w:val="Heading6Char"/>
    <w:uiPriority w:val="9"/>
    <w:semiHidden/>
    <w:unhideWhenUsed/>
    <w:qFormat/>
    <w:rsid w:val="005B6A15"/>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Heading7">
    <w:name w:val="heading 7"/>
    <w:basedOn w:val="Normal"/>
    <w:next w:val="Normal"/>
    <w:link w:val="Heading7Char"/>
    <w:uiPriority w:val="9"/>
    <w:semiHidden/>
    <w:unhideWhenUsed/>
    <w:qFormat/>
    <w:rsid w:val="005B6A15"/>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Heading8">
    <w:name w:val="heading 8"/>
    <w:basedOn w:val="Normal"/>
    <w:next w:val="Normal"/>
    <w:link w:val="Heading8Char"/>
    <w:uiPriority w:val="9"/>
    <w:semiHidden/>
    <w:unhideWhenUsed/>
    <w:qFormat/>
    <w:rsid w:val="005B6A15"/>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Heading9">
    <w:name w:val="heading 9"/>
    <w:basedOn w:val="Normal"/>
    <w:next w:val="Normal"/>
    <w:link w:val="Heading9Char"/>
    <w:uiPriority w:val="9"/>
    <w:semiHidden/>
    <w:unhideWhenUsed/>
    <w:qFormat/>
    <w:rsid w:val="005B6A15"/>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A1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B6A15"/>
    <w:rPr>
      <w:sz w:val="18"/>
      <w:szCs w:val="18"/>
    </w:rPr>
  </w:style>
  <w:style w:type="paragraph" w:styleId="Footer">
    <w:name w:val="footer"/>
    <w:basedOn w:val="Normal"/>
    <w:link w:val="FooterChar"/>
    <w:uiPriority w:val="99"/>
    <w:unhideWhenUsed/>
    <w:rsid w:val="005B6A1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B6A15"/>
    <w:rPr>
      <w:sz w:val="18"/>
      <w:szCs w:val="18"/>
    </w:rPr>
  </w:style>
  <w:style w:type="character" w:customStyle="1" w:styleId="Heading1Char">
    <w:name w:val="Heading 1 Char"/>
    <w:basedOn w:val="DefaultParagraphFont"/>
    <w:link w:val="Heading1"/>
    <w:uiPriority w:val="9"/>
    <w:rsid w:val="005B6A15"/>
    <w:rPr>
      <w:rFonts w:asciiTheme="majorHAnsi" w:eastAsiaTheme="majorEastAsia" w:hAnsiTheme="majorHAnsi" w:cstheme="majorBidi"/>
      <w:color w:val="538135" w:themeColor="accent6" w:themeShade="BF"/>
      <w:kern w:val="0"/>
      <w:sz w:val="40"/>
      <w:szCs w:val="40"/>
    </w:rPr>
  </w:style>
  <w:style w:type="character" w:customStyle="1" w:styleId="Heading2Char">
    <w:name w:val="Heading 2 Char"/>
    <w:basedOn w:val="DefaultParagraphFont"/>
    <w:link w:val="Heading2"/>
    <w:uiPriority w:val="9"/>
    <w:rsid w:val="005B6A15"/>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5B6A15"/>
    <w:rPr>
      <w:sz w:val="21"/>
      <w:szCs w:val="21"/>
    </w:rPr>
  </w:style>
  <w:style w:type="paragraph" w:styleId="CommentText">
    <w:name w:val="annotation text"/>
    <w:basedOn w:val="Normal"/>
    <w:link w:val="CommentTextChar"/>
    <w:uiPriority w:val="99"/>
    <w:unhideWhenUsed/>
    <w:rsid w:val="005B6A15"/>
    <w:pPr>
      <w:jc w:val="left"/>
    </w:pPr>
    <w:rPr>
      <w:szCs w:val="21"/>
    </w:rPr>
  </w:style>
  <w:style w:type="character" w:customStyle="1" w:styleId="CommentTextChar">
    <w:name w:val="Comment Text Char"/>
    <w:basedOn w:val="DefaultParagraphFont"/>
    <w:link w:val="CommentText"/>
    <w:uiPriority w:val="99"/>
    <w:rsid w:val="005B6A15"/>
    <w:rPr>
      <w:szCs w:val="21"/>
    </w:rPr>
  </w:style>
  <w:style w:type="paragraph" w:styleId="BalloonText">
    <w:name w:val="Balloon Text"/>
    <w:basedOn w:val="Normal"/>
    <w:link w:val="BalloonTextChar"/>
    <w:uiPriority w:val="99"/>
    <w:semiHidden/>
    <w:unhideWhenUsed/>
    <w:rsid w:val="005B6A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A15"/>
    <w:rPr>
      <w:rFonts w:ascii="Segoe UI" w:hAnsi="Segoe UI" w:cs="Segoe UI"/>
      <w:sz w:val="18"/>
      <w:szCs w:val="18"/>
    </w:rPr>
  </w:style>
  <w:style w:type="character" w:styleId="PlaceholderText">
    <w:name w:val="Placeholder Text"/>
    <w:basedOn w:val="DefaultParagraphFont"/>
    <w:uiPriority w:val="99"/>
    <w:semiHidden/>
    <w:rsid w:val="005B6A15"/>
    <w:rPr>
      <w:color w:val="808080"/>
    </w:rPr>
  </w:style>
  <w:style w:type="paragraph" w:styleId="CommentSubject">
    <w:name w:val="annotation subject"/>
    <w:basedOn w:val="CommentText"/>
    <w:next w:val="CommentText"/>
    <w:link w:val="CommentSubjectChar"/>
    <w:uiPriority w:val="99"/>
    <w:semiHidden/>
    <w:unhideWhenUsed/>
    <w:rsid w:val="005B6A15"/>
    <w:pPr>
      <w:jc w:val="both"/>
    </w:pPr>
    <w:rPr>
      <w:b/>
      <w:bCs/>
      <w:sz w:val="20"/>
      <w:szCs w:val="20"/>
    </w:rPr>
  </w:style>
  <w:style w:type="character" w:customStyle="1" w:styleId="CommentSubjectChar">
    <w:name w:val="Comment Subject Char"/>
    <w:basedOn w:val="CommentTextChar"/>
    <w:link w:val="CommentSubject"/>
    <w:uiPriority w:val="99"/>
    <w:semiHidden/>
    <w:rsid w:val="005B6A15"/>
    <w:rPr>
      <w:b/>
      <w:bCs/>
      <w:sz w:val="20"/>
      <w:szCs w:val="20"/>
    </w:rPr>
  </w:style>
  <w:style w:type="paragraph" w:styleId="Revision">
    <w:name w:val="Revision"/>
    <w:hidden/>
    <w:uiPriority w:val="99"/>
    <w:semiHidden/>
    <w:rsid w:val="005B6A15"/>
  </w:style>
  <w:style w:type="character" w:customStyle="1" w:styleId="Heading3Char">
    <w:name w:val="Heading 3 Char"/>
    <w:basedOn w:val="DefaultParagraphFont"/>
    <w:link w:val="Heading3"/>
    <w:uiPriority w:val="9"/>
    <w:rsid w:val="005B6A15"/>
    <w:rPr>
      <w:rFonts w:asciiTheme="majorHAnsi" w:eastAsiaTheme="majorEastAsia" w:hAnsiTheme="majorHAnsi" w:cstheme="majorBidi"/>
      <w:color w:val="538135" w:themeColor="accent6" w:themeShade="BF"/>
      <w:kern w:val="0"/>
      <w:sz w:val="24"/>
      <w:szCs w:val="24"/>
    </w:rPr>
  </w:style>
  <w:style w:type="character" w:customStyle="1" w:styleId="Heading4Char">
    <w:name w:val="Heading 4 Char"/>
    <w:basedOn w:val="DefaultParagraphFont"/>
    <w:link w:val="Heading4"/>
    <w:uiPriority w:val="9"/>
    <w:semiHidden/>
    <w:rsid w:val="005B6A15"/>
    <w:rPr>
      <w:rFonts w:asciiTheme="majorHAnsi" w:eastAsiaTheme="majorEastAsia" w:hAnsiTheme="majorHAnsi" w:cstheme="majorBidi"/>
      <w:color w:val="70AD47" w:themeColor="accent6"/>
      <w:kern w:val="0"/>
      <w:sz w:val="22"/>
    </w:rPr>
  </w:style>
  <w:style w:type="character" w:customStyle="1" w:styleId="Heading5Char">
    <w:name w:val="Heading 5 Char"/>
    <w:basedOn w:val="DefaultParagraphFont"/>
    <w:link w:val="Heading5"/>
    <w:uiPriority w:val="9"/>
    <w:semiHidden/>
    <w:rsid w:val="005B6A15"/>
    <w:rPr>
      <w:rFonts w:asciiTheme="majorHAnsi" w:eastAsiaTheme="majorEastAsia" w:hAnsiTheme="majorHAnsi" w:cstheme="majorBidi"/>
      <w:i/>
      <w:iCs/>
      <w:color w:val="70AD47" w:themeColor="accent6"/>
      <w:kern w:val="0"/>
      <w:sz w:val="22"/>
    </w:rPr>
  </w:style>
  <w:style w:type="character" w:customStyle="1" w:styleId="Heading6Char">
    <w:name w:val="Heading 6 Char"/>
    <w:basedOn w:val="DefaultParagraphFont"/>
    <w:link w:val="Heading6"/>
    <w:uiPriority w:val="9"/>
    <w:semiHidden/>
    <w:rsid w:val="005B6A15"/>
    <w:rPr>
      <w:rFonts w:asciiTheme="majorHAnsi" w:eastAsiaTheme="majorEastAsia" w:hAnsiTheme="majorHAnsi" w:cstheme="majorBidi"/>
      <w:color w:val="70AD47" w:themeColor="accent6"/>
      <w:kern w:val="0"/>
      <w:szCs w:val="21"/>
    </w:rPr>
  </w:style>
  <w:style w:type="character" w:customStyle="1" w:styleId="Heading7Char">
    <w:name w:val="Heading 7 Char"/>
    <w:basedOn w:val="DefaultParagraphFont"/>
    <w:link w:val="Heading7"/>
    <w:uiPriority w:val="9"/>
    <w:semiHidden/>
    <w:rsid w:val="005B6A15"/>
    <w:rPr>
      <w:rFonts w:asciiTheme="majorHAnsi" w:eastAsiaTheme="majorEastAsia" w:hAnsiTheme="majorHAnsi" w:cstheme="majorBidi"/>
      <w:b/>
      <w:bCs/>
      <w:color w:val="70AD47" w:themeColor="accent6"/>
      <w:kern w:val="0"/>
      <w:szCs w:val="21"/>
    </w:rPr>
  </w:style>
  <w:style w:type="character" w:customStyle="1" w:styleId="Heading8Char">
    <w:name w:val="Heading 8 Char"/>
    <w:basedOn w:val="DefaultParagraphFont"/>
    <w:link w:val="Heading8"/>
    <w:uiPriority w:val="9"/>
    <w:semiHidden/>
    <w:rsid w:val="005B6A15"/>
    <w:rPr>
      <w:rFonts w:asciiTheme="majorHAnsi" w:eastAsiaTheme="majorEastAsia" w:hAnsiTheme="majorHAnsi" w:cstheme="majorBidi"/>
      <w:b/>
      <w:bCs/>
      <w:i/>
      <w:iCs/>
      <w:color w:val="70AD47" w:themeColor="accent6"/>
      <w:kern w:val="0"/>
      <w:sz w:val="20"/>
      <w:szCs w:val="20"/>
    </w:rPr>
  </w:style>
  <w:style w:type="character" w:customStyle="1" w:styleId="Heading9Char">
    <w:name w:val="Heading 9 Char"/>
    <w:basedOn w:val="DefaultParagraphFont"/>
    <w:link w:val="Heading9"/>
    <w:uiPriority w:val="9"/>
    <w:semiHidden/>
    <w:rsid w:val="005B6A15"/>
    <w:rPr>
      <w:rFonts w:asciiTheme="majorHAnsi" w:eastAsiaTheme="majorEastAsia" w:hAnsiTheme="majorHAnsi" w:cstheme="majorBidi"/>
      <w:i/>
      <w:iCs/>
      <w:color w:val="70AD47" w:themeColor="accent6"/>
      <w:kern w:val="0"/>
      <w:sz w:val="20"/>
      <w:szCs w:val="20"/>
    </w:rPr>
  </w:style>
  <w:style w:type="paragraph" w:styleId="ListParagraph">
    <w:name w:val="List Paragraph"/>
    <w:basedOn w:val="Normal"/>
    <w:uiPriority w:val="34"/>
    <w:qFormat/>
    <w:rsid w:val="005B6A15"/>
    <w:pPr>
      <w:widowControl/>
      <w:spacing w:after="200" w:line="288" w:lineRule="auto"/>
      <w:ind w:left="720"/>
      <w:contextualSpacing/>
      <w:jc w:val="left"/>
    </w:pPr>
    <w:rPr>
      <w:kern w:val="0"/>
      <w:szCs w:val="21"/>
    </w:rPr>
  </w:style>
  <w:style w:type="table" w:styleId="TableGrid">
    <w:name w:val="Table Grid"/>
    <w:basedOn w:val="TableNormal"/>
    <w:uiPriority w:val="39"/>
    <w:qFormat/>
    <w:rsid w:val="005B6A15"/>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B6A15"/>
    <w:pPr>
      <w:widowControl/>
      <w:spacing w:after="200"/>
      <w:jc w:val="left"/>
    </w:pPr>
    <w:rPr>
      <w:b/>
      <w:bCs/>
      <w:smallCaps/>
      <w:color w:val="595959" w:themeColor="text1" w:themeTint="A6"/>
      <w:kern w:val="0"/>
      <w:szCs w:val="21"/>
    </w:rPr>
  </w:style>
  <w:style w:type="paragraph" w:styleId="Title">
    <w:name w:val="Title"/>
    <w:basedOn w:val="Normal"/>
    <w:next w:val="Normal"/>
    <w:link w:val="TitleChar"/>
    <w:uiPriority w:val="10"/>
    <w:qFormat/>
    <w:rsid w:val="005B6A15"/>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TitleChar">
    <w:name w:val="Title Char"/>
    <w:basedOn w:val="DefaultParagraphFont"/>
    <w:link w:val="Title"/>
    <w:uiPriority w:val="10"/>
    <w:rsid w:val="005B6A15"/>
    <w:rPr>
      <w:rFonts w:asciiTheme="majorHAnsi" w:eastAsiaTheme="majorEastAsia" w:hAnsiTheme="majorHAnsi" w:cstheme="majorBidi"/>
      <w:color w:val="262626" w:themeColor="text1" w:themeTint="D9"/>
      <w:spacing w:val="-15"/>
      <w:kern w:val="0"/>
      <w:sz w:val="96"/>
      <w:szCs w:val="96"/>
    </w:rPr>
  </w:style>
  <w:style w:type="paragraph" w:styleId="Subtitle">
    <w:name w:val="Subtitle"/>
    <w:basedOn w:val="Normal"/>
    <w:next w:val="Normal"/>
    <w:link w:val="SubtitleChar"/>
    <w:uiPriority w:val="11"/>
    <w:qFormat/>
    <w:rsid w:val="005B6A15"/>
    <w:pPr>
      <w:widowControl/>
      <w:numPr>
        <w:ilvl w:val="1"/>
      </w:numPr>
      <w:spacing w:after="200"/>
      <w:jc w:val="left"/>
    </w:pPr>
    <w:rPr>
      <w:rFonts w:asciiTheme="majorHAnsi" w:eastAsiaTheme="majorEastAsia" w:hAnsiTheme="majorHAnsi" w:cstheme="majorBidi"/>
      <w:kern w:val="0"/>
      <w:sz w:val="30"/>
      <w:szCs w:val="30"/>
    </w:rPr>
  </w:style>
  <w:style w:type="character" w:customStyle="1" w:styleId="SubtitleChar">
    <w:name w:val="Subtitle Char"/>
    <w:basedOn w:val="DefaultParagraphFont"/>
    <w:link w:val="Subtitle"/>
    <w:uiPriority w:val="11"/>
    <w:rsid w:val="005B6A15"/>
    <w:rPr>
      <w:rFonts w:asciiTheme="majorHAnsi" w:eastAsiaTheme="majorEastAsia" w:hAnsiTheme="majorHAnsi" w:cstheme="majorBidi"/>
      <w:kern w:val="0"/>
      <w:sz w:val="30"/>
      <w:szCs w:val="30"/>
    </w:rPr>
  </w:style>
  <w:style w:type="character" w:styleId="Strong">
    <w:name w:val="Strong"/>
    <w:basedOn w:val="DefaultParagraphFont"/>
    <w:uiPriority w:val="22"/>
    <w:qFormat/>
    <w:rsid w:val="005B6A15"/>
    <w:rPr>
      <w:b/>
      <w:bCs/>
    </w:rPr>
  </w:style>
  <w:style w:type="character" w:styleId="Emphasis">
    <w:name w:val="Emphasis"/>
    <w:basedOn w:val="DefaultParagraphFont"/>
    <w:uiPriority w:val="20"/>
    <w:qFormat/>
    <w:rsid w:val="005B6A15"/>
    <w:rPr>
      <w:i/>
      <w:iCs/>
      <w:color w:val="70AD47" w:themeColor="accent6"/>
    </w:rPr>
  </w:style>
  <w:style w:type="paragraph" w:styleId="NoSpacing">
    <w:name w:val="No Spacing"/>
    <w:uiPriority w:val="1"/>
    <w:qFormat/>
    <w:rsid w:val="005B6A15"/>
    <w:rPr>
      <w:kern w:val="0"/>
      <w:szCs w:val="21"/>
    </w:rPr>
  </w:style>
  <w:style w:type="paragraph" w:styleId="Quote">
    <w:name w:val="Quote"/>
    <w:basedOn w:val="Normal"/>
    <w:next w:val="Normal"/>
    <w:link w:val="QuoteChar"/>
    <w:uiPriority w:val="29"/>
    <w:qFormat/>
    <w:rsid w:val="005B6A15"/>
    <w:pPr>
      <w:widowControl/>
      <w:spacing w:before="160" w:after="200" w:line="288" w:lineRule="auto"/>
      <w:ind w:left="720" w:right="720"/>
      <w:jc w:val="center"/>
    </w:pPr>
    <w:rPr>
      <w:i/>
      <w:iCs/>
      <w:color w:val="262626" w:themeColor="text1" w:themeTint="D9"/>
      <w:kern w:val="0"/>
      <w:szCs w:val="21"/>
    </w:rPr>
  </w:style>
  <w:style w:type="character" w:customStyle="1" w:styleId="QuoteChar">
    <w:name w:val="Quote Char"/>
    <w:basedOn w:val="DefaultParagraphFont"/>
    <w:link w:val="Quote"/>
    <w:uiPriority w:val="29"/>
    <w:rsid w:val="005B6A15"/>
    <w:rPr>
      <w:i/>
      <w:iCs/>
      <w:color w:val="262626" w:themeColor="text1" w:themeTint="D9"/>
      <w:kern w:val="0"/>
      <w:szCs w:val="21"/>
    </w:rPr>
  </w:style>
  <w:style w:type="paragraph" w:styleId="IntenseQuote">
    <w:name w:val="Intense Quote"/>
    <w:basedOn w:val="Normal"/>
    <w:next w:val="Normal"/>
    <w:link w:val="IntenseQuoteChar"/>
    <w:uiPriority w:val="30"/>
    <w:qFormat/>
    <w:rsid w:val="005B6A15"/>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IntenseQuoteChar">
    <w:name w:val="Intense Quote Char"/>
    <w:basedOn w:val="DefaultParagraphFont"/>
    <w:link w:val="IntenseQuote"/>
    <w:uiPriority w:val="30"/>
    <w:rsid w:val="005B6A15"/>
    <w:rPr>
      <w:rFonts w:asciiTheme="majorHAnsi" w:eastAsiaTheme="majorEastAsia" w:hAnsiTheme="majorHAnsi" w:cstheme="majorBidi"/>
      <w:i/>
      <w:iCs/>
      <w:color w:val="70AD47" w:themeColor="accent6"/>
      <w:kern w:val="0"/>
      <w:sz w:val="32"/>
      <w:szCs w:val="32"/>
    </w:rPr>
  </w:style>
  <w:style w:type="character" w:styleId="SubtleEmphasis">
    <w:name w:val="Subtle Emphasis"/>
    <w:basedOn w:val="DefaultParagraphFont"/>
    <w:uiPriority w:val="19"/>
    <w:qFormat/>
    <w:rsid w:val="005B6A15"/>
    <w:rPr>
      <w:i/>
      <w:iCs/>
    </w:rPr>
  </w:style>
  <w:style w:type="character" w:styleId="IntenseEmphasis">
    <w:name w:val="Intense Emphasis"/>
    <w:basedOn w:val="DefaultParagraphFont"/>
    <w:uiPriority w:val="21"/>
    <w:qFormat/>
    <w:rsid w:val="005B6A15"/>
    <w:rPr>
      <w:b/>
      <w:bCs/>
      <w:i/>
      <w:iCs/>
    </w:rPr>
  </w:style>
  <w:style w:type="character" w:styleId="SubtleReference">
    <w:name w:val="Subtle Reference"/>
    <w:basedOn w:val="DefaultParagraphFont"/>
    <w:uiPriority w:val="31"/>
    <w:qFormat/>
    <w:rsid w:val="005B6A15"/>
    <w:rPr>
      <w:smallCaps/>
      <w:color w:val="595959" w:themeColor="text1" w:themeTint="A6"/>
    </w:rPr>
  </w:style>
  <w:style w:type="character" w:styleId="IntenseReference">
    <w:name w:val="Intense Reference"/>
    <w:basedOn w:val="DefaultParagraphFont"/>
    <w:uiPriority w:val="32"/>
    <w:qFormat/>
    <w:rsid w:val="005B6A15"/>
    <w:rPr>
      <w:b/>
      <w:bCs/>
      <w:smallCaps/>
      <w:color w:val="70AD47" w:themeColor="accent6"/>
    </w:rPr>
  </w:style>
  <w:style w:type="character" w:styleId="BookTitle">
    <w:name w:val="Book Title"/>
    <w:basedOn w:val="DefaultParagraphFont"/>
    <w:uiPriority w:val="33"/>
    <w:qFormat/>
    <w:rsid w:val="005B6A15"/>
    <w:rPr>
      <w:b/>
      <w:bCs/>
      <w:caps w:val="0"/>
      <w:smallCaps/>
      <w:spacing w:val="7"/>
      <w:sz w:val="21"/>
      <w:szCs w:val="21"/>
    </w:rPr>
  </w:style>
  <w:style w:type="paragraph" w:styleId="TOCHeading">
    <w:name w:val="TOC Heading"/>
    <w:basedOn w:val="Heading1"/>
    <w:next w:val="Normal"/>
    <w:uiPriority w:val="39"/>
    <w:semiHidden/>
    <w:unhideWhenUsed/>
    <w:qFormat/>
    <w:rsid w:val="005B6A15"/>
    <w:pPr>
      <w:outlineLvl w:val="9"/>
    </w:pPr>
  </w:style>
  <w:style w:type="paragraph" w:customStyle="1" w:styleId="Default">
    <w:name w:val="Default"/>
    <w:rsid w:val="005B6A15"/>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DefaultParagraphFont"/>
    <w:rsid w:val="005B6A15"/>
  </w:style>
  <w:style w:type="character" w:customStyle="1" w:styleId="fontstyle01">
    <w:name w:val="fontstyle01"/>
    <w:basedOn w:val="DefaultParagraphFont"/>
    <w:qFormat/>
    <w:rsid w:val="000D3254"/>
    <w:rPr>
      <w:rFonts w:ascii="Bold" w:hAnsi="Bold" w:hint="default"/>
      <w:b/>
      <w:bCs/>
      <w:i w:val="0"/>
      <w:iCs w:val="0"/>
      <w:color w:val="0000FF"/>
      <w:sz w:val="24"/>
      <w:szCs w:val="24"/>
    </w:rPr>
  </w:style>
  <w:style w:type="table" w:customStyle="1" w:styleId="TableGrid1">
    <w:name w:val="Table Grid1"/>
    <w:basedOn w:val="TableNormal"/>
    <w:next w:val="TableGrid"/>
    <w:uiPriority w:val="39"/>
    <w:rsid w:val="0051673C"/>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65B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E65B58"/>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29263">
      <w:bodyDiv w:val="1"/>
      <w:marLeft w:val="0"/>
      <w:marRight w:val="0"/>
      <w:marTop w:val="0"/>
      <w:marBottom w:val="0"/>
      <w:divBdr>
        <w:top w:val="none" w:sz="0" w:space="0" w:color="auto"/>
        <w:left w:val="none" w:sz="0" w:space="0" w:color="auto"/>
        <w:bottom w:val="none" w:sz="0" w:space="0" w:color="auto"/>
        <w:right w:val="none" w:sz="0" w:space="0" w:color="auto"/>
      </w:divBdr>
    </w:div>
    <w:div w:id="263728370">
      <w:bodyDiv w:val="1"/>
      <w:marLeft w:val="0"/>
      <w:marRight w:val="0"/>
      <w:marTop w:val="0"/>
      <w:marBottom w:val="0"/>
      <w:divBdr>
        <w:top w:val="none" w:sz="0" w:space="0" w:color="auto"/>
        <w:left w:val="none" w:sz="0" w:space="0" w:color="auto"/>
        <w:bottom w:val="none" w:sz="0" w:space="0" w:color="auto"/>
        <w:right w:val="none" w:sz="0" w:space="0" w:color="auto"/>
      </w:divBdr>
    </w:div>
    <w:div w:id="110187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image" Target="media/image57.tiff"/><Relationship Id="rId16" Type="http://schemas.openxmlformats.org/officeDocument/2006/relationships/image" Target="media/image6.jpeg"/><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image" Target="media/image55.jpeg"/><Relationship Id="rId74" Type="http://schemas.openxmlformats.org/officeDocument/2006/relationships/hyperlink" Target="https://dl.acm.org/doi/proceedings/10.5555/2970576" TargetMode="Externa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image" Target="media/image58.jpeg"/><Relationship Id="rId77"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40.jpeg"/><Relationship Id="rId72" Type="http://schemas.openxmlformats.org/officeDocument/2006/relationships/image" Target="media/image6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png"/><Relationship Id="rId67" Type="http://schemas.openxmlformats.org/officeDocument/2006/relationships/image" Target="media/image56.tiff"/><Relationship Id="rId20" Type="http://schemas.openxmlformats.org/officeDocument/2006/relationships/image" Target="media/image10.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tiff"/><Relationship Id="rId70" Type="http://schemas.openxmlformats.org/officeDocument/2006/relationships/image" Target="media/image59.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 Type="http://schemas.microsoft.com/office/2016/09/relationships/commentsIds" Target="commentsIds.xm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png"/><Relationship Id="rId65" Type="http://schemas.openxmlformats.org/officeDocument/2006/relationships/image" Target="media/image54.jpeg"/><Relationship Id="rId73" Type="http://schemas.openxmlformats.org/officeDocument/2006/relationships/hyperlink" Target="https://link.springer.com/journal/10898"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60.jpeg"/><Relationship Id="rId2" Type="http://schemas.openxmlformats.org/officeDocument/2006/relationships/numbering" Target="numbering.xml"/><Relationship Id="rId2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DEA1A-010A-42CD-84AA-81ECACD7F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32627</TotalTime>
  <Pages>34</Pages>
  <Words>15826</Words>
  <Characters>90213</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 Tan</dc:creator>
  <cp:keywords/>
  <dc:description/>
  <cp:lastModifiedBy>Zhen Tan</cp:lastModifiedBy>
  <cp:revision>9</cp:revision>
  <dcterms:created xsi:type="dcterms:W3CDTF">2023-05-12T03:00:00Z</dcterms:created>
  <dcterms:modified xsi:type="dcterms:W3CDTF">2023-11-11T14:48:00Z</dcterms:modified>
</cp:coreProperties>
</file>