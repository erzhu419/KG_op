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6A4E7" w14:textId="667920C5" w:rsidR="009C613B" w:rsidRDefault="00BB2282" w:rsidP="00A83672">
      <w:pPr>
        <w:pStyle w:val="Heading1"/>
        <w:spacing w:before="0" w:after="0"/>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4FEB1AE7" w14:textId="77777777" w:rsidR="00A83672" w:rsidRPr="00A83672" w:rsidRDefault="00A83672" w:rsidP="00A83672"/>
    <w:p w14:paraId="51E113D9" w14:textId="3811A4A8" w:rsidR="009C613B" w:rsidRPr="009C613B" w:rsidRDefault="009C613B" w:rsidP="009C613B">
      <w:pPr>
        <w:pStyle w:val="Heading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1 Background and motivation</w:t>
      </w:r>
    </w:p>
    <w:p w14:paraId="4D24CD3C" w14:textId="06924A68" w:rsidR="00BB2282" w:rsidRDefault="00BB2282" w:rsidP="00BB2282">
      <w:pPr>
        <w:rPr>
          <w:rFonts w:ascii="Times New Roman" w:hAnsi="Times New Roman" w:cs="Times New Roman"/>
          <w:sz w:val="24"/>
          <w:szCs w:val="24"/>
        </w:rPr>
      </w:pPr>
      <w:r>
        <w:rPr>
          <w:rFonts w:ascii="Times New Roman" w:hAnsi="Times New Roman" w:cs="Times New Roman"/>
          <w:sz w:val="24"/>
          <w:szCs w:val="24"/>
        </w:rPr>
        <w:t>D</w:t>
      </w:r>
      <w:r w:rsidRPr="004D0107">
        <w:rPr>
          <w:rFonts w:ascii="Times New Roman" w:hAnsi="Times New Roman" w:cs="Times New Roman"/>
          <w:sz w:val="24"/>
          <w:szCs w:val="24"/>
        </w:rPr>
        <w:t>ecision</w:t>
      </w:r>
      <w:r>
        <w:rPr>
          <w:rFonts w:ascii="Times New Roman" w:hAnsi="Times New Roman" w:cs="Times New Roman"/>
          <w:sz w:val="24"/>
          <w:szCs w:val="24"/>
        </w:rPr>
        <w:t xml:space="preserve"> problems in urban transportation systems can have h</w:t>
      </w:r>
      <w:r w:rsidRPr="00425B97">
        <w:rPr>
          <w:rFonts w:ascii="Times New Roman" w:hAnsi="Times New Roman" w:cs="Times New Roman"/>
          <w:sz w:val="24"/>
          <w:szCs w:val="24"/>
        </w:rPr>
        <w:t xml:space="preserve">uge socio-economic </w:t>
      </w:r>
      <w:r>
        <w:rPr>
          <w:rFonts w:ascii="Times New Roman" w:hAnsi="Times New Roman" w:cs="Times New Roman"/>
          <w:sz w:val="24"/>
          <w:szCs w:val="24"/>
        </w:rPr>
        <w:t xml:space="preserve">impact, which need careful analysis in various levels of resolution </w:t>
      </w:r>
      <w:r w:rsidR="00654D22">
        <w:rPr>
          <w:rFonts w:ascii="Times New Roman" w:hAnsi="Times New Roman" w:cs="Times New Roman"/>
          <w:sz w:val="24"/>
          <w:szCs w:val="24"/>
        </w:rPr>
        <w:t>and</w:t>
      </w:r>
      <w:r>
        <w:rPr>
          <w:rFonts w:ascii="Times New Roman" w:hAnsi="Times New Roman" w:cs="Times New Roman"/>
          <w:sz w:val="24"/>
          <w:szCs w:val="24"/>
        </w:rPr>
        <w:t xml:space="preserve"> an efficient optimization framework. </w:t>
      </w:r>
      <w:r>
        <w:rPr>
          <w:rFonts w:ascii="Times New Roman" w:hAnsi="Times New Roman" w:cs="Times New Roman" w:hint="eastAsia"/>
          <w:sz w:val="24"/>
          <w:szCs w:val="24"/>
        </w:rPr>
        <w:t>In</w:t>
      </w:r>
      <w:r>
        <w:rPr>
          <w:rFonts w:ascii="Times New Roman" w:hAnsi="Times New Roman" w:cs="Times New Roman"/>
          <w:sz w:val="24"/>
          <w:szCs w:val="24"/>
        </w:rPr>
        <w:t xml:space="preserve"> general, these</w:t>
      </w:r>
      <w:r w:rsidRPr="008F77B1">
        <w:rPr>
          <w:rFonts w:ascii="Times New Roman" w:hAnsi="Times New Roman" w:cs="Times New Roman"/>
          <w:sz w:val="24"/>
          <w:szCs w:val="24"/>
        </w:rPr>
        <w:t xml:space="preserve"> </w:t>
      </w:r>
      <w:r>
        <w:rPr>
          <w:rFonts w:ascii="Times New Roman" w:hAnsi="Times New Roman" w:cs="Times New Roman"/>
          <w:sz w:val="24"/>
          <w:szCs w:val="24"/>
        </w:rPr>
        <w:t xml:space="preserve">systems </w:t>
      </w:r>
      <w:r w:rsidRPr="008F77B1">
        <w:rPr>
          <w:rFonts w:ascii="Times New Roman" w:hAnsi="Times New Roman" w:cs="Times New Roman"/>
          <w:sz w:val="24"/>
          <w:szCs w:val="24"/>
        </w:rPr>
        <w:t xml:space="preserve">are </w:t>
      </w:r>
      <w:r>
        <w:rPr>
          <w:rFonts w:ascii="Times New Roman" w:hAnsi="Times New Roman" w:cs="Times New Roman"/>
          <w:sz w:val="24"/>
          <w:szCs w:val="24"/>
        </w:rPr>
        <w:t xml:space="preserve">complex (e.g., dynamic, </w:t>
      </w:r>
      <w:r w:rsidRPr="008F77B1">
        <w:rPr>
          <w:rFonts w:ascii="Times New Roman" w:hAnsi="Times New Roman" w:cs="Times New Roman"/>
          <w:sz w:val="24"/>
          <w:szCs w:val="24"/>
        </w:rPr>
        <w:t>stochastic</w:t>
      </w:r>
      <w:r>
        <w:rPr>
          <w:rFonts w:ascii="Times New Roman" w:hAnsi="Times New Roman" w:cs="Times New Roman"/>
          <w:sz w:val="24"/>
          <w:szCs w:val="24"/>
        </w:rPr>
        <w:t xml:space="preserve">, </w:t>
      </w:r>
      <w:r w:rsidRPr="008F77B1">
        <w:rPr>
          <w:rFonts w:ascii="Times New Roman" w:hAnsi="Times New Roman" w:cs="Times New Roman"/>
          <w:sz w:val="24"/>
          <w:szCs w:val="24"/>
        </w:rPr>
        <w:t>non-linear</w:t>
      </w:r>
      <w:r>
        <w:rPr>
          <w:rFonts w:ascii="Times New Roman" w:hAnsi="Times New Roman" w:cs="Times New Roman"/>
          <w:sz w:val="24"/>
          <w:szCs w:val="24"/>
        </w:rPr>
        <w:t>) and difficult</w:t>
      </w:r>
      <w:r w:rsidRPr="008F77B1">
        <w:rPr>
          <w:rFonts w:ascii="Times New Roman" w:hAnsi="Times New Roman" w:cs="Times New Roman"/>
          <w:sz w:val="24"/>
          <w:szCs w:val="24"/>
        </w:rPr>
        <w:t xml:space="preserve"> to </w:t>
      </w:r>
      <w:r>
        <w:rPr>
          <w:rFonts w:ascii="Times New Roman" w:hAnsi="Times New Roman" w:cs="Times New Roman"/>
          <w:sz w:val="24"/>
          <w:szCs w:val="24"/>
        </w:rPr>
        <w:t>model</w:t>
      </w:r>
      <w:r w:rsidRPr="008F77B1">
        <w:rPr>
          <w:rFonts w:ascii="Times New Roman" w:hAnsi="Times New Roman" w:cs="Times New Roman"/>
          <w:sz w:val="24"/>
          <w:szCs w:val="24"/>
        </w:rPr>
        <w:t xml:space="preserve"> analytical</w:t>
      </w:r>
      <w:r>
        <w:rPr>
          <w:rFonts w:ascii="Times New Roman" w:hAnsi="Times New Roman" w:cs="Times New Roman"/>
          <w:sz w:val="24"/>
          <w:szCs w:val="24"/>
        </w:rPr>
        <w:t xml:space="preserve">ly, which precludes the use of </w:t>
      </w:r>
      <w:r w:rsidRPr="008F77B1">
        <w:rPr>
          <w:rFonts w:ascii="Times New Roman" w:hAnsi="Times New Roman" w:cs="Times New Roman"/>
          <w:sz w:val="24"/>
          <w:szCs w:val="24"/>
        </w:rPr>
        <w:t xml:space="preserve">traditional optimization methods. A powerful alternative is </w:t>
      </w:r>
      <w:r w:rsidRPr="005B7067">
        <w:rPr>
          <w:rFonts w:ascii="Times New Roman" w:hAnsi="Times New Roman" w:cs="Times New Roman"/>
          <w:sz w:val="24"/>
          <w:szCs w:val="24"/>
        </w:rPr>
        <w:t xml:space="preserve">simulation-enabled approach. Recently, a variety of </w:t>
      </w:r>
      <w:r w:rsidR="00654D22" w:rsidRPr="005B7067">
        <w:rPr>
          <w:rFonts w:ascii="Times New Roman" w:hAnsi="Times New Roman" w:cs="Times New Roman"/>
          <w:sz w:val="24"/>
          <w:szCs w:val="24"/>
        </w:rPr>
        <w:t xml:space="preserve">commercial or open-source </w:t>
      </w:r>
      <w:r w:rsidRPr="005B7067">
        <w:rPr>
          <w:rFonts w:ascii="Times New Roman" w:hAnsi="Times New Roman" w:cs="Times New Roman"/>
          <w:sz w:val="24"/>
          <w:szCs w:val="24"/>
        </w:rPr>
        <w:t>traffic simulation tools have been developed</w:t>
      </w:r>
      <w:r w:rsidR="00654D22" w:rsidRPr="005B7067">
        <w:rPr>
          <w:rFonts w:ascii="Times New Roman" w:hAnsi="Times New Roman" w:cs="Times New Roman"/>
          <w:sz w:val="24"/>
          <w:szCs w:val="24"/>
        </w:rPr>
        <w:t>,</w:t>
      </w:r>
      <w:r w:rsidRPr="005B7067">
        <w:rPr>
          <w:rFonts w:ascii="Times New Roman" w:hAnsi="Times New Roman" w:cs="Times New Roman"/>
          <w:sz w:val="24"/>
          <w:szCs w:val="24"/>
        </w:rPr>
        <w:t xml:space="preserve"> provid</w:t>
      </w:r>
      <w:r w:rsidR="00654D22" w:rsidRPr="005B7067">
        <w:rPr>
          <w:rFonts w:ascii="Times New Roman" w:hAnsi="Times New Roman" w:cs="Times New Roman"/>
          <w:sz w:val="24"/>
          <w:szCs w:val="24"/>
        </w:rPr>
        <w:t>ing</w:t>
      </w:r>
      <w:r w:rsidRPr="005B7067">
        <w:rPr>
          <w:rFonts w:ascii="Times New Roman" w:hAnsi="Times New Roman" w:cs="Times New Roman"/>
          <w:sz w:val="24"/>
          <w:szCs w:val="24"/>
        </w:rPr>
        <w:t xml:space="preserve"> us with a more flexible </w:t>
      </w:r>
      <w:r w:rsidR="00BE10A6" w:rsidRPr="005B7067">
        <w:rPr>
          <w:rFonts w:ascii="Times New Roman" w:hAnsi="Times New Roman" w:cs="Times New Roman" w:hint="eastAsia"/>
          <w:sz w:val="24"/>
          <w:szCs w:val="24"/>
        </w:rPr>
        <w:t>and</w:t>
      </w:r>
      <w:r w:rsidRPr="005B7067">
        <w:rPr>
          <w:rFonts w:ascii="Times New Roman" w:hAnsi="Times New Roman" w:cs="Times New Roman"/>
          <w:sz w:val="24"/>
          <w:szCs w:val="24"/>
        </w:rPr>
        <w:t xml:space="preserve"> comprehensive way to capture the intricate interactions between the supply and the demand components of the mobility networks</w:t>
      </w:r>
      <w:commentRangeStart w:id="0"/>
      <w:r w:rsidRPr="005B7067">
        <w:rPr>
          <w:rFonts w:ascii="Times New Roman" w:hAnsi="Times New Roman" w:cs="Times New Roman"/>
          <w:sz w:val="24"/>
          <w:szCs w:val="24"/>
        </w:rPr>
        <w:t>.</w:t>
      </w:r>
      <w:commentRangeEnd w:id="0"/>
      <w:r w:rsidR="008D0B5A" w:rsidRPr="005B7067">
        <w:rPr>
          <w:rStyle w:val="CommentReference"/>
        </w:rPr>
        <w:commentReference w:id="0"/>
      </w:r>
      <w:r w:rsidRPr="005B7067">
        <w:rPr>
          <w:rFonts w:ascii="Times New Roman" w:hAnsi="Times New Roman" w:cs="Times New Roman"/>
          <w:sz w:val="24"/>
          <w:szCs w:val="24"/>
        </w:rPr>
        <w:t xml:space="preserve"> </w:t>
      </w:r>
      <w:del w:id="1" w:author="Zhen Tan" w:date="2021-11-23T11:11:00Z">
        <w:r w:rsidRPr="005B7067" w:rsidDel="00936B6B">
          <w:rPr>
            <w:rFonts w:ascii="Times New Roman" w:hAnsi="Times New Roman" w:cs="Times New Roman"/>
            <w:sz w:val="24"/>
            <w:szCs w:val="24"/>
          </w:rPr>
          <w:delText>In current practices, there are widely applied traffic simulators such as microscopic ones (e.g., VISSIM, PARAMICS, SUMO) and macroscopic ones (e.g., VISUM, DTALITE, DYNUST). Specifically, the former focuses on simulating traffic flow dynamics by detailed modeling of driver behavior, while the latter focuses on flow distributions on larger networks with only aggregate traffic flow model on each link. These microscopic and macroscopic traffic simulators can provide estimates of traffic network performance, and under various system uncertainties (e.g., random traffic volume input, drivers’ random routing behavior, et</w:delText>
        </w:r>
        <w:r w:rsidRPr="005B7067" w:rsidDel="00936B6B">
          <w:rPr>
            <w:rFonts w:ascii="Times New Roman" w:hAnsi="Times New Roman" w:cs="Times New Roman" w:hint="eastAsia"/>
            <w:sz w:val="24"/>
            <w:szCs w:val="24"/>
          </w:rPr>
          <w:delText>c</w:delText>
        </w:r>
        <w:r w:rsidRPr="005B7067" w:rsidDel="00936B6B">
          <w:rPr>
            <w:rFonts w:ascii="Times New Roman" w:hAnsi="Times New Roman" w:cs="Times New Roman"/>
            <w:sz w:val="24"/>
            <w:szCs w:val="24"/>
          </w:rPr>
          <w:delText xml:space="preserve">.). </w:delText>
        </w:r>
      </w:del>
      <w:r w:rsidRPr="005B7067">
        <w:rPr>
          <w:rFonts w:ascii="Times New Roman" w:hAnsi="Times New Roman" w:cs="Times New Roman"/>
          <w:sz w:val="24"/>
          <w:szCs w:val="24"/>
        </w:rPr>
        <w:t>The</w:t>
      </w:r>
      <w:r w:rsidR="00940572" w:rsidRPr="005B7067">
        <w:rPr>
          <w:rFonts w:ascii="Times New Roman" w:hAnsi="Times New Roman" w:cs="Times New Roman"/>
          <w:sz w:val="24"/>
          <w:szCs w:val="24"/>
        </w:rPr>
        <w:t>se tools</w:t>
      </w:r>
      <w:r w:rsidRPr="005B7067">
        <w:rPr>
          <w:rFonts w:ascii="Times New Roman" w:hAnsi="Times New Roman" w:cs="Times New Roman"/>
          <w:sz w:val="24"/>
          <w:szCs w:val="24"/>
        </w:rPr>
        <w:t xml:space="preserve"> are therefore often used to evaluate and compare a set of predetermined </w:t>
      </w:r>
      <w:r w:rsidR="00E40261" w:rsidRPr="005B7067">
        <w:rPr>
          <w:rFonts w:ascii="Times New Roman" w:hAnsi="Times New Roman" w:cs="Times New Roman"/>
          <w:sz w:val="24"/>
          <w:szCs w:val="24"/>
        </w:rPr>
        <w:t>solutions</w:t>
      </w:r>
      <w:r w:rsidRPr="005B7067">
        <w:rPr>
          <w:rFonts w:ascii="Times New Roman" w:hAnsi="Times New Roman" w:cs="Times New Roman"/>
          <w:sz w:val="24"/>
          <w:szCs w:val="24"/>
        </w:rPr>
        <w:t xml:space="preserve"> (e.g., traffic facility location</w:t>
      </w:r>
      <w:r w:rsidR="001F501D" w:rsidRPr="005B7067">
        <w:rPr>
          <w:rFonts w:ascii="Times New Roman" w:hAnsi="Times New Roman" w:cs="Times New Roman"/>
          <w:sz w:val="24"/>
          <w:szCs w:val="24"/>
        </w:rPr>
        <w:t>s</w:t>
      </w:r>
      <w:r w:rsidRPr="005B7067">
        <w:rPr>
          <w:rFonts w:ascii="Times New Roman" w:hAnsi="Times New Roman" w:cs="Times New Roman"/>
          <w:sz w:val="24"/>
          <w:szCs w:val="24"/>
        </w:rPr>
        <w:t xml:space="preserve"> or network design </w:t>
      </w:r>
      <w:r w:rsidR="001F501D" w:rsidRPr="005B7067">
        <w:rPr>
          <w:rFonts w:ascii="Times New Roman" w:hAnsi="Times New Roman" w:cs="Times New Roman"/>
          <w:sz w:val="24"/>
          <w:szCs w:val="24"/>
        </w:rPr>
        <w:t>plan</w:t>
      </w:r>
      <w:r w:rsidRPr="005B7067">
        <w:rPr>
          <w:rFonts w:ascii="Times New Roman" w:hAnsi="Times New Roman" w:cs="Times New Roman"/>
          <w:sz w:val="24"/>
          <w:szCs w:val="24"/>
        </w:rPr>
        <w:t>s)</w:t>
      </w:r>
      <w:r w:rsidRPr="005B7067">
        <w:t xml:space="preserve"> </w:t>
      </w:r>
      <w:r w:rsidRPr="005B7067">
        <w:rPr>
          <w:rFonts w:ascii="Times New Roman" w:hAnsi="Times New Roman" w:cs="Times New Roman"/>
          <w:sz w:val="24"/>
          <w:szCs w:val="24"/>
        </w:rPr>
        <w:t xml:space="preserve">in the context of what-if analysis or sensitivity analysis for better decision-making. </w:t>
      </w:r>
      <w:r w:rsidRPr="005B7067">
        <w:rPr>
          <w:rFonts w:ascii="Times New Roman" w:hAnsi="Times New Roman" w:cs="Times New Roman" w:hint="eastAsia"/>
          <w:sz w:val="24"/>
          <w:szCs w:val="24"/>
        </w:rPr>
        <w:t>However,</w:t>
      </w:r>
      <w:r w:rsidR="00940572" w:rsidRPr="005B7067">
        <w:rPr>
          <w:rFonts w:ascii="Times New Roman" w:hAnsi="Times New Roman" w:cs="Times New Roman"/>
          <w:sz w:val="24"/>
          <w:szCs w:val="24"/>
        </w:rPr>
        <w:t xml:space="preserve"> when the number of</w:t>
      </w:r>
      <w:r w:rsidR="00E40261" w:rsidRPr="005B7067">
        <w:rPr>
          <w:rFonts w:ascii="Times New Roman" w:hAnsi="Times New Roman" w:cs="Times New Roman"/>
          <w:sz w:val="24"/>
          <w:szCs w:val="24"/>
        </w:rPr>
        <w:t xml:space="preserve"> feasible or candidate solutions</w:t>
      </w:r>
      <w:r w:rsidR="00940572" w:rsidRPr="005B7067">
        <w:rPr>
          <w:rFonts w:ascii="Times New Roman" w:hAnsi="Times New Roman" w:cs="Times New Roman"/>
          <w:sz w:val="24"/>
          <w:szCs w:val="24"/>
        </w:rPr>
        <w:t xml:space="preserve"> becomes larg</w:t>
      </w:r>
      <w:r w:rsidR="00940572" w:rsidRPr="005B7067">
        <w:rPr>
          <w:rFonts w:ascii="Times New Roman" w:hAnsi="Times New Roman" w:cs="Times New Roman" w:hint="eastAsia"/>
          <w:sz w:val="24"/>
          <w:szCs w:val="24"/>
        </w:rPr>
        <w:t>e</w:t>
      </w:r>
      <w:r w:rsidR="00E40261" w:rsidRPr="005B7067">
        <w:rPr>
          <w:rFonts w:ascii="Times New Roman" w:hAnsi="Times New Roman" w:cs="Times New Roman"/>
          <w:sz w:val="24"/>
          <w:szCs w:val="24"/>
        </w:rPr>
        <w:t xml:space="preserve">, it is impractical or prohibitive to simulate all of them. </w:t>
      </w:r>
      <w:r w:rsidRPr="005B7067">
        <w:rPr>
          <w:rFonts w:ascii="Times New Roman" w:hAnsi="Times New Roman" w:cs="Times New Roman"/>
          <w:sz w:val="24"/>
          <w:szCs w:val="24"/>
        </w:rPr>
        <w:t>This is common in urban transportation problems which involve computationally expensive calibrated traffic</w:t>
      </w:r>
      <w:r>
        <w:rPr>
          <w:rFonts w:ascii="Times New Roman" w:hAnsi="Times New Roman" w:cs="Times New Roman"/>
          <w:sz w:val="24"/>
          <w:szCs w:val="24"/>
        </w:rPr>
        <w:t xml:space="preserve"> simulation model and h</w:t>
      </w:r>
      <w:r w:rsidRPr="008F77B1">
        <w:rPr>
          <w:rFonts w:ascii="Times New Roman" w:hAnsi="Times New Roman" w:cs="Times New Roman"/>
          <w:sz w:val="24"/>
          <w:szCs w:val="24"/>
        </w:rPr>
        <w:t>igh dimension</w:t>
      </w:r>
      <w:r>
        <w:rPr>
          <w:rFonts w:ascii="Times New Roman" w:hAnsi="Times New Roman" w:cs="Times New Roman"/>
          <w:sz w:val="24"/>
          <w:szCs w:val="24"/>
        </w:rPr>
        <w:t>al decision variables</w:t>
      </w:r>
      <w:r w:rsidR="00382FA9">
        <w:rPr>
          <w:rFonts w:ascii="Times New Roman" w:hAnsi="Times New Roman" w:cs="Times New Roman"/>
          <w:sz w:val="24"/>
          <w:szCs w:val="24"/>
        </w:rPr>
        <w:t xml:space="preserve">. For example, </w:t>
      </w:r>
      <w:r>
        <w:rPr>
          <w:rFonts w:ascii="Times New Roman" w:hAnsi="Times New Roman" w:cs="Times New Roman"/>
          <w:sz w:val="24"/>
          <w:szCs w:val="24"/>
        </w:rPr>
        <w:t xml:space="preserve">the network signal timing problem </w:t>
      </w:r>
      <w:r w:rsidR="006A4717">
        <w:rPr>
          <w:rFonts w:ascii="Times New Roman" w:hAnsi="Times New Roman" w:cs="Times New Roman"/>
          <w:sz w:val="24"/>
          <w:szCs w:val="24"/>
        </w:rPr>
        <w:t xml:space="preserve">needs to </w:t>
      </w:r>
      <w:r w:rsidR="00940572">
        <w:rPr>
          <w:rFonts w:ascii="Times New Roman" w:hAnsi="Times New Roman" w:cs="Times New Roman"/>
          <w:sz w:val="24"/>
          <w:szCs w:val="24"/>
        </w:rPr>
        <w:t>optimize the</w:t>
      </w:r>
      <w:r w:rsidR="006A4717">
        <w:rPr>
          <w:rFonts w:ascii="Times New Roman" w:hAnsi="Times New Roman" w:cs="Times New Roman"/>
          <w:sz w:val="24"/>
          <w:szCs w:val="24"/>
        </w:rPr>
        <w:t xml:space="preserve"> green time</w:t>
      </w:r>
      <w:r w:rsidR="005F7814">
        <w:rPr>
          <w:rFonts w:ascii="Times New Roman" w:hAnsi="Times New Roman" w:cs="Times New Roman"/>
          <w:sz w:val="24"/>
          <w:szCs w:val="24"/>
        </w:rPr>
        <w:t>s</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of</w:t>
      </w:r>
      <w:r w:rsidR="006A4717">
        <w:rPr>
          <w:rFonts w:ascii="Times New Roman" w:hAnsi="Times New Roman" w:cs="Times New Roman"/>
          <w:sz w:val="24"/>
          <w:szCs w:val="24"/>
        </w:rPr>
        <w:t xml:space="preserve"> </w:t>
      </w:r>
      <w:r w:rsidR="005F7814">
        <w:rPr>
          <w:rFonts w:ascii="Times New Roman" w:hAnsi="Times New Roman" w:cs="Times New Roman"/>
          <w:sz w:val="24"/>
          <w:szCs w:val="24"/>
        </w:rPr>
        <w:t>all the</w:t>
      </w:r>
      <w:r w:rsidR="006A4717">
        <w:rPr>
          <w:rFonts w:ascii="Times New Roman" w:hAnsi="Times New Roman" w:cs="Times New Roman"/>
          <w:sz w:val="24"/>
          <w:szCs w:val="24"/>
        </w:rPr>
        <w:t xml:space="preserve"> phase</w:t>
      </w:r>
      <w:r w:rsidR="005F7814">
        <w:rPr>
          <w:rFonts w:ascii="Times New Roman" w:hAnsi="Times New Roman" w:cs="Times New Roman"/>
          <w:sz w:val="24"/>
          <w:szCs w:val="24"/>
        </w:rPr>
        <w:t xml:space="preserve">s </w:t>
      </w:r>
      <w:r w:rsidR="00E40261">
        <w:rPr>
          <w:rFonts w:ascii="Times New Roman" w:hAnsi="Times New Roman" w:cs="Times New Roman"/>
          <w:sz w:val="24"/>
          <w:szCs w:val="24"/>
        </w:rPr>
        <w:t xml:space="preserve">at </w:t>
      </w:r>
      <w:r w:rsidR="005F7814">
        <w:rPr>
          <w:rFonts w:ascii="Times New Roman" w:hAnsi="Times New Roman" w:cs="Times New Roman"/>
          <w:sz w:val="24"/>
          <w:szCs w:val="24"/>
        </w:rPr>
        <w:t>all the intersections in the network</w:t>
      </w:r>
      <w:r w:rsidR="002D36D6">
        <w:rPr>
          <w:rFonts w:ascii="Times New Roman" w:hAnsi="Times New Roman" w:cs="Times New Roman"/>
          <w:sz w:val="24"/>
          <w:szCs w:val="24"/>
        </w:rPr>
        <w:t xml:space="preserve"> </w:t>
      </w:r>
      <w:r w:rsidR="002D36D6">
        <w:rPr>
          <w:rFonts w:ascii="Times New Roman" w:hAnsi="Times New Roman" w:cs="Times New Roman"/>
          <w:sz w:val="24"/>
          <w:szCs w:val="24"/>
          <w:highlight w:val="yellow"/>
        </w:rPr>
        <w:t>(</w:t>
      </w:r>
      <w:r w:rsidR="002F1473" w:rsidRPr="00AA5314">
        <w:rPr>
          <w:rFonts w:ascii="Times New Roman" w:hAnsi="Times New Roman" w:cs="Times New Roman"/>
          <w:sz w:val="24"/>
          <w:szCs w:val="24"/>
          <w:highlight w:val="yellow"/>
        </w:rPr>
        <w:t xml:space="preserve">Osorio and </w:t>
      </w:r>
      <w:proofErr w:type="spellStart"/>
      <w:r w:rsidR="002F1473" w:rsidRPr="00AA5314">
        <w:rPr>
          <w:rFonts w:ascii="Times New Roman" w:hAnsi="Times New Roman" w:cs="Times New Roman"/>
          <w:sz w:val="24"/>
          <w:szCs w:val="24"/>
          <w:highlight w:val="yellow"/>
        </w:rPr>
        <w:t>Bierlaire</w:t>
      </w:r>
      <w:proofErr w:type="spellEnd"/>
      <w:r w:rsidR="002F1473" w:rsidRPr="00AA5314">
        <w:rPr>
          <w:rFonts w:ascii="Times New Roman" w:hAnsi="Times New Roman" w:cs="Times New Roman"/>
          <w:sz w:val="24"/>
          <w:szCs w:val="24"/>
          <w:highlight w:val="yellow"/>
        </w:rPr>
        <w:t>, 2013</w:t>
      </w:r>
      <w:r w:rsidR="002F1473">
        <w:rPr>
          <w:rFonts w:ascii="Times New Roman" w:hAnsi="Times New Roman" w:cs="Times New Roman"/>
          <w:sz w:val="24"/>
          <w:szCs w:val="24"/>
          <w:highlight w:val="yellow"/>
        </w:rPr>
        <w:t xml:space="preserve">, </w:t>
      </w:r>
      <w:r w:rsidR="002F1473">
        <w:rPr>
          <w:rFonts w:ascii="Times New Roman" w:hAnsi="Times New Roman" w:cs="Times New Roman" w:hint="eastAsia"/>
          <w:sz w:val="24"/>
          <w:szCs w:val="24"/>
          <w:highlight w:val="yellow"/>
        </w:rPr>
        <w:t>Zheng</w:t>
      </w:r>
      <w:r w:rsidR="00F851DB">
        <w:rPr>
          <w:rFonts w:ascii="Times New Roman" w:hAnsi="Times New Roman" w:cs="Times New Roman"/>
          <w:sz w:val="24"/>
          <w:szCs w:val="24"/>
          <w:highlight w:val="yellow"/>
        </w:rPr>
        <w:t xml:space="preserve"> et al</w:t>
      </w:r>
      <w:r w:rsidR="0026118E">
        <w:rPr>
          <w:rFonts w:ascii="Times New Roman" w:hAnsi="Times New Roman" w:cs="Times New Roman"/>
          <w:sz w:val="24"/>
          <w:szCs w:val="24"/>
          <w:highlight w:val="yellow"/>
        </w:rPr>
        <w:t xml:space="preserve">. </w:t>
      </w:r>
      <w:r w:rsidR="0087213D">
        <w:rPr>
          <w:rFonts w:ascii="Times New Roman" w:hAnsi="Times New Roman" w:cs="Times New Roman"/>
          <w:sz w:val="24"/>
          <w:szCs w:val="24"/>
          <w:highlight w:val="yellow"/>
        </w:rPr>
        <w:t xml:space="preserve">2019, </w:t>
      </w:r>
      <w:r w:rsidR="00F851DB">
        <w:rPr>
          <w:rFonts w:ascii="Times New Roman" w:hAnsi="Times New Roman" w:cs="Times New Roman"/>
          <w:sz w:val="24"/>
          <w:szCs w:val="24"/>
          <w:highlight w:val="yellow"/>
        </w:rPr>
        <w:t>2021</w:t>
      </w:r>
      <w:r w:rsidR="002D36D6">
        <w:rPr>
          <w:rFonts w:ascii="Times New Roman" w:hAnsi="Times New Roman" w:cs="Times New Roman"/>
          <w:sz w:val="24"/>
          <w:szCs w:val="24"/>
          <w:highlight w:val="yellow"/>
        </w:rPr>
        <w:t>)</w:t>
      </w:r>
      <w:r w:rsidR="005F7814">
        <w:rPr>
          <w:rFonts w:ascii="Times New Roman" w:hAnsi="Times New Roman" w:cs="Times New Roman"/>
          <w:sz w:val="24"/>
          <w:szCs w:val="24"/>
        </w:rPr>
        <w:t xml:space="preserve">, </w:t>
      </w:r>
      <w:r w:rsidR="00940572">
        <w:rPr>
          <w:rFonts w:ascii="Times New Roman" w:hAnsi="Times New Roman" w:cs="Times New Roman"/>
          <w:sz w:val="24"/>
          <w:szCs w:val="24"/>
        </w:rPr>
        <w:t>leading to a huge number of feasible solutions</w:t>
      </w:r>
      <w:r w:rsidR="004C05E7">
        <w:rPr>
          <w:rFonts w:ascii="Times New Roman" w:hAnsi="Times New Roman" w:cs="Times New Roman"/>
          <w:sz w:val="24"/>
          <w:szCs w:val="24"/>
        </w:rPr>
        <w:t xml:space="preserve">, which generally grows exponentially in problem dimension </w:t>
      </w:r>
      <w:r w:rsidR="004C05E7" w:rsidRPr="00077324">
        <w:rPr>
          <w:rFonts w:ascii="Times New Roman" w:hAnsi="Times New Roman" w:cs="Times New Roman"/>
          <w:sz w:val="24"/>
          <w:szCs w:val="24"/>
          <w:highlight w:val="yellow"/>
        </w:rPr>
        <w:t>(</w:t>
      </w:r>
      <w:r w:rsidR="004C05E7">
        <w:rPr>
          <w:rFonts w:ascii="Times New Roman" w:hAnsi="Times New Roman" w:cs="Times New Roman" w:hint="eastAsia"/>
          <w:sz w:val="24"/>
          <w:szCs w:val="24"/>
          <w:highlight w:val="yellow"/>
        </w:rPr>
        <w:t>Li</w:t>
      </w:r>
      <w:r w:rsidR="004C05E7">
        <w:rPr>
          <w:rFonts w:ascii="Times New Roman" w:hAnsi="Times New Roman" w:cs="Times New Roman"/>
          <w:sz w:val="24"/>
          <w:szCs w:val="24"/>
          <w:highlight w:val="yellow"/>
        </w:rPr>
        <w:t xml:space="preserve"> et al., 2015</w:t>
      </w:r>
      <w:r w:rsidR="004C05E7" w:rsidRPr="00077324">
        <w:rPr>
          <w:rFonts w:ascii="Times New Roman" w:hAnsi="Times New Roman" w:cs="Times New Roman"/>
          <w:sz w:val="24"/>
          <w:szCs w:val="24"/>
          <w:highlight w:val="yellow"/>
        </w:rPr>
        <w:t>)</w:t>
      </w:r>
      <w:r>
        <w:rPr>
          <w:rFonts w:ascii="Times New Roman" w:hAnsi="Times New Roman" w:cs="Times New Roman"/>
          <w:sz w:val="24"/>
          <w:szCs w:val="24"/>
        </w:rPr>
        <w:t xml:space="preserve">. </w:t>
      </w:r>
      <w:r w:rsidR="001B4857">
        <w:rPr>
          <w:rFonts w:ascii="Times New Roman" w:hAnsi="Times New Roman" w:cs="Times New Roman"/>
          <w:sz w:val="24"/>
          <w:szCs w:val="24"/>
        </w:rPr>
        <w:t>Simple enumeration is even less applicable w</w:t>
      </w:r>
      <w:r w:rsidR="00940572">
        <w:rPr>
          <w:rFonts w:ascii="Times New Roman" w:hAnsi="Times New Roman" w:cs="Times New Roman"/>
          <w:sz w:val="24"/>
          <w:szCs w:val="24"/>
        </w:rPr>
        <w:t xml:space="preserve">hen simulations are stochastic, </w:t>
      </w:r>
      <w:r w:rsidR="002D36D6">
        <w:rPr>
          <w:rFonts w:ascii="Times New Roman" w:hAnsi="Times New Roman" w:cs="Times New Roman"/>
          <w:sz w:val="24"/>
          <w:szCs w:val="24"/>
        </w:rPr>
        <w:t xml:space="preserve">as </w:t>
      </w:r>
      <w:r>
        <w:rPr>
          <w:rFonts w:ascii="Times New Roman" w:hAnsi="Times New Roman" w:cs="Times New Roman"/>
          <w:sz w:val="24"/>
          <w:szCs w:val="24"/>
        </w:rPr>
        <w:t>each simulation run</w:t>
      </w:r>
      <w:r w:rsidR="00D02A14">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D02A14">
        <w:rPr>
          <w:rFonts w:ascii="Times New Roman" w:hAnsi="Times New Roman" w:cs="Times New Roman"/>
          <w:sz w:val="24"/>
          <w:szCs w:val="24"/>
        </w:rPr>
        <w:t xml:space="preserve">gives </w:t>
      </w:r>
      <w:r>
        <w:rPr>
          <w:rFonts w:ascii="Times New Roman" w:hAnsi="Times New Roman" w:cs="Times New Roman"/>
          <w:sz w:val="24"/>
          <w:szCs w:val="24"/>
        </w:rPr>
        <w:t xml:space="preserve">a noisy observation of the underlying quality of a solution. For </w:t>
      </w:r>
      <w:r w:rsidR="00EB663E">
        <w:rPr>
          <w:rFonts w:ascii="Times New Roman" w:hAnsi="Times New Roman" w:cs="Times New Roman"/>
          <w:sz w:val="24"/>
          <w:szCs w:val="24"/>
        </w:rPr>
        <w:t xml:space="preserve">such </w:t>
      </w:r>
      <w:r>
        <w:rPr>
          <w:rFonts w:ascii="Times New Roman" w:hAnsi="Times New Roman" w:cs="Times New Roman"/>
          <w:sz w:val="24"/>
          <w:szCs w:val="24"/>
        </w:rPr>
        <w:t xml:space="preserve">problems with large number of alternatives or measurement noises, </w:t>
      </w:r>
      <w:r w:rsidRPr="008F77B1">
        <w:rPr>
          <w:rFonts w:ascii="Times New Roman" w:hAnsi="Times New Roman" w:cs="Times New Roman"/>
          <w:sz w:val="24"/>
          <w:szCs w:val="24"/>
        </w:rPr>
        <w:t>research framework of simulation-</w:t>
      </w:r>
      <w:r w:rsidRPr="005B7067">
        <w:rPr>
          <w:rFonts w:ascii="Times New Roman" w:hAnsi="Times New Roman" w:cs="Times New Roman"/>
          <w:sz w:val="24"/>
          <w:szCs w:val="24"/>
        </w:rPr>
        <w:t xml:space="preserve">based </w:t>
      </w:r>
      <w:commentRangeStart w:id="2"/>
      <w:r w:rsidRPr="005B7067">
        <w:rPr>
          <w:rFonts w:ascii="Times New Roman" w:hAnsi="Times New Roman" w:cs="Times New Roman"/>
          <w:sz w:val="24"/>
          <w:szCs w:val="24"/>
        </w:rPr>
        <w:t>optimization (SO) was proposed</w:t>
      </w:r>
      <w:commentRangeEnd w:id="2"/>
      <w:r w:rsidRPr="005B7067">
        <w:rPr>
          <w:rStyle w:val="CommentReference"/>
        </w:rPr>
        <w:commentReference w:id="2"/>
      </w:r>
      <w:r w:rsidRPr="005B7067">
        <w:rPr>
          <w:rFonts w:ascii="Times New Roman" w:hAnsi="Times New Roman" w:cs="Times New Roman"/>
          <w:sz w:val="24"/>
          <w:szCs w:val="24"/>
        </w:rPr>
        <w:t>, which design algorithms that seek good solutions</w:t>
      </w:r>
      <w:r>
        <w:rPr>
          <w:rFonts w:ascii="Times New Roman" w:hAnsi="Times New Roman" w:cs="Times New Roman"/>
          <w:sz w:val="24"/>
          <w:szCs w:val="24"/>
        </w:rPr>
        <w:t xml:space="preserve"> </w:t>
      </w:r>
      <w:r w:rsidR="00D02A14">
        <w:rPr>
          <w:rFonts w:ascii="Times New Roman" w:hAnsi="Times New Roman" w:cs="Times New Roman"/>
          <w:sz w:val="24"/>
          <w:szCs w:val="24"/>
        </w:rPr>
        <w:t>quickly</w: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has been a</w:t>
      </w:r>
      <w:r w:rsidR="001B4857">
        <w:rPr>
          <w:rFonts w:ascii="Times New Roman" w:hAnsi="Times New Roman" w:cs="Times New Roman"/>
          <w:sz w:val="24"/>
          <w:szCs w:val="24"/>
        </w:rPr>
        <w:t xml:space="preserve">n increasingly </w:t>
      </w:r>
      <w:r>
        <w:rPr>
          <w:rFonts w:ascii="Times New Roman" w:hAnsi="Times New Roman" w:cs="Times New Roman"/>
          <w:sz w:val="24"/>
          <w:szCs w:val="24"/>
        </w:rPr>
        <w:t xml:space="preserve">hot </w:t>
      </w:r>
      <w:r w:rsidR="00EB663E">
        <w:rPr>
          <w:rFonts w:ascii="Times New Roman" w:hAnsi="Times New Roman" w:cs="Times New Roman"/>
          <w:sz w:val="24"/>
          <w:szCs w:val="24"/>
        </w:rPr>
        <w:t xml:space="preserve">research </w:t>
      </w:r>
      <w:r w:rsidR="001B4857">
        <w:rPr>
          <w:rFonts w:ascii="Times New Roman" w:hAnsi="Times New Roman" w:cs="Times New Roman"/>
          <w:sz w:val="24"/>
          <w:szCs w:val="24"/>
        </w:rPr>
        <w:t>topic</w:t>
      </w:r>
      <w:r w:rsidR="00EB663E">
        <w:rPr>
          <w:rFonts w:ascii="Times New Roman" w:hAnsi="Times New Roman" w:cs="Times New Roman"/>
          <w:sz w:val="24"/>
          <w:szCs w:val="24"/>
        </w:rPr>
        <w:t>,</w:t>
      </w:r>
      <w:r>
        <w:rPr>
          <w:rFonts w:ascii="Times New Roman" w:hAnsi="Times New Roman" w:cs="Times New Roman"/>
          <w:sz w:val="24"/>
          <w:szCs w:val="24"/>
        </w:rPr>
        <w:t xml:space="preserve"> </w:t>
      </w:r>
      <w:r w:rsidR="00D02A14">
        <w:rPr>
          <w:rFonts w:ascii="Times New Roman" w:hAnsi="Times New Roman" w:cs="Times New Roman"/>
          <w:sz w:val="24"/>
          <w:szCs w:val="24"/>
        </w:rPr>
        <w:t xml:space="preserve">see </w:t>
      </w:r>
      <w:r>
        <w:rPr>
          <w:rFonts w:ascii="Times New Roman" w:hAnsi="Times New Roman" w:cs="Times New Roman"/>
          <w:sz w:val="24"/>
          <w:szCs w:val="24"/>
        </w:rPr>
        <w:t xml:space="preserve">relevant reviews </w:t>
      </w:r>
      <w:r>
        <w:rPr>
          <w:rFonts w:ascii="Times New Roman" w:hAnsi="Times New Roman" w:cs="Times New Roman"/>
          <w:sz w:val="24"/>
          <w:szCs w:val="24"/>
          <w:highlight w:val="yellow"/>
        </w:rPr>
        <w:t>(***).</w:t>
      </w:r>
    </w:p>
    <w:p w14:paraId="17E261B9" w14:textId="77777777" w:rsidR="00BB2282" w:rsidRDefault="00BB2282" w:rsidP="00BB2282">
      <w:pPr>
        <w:rPr>
          <w:rFonts w:ascii="Times New Roman" w:hAnsi="Times New Roman" w:cs="Times New Roman"/>
          <w:sz w:val="24"/>
          <w:szCs w:val="24"/>
        </w:rPr>
      </w:pPr>
    </w:p>
    <w:p w14:paraId="26E89504" w14:textId="26E205B8" w:rsidR="00BB2282" w:rsidRDefault="00BB2282" w:rsidP="00BB2282">
      <w:pPr>
        <w:rPr>
          <w:rFonts w:ascii="Times New Roman" w:hAnsi="Times New Roman" w:cs="Times New Roman"/>
          <w:sz w:val="24"/>
          <w:szCs w:val="24"/>
        </w:rPr>
      </w:pPr>
      <w:r>
        <w:rPr>
          <w:rFonts w:ascii="Times New Roman" w:hAnsi="Times New Roman" w:cs="Times New Roman" w:hint="eastAsia"/>
          <w:sz w:val="24"/>
          <w:szCs w:val="24"/>
        </w:rPr>
        <w:t xml:space="preserve">In </w:t>
      </w:r>
      <w:r>
        <w:rPr>
          <w:rFonts w:ascii="Times New Roman" w:hAnsi="Times New Roman" w:cs="Times New Roman"/>
          <w:sz w:val="24"/>
          <w:szCs w:val="24"/>
        </w:rPr>
        <w:t xml:space="preserve">addition to the abovementioned challenges, urban transportation problems often involve multiple performance measures or criteria </w:t>
      </w:r>
      <w:r w:rsidRPr="00425B97">
        <w:rPr>
          <w:rFonts w:ascii="Times New Roman" w:hAnsi="Times New Roman" w:cs="Times New Roman"/>
          <w:sz w:val="24"/>
          <w:szCs w:val="24"/>
          <w:highlight w:val="yellow"/>
        </w:rPr>
        <w:t>(</w:t>
      </w:r>
      <w:r>
        <w:rPr>
          <w:rFonts w:ascii="Times New Roman" w:hAnsi="Times New Roman" w:cs="Times New Roman"/>
          <w:sz w:val="24"/>
          <w:szCs w:val="24"/>
          <w:highlight w:val="yellow"/>
        </w:rPr>
        <w:t>Zheng 2019</w:t>
      </w:r>
      <w:r w:rsidRPr="00425B97">
        <w:rPr>
          <w:rFonts w:ascii="Times New Roman" w:hAnsi="Times New Roman" w:cs="Times New Roman"/>
          <w:sz w:val="24"/>
          <w:szCs w:val="24"/>
          <w:highlight w:val="yellow"/>
        </w:rPr>
        <w:t>)</w:t>
      </w:r>
      <w:r w:rsidRPr="00425B97">
        <w:rPr>
          <w:rFonts w:ascii="Times New Roman" w:hAnsi="Times New Roman" w:cs="Times New Roman"/>
          <w:sz w:val="24"/>
          <w:szCs w:val="24"/>
        </w:rPr>
        <w:t xml:space="preserve">, such as </w:t>
      </w:r>
      <w:r w:rsidRPr="008F77B1">
        <w:rPr>
          <w:rFonts w:ascii="Times New Roman" w:hAnsi="Times New Roman" w:cs="Times New Roman"/>
          <w:sz w:val="24"/>
          <w:szCs w:val="24"/>
        </w:rPr>
        <w:t>traffic efficiency, safety, environment</w:t>
      </w:r>
      <w:r>
        <w:rPr>
          <w:rFonts w:ascii="Times New Roman" w:hAnsi="Times New Roman" w:cs="Times New Roman"/>
          <w:sz w:val="24"/>
          <w:szCs w:val="24"/>
        </w:rPr>
        <w:t>al impact</w:t>
      </w:r>
      <w:r w:rsidRPr="008F77B1">
        <w:rPr>
          <w:rFonts w:ascii="Times New Roman" w:hAnsi="Times New Roman" w:cs="Times New Roman"/>
          <w:sz w:val="24"/>
          <w:szCs w:val="24"/>
        </w:rPr>
        <w:t xml:space="preserve"> and equity</w:t>
      </w:r>
      <w:r>
        <w:rPr>
          <w:rFonts w:ascii="Times New Roman" w:hAnsi="Times New Roman" w:cs="Times New Roman"/>
          <w:sz w:val="24"/>
          <w:szCs w:val="24"/>
        </w:rPr>
        <w:t>. Some of these performance measures are the primary objectives to be optimized, such as the total travel time on the network, wh</w:t>
      </w:r>
      <w:r w:rsidR="007244ED">
        <w:rPr>
          <w:rFonts w:ascii="Times New Roman" w:hAnsi="Times New Roman" w:cs="Times New Roman"/>
          <w:sz w:val="24"/>
          <w:szCs w:val="24"/>
        </w:rPr>
        <w:t>ereas</w:t>
      </w:r>
      <w:r>
        <w:rPr>
          <w:rFonts w:ascii="Times New Roman" w:hAnsi="Times New Roman" w:cs="Times New Roman"/>
          <w:sz w:val="24"/>
          <w:szCs w:val="24"/>
        </w:rPr>
        <w:t xml:space="preserve"> others have to satisfy some control target</w:t>
      </w:r>
      <w:r w:rsidR="000418AA">
        <w:rPr>
          <w:rFonts w:ascii="Times New Roman" w:hAnsi="Times New Roman" w:cs="Times New Roman"/>
          <w:sz w:val="24"/>
          <w:szCs w:val="24"/>
        </w:rPr>
        <w:t>s</w:t>
      </w:r>
      <w:r>
        <w:rPr>
          <w:rFonts w:ascii="Times New Roman" w:hAnsi="Times New Roman" w:cs="Times New Roman"/>
          <w:sz w:val="24"/>
          <w:szCs w:val="24"/>
        </w:rPr>
        <w:t xml:space="preserve"> such as the total </w:t>
      </w:r>
      <w:r w:rsidR="007244ED">
        <w:rPr>
          <w:rFonts w:ascii="Times New Roman" w:hAnsi="Times New Roman" w:cs="Times New Roman"/>
          <w:sz w:val="24"/>
          <w:szCs w:val="24"/>
        </w:rPr>
        <w:t xml:space="preserve">traffic </w:t>
      </w:r>
      <w:r>
        <w:rPr>
          <w:rFonts w:ascii="Times New Roman" w:hAnsi="Times New Roman" w:cs="Times New Roman"/>
          <w:sz w:val="24"/>
          <w:szCs w:val="24"/>
        </w:rPr>
        <w:t>emission</w:t>
      </w:r>
      <w:r w:rsidR="007244ED">
        <w:rPr>
          <w:rFonts w:ascii="Times New Roman" w:hAnsi="Times New Roman" w:cs="Times New Roman"/>
          <w:sz w:val="24"/>
          <w:szCs w:val="24"/>
        </w:rPr>
        <w:t>s</w:t>
      </w:r>
      <w:r>
        <w:rPr>
          <w:rFonts w:ascii="Times New Roman" w:hAnsi="Times New Roman" w:cs="Times New Roman"/>
          <w:sz w:val="24"/>
          <w:szCs w:val="24"/>
        </w:rPr>
        <w:t xml:space="preserve"> on the network. </w:t>
      </w:r>
      <w:r w:rsidR="008F0A65">
        <w:rPr>
          <w:rFonts w:ascii="Times New Roman" w:hAnsi="Times New Roman" w:cs="Times New Roman"/>
          <w:sz w:val="24"/>
          <w:szCs w:val="24"/>
        </w:rPr>
        <w:t>Moreover,</w:t>
      </w:r>
      <w:r>
        <w:rPr>
          <w:rFonts w:ascii="Times New Roman" w:hAnsi="Times New Roman" w:cs="Times New Roman"/>
          <w:sz w:val="24"/>
          <w:szCs w:val="24"/>
        </w:rPr>
        <w:t xml:space="preserve"> these performance measures are </w:t>
      </w:r>
      <w:r w:rsidRPr="0043068C">
        <w:rPr>
          <w:rFonts w:ascii="Times New Roman" w:hAnsi="Times New Roman" w:cs="Times New Roman"/>
          <w:sz w:val="24"/>
          <w:szCs w:val="24"/>
        </w:rPr>
        <w:t>typically stochastic with very limited prior information about their distributions</w:t>
      </w:r>
      <w:r w:rsidR="008F0A65">
        <w:rPr>
          <w:rFonts w:ascii="Times New Roman" w:hAnsi="Times New Roman" w:cs="Times New Roman"/>
          <w:sz w:val="24"/>
          <w:szCs w:val="24"/>
        </w:rPr>
        <w:t xml:space="preserve">, </w:t>
      </w:r>
      <w:r w:rsidR="002D215D">
        <w:rPr>
          <w:rFonts w:ascii="Times New Roman" w:hAnsi="Times New Roman" w:cs="Times New Roman"/>
          <w:sz w:val="24"/>
          <w:szCs w:val="24"/>
        </w:rPr>
        <w:t xml:space="preserve">making </w:t>
      </w:r>
      <w:r w:rsidR="008F0A65">
        <w:rPr>
          <w:rFonts w:ascii="Times New Roman" w:hAnsi="Times New Roman" w:cs="Times New Roman"/>
          <w:sz w:val="24"/>
          <w:szCs w:val="24"/>
        </w:rPr>
        <w:t>the problem</w:t>
      </w:r>
      <w:r w:rsidR="002D215D">
        <w:rPr>
          <w:rFonts w:ascii="Times New Roman" w:hAnsi="Times New Roman" w:cs="Times New Roman"/>
          <w:sz w:val="24"/>
          <w:szCs w:val="24"/>
        </w:rPr>
        <w:t xml:space="preserve"> harder</w:t>
      </w:r>
      <w:r w:rsidRPr="0043068C">
        <w:rPr>
          <w:rFonts w:ascii="Times New Roman" w:hAnsi="Times New Roman" w:cs="Times New Roman"/>
          <w:sz w:val="24"/>
          <w:szCs w:val="24"/>
        </w:rPr>
        <w:t>. So, there is</w:t>
      </w:r>
      <w:r w:rsidR="000418AA" w:rsidRPr="0043068C">
        <w:rPr>
          <w:rFonts w:ascii="Times New Roman" w:hAnsi="Times New Roman" w:cs="Times New Roman"/>
          <w:sz w:val="24"/>
          <w:szCs w:val="24"/>
        </w:rPr>
        <w:t xml:space="preserve"> an </w:t>
      </w:r>
      <w:r w:rsidRPr="0043068C">
        <w:rPr>
          <w:rFonts w:ascii="Times New Roman" w:hAnsi="Times New Roman" w:cs="Times New Roman"/>
          <w:sz w:val="24"/>
          <w:szCs w:val="24"/>
        </w:rPr>
        <w:t xml:space="preserve">urgent need for novel </w:t>
      </w:r>
      <w:r w:rsidR="0043068C">
        <w:rPr>
          <w:rFonts w:ascii="Times New Roman" w:hAnsi="Times New Roman" w:cs="Times New Roman"/>
          <w:sz w:val="24"/>
          <w:szCs w:val="24"/>
        </w:rPr>
        <w:t>a</w:t>
      </w:r>
      <w:r w:rsidRPr="0043068C">
        <w:rPr>
          <w:rFonts w:ascii="Times New Roman" w:hAnsi="Times New Roman" w:cs="Times New Roman"/>
          <w:sz w:val="24"/>
          <w:szCs w:val="24"/>
        </w:rPr>
        <w:t xml:space="preserve">lgorithms </w:t>
      </w:r>
      <w:r w:rsidR="0043068C">
        <w:rPr>
          <w:rFonts w:ascii="Times New Roman" w:hAnsi="Times New Roman" w:cs="Times New Roman"/>
          <w:sz w:val="24"/>
          <w:szCs w:val="24"/>
        </w:rPr>
        <w:t>tackling stochastic constrained multi-objective</w:t>
      </w:r>
      <w:r w:rsidRPr="0043068C">
        <w:rPr>
          <w:rFonts w:ascii="Times New Roman" w:hAnsi="Times New Roman" w:cs="Times New Roman"/>
          <w:sz w:val="24"/>
          <w:szCs w:val="24"/>
        </w:rPr>
        <w:t xml:space="preserve"> </w:t>
      </w:r>
      <w:r w:rsidR="00D31751" w:rsidRPr="0043068C">
        <w:rPr>
          <w:rFonts w:ascii="Times New Roman" w:hAnsi="Times New Roman" w:cs="Times New Roman"/>
          <w:sz w:val="24"/>
          <w:szCs w:val="24"/>
        </w:rPr>
        <w:t>problems</w:t>
      </w:r>
      <w:r w:rsidRPr="0043068C">
        <w:rPr>
          <w:rFonts w:ascii="Times New Roman" w:hAnsi="Times New Roman" w:cs="Times New Roman"/>
          <w:sz w:val="24"/>
          <w:szCs w:val="24"/>
        </w:rPr>
        <w:t xml:space="preserve"> </w:t>
      </w:r>
      <w:r w:rsidR="0043068C" w:rsidRPr="0043068C">
        <w:rPr>
          <w:rFonts w:ascii="Times New Roman" w:hAnsi="Times New Roman" w:cs="Times New Roman"/>
          <w:sz w:val="24"/>
          <w:szCs w:val="24"/>
        </w:rPr>
        <w:t>arise in under transportation systems</w:t>
      </w:r>
      <w:r w:rsidRPr="0043068C">
        <w:rPr>
          <w:rFonts w:ascii="Times New Roman" w:hAnsi="Times New Roman" w:cs="Times New Roman"/>
          <w:sz w:val="24"/>
          <w:szCs w:val="24"/>
        </w:rPr>
        <w:t>.</w:t>
      </w:r>
      <w:r>
        <w:rPr>
          <w:rFonts w:ascii="Times New Roman" w:hAnsi="Times New Roman" w:cs="Times New Roman"/>
          <w:sz w:val="24"/>
          <w:szCs w:val="24"/>
        </w:rPr>
        <w:t xml:space="preserve"> To this end, this study will focus on urban transportation problems</w:t>
      </w:r>
      <w:r w:rsidR="008D0B5A">
        <w:rPr>
          <w:rFonts w:ascii="Times New Roman" w:hAnsi="Times New Roman" w:cs="Times New Roman"/>
          <w:sz w:val="24"/>
          <w:szCs w:val="24"/>
        </w:rPr>
        <w:t xml:space="preserve"> in the following form</w:t>
      </w:r>
      <w:r>
        <w:rPr>
          <w:rFonts w:ascii="Times New Roman" w:hAnsi="Times New Roman" w:cs="Times New Roman"/>
          <w:sz w:val="24"/>
          <w:szCs w:val="24"/>
        </w:rPr>
        <w:t>:</w:t>
      </w:r>
    </w:p>
    <w:p w14:paraId="43A988E7" w14:textId="063F2BFE" w:rsidR="00BB2282" w:rsidRDefault="00A83672" w:rsidP="00BB2282">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w:rPr>
                <w:rFonts w:ascii="Cambria Math" w:hAnsi="Cambria Math" w:cs="Times New Roman"/>
                <w:sz w:val="24"/>
                <w:szCs w:val="24"/>
              </w:rPr>
              <m:t>ϵ</m:t>
            </m:r>
            <m:r>
              <m:rPr>
                <m:sty m:val="p"/>
              </m:rPr>
              <w:rPr>
                <w:rFonts w:ascii="Cambria Math" w:hAnsi="Cambria Math" w:cs="Times New Roman"/>
                <w:sz w:val="24"/>
                <w:szCs w:val="24"/>
              </w:rPr>
              <m:t xml:space="preserve">           </m:t>
            </m:r>
          </m:e>
        </m:eqArr>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                    </w:t>
      </w:r>
      <w:r w:rsidR="003C2F3C">
        <w:rPr>
          <w:rFonts w:ascii="Times New Roman" w:hAnsi="Times New Roman" w:cs="Times New Roman"/>
          <w:sz w:val="24"/>
          <w:szCs w:val="24"/>
        </w:rPr>
        <w:t xml:space="preserve">   </w:t>
      </w:r>
      <w:r w:rsidR="00BB2282">
        <w:rPr>
          <w:rFonts w:ascii="Times New Roman" w:hAnsi="Times New Roman" w:cs="Times New Roman"/>
          <w:sz w:val="24"/>
          <w:szCs w:val="24"/>
        </w:rPr>
        <w:t xml:space="preserve"> (1)</w:t>
      </w:r>
    </w:p>
    <w:p w14:paraId="59F5E693" w14:textId="6E112794" w:rsidR="00BB2282" w:rsidRDefault="003F3043" w:rsidP="00057F0F">
      <w:pPr>
        <w:rPr>
          <w:rFonts w:ascii="Times New Roman" w:hAnsi="Times New Roman" w:cs="Times New Roman"/>
          <w:sz w:val="24"/>
          <w:szCs w:val="24"/>
        </w:rPr>
      </w:pPr>
      <w:r>
        <w:rPr>
          <w:rFonts w:ascii="Times New Roman" w:hAnsi="Times New Roman" w:cs="Times New Roman"/>
          <w:sz w:val="24"/>
          <w:szCs w:val="24"/>
        </w:rPr>
        <w:t>F</w:t>
      </w:r>
      <w:r w:rsidR="00BB2282">
        <w:rPr>
          <w:rFonts w:ascii="Times New Roman" w:hAnsi="Times New Roman" w:cs="Times New Roman"/>
          <w:sz w:val="24"/>
          <w:szCs w:val="24"/>
        </w:rPr>
        <w:t xml:space="preserve">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BB2282">
        <w:rPr>
          <w:rFonts w:ascii="Times New Roman" w:hAnsi="Times New Roman" w:cs="Times New Roman"/>
          <w:sz w:val="24"/>
          <w:szCs w:val="24"/>
        </w:rPr>
        <w:t xml:space="preserve"> are three </w:t>
      </w:r>
      <w:r w:rsidR="00BB2282">
        <w:rPr>
          <w:rFonts w:ascii="Times New Roman" w:hAnsi="Times New Roman" w:cs="Times New Roman" w:hint="eastAsia"/>
          <w:sz w:val="24"/>
          <w:szCs w:val="24"/>
        </w:rPr>
        <w:t>scalar-valued</w:t>
      </w:r>
      <w:r w:rsidR="00BB2282">
        <w:rPr>
          <w:rFonts w:ascii="Times New Roman" w:hAnsi="Times New Roman" w:cs="Times New Roman"/>
          <w:sz w:val="24"/>
          <w:szCs w:val="24"/>
        </w:rPr>
        <w:t xml:space="preserve"> stochastic performance measures output from traffic simulator, which depend on the decision vector </w:t>
      </w:r>
      <m:oMath>
        <m:r>
          <m:rPr>
            <m:sty m:val="b"/>
          </m:rPr>
          <w:rPr>
            <w:rFonts w:ascii="Cambria Math" w:hAnsi="Times New Roman" w:cs="Times New Roman"/>
            <w:sz w:val="24"/>
            <w:szCs w:val="24"/>
          </w:rPr>
          <m:t>x</m:t>
        </m:r>
      </m:oMath>
      <w:r w:rsidR="00BB2282">
        <w:rPr>
          <w:rFonts w:ascii="Times New Roman" w:hAnsi="Times New Roman" w:cs="Times New Roman" w:hint="eastAsia"/>
          <w:b/>
          <w:sz w:val="24"/>
          <w:szCs w:val="24"/>
        </w:rPr>
        <w:t xml:space="preserve"> </w:t>
      </w:r>
      <w:r w:rsidR="00BB2282">
        <w:rPr>
          <w:rFonts w:ascii="Times New Roman" w:hAnsi="Times New Roman" w:cs="Times New Roman"/>
          <w:sz w:val="24"/>
          <w:szCs w:val="24"/>
        </w:rPr>
        <w:t xml:space="preserve">and the </w:t>
      </w:r>
      <w:commentRangeStart w:id="3"/>
      <w:r w:rsidR="00BB2282" w:rsidRPr="00425B97">
        <w:rPr>
          <w:rFonts w:ascii="Times New Roman" w:hAnsi="Times New Roman" w:cs="Times New Roman"/>
          <w:sz w:val="24"/>
          <w:szCs w:val="24"/>
        </w:rPr>
        <w:t>random parameter vector</w:t>
      </w:r>
      <w:commentRangeEnd w:id="3"/>
      <w:r w:rsidR="00BB2282" w:rsidRPr="00425B97">
        <w:rPr>
          <w:rStyle w:val="CommentReference"/>
        </w:rPr>
        <w:commentReference w:id="3"/>
      </w:r>
      <w:r w:rsidR="00BB2282">
        <w:rPr>
          <w:rFonts w:ascii="Times New Roman" w:hAnsi="Times New Roman" w:cs="Times New Roman"/>
          <w:sz w:val="24"/>
          <w:szCs w:val="24"/>
        </w:rPr>
        <w:t xml:space="preserve"> </w:t>
      </w:r>
      <m:oMath>
        <m:r>
          <w:rPr>
            <w:rFonts w:ascii="Cambria Math" w:hAnsi="Times New Roman" w:cs="Times New Roman"/>
            <w:sz w:val="24"/>
            <w:szCs w:val="24"/>
          </w:rPr>
          <m:t>ξ</m:t>
        </m:r>
      </m:oMath>
      <w:r w:rsidR="00BB2282">
        <w:rPr>
          <w:rFonts w:ascii="Times New Roman" w:hAnsi="Times New Roman" w:cs="Times New Roman"/>
          <w:sz w:val="24"/>
          <w:szCs w:val="24"/>
        </w:rPr>
        <w:t xml:space="preserve"> in the traffic simulator.</w:t>
      </w:r>
      <w:r>
        <w:rPr>
          <w:rFonts w:ascii="Times New Roman" w:hAnsi="Times New Roman" w:cs="Times New Roman"/>
          <w:sz w:val="24"/>
          <w:szCs w:val="24"/>
        </w:rPr>
        <w:t xml:space="preserve"> </w:t>
      </w:r>
      <w:r w:rsidR="00502985">
        <w:rPr>
          <w:rFonts w:ascii="Times New Roman" w:hAnsi="Times New Roman" w:cs="Times New Roman"/>
          <w:sz w:val="24"/>
          <w:szCs w:val="24"/>
        </w:rPr>
        <w:t xml:space="preserve">Suppose </w:t>
      </w:r>
      <m:oMath>
        <m:r>
          <m:rPr>
            <m:sty m:val="b"/>
          </m:rPr>
          <w:rPr>
            <w:rFonts w:ascii="Cambria Math" w:hAnsi="Times New Roman" w:cs="Times New Roman"/>
            <w:sz w:val="24"/>
            <w:szCs w:val="24"/>
          </w:rPr>
          <m:t>x</m:t>
        </m:r>
      </m:oMath>
      <w:r w:rsidR="00502985">
        <w:rPr>
          <w:rFonts w:ascii="Times New Roman" w:hAnsi="Times New Roman" w:cs="Times New Roman" w:hint="eastAsia"/>
          <w:b/>
          <w:sz w:val="24"/>
          <w:szCs w:val="24"/>
        </w:rPr>
        <w:t xml:space="preserve"> </w:t>
      </w:r>
      <w:r w:rsidR="00502985">
        <w:rPr>
          <w:rFonts w:ascii="Times New Roman" w:hAnsi="Times New Roman" w:cs="Times New Roman"/>
          <w:bCs/>
          <w:sz w:val="24"/>
          <w:szCs w:val="24"/>
        </w:rPr>
        <w:t xml:space="preserve">lies in a known feasible set </w:t>
      </w:r>
      <m:oMath>
        <m:r>
          <m:rPr>
            <m:scr m:val="script"/>
          </m:rPr>
          <w:rPr>
            <w:rFonts w:ascii="Cambria Math" w:hAnsi="Cambria Math" w:cs="Times New Roman"/>
            <w:sz w:val="24"/>
            <w:szCs w:val="24"/>
          </w:rPr>
          <m:t>X</m:t>
        </m:r>
      </m:oMath>
      <w:r w:rsidR="00502985">
        <w:rPr>
          <w:rFonts w:ascii="Times New Roman" w:hAnsi="Times New Roman" w:cs="Times New Roman"/>
          <w:bCs/>
          <w:sz w:val="24"/>
          <w:szCs w:val="24"/>
        </w:rPr>
        <w:t xml:space="preserve">, </w:t>
      </w:r>
      <w:r w:rsidR="00502985">
        <w:rPr>
          <w:rFonts w:ascii="Times New Roman" w:hAnsi="Times New Roman" w:cs="Times New Roman"/>
          <w:sz w:val="24"/>
          <w:szCs w:val="24"/>
        </w:rPr>
        <w:t xml:space="preserve">and </w:t>
      </w:r>
      <m:oMath>
        <m:r>
          <w:rPr>
            <w:rFonts w:ascii="Cambria Math" w:hAnsi="Times New Roman" w:cs="Times New Roman"/>
            <w:sz w:val="24"/>
            <w:szCs w:val="24"/>
          </w:rPr>
          <m:t>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 xml:space="preserve">has a known distribution </w:t>
      </w:r>
      <m:oMath>
        <m:r>
          <w:rPr>
            <w:rFonts w:ascii="Cambria Math" w:hAnsi="Times New Roman" w:cs="Times New Roman"/>
            <w:sz w:val="24"/>
            <w:szCs w:val="24"/>
          </w:rPr>
          <m:t>p(ξ)</m:t>
        </m:r>
      </m:oMath>
      <w:r w:rsidR="00502985">
        <w:rPr>
          <w:rFonts w:ascii="Times New Roman" w:hAnsi="Times New Roman" w:cs="Times New Roman"/>
          <w:sz w:val="24"/>
          <w:szCs w:val="24"/>
        </w:rPr>
        <w:t xml:space="preserve"> </w:t>
      </w:r>
      <w:r w:rsidR="00502985" w:rsidRPr="00416E83">
        <w:rPr>
          <w:rFonts w:ascii="Times New Roman" w:hAnsi="Times New Roman" w:cs="Times New Roman"/>
          <w:sz w:val="24"/>
          <w:szCs w:val="24"/>
        </w:rPr>
        <w:t>with bounded</w:t>
      </w:r>
      <w:r w:rsidR="00502985">
        <w:rPr>
          <w:rFonts w:ascii="Times New Roman" w:hAnsi="Times New Roman" w:cs="Times New Roman"/>
          <w:sz w:val="24"/>
          <w:szCs w:val="24"/>
        </w:rPr>
        <w:t xml:space="preserve"> supp</w:t>
      </w:r>
      <w:r w:rsidR="00502985" w:rsidRPr="00002325">
        <w:rPr>
          <w:rFonts w:ascii="Times New Roman" w:hAnsi="Times New Roman" w:cs="Times New Roman"/>
          <w:sz w:val="24"/>
          <w:szCs w:val="24"/>
        </w:rPr>
        <w:t xml:space="preserve">ort </w:t>
      </w:r>
      <w:commentRangeStart w:id="4"/>
      <m:oMath>
        <m:r>
          <m:rPr>
            <m:sty m:val="p"/>
          </m:rPr>
          <w:rPr>
            <w:rFonts w:ascii="Cambria Math" w:hAnsi="Cambria Math" w:cs="Times New Roman"/>
            <w:sz w:val="24"/>
            <w:szCs w:val="24"/>
          </w:rPr>
          <m:t>Ξ</m:t>
        </m:r>
        <w:commentRangeEnd w:id="4"/>
        <m:r>
          <m:rPr>
            <m:sty m:val="p"/>
          </m:rPr>
          <w:rPr>
            <w:rStyle w:val="CommentReference"/>
            <w:rFonts w:ascii="Cambria Math" w:hAnsi="Cambria Math"/>
          </w:rPr>
          <w:commentReference w:id="4"/>
        </m:r>
      </m:oMath>
      <w:r w:rsidR="00502985" w:rsidRPr="00002325">
        <w:rPr>
          <w:rFonts w:ascii="Times New Roman" w:hAnsi="Times New Roman" w:cs="Times New Roman"/>
          <w:sz w:val="24"/>
          <w:szCs w:val="24"/>
        </w:rPr>
        <w:t>.</w:t>
      </w:r>
      <w:r w:rsidR="00502985">
        <w:rPr>
          <w:rFonts w:ascii="Times New Roman" w:hAnsi="Times New Roman" w:cs="Times New Roman"/>
          <w:sz w:val="24"/>
          <w:szCs w:val="24"/>
        </w:rPr>
        <w:t xml:space="preserve"> Depending on what underlying system stochasticity needs to be captured for the problem, </w:t>
      </w:r>
      <m:oMath>
        <m:r>
          <w:rPr>
            <w:rFonts w:ascii="Cambria Math" w:hAnsi="Times New Roman" w:cs="Times New Roman"/>
            <w:sz w:val="24"/>
            <w:szCs w:val="24"/>
          </w:rPr>
          <m:t>ξ</m:t>
        </m:r>
      </m:oMath>
      <w:r w:rsidR="00502985">
        <w:rPr>
          <w:rFonts w:ascii="Times New Roman" w:hAnsi="Times New Roman" w:cs="Times New Roman" w:hint="eastAsia"/>
          <w:sz w:val="24"/>
          <w:szCs w:val="24"/>
        </w:rPr>
        <w:t xml:space="preserve"> </w:t>
      </w:r>
      <w:r w:rsidR="00502985">
        <w:rPr>
          <w:rFonts w:ascii="Times New Roman" w:hAnsi="Times New Roman" w:cs="Times New Roman"/>
          <w:sz w:val="24"/>
          <w:szCs w:val="24"/>
        </w:rPr>
        <w:t xml:space="preserve">can contain </w:t>
      </w:r>
      <w:r w:rsidR="0043068C">
        <w:rPr>
          <w:rFonts w:ascii="Times New Roman" w:hAnsi="Times New Roman" w:cs="Times New Roman"/>
          <w:sz w:val="24"/>
          <w:szCs w:val="24"/>
        </w:rPr>
        <w:t>uncertain parameters</w:t>
      </w:r>
      <w:r w:rsidR="00502985">
        <w:rPr>
          <w:rFonts w:ascii="Times New Roman" w:hAnsi="Times New Roman" w:cs="Times New Roman"/>
          <w:sz w:val="24"/>
          <w:szCs w:val="24"/>
        </w:rPr>
        <w:t xml:space="preserve"> in</w:t>
      </w:r>
      <w:r w:rsidR="0043068C">
        <w:rPr>
          <w:rFonts w:ascii="Times New Roman" w:hAnsi="Times New Roman" w:cs="Times New Roman"/>
          <w:sz w:val="24"/>
          <w:szCs w:val="24"/>
        </w:rPr>
        <w:t xml:space="preserve"> traffic demand, </w:t>
      </w:r>
      <w:r w:rsidR="00502985">
        <w:rPr>
          <w:rFonts w:ascii="Times New Roman" w:hAnsi="Times New Roman" w:cs="Times New Roman"/>
          <w:sz w:val="24"/>
          <w:szCs w:val="24"/>
        </w:rPr>
        <w:t>driving behavior, routing behavior</w:t>
      </w:r>
      <w:r w:rsidR="0043068C">
        <w:rPr>
          <w:rFonts w:ascii="Times New Roman" w:hAnsi="Times New Roman" w:cs="Times New Roman"/>
          <w:sz w:val="24"/>
          <w:szCs w:val="24"/>
        </w:rPr>
        <w:t xml:space="preserve">, </w:t>
      </w:r>
      <w:r w:rsidR="00502985">
        <w:rPr>
          <w:rFonts w:ascii="Times New Roman" w:hAnsi="Times New Roman" w:cs="Times New Roman"/>
          <w:sz w:val="24"/>
          <w:szCs w:val="24"/>
        </w:rPr>
        <w:t xml:space="preserve">etc.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BB2282">
        <w:rPr>
          <w:rFonts w:ascii="Times New Roman" w:hAnsi="Times New Roman" w:cs="Times New Roman"/>
          <w:sz w:val="24"/>
          <w:szCs w:val="24"/>
        </w:rPr>
        <w:t xml:space="preserve"> denote the expectation and the probability with respective to </w:t>
      </w:r>
      <m:oMath>
        <m:r>
          <w:rPr>
            <w:rFonts w:ascii="Cambria Math" w:hAnsi="Times New Roman" w:cs="Times New Roman"/>
            <w:sz w:val="24"/>
            <w:szCs w:val="24"/>
          </w:rPr>
          <m:t>ξ</m:t>
        </m:r>
      </m:oMath>
      <w:r w:rsidR="00BB2282">
        <w:rPr>
          <w:rFonts w:ascii="Times New Roman" w:hAnsi="Times New Roman" w:cs="Times New Roman"/>
          <w:sz w:val="24"/>
          <w:szCs w:val="24"/>
        </w:rPr>
        <w:t>, respectively.</w:t>
      </w:r>
      <w:r w:rsidR="00057F0F">
        <w:rPr>
          <w:rFonts w:ascii="Times New Roman" w:hAnsi="Times New Roman" w:cs="Times New Roman"/>
          <w:sz w:val="24"/>
          <w:szCs w:val="24"/>
        </w:rPr>
        <w:t xml:space="preserve"> The constraint means </w:t>
      </w:r>
      <w:r w:rsidR="00057F0F">
        <w:rPr>
          <w:rFonts w:ascii="Times New Roman" w:hAnsi="Times New Roman" w:cs="Times New Roman"/>
          <w:sz w:val="24"/>
          <w:szCs w:val="24"/>
        </w:rPr>
        <w:lastRenderedPageBreak/>
        <w:t xml:space="preserve">the probability </w:t>
      </w:r>
      <w:r w:rsidR="00057F0F">
        <w:rPr>
          <w:rFonts w:ascii="Times New Roman" w:hAnsi="Times New Roman" w:cs="Times New Roman"/>
          <w:iCs/>
          <w:sz w:val="24"/>
          <w:szCs w:val="24"/>
        </w:rPr>
        <w:t xml:space="preserve">that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057F0F">
        <w:rPr>
          <w:rFonts w:ascii="Times New Roman" w:hAnsi="Times New Roman" w:cs="Times New Roman"/>
          <w:sz w:val="24"/>
          <w:szCs w:val="24"/>
        </w:rPr>
        <w:t xml:space="preserve"> is ove</w:t>
      </w:r>
      <w:r w:rsidR="0043068C">
        <w:rPr>
          <w:rFonts w:ascii="Times New Roman" w:hAnsi="Times New Roman" w:cs="Times New Roman"/>
          <w:sz w:val="24"/>
          <w:szCs w:val="24"/>
        </w:rPr>
        <w:t>r the</w:t>
      </w:r>
      <w:r w:rsidR="00057F0F">
        <w:rPr>
          <w:rFonts w:ascii="Times New Roman" w:hAnsi="Times New Roman" w:cs="Times New Roman"/>
          <w:sz w:val="24"/>
          <w:szCs w:val="24"/>
        </w:rPr>
        <w:t xml:space="preserve"> limit </w:t>
      </w:r>
      <m:oMath>
        <m:r>
          <w:rPr>
            <w:rFonts w:ascii="Cambria Math" w:hAnsi="Cambria Math" w:cs="Cambria Math"/>
            <w:color w:val="333333"/>
            <w:sz w:val="24"/>
            <w:szCs w:val="24"/>
            <w:shd w:val="clear" w:color="auto" w:fill="FFFFFF"/>
          </w:rPr>
          <m:t>τ</m:t>
        </m:r>
      </m:oMath>
      <w:r w:rsidR="00057F0F">
        <w:rPr>
          <w:rFonts w:ascii="Times New Roman" w:hAnsi="Times New Roman" w:cs="Times New Roman"/>
          <w:color w:val="333333"/>
          <w:sz w:val="24"/>
          <w:szCs w:val="24"/>
          <w:shd w:val="clear" w:color="auto" w:fill="FFFFFF"/>
        </w:rPr>
        <w:t xml:space="preserve"> is at most </w:t>
      </w:r>
      <m:oMath>
        <m:r>
          <w:rPr>
            <w:rFonts w:ascii="Cambria Math" w:hAnsi="Cambria Math" w:cs="Times New Roman"/>
            <w:sz w:val="24"/>
            <w:szCs w:val="24"/>
          </w:rPr>
          <m:t>ϵ</m:t>
        </m:r>
        <m:r>
          <m:rPr>
            <m:sty m:val="p"/>
          </m:rPr>
          <w:rPr>
            <w:rFonts w:ascii="Cambria Math" w:hAnsi="Cambria Math" w:cs="Times New Roman"/>
            <w:sz w:val="24"/>
            <w:szCs w:val="24"/>
          </w:rPr>
          <m:t>∈(0,1)</m:t>
        </m:r>
      </m:oMath>
      <w:r w:rsidR="00057F0F">
        <w:rPr>
          <w:rFonts w:ascii="Times New Roman" w:hAnsi="Times New Roman" w:cs="Times New Roman"/>
          <w:sz w:val="24"/>
          <w:szCs w:val="24"/>
        </w:rPr>
        <w:t>, where</w:t>
      </w:r>
      <m:oMath>
        <m:r>
          <w:rPr>
            <w:rFonts w:ascii="Cambria Math" w:hAnsi="Cambria Math" w:cs="Cambria Math"/>
            <w:color w:val="333333"/>
            <w:sz w:val="24"/>
            <w:szCs w:val="24"/>
            <w:shd w:val="clear" w:color="auto" w:fill="FFFFFF"/>
          </w:rPr>
          <m:t xml:space="preserve"> τ</m:t>
        </m:r>
      </m:oMath>
      <w:r w:rsidR="00057F0F">
        <w:rPr>
          <w:rFonts w:ascii="Times New Roman" w:hAnsi="Times New Roman" w:cs="Times New Roman"/>
          <w:color w:val="333333"/>
          <w:sz w:val="24"/>
          <w:szCs w:val="24"/>
          <w:shd w:val="clear" w:color="auto" w:fill="FFFFFF"/>
        </w:rPr>
        <w:t xml:space="preserve"> and </w:t>
      </w:r>
      <m:oMath>
        <m:r>
          <m:rPr>
            <m:scr m:val="script"/>
            <m:sty m:val="p"/>
          </m:rPr>
          <w:rPr>
            <w:rFonts w:ascii="Cambria Math" w:hAnsi="Cambria Math" w:cs="Times New Roman"/>
            <w:sz w:val="24"/>
            <w:szCs w:val="24"/>
          </w:rPr>
          <m:t>E</m:t>
        </m:r>
      </m:oMath>
      <w:r w:rsidR="00057F0F">
        <w:rPr>
          <w:rFonts w:ascii="Times New Roman" w:hAnsi="Times New Roman" w:cs="Times New Roman"/>
          <w:sz w:val="24"/>
          <w:szCs w:val="24"/>
        </w:rPr>
        <w:t xml:space="preserve"> are</w:t>
      </w:r>
      <w:r w:rsidR="0043068C">
        <w:rPr>
          <w:rFonts w:ascii="Times New Roman" w:hAnsi="Times New Roman" w:cs="Times New Roman"/>
          <w:sz w:val="24"/>
          <w:szCs w:val="24"/>
        </w:rPr>
        <w:t xml:space="preserve"> </w:t>
      </w:r>
      <w:r w:rsidR="00BB2282">
        <w:rPr>
          <w:rFonts w:ascii="Times New Roman" w:hAnsi="Times New Roman" w:cs="Times New Roman"/>
          <w:iCs/>
          <w:sz w:val="24"/>
          <w:szCs w:val="24"/>
        </w:rPr>
        <w:t xml:space="preserve">predetermined </w:t>
      </w:r>
      <w:r w:rsidR="00502985">
        <w:rPr>
          <w:rFonts w:ascii="Times New Roman" w:hAnsi="Times New Roman" w:cs="Times New Roman"/>
          <w:iCs/>
          <w:sz w:val="24"/>
          <w:szCs w:val="24"/>
        </w:rPr>
        <w:t>scalar</w:t>
      </w:r>
      <w:r w:rsidR="00057F0F">
        <w:rPr>
          <w:rFonts w:ascii="Times New Roman" w:hAnsi="Times New Roman" w:cs="Times New Roman"/>
          <w:iCs/>
          <w:sz w:val="24"/>
          <w:szCs w:val="24"/>
        </w:rPr>
        <w:t>s</w:t>
      </w:r>
      <w:r w:rsidR="00502985">
        <w:rPr>
          <w:rFonts w:ascii="Times New Roman" w:hAnsi="Times New Roman" w:cs="Times New Roman"/>
          <w:sz w:val="24"/>
          <w:szCs w:val="24"/>
        </w:rPr>
        <w:t xml:space="preserve">. </w:t>
      </w:r>
      <w:r w:rsidR="00057F0F">
        <w:rPr>
          <w:rFonts w:ascii="Times New Roman" w:hAnsi="Times New Roman" w:cs="Times New Roman"/>
          <w:sz w:val="24"/>
          <w:szCs w:val="24"/>
        </w:rPr>
        <w:t>P</w:t>
      </w:r>
      <w:r w:rsidR="00BB2282">
        <w:rPr>
          <w:rFonts w:ascii="Times New Roman" w:hAnsi="Times New Roman" w:cs="Times New Roman"/>
          <w:sz w:val="24"/>
          <w:szCs w:val="24"/>
        </w:rPr>
        <w:t xml:space="preserve">roblem (1) is </w:t>
      </w:r>
      <w:r w:rsidR="00951D9F">
        <w:rPr>
          <w:rFonts w:ascii="Times New Roman" w:hAnsi="Times New Roman" w:cs="Times New Roman"/>
          <w:sz w:val="24"/>
          <w:szCs w:val="24"/>
        </w:rPr>
        <w:t xml:space="preserve">therefore </w:t>
      </w:r>
      <w:r w:rsidR="00E538F9">
        <w:rPr>
          <w:rFonts w:ascii="Times New Roman" w:hAnsi="Times New Roman" w:cs="Times New Roman"/>
          <w:sz w:val="24"/>
          <w:szCs w:val="24"/>
        </w:rPr>
        <w:t xml:space="preserve">to find the nondominated solutions in terms </w:t>
      </w:r>
      <w:r w:rsidR="00A977BA">
        <w:rPr>
          <w:rFonts w:ascii="Times New Roman" w:hAnsi="Times New Roman" w:cs="Times New Roman"/>
          <w:sz w:val="24"/>
          <w:szCs w:val="24"/>
        </w:rPr>
        <w:t xml:space="preserve">their expected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BB2282">
        <w:rPr>
          <w:rFonts w:ascii="Times New Roman" w:hAnsi="Times New Roman" w:cs="Times New Roman" w:hint="eastAsia"/>
          <w:sz w:val="24"/>
          <w:szCs w:val="24"/>
        </w:rPr>
        <w:t xml:space="preserve"> </w:t>
      </w:r>
      <w:r w:rsidR="00BB2282">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BB2282">
        <w:rPr>
          <w:rFonts w:ascii="Times New Roman" w:hAnsi="Times New Roman" w:cs="Times New Roman"/>
          <w:sz w:val="24"/>
          <w:szCs w:val="24"/>
        </w:rPr>
        <w:t xml:space="preserve"> </w:t>
      </w:r>
      <w:r w:rsidR="00A977BA">
        <w:rPr>
          <w:rFonts w:ascii="Times New Roman" w:hAnsi="Times New Roman" w:cs="Times New Roman"/>
          <w:sz w:val="24"/>
          <w:szCs w:val="24"/>
        </w:rPr>
        <w:t xml:space="preserve">values with their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A977BA">
        <w:rPr>
          <w:rFonts w:ascii="Times New Roman" w:hAnsi="Times New Roman" w:cs="Times New Roman"/>
          <w:sz w:val="24"/>
          <w:szCs w:val="24"/>
        </w:rPr>
        <w:t xml:space="preserve"> values satisfy the </w:t>
      </w:r>
      <w:r w:rsidR="00BB2282" w:rsidRPr="00425B97">
        <w:rPr>
          <w:rFonts w:ascii="Times New Roman" w:hAnsi="Times New Roman" w:cs="Times New Roman"/>
          <w:sz w:val="24"/>
          <w:szCs w:val="24"/>
        </w:rPr>
        <w:t>probabilistic</w:t>
      </w:r>
      <w:r w:rsidR="00BB2282" w:rsidRPr="00902F6B">
        <w:rPr>
          <w:rFonts w:ascii="Times New Roman" w:hAnsi="Times New Roman" w:cs="Times New Roman"/>
          <w:sz w:val="24"/>
          <w:szCs w:val="24"/>
        </w:rPr>
        <w:t xml:space="preserve"> constraint</w:t>
      </w:r>
      <w:r w:rsidR="00A977BA">
        <w:rPr>
          <w:rFonts w:ascii="Times New Roman" w:hAnsi="Times New Roman" w:cs="Times New Roman"/>
          <w:sz w:val="24"/>
          <w:szCs w:val="24"/>
        </w:rPr>
        <w:t>.</w:t>
      </w:r>
    </w:p>
    <w:p w14:paraId="1C554A69" w14:textId="77777777" w:rsidR="000118C5" w:rsidRDefault="000118C5" w:rsidP="00057F0F">
      <w:pPr>
        <w:rPr>
          <w:rFonts w:ascii="Times New Roman" w:hAnsi="Times New Roman" w:cs="Times New Roman"/>
          <w:sz w:val="24"/>
          <w:szCs w:val="24"/>
        </w:rPr>
      </w:pPr>
    </w:p>
    <w:p w14:paraId="21DB5926" w14:textId="698BC10D" w:rsidR="00DE05A5" w:rsidRDefault="00BF2FA4" w:rsidP="00057F0F">
      <w:pPr>
        <w:rPr>
          <w:rFonts w:ascii="Times New Roman" w:hAnsi="Times New Roman" w:cs="Times New Roman"/>
          <w:sz w:val="24"/>
          <w:szCs w:val="24"/>
        </w:rPr>
      </w:pPr>
      <w:r>
        <w:rPr>
          <w:rFonts w:ascii="Times New Roman" w:hAnsi="Times New Roman" w:cs="Times New Roman"/>
          <w:sz w:val="24"/>
          <w:szCs w:val="24"/>
        </w:rPr>
        <w:t xml:space="preserve">The </w:t>
      </w:r>
      <w:r w:rsidR="000118C5">
        <w:rPr>
          <w:rFonts w:ascii="Times New Roman" w:hAnsi="Times New Roman" w:cs="Times New Roman"/>
          <w:sz w:val="24"/>
          <w:szCs w:val="24"/>
        </w:rPr>
        <w:t xml:space="preserve">main </w:t>
      </w:r>
      <w:r>
        <w:rPr>
          <w:rFonts w:ascii="Times New Roman" w:hAnsi="Times New Roman" w:cs="Times New Roman"/>
          <w:sz w:val="24"/>
          <w:szCs w:val="24"/>
        </w:rPr>
        <w:t xml:space="preserve">purpose of this study is </w:t>
      </w:r>
      <w:r w:rsidR="00120734">
        <w:rPr>
          <w:rFonts w:ascii="Times New Roman" w:hAnsi="Times New Roman" w:cs="Times New Roman"/>
          <w:sz w:val="24"/>
          <w:szCs w:val="24"/>
        </w:rPr>
        <w:t>to propose</w:t>
      </w:r>
      <w:r w:rsidR="000118C5">
        <w:rPr>
          <w:rFonts w:ascii="Times New Roman" w:hAnsi="Times New Roman" w:cs="Times New Roman"/>
          <w:sz w:val="24"/>
          <w:szCs w:val="24"/>
        </w:rPr>
        <w:t xml:space="preserve"> novel SO methodology which can tackle problem (1) effectively. We will</w:t>
      </w:r>
      <w:r w:rsidR="00120734">
        <w:rPr>
          <w:rFonts w:ascii="Times New Roman" w:hAnsi="Times New Roman" w:cs="Times New Roman"/>
          <w:sz w:val="24"/>
          <w:szCs w:val="24"/>
        </w:rPr>
        <w:t xml:space="preserve"> test the proposed method using</w:t>
      </w:r>
      <w:r w:rsidR="000118C5">
        <w:rPr>
          <w:rFonts w:ascii="Times New Roman" w:hAnsi="Times New Roman" w:cs="Times New Roman"/>
          <w:sz w:val="24"/>
          <w:szCs w:val="24"/>
        </w:rPr>
        <w:t xml:space="preserve"> </w:t>
      </w:r>
      <w:r w:rsidR="00120734">
        <w:rPr>
          <w:rFonts w:ascii="Times New Roman" w:hAnsi="Times New Roman" w:cs="Times New Roman"/>
          <w:sz w:val="24"/>
          <w:szCs w:val="24"/>
        </w:rPr>
        <w:t xml:space="preserve">both synthetic test problems and </w:t>
      </w:r>
      <w:r w:rsidR="000118C5">
        <w:rPr>
          <w:rFonts w:ascii="Times New Roman" w:hAnsi="Times New Roman" w:cs="Times New Roman"/>
          <w:sz w:val="24"/>
          <w:szCs w:val="24"/>
        </w:rPr>
        <w:t>a</w:t>
      </w:r>
      <w:r w:rsidR="00120734">
        <w:rPr>
          <w:rFonts w:ascii="Times New Roman" w:hAnsi="Times New Roman" w:cs="Times New Roman"/>
          <w:sz w:val="24"/>
          <w:szCs w:val="24"/>
        </w:rPr>
        <w:t xml:space="preserve"> real-world</w:t>
      </w:r>
      <w:r w:rsidR="000118C5">
        <w:rPr>
          <w:rFonts w:ascii="Times New Roman" w:hAnsi="Times New Roman" w:cs="Times New Roman"/>
          <w:sz w:val="24"/>
          <w:szCs w:val="24"/>
        </w:rPr>
        <w:t xml:space="preserve"> traffic network signal timing problem which involves </w:t>
      </w:r>
      <w:r w:rsidR="00120734">
        <w:rPr>
          <w:rFonts w:ascii="Times New Roman" w:hAnsi="Times New Roman" w:cs="Times New Roman"/>
          <w:sz w:val="24"/>
          <w:szCs w:val="24"/>
        </w:rPr>
        <w:t xml:space="preserve">high-dimensional discrete decision space and </w:t>
      </w:r>
      <w:r w:rsidR="000118C5">
        <w:rPr>
          <w:rFonts w:ascii="Times New Roman" w:hAnsi="Times New Roman" w:cs="Times New Roman"/>
          <w:sz w:val="24"/>
          <w:szCs w:val="24"/>
        </w:rPr>
        <w:t xml:space="preserve">uncertainty in traffic demand. </w:t>
      </w:r>
    </w:p>
    <w:p w14:paraId="512E9D39" w14:textId="04528441" w:rsidR="00BF2FA4" w:rsidRDefault="00BF2FA4" w:rsidP="00057F0F">
      <w:pPr>
        <w:rPr>
          <w:rFonts w:ascii="Times New Roman" w:hAnsi="Times New Roman" w:cs="Times New Roman"/>
          <w:sz w:val="24"/>
          <w:szCs w:val="24"/>
        </w:rPr>
      </w:pPr>
    </w:p>
    <w:p w14:paraId="499B7B61" w14:textId="7D5649E4" w:rsidR="00BB2282" w:rsidRPr="00BF2FA4" w:rsidRDefault="00BF2FA4" w:rsidP="00BF2FA4">
      <w:pPr>
        <w:pStyle w:val="Heading2"/>
        <w:spacing w:before="0"/>
        <w:rPr>
          <w:rFonts w:ascii="Times New Roman" w:hAnsi="Times New Roman" w:cs="Times New Roman"/>
          <w:b/>
          <w:iCs/>
          <w:color w:val="auto"/>
          <w:sz w:val="24"/>
          <w:szCs w:val="24"/>
        </w:rPr>
      </w:pPr>
      <w:r w:rsidRPr="009C613B">
        <w:rPr>
          <w:rFonts w:ascii="Times New Roman" w:eastAsiaTheme="minorEastAsia" w:hAnsi="Times New Roman" w:cs="Times New Roman"/>
          <w:b/>
          <w:iCs/>
          <w:color w:val="auto"/>
          <w:sz w:val="24"/>
          <w:szCs w:val="24"/>
        </w:rPr>
        <w:t>1.</w:t>
      </w:r>
      <w:r>
        <w:rPr>
          <w:rFonts w:ascii="Times New Roman" w:eastAsiaTheme="minorEastAsia" w:hAnsi="Times New Roman" w:cs="Times New Roman"/>
          <w:b/>
          <w:iCs/>
          <w:color w:val="auto"/>
          <w:sz w:val="24"/>
          <w:szCs w:val="24"/>
        </w:rPr>
        <w:t xml:space="preserve">2 </w:t>
      </w:r>
      <w:r w:rsidR="00CA1E4C">
        <w:rPr>
          <w:rFonts w:ascii="Times New Roman" w:eastAsiaTheme="minorEastAsia" w:hAnsi="Times New Roman" w:cs="Times New Roman"/>
          <w:b/>
          <w:iCs/>
          <w:color w:val="auto"/>
          <w:sz w:val="24"/>
          <w:szCs w:val="24"/>
        </w:rPr>
        <w:t>Method overview and our contribution</w:t>
      </w:r>
    </w:p>
    <w:p w14:paraId="5442E518" w14:textId="38F7465F" w:rsidR="006A75C9" w:rsidRDefault="00BE6469" w:rsidP="008B22E8">
      <w:pPr>
        <w:rPr>
          <w:rFonts w:ascii="Times New Roman" w:hAnsi="Times New Roman" w:cs="Times New Roman"/>
          <w:sz w:val="24"/>
          <w:szCs w:val="24"/>
        </w:rPr>
      </w:pPr>
      <w:r w:rsidRPr="00BE6469">
        <w:rPr>
          <w:rFonts w:ascii="Times New Roman" w:hAnsi="Times New Roman" w:cs="Times New Roman"/>
          <w:sz w:val="24"/>
          <w:szCs w:val="24"/>
        </w:rPr>
        <w:t>G</w:t>
      </w:r>
      <w:r w:rsidR="00BB2282" w:rsidRPr="00BE6469">
        <w:rPr>
          <w:rFonts w:ascii="Times New Roman" w:hAnsi="Times New Roman" w:cs="Times New Roman" w:hint="eastAsia"/>
          <w:sz w:val="24"/>
          <w:szCs w:val="24"/>
        </w:rPr>
        <w:t>enerally</w:t>
      </w:r>
      <w:r>
        <w:rPr>
          <w:rFonts w:ascii="Times New Roman" w:hAnsi="Times New Roman" w:cs="Times New Roman"/>
          <w:sz w:val="24"/>
          <w:szCs w:val="24"/>
        </w:rPr>
        <w:t>,</w:t>
      </w:r>
      <w:r w:rsidR="00BB2282" w:rsidRPr="00BE6469">
        <w:rPr>
          <w:rFonts w:ascii="Times New Roman" w:hAnsi="Times New Roman" w:cs="Times New Roman"/>
          <w:sz w:val="24"/>
          <w:szCs w:val="24"/>
        </w:rPr>
        <w:t xml:space="preserve"> </w:t>
      </w:r>
      <w:r w:rsidR="00F42809" w:rsidRPr="00BE6469">
        <w:rPr>
          <w:rFonts w:ascii="Times New Roman" w:hAnsi="Times New Roman" w:cs="Times New Roman"/>
          <w:sz w:val="24"/>
          <w:szCs w:val="24"/>
        </w:rPr>
        <w:t xml:space="preserve">there </w:t>
      </w:r>
      <w:r w:rsidR="00F42809">
        <w:rPr>
          <w:rFonts w:ascii="Times New Roman" w:hAnsi="Times New Roman" w:cs="Times New Roman"/>
          <w:sz w:val="24"/>
          <w:szCs w:val="24"/>
        </w:rPr>
        <w:t xml:space="preserve">are </w:t>
      </w:r>
      <w:r w:rsidR="00BB2282">
        <w:rPr>
          <w:rFonts w:ascii="Times New Roman" w:hAnsi="Times New Roman" w:cs="Times New Roman"/>
          <w:sz w:val="24"/>
          <w:szCs w:val="24"/>
        </w:rPr>
        <w:t>three ways to address the SO problems</w:t>
      </w:r>
      <w:r w:rsidR="00BB2282">
        <w:rPr>
          <w:rFonts w:ascii="Times New Roman" w:hAnsi="Times New Roman" w:cs="Times New Roman" w:hint="eastAsia"/>
          <w:sz w:val="24"/>
          <w:szCs w:val="24"/>
        </w:rPr>
        <w:t>:</w:t>
      </w:r>
      <w:r w:rsidR="00BB2282">
        <w:rPr>
          <w:rFonts w:ascii="Times New Roman" w:hAnsi="Times New Roman" w:cs="Times New Roman"/>
          <w:sz w:val="24"/>
          <w:szCs w:val="24"/>
        </w:rPr>
        <w:t xml:space="preserve"> </w:t>
      </w:r>
      <w:r w:rsidR="00BB2282" w:rsidRPr="00DB0CD0">
        <w:rPr>
          <w:rFonts w:ascii="Times New Roman" w:hAnsi="Times New Roman" w:cs="Times New Roman"/>
          <w:sz w:val="24"/>
          <w:szCs w:val="24"/>
        </w:rPr>
        <w:t>direct-search method</w:t>
      </w:r>
      <w:r w:rsidR="00BB2282">
        <w:rPr>
          <w:rFonts w:ascii="Times New Roman" w:hAnsi="Times New Roman" w:cs="Times New Roman"/>
          <w:sz w:val="24"/>
          <w:szCs w:val="24"/>
        </w:rPr>
        <w:t>s</w:t>
      </w:r>
      <w:r w:rsidR="00BB2282" w:rsidRPr="00412C41">
        <w:rPr>
          <w:rFonts w:ascii="Times New Roman" w:hAnsi="Times New Roman" w:cs="Times New Roman"/>
          <w:sz w:val="24"/>
          <w:szCs w:val="24"/>
        </w:rPr>
        <w:t xml:space="preserve">, stochastic </w:t>
      </w:r>
      <w:r w:rsidR="00BB2282" w:rsidRPr="00DB0CD0">
        <w:rPr>
          <w:rFonts w:ascii="Times New Roman" w:hAnsi="Times New Roman" w:cs="Times New Roman"/>
          <w:sz w:val="24"/>
          <w:szCs w:val="24"/>
        </w:rPr>
        <w:t xml:space="preserve">gradient methods </w:t>
      </w:r>
      <w:r w:rsidR="00BB2282" w:rsidRPr="00412C41">
        <w:rPr>
          <w:rFonts w:ascii="Times New Roman" w:hAnsi="Times New Roman" w:cs="Times New Roman"/>
          <w:sz w:val="24"/>
          <w:szCs w:val="24"/>
        </w:rPr>
        <w:t xml:space="preserve">and </w:t>
      </w:r>
      <w:r w:rsidR="00A24004">
        <w:rPr>
          <w:rFonts w:ascii="Times New Roman" w:hAnsi="Times New Roman" w:cs="Times New Roman"/>
          <w:sz w:val="24"/>
          <w:szCs w:val="24"/>
        </w:rPr>
        <w:t xml:space="preserve">metamodel </w:t>
      </w:r>
      <w:r w:rsidR="00BB2282" w:rsidRPr="00412C41">
        <w:rPr>
          <w:rFonts w:ascii="Times New Roman" w:hAnsi="Times New Roman" w:cs="Times New Roman"/>
          <w:sz w:val="24"/>
          <w:szCs w:val="24"/>
        </w:rPr>
        <w:t xml:space="preserve">methods </w:t>
      </w:r>
      <w:r w:rsidR="00BB2282" w:rsidRPr="00AA5314">
        <w:rPr>
          <w:rFonts w:ascii="Times New Roman" w:hAnsi="Times New Roman" w:cs="Times New Roman"/>
          <w:sz w:val="24"/>
          <w:szCs w:val="24"/>
          <w:highlight w:val="yellow"/>
        </w:rPr>
        <w:t xml:space="preserve">(Osorio and </w:t>
      </w:r>
      <w:proofErr w:type="spellStart"/>
      <w:r w:rsidR="00BB2282" w:rsidRPr="00AA5314">
        <w:rPr>
          <w:rFonts w:ascii="Times New Roman" w:hAnsi="Times New Roman" w:cs="Times New Roman"/>
          <w:sz w:val="24"/>
          <w:szCs w:val="24"/>
          <w:highlight w:val="yellow"/>
        </w:rPr>
        <w:t>Bierlaire</w:t>
      </w:r>
      <w:proofErr w:type="spellEnd"/>
      <w:r w:rsidR="00BB2282" w:rsidRPr="00AA5314">
        <w:rPr>
          <w:rFonts w:ascii="Times New Roman" w:hAnsi="Times New Roman" w:cs="Times New Roman"/>
          <w:sz w:val="24"/>
          <w:szCs w:val="24"/>
          <w:highlight w:val="yellow"/>
        </w:rPr>
        <w:t xml:space="preserve"> 2013</w:t>
      </w:r>
      <w:r w:rsidR="00BB2282" w:rsidRPr="00412C41">
        <w:rPr>
          <w:rFonts w:ascii="Times New Roman" w:hAnsi="Times New Roman" w:cs="Times New Roman"/>
          <w:sz w:val="24"/>
          <w:szCs w:val="24"/>
        </w:rPr>
        <w:t>)</w:t>
      </w:r>
      <w:r w:rsidR="00BB2282">
        <w:rPr>
          <w:rFonts w:ascii="Times New Roman" w:hAnsi="Times New Roman" w:cs="Times New Roman"/>
          <w:sz w:val="24"/>
          <w:szCs w:val="24"/>
        </w:rPr>
        <w:t>.</w:t>
      </w:r>
      <w:r w:rsidR="00BB2282" w:rsidRPr="00412C41" w:rsidDel="00D358FF">
        <w:rPr>
          <w:rFonts w:ascii="Times New Roman" w:hAnsi="Times New Roman" w:cs="Times New Roman"/>
          <w:sz w:val="24"/>
          <w:szCs w:val="24"/>
        </w:rPr>
        <w:t xml:space="preserve"> </w:t>
      </w:r>
      <w:r w:rsidR="00BB2282">
        <w:rPr>
          <w:rFonts w:ascii="Times New Roman" w:hAnsi="Times New Roman" w:cs="Times New Roman"/>
          <w:sz w:val="24"/>
          <w:szCs w:val="24"/>
        </w:rPr>
        <w:t>Note</w:t>
      </w:r>
      <w:r w:rsidR="00BB2282">
        <w:rPr>
          <w:rStyle w:val="CommentReference"/>
        </w:rPr>
        <w:commentReference w:id="5"/>
      </w:r>
      <w:r w:rsidR="00BB2282">
        <w:rPr>
          <w:rFonts w:ascii="Times New Roman" w:hAnsi="Times New Roman" w:cs="Times New Roman"/>
          <w:sz w:val="24"/>
          <w:szCs w:val="24"/>
        </w:rPr>
        <w:t xml:space="preserve"> </w:t>
      </w:r>
      <w:r w:rsidR="008D0B5A">
        <w:rPr>
          <w:rFonts w:ascii="Times New Roman" w:hAnsi="Times New Roman" w:cs="Times New Roman"/>
          <w:sz w:val="24"/>
          <w:szCs w:val="24"/>
        </w:rPr>
        <w:t xml:space="preserve">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81231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936B6B">
        <w:rPr>
          <w:rFonts w:ascii="Times New Roman" w:hAnsi="Times New Roman" w:cs="Times New Roman"/>
          <w:sz w:val="24"/>
          <w:szCs w:val="24"/>
        </w:rPr>
        <w:t xml:space="preserve"> in problem (1) are </w:t>
      </w:r>
      <w:r w:rsidR="008D0B5A">
        <w:rPr>
          <w:rFonts w:ascii="Times New Roman" w:hAnsi="Times New Roman" w:cs="Times New Roman"/>
          <w:sz w:val="24"/>
          <w:szCs w:val="24"/>
        </w:rPr>
        <w:t xml:space="preserve">all </w:t>
      </w:r>
      <w:r w:rsidR="00936B6B">
        <w:rPr>
          <w:rFonts w:ascii="Times New Roman" w:hAnsi="Times New Roman" w:cs="Times New Roman"/>
          <w:sz w:val="24"/>
          <w:szCs w:val="24"/>
        </w:rPr>
        <w:t>stochastic and costly to evaluate</w:t>
      </w:r>
      <w:r w:rsidR="00486094">
        <w:rPr>
          <w:rFonts w:ascii="Times New Roman" w:hAnsi="Times New Roman" w:cs="Times New Roman"/>
          <w:sz w:val="24"/>
          <w:szCs w:val="24"/>
        </w:rPr>
        <w:t xml:space="preserve"> and</w:t>
      </w:r>
      <w:r w:rsidR="00936B6B">
        <w:rPr>
          <w:rFonts w:ascii="Times New Roman" w:hAnsi="Times New Roman" w:cs="Times New Roman"/>
          <w:sz w:val="24"/>
          <w:szCs w:val="24"/>
        </w:rPr>
        <w:t xml:space="preserve"> may</w:t>
      </w:r>
      <w:r w:rsidR="008D0B5A">
        <w:rPr>
          <w:rFonts w:ascii="Times New Roman" w:hAnsi="Times New Roman" w:cs="Times New Roman"/>
          <w:sz w:val="24"/>
          <w:szCs w:val="24"/>
        </w:rPr>
        <w:t xml:space="preserve"> r</w:t>
      </w:r>
      <w:r w:rsidR="00BB2282">
        <w:rPr>
          <w:rFonts w:ascii="Times New Roman" w:hAnsi="Times New Roman" w:cs="Times New Roman"/>
          <w:sz w:val="24"/>
          <w:szCs w:val="24"/>
        </w:rPr>
        <w:t>equire different procedures or components in simulations</w:t>
      </w:r>
      <w:r w:rsidR="008D0B5A">
        <w:rPr>
          <w:rFonts w:ascii="Times New Roman" w:hAnsi="Times New Roman" w:cs="Times New Roman"/>
          <w:sz w:val="24"/>
          <w:szCs w:val="24"/>
        </w:rPr>
        <w:t xml:space="preserve">. Thus, </w:t>
      </w:r>
      <w:r w:rsidR="00A9449D">
        <w:rPr>
          <w:rFonts w:ascii="Times New Roman" w:hAnsi="Times New Roman" w:cs="Times New Roman"/>
          <w:sz w:val="24"/>
          <w:szCs w:val="24"/>
        </w:rPr>
        <w:t xml:space="preserve">an ideal SO algorithm should </w:t>
      </w:r>
      <w:r w:rsidR="00BB2282">
        <w:rPr>
          <w:rFonts w:ascii="Times New Roman" w:hAnsi="Times New Roman" w:cs="Times New Roman"/>
          <w:sz w:val="24"/>
          <w:szCs w:val="24"/>
        </w:rPr>
        <w:t>make full use of the information given by the simulation observations</w:t>
      </w:r>
      <w:r w:rsidR="00A76168">
        <w:rPr>
          <w:rFonts w:ascii="Times New Roman" w:hAnsi="Times New Roman" w:cs="Times New Roman"/>
          <w:sz w:val="24"/>
          <w:szCs w:val="24"/>
        </w:rPr>
        <w:t>, i</w:t>
      </w:r>
      <w:r w:rsidR="00E538F9">
        <w:rPr>
          <w:rFonts w:ascii="Times New Roman" w:hAnsi="Times New Roman" w:cs="Times New Roman"/>
          <w:sz w:val="24"/>
          <w:szCs w:val="24"/>
        </w:rPr>
        <w:t>.e.,</w:t>
      </w:r>
      <w:r w:rsidR="008D0B5A">
        <w:rPr>
          <w:rFonts w:ascii="Times New Roman" w:hAnsi="Times New Roman" w:cs="Times New Roman"/>
          <w:sz w:val="24"/>
          <w:szCs w:val="24"/>
        </w:rPr>
        <w:t xml:space="preserve"> infer</w:t>
      </w:r>
      <w:r w:rsidR="00E538F9">
        <w:rPr>
          <w:rFonts w:ascii="Times New Roman" w:hAnsi="Times New Roman" w:cs="Times New Roman"/>
          <w:sz w:val="24"/>
          <w:szCs w:val="24"/>
        </w:rPr>
        <w:t xml:space="preserve"> </w:t>
      </w:r>
      <w:r w:rsidR="008D0B5A">
        <w:rPr>
          <w:rFonts w:ascii="Times New Roman" w:hAnsi="Times New Roman" w:cs="Times New Roman"/>
          <w:sz w:val="24"/>
          <w:szCs w:val="24"/>
        </w:rPr>
        <w:t xml:space="preserve">useful information globally with </w:t>
      </w:r>
      <w:r w:rsidR="00E538F9">
        <w:rPr>
          <w:rFonts w:ascii="Times New Roman" w:hAnsi="Times New Roman" w:cs="Times New Roman"/>
          <w:sz w:val="24"/>
          <w:szCs w:val="24"/>
        </w:rPr>
        <w:t xml:space="preserve">a local observation. </w:t>
      </w:r>
      <w:r w:rsidR="00A76168">
        <w:rPr>
          <w:rFonts w:ascii="Times New Roman" w:hAnsi="Times New Roman" w:cs="Times New Roman"/>
          <w:sz w:val="24"/>
          <w:szCs w:val="24"/>
        </w:rPr>
        <w:t xml:space="preserve">In this regard, </w:t>
      </w:r>
      <w:r w:rsidR="00A76168" w:rsidRPr="00D31751">
        <w:rPr>
          <w:rFonts w:ascii="Times New Roman" w:hAnsi="Times New Roman" w:cs="Times New Roman"/>
          <w:sz w:val="24"/>
          <w:szCs w:val="24"/>
        </w:rPr>
        <w:t>direct-searc</w:t>
      </w:r>
      <w:r w:rsidR="00A76168">
        <w:rPr>
          <w:rFonts w:ascii="Times New Roman" w:hAnsi="Times New Roman" w:cs="Times New Roman"/>
          <w:sz w:val="24"/>
          <w:szCs w:val="24"/>
        </w:rPr>
        <w:t xml:space="preserve">h and </w:t>
      </w:r>
      <w:r w:rsidR="00A9449D" w:rsidRPr="00D31751">
        <w:rPr>
          <w:rFonts w:ascii="Times New Roman" w:hAnsi="Times New Roman" w:cs="Times New Roman"/>
          <w:sz w:val="24"/>
          <w:szCs w:val="24"/>
        </w:rPr>
        <w:t>stochastic gradient methods</w:t>
      </w:r>
      <w:r w:rsidR="00A76168">
        <w:rPr>
          <w:rFonts w:ascii="Times New Roman" w:hAnsi="Times New Roman" w:cs="Times New Roman"/>
          <w:sz w:val="24"/>
          <w:szCs w:val="24"/>
        </w:rPr>
        <w:t xml:space="preserve"> are not the best choice, </w:t>
      </w:r>
      <w:r w:rsidR="00A9449D" w:rsidRPr="00D31751">
        <w:rPr>
          <w:rFonts w:ascii="Times New Roman" w:hAnsi="Times New Roman" w:cs="Times New Roman"/>
          <w:sz w:val="24"/>
          <w:szCs w:val="24"/>
        </w:rPr>
        <w:t>since accurate estimation of search directions or gradients is sample-intensive</w:t>
      </w:r>
      <w:r w:rsidR="00362931">
        <w:rPr>
          <w:rFonts w:ascii="Times New Roman" w:hAnsi="Times New Roman" w:cs="Times New Roman"/>
          <w:sz w:val="24"/>
          <w:szCs w:val="24"/>
        </w:rPr>
        <w:t xml:space="preserve"> and o</w:t>
      </w:r>
      <w:r w:rsidR="0025794F">
        <w:rPr>
          <w:rFonts w:ascii="Times New Roman" w:hAnsi="Times New Roman" w:cs="Times New Roman"/>
          <w:sz w:val="24"/>
          <w:szCs w:val="24"/>
        </w:rPr>
        <w:t>nly provide local information</w:t>
      </w:r>
      <w:r w:rsidR="00A9449D" w:rsidRPr="00D31751">
        <w:rPr>
          <w:rFonts w:ascii="Times New Roman" w:hAnsi="Times New Roman" w:cs="Times New Roman"/>
          <w:sz w:val="24"/>
          <w:szCs w:val="24"/>
        </w:rPr>
        <w:t>.</w:t>
      </w:r>
      <w:r w:rsidR="0025794F">
        <w:rPr>
          <w:rFonts w:ascii="Times New Roman" w:hAnsi="Times New Roman" w:cs="Times New Roman"/>
          <w:sz w:val="24"/>
          <w:szCs w:val="24"/>
        </w:rPr>
        <w:t xml:space="preserve"> </w:t>
      </w:r>
      <w:r w:rsidR="00E21E19">
        <w:rPr>
          <w:rFonts w:ascii="Times New Roman" w:hAnsi="Times New Roman" w:cs="Times New Roman"/>
          <w:sz w:val="24"/>
          <w:szCs w:val="24"/>
        </w:rPr>
        <w:t>Thus, in our algorithm design</w:t>
      </w:r>
      <w:r w:rsidR="00E55801">
        <w:rPr>
          <w:rFonts w:ascii="Times New Roman" w:hAnsi="Times New Roman" w:cs="Times New Roman"/>
          <w:sz w:val="24"/>
          <w:szCs w:val="24"/>
        </w:rPr>
        <w:t xml:space="preserve">, we </w:t>
      </w:r>
      <w:r w:rsidR="0025794F">
        <w:rPr>
          <w:rFonts w:ascii="Times New Roman" w:hAnsi="Times New Roman" w:cs="Times New Roman"/>
          <w:sz w:val="24"/>
          <w:szCs w:val="24"/>
        </w:rPr>
        <w:t xml:space="preserve">focus </w:t>
      </w:r>
      <w:r w:rsidR="00D255BA">
        <w:rPr>
          <w:rFonts w:ascii="Times New Roman" w:hAnsi="Times New Roman" w:cs="Times New Roman"/>
          <w:sz w:val="24"/>
          <w:szCs w:val="24"/>
        </w:rPr>
        <w:t>on</w:t>
      </w:r>
      <w:r w:rsidR="0025794F">
        <w:rPr>
          <w:rFonts w:ascii="Times New Roman" w:hAnsi="Times New Roman" w:cs="Times New Roman"/>
          <w:sz w:val="24"/>
          <w:szCs w:val="24"/>
        </w:rPr>
        <w:t xml:space="preserve"> </w:t>
      </w:r>
      <w:r w:rsidR="00A24004">
        <w:rPr>
          <w:rFonts w:ascii="Times New Roman" w:hAnsi="Times New Roman" w:cs="Times New Roman"/>
          <w:sz w:val="24"/>
          <w:szCs w:val="24"/>
        </w:rPr>
        <w:t>meta</w:t>
      </w:r>
      <w:r w:rsidR="00CE083A">
        <w:rPr>
          <w:rFonts w:ascii="Times New Roman" w:hAnsi="Times New Roman" w:cs="Times New Roman"/>
          <w:sz w:val="24"/>
          <w:szCs w:val="24"/>
        </w:rPr>
        <w:t>model</w:t>
      </w:r>
      <w:r w:rsidR="00E21E19">
        <w:rPr>
          <w:rFonts w:ascii="Times New Roman" w:hAnsi="Times New Roman" w:cs="Times New Roman"/>
          <w:sz w:val="24"/>
          <w:szCs w:val="24"/>
        </w:rPr>
        <w:t>s</w:t>
      </w:r>
      <w:r w:rsidR="00CE083A">
        <w:rPr>
          <w:rFonts w:ascii="Times New Roman" w:hAnsi="Times New Roman" w:cs="Times New Roman"/>
          <w:sz w:val="24"/>
          <w:szCs w:val="24"/>
        </w:rPr>
        <w:t xml:space="preserve"> </w:t>
      </w:r>
      <w:r w:rsidR="00E7554E">
        <w:rPr>
          <w:rFonts w:ascii="Times New Roman" w:hAnsi="Times New Roman" w:cs="Times New Roman"/>
          <w:sz w:val="24"/>
          <w:szCs w:val="24"/>
        </w:rPr>
        <w:t xml:space="preserve">to approximate </w:t>
      </w:r>
      <w:r w:rsidR="00E55801">
        <w:rPr>
          <w:rFonts w:ascii="Times New Roman" w:hAnsi="Times New Roman" w:cs="Times New Roman"/>
          <w:sz w:val="24"/>
          <w:szCs w:val="24"/>
        </w:rPr>
        <w:t xml:space="preserve">the </w:t>
      </w:r>
      <w:r w:rsidR="00E21E19">
        <w:rPr>
          <w:rFonts w:ascii="Times New Roman" w:hAnsi="Times New Roman" w:cs="Times New Roman"/>
          <w:sz w:val="24"/>
          <w:szCs w:val="24"/>
        </w:rPr>
        <w:t>expectations</w:t>
      </w:r>
      <w:r w:rsidR="0025794F">
        <w:rPr>
          <w:rFonts w:ascii="Times New Roman" w:hAnsi="Times New Roman" w:cs="Times New Roman"/>
          <w:sz w:val="24"/>
          <w:szCs w:val="24"/>
        </w:rPr>
        <w:t xml:space="preserve"> </w:t>
      </w:r>
      <w:r w:rsidR="003F71D2">
        <w:rPr>
          <w:rFonts w:ascii="Times New Roman" w:hAnsi="Times New Roman" w:cs="Times New Roman"/>
          <w:sz w:val="24"/>
          <w:szCs w:val="24"/>
        </w:rPr>
        <w:t>in the objectives and the probability in the constraint</w:t>
      </w:r>
      <w:r w:rsidR="00A24004">
        <w:rPr>
          <w:rFonts w:ascii="Times New Roman" w:hAnsi="Times New Roman" w:cs="Times New Roman"/>
          <w:sz w:val="24"/>
          <w:szCs w:val="24"/>
        </w:rPr>
        <w:t xml:space="preserve"> of problem (1). T</w:t>
      </w:r>
      <w:r w:rsidR="00E54604">
        <w:rPr>
          <w:rFonts w:ascii="Times New Roman" w:hAnsi="Times New Roman" w:cs="Times New Roman"/>
          <w:sz w:val="24"/>
          <w:szCs w:val="24"/>
        </w:rPr>
        <w:t>h</w:t>
      </w:r>
      <w:r w:rsidR="00E55801">
        <w:rPr>
          <w:rFonts w:ascii="Times New Roman" w:hAnsi="Times New Roman" w:cs="Times New Roman"/>
          <w:sz w:val="24"/>
          <w:szCs w:val="24"/>
        </w:rPr>
        <w:t xml:space="preserve">e </w:t>
      </w:r>
      <w:r w:rsidR="00A24004">
        <w:rPr>
          <w:rFonts w:ascii="Times New Roman" w:hAnsi="Times New Roman" w:cs="Times New Roman"/>
          <w:sz w:val="24"/>
          <w:szCs w:val="24"/>
        </w:rPr>
        <w:t>meta</w:t>
      </w:r>
      <w:r w:rsidR="00E54604">
        <w:rPr>
          <w:rFonts w:ascii="Times New Roman" w:hAnsi="Times New Roman" w:cs="Times New Roman"/>
          <w:sz w:val="24"/>
          <w:szCs w:val="24"/>
        </w:rPr>
        <w:t xml:space="preserve">models </w:t>
      </w:r>
      <w:r w:rsidR="0025794F">
        <w:rPr>
          <w:rFonts w:ascii="Times New Roman" w:hAnsi="Times New Roman" w:cs="Times New Roman"/>
          <w:sz w:val="24"/>
          <w:szCs w:val="24"/>
        </w:rPr>
        <w:t>are</w:t>
      </w:r>
      <w:r w:rsidR="00F41F1C">
        <w:rPr>
          <w:rFonts w:ascii="Times New Roman" w:hAnsi="Times New Roman" w:cs="Times New Roman"/>
          <w:sz w:val="24"/>
          <w:szCs w:val="24"/>
        </w:rPr>
        <w:t xml:space="preserve"> </w:t>
      </w:r>
      <w:r w:rsidR="00CE083A">
        <w:rPr>
          <w:rFonts w:ascii="Times New Roman" w:hAnsi="Times New Roman" w:cs="Times New Roman"/>
          <w:sz w:val="24"/>
          <w:szCs w:val="24"/>
        </w:rPr>
        <w:t>iteratively</w:t>
      </w:r>
      <w:r w:rsidR="00F41F1C">
        <w:rPr>
          <w:rFonts w:ascii="Times New Roman" w:hAnsi="Times New Roman" w:cs="Times New Roman"/>
          <w:sz w:val="24"/>
          <w:szCs w:val="24"/>
        </w:rPr>
        <w:t xml:space="preserve"> fitted </w:t>
      </w:r>
      <w:r w:rsidR="00CE083A">
        <w:rPr>
          <w:rFonts w:ascii="Times New Roman" w:hAnsi="Times New Roman" w:cs="Times New Roman"/>
          <w:sz w:val="24"/>
          <w:szCs w:val="24"/>
        </w:rPr>
        <w:t>using the simulate</w:t>
      </w:r>
      <w:r w:rsidR="00E54604">
        <w:rPr>
          <w:rFonts w:ascii="Times New Roman" w:hAnsi="Times New Roman" w:cs="Times New Roman"/>
          <w:sz w:val="24"/>
          <w:szCs w:val="24"/>
        </w:rPr>
        <w:t>d</w:t>
      </w:r>
      <w:r w:rsidR="00E7554E">
        <w:rPr>
          <w:rFonts w:ascii="Times New Roman" w:hAnsi="Times New Roman" w:cs="Times New Roman"/>
          <w:sz w:val="24"/>
          <w:szCs w:val="24"/>
        </w:rPr>
        <w:t xml:space="preserve"> observation</w:t>
      </w:r>
      <w:r w:rsidR="00CE083A">
        <w:rPr>
          <w:rFonts w:ascii="Times New Roman" w:hAnsi="Times New Roman" w:cs="Times New Roman"/>
          <w:sz w:val="24"/>
          <w:szCs w:val="24"/>
        </w:rPr>
        <w:t>s</w:t>
      </w:r>
      <w:r w:rsidR="001111EF">
        <w:rPr>
          <w:rFonts w:ascii="Times New Roman" w:hAnsi="Times New Roman" w:cs="Times New Roman"/>
          <w:sz w:val="24"/>
          <w:szCs w:val="24"/>
        </w:rPr>
        <w:t xml:space="preserve"> and provide</w:t>
      </w:r>
      <w:r w:rsidR="00E54604">
        <w:rPr>
          <w:rFonts w:ascii="Times New Roman" w:hAnsi="Times New Roman" w:cs="Times New Roman"/>
          <w:sz w:val="24"/>
          <w:szCs w:val="24"/>
        </w:rPr>
        <w:t xml:space="preserve"> </w:t>
      </w:r>
      <w:r w:rsidR="00E7554E">
        <w:rPr>
          <w:rFonts w:ascii="Times New Roman" w:hAnsi="Times New Roman" w:cs="Times New Roman"/>
          <w:sz w:val="24"/>
          <w:szCs w:val="24"/>
        </w:rPr>
        <w:t xml:space="preserve">improved prediction of the underlying performance </w:t>
      </w:r>
      <w:r w:rsidR="00E55801">
        <w:rPr>
          <w:rFonts w:ascii="Times New Roman" w:hAnsi="Times New Roman" w:cs="Times New Roman"/>
          <w:sz w:val="24"/>
          <w:szCs w:val="24"/>
        </w:rPr>
        <w:t xml:space="preserve">measures </w:t>
      </w:r>
      <w:r w:rsidR="0025794F">
        <w:rPr>
          <w:rFonts w:ascii="Times New Roman" w:hAnsi="Times New Roman" w:cs="Times New Roman"/>
          <w:sz w:val="24"/>
          <w:szCs w:val="24"/>
        </w:rPr>
        <w:t>globally</w:t>
      </w:r>
      <w:r w:rsidR="00A24004">
        <w:rPr>
          <w:rFonts w:ascii="Times New Roman" w:hAnsi="Times New Roman" w:cs="Times New Roman"/>
          <w:sz w:val="24"/>
          <w:szCs w:val="24"/>
        </w:rPr>
        <w:t xml:space="preserve"> to </w:t>
      </w:r>
      <w:r w:rsidR="001111EF">
        <w:rPr>
          <w:rFonts w:ascii="Times New Roman" w:hAnsi="Times New Roman" w:cs="Times New Roman"/>
          <w:sz w:val="24"/>
          <w:szCs w:val="24"/>
        </w:rPr>
        <w:t xml:space="preserve">guide the </w:t>
      </w:r>
      <w:r w:rsidR="00A24004">
        <w:rPr>
          <w:rFonts w:ascii="Times New Roman" w:hAnsi="Times New Roman" w:cs="Times New Roman"/>
          <w:sz w:val="24"/>
          <w:szCs w:val="24"/>
        </w:rPr>
        <w:t xml:space="preserve">search of the feasible Pareto optimal solutions. </w:t>
      </w:r>
      <w:r w:rsidR="00215D88">
        <w:rPr>
          <w:rFonts w:ascii="Times New Roman" w:hAnsi="Times New Roman" w:cs="Times New Roman"/>
          <w:sz w:val="24"/>
          <w:szCs w:val="24"/>
        </w:rPr>
        <w:t xml:space="preserve">In fact, </w:t>
      </w:r>
      <w:r w:rsidR="001111EF">
        <w:rPr>
          <w:rFonts w:ascii="Times New Roman" w:hAnsi="Times New Roman" w:cs="Times New Roman"/>
          <w:sz w:val="24"/>
          <w:szCs w:val="24"/>
        </w:rPr>
        <w:t>m</w:t>
      </w:r>
      <w:r w:rsidR="00A746E3">
        <w:rPr>
          <w:rFonts w:ascii="Times New Roman" w:hAnsi="Times New Roman" w:cs="Times New Roman"/>
          <w:sz w:val="24"/>
          <w:szCs w:val="24"/>
        </w:rPr>
        <w:t>e</w:t>
      </w:r>
      <w:r w:rsidR="00A24004">
        <w:rPr>
          <w:rFonts w:ascii="Times New Roman" w:hAnsi="Times New Roman" w:cs="Times New Roman"/>
          <w:sz w:val="24"/>
          <w:szCs w:val="24"/>
        </w:rPr>
        <w:t>ta</w:t>
      </w:r>
      <w:r w:rsidR="00F1779A">
        <w:rPr>
          <w:rFonts w:ascii="Times New Roman" w:hAnsi="Times New Roman" w:cs="Times New Roman"/>
          <w:sz w:val="24"/>
          <w:szCs w:val="24"/>
        </w:rPr>
        <w:t>model</w:t>
      </w:r>
      <w:r w:rsidR="00A746E3">
        <w:rPr>
          <w:rFonts w:ascii="Times New Roman" w:hAnsi="Times New Roman" w:cs="Times New Roman"/>
          <w:sz w:val="24"/>
          <w:szCs w:val="24"/>
        </w:rPr>
        <w:t>-</w:t>
      </w:r>
      <w:r w:rsidR="00A24004">
        <w:rPr>
          <w:rFonts w:ascii="Times New Roman" w:hAnsi="Times New Roman" w:cs="Times New Roman"/>
          <w:sz w:val="24"/>
          <w:szCs w:val="24"/>
        </w:rPr>
        <w:t xml:space="preserve">guided </w:t>
      </w:r>
      <w:r w:rsidR="00034916">
        <w:rPr>
          <w:rFonts w:ascii="Times New Roman" w:hAnsi="Times New Roman" w:cs="Times New Roman"/>
          <w:sz w:val="24"/>
          <w:szCs w:val="24"/>
        </w:rPr>
        <w:t>sampling policies</w:t>
      </w:r>
      <w:r w:rsidR="00A746E3">
        <w:rPr>
          <w:rFonts w:ascii="Times New Roman" w:hAnsi="Times New Roman" w:cs="Times New Roman"/>
          <w:sz w:val="24"/>
          <w:szCs w:val="24"/>
        </w:rPr>
        <w:t xml:space="preserve"> have been proposed </w:t>
      </w:r>
      <w:r w:rsidR="00215D88" w:rsidRPr="00F91406">
        <w:rPr>
          <w:rFonts w:ascii="Times New Roman" w:hAnsi="Times New Roman" w:cs="Times New Roman"/>
          <w:sz w:val="24"/>
          <w:szCs w:val="24"/>
        </w:rPr>
        <w:t xml:space="preserve">extensively </w:t>
      </w:r>
      <w:r w:rsidR="00A746E3" w:rsidRPr="00F91406">
        <w:rPr>
          <w:rFonts w:ascii="Times New Roman" w:hAnsi="Times New Roman" w:cs="Times New Roman"/>
          <w:sz w:val="24"/>
          <w:szCs w:val="24"/>
        </w:rPr>
        <w:t>in</w:t>
      </w:r>
      <w:r w:rsidR="00A746E3">
        <w:rPr>
          <w:rFonts w:ascii="Times New Roman" w:hAnsi="Times New Roman" w:cs="Times New Roman"/>
          <w:sz w:val="24"/>
          <w:szCs w:val="24"/>
        </w:rPr>
        <w:t xml:space="preserve"> </w:t>
      </w:r>
      <w:r w:rsidR="001111EF">
        <w:rPr>
          <w:rFonts w:ascii="Times New Roman" w:hAnsi="Times New Roman" w:cs="Times New Roman"/>
          <w:sz w:val="24"/>
          <w:szCs w:val="24"/>
        </w:rPr>
        <w:t>SO literature</w:t>
      </w:r>
      <w:r w:rsidR="00B93858">
        <w:rPr>
          <w:rFonts w:ascii="Times New Roman" w:hAnsi="Times New Roman" w:cs="Times New Roman"/>
          <w:sz w:val="24"/>
          <w:szCs w:val="24"/>
        </w:rPr>
        <w:t xml:space="preserve">. </w:t>
      </w:r>
      <w:r w:rsidR="00B260EA">
        <w:rPr>
          <w:rFonts w:ascii="Times New Roman" w:hAnsi="Times New Roman" w:cs="Times New Roman"/>
          <w:sz w:val="24"/>
          <w:szCs w:val="24"/>
        </w:rPr>
        <w:t>For</w:t>
      </w:r>
      <w:r w:rsidR="006A75C9">
        <w:rPr>
          <w:rFonts w:ascii="Times New Roman" w:hAnsi="Times New Roman" w:cs="Times New Roman"/>
          <w:sz w:val="24"/>
          <w:szCs w:val="24"/>
        </w:rPr>
        <w:t xml:space="preserve"> instance</w:t>
      </w:r>
      <w:r w:rsidR="00B260EA">
        <w:rPr>
          <w:rFonts w:ascii="Times New Roman" w:hAnsi="Times New Roman" w:cs="Times New Roman"/>
          <w:sz w:val="24"/>
          <w:szCs w:val="24"/>
        </w:rPr>
        <w:t xml:space="preserve">, </w:t>
      </w:r>
      <w:r w:rsidR="00900107">
        <w:rPr>
          <w:rFonts w:ascii="Times New Roman" w:hAnsi="Times New Roman" w:cs="Times New Roman"/>
          <w:sz w:val="24"/>
          <w:szCs w:val="24"/>
        </w:rPr>
        <w:t>kriging</w:t>
      </w:r>
      <w:r w:rsidR="00F1779A">
        <w:rPr>
          <w:rFonts w:ascii="Times New Roman" w:hAnsi="Times New Roman" w:cs="Times New Roman"/>
          <w:sz w:val="24"/>
          <w:szCs w:val="24"/>
        </w:rPr>
        <w:t xml:space="preserve"> </w:t>
      </w:r>
      <w:r w:rsidR="0074001D">
        <w:rPr>
          <w:rFonts w:ascii="Times New Roman" w:hAnsi="Times New Roman" w:cs="Times New Roman"/>
          <w:sz w:val="24"/>
          <w:szCs w:val="24"/>
        </w:rPr>
        <w:t xml:space="preserve">model </w:t>
      </w:r>
      <w:r w:rsidR="00B260EA">
        <w:rPr>
          <w:rFonts w:ascii="Times New Roman" w:hAnsi="Times New Roman" w:cs="Times New Roman"/>
          <w:sz w:val="24"/>
          <w:szCs w:val="24"/>
        </w:rPr>
        <w:t xml:space="preserve">is used with expected improvement (EI) </w:t>
      </w:r>
      <w:r w:rsidR="00AA0956">
        <w:rPr>
          <w:rFonts w:ascii="Times New Roman" w:hAnsi="Times New Roman" w:cs="Times New Roman"/>
          <w:sz w:val="24"/>
          <w:szCs w:val="24"/>
        </w:rPr>
        <w:t>sampling</w:t>
      </w:r>
      <w:r w:rsidR="00B260EA" w:rsidRPr="0074001D">
        <w:rPr>
          <w:rFonts w:ascii="Times New Roman" w:hAnsi="Times New Roman" w:cs="Times New Roman"/>
          <w:sz w:val="24"/>
          <w:szCs w:val="24"/>
        </w:rPr>
        <w:t xml:space="preserve"> </w:t>
      </w:r>
      <w:r w:rsidR="00F1779A" w:rsidRPr="00AA0956">
        <w:rPr>
          <w:rFonts w:ascii="Times New Roman" w:hAnsi="Times New Roman" w:cs="Times New Roman"/>
          <w:sz w:val="24"/>
          <w:szCs w:val="24"/>
        </w:rPr>
        <w:t>(</w:t>
      </w:r>
      <w:r w:rsidR="00AA0956" w:rsidRPr="00A61D5E">
        <w:rPr>
          <w:rFonts w:ascii="Times New Roman" w:hAnsi="Times New Roman" w:cs="Times New Roman"/>
          <w:sz w:val="24"/>
          <w:szCs w:val="24"/>
          <w:highlight w:val="yellow"/>
        </w:rPr>
        <w:t>Forrester and Keane 2009</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RBF model</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scoring</w:t>
      </w:r>
      <w:r w:rsidR="00F1779A" w:rsidRPr="00735C2E">
        <w:rPr>
          <w:rFonts w:ascii="Times New Roman" w:hAnsi="Times New Roman" w:cs="Times New Roman"/>
          <w:sz w:val="24"/>
          <w:szCs w:val="24"/>
        </w:rPr>
        <w:t xml:space="preserve"> </w:t>
      </w:r>
      <w:r w:rsidR="00F1779A" w:rsidRPr="00B2488A">
        <w:rPr>
          <w:rFonts w:ascii="Times New Roman" w:hAnsi="Times New Roman" w:cs="Times New Roman"/>
          <w:sz w:val="24"/>
          <w:szCs w:val="24"/>
        </w:rPr>
        <w:t>criterion</w:t>
      </w:r>
      <w:r w:rsidR="00F1779A">
        <w:rPr>
          <w:rFonts w:ascii="Times New Roman" w:hAnsi="Times New Roman" w:cs="Times New Roman"/>
          <w:sz w:val="24"/>
          <w:szCs w:val="24"/>
        </w:rPr>
        <w:t xml:space="preserve"> </w:t>
      </w:r>
      <w:r w:rsidR="00AA0956">
        <w:rPr>
          <w:rFonts w:ascii="Times New Roman" w:hAnsi="Times New Roman" w:cs="Times New Roman"/>
          <w:sz w:val="24"/>
          <w:szCs w:val="24"/>
        </w:rPr>
        <w:t>search</w:t>
      </w:r>
      <w:r w:rsidR="00900107">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Müller et al. 2014</w:t>
      </w:r>
      <w:r w:rsidR="00F1779A">
        <w:rPr>
          <w:rFonts w:ascii="Times New Roman" w:hAnsi="Times New Roman" w:cs="Times New Roman"/>
          <w:sz w:val="24"/>
          <w:szCs w:val="24"/>
        </w:rPr>
        <w:t xml:space="preserve">), </w:t>
      </w:r>
      <w:r w:rsidR="00900107">
        <w:rPr>
          <w:rFonts w:ascii="Times New Roman" w:hAnsi="Times New Roman" w:cs="Times New Roman"/>
          <w:sz w:val="24"/>
          <w:szCs w:val="24"/>
        </w:rPr>
        <w:t>polynomials</w:t>
      </w:r>
      <w:r w:rsidR="00B260EA">
        <w:rPr>
          <w:rFonts w:ascii="Times New Roman" w:hAnsi="Times New Roman" w:cs="Times New Roman"/>
          <w:sz w:val="24"/>
          <w:szCs w:val="24"/>
        </w:rPr>
        <w:t xml:space="preserve"> with </w:t>
      </w:r>
      <w:r w:rsidR="00F1779A">
        <w:rPr>
          <w:rFonts w:ascii="Times New Roman" w:hAnsi="Times New Roman" w:cs="Times New Roman"/>
          <w:sz w:val="24"/>
          <w:szCs w:val="24"/>
        </w:rPr>
        <w:t>trust-region search</w:t>
      </w:r>
      <w:r w:rsidR="00B93858">
        <w:rPr>
          <w:rFonts w:ascii="Times New Roman" w:hAnsi="Times New Roman" w:cs="Times New Roman"/>
          <w:sz w:val="24"/>
          <w:szCs w:val="24"/>
        </w:rPr>
        <w:t xml:space="preserve"> </w:t>
      </w:r>
      <w:r w:rsidR="00F1779A">
        <w:rPr>
          <w:rFonts w:ascii="Times New Roman" w:hAnsi="Times New Roman" w:cs="Times New Roman"/>
          <w:sz w:val="24"/>
          <w:szCs w:val="24"/>
        </w:rPr>
        <w:t>(</w:t>
      </w:r>
      <w:r w:rsidR="00AA5314" w:rsidRPr="00AA5314">
        <w:rPr>
          <w:rFonts w:ascii="Times New Roman" w:hAnsi="Times New Roman" w:cs="Times New Roman"/>
          <w:sz w:val="24"/>
          <w:szCs w:val="24"/>
          <w:highlight w:val="yellow"/>
        </w:rPr>
        <w:t xml:space="preserve">Osorio and </w:t>
      </w:r>
      <w:proofErr w:type="spellStart"/>
      <w:r w:rsidR="00AA5314" w:rsidRPr="00AA5314">
        <w:rPr>
          <w:rFonts w:ascii="Times New Roman" w:hAnsi="Times New Roman" w:cs="Times New Roman"/>
          <w:sz w:val="24"/>
          <w:szCs w:val="24"/>
          <w:highlight w:val="yellow"/>
        </w:rPr>
        <w:t>Bierlaire</w:t>
      </w:r>
      <w:proofErr w:type="spellEnd"/>
      <w:r w:rsidR="00AA5314" w:rsidRPr="00AA5314">
        <w:rPr>
          <w:rFonts w:ascii="Times New Roman" w:hAnsi="Times New Roman" w:cs="Times New Roman"/>
          <w:sz w:val="24"/>
          <w:szCs w:val="24"/>
          <w:highlight w:val="yellow"/>
        </w:rPr>
        <w:t xml:space="preserve"> 2013</w:t>
      </w:r>
      <w:r w:rsidR="00F1779A">
        <w:rPr>
          <w:rFonts w:ascii="Times New Roman" w:hAnsi="Times New Roman" w:cs="Times New Roman"/>
          <w:sz w:val="24"/>
          <w:szCs w:val="24"/>
        </w:rPr>
        <w:t>),</w:t>
      </w:r>
      <w:r w:rsidR="00034916">
        <w:rPr>
          <w:rFonts w:ascii="Times New Roman" w:hAnsi="Times New Roman" w:cs="Times New Roman"/>
          <w:sz w:val="24"/>
          <w:szCs w:val="24"/>
        </w:rPr>
        <w:t xml:space="preserve"> </w:t>
      </w:r>
      <w:r w:rsidR="00AA0956">
        <w:rPr>
          <w:rFonts w:ascii="Times New Roman" w:hAnsi="Times New Roman" w:cs="Times New Roman"/>
          <w:sz w:val="24"/>
          <w:szCs w:val="24"/>
        </w:rPr>
        <w:t xml:space="preserve">Gaussian process regression (GPR) </w:t>
      </w:r>
      <w:r w:rsidR="00B260EA">
        <w:rPr>
          <w:rFonts w:ascii="Times New Roman" w:hAnsi="Times New Roman" w:cs="Times New Roman"/>
          <w:sz w:val="24"/>
          <w:szCs w:val="24"/>
        </w:rPr>
        <w:t xml:space="preserve">with </w:t>
      </w:r>
      <w:r w:rsidR="00E107A8">
        <w:rPr>
          <w:rFonts w:ascii="Times New Roman" w:hAnsi="Times New Roman" w:cs="Times New Roman"/>
          <w:sz w:val="24"/>
          <w:szCs w:val="24"/>
        </w:rPr>
        <w:t>Bayesian optimization</w:t>
      </w:r>
      <w:r w:rsidR="00215D88">
        <w:rPr>
          <w:rFonts w:ascii="Times New Roman" w:hAnsi="Times New Roman" w:cs="Times New Roman"/>
          <w:sz w:val="24"/>
          <w:szCs w:val="24"/>
        </w:rPr>
        <w:t xml:space="preserve"> </w:t>
      </w:r>
      <w:r w:rsidR="00E107A8">
        <w:rPr>
          <w:rFonts w:ascii="Times New Roman" w:hAnsi="Times New Roman" w:cs="Times New Roman"/>
          <w:sz w:val="24"/>
          <w:szCs w:val="24"/>
        </w:rPr>
        <w:t xml:space="preserve">(BO) </w:t>
      </w:r>
      <w:r w:rsidR="00F1779A">
        <w:rPr>
          <w:rFonts w:ascii="Times New Roman" w:hAnsi="Times New Roman" w:cs="Times New Roman"/>
          <w:sz w:val="24"/>
          <w:szCs w:val="24"/>
        </w:rPr>
        <w:t>(</w:t>
      </w:r>
      <w:r w:rsidR="00E107A8">
        <w:rPr>
          <w:rFonts w:ascii="Times New Roman" w:hAnsi="Times New Roman" w:cs="Times New Roman"/>
          <w:sz w:val="24"/>
          <w:szCs w:val="24"/>
        </w:rPr>
        <w:t xml:space="preserve">e.g., </w:t>
      </w:r>
      <w:r w:rsidR="00992291" w:rsidRPr="00992291">
        <w:rPr>
          <w:rFonts w:ascii="Times New Roman" w:hAnsi="Times New Roman" w:cs="Times New Roman"/>
          <w:sz w:val="24"/>
          <w:szCs w:val="24"/>
          <w:highlight w:val="yellow"/>
        </w:rPr>
        <w:t xml:space="preserve">Scott et al. </w:t>
      </w:r>
      <w:r w:rsidR="00AA0956" w:rsidRPr="00992291">
        <w:rPr>
          <w:rFonts w:ascii="Times New Roman" w:hAnsi="Times New Roman" w:cs="Times New Roman"/>
          <w:sz w:val="24"/>
          <w:szCs w:val="24"/>
          <w:highlight w:val="yellow"/>
        </w:rPr>
        <w:t>2011</w:t>
      </w:r>
      <w:r w:rsidR="00F1779A">
        <w:rPr>
          <w:rFonts w:ascii="Times New Roman" w:hAnsi="Times New Roman" w:cs="Times New Roman"/>
          <w:sz w:val="24"/>
          <w:szCs w:val="24"/>
        </w:rPr>
        <w:t>)</w:t>
      </w:r>
      <w:r w:rsidR="00AA5314">
        <w:rPr>
          <w:rFonts w:ascii="Times New Roman" w:hAnsi="Times New Roman" w:cs="Times New Roman"/>
          <w:sz w:val="24"/>
          <w:szCs w:val="24"/>
        </w:rPr>
        <w:t>, etc</w:t>
      </w:r>
      <w:r w:rsidR="00F1779A">
        <w:rPr>
          <w:rFonts w:ascii="Times New Roman" w:hAnsi="Times New Roman" w:cs="Times New Roman"/>
          <w:sz w:val="24"/>
          <w:szCs w:val="24"/>
        </w:rPr>
        <w:t xml:space="preserve">. </w:t>
      </w:r>
      <w:r w:rsidR="00B93858">
        <w:rPr>
          <w:rFonts w:ascii="Times New Roman" w:hAnsi="Times New Roman" w:cs="Times New Roman"/>
          <w:sz w:val="24"/>
          <w:szCs w:val="24"/>
        </w:rPr>
        <w:t xml:space="preserve">Naturally, the applicability and the performance of the algorithm </w:t>
      </w:r>
      <w:r w:rsidR="00B260EA">
        <w:rPr>
          <w:rFonts w:ascii="Times New Roman" w:hAnsi="Times New Roman" w:cs="Times New Roman"/>
          <w:sz w:val="24"/>
          <w:szCs w:val="24"/>
        </w:rPr>
        <w:t>rely</w:t>
      </w:r>
      <w:r w:rsidR="00B93858">
        <w:rPr>
          <w:rFonts w:ascii="Times New Roman" w:hAnsi="Times New Roman" w:cs="Times New Roman"/>
          <w:sz w:val="24"/>
          <w:szCs w:val="24"/>
        </w:rPr>
        <w:t xml:space="preserve"> on</w:t>
      </w:r>
      <w:r w:rsidR="00B260EA">
        <w:rPr>
          <w:rFonts w:ascii="Times New Roman" w:hAnsi="Times New Roman" w:cs="Times New Roman"/>
          <w:sz w:val="24"/>
          <w:szCs w:val="24"/>
        </w:rPr>
        <w:t xml:space="preserve"> </w:t>
      </w:r>
      <w:r w:rsidR="00B93858">
        <w:rPr>
          <w:rFonts w:ascii="Times New Roman" w:hAnsi="Times New Roman" w:cs="Times New Roman"/>
          <w:sz w:val="24"/>
          <w:szCs w:val="24"/>
        </w:rPr>
        <w:t xml:space="preserve">what combination of </w:t>
      </w:r>
      <w:r w:rsidR="00A5379D">
        <w:rPr>
          <w:rFonts w:ascii="Times New Roman" w:hAnsi="Times New Roman" w:cs="Times New Roman"/>
          <w:sz w:val="24"/>
          <w:szCs w:val="24"/>
        </w:rPr>
        <w:t>meta</w:t>
      </w:r>
      <w:r w:rsidR="00B93858">
        <w:rPr>
          <w:rFonts w:ascii="Times New Roman" w:hAnsi="Times New Roman" w:cs="Times New Roman"/>
          <w:sz w:val="24"/>
          <w:szCs w:val="24"/>
        </w:rPr>
        <w:t>model and sampling policy is used</w:t>
      </w:r>
      <w:r w:rsidR="00744730">
        <w:rPr>
          <w:rFonts w:ascii="Times New Roman" w:hAnsi="Times New Roman" w:cs="Times New Roman"/>
          <w:sz w:val="24"/>
          <w:szCs w:val="24"/>
        </w:rPr>
        <w:t xml:space="preserve">. </w:t>
      </w:r>
      <w:r w:rsidR="006A75C9">
        <w:rPr>
          <w:rFonts w:ascii="Times New Roman" w:hAnsi="Times New Roman" w:cs="Times New Roman"/>
          <w:sz w:val="24"/>
          <w:szCs w:val="24"/>
        </w:rPr>
        <w:t xml:space="preserve">We </w:t>
      </w:r>
      <w:r w:rsidR="00494AB3">
        <w:rPr>
          <w:rFonts w:ascii="Times New Roman" w:hAnsi="Times New Roman" w:cs="Times New Roman"/>
          <w:sz w:val="24"/>
          <w:szCs w:val="24"/>
        </w:rPr>
        <w:t xml:space="preserve">propose </w:t>
      </w:r>
      <w:r w:rsidR="00F400D6">
        <w:rPr>
          <w:rFonts w:ascii="Times New Roman" w:hAnsi="Times New Roman" w:cs="Times New Roman"/>
          <w:sz w:val="24"/>
          <w:szCs w:val="24"/>
        </w:rPr>
        <w:t>parametric</w:t>
      </w:r>
      <w:r w:rsidR="00452731">
        <w:rPr>
          <w:rFonts w:ascii="Times New Roman" w:hAnsi="Times New Roman" w:cs="Times New Roman"/>
          <w:sz w:val="24"/>
          <w:szCs w:val="24"/>
        </w:rPr>
        <w:t>-</w:t>
      </w:r>
      <w:r w:rsidR="00744730">
        <w:rPr>
          <w:rFonts w:ascii="Times New Roman" w:hAnsi="Times New Roman" w:cs="Times New Roman"/>
          <w:sz w:val="24"/>
          <w:szCs w:val="24"/>
        </w:rPr>
        <w:t>GPR</w:t>
      </w:r>
      <w:r w:rsidR="00452731">
        <w:rPr>
          <w:rFonts w:ascii="Times New Roman" w:hAnsi="Times New Roman" w:cs="Times New Roman"/>
          <w:sz w:val="24"/>
          <w:szCs w:val="24"/>
        </w:rPr>
        <w:t>-</w:t>
      </w:r>
      <w:r w:rsidR="00B06513" w:rsidRPr="00452731">
        <w:rPr>
          <w:rFonts w:ascii="Times New Roman" w:hAnsi="Times New Roman" w:cs="Times New Roman"/>
          <w:sz w:val="24"/>
          <w:szCs w:val="24"/>
        </w:rPr>
        <w:t>based</w:t>
      </w:r>
      <w:r w:rsidR="006C6272" w:rsidRPr="00452731">
        <w:rPr>
          <w:rFonts w:ascii="Times New Roman" w:hAnsi="Times New Roman" w:cs="Times New Roman"/>
          <w:sz w:val="24"/>
          <w:szCs w:val="24"/>
        </w:rPr>
        <w:t xml:space="preserve"> approximate</w:t>
      </w:r>
      <w:r w:rsidR="00452731">
        <w:rPr>
          <w:rFonts w:ascii="Times New Roman" w:hAnsi="Times New Roman" w:cs="Times New Roman"/>
          <w:sz w:val="24"/>
          <w:szCs w:val="24"/>
        </w:rPr>
        <w:t>-</w:t>
      </w:r>
      <w:r w:rsidR="00744730">
        <w:rPr>
          <w:rFonts w:ascii="Times New Roman" w:hAnsi="Times New Roman" w:cs="Times New Roman"/>
          <w:sz w:val="24"/>
          <w:szCs w:val="24"/>
        </w:rPr>
        <w:t>KG sampling polic</w:t>
      </w:r>
      <w:r w:rsidR="00992291">
        <w:rPr>
          <w:rFonts w:ascii="Times New Roman" w:hAnsi="Times New Roman" w:cs="Times New Roman"/>
          <w:sz w:val="24"/>
          <w:szCs w:val="24"/>
        </w:rPr>
        <w:t>y</w:t>
      </w:r>
      <w:r w:rsidR="00A746E3">
        <w:rPr>
          <w:rFonts w:ascii="Times New Roman" w:hAnsi="Times New Roman" w:cs="Times New Roman"/>
          <w:sz w:val="24"/>
          <w:szCs w:val="24"/>
        </w:rPr>
        <w:t xml:space="preserve"> for tackling </w:t>
      </w:r>
      <w:r w:rsidR="006C6272">
        <w:rPr>
          <w:rFonts w:ascii="Times New Roman" w:hAnsi="Times New Roman" w:cs="Times New Roman"/>
          <w:sz w:val="24"/>
          <w:szCs w:val="24"/>
        </w:rPr>
        <w:t xml:space="preserve">challenging </w:t>
      </w:r>
      <w:r w:rsidR="00A746E3">
        <w:rPr>
          <w:rFonts w:ascii="Times New Roman" w:hAnsi="Times New Roman" w:cs="Times New Roman"/>
          <w:sz w:val="24"/>
          <w:szCs w:val="24"/>
        </w:rPr>
        <w:t>problem</w:t>
      </w:r>
      <w:r w:rsidR="006A10A1">
        <w:rPr>
          <w:rFonts w:ascii="Times New Roman" w:hAnsi="Times New Roman" w:cs="Times New Roman"/>
          <w:sz w:val="24"/>
          <w:szCs w:val="24"/>
        </w:rPr>
        <w:t xml:space="preserve"> (1)</w:t>
      </w:r>
      <w:r w:rsidR="006A75C9">
        <w:rPr>
          <w:rFonts w:ascii="Times New Roman" w:hAnsi="Times New Roman" w:cs="Times New Roman"/>
          <w:sz w:val="24"/>
          <w:szCs w:val="24"/>
        </w:rPr>
        <w:t>, which is the main contribution of this study.</w:t>
      </w:r>
    </w:p>
    <w:p w14:paraId="673D927F" w14:textId="77777777" w:rsidR="00CA1E4C" w:rsidRDefault="00CA1E4C" w:rsidP="008B22E8">
      <w:pPr>
        <w:rPr>
          <w:rFonts w:ascii="Times New Roman" w:hAnsi="Times New Roman" w:cs="Times New Roman"/>
          <w:b/>
          <w:iCs/>
          <w:sz w:val="24"/>
          <w:szCs w:val="24"/>
        </w:rPr>
      </w:pPr>
    </w:p>
    <w:p w14:paraId="00EC5FE5" w14:textId="1CF7BDEB" w:rsidR="00D92522" w:rsidRDefault="00BB5533" w:rsidP="008B22E8">
      <w:pPr>
        <w:rPr>
          <w:rFonts w:ascii="Times New Roman" w:hAnsi="Times New Roman" w:cs="Times New Roman"/>
          <w:sz w:val="24"/>
          <w:szCs w:val="24"/>
        </w:rPr>
      </w:pPr>
      <w:commentRangeStart w:id="6"/>
      <w:r>
        <w:rPr>
          <w:rFonts w:ascii="Times New Roman" w:hAnsi="Times New Roman" w:cs="Times New Roman"/>
          <w:sz w:val="24"/>
          <w:szCs w:val="24"/>
        </w:rPr>
        <w:t xml:space="preserve">BO </w:t>
      </w:r>
      <w:r w:rsidR="00F27821">
        <w:rPr>
          <w:rFonts w:ascii="Times New Roman" w:hAnsi="Times New Roman" w:cs="Times New Roman"/>
          <w:sz w:val="24"/>
          <w:szCs w:val="24"/>
        </w:rPr>
        <w:t xml:space="preserve">is a </w:t>
      </w:r>
      <w:r w:rsidR="00E107A8">
        <w:rPr>
          <w:rFonts w:ascii="Times New Roman" w:hAnsi="Times New Roman" w:cs="Times New Roman"/>
          <w:sz w:val="24"/>
          <w:szCs w:val="24"/>
        </w:rPr>
        <w:t xml:space="preserve">powerful SO </w:t>
      </w:r>
      <w:r w:rsidR="00E4654F">
        <w:rPr>
          <w:rFonts w:ascii="Times New Roman" w:hAnsi="Times New Roman" w:cs="Times New Roman"/>
          <w:sz w:val="24"/>
          <w:szCs w:val="24"/>
        </w:rPr>
        <w:t>framework</w:t>
      </w:r>
      <w:r w:rsidR="00E107A8">
        <w:rPr>
          <w:rFonts w:ascii="Times New Roman" w:hAnsi="Times New Roman" w:cs="Times New Roman"/>
          <w:sz w:val="24"/>
          <w:szCs w:val="24"/>
        </w:rPr>
        <w:t xml:space="preserve"> which </w:t>
      </w:r>
      <w:r>
        <w:rPr>
          <w:rFonts w:ascii="Times New Roman" w:hAnsi="Times New Roman" w:cs="Times New Roman"/>
          <w:sz w:val="24"/>
          <w:szCs w:val="24"/>
        </w:rPr>
        <w:t xml:space="preserve">starts with </w:t>
      </w:r>
      <w:r w:rsidR="00452731">
        <w:rPr>
          <w:rFonts w:ascii="Times New Roman" w:hAnsi="Times New Roman" w:cs="Times New Roman"/>
          <w:sz w:val="24"/>
          <w:szCs w:val="24"/>
        </w:rPr>
        <w:t>a</w:t>
      </w:r>
      <w:r>
        <w:rPr>
          <w:rFonts w:ascii="Times New Roman" w:hAnsi="Times New Roman" w:cs="Times New Roman"/>
          <w:sz w:val="24"/>
          <w:szCs w:val="24"/>
        </w:rPr>
        <w:t xml:space="preserve"> prior </w:t>
      </w:r>
      <w:r w:rsidR="00E4654F">
        <w:rPr>
          <w:rFonts w:ascii="Times New Roman" w:hAnsi="Times New Roman" w:cs="Times New Roman"/>
          <w:sz w:val="24"/>
          <w:szCs w:val="24"/>
        </w:rPr>
        <w:t xml:space="preserve">belief </w:t>
      </w:r>
      <w:r w:rsidR="00884E62">
        <w:rPr>
          <w:rFonts w:ascii="Times New Roman" w:hAnsi="Times New Roman" w:cs="Times New Roman"/>
          <w:sz w:val="24"/>
          <w:szCs w:val="24"/>
        </w:rPr>
        <w:t>(estimates of the function value</w:t>
      </w:r>
      <w:r w:rsidR="00ED331A">
        <w:rPr>
          <w:rFonts w:ascii="Times New Roman" w:hAnsi="Times New Roman" w:cs="Times New Roman"/>
          <w:sz w:val="24"/>
          <w:szCs w:val="24"/>
        </w:rPr>
        <w:t>s</w:t>
      </w:r>
      <w:r w:rsidR="00884E62">
        <w:rPr>
          <w:rFonts w:ascii="Times New Roman" w:hAnsi="Times New Roman" w:cs="Times New Roman"/>
          <w:sz w:val="24"/>
          <w:szCs w:val="24"/>
        </w:rPr>
        <w:t xml:space="preserve"> and the uncertaint</w:t>
      </w:r>
      <w:r w:rsidR="00ED331A">
        <w:rPr>
          <w:rFonts w:ascii="Times New Roman" w:hAnsi="Times New Roman" w:cs="Times New Roman"/>
          <w:sz w:val="24"/>
          <w:szCs w:val="24"/>
        </w:rPr>
        <w:t>ies</w:t>
      </w:r>
      <w:r w:rsidR="00884E62">
        <w:rPr>
          <w:rFonts w:ascii="Times New Roman" w:hAnsi="Times New Roman" w:cs="Times New Roman"/>
          <w:sz w:val="24"/>
          <w:szCs w:val="24"/>
        </w:rPr>
        <w:t xml:space="preserve">) </w:t>
      </w:r>
      <w:r w:rsidR="001003D0">
        <w:rPr>
          <w:rFonts w:ascii="Times New Roman" w:hAnsi="Times New Roman" w:cs="Times New Roman"/>
          <w:sz w:val="24"/>
          <w:szCs w:val="24"/>
        </w:rPr>
        <w:t>on the</w:t>
      </w:r>
      <w:r>
        <w:rPr>
          <w:rFonts w:ascii="Times New Roman" w:hAnsi="Times New Roman" w:cs="Times New Roman"/>
          <w:sz w:val="24"/>
          <w:szCs w:val="24"/>
        </w:rPr>
        <w:t xml:space="preserve"> solutions and select</w:t>
      </w:r>
      <w:r w:rsidR="00ED331A">
        <w:rPr>
          <w:rFonts w:ascii="Times New Roman" w:hAnsi="Times New Roman" w:cs="Times New Roman"/>
          <w:sz w:val="24"/>
          <w:szCs w:val="24"/>
        </w:rPr>
        <w:t>s</w:t>
      </w:r>
      <w:r>
        <w:rPr>
          <w:rFonts w:ascii="Times New Roman" w:hAnsi="Times New Roman" w:cs="Times New Roman"/>
          <w:sz w:val="24"/>
          <w:szCs w:val="24"/>
        </w:rPr>
        <w:t xml:space="preserve"> the new sample</w:t>
      </w:r>
      <w:r>
        <w:rPr>
          <w:rFonts w:ascii="Times New Roman" w:hAnsi="Times New Roman" w:cs="Times New Roman" w:hint="eastAsia"/>
          <w:sz w:val="24"/>
          <w:szCs w:val="24"/>
        </w:rPr>
        <w:t xml:space="preserve"> </w:t>
      </w:r>
      <w:r w:rsidR="00E4654F">
        <w:rPr>
          <w:rFonts w:ascii="Times New Roman" w:hAnsi="Times New Roman" w:cs="Times New Roman"/>
          <w:sz w:val="24"/>
          <w:szCs w:val="24"/>
        </w:rPr>
        <w:t>which</w:t>
      </w:r>
      <w:r>
        <w:rPr>
          <w:rFonts w:ascii="Times New Roman" w:hAnsi="Times New Roman" w:cs="Times New Roman"/>
          <w:sz w:val="24"/>
          <w:szCs w:val="24"/>
        </w:rPr>
        <w:t xml:space="preserve"> maximizes the value of </w:t>
      </w:r>
      <w:r w:rsidR="00E4654F">
        <w:rPr>
          <w:rFonts w:ascii="Times New Roman" w:hAnsi="Times New Roman" w:cs="Times New Roman"/>
          <w:sz w:val="24"/>
          <w:szCs w:val="24"/>
        </w:rPr>
        <w:t>the</w:t>
      </w:r>
      <w:r>
        <w:rPr>
          <w:rFonts w:ascii="Times New Roman" w:hAnsi="Times New Roman" w:cs="Times New Roman"/>
          <w:sz w:val="24"/>
          <w:szCs w:val="24"/>
        </w:rPr>
        <w:t xml:space="preserve"> measurement</w:t>
      </w:r>
      <w:r w:rsidR="00E4654F">
        <w:rPr>
          <w:rFonts w:ascii="Times New Roman" w:hAnsi="Times New Roman" w:cs="Times New Roman"/>
          <w:sz w:val="24"/>
          <w:szCs w:val="24"/>
        </w:rPr>
        <w:t>, the new observation is then used for updating the posterior belief. Th</w:t>
      </w:r>
      <w:r w:rsidR="001003D0">
        <w:rPr>
          <w:rFonts w:ascii="Times New Roman" w:hAnsi="Times New Roman" w:cs="Times New Roman"/>
          <w:sz w:val="24"/>
          <w:szCs w:val="24"/>
        </w:rPr>
        <w:t xml:space="preserve">e </w:t>
      </w:r>
      <w:r w:rsidR="00E4654F">
        <w:rPr>
          <w:rFonts w:ascii="Times New Roman" w:hAnsi="Times New Roman" w:cs="Times New Roman"/>
          <w:sz w:val="24"/>
          <w:szCs w:val="24"/>
        </w:rPr>
        <w:t xml:space="preserve">value of measurement is called the acquisition function defined </w:t>
      </w:r>
      <w:r w:rsidR="004864FB">
        <w:rPr>
          <w:rFonts w:ascii="Times New Roman" w:hAnsi="Times New Roman" w:cs="Times New Roman"/>
          <w:sz w:val="24"/>
          <w:szCs w:val="24"/>
        </w:rPr>
        <w:t>by the</w:t>
      </w:r>
      <w:r w:rsidR="00E4654F">
        <w:rPr>
          <w:rFonts w:ascii="Times New Roman" w:hAnsi="Times New Roman" w:cs="Times New Roman"/>
          <w:sz w:val="24"/>
          <w:szCs w:val="24"/>
        </w:rPr>
        <w:t xml:space="preserve"> sampling policy</w:t>
      </w:r>
      <w:commentRangeEnd w:id="6"/>
      <w:r w:rsidR="00E171E0">
        <w:rPr>
          <w:rStyle w:val="CommentReference"/>
        </w:rPr>
        <w:commentReference w:id="6"/>
      </w:r>
      <w:r w:rsidR="00E4654F">
        <w:rPr>
          <w:rFonts w:ascii="Times New Roman" w:hAnsi="Times New Roman" w:cs="Times New Roman"/>
          <w:sz w:val="24"/>
          <w:szCs w:val="24"/>
        </w:rPr>
        <w:t xml:space="preserve">. </w:t>
      </w:r>
      <w:r w:rsidR="003175BB">
        <w:rPr>
          <w:rFonts w:ascii="Times New Roman" w:hAnsi="Times New Roman" w:cs="Times New Roman"/>
          <w:sz w:val="24"/>
          <w:szCs w:val="24"/>
        </w:rPr>
        <w:t xml:space="preserve">In particular, </w:t>
      </w:r>
      <w:r w:rsidR="00BB148C">
        <w:rPr>
          <w:rFonts w:ascii="Times New Roman" w:hAnsi="Times New Roman" w:cs="Times New Roman"/>
          <w:sz w:val="24"/>
          <w:szCs w:val="24"/>
        </w:rPr>
        <w:t xml:space="preserve">the </w:t>
      </w:r>
      <w:r w:rsidR="006A75C9">
        <w:rPr>
          <w:rFonts w:ascii="Times New Roman" w:hAnsi="Times New Roman" w:cs="Times New Roman"/>
          <w:sz w:val="24"/>
          <w:szCs w:val="24"/>
        </w:rPr>
        <w:t xml:space="preserve">KG policy </w:t>
      </w:r>
      <w:r w:rsidR="00BB148C">
        <w:rPr>
          <w:rFonts w:ascii="Times New Roman" w:hAnsi="Times New Roman" w:cs="Times New Roman"/>
          <w:sz w:val="24"/>
          <w:szCs w:val="24"/>
        </w:rPr>
        <w:t xml:space="preserve">defines acquisition </w:t>
      </w:r>
      <w:r w:rsidR="00BB148C" w:rsidRPr="0075324C">
        <w:rPr>
          <w:rFonts w:ascii="Times New Roman" w:hAnsi="Times New Roman" w:cs="Times New Roman"/>
          <w:sz w:val="24"/>
          <w:szCs w:val="24"/>
        </w:rPr>
        <w:t xml:space="preserve">function as the expected improvement in the </w:t>
      </w:r>
      <w:r w:rsidR="00BB148C" w:rsidRPr="00F01C8B">
        <w:rPr>
          <w:rFonts w:ascii="Times New Roman" w:hAnsi="Times New Roman" w:cs="Times New Roman"/>
          <w:i/>
          <w:sz w:val="24"/>
          <w:szCs w:val="24"/>
        </w:rPr>
        <w:t>best posterior mean</w:t>
      </w:r>
      <w:r w:rsidR="006A75C9">
        <w:rPr>
          <w:rFonts w:ascii="Times New Roman" w:hAnsi="Times New Roman" w:cs="Times New Roman"/>
          <w:sz w:val="24"/>
          <w:szCs w:val="24"/>
        </w:rPr>
        <w:t xml:space="preserve"> (known as the KG-factor)</w:t>
      </w:r>
      <w:r w:rsidR="00F01C8B">
        <w:rPr>
          <w:rFonts w:ascii="Times New Roman" w:hAnsi="Times New Roman" w:cs="Times New Roman"/>
          <w:sz w:val="24"/>
          <w:szCs w:val="24"/>
        </w:rPr>
        <w:t xml:space="preserve">. KG policy </w:t>
      </w:r>
      <w:r w:rsidR="006A75C9">
        <w:rPr>
          <w:rFonts w:ascii="Times New Roman" w:hAnsi="Times New Roman" w:cs="Times New Roman"/>
          <w:sz w:val="24"/>
          <w:szCs w:val="24"/>
        </w:rPr>
        <w:t>has theoretical</w:t>
      </w:r>
      <w:r w:rsidR="00E94406">
        <w:rPr>
          <w:rFonts w:ascii="Times New Roman" w:hAnsi="Times New Roman" w:cs="Times New Roman"/>
          <w:sz w:val="24"/>
          <w:szCs w:val="24"/>
        </w:rPr>
        <w:t xml:space="preserve"> </w:t>
      </w:r>
      <w:r w:rsidR="006A75C9">
        <w:rPr>
          <w:rFonts w:ascii="Times New Roman" w:hAnsi="Times New Roman" w:cs="Times New Roman"/>
          <w:sz w:val="24"/>
          <w:szCs w:val="24"/>
        </w:rPr>
        <w:t>convergence</w:t>
      </w:r>
      <w:r w:rsidR="00E94406" w:rsidRPr="00E94406">
        <w:rPr>
          <w:rFonts w:ascii="Times New Roman" w:hAnsi="Times New Roman" w:cs="Times New Roman"/>
          <w:sz w:val="24"/>
          <w:szCs w:val="24"/>
        </w:rPr>
        <w:t xml:space="preserve"> </w:t>
      </w:r>
      <w:r w:rsidR="00E94406">
        <w:rPr>
          <w:rFonts w:ascii="Times New Roman" w:hAnsi="Times New Roman" w:cs="Times New Roman"/>
          <w:sz w:val="24"/>
          <w:szCs w:val="24"/>
        </w:rPr>
        <w:t>guarantee</w:t>
      </w:r>
      <w:r w:rsidR="006A75C9">
        <w:rPr>
          <w:rFonts w:ascii="Times New Roman" w:hAnsi="Times New Roman" w:cs="Times New Roman"/>
          <w:sz w:val="24"/>
          <w:szCs w:val="24"/>
        </w:rPr>
        <w:t xml:space="preserve"> and perform</w:t>
      </w:r>
      <w:r w:rsidR="008239E0">
        <w:rPr>
          <w:rFonts w:ascii="Times New Roman" w:hAnsi="Times New Roman" w:cs="Times New Roman"/>
          <w:sz w:val="24"/>
          <w:szCs w:val="24"/>
        </w:rPr>
        <w:t>s</w:t>
      </w:r>
      <w:r w:rsidR="006A75C9">
        <w:rPr>
          <w:rFonts w:ascii="Times New Roman" w:hAnsi="Times New Roman" w:cs="Times New Roman"/>
          <w:sz w:val="24"/>
          <w:szCs w:val="24"/>
        </w:rPr>
        <w:t xml:space="preserve"> well in </w:t>
      </w:r>
      <w:r w:rsidR="004A2D0B">
        <w:rPr>
          <w:rFonts w:ascii="Times New Roman" w:hAnsi="Times New Roman" w:cs="Times New Roman"/>
          <w:sz w:val="24"/>
          <w:szCs w:val="24"/>
        </w:rPr>
        <w:t xml:space="preserve">practice </w:t>
      </w:r>
      <w:r w:rsidR="006A75C9">
        <w:rPr>
          <w:rFonts w:ascii="Times New Roman" w:hAnsi="Times New Roman" w:cs="Times New Roman"/>
          <w:sz w:val="24"/>
          <w:szCs w:val="24"/>
        </w:rPr>
        <w:t>(</w:t>
      </w:r>
      <w:r w:rsidR="009E7B9D">
        <w:rPr>
          <w:rFonts w:ascii="Times New Roman" w:hAnsi="Times New Roman" w:cs="Times New Roman"/>
          <w:sz w:val="24"/>
          <w:szCs w:val="24"/>
          <w:highlight w:val="yellow"/>
        </w:rPr>
        <w:t>e.g.,</w:t>
      </w:r>
      <w:r w:rsidR="009E7B9D" w:rsidRPr="009E7B9D">
        <w:rPr>
          <w:rFonts w:ascii="Times New Roman" w:hAnsi="Times New Roman" w:cs="Times New Roman"/>
          <w:color w:val="000000" w:themeColor="text1"/>
          <w:sz w:val="24"/>
          <w:szCs w:val="24"/>
          <w:highlight w:val="yellow"/>
        </w:rPr>
        <w:t xml:space="preserve"> </w:t>
      </w:r>
      <w:proofErr w:type="spellStart"/>
      <w:r w:rsidR="009E7B9D" w:rsidRPr="009E7B9D">
        <w:rPr>
          <w:rFonts w:ascii="Times New Roman" w:hAnsi="Times New Roman" w:cs="Times New Roman"/>
          <w:color w:val="000000" w:themeColor="text1"/>
          <w:sz w:val="24"/>
          <w:szCs w:val="24"/>
          <w:highlight w:val="yellow"/>
        </w:rPr>
        <w:t>Negoescu</w:t>
      </w:r>
      <w:proofErr w:type="spellEnd"/>
      <w:r w:rsidR="009E7B9D" w:rsidRPr="009E7B9D">
        <w:rPr>
          <w:rFonts w:ascii="Times New Roman" w:hAnsi="Times New Roman" w:cs="Times New Roman"/>
          <w:color w:val="000000" w:themeColor="text1"/>
          <w:sz w:val="24"/>
          <w:szCs w:val="24"/>
          <w:highlight w:val="yellow"/>
        </w:rPr>
        <w:t xml:space="preserve"> et al. 2011</w:t>
      </w:r>
      <w:r w:rsidR="009E7B9D">
        <w:rPr>
          <w:rFonts w:ascii="Times New Roman" w:hAnsi="Times New Roman" w:cs="Times New Roman"/>
          <w:color w:val="000000" w:themeColor="text1"/>
          <w:sz w:val="24"/>
          <w:szCs w:val="24"/>
          <w:highlight w:val="yellow"/>
        </w:rPr>
        <w:t xml:space="preserve">, </w:t>
      </w:r>
      <w:r w:rsidR="009E7B9D" w:rsidRPr="00862832">
        <w:rPr>
          <w:rFonts w:ascii="Times New Roman" w:hAnsi="Times New Roman" w:cs="Times New Roman"/>
          <w:color w:val="000000" w:themeColor="text1"/>
          <w:sz w:val="24"/>
          <w:szCs w:val="24"/>
          <w:highlight w:val="yellow"/>
        </w:rPr>
        <w:t>Tan and Gao 2016</w:t>
      </w:r>
      <w:r w:rsidR="009E7B9D">
        <w:rPr>
          <w:rFonts w:ascii="Times New Roman" w:hAnsi="Times New Roman" w:cs="Times New Roman"/>
          <w:color w:val="000000" w:themeColor="text1"/>
          <w:sz w:val="24"/>
          <w:szCs w:val="24"/>
          <w:highlight w:val="yellow"/>
        </w:rPr>
        <w:t xml:space="preserve">, </w:t>
      </w:r>
      <w:r w:rsidR="009E7B9D" w:rsidRPr="009E7B9D">
        <w:rPr>
          <w:rFonts w:ascii="Times New Roman" w:hAnsi="Times New Roman" w:cs="Times New Roman"/>
          <w:color w:val="000000" w:themeColor="text1"/>
          <w:sz w:val="24"/>
          <w:szCs w:val="24"/>
          <w:highlight w:val="yellow"/>
        </w:rPr>
        <w:t>Wu and Frazier 2016</w:t>
      </w:r>
      <w:r w:rsidR="006A75C9">
        <w:rPr>
          <w:rFonts w:ascii="Times New Roman" w:hAnsi="Times New Roman" w:cs="Times New Roman"/>
          <w:sz w:val="24"/>
          <w:szCs w:val="24"/>
        </w:rPr>
        <w:t>).</w:t>
      </w:r>
      <w:r w:rsidR="00833BFE">
        <w:rPr>
          <w:rFonts w:ascii="Times New Roman" w:hAnsi="Times New Roman" w:cs="Times New Roman"/>
          <w:sz w:val="24"/>
          <w:szCs w:val="24"/>
        </w:rPr>
        <w:t xml:space="preserve"> </w:t>
      </w:r>
      <w:r w:rsidR="008239E0">
        <w:rPr>
          <w:rFonts w:ascii="Times New Roman" w:hAnsi="Times New Roman" w:cs="Times New Roman"/>
          <w:sz w:val="24"/>
          <w:szCs w:val="24"/>
        </w:rPr>
        <w:t xml:space="preserve">While, </w:t>
      </w:r>
      <w:r w:rsidR="00486709">
        <w:rPr>
          <w:rFonts w:ascii="Times New Roman" w:hAnsi="Times New Roman" w:cs="Times New Roman"/>
          <w:sz w:val="24"/>
          <w:szCs w:val="24"/>
        </w:rPr>
        <w:t>G</w:t>
      </w:r>
      <w:r w:rsidR="00833BFE">
        <w:rPr>
          <w:rFonts w:ascii="Times New Roman" w:hAnsi="Times New Roman" w:cs="Times New Roman"/>
          <w:sz w:val="24"/>
          <w:szCs w:val="24"/>
        </w:rPr>
        <w:t xml:space="preserve">PR is commonly used in BO </w:t>
      </w:r>
      <w:r w:rsidR="00452731">
        <w:rPr>
          <w:rFonts w:ascii="Times New Roman" w:hAnsi="Times New Roman" w:cs="Times New Roman"/>
          <w:sz w:val="24"/>
          <w:szCs w:val="24"/>
        </w:rPr>
        <w:t>due to neat</w:t>
      </w:r>
      <w:r w:rsidR="00833BFE">
        <w:rPr>
          <w:rFonts w:ascii="Times New Roman" w:hAnsi="Times New Roman" w:cs="Times New Roman"/>
          <w:sz w:val="24"/>
          <w:szCs w:val="24"/>
        </w:rPr>
        <w:t xml:space="preserve"> posterior</w:t>
      </w:r>
      <w:r w:rsidR="00452731">
        <w:rPr>
          <w:rFonts w:ascii="Times New Roman" w:hAnsi="Times New Roman" w:cs="Times New Roman"/>
          <w:sz w:val="24"/>
          <w:szCs w:val="24"/>
        </w:rPr>
        <w:t xml:space="preserve"> update of the Gaussian process</w:t>
      </w:r>
      <w:r w:rsidR="00E23E65">
        <w:rPr>
          <w:rFonts w:ascii="Times New Roman" w:hAnsi="Times New Roman" w:cs="Times New Roman"/>
          <w:sz w:val="24"/>
          <w:szCs w:val="24"/>
        </w:rPr>
        <w:t>. M</w:t>
      </w:r>
      <w:r w:rsidR="005B3344" w:rsidRPr="004B56B3">
        <w:rPr>
          <w:rFonts w:ascii="Times New Roman" w:hAnsi="Times New Roman" w:cs="Times New Roman"/>
          <w:sz w:val="24"/>
          <w:szCs w:val="24"/>
        </w:rPr>
        <w:t xml:space="preserve">any popular </w:t>
      </w:r>
      <w:r w:rsidR="003442CB" w:rsidRPr="004B56B3">
        <w:rPr>
          <w:rFonts w:ascii="Times New Roman" w:hAnsi="Times New Roman" w:cs="Times New Roman"/>
          <w:sz w:val="24"/>
          <w:szCs w:val="24"/>
        </w:rPr>
        <w:t>meta</w:t>
      </w:r>
      <w:r w:rsidR="005B3344" w:rsidRPr="004B56B3">
        <w:rPr>
          <w:rFonts w:ascii="Times New Roman" w:hAnsi="Times New Roman" w:cs="Times New Roman"/>
          <w:sz w:val="24"/>
          <w:szCs w:val="24"/>
        </w:rPr>
        <w:t xml:space="preserve">models </w:t>
      </w:r>
      <w:r w:rsidR="009F7AF0" w:rsidRPr="004B56B3">
        <w:rPr>
          <w:rFonts w:ascii="Times New Roman" w:hAnsi="Times New Roman" w:cs="Times New Roman"/>
          <w:sz w:val="24"/>
          <w:szCs w:val="24"/>
        </w:rPr>
        <w:t>have</w:t>
      </w:r>
      <w:r w:rsidR="005B3344" w:rsidRPr="004B56B3">
        <w:rPr>
          <w:rFonts w:ascii="Times New Roman" w:hAnsi="Times New Roman" w:cs="Times New Roman"/>
          <w:sz w:val="24"/>
          <w:szCs w:val="24"/>
        </w:rPr>
        <w:t xml:space="preserve"> </w:t>
      </w:r>
      <w:r w:rsidR="007874D8" w:rsidRPr="004B56B3">
        <w:rPr>
          <w:rFonts w:ascii="Times New Roman" w:hAnsi="Times New Roman" w:cs="Times New Roman"/>
          <w:sz w:val="24"/>
          <w:szCs w:val="24"/>
        </w:rPr>
        <w:t xml:space="preserve">similar essence </w:t>
      </w:r>
      <w:r w:rsidR="005B3344" w:rsidRPr="004B56B3">
        <w:rPr>
          <w:rFonts w:ascii="Times New Roman" w:hAnsi="Times New Roman" w:cs="Times New Roman"/>
          <w:sz w:val="24"/>
          <w:szCs w:val="24"/>
        </w:rPr>
        <w:t xml:space="preserve">as GPR, </w:t>
      </w:r>
      <w:r w:rsidR="007874D8" w:rsidRPr="004B56B3">
        <w:rPr>
          <w:rFonts w:ascii="Times New Roman" w:hAnsi="Times New Roman" w:cs="Times New Roman"/>
          <w:sz w:val="24"/>
          <w:szCs w:val="24"/>
        </w:rPr>
        <w:t xml:space="preserve">such as </w:t>
      </w:r>
      <w:r w:rsidR="005B3344" w:rsidRPr="004B56B3">
        <w:rPr>
          <w:rFonts w:ascii="Times New Roman" w:hAnsi="Times New Roman" w:cs="Times New Roman"/>
          <w:sz w:val="24"/>
          <w:szCs w:val="24"/>
        </w:rPr>
        <w:t xml:space="preserve">various </w:t>
      </w:r>
      <w:r w:rsidR="007874D8" w:rsidRPr="004B56B3">
        <w:rPr>
          <w:rFonts w:ascii="Times New Roman" w:hAnsi="Times New Roman" w:cs="Times New Roman"/>
          <w:sz w:val="24"/>
          <w:szCs w:val="24"/>
        </w:rPr>
        <w:t>kriging model</w:t>
      </w:r>
      <w:r w:rsidR="005B3344" w:rsidRPr="004B56B3">
        <w:rPr>
          <w:rFonts w:ascii="Times New Roman" w:hAnsi="Times New Roman" w:cs="Times New Roman"/>
          <w:sz w:val="24"/>
          <w:szCs w:val="24"/>
        </w:rPr>
        <w:t>s</w:t>
      </w:r>
      <w:r w:rsidR="007874D8" w:rsidRPr="004B56B3">
        <w:rPr>
          <w:rFonts w:ascii="Times New Roman" w:hAnsi="Times New Roman" w:cs="Times New Roman"/>
          <w:sz w:val="24"/>
          <w:szCs w:val="24"/>
        </w:rPr>
        <w:t xml:space="preserve"> </w:t>
      </w:r>
      <w:r w:rsidR="00E43772" w:rsidRPr="004B56B3">
        <w:rPr>
          <w:rFonts w:ascii="Times New Roman" w:hAnsi="Times New Roman" w:cs="Times New Roman"/>
          <w:sz w:val="24"/>
          <w:szCs w:val="24"/>
        </w:rPr>
        <w:t>that estimate sp</w:t>
      </w:r>
      <w:r w:rsidR="007D2494" w:rsidRPr="004B56B3">
        <w:rPr>
          <w:rFonts w:ascii="Times New Roman" w:hAnsi="Times New Roman" w:cs="Times New Roman"/>
          <w:sz w:val="24"/>
          <w:szCs w:val="24"/>
        </w:rPr>
        <w:t>at</w:t>
      </w:r>
      <w:r w:rsidR="00E43772" w:rsidRPr="004B56B3">
        <w:rPr>
          <w:rFonts w:ascii="Times New Roman" w:hAnsi="Times New Roman" w:cs="Times New Roman"/>
          <w:sz w:val="24"/>
          <w:szCs w:val="24"/>
        </w:rPr>
        <w:t>ial correlations</w:t>
      </w:r>
      <w:r w:rsidR="002A42AB" w:rsidRPr="004B56B3">
        <w:rPr>
          <w:rFonts w:ascii="Times New Roman" w:hAnsi="Times New Roman" w:cs="Times New Roman"/>
          <w:sz w:val="24"/>
          <w:szCs w:val="24"/>
        </w:rPr>
        <w:t xml:space="preserve"> </w:t>
      </w:r>
      <w:r w:rsidR="002A42AB" w:rsidRPr="004447D1">
        <w:rPr>
          <w:rFonts w:ascii="Times New Roman" w:hAnsi="Times New Roman" w:cs="Times New Roman"/>
          <w:sz w:val="24"/>
          <w:szCs w:val="24"/>
          <w:highlight w:val="yellow"/>
        </w:rPr>
        <w:t>(***)</w:t>
      </w:r>
      <w:r w:rsidR="002A42AB" w:rsidRPr="004B56B3">
        <w:rPr>
          <w:rFonts w:ascii="Times New Roman" w:hAnsi="Times New Roman" w:cs="Times New Roman"/>
          <w:sz w:val="24"/>
          <w:szCs w:val="24"/>
        </w:rPr>
        <w:t>,</w:t>
      </w:r>
      <w:r w:rsidR="005B3344" w:rsidRPr="004B56B3">
        <w:rPr>
          <w:rFonts w:ascii="Times New Roman" w:hAnsi="Times New Roman" w:cs="Times New Roman"/>
          <w:sz w:val="24"/>
          <w:szCs w:val="24"/>
        </w:rPr>
        <w:t xml:space="preserve"> </w:t>
      </w:r>
      <w:r w:rsidR="009312C9" w:rsidRPr="004B56B3">
        <w:rPr>
          <w:rFonts w:ascii="Times New Roman" w:hAnsi="Times New Roman" w:cs="Times New Roman"/>
          <w:sz w:val="24"/>
          <w:szCs w:val="24"/>
        </w:rPr>
        <w:t xml:space="preserve">and </w:t>
      </w:r>
      <w:r w:rsidR="005B3344" w:rsidRPr="004B56B3">
        <w:rPr>
          <w:rFonts w:ascii="Times New Roman" w:hAnsi="Times New Roman" w:cs="Times New Roman"/>
          <w:sz w:val="24"/>
          <w:szCs w:val="24"/>
        </w:rPr>
        <w:t>the</w:t>
      </w:r>
      <w:r w:rsidR="007874D8" w:rsidRPr="004B56B3">
        <w:rPr>
          <w:rFonts w:ascii="Times New Roman" w:hAnsi="Times New Roman" w:cs="Times New Roman"/>
          <w:sz w:val="24"/>
          <w:szCs w:val="24"/>
        </w:rPr>
        <w:t xml:space="preserve"> Gaussian Markov random fields</w:t>
      </w:r>
      <w:r w:rsidR="003442CB" w:rsidRPr="004B56B3">
        <w:rPr>
          <w:rFonts w:ascii="Times New Roman" w:hAnsi="Times New Roman" w:cs="Times New Roman"/>
          <w:sz w:val="24"/>
          <w:szCs w:val="24"/>
        </w:rPr>
        <w:t xml:space="preserve"> which restrict GPR to have</w:t>
      </w:r>
      <w:r w:rsidR="003442CB">
        <w:rPr>
          <w:rFonts w:ascii="Times New Roman" w:hAnsi="Times New Roman" w:cs="Times New Roman"/>
          <w:sz w:val="24"/>
          <w:szCs w:val="24"/>
        </w:rPr>
        <w:t xml:space="preserve"> certain</w:t>
      </w:r>
      <w:r w:rsidR="004B5BDB">
        <w:rPr>
          <w:rFonts w:ascii="Times New Roman" w:hAnsi="Times New Roman" w:cs="Times New Roman"/>
          <w:sz w:val="24"/>
          <w:szCs w:val="24"/>
        </w:rPr>
        <w:t xml:space="preserve"> dependence structure among </w:t>
      </w:r>
      <w:r w:rsidR="00E57152">
        <w:rPr>
          <w:rFonts w:ascii="Times New Roman" w:hAnsi="Times New Roman" w:cs="Times New Roman"/>
          <w:sz w:val="24"/>
          <w:szCs w:val="24"/>
        </w:rPr>
        <w:t>the</w:t>
      </w:r>
      <w:r w:rsidR="004B5BDB">
        <w:rPr>
          <w:rFonts w:ascii="Times New Roman" w:hAnsi="Times New Roman" w:cs="Times New Roman"/>
          <w:sz w:val="24"/>
          <w:szCs w:val="24"/>
        </w:rPr>
        <w:t xml:space="preserve"> solutions (</w:t>
      </w:r>
      <w:proofErr w:type="spellStart"/>
      <w:r w:rsidR="00E57152" w:rsidRPr="00E57152">
        <w:rPr>
          <w:rFonts w:ascii="Times New Roman" w:hAnsi="Times New Roman" w:cs="Times New Roman"/>
          <w:sz w:val="24"/>
          <w:szCs w:val="24"/>
          <w:highlight w:val="yellow"/>
        </w:rPr>
        <w:t>S</w:t>
      </w:r>
      <w:r w:rsidR="00582647">
        <w:rPr>
          <w:rFonts w:ascii="Times New Roman" w:hAnsi="Times New Roman" w:cs="Times New Roman"/>
          <w:sz w:val="24"/>
          <w:szCs w:val="24"/>
          <w:highlight w:val="yellow"/>
        </w:rPr>
        <w:t>emelhago</w:t>
      </w:r>
      <w:proofErr w:type="spellEnd"/>
      <w:r w:rsidR="00E57152" w:rsidRPr="00E57152">
        <w:rPr>
          <w:rFonts w:ascii="Times New Roman" w:hAnsi="Times New Roman" w:cs="Times New Roman"/>
          <w:sz w:val="24"/>
          <w:szCs w:val="24"/>
          <w:highlight w:val="yellow"/>
        </w:rPr>
        <w:t>,</w:t>
      </w:r>
      <w:r w:rsidR="00582647">
        <w:rPr>
          <w:rFonts w:ascii="Times New Roman" w:hAnsi="Times New Roman" w:cs="Times New Roman"/>
          <w:sz w:val="24"/>
          <w:szCs w:val="24"/>
          <w:highlight w:val="yellow"/>
        </w:rPr>
        <w:t xml:space="preserve"> et al. </w:t>
      </w:r>
      <w:r w:rsidR="00E57152" w:rsidRPr="00E57152">
        <w:rPr>
          <w:rFonts w:ascii="Times New Roman" w:hAnsi="Times New Roman" w:cs="Times New Roman"/>
          <w:sz w:val="24"/>
          <w:szCs w:val="24"/>
          <w:highlight w:val="yellow"/>
        </w:rPr>
        <w:t>2019</w:t>
      </w:r>
      <w:r w:rsidR="004B5BDB">
        <w:rPr>
          <w:rFonts w:ascii="Times New Roman" w:hAnsi="Times New Roman" w:cs="Times New Roman"/>
          <w:sz w:val="24"/>
          <w:szCs w:val="24"/>
        </w:rPr>
        <w:t>)</w:t>
      </w:r>
      <w:r w:rsidR="005B3344">
        <w:rPr>
          <w:rFonts w:ascii="Times New Roman" w:hAnsi="Times New Roman" w:cs="Times New Roman"/>
          <w:sz w:val="24"/>
          <w:szCs w:val="24"/>
        </w:rPr>
        <w:t xml:space="preserve">. </w:t>
      </w:r>
      <w:r w:rsidR="00F8418C">
        <w:rPr>
          <w:rFonts w:ascii="Times New Roman" w:hAnsi="Times New Roman" w:cs="Times New Roman" w:hint="eastAsia"/>
          <w:sz w:val="24"/>
          <w:szCs w:val="24"/>
        </w:rPr>
        <w:t>A</w:t>
      </w:r>
      <w:r w:rsidR="00827D50">
        <w:rPr>
          <w:rFonts w:ascii="Times New Roman" w:hAnsi="Times New Roman" w:cs="Times New Roman"/>
          <w:sz w:val="24"/>
          <w:szCs w:val="24"/>
        </w:rPr>
        <w:t xml:space="preserve">dvantages of </w:t>
      </w:r>
      <w:r w:rsidR="00862832">
        <w:rPr>
          <w:rFonts w:ascii="Times New Roman" w:hAnsi="Times New Roman" w:cs="Times New Roman"/>
          <w:sz w:val="24"/>
          <w:szCs w:val="24"/>
        </w:rPr>
        <w:t xml:space="preserve">the </w:t>
      </w:r>
      <w:r w:rsidR="00827D50">
        <w:rPr>
          <w:rFonts w:ascii="Times New Roman" w:hAnsi="Times New Roman" w:cs="Times New Roman"/>
          <w:sz w:val="24"/>
          <w:szCs w:val="24"/>
        </w:rPr>
        <w:t>GPR-based</w:t>
      </w:r>
      <w:r w:rsidR="00B214CF">
        <w:rPr>
          <w:rFonts w:ascii="Times New Roman" w:hAnsi="Times New Roman" w:cs="Times New Roman"/>
          <w:sz w:val="24"/>
          <w:szCs w:val="24"/>
        </w:rPr>
        <w:t xml:space="preserve"> KG policy</w:t>
      </w:r>
      <w:r w:rsidR="00F8418C">
        <w:rPr>
          <w:rFonts w:ascii="Times New Roman" w:hAnsi="Times New Roman" w:cs="Times New Roman"/>
          <w:sz w:val="24"/>
          <w:szCs w:val="24"/>
        </w:rPr>
        <w:t xml:space="preserve"> include</w:t>
      </w:r>
      <w:r w:rsidR="00827D50">
        <w:rPr>
          <w:rFonts w:ascii="Times New Roman" w:hAnsi="Times New Roman" w:cs="Times New Roman"/>
          <w:sz w:val="24"/>
          <w:szCs w:val="24"/>
        </w:rPr>
        <w:t xml:space="preserve">: </w:t>
      </w:r>
      <w:r w:rsidR="00032DC7">
        <w:rPr>
          <w:rFonts w:ascii="Times New Roman" w:hAnsi="Times New Roman" w:cs="Times New Roman"/>
          <w:sz w:val="24"/>
          <w:szCs w:val="24"/>
        </w:rPr>
        <w:t>1)</w:t>
      </w:r>
      <w:r w:rsidR="008B1074">
        <w:rPr>
          <w:rFonts w:ascii="Times New Roman" w:hAnsi="Times New Roman" w:cs="Times New Roman"/>
          <w:sz w:val="24"/>
          <w:szCs w:val="24"/>
        </w:rPr>
        <w:t xml:space="preserve"> </w:t>
      </w:r>
      <w:r w:rsidR="004A2D0B">
        <w:rPr>
          <w:rFonts w:ascii="Times New Roman" w:hAnsi="Times New Roman" w:cs="Times New Roman"/>
          <w:sz w:val="24"/>
          <w:szCs w:val="24"/>
        </w:rPr>
        <w:t>convenient</w:t>
      </w:r>
      <w:r w:rsidR="008B22E8">
        <w:rPr>
          <w:rFonts w:ascii="Times New Roman" w:hAnsi="Times New Roman" w:cs="Times New Roman"/>
          <w:sz w:val="24"/>
          <w:szCs w:val="24"/>
        </w:rPr>
        <w:t xml:space="preserve"> KG-factor</w:t>
      </w:r>
      <w:r w:rsidR="00827D50">
        <w:rPr>
          <w:rFonts w:ascii="Times New Roman" w:hAnsi="Times New Roman" w:cs="Times New Roman"/>
          <w:sz w:val="24"/>
          <w:szCs w:val="24"/>
        </w:rPr>
        <w:t xml:space="preserve"> </w:t>
      </w:r>
      <w:r w:rsidR="004A2D0B">
        <w:rPr>
          <w:rFonts w:ascii="Times New Roman" w:hAnsi="Times New Roman" w:cs="Times New Roman"/>
          <w:sz w:val="24"/>
          <w:szCs w:val="24"/>
        </w:rPr>
        <w:t xml:space="preserve">computation </w:t>
      </w:r>
      <w:r w:rsidR="00827D50">
        <w:rPr>
          <w:rFonts w:ascii="Times New Roman" w:hAnsi="Times New Roman" w:cs="Times New Roman"/>
          <w:sz w:val="24"/>
          <w:szCs w:val="24"/>
        </w:rPr>
        <w:t xml:space="preserve">with explicit </w:t>
      </w:r>
      <w:r w:rsidR="00862832">
        <w:rPr>
          <w:rFonts w:ascii="Times New Roman" w:hAnsi="Times New Roman" w:cs="Times New Roman"/>
          <w:sz w:val="24"/>
          <w:szCs w:val="24"/>
        </w:rPr>
        <w:t>modeling</w:t>
      </w:r>
      <w:r w:rsidR="00827D50">
        <w:rPr>
          <w:rFonts w:ascii="Times New Roman" w:hAnsi="Times New Roman" w:cs="Times New Roman"/>
          <w:sz w:val="24"/>
          <w:szCs w:val="24"/>
        </w:rPr>
        <w:t xml:space="preserve"> of </w:t>
      </w:r>
      <w:r w:rsidR="00862832">
        <w:rPr>
          <w:rFonts w:ascii="Times New Roman" w:hAnsi="Times New Roman" w:cs="Times New Roman"/>
          <w:sz w:val="24"/>
          <w:szCs w:val="24"/>
        </w:rPr>
        <w:t>possible correlations</w:t>
      </w:r>
      <w:r w:rsidR="00827D50">
        <w:rPr>
          <w:rFonts w:ascii="Times New Roman" w:hAnsi="Times New Roman" w:cs="Times New Roman"/>
          <w:sz w:val="24"/>
          <w:szCs w:val="24"/>
        </w:rPr>
        <w:t xml:space="preserve"> among solutions</w:t>
      </w:r>
      <w:r w:rsidR="002E45FE">
        <w:rPr>
          <w:rFonts w:ascii="Times New Roman" w:hAnsi="Times New Roman" w:cs="Times New Roman"/>
          <w:sz w:val="24"/>
          <w:szCs w:val="24"/>
        </w:rPr>
        <w:t xml:space="preserve"> (</w:t>
      </w:r>
      <w:r w:rsidR="00862832" w:rsidRPr="00862832">
        <w:rPr>
          <w:rFonts w:ascii="Times New Roman" w:hAnsi="Times New Roman" w:cs="Times New Roman"/>
          <w:color w:val="000000" w:themeColor="text1"/>
          <w:sz w:val="24"/>
          <w:szCs w:val="24"/>
          <w:highlight w:val="yellow"/>
        </w:rPr>
        <w:t>Frazier</w:t>
      </w:r>
      <w:r w:rsidR="00141204">
        <w:rPr>
          <w:rFonts w:ascii="Times New Roman" w:hAnsi="Times New Roman" w:cs="Times New Roman"/>
          <w:color w:val="000000" w:themeColor="text1"/>
          <w:sz w:val="24"/>
          <w:szCs w:val="24"/>
          <w:highlight w:val="yellow"/>
        </w:rPr>
        <w:t xml:space="preserve"> </w:t>
      </w:r>
      <w:r w:rsidR="00862832" w:rsidRPr="00862832">
        <w:rPr>
          <w:rFonts w:ascii="Times New Roman" w:hAnsi="Times New Roman" w:cs="Times New Roman"/>
          <w:color w:val="000000" w:themeColor="text1"/>
          <w:sz w:val="24"/>
          <w:szCs w:val="24"/>
          <w:highlight w:val="yellow"/>
        </w:rPr>
        <w:t>2009</w:t>
      </w:r>
      <w:r w:rsidR="002E45FE">
        <w:rPr>
          <w:rFonts w:ascii="Times New Roman" w:hAnsi="Times New Roman" w:cs="Times New Roman"/>
          <w:sz w:val="24"/>
          <w:szCs w:val="24"/>
        </w:rPr>
        <w:t>)</w:t>
      </w:r>
      <w:r w:rsidR="00032DC7">
        <w:rPr>
          <w:rFonts w:ascii="Times New Roman" w:hAnsi="Times New Roman" w:cs="Times New Roman"/>
          <w:sz w:val="24"/>
          <w:szCs w:val="24"/>
        </w:rPr>
        <w:t>;</w:t>
      </w:r>
      <w:r w:rsidR="008B22E8">
        <w:rPr>
          <w:rFonts w:ascii="Times New Roman" w:hAnsi="Times New Roman" w:cs="Times New Roman"/>
          <w:sz w:val="24"/>
          <w:szCs w:val="24"/>
        </w:rPr>
        <w:t xml:space="preserve"> </w:t>
      </w:r>
      <w:r w:rsidR="00B43523">
        <w:rPr>
          <w:rFonts w:ascii="Times New Roman" w:hAnsi="Times New Roman" w:cs="Times New Roman"/>
          <w:sz w:val="24"/>
          <w:szCs w:val="24"/>
        </w:rPr>
        <w:t>2</w:t>
      </w:r>
      <w:r w:rsidR="00032DC7">
        <w:rPr>
          <w:rFonts w:ascii="Times New Roman" w:hAnsi="Times New Roman" w:cs="Times New Roman"/>
          <w:sz w:val="24"/>
          <w:szCs w:val="24"/>
        </w:rPr>
        <w:t xml:space="preserve">) </w:t>
      </w:r>
      <w:r w:rsidR="00B214CF">
        <w:rPr>
          <w:rFonts w:ascii="Times New Roman" w:hAnsi="Times New Roman" w:cs="Times New Roman"/>
          <w:sz w:val="24"/>
          <w:szCs w:val="24"/>
        </w:rPr>
        <w:t xml:space="preserve">flexibility in </w:t>
      </w:r>
      <w:r w:rsidR="00375848">
        <w:rPr>
          <w:rFonts w:ascii="Times New Roman" w:hAnsi="Times New Roman" w:cs="Times New Roman"/>
          <w:sz w:val="24"/>
          <w:szCs w:val="24"/>
        </w:rPr>
        <w:t>parameterizing the prior</w:t>
      </w:r>
      <w:r w:rsidR="00B214CF">
        <w:rPr>
          <w:rFonts w:ascii="Times New Roman" w:hAnsi="Times New Roman" w:cs="Times New Roman"/>
          <w:sz w:val="24"/>
          <w:szCs w:val="24"/>
        </w:rPr>
        <w:t xml:space="preserve"> as linear combinations of </w:t>
      </w:r>
      <w:r w:rsidR="006A10A1">
        <w:rPr>
          <w:rFonts w:ascii="Times New Roman" w:hAnsi="Times New Roman" w:cs="Times New Roman"/>
          <w:sz w:val="24"/>
          <w:szCs w:val="24"/>
        </w:rPr>
        <w:t>any basis functions</w:t>
      </w:r>
      <w:r w:rsidR="008B22E8">
        <w:rPr>
          <w:rFonts w:ascii="Times New Roman" w:hAnsi="Times New Roman" w:cs="Times New Roman"/>
          <w:sz w:val="24"/>
          <w:szCs w:val="24"/>
        </w:rPr>
        <w:t xml:space="preserve"> </w:t>
      </w:r>
      <w:r w:rsidR="006A10A1">
        <w:rPr>
          <w:rFonts w:ascii="Times New Roman" w:hAnsi="Times New Roman" w:cs="Times New Roman"/>
          <w:sz w:val="24"/>
          <w:szCs w:val="24"/>
        </w:rPr>
        <w:t>(or features) of the solutio</w:t>
      </w:r>
      <w:r w:rsidR="00B43523">
        <w:rPr>
          <w:rFonts w:ascii="Times New Roman" w:hAnsi="Times New Roman" w:cs="Times New Roman"/>
          <w:sz w:val="24"/>
          <w:szCs w:val="24"/>
        </w:rPr>
        <w:t>n</w:t>
      </w:r>
      <w:r w:rsidR="002E45FE">
        <w:rPr>
          <w:rFonts w:ascii="Times New Roman" w:hAnsi="Times New Roman" w:cs="Times New Roman"/>
          <w:sz w:val="24"/>
          <w:szCs w:val="24"/>
        </w:rPr>
        <w:t xml:space="preserve"> (</w:t>
      </w:r>
      <w:r w:rsidR="00141204" w:rsidRPr="00862832">
        <w:rPr>
          <w:rFonts w:ascii="Times New Roman" w:hAnsi="Times New Roman" w:cs="Times New Roman"/>
          <w:color w:val="000000" w:themeColor="text1"/>
          <w:sz w:val="24"/>
          <w:szCs w:val="24"/>
          <w:highlight w:val="yellow"/>
        </w:rPr>
        <w:t>Powell</w:t>
      </w:r>
      <w:r w:rsidR="00141204">
        <w:rPr>
          <w:rFonts w:ascii="Times New Roman" w:hAnsi="Times New Roman" w:cs="Times New Roman"/>
          <w:color w:val="000000" w:themeColor="text1"/>
          <w:sz w:val="24"/>
          <w:szCs w:val="24"/>
          <w:highlight w:val="yellow"/>
        </w:rPr>
        <w:t xml:space="preserve"> and </w:t>
      </w:r>
      <w:proofErr w:type="spellStart"/>
      <w:r w:rsidR="00141204" w:rsidRPr="00862832">
        <w:rPr>
          <w:rFonts w:ascii="Times New Roman" w:hAnsi="Times New Roman" w:cs="Times New Roman"/>
          <w:color w:val="000000" w:themeColor="text1"/>
          <w:sz w:val="24"/>
          <w:szCs w:val="24"/>
          <w:highlight w:val="yellow"/>
        </w:rPr>
        <w:t>Ryzhov</w:t>
      </w:r>
      <w:proofErr w:type="spellEnd"/>
      <w:r w:rsidR="00141204" w:rsidRPr="00862832">
        <w:rPr>
          <w:rFonts w:ascii="Times New Roman" w:hAnsi="Times New Roman" w:cs="Times New Roman"/>
          <w:color w:val="000000" w:themeColor="text1"/>
          <w:sz w:val="24"/>
          <w:szCs w:val="24"/>
          <w:highlight w:val="yellow"/>
        </w:rPr>
        <w:t xml:space="preserve"> </w:t>
      </w:r>
      <w:r w:rsidR="00141204" w:rsidRPr="00862832">
        <w:rPr>
          <w:rFonts w:ascii="Times New Roman" w:hAnsi="Times New Roman" w:cs="Times New Roman"/>
          <w:color w:val="000000" w:themeColor="text1"/>
          <w:sz w:val="24"/>
          <w:szCs w:val="24"/>
          <w:highlight w:val="yellow"/>
        </w:rPr>
        <w:lastRenderedPageBreak/>
        <w:t>2009</w:t>
      </w:r>
      <w:r w:rsidR="002E45FE">
        <w:rPr>
          <w:rFonts w:ascii="Times New Roman" w:hAnsi="Times New Roman" w:cs="Times New Roman"/>
          <w:sz w:val="24"/>
          <w:szCs w:val="24"/>
        </w:rPr>
        <w:t>)</w:t>
      </w:r>
      <w:r w:rsidR="00B43523">
        <w:rPr>
          <w:rFonts w:ascii="Times New Roman" w:hAnsi="Times New Roman" w:cs="Times New Roman"/>
          <w:sz w:val="24"/>
          <w:szCs w:val="24"/>
        </w:rPr>
        <w:t>; and 3)</w:t>
      </w:r>
      <w:r w:rsidR="00B43523">
        <w:rPr>
          <w:rFonts w:ascii="Times New Roman" w:hAnsi="Times New Roman" w:cs="Times New Roman" w:hint="eastAsia"/>
          <w:sz w:val="24"/>
          <w:szCs w:val="24"/>
        </w:rPr>
        <w:t xml:space="preserve"> </w:t>
      </w:r>
      <w:r w:rsidR="00436F6B">
        <w:rPr>
          <w:rFonts w:ascii="Times New Roman" w:hAnsi="Times New Roman" w:cs="Times New Roman"/>
          <w:sz w:val="24"/>
          <w:szCs w:val="24"/>
        </w:rPr>
        <w:t xml:space="preserve">available </w:t>
      </w:r>
      <w:r w:rsidR="009C41D8">
        <w:rPr>
          <w:rFonts w:ascii="Times New Roman" w:hAnsi="Times New Roman" w:cs="Times New Roman"/>
          <w:sz w:val="24"/>
          <w:szCs w:val="24"/>
        </w:rPr>
        <w:t xml:space="preserve">techniques </w:t>
      </w:r>
      <w:r w:rsidR="00032DC7">
        <w:rPr>
          <w:rFonts w:ascii="Times New Roman" w:hAnsi="Times New Roman" w:cs="Times New Roman"/>
          <w:sz w:val="24"/>
          <w:szCs w:val="24"/>
        </w:rPr>
        <w:t xml:space="preserve">for accelerating the </w:t>
      </w:r>
      <w:r w:rsidR="00827D50">
        <w:rPr>
          <w:rFonts w:ascii="Times New Roman" w:hAnsi="Times New Roman" w:cs="Times New Roman"/>
          <w:sz w:val="24"/>
          <w:szCs w:val="24"/>
        </w:rPr>
        <w:t>computation</w:t>
      </w:r>
      <w:r w:rsidR="00032DC7">
        <w:rPr>
          <w:rFonts w:ascii="Times New Roman" w:hAnsi="Times New Roman" w:cs="Times New Roman"/>
          <w:sz w:val="24"/>
          <w:szCs w:val="24"/>
        </w:rPr>
        <w:t xml:space="preserve"> </w:t>
      </w:r>
      <w:r w:rsidR="00B43523">
        <w:rPr>
          <w:rFonts w:ascii="Times New Roman" w:hAnsi="Times New Roman" w:cs="Times New Roman"/>
          <w:sz w:val="24"/>
          <w:szCs w:val="24"/>
        </w:rPr>
        <w:t xml:space="preserve">of the sampling decision </w:t>
      </w:r>
      <w:r w:rsidR="00032DC7">
        <w:rPr>
          <w:rFonts w:ascii="Times New Roman" w:hAnsi="Times New Roman" w:cs="Times New Roman"/>
          <w:sz w:val="24"/>
          <w:szCs w:val="24"/>
        </w:rPr>
        <w:t xml:space="preserve">when </w:t>
      </w:r>
      <w:r w:rsidR="009C41D8">
        <w:rPr>
          <w:rFonts w:ascii="Times New Roman" w:hAnsi="Times New Roman" w:cs="Times New Roman"/>
          <w:sz w:val="24"/>
          <w:szCs w:val="24"/>
        </w:rPr>
        <w:t>solution space</w:t>
      </w:r>
      <w:r w:rsidR="00032DC7">
        <w:rPr>
          <w:rFonts w:ascii="Times New Roman" w:hAnsi="Times New Roman" w:cs="Times New Roman"/>
          <w:sz w:val="24"/>
          <w:szCs w:val="24"/>
        </w:rPr>
        <w:t xml:space="preserve"> </w:t>
      </w:r>
      <w:r w:rsidR="000B2E71">
        <w:rPr>
          <w:rFonts w:ascii="Times New Roman" w:hAnsi="Times New Roman" w:cs="Times New Roman"/>
          <w:sz w:val="24"/>
          <w:szCs w:val="24"/>
        </w:rPr>
        <w:t>i</w:t>
      </w:r>
      <w:r w:rsidR="002A42AB">
        <w:rPr>
          <w:rFonts w:ascii="Times New Roman" w:hAnsi="Times New Roman" w:cs="Times New Roman"/>
          <w:sz w:val="24"/>
          <w:szCs w:val="24"/>
        </w:rPr>
        <w:t>s</w:t>
      </w:r>
      <w:r w:rsidR="00032DC7">
        <w:rPr>
          <w:rFonts w:ascii="Times New Roman" w:hAnsi="Times New Roman" w:cs="Times New Roman"/>
          <w:sz w:val="24"/>
          <w:szCs w:val="24"/>
        </w:rPr>
        <w:t xml:space="preserve"> </w:t>
      </w:r>
      <w:r w:rsidR="00D40E70">
        <w:rPr>
          <w:rFonts w:ascii="Times New Roman" w:hAnsi="Times New Roman" w:cs="Times New Roman"/>
          <w:sz w:val="24"/>
          <w:szCs w:val="24"/>
        </w:rPr>
        <w:t>large</w:t>
      </w:r>
      <w:r w:rsidR="00032DC7">
        <w:rPr>
          <w:rFonts w:ascii="Times New Roman" w:hAnsi="Times New Roman" w:cs="Times New Roman"/>
          <w:sz w:val="24"/>
          <w:szCs w:val="24"/>
        </w:rPr>
        <w:t xml:space="preserve"> (</w:t>
      </w:r>
      <w:proofErr w:type="spellStart"/>
      <w:r w:rsidR="00612010" w:rsidRPr="00862832">
        <w:rPr>
          <w:rFonts w:ascii="Times New Roman" w:hAnsi="Times New Roman" w:cs="Times New Roman"/>
          <w:color w:val="000000" w:themeColor="text1"/>
          <w:sz w:val="24"/>
          <w:szCs w:val="24"/>
          <w:highlight w:val="yellow"/>
        </w:rPr>
        <w:t>Ryzhov</w:t>
      </w:r>
      <w:proofErr w:type="spellEnd"/>
      <w:r w:rsidR="00612010" w:rsidRPr="00862832">
        <w:rPr>
          <w:rFonts w:ascii="Times New Roman" w:hAnsi="Times New Roman" w:cs="Times New Roman"/>
          <w:color w:val="000000" w:themeColor="text1"/>
          <w:sz w:val="24"/>
          <w:szCs w:val="24"/>
          <w:highlight w:val="yellow"/>
        </w:rPr>
        <w:t xml:space="preserve"> and Powell 2009, Tan and Gao 2016</w:t>
      </w:r>
      <w:r w:rsidR="00032DC7">
        <w:rPr>
          <w:rFonts w:ascii="Times New Roman" w:hAnsi="Times New Roman" w:cs="Times New Roman"/>
          <w:sz w:val="24"/>
          <w:szCs w:val="24"/>
        </w:rPr>
        <w:t>)</w:t>
      </w:r>
      <w:r w:rsidR="008B22E8">
        <w:rPr>
          <w:rFonts w:ascii="Times New Roman" w:hAnsi="Times New Roman" w:cs="Times New Roman"/>
          <w:sz w:val="24"/>
          <w:szCs w:val="24"/>
        </w:rPr>
        <w:t>.</w:t>
      </w:r>
      <w:r w:rsidR="00894A44">
        <w:rPr>
          <w:rFonts w:ascii="Times New Roman" w:hAnsi="Times New Roman" w:cs="Times New Roman"/>
          <w:sz w:val="24"/>
          <w:szCs w:val="24"/>
        </w:rPr>
        <w:t xml:space="preserve"> W</w:t>
      </w:r>
      <w:r w:rsidR="000C2659">
        <w:rPr>
          <w:rFonts w:ascii="Times New Roman" w:hAnsi="Times New Roman" w:cs="Times New Roman"/>
          <w:sz w:val="24"/>
          <w:szCs w:val="24"/>
        </w:rPr>
        <w:t>e</w:t>
      </w:r>
      <w:r w:rsidR="00B43523">
        <w:rPr>
          <w:rFonts w:ascii="Times New Roman" w:hAnsi="Times New Roman" w:cs="Times New Roman"/>
          <w:sz w:val="24"/>
          <w:szCs w:val="24"/>
        </w:rPr>
        <w:t xml:space="preserve"> design </w:t>
      </w:r>
      <w:r w:rsidR="000D4D69">
        <w:rPr>
          <w:rFonts w:ascii="Times New Roman" w:hAnsi="Times New Roman" w:cs="Times New Roman"/>
          <w:sz w:val="24"/>
          <w:szCs w:val="24"/>
        </w:rPr>
        <w:t>parametric GPR</w:t>
      </w:r>
      <w:r w:rsidR="00894A44">
        <w:rPr>
          <w:rFonts w:ascii="Times New Roman" w:hAnsi="Times New Roman" w:cs="Times New Roman"/>
          <w:sz w:val="24"/>
          <w:szCs w:val="24"/>
        </w:rPr>
        <w:t xml:space="preserve"> models</w:t>
      </w:r>
      <w:r w:rsidR="000D4D69">
        <w:rPr>
          <w:rFonts w:ascii="Times New Roman" w:hAnsi="Times New Roman" w:cs="Times New Roman"/>
          <w:sz w:val="24"/>
          <w:szCs w:val="24"/>
        </w:rPr>
        <w:t xml:space="preserve">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766F58">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766F58">
        <w:rPr>
          <w:rFonts w:ascii="Times New Roman" w:hAnsi="Times New Roman" w:cs="Times New Roman"/>
          <w:sz w:val="24"/>
          <w:szCs w:val="24"/>
        </w:rPr>
        <w:t xml:space="preserve"> with</w:t>
      </w:r>
      <w:r w:rsidR="00773275">
        <w:rPr>
          <w:rFonts w:ascii="Times New Roman" w:hAnsi="Times New Roman" w:cs="Times New Roman"/>
          <w:sz w:val="24"/>
          <w:szCs w:val="24"/>
        </w:rPr>
        <w:t xml:space="preserve"> </w:t>
      </w:r>
      <w:r w:rsidR="00B43523">
        <w:rPr>
          <w:rFonts w:ascii="Times New Roman" w:hAnsi="Times New Roman" w:cs="Times New Roman"/>
          <w:sz w:val="24"/>
          <w:szCs w:val="24"/>
        </w:rPr>
        <w:t>problem-specific feature</w:t>
      </w:r>
      <w:r w:rsidR="00B01A8B">
        <w:rPr>
          <w:rFonts w:ascii="Times New Roman" w:hAnsi="Times New Roman" w:cs="Times New Roman"/>
          <w:sz w:val="24"/>
          <w:szCs w:val="24"/>
        </w:rPr>
        <w:t xml:space="preserve"> vector of the solution</w:t>
      </w:r>
      <w:r w:rsidR="00766F58">
        <w:rPr>
          <w:rFonts w:ascii="Times New Roman" w:hAnsi="Times New Roman" w:cs="Times New Roman"/>
          <w:sz w:val="24"/>
          <w:szCs w:val="24"/>
        </w:rPr>
        <w:t xml:space="preserve">, which </w:t>
      </w:r>
      <w:r w:rsidR="008B48AB">
        <w:rPr>
          <w:rFonts w:ascii="Times New Roman" w:hAnsi="Times New Roman" w:cs="Times New Roman"/>
          <w:sz w:val="24"/>
          <w:szCs w:val="24"/>
        </w:rPr>
        <w:t xml:space="preserve">makes computation affordable </w:t>
      </w:r>
      <w:r w:rsidR="00766F58">
        <w:rPr>
          <w:rFonts w:ascii="Times New Roman" w:hAnsi="Times New Roman" w:cs="Times New Roman"/>
          <w:sz w:val="24"/>
          <w:szCs w:val="24"/>
        </w:rPr>
        <w:t xml:space="preserve">by maintaining posteriors </w:t>
      </w:r>
      <w:r w:rsidR="00695A66">
        <w:rPr>
          <w:rFonts w:ascii="Times New Roman" w:hAnsi="Times New Roman" w:cs="Times New Roman"/>
          <w:sz w:val="24"/>
          <w:szCs w:val="24"/>
        </w:rPr>
        <w:t xml:space="preserve">only </w:t>
      </w:r>
      <w:r w:rsidR="00766F58">
        <w:rPr>
          <w:rFonts w:ascii="Times New Roman" w:hAnsi="Times New Roman" w:cs="Times New Roman"/>
          <w:sz w:val="24"/>
          <w:szCs w:val="24"/>
        </w:rPr>
        <w:t>on</w:t>
      </w:r>
      <w:r w:rsidR="008B48AB">
        <w:rPr>
          <w:rFonts w:ascii="Times New Roman" w:hAnsi="Times New Roman" w:cs="Times New Roman"/>
          <w:sz w:val="24"/>
          <w:szCs w:val="24"/>
        </w:rPr>
        <w:t xml:space="preserve"> model</w:t>
      </w:r>
      <w:r w:rsidR="00766F58">
        <w:rPr>
          <w:rFonts w:ascii="Times New Roman" w:hAnsi="Times New Roman" w:cs="Times New Roman"/>
          <w:sz w:val="24"/>
          <w:szCs w:val="24"/>
        </w:rPr>
        <w:t xml:space="preserve"> coefficients </w:t>
      </w:r>
      <w:r w:rsidR="008B48AB">
        <w:rPr>
          <w:rFonts w:ascii="Times New Roman" w:hAnsi="Times New Roman" w:cs="Times New Roman"/>
          <w:sz w:val="24"/>
          <w:szCs w:val="24"/>
        </w:rPr>
        <w:t xml:space="preserve">and the sampled solutions </w:t>
      </w:r>
      <w:r w:rsidR="00766F58">
        <w:rPr>
          <w:rFonts w:ascii="Times New Roman" w:hAnsi="Times New Roman" w:cs="Times New Roman"/>
          <w:sz w:val="24"/>
          <w:szCs w:val="24"/>
        </w:rPr>
        <w:t xml:space="preserve">rather than </w:t>
      </w:r>
      <w:r w:rsidR="002A42AB">
        <w:rPr>
          <w:rFonts w:ascii="Times New Roman" w:hAnsi="Times New Roman" w:cs="Times New Roman"/>
          <w:sz w:val="24"/>
          <w:szCs w:val="24"/>
        </w:rPr>
        <w:t xml:space="preserve">on </w:t>
      </w:r>
      <w:r w:rsidR="008B48AB">
        <w:rPr>
          <w:rFonts w:ascii="Times New Roman" w:hAnsi="Times New Roman" w:cs="Times New Roman"/>
          <w:sz w:val="24"/>
          <w:szCs w:val="24"/>
        </w:rPr>
        <w:t>all the</w:t>
      </w:r>
      <w:r w:rsidR="00B01A8B">
        <w:rPr>
          <w:rFonts w:ascii="Times New Roman" w:hAnsi="Times New Roman" w:cs="Times New Roman"/>
          <w:sz w:val="24"/>
          <w:szCs w:val="24"/>
        </w:rPr>
        <w:t xml:space="preserve"> </w:t>
      </w:r>
      <w:r w:rsidR="00766F58">
        <w:rPr>
          <w:rFonts w:ascii="Times New Roman" w:hAnsi="Times New Roman" w:cs="Times New Roman"/>
          <w:sz w:val="24"/>
          <w:szCs w:val="24"/>
        </w:rPr>
        <w:t xml:space="preserve">solutions. </w:t>
      </w:r>
      <w:r w:rsidR="00B43523">
        <w:rPr>
          <w:rFonts w:ascii="Times New Roman" w:hAnsi="Times New Roman" w:cs="Times New Roman"/>
          <w:sz w:val="24"/>
          <w:szCs w:val="24"/>
        </w:rPr>
        <w:t xml:space="preserve">In addition, we </w:t>
      </w:r>
      <w:r w:rsidR="000C2659">
        <w:rPr>
          <w:rFonts w:ascii="Times New Roman" w:hAnsi="Times New Roman" w:cs="Times New Roman"/>
          <w:sz w:val="24"/>
          <w:szCs w:val="24"/>
        </w:rPr>
        <w:t xml:space="preserve">extend the GPR based KG policy to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setting by combining the posterior distribution and </w:t>
      </w:r>
      <w:r w:rsidR="002A42AB">
        <w:rPr>
          <w:rFonts w:ascii="Times New Roman" w:hAnsi="Times New Roman" w:cs="Times New Roman"/>
          <w:sz w:val="24"/>
          <w:szCs w:val="24"/>
        </w:rPr>
        <w:t xml:space="preserve">the </w:t>
      </w:r>
      <w:r w:rsidR="000C2659">
        <w:rPr>
          <w:rFonts w:ascii="Times New Roman" w:hAnsi="Times New Roman" w:cs="Times New Roman"/>
          <w:sz w:val="24"/>
          <w:szCs w:val="24"/>
        </w:rPr>
        <w:t xml:space="preserve">deterministic </w:t>
      </w:r>
      <w:proofErr w:type="spellStart"/>
      <w:r w:rsidR="000C2659">
        <w:rPr>
          <w:rFonts w:ascii="Times New Roman" w:hAnsi="Times New Roman" w:cs="Times New Roman"/>
          <w:sz w:val="24"/>
          <w:szCs w:val="24"/>
        </w:rPr>
        <w:t>multiobjective</w:t>
      </w:r>
      <w:proofErr w:type="spellEnd"/>
      <w:r w:rsidR="000C2659">
        <w:rPr>
          <w:rFonts w:ascii="Times New Roman" w:hAnsi="Times New Roman" w:cs="Times New Roman"/>
          <w:sz w:val="24"/>
          <w:szCs w:val="24"/>
        </w:rPr>
        <w:t xml:space="preserve"> solvers in generating candidate samples</w:t>
      </w:r>
      <w:r w:rsidR="00346549">
        <w:rPr>
          <w:rFonts w:ascii="Times New Roman" w:hAnsi="Times New Roman" w:cs="Times New Roman"/>
          <w:sz w:val="24"/>
          <w:szCs w:val="24"/>
        </w:rPr>
        <w:t xml:space="preserve"> </w:t>
      </w:r>
      <w:r w:rsidR="007C2F96">
        <w:rPr>
          <w:rFonts w:ascii="Times New Roman" w:hAnsi="Times New Roman" w:cs="Times New Roman"/>
          <w:sz w:val="24"/>
          <w:szCs w:val="24"/>
        </w:rPr>
        <w:t>for the next</w:t>
      </w:r>
      <w:r w:rsidR="00346549">
        <w:rPr>
          <w:rFonts w:ascii="Times New Roman" w:hAnsi="Times New Roman" w:cs="Times New Roman"/>
          <w:sz w:val="24"/>
          <w:szCs w:val="24"/>
        </w:rPr>
        <w:t xml:space="preserve"> iteration</w:t>
      </w:r>
      <w:r w:rsidR="000C2659">
        <w:rPr>
          <w:rFonts w:ascii="Times New Roman" w:hAnsi="Times New Roman" w:cs="Times New Roman"/>
          <w:sz w:val="24"/>
          <w:szCs w:val="24"/>
        </w:rPr>
        <w:t xml:space="preserve">. </w:t>
      </w:r>
    </w:p>
    <w:p w14:paraId="152E3871" w14:textId="77777777" w:rsidR="000D4D69" w:rsidRDefault="000D4D69" w:rsidP="00BB2282">
      <w:pPr>
        <w:rPr>
          <w:rFonts w:ascii="Times New Roman" w:hAnsi="Times New Roman" w:cs="Times New Roman"/>
          <w:sz w:val="24"/>
          <w:szCs w:val="24"/>
        </w:rPr>
      </w:pPr>
    </w:p>
    <w:p w14:paraId="1D8C4EFA" w14:textId="0676D098" w:rsidR="0061568C" w:rsidRDefault="00806D2A" w:rsidP="00BB2282">
      <w:pPr>
        <w:rPr>
          <w:rFonts w:ascii="Times New Roman" w:hAnsi="Times New Roman" w:cs="Times New Roman"/>
          <w:sz w:val="24"/>
          <w:szCs w:val="24"/>
        </w:rPr>
      </w:pPr>
      <w:r>
        <w:rPr>
          <w:rFonts w:ascii="Times New Roman" w:hAnsi="Times New Roman" w:cs="Times New Roman"/>
          <w:sz w:val="24"/>
          <w:szCs w:val="24"/>
        </w:rPr>
        <w:t xml:space="preserve">Our </w:t>
      </w:r>
      <w:r w:rsidR="00032DC7">
        <w:rPr>
          <w:rFonts w:ascii="Times New Roman" w:hAnsi="Times New Roman" w:cs="Times New Roman"/>
          <w:sz w:val="24"/>
          <w:szCs w:val="24"/>
        </w:rPr>
        <w:t xml:space="preserve">second contribution </w:t>
      </w:r>
      <w:r w:rsidR="00B20606">
        <w:rPr>
          <w:rFonts w:ascii="Times New Roman" w:hAnsi="Times New Roman" w:cs="Times New Roman"/>
          <w:sz w:val="24"/>
          <w:szCs w:val="24"/>
        </w:rPr>
        <w:t xml:space="preserve">is </w:t>
      </w:r>
      <w:r w:rsidR="00A72198">
        <w:rPr>
          <w:rFonts w:ascii="Times New Roman" w:hAnsi="Times New Roman" w:cs="Times New Roman"/>
          <w:sz w:val="24"/>
          <w:szCs w:val="24"/>
        </w:rPr>
        <w:t xml:space="preserve">designing a </w:t>
      </w:r>
      <w:r>
        <w:rPr>
          <w:rFonts w:ascii="Times New Roman" w:hAnsi="Times New Roman" w:cs="Times New Roman"/>
          <w:sz w:val="24"/>
          <w:szCs w:val="24"/>
        </w:rPr>
        <w:t xml:space="preserve">novel </w:t>
      </w:r>
      <w:r w:rsidR="00EC65B0">
        <w:rPr>
          <w:rFonts w:ascii="Times New Roman" w:hAnsi="Times New Roman" w:cs="Times New Roman"/>
          <w:sz w:val="24"/>
          <w:szCs w:val="24"/>
        </w:rPr>
        <w:t xml:space="preserve">updating scheme </w:t>
      </w:r>
      <w:r w:rsidR="002E45FE">
        <w:rPr>
          <w:rFonts w:ascii="Times New Roman" w:hAnsi="Times New Roman" w:cs="Times New Roman"/>
          <w:sz w:val="24"/>
          <w:szCs w:val="24"/>
        </w:rPr>
        <w:t xml:space="preserve">for </w:t>
      </w:r>
      <w:r w:rsidR="00D90349">
        <w:rPr>
          <w:rFonts w:ascii="Times New Roman" w:hAnsi="Times New Roman" w:cs="Times New Roman"/>
          <w:sz w:val="24"/>
          <w:szCs w:val="24"/>
        </w:rPr>
        <w:t>learning</w:t>
      </w:r>
      <w:r w:rsidR="002E45FE">
        <w:rPr>
          <w:rFonts w:ascii="Times New Roman" w:hAnsi="Times New Roman" w:cs="Times New Roman"/>
          <w:sz w:val="24"/>
          <w:szCs w:val="24"/>
        </w:rPr>
        <w:t xml:space="preserve"> unknown and heterogeneous </w:t>
      </w:r>
      <w:r>
        <w:rPr>
          <w:rFonts w:ascii="Times New Roman" w:hAnsi="Times New Roman" w:cs="Times New Roman"/>
          <w:sz w:val="24"/>
          <w:szCs w:val="24"/>
        </w:rPr>
        <w:t>variances</w:t>
      </w:r>
      <w:r w:rsidR="002E45FE">
        <w:rPr>
          <w:rFonts w:ascii="Times New Roman" w:hAnsi="Times New Roman" w:cs="Times New Roman"/>
          <w:sz w:val="24"/>
          <w:szCs w:val="24"/>
        </w:rPr>
        <w:t xml:space="preserve"> of the solutions. </w:t>
      </w:r>
      <w:r w:rsidR="00F452F9">
        <w:rPr>
          <w:rFonts w:ascii="Times New Roman" w:hAnsi="Times New Roman" w:cs="Times New Roman"/>
          <w:sz w:val="24"/>
          <w:szCs w:val="24"/>
        </w:rPr>
        <w:t>In urban transportation problems,</w:t>
      </w:r>
      <w:r w:rsidR="00F8563B">
        <w:rPr>
          <w:rFonts w:ascii="Times New Roman" w:hAnsi="Times New Roman" w:cs="Times New Roman"/>
          <w:sz w:val="24"/>
          <w:szCs w:val="24"/>
        </w:rPr>
        <w:t xml:space="preserve"> the variance of the same</w:t>
      </w:r>
      <w:r w:rsidR="00F452F9">
        <w:rPr>
          <w:rFonts w:ascii="Times New Roman" w:hAnsi="Times New Roman" w:cs="Times New Roman"/>
          <w:sz w:val="24"/>
          <w:szCs w:val="24"/>
        </w:rPr>
        <w:t xml:space="preserve"> </w:t>
      </w:r>
      <w:r w:rsidR="00F8563B">
        <w:rPr>
          <w:rFonts w:ascii="Times New Roman" w:hAnsi="Times New Roman" w:cs="Times New Roman"/>
          <w:sz w:val="24"/>
          <w:szCs w:val="24"/>
        </w:rPr>
        <w:t>performance measure</w:t>
      </w:r>
      <w:r w:rsidR="00346549">
        <w:rPr>
          <w:rFonts w:ascii="Times New Roman" w:hAnsi="Times New Roman" w:cs="Times New Roman"/>
          <w:sz w:val="24"/>
          <w:szCs w:val="24"/>
        </w:rPr>
        <w:t xml:space="preserve"> can</w:t>
      </w:r>
      <w:r w:rsidR="00F8563B">
        <w:rPr>
          <w:rFonts w:ascii="Times New Roman" w:hAnsi="Times New Roman" w:cs="Times New Roman"/>
          <w:sz w:val="24"/>
          <w:szCs w:val="24"/>
        </w:rPr>
        <w:t xml:space="preserve"> vary </w:t>
      </w:r>
      <w:r w:rsidR="00346549">
        <w:rPr>
          <w:rFonts w:ascii="Times New Roman" w:hAnsi="Times New Roman" w:cs="Times New Roman"/>
          <w:sz w:val="24"/>
          <w:szCs w:val="24"/>
        </w:rPr>
        <w:t xml:space="preserve">notably </w:t>
      </w:r>
      <w:r w:rsidR="00F8563B">
        <w:rPr>
          <w:rFonts w:ascii="Times New Roman" w:hAnsi="Times New Roman" w:cs="Times New Roman"/>
          <w:sz w:val="24"/>
          <w:szCs w:val="24"/>
        </w:rPr>
        <w:t xml:space="preserve">for different solutions, </w:t>
      </w:r>
      <w:r w:rsidR="00FE5468">
        <w:rPr>
          <w:rFonts w:ascii="Times New Roman" w:hAnsi="Times New Roman" w:cs="Times New Roman"/>
          <w:sz w:val="24"/>
          <w:szCs w:val="24"/>
        </w:rPr>
        <w:t>as</w:t>
      </w:r>
      <w:r w:rsidR="00F8563B" w:rsidRPr="00FE5468">
        <w:rPr>
          <w:rFonts w:ascii="Times New Roman" w:hAnsi="Times New Roman" w:cs="Times New Roman"/>
          <w:sz w:val="24"/>
          <w:szCs w:val="24"/>
        </w:rPr>
        <w:t xml:space="preserve"> </w:t>
      </w:r>
      <w:r w:rsidR="00346549" w:rsidRPr="00FE5468">
        <w:rPr>
          <w:rFonts w:ascii="Times New Roman" w:hAnsi="Times New Roman" w:cs="Times New Roman"/>
          <w:sz w:val="24"/>
          <w:szCs w:val="24"/>
        </w:rPr>
        <w:t>observe</w:t>
      </w:r>
      <w:r w:rsidR="00F8563B" w:rsidRPr="00FE5468">
        <w:rPr>
          <w:rFonts w:ascii="Times New Roman" w:hAnsi="Times New Roman" w:cs="Times New Roman"/>
          <w:sz w:val="24"/>
          <w:szCs w:val="24"/>
        </w:rPr>
        <w:t>d</w:t>
      </w:r>
      <w:r w:rsidR="00EF5F18">
        <w:rPr>
          <w:rFonts w:ascii="Times New Roman" w:hAnsi="Times New Roman" w:cs="Times New Roman"/>
          <w:sz w:val="24"/>
          <w:szCs w:val="24"/>
        </w:rPr>
        <w:t>,</w:t>
      </w:r>
      <w:r w:rsidR="00F8563B" w:rsidRPr="00FE5468">
        <w:rPr>
          <w:rFonts w:ascii="Times New Roman" w:hAnsi="Times New Roman" w:cs="Times New Roman"/>
          <w:sz w:val="24"/>
          <w:szCs w:val="24"/>
        </w:rPr>
        <w:t xml:space="preserve"> </w:t>
      </w:r>
      <w:r w:rsidR="00EF5F18">
        <w:rPr>
          <w:rFonts w:ascii="Times New Roman" w:hAnsi="Times New Roman" w:cs="Times New Roman"/>
          <w:sz w:val="24"/>
          <w:szCs w:val="24"/>
        </w:rPr>
        <w:t xml:space="preserve">for example, in </w:t>
      </w:r>
      <w:r w:rsidR="00F8563B" w:rsidRPr="00AA5314">
        <w:rPr>
          <w:rFonts w:ascii="Times New Roman" w:hAnsi="Times New Roman" w:cs="Times New Roman"/>
          <w:sz w:val="24"/>
          <w:szCs w:val="24"/>
          <w:highlight w:val="yellow"/>
        </w:rPr>
        <w:t xml:space="preserve">Osorio and </w:t>
      </w:r>
      <w:proofErr w:type="spellStart"/>
      <w:r w:rsidR="00F8563B" w:rsidRPr="00AA5314">
        <w:rPr>
          <w:rFonts w:ascii="Times New Roman" w:hAnsi="Times New Roman" w:cs="Times New Roman"/>
          <w:sz w:val="24"/>
          <w:szCs w:val="24"/>
          <w:highlight w:val="yellow"/>
        </w:rPr>
        <w:t>Bierlaire</w:t>
      </w:r>
      <w:proofErr w:type="spellEnd"/>
      <w:r w:rsidR="00F8563B">
        <w:rPr>
          <w:rFonts w:ascii="Times New Roman" w:hAnsi="Times New Roman" w:cs="Times New Roman"/>
          <w:sz w:val="24"/>
          <w:szCs w:val="24"/>
          <w:highlight w:val="yellow"/>
        </w:rPr>
        <w:t xml:space="preserve"> (</w:t>
      </w:r>
      <w:r w:rsidR="00F8563B" w:rsidRPr="00AA5314">
        <w:rPr>
          <w:rFonts w:ascii="Times New Roman" w:hAnsi="Times New Roman" w:cs="Times New Roman"/>
          <w:sz w:val="24"/>
          <w:szCs w:val="24"/>
          <w:highlight w:val="yellow"/>
        </w:rPr>
        <w:t>2013</w:t>
      </w:r>
      <w:r w:rsidR="00EF5F18" w:rsidRPr="00D81EAB">
        <w:rPr>
          <w:rFonts w:ascii="Times New Roman" w:hAnsi="Times New Roman" w:cs="Times New Roman"/>
          <w:sz w:val="24"/>
          <w:szCs w:val="24"/>
          <w:highlight w:val="yellow"/>
        </w:rPr>
        <w:t>)</w:t>
      </w:r>
      <w:r w:rsidR="00EF5F18">
        <w:rPr>
          <w:rFonts w:ascii="Times New Roman" w:hAnsi="Times New Roman" w:cs="Times New Roman"/>
          <w:sz w:val="24"/>
          <w:szCs w:val="24"/>
        </w:rPr>
        <w:t xml:space="preserve"> and </w:t>
      </w:r>
      <w:r w:rsidR="00EF5F18" w:rsidRPr="00862832">
        <w:rPr>
          <w:rFonts w:ascii="Times New Roman" w:hAnsi="Times New Roman" w:cs="Times New Roman"/>
          <w:color w:val="000000" w:themeColor="text1"/>
          <w:sz w:val="24"/>
          <w:szCs w:val="24"/>
          <w:highlight w:val="yellow"/>
        </w:rPr>
        <w:t xml:space="preserve">Tan and Gao </w:t>
      </w:r>
      <w:r w:rsidR="00EF5F18">
        <w:rPr>
          <w:rFonts w:ascii="Times New Roman" w:hAnsi="Times New Roman" w:cs="Times New Roman"/>
          <w:color w:val="000000" w:themeColor="text1"/>
          <w:sz w:val="24"/>
          <w:szCs w:val="24"/>
          <w:highlight w:val="yellow"/>
        </w:rPr>
        <w:t>(</w:t>
      </w:r>
      <w:r w:rsidR="00EF5F18" w:rsidRPr="00862832">
        <w:rPr>
          <w:rFonts w:ascii="Times New Roman" w:hAnsi="Times New Roman" w:cs="Times New Roman"/>
          <w:color w:val="000000" w:themeColor="text1"/>
          <w:sz w:val="24"/>
          <w:szCs w:val="24"/>
          <w:highlight w:val="yellow"/>
        </w:rPr>
        <w:t>2016</w:t>
      </w:r>
      <w:r w:rsidR="00EF5F18">
        <w:rPr>
          <w:rFonts w:ascii="Times New Roman" w:hAnsi="Times New Roman" w:cs="Times New Roman"/>
          <w:color w:val="000000" w:themeColor="text1"/>
          <w:sz w:val="24"/>
          <w:szCs w:val="24"/>
          <w:highlight w:val="yellow"/>
        </w:rPr>
        <w:t>)</w:t>
      </w:r>
      <w:r w:rsidR="00F8563B">
        <w:rPr>
          <w:rFonts w:ascii="Times New Roman" w:hAnsi="Times New Roman" w:cs="Times New Roman"/>
          <w:sz w:val="24"/>
          <w:szCs w:val="24"/>
        </w:rPr>
        <w:t>.</w:t>
      </w:r>
      <w:r w:rsidR="00582647">
        <w:rPr>
          <w:rFonts w:ascii="Times New Roman" w:hAnsi="Times New Roman" w:cs="Times New Roman"/>
          <w:sz w:val="24"/>
          <w:szCs w:val="24"/>
        </w:rPr>
        <w:t xml:space="preserve"> </w:t>
      </w:r>
      <w:r w:rsidR="00D7758B">
        <w:rPr>
          <w:rFonts w:ascii="Times New Roman" w:hAnsi="Times New Roman" w:cs="Times New Roman"/>
          <w:sz w:val="24"/>
          <w:szCs w:val="24"/>
        </w:rPr>
        <w:t xml:space="preserve">This </w:t>
      </w:r>
      <w:r w:rsidR="00354F6F">
        <w:rPr>
          <w:rFonts w:ascii="Times New Roman" w:hAnsi="Times New Roman" w:cs="Times New Roman"/>
          <w:sz w:val="24"/>
          <w:szCs w:val="24"/>
        </w:rPr>
        <w:t>necessitates ef</w:t>
      </w:r>
      <w:r w:rsidR="002D215D">
        <w:rPr>
          <w:rFonts w:ascii="Times New Roman" w:hAnsi="Times New Roman" w:cs="Times New Roman"/>
          <w:sz w:val="24"/>
          <w:szCs w:val="24"/>
        </w:rPr>
        <w:t>fective</w:t>
      </w:r>
      <w:r w:rsidR="00D7758B">
        <w:rPr>
          <w:rFonts w:ascii="Times New Roman" w:hAnsi="Times New Roman" w:cs="Times New Roman"/>
          <w:sz w:val="24"/>
          <w:szCs w:val="24"/>
        </w:rPr>
        <w:t xml:space="preserve"> learning </w:t>
      </w:r>
      <w:r w:rsidR="002D215D">
        <w:rPr>
          <w:rFonts w:ascii="Times New Roman" w:hAnsi="Times New Roman" w:cs="Times New Roman"/>
          <w:sz w:val="24"/>
          <w:szCs w:val="24"/>
        </w:rPr>
        <w:t xml:space="preserve">of the variances </w:t>
      </w:r>
      <w:r w:rsidR="00582647">
        <w:rPr>
          <w:rFonts w:ascii="Times New Roman" w:hAnsi="Times New Roman" w:cs="Times New Roman"/>
          <w:sz w:val="24"/>
          <w:szCs w:val="24"/>
        </w:rPr>
        <w:t>e</w:t>
      </w:r>
      <w:r w:rsidR="00C50D14">
        <w:rPr>
          <w:rFonts w:ascii="Times New Roman" w:hAnsi="Times New Roman" w:cs="Times New Roman"/>
          <w:sz w:val="24"/>
          <w:szCs w:val="24"/>
        </w:rPr>
        <w:t xml:space="preserve">specially considering the </w:t>
      </w:r>
      <w:r w:rsidR="004C05E7">
        <w:rPr>
          <w:rFonts w:ascii="Times New Roman" w:hAnsi="Times New Roman" w:cs="Times New Roman"/>
          <w:sz w:val="24"/>
          <w:szCs w:val="24"/>
        </w:rPr>
        <w:t xml:space="preserve">fact that </w:t>
      </w:r>
      <w:r w:rsidR="004A6233">
        <w:rPr>
          <w:rFonts w:ascii="Times New Roman" w:hAnsi="Times New Roman" w:cs="Times New Roman"/>
          <w:sz w:val="24"/>
          <w:szCs w:val="24"/>
        </w:rPr>
        <w:t>most</w:t>
      </w:r>
      <w:r w:rsidR="00077324">
        <w:rPr>
          <w:rFonts w:ascii="Times New Roman" w:hAnsi="Times New Roman" w:cs="Times New Roman"/>
          <w:sz w:val="24"/>
          <w:szCs w:val="24"/>
        </w:rPr>
        <w:t xml:space="preserve"> solutions</w:t>
      </w:r>
      <w:r w:rsidR="00582647">
        <w:rPr>
          <w:rFonts w:ascii="Times New Roman" w:hAnsi="Times New Roman" w:cs="Times New Roman"/>
          <w:sz w:val="24"/>
          <w:szCs w:val="24"/>
        </w:rPr>
        <w:t xml:space="preserve"> </w:t>
      </w:r>
      <w:r w:rsidR="004A6233">
        <w:rPr>
          <w:rFonts w:ascii="Times New Roman" w:hAnsi="Times New Roman" w:cs="Times New Roman"/>
          <w:sz w:val="24"/>
          <w:szCs w:val="24"/>
        </w:rPr>
        <w:t xml:space="preserve">will not be sampled </w:t>
      </w:r>
      <w:r w:rsidR="00582647">
        <w:rPr>
          <w:rFonts w:ascii="Times New Roman" w:hAnsi="Times New Roman" w:cs="Times New Roman"/>
          <w:sz w:val="24"/>
          <w:szCs w:val="24"/>
        </w:rPr>
        <w:t>under limited budget</w:t>
      </w:r>
      <w:r w:rsidR="00077324">
        <w:rPr>
          <w:rFonts w:ascii="Times New Roman" w:hAnsi="Times New Roman" w:cs="Times New Roman"/>
          <w:sz w:val="24"/>
          <w:szCs w:val="24"/>
        </w:rPr>
        <w:t>.</w:t>
      </w:r>
      <w:r w:rsidR="0021482D">
        <w:rPr>
          <w:rFonts w:ascii="Times New Roman" w:hAnsi="Times New Roman" w:cs="Times New Roman"/>
          <w:sz w:val="24"/>
          <w:szCs w:val="24"/>
        </w:rPr>
        <w:t xml:space="preserve"> </w:t>
      </w:r>
      <w:r w:rsidR="00FE5468">
        <w:rPr>
          <w:rFonts w:ascii="Times New Roman" w:hAnsi="Times New Roman" w:cs="Times New Roman"/>
          <w:sz w:val="24"/>
          <w:szCs w:val="24"/>
        </w:rPr>
        <w:t xml:space="preserve">In </w:t>
      </w:r>
      <w:r w:rsidR="004A6233">
        <w:rPr>
          <w:rFonts w:ascii="Times New Roman" w:hAnsi="Times New Roman" w:cs="Times New Roman"/>
          <w:sz w:val="24"/>
          <w:szCs w:val="24"/>
        </w:rPr>
        <w:t>our</w:t>
      </w:r>
      <w:r w:rsidR="00FE5468">
        <w:rPr>
          <w:rFonts w:ascii="Times New Roman" w:hAnsi="Times New Roman" w:cs="Times New Roman"/>
          <w:sz w:val="24"/>
          <w:szCs w:val="24"/>
        </w:rPr>
        <w:t xml:space="preserve"> approach, we divide the feature space of the solutions into grids, the</w:t>
      </w:r>
      <w:r w:rsidR="00EF5F18">
        <w:rPr>
          <w:rFonts w:ascii="Times New Roman" w:hAnsi="Times New Roman" w:cs="Times New Roman"/>
          <w:sz w:val="24"/>
          <w:szCs w:val="24"/>
        </w:rPr>
        <w:t>n we estimate the</w:t>
      </w:r>
      <w:r w:rsidR="00FE5468">
        <w:rPr>
          <w:rFonts w:ascii="Times New Roman" w:hAnsi="Times New Roman" w:cs="Times New Roman"/>
          <w:sz w:val="24"/>
          <w:szCs w:val="24"/>
        </w:rPr>
        <w:t xml:space="preserve"> variance of any </w:t>
      </w:r>
      <w:r w:rsidR="00A93E6F">
        <w:rPr>
          <w:rFonts w:ascii="Times New Roman" w:hAnsi="Times New Roman" w:cs="Times New Roman"/>
          <w:sz w:val="24"/>
          <w:szCs w:val="24"/>
        </w:rPr>
        <w:t xml:space="preserve">unsampled solution </w:t>
      </w:r>
      <w:r w:rsidR="0021482D">
        <w:rPr>
          <w:rFonts w:ascii="Times New Roman" w:hAnsi="Times New Roman" w:cs="Times New Roman"/>
          <w:b/>
          <w:sz w:val="24"/>
          <w:szCs w:val="24"/>
        </w:rPr>
        <w:t xml:space="preserve">x </w:t>
      </w:r>
      <w:r w:rsidR="004A6233">
        <w:rPr>
          <w:rFonts w:ascii="Times New Roman" w:hAnsi="Times New Roman" w:cs="Times New Roman"/>
          <w:sz w:val="24"/>
          <w:szCs w:val="24"/>
        </w:rPr>
        <w:t xml:space="preserve">by </w:t>
      </w:r>
      <w:r w:rsidR="00A93E6F">
        <w:rPr>
          <w:rFonts w:ascii="Times New Roman" w:hAnsi="Times New Roman" w:cs="Times New Roman"/>
          <w:sz w:val="24"/>
          <w:szCs w:val="24"/>
        </w:rPr>
        <w:t>the average of those</w:t>
      </w:r>
      <w:r w:rsidR="0021482D">
        <w:rPr>
          <w:rFonts w:ascii="Times New Roman" w:hAnsi="Times New Roman" w:cs="Times New Roman"/>
          <w:sz w:val="24"/>
          <w:szCs w:val="24"/>
        </w:rPr>
        <w:t xml:space="preserve"> of the</w:t>
      </w:r>
      <w:r w:rsidR="00A93E6F">
        <w:rPr>
          <w:rFonts w:ascii="Times New Roman" w:hAnsi="Times New Roman" w:cs="Times New Roman"/>
          <w:sz w:val="24"/>
          <w:szCs w:val="24"/>
        </w:rPr>
        <w:t xml:space="preserve"> sampled solutions whose features lie</w:t>
      </w:r>
      <w:r w:rsidR="0021482D">
        <w:rPr>
          <w:rFonts w:ascii="Times New Roman" w:hAnsi="Times New Roman" w:cs="Times New Roman"/>
          <w:sz w:val="24"/>
          <w:szCs w:val="24"/>
        </w:rPr>
        <w:t>s</w:t>
      </w:r>
      <w:r w:rsidR="00A93E6F">
        <w:rPr>
          <w:rFonts w:ascii="Times New Roman" w:hAnsi="Times New Roman" w:cs="Times New Roman"/>
          <w:sz w:val="24"/>
          <w:szCs w:val="24"/>
        </w:rPr>
        <w:t xml:space="preserve"> in the same grid</w:t>
      </w:r>
      <w:r w:rsidR="0021482D">
        <w:rPr>
          <w:rFonts w:ascii="Times New Roman" w:hAnsi="Times New Roman" w:cs="Times New Roman"/>
          <w:sz w:val="24"/>
          <w:szCs w:val="24"/>
        </w:rPr>
        <w:t xml:space="preserve"> as </w:t>
      </w:r>
      <w:r w:rsidR="0021482D">
        <w:rPr>
          <w:rFonts w:ascii="Times New Roman" w:hAnsi="Times New Roman" w:cs="Times New Roman"/>
          <w:b/>
          <w:sz w:val="24"/>
          <w:szCs w:val="24"/>
        </w:rPr>
        <w:t>x</w:t>
      </w:r>
      <w:r w:rsidR="00A93E6F">
        <w:rPr>
          <w:rFonts w:ascii="Times New Roman" w:hAnsi="Times New Roman" w:cs="Times New Roman"/>
          <w:sz w:val="24"/>
          <w:szCs w:val="24"/>
        </w:rPr>
        <w:t xml:space="preserve">. </w:t>
      </w:r>
      <w:r w:rsidR="00582647">
        <w:rPr>
          <w:rFonts w:ascii="Times New Roman" w:hAnsi="Times New Roman" w:cs="Times New Roman"/>
          <w:sz w:val="24"/>
          <w:szCs w:val="24"/>
        </w:rPr>
        <w:t xml:space="preserve">This grid-based </w:t>
      </w:r>
      <w:r w:rsidR="00476016">
        <w:rPr>
          <w:rFonts w:ascii="Times New Roman" w:hAnsi="Times New Roman" w:cs="Times New Roman"/>
          <w:sz w:val="24"/>
          <w:szCs w:val="24"/>
        </w:rPr>
        <w:t xml:space="preserve">learning </w:t>
      </w:r>
      <w:r w:rsidR="00582647">
        <w:rPr>
          <w:rFonts w:ascii="Times New Roman" w:hAnsi="Times New Roman" w:cs="Times New Roman"/>
          <w:sz w:val="24"/>
          <w:szCs w:val="24"/>
        </w:rPr>
        <w:t xml:space="preserve">approach is </w:t>
      </w:r>
      <w:r w:rsidR="00EF5F18">
        <w:rPr>
          <w:rFonts w:ascii="Times New Roman" w:hAnsi="Times New Roman" w:cs="Times New Roman"/>
          <w:sz w:val="24"/>
          <w:szCs w:val="24"/>
        </w:rPr>
        <w:t xml:space="preserve">similar to that </w:t>
      </w:r>
      <w:r w:rsidR="00582647">
        <w:rPr>
          <w:rFonts w:ascii="Times New Roman" w:hAnsi="Times New Roman" w:cs="Times New Roman"/>
          <w:sz w:val="24"/>
          <w:szCs w:val="24"/>
        </w:rPr>
        <w:t xml:space="preserve">proposed by </w:t>
      </w:r>
      <w:proofErr w:type="spellStart"/>
      <w:r w:rsidR="00476016" w:rsidRPr="00476016">
        <w:rPr>
          <w:rFonts w:ascii="Times New Roman" w:hAnsi="Times New Roman" w:cs="Times New Roman"/>
          <w:sz w:val="24"/>
          <w:szCs w:val="24"/>
          <w:highlight w:val="yellow"/>
        </w:rPr>
        <w:t>Salemi</w:t>
      </w:r>
      <w:proofErr w:type="spellEnd"/>
      <w:r w:rsidR="00476016" w:rsidRPr="00476016">
        <w:rPr>
          <w:rFonts w:ascii="Times New Roman" w:hAnsi="Times New Roman" w:cs="Times New Roman"/>
          <w:sz w:val="24"/>
          <w:szCs w:val="24"/>
          <w:highlight w:val="yellow"/>
        </w:rPr>
        <w:t xml:space="preserve"> et al. (2019)</w:t>
      </w:r>
      <w:r w:rsidR="00476016">
        <w:rPr>
          <w:rFonts w:ascii="Times New Roman" w:hAnsi="Times New Roman" w:cs="Times New Roman"/>
          <w:sz w:val="24"/>
          <w:szCs w:val="24"/>
          <w:highlight w:val="yellow"/>
        </w:rPr>
        <w:t xml:space="preserve">, </w:t>
      </w:r>
      <w:r w:rsidR="00476016" w:rsidRPr="00476016">
        <w:rPr>
          <w:rFonts w:ascii="Times New Roman" w:hAnsi="Times New Roman" w:cs="Times New Roman"/>
          <w:sz w:val="24"/>
          <w:szCs w:val="24"/>
        </w:rPr>
        <w:t xml:space="preserve">but </w:t>
      </w:r>
      <w:r w:rsidR="00A82A9F">
        <w:rPr>
          <w:rFonts w:ascii="Times New Roman" w:hAnsi="Times New Roman" w:cs="Times New Roman"/>
          <w:sz w:val="24"/>
          <w:szCs w:val="24"/>
        </w:rPr>
        <w:t>they</w:t>
      </w:r>
      <w:r w:rsidR="00476016">
        <w:rPr>
          <w:rFonts w:ascii="Times New Roman" w:hAnsi="Times New Roman" w:cs="Times New Roman"/>
          <w:sz w:val="24"/>
          <w:szCs w:val="24"/>
        </w:rPr>
        <w:t xml:space="preserve"> defin</w:t>
      </w:r>
      <w:r w:rsidR="00A82A9F">
        <w:rPr>
          <w:rFonts w:ascii="Times New Roman" w:hAnsi="Times New Roman" w:cs="Times New Roman"/>
          <w:sz w:val="24"/>
          <w:szCs w:val="24"/>
        </w:rPr>
        <w:t xml:space="preserve">ed grids directly </w:t>
      </w:r>
      <w:r w:rsidR="00476016" w:rsidRPr="00476016">
        <w:rPr>
          <w:rFonts w:ascii="Times New Roman" w:hAnsi="Times New Roman" w:cs="Times New Roman"/>
          <w:sz w:val="24"/>
          <w:szCs w:val="24"/>
        </w:rPr>
        <w:t>on the solution space</w:t>
      </w:r>
      <w:r w:rsidR="00476016">
        <w:rPr>
          <w:rFonts w:ascii="Times New Roman" w:hAnsi="Times New Roman" w:cs="Times New Roman"/>
          <w:sz w:val="24"/>
          <w:szCs w:val="24"/>
        </w:rPr>
        <w:t xml:space="preserve">, which can be costly to manage when problem dimension grows. </w:t>
      </w:r>
      <w:r w:rsidR="002A3F45">
        <w:rPr>
          <w:rFonts w:ascii="Times New Roman" w:hAnsi="Times New Roman" w:cs="Times New Roman"/>
          <w:sz w:val="24"/>
          <w:szCs w:val="24"/>
        </w:rPr>
        <w:t>Our variance estimation</w:t>
      </w:r>
      <w:r w:rsidR="00E01878">
        <w:rPr>
          <w:rFonts w:ascii="Times New Roman" w:hAnsi="Times New Roman" w:cs="Times New Roman"/>
          <w:sz w:val="24"/>
          <w:szCs w:val="24"/>
        </w:rPr>
        <w:t xml:space="preserve"> approach enables</w:t>
      </w:r>
      <w:r w:rsidR="00070472">
        <w:rPr>
          <w:rFonts w:ascii="Times New Roman" w:hAnsi="Times New Roman" w:cs="Times New Roman"/>
          <w:sz w:val="24"/>
          <w:szCs w:val="24"/>
        </w:rPr>
        <w:t xml:space="preserve"> </w:t>
      </w:r>
      <w:r w:rsidR="008072EA">
        <w:rPr>
          <w:rFonts w:ascii="Times New Roman" w:hAnsi="Times New Roman" w:cs="Times New Roman"/>
          <w:sz w:val="24"/>
          <w:szCs w:val="24"/>
        </w:rPr>
        <w:t>cheap</w:t>
      </w:r>
      <w:r w:rsidR="00070472">
        <w:rPr>
          <w:rFonts w:ascii="Times New Roman" w:hAnsi="Times New Roman" w:cs="Times New Roman"/>
          <w:sz w:val="24"/>
          <w:szCs w:val="24"/>
        </w:rPr>
        <w:t xml:space="preserve"> </w:t>
      </w:r>
      <w:r w:rsidR="00E01878">
        <w:rPr>
          <w:rFonts w:ascii="Times New Roman" w:hAnsi="Times New Roman" w:cs="Times New Roman"/>
          <w:sz w:val="24"/>
          <w:szCs w:val="24"/>
        </w:rPr>
        <w:t xml:space="preserve">approximation of the </w:t>
      </w:r>
      <w:r w:rsidR="002E1D8F">
        <w:rPr>
          <w:rFonts w:ascii="Times New Roman" w:hAnsi="Times New Roman" w:cs="Times New Roman"/>
          <w:sz w:val="24"/>
          <w:szCs w:val="24"/>
        </w:rPr>
        <w:t>KG</w:t>
      </w:r>
      <w:r w:rsidR="00E01878">
        <w:rPr>
          <w:rFonts w:ascii="Times New Roman" w:hAnsi="Times New Roman" w:cs="Times New Roman"/>
          <w:sz w:val="24"/>
          <w:szCs w:val="24"/>
        </w:rPr>
        <w:t>-factor</w:t>
      </w:r>
      <w:r w:rsidR="002A3F45">
        <w:rPr>
          <w:rFonts w:ascii="Times New Roman" w:hAnsi="Times New Roman" w:cs="Times New Roman"/>
          <w:sz w:val="24"/>
          <w:szCs w:val="24"/>
        </w:rPr>
        <w:t>, which is</w:t>
      </w:r>
      <w:r w:rsidR="008072EA">
        <w:rPr>
          <w:rFonts w:ascii="Times New Roman" w:hAnsi="Times New Roman" w:cs="Times New Roman"/>
          <w:sz w:val="24"/>
          <w:szCs w:val="24"/>
        </w:rPr>
        <w:t xml:space="preserve"> one</w:t>
      </w:r>
      <w:r w:rsidR="002A3F45">
        <w:rPr>
          <w:rFonts w:ascii="Times New Roman" w:hAnsi="Times New Roman" w:cs="Times New Roman"/>
          <w:sz w:val="24"/>
          <w:szCs w:val="24"/>
        </w:rPr>
        <w:t xml:space="preserve"> research focus </w:t>
      </w:r>
      <w:r w:rsidR="008072EA">
        <w:rPr>
          <w:rFonts w:ascii="Times New Roman" w:hAnsi="Times New Roman" w:cs="Times New Roman"/>
          <w:sz w:val="24"/>
          <w:szCs w:val="24"/>
        </w:rPr>
        <w:t xml:space="preserve">of </w:t>
      </w:r>
      <w:r w:rsidR="002A3F45">
        <w:rPr>
          <w:rFonts w:ascii="Times New Roman" w:hAnsi="Times New Roman" w:cs="Times New Roman"/>
          <w:sz w:val="24"/>
          <w:szCs w:val="24"/>
        </w:rPr>
        <w:t xml:space="preserve">the KG policy </w:t>
      </w:r>
      <w:r w:rsidR="00D81EAB" w:rsidRPr="002D215D">
        <w:rPr>
          <w:rFonts w:ascii="Times New Roman" w:hAnsi="Times New Roman" w:cs="Times New Roman"/>
          <w:color w:val="000000" w:themeColor="text1"/>
          <w:sz w:val="24"/>
          <w:szCs w:val="24"/>
          <w:highlight w:val="yellow"/>
        </w:rPr>
        <w:t>(Qu 2015, Zhang 2016)</w:t>
      </w:r>
      <w:r w:rsidR="00D81EAB">
        <w:rPr>
          <w:rFonts w:ascii="Times New Roman" w:hAnsi="Times New Roman" w:cs="Times New Roman"/>
          <w:color w:val="000000" w:themeColor="text1"/>
          <w:sz w:val="24"/>
          <w:szCs w:val="24"/>
          <w:highlight w:val="yellow"/>
        </w:rPr>
        <w:t xml:space="preserve"> </w:t>
      </w:r>
      <w:r w:rsidR="00D81EAB" w:rsidRPr="00D81EAB">
        <w:rPr>
          <w:rFonts w:ascii="Times New Roman" w:hAnsi="Times New Roman" w:cs="Times New Roman"/>
          <w:color w:val="000000" w:themeColor="text1"/>
          <w:sz w:val="24"/>
          <w:szCs w:val="24"/>
        </w:rPr>
        <w:t>since</w:t>
      </w:r>
      <w:r w:rsidR="002E1D8F" w:rsidRPr="00D81EAB">
        <w:rPr>
          <w:rFonts w:ascii="Times New Roman" w:hAnsi="Times New Roman" w:cs="Times New Roman"/>
          <w:sz w:val="24"/>
          <w:szCs w:val="24"/>
        </w:rPr>
        <w:t xml:space="preserve"> </w:t>
      </w:r>
      <w:r w:rsidR="00B13405" w:rsidRPr="00D81EAB">
        <w:rPr>
          <w:rFonts w:ascii="Times New Roman" w:hAnsi="Times New Roman" w:cs="Times New Roman"/>
          <w:sz w:val="24"/>
          <w:szCs w:val="24"/>
        </w:rPr>
        <w:t>exact Bayesian inferences</w:t>
      </w:r>
      <w:r w:rsidR="002A3F45" w:rsidRPr="00D81EAB">
        <w:rPr>
          <w:rFonts w:ascii="Times New Roman" w:hAnsi="Times New Roman" w:cs="Times New Roman"/>
          <w:sz w:val="24"/>
          <w:szCs w:val="24"/>
        </w:rPr>
        <w:t xml:space="preserve"> is</w:t>
      </w:r>
      <w:r w:rsidR="00B13405" w:rsidRPr="00D81EAB">
        <w:rPr>
          <w:rFonts w:ascii="Times New Roman" w:hAnsi="Times New Roman" w:cs="Times New Roman"/>
          <w:sz w:val="24"/>
          <w:szCs w:val="24"/>
        </w:rPr>
        <w:t xml:space="preserve"> </w:t>
      </w:r>
      <w:r w:rsidR="00E01878" w:rsidRPr="00D81EAB">
        <w:rPr>
          <w:rFonts w:ascii="Times New Roman" w:hAnsi="Times New Roman" w:cs="Times New Roman" w:hint="eastAsia"/>
          <w:sz w:val="24"/>
          <w:szCs w:val="24"/>
        </w:rPr>
        <w:t>impo</w:t>
      </w:r>
      <w:r w:rsidR="00E01878" w:rsidRPr="00D81EAB">
        <w:rPr>
          <w:rFonts w:ascii="Times New Roman" w:hAnsi="Times New Roman" w:cs="Times New Roman"/>
          <w:sz w:val="24"/>
          <w:szCs w:val="24"/>
        </w:rPr>
        <w:t xml:space="preserve">ssible </w:t>
      </w:r>
      <w:r w:rsidR="00B13405" w:rsidRPr="00D81EAB">
        <w:rPr>
          <w:rFonts w:ascii="Times New Roman" w:hAnsi="Times New Roman" w:cs="Times New Roman"/>
          <w:sz w:val="24"/>
          <w:szCs w:val="24"/>
        </w:rPr>
        <w:t>with single observation</w:t>
      </w:r>
      <w:r w:rsidR="002D74B1">
        <w:rPr>
          <w:rFonts w:ascii="Times New Roman" w:hAnsi="Times New Roman" w:cs="Times New Roman"/>
          <w:sz w:val="24"/>
          <w:szCs w:val="24"/>
        </w:rPr>
        <w:t xml:space="preserve"> under</w:t>
      </w:r>
      <w:r w:rsidR="008072EA" w:rsidRPr="00D81EAB">
        <w:rPr>
          <w:rFonts w:ascii="Times New Roman" w:hAnsi="Times New Roman" w:cs="Times New Roman"/>
          <w:color w:val="000000" w:themeColor="text1"/>
          <w:sz w:val="24"/>
          <w:szCs w:val="24"/>
        </w:rPr>
        <w:t xml:space="preserve"> a multivariate Gaussian prior</w:t>
      </w:r>
      <w:r w:rsidR="00B13405" w:rsidRPr="00D81EAB">
        <w:rPr>
          <w:rFonts w:ascii="Times New Roman" w:hAnsi="Times New Roman" w:cs="Times New Roman"/>
          <w:sz w:val="24"/>
          <w:szCs w:val="24"/>
        </w:rPr>
        <w:t xml:space="preserve">. </w:t>
      </w:r>
      <w:r w:rsidR="00D81EAB">
        <w:rPr>
          <w:rFonts w:ascii="Times New Roman" w:hAnsi="Times New Roman" w:cs="Times New Roman"/>
          <w:sz w:val="24"/>
          <w:szCs w:val="24"/>
        </w:rPr>
        <w:t>Also note that o</w:t>
      </w:r>
      <w:r w:rsidR="0061568C" w:rsidRPr="00D81EAB">
        <w:rPr>
          <w:rFonts w:ascii="Times New Roman" w:hAnsi="Times New Roman" w:cs="Times New Roman"/>
          <w:sz w:val="24"/>
          <w:szCs w:val="24"/>
        </w:rPr>
        <w:t>ur</w:t>
      </w:r>
      <w:r w:rsidR="0061568C" w:rsidRPr="00DA1B3D">
        <w:rPr>
          <w:rFonts w:ascii="Times New Roman" w:hAnsi="Times New Roman" w:cs="Times New Roman"/>
          <w:sz w:val="24"/>
          <w:szCs w:val="24"/>
        </w:rPr>
        <w:t xml:space="preserve"> approach for learning </w:t>
      </w:r>
      <w:r w:rsidR="00AB4A8C">
        <w:rPr>
          <w:rFonts w:ascii="Times New Roman" w:hAnsi="Times New Roman" w:cs="Times New Roman"/>
          <w:sz w:val="24"/>
          <w:szCs w:val="24"/>
        </w:rPr>
        <w:t>under meas</w:t>
      </w:r>
      <w:r w:rsidR="003C0441">
        <w:rPr>
          <w:rFonts w:ascii="Times New Roman" w:hAnsi="Times New Roman" w:cs="Times New Roman"/>
          <w:sz w:val="24"/>
          <w:szCs w:val="24"/>
        </w:rPr>
        <w:t>ur</w:t>
      </w:r>
      <w:r w:rsidR="00AB4A8C">
        <w:rPr>
          <w:rFonts w:ascii="Times New Roman" w:hAnsi="Times New Roman" w:cs="Times New Roman"/>
          <w:sz w:val="24"/>
          <w:szCs w:val="24"/>
        </w:rPr>
        <w:t>ement</w:t>
      </w:r>
      <w:r w:rsidR="0061568C" w:rsidRPr="00DA1B3D">
        <w:rPr>
          <w:rFonts w:ascii="Times New Roman" w:hAnsi="Times New Roman" w:cs="Times New Roman"/>
          <w:sz w:val="24"/>
          <w:szCs w:val="24"/>
        </w:rPr>
        <w:t xml:space="preserve"> noises is quite different with those proposed for cases with relatively small number of alternatives, e.g., sample average approximation (SAA)</w:t>
      </w:r>
      <w:r w:rsidR="00DA1B3D" w:rsidRPr="00DA1B3D">
        <w:rPr>
          <w:rFonts w:ascii="Times New Roman" w:hAnsi="Times New Roman" w:cs="Times New Roman"/>
          <w:sz w:val="24"/>
          <w:szCs w:val="24"/>
        </w:rPr>
        <w:t xml:space="preserve"> </w:t>
      </w:r>
      <w:r w:rsidR="00DA1B3D" w:rsidRPr="00DA1B3D">
        <w:rPr>
          <w:rFonts w:ascii="Times New Roman" w:hAnsi="Times New Roman" w:cs="Times New Roman"/>
          <w:sz w:val="24"/>
          <w:szCs w:val="24"/>
          <w:highlight w:val="yellow"/>
        </w:rPr>
        <w:t>(***)</w:t>
      </w:r>
      <w:r w:rsidR="0061568C" w:rsidRPr="00DA1B3D">
        <w:rPr>
          <w:rFonts w:ascii="Times New Roman" w:hAnsi="Times New Roman" w:cs="Times New Roman"/>
          <w:sz w:val="24"/>
          <w:szCs w:val="24"/>
          <w:highlight w:val="yellow"/>
        </w:rPr>
        <w:t>,</w:t>
      </w:r>
      <w:r w:rsidR="0061568C" w:rsidRPr="002D2FAB">
        <w:rPr>
          <w:rFonts w:ascii="Times New Roman" w:hAnsi="Times New Roman" w:cs="Times New Roman"/>
          <w:sz w:val="24"/>
          <w:szCs w:val="24"/>
        </w:rPr>
        <w:t xml:space="preserve"> </w:t>
      </w:r>
      <w:r w:rsidR="0061568C" w:rsidRPr="005B7067">
        <w:rPr>
          <w:rFonts w:ascii="Times New Roman" w:hAnsi="Times New Roman" w:cs="Times New Roman"/>
          <w:sz w:val="24"/>
          <w:szCs w:val="24"/>
        </w:rPr>
        <w:t>simulation allocation rule such as OCBA</w:t>
      </w:r>
      <w:r w:rsidR="0061568C">
        <w:rPr>
          <w:rFonts w:ascii="Times New Roman" w:hAnsi="Times New Roman" w:cs="Times New Roman"/>
          <w:sz w:val="24"/>
          <w:szCs w:val="24"/>
        </w:rPr>
        <w:t xml:space="preserve"> (</w:t>
      </w:r>
      <w:r w:rsidR="0061568C">
        <w:rPr>
          <w:rFonts w:ascii="Times New Roman" w:hAnsi="Times New Roman" w:cs="Times New Roman"/>
          <w:sz w:val="24"/>
          <w:szCs w:val="24"/>
          <w:highlight w:val="yellow"/>
        </w:rPr>
        <w:t>Li et al., 2015</w:t>
      </w:r>
      <w:r w:rsidR="0061568C">
        <w:rPr>
          <w:rFonts w:ascii="Times New Roman" w:hAnsi="Times New Roman" w:cs="Times New Roman"/>
          <w:sz w:val="24"/>
          <w:szCs w:val="24"/>
        </w:rPr>
        <w:t>), shrinking ball method (</w:t>
      </w:r>
      <w:r w:rsidR="0061568C">
        <w:rPr>
          <w:rFonts w:ascii="Times New Roman" w:hAnsi="Times New Roman" w:cs="Times New Roman"/>
          <w:sz w:val="24"/>
          <w:szCs w:val="24"/>
          <w:highlight w:val="yellow"/>
        </w:rPr>
        <w:t>Fan and Hu, 2018</w:t>
      </w:r>
      <w:r w:rsidR="0061568C">
        <w:rPr>
          <w:rFonts w:ascii="Times New Roman" w:hAnsi="Times New Roman" w:cs="Times New Roman"/>
          <w:sz w:val="24"/>
          <w:szCs w:val="24"/>
        </w:rPr>
        <w:t xml:space="preserve">), etc., where each alternative is sampled for multiple times and variances are </w:t>
      </w:r>
      <w:r w:rsidR="00AB4A8C">
        <w:rPr>
          <w:rFonts w:ascii="Times New Roman" w:hAnsi="Times New Roman" w:cs="Times New Roman"/>
          <w:sz w:val="24"/>
          <w:szCs w:val="24"/>
        </w:rPr>
        <w:t xml:space="preserve">typically </w:t>
      </w:r>
      <w:r w:rsidR="0061568C">
        <w:rPr>
          <w:rFonts w:ascii="Times New Roman" w:hAnsi="Times New Roman" w:cs="Times New Roman"/>
          <w:sz w:val="24"/>
          <w:szCs w:val="24"/>
        </w:rPr>
        <w:t>known.</w:t>
      </w:r>
    </w:p>
    <w:p w14:paraId="6BAB39FE" w14:textId="6DA0F52F" w:rsidR="0061568C" w:rsidRDefault="0061568C" w:rsidP="00BB2282">
      <w:pPr>
        <w:rPr>
          <w:rFonts w:ascii="Times New Roman" w:hAnsi="Times New Roman" w:cs="Times New Roman"/>
          <w:sz w:val="24"/>
          <w:szCs w:val="24"/>
        </w:rPr>
      </w:pPr>
    </w:p>
    <w:p w14:paraId="52EB03BC" w14:textId="0634E092" w:rsidR="00554086" w:rsidRDefault="00554086" w:rsidP="00BB2282">
      <w:pPr>
        <w:rPr>
          <w:rFonts w:ascii="Times New Roman" w:hAnsi="Times New Roman" w:cs="Times New Roman"/>
          <w:sz w:val="24"/>
          <w:szCs w:val="24"/>
        </w:rPr>
      </w:pPr>
      <w:r>
        <w:rPr>
          <w:rFonts w:ascii="Times New Roman" w:hAnsi="Times New Roman" w:cs="Times New Roman"/>
          <w:sz w:val="24"/>
          <w:szCs w:val="24"/>
        </w:rPr>
        <w:t>Finally, this study enriches the literature on B</w:t>
      </w:r>
      <w:r w:rsidR="000578E6">
        <w:rPr>
          <w:rFonts w:ascii="Times New Roman" w:hAnsi="Times New Roman" w:cs="Times New Roman"/>
          <w:sz w:val="24"/>
          <w:szCs w:val="24"/>
        </w:rPr>
        <w:t xml:space="preserve">O </w:t>
      </w:r>
      <w:r w:rsidR="005F0697">
        <w:rPr>
          <w:rFonts w:ascii="Times New Roman" w:hAnsi="Times New Roman" w:cs="Times New Roman"/>
          <w:sz w:val="24"/>
          <w:szCs w:val="24"/>
        </w:rPr>
        <w:t xml:space="preserve">problems </w:t>
      </w:r>
      <w:r w:rsidR="009C5E5F">
        <w:rPr>
          <w:rFonts w:ascii="Times New Roman" w:hAnsi="Times New Roman" w:cs="Times New Roman"/>
          <w:sz w:val="24"/>
          <w:szCs w:val="24"/>
        </w:rPr>
        <w:t>with noisy constraints</w:t>
      </w:r>
      <w:r w:rsidR="003C0441">
        <w:rPr>
          <w:rFonts w:ascii="Times New Roman" w:hAnsi="Times New Roman" w:cs="Times New Roman"/>
          <w:sz w:val="24"/>
          <w:szCs w:val="24"/>
        </w:rPr>
        <w:t>, a</w:t>
      </w:r>
      <w:r w:rsidR="009C5E5F">
        <w:rPr>
          <w:rFonts w:ascii="Times New Roman" w:hAnsi="Times New Roman" w:cs="Times New Roman"/>
          <w:sz w:val="24"/>
          <w:szCs w:val="24"/>
        </w:rPr>
        <w:t xml:space="preserve"> relatively new</w:t>
      </w:r>
      <w:r w:rsidR="003C0441">
        <w:rPr>
          <w:rFonts w:ascii="Times New Roman" w:hAnsi="Times New Roman" w:cs="Times New Roman"/>
          <w:sz w:val="24"/>
          <w:szCs w:val="24"/>
        </w:rPr>
        <w:t xml:space="preserve"> research</w:t>
      </w:r>
      <w:r w:rsidR="002F68AF">
        <w:rPr>
          <w:rFonts w:ascii="Times New Roman" w:hAnsi="Times New Roman" w:cs="Times New Roman"/>
          <w:sz w:val="24"/>
          <w:szCs w:val="24"/>
        </w:rPr>
        <w:t xml:space="preserve"> </w:t>
      </w:r>
      <w:r w:rsidR="009319C5">
        <w:rPr>
          <w:rFonts w:ascii="Times New Roman" w:hAnsi="Times New Roman" w:cs="Times New Roman"/>
          <w:sz w:val="24"/>
          <w:szCs w:val="24"/>
        </w:rPr>
        <w:t>topic</w:t>
      </w:r>
      <w:r w:rsidR="003C0441">
        <w:rPr>
          <w:rFonts w:ascii="Times New Roman" w:hAnsi="Times New Roman" w:cs="Times New Roman"/>
          <w:sz w:val="24"/>
          <w:szCs w:val="24"/>
        </w:rPr>
        <w:t xml:space="preserve">. </w:t>
      </w:r>
      <w:r w:rsidR="009319C5">
        <w:rPr>
          <w:rFonts w:ascii="Times New Roman" w:hAnsi="Times New Roman" w:cs="Times New Roman"/>
          <w:sz w:val="24"/>
          <w:szCs w:val="24"/>
        </w:rPr>
        <w:t xml:space="preserve">Recent </w:t>
      </w:r>
      <w:r w:rsidR="009C5E5F">
        <w:rPr>
          <w:rFonts w:ascii="Times New Roman" w:hAnsi="Times New Roman" w:cs="Times New Roman"/>
          <w:sz w:val="24"/>
          <w:szCs w:val="24"/>
        </w:rPr>
        <w:t>studies have looked at single objective constrained BO</w:t>
      </w:r>
      <w:r w:rsidR="000578E6">
        <w:rPr>
          <w:rFonts w:ascii="Times New Roman" w:hAnsi="Times New Roman" w:cs="Times New Roman"/>
          <w:sz w:val="24"/>
          <w:szCs w:val="24"/>
        </w:rPr>
        <w:t xml:space="preserve"> </w:t>
      </w:r>
      <w:r w:rsidR="00E107A8">
        <w:rPr>
          <w:rFonts w:ascii="Times New Roman" w:hAnsi="Times New Roman" w:cs="Times New Roman"/>
          <w:sz w:val="24"/>
          <w:szCs w:val="24"/>
        </w:rPr>
        <w:t xml:space="preserve">problems </w:t>
      </w:r>
      <w:r w:rsidR="009A51D1">
        <w:rPr>
          <w:rFonts w:ascii="Times New Roman" w:hAnsi="Times New Roman" w:cs="Times New Roman"/>
          <w:sz w:val="24"/>
          <w:szCs w:val="24"/>
        </w:rPr>
        <w:t>for</w:t>
      </w:r>
      <w:r w:rsidR="000578E6">
        <w:rPr>
          <w:rFonts w:ascii="Times New Roman" w:hAnsi="Times New Roman" w:cs="Times New Roman"/>
          <w:sz w:val="24"/>
          <w:szCs w:val="24"/>
        </w:rPr>
        <w:t xml:space="preserve"> expected improvement (EI) polic</w:t>
      </w:r>
      <w:r w:rsidR="009A51D1">
        <w:rPr>
          <w:rFonts w:ascii="Times New Roman" w:hAnsi="Times New Roman" w:cs="Times New Roman"/>
          <w:sz w:val="24"/>
          <w:szCs w:val="24"/>
        </w:rPr>
        <w:t>ies</w:t>
      </w:r>
      <w:r w:rsidR="000578E6">
        <w:rPr>
          <w:rFonts w:ascii="Times New Roman" w:hAnsi="Times New Roman" w:cs="Times New Roman"/>
          <w:sz w:val="24"/>
          <w:szCs w:val="24"/>
        </w:rPr>
        <w:t xml:space="preserve"> (</w:t>
      </w:r>
      <w:proofErr w:type="spellStart"/>
      <w:r w:rsidR="000578E6" w:rsidRPr="000578E6">
        <w:rPr>
          <w:rFonts w:ascii="Times New Roman" w:hAnsi="Times New Roman" w:cs="Times New Roman"/>
          <w:sz w:val="24"/>
          <w:szCs w:val="24"/>
          <w:highlight w:val="yellow"/>
        </w:rPr>
        <w:t>Gelbart</w:t>
      </w:r>
      <w:proofErr w:type="spellEnd"/>
      <w:r w:rsidR="000578E6" w:rsidRPr="000578E6">
        <w:rPr>
          <w:rFonts w:ascii="Times New Roman" w:hAnsi="Times New Roman" w:cs="Times New Roman"/>
          <w:sz w:val="24"/>
          <w:szCs w:val="24"/>
          <w:highlight w:val="yellow"/>
        </w:rPr>
        <w:t xml:space="preserve"> et al. </w:t>
      </w:r>
      <w:r w:rsidR="000578E6" w:rsidRPr="009F4006">
        <w:rPr>
          <w:rFonts w:ascii="Times New Roman" w:hAnsi="Times New Roman" w:cs="Times New Roman"/>
          <w:sz w:val="24"/>
          <w:szCs w:val="24"/>
          <w:highlight w:val="yellow"/>
        </w:rPr>
        <w:t>2014,</w:t>
      </w:r>
      <w:r w:rsidR="009F4006" w:rsidRPr="009F4006">
        <w:rPr>
          <w:rFonts w:ascii="Times New Roman" w:hAnsi="Times New Roman" w:cs="Times New Roman"/>
          <w:sz w:val="24"/>
          <w:szCs w:val="24"/>
          <w:highlight w:val="yellow"/>
        </w:rPr>
        <w:t xml:space="preserve"> </w:t>
      </w:r>
      <w:proofErr w:type="spellStart"/>
      <w:r w:rsidR="009F4006" w:rsidRPr="009F4006">
        <w:rPr>
          <w:rFonts w:ascii="Times New Roman" w:hAnsi="Times New Roman" w:cs="Times New Roman"/>
          <w:sz w:val="24"/>
          <w:szCs w:val="24"/>
          <w:highlight w:val="yellow"/>
        </w:rPr>
        <w:t>Gramacy</w:t>
      </w:r>
      <w:proofErr w:type="spellEnd"/>
      <w:r w:rsidR="000578E6" w:rsidRPr="009F4006">
        <w:rPr>
          <w:rFonts w:ascii="Times New Roman" w:hAnsi="Times New Roman" w:cs="Times New Roman"/>
          <w:sz w:val="24"/>
          <w:szCs w:val="24"/>
          <w:highlight w:val="yellow"/>
        </w:rPr>
        <w:t xml:space="preserve"> </w:t>
      </w:r>
      <w:r w:rsidR="009F4006">
        <w:rPr>
          <w:rFonts w:ascii="Times New Roman" w:hAnsi="Times New Roman" w:cs="Times New Roman"/>
          <w:sz w:val="24"/>
          <w:szCs w:val="24"/>
          <w:highlight w:val="yellow"/>
        </w:rPr>
        <w:t xml:space="preserve">2016, </w:t>
      </w:r>
      <w:proofErr w:type="spellStart"/>
      <w:r w:rsidR="000578E6" w:rsidRPr="000578E6">
        <w:rPr>
          <w:rFonts w:ascii="Times New Roman" w:hAnsi="Times New Roman" w:cs="Times New Roman"/>
          <w:sz w:val="24"/>
          <w:szCs w:val="24"/>
          <w:highlight w:val="yellow"/>
        </w:rPr>
        <w:t>Letham</w:t>
      </w:r>
      <w:proofErr w:type="spellEnd"/>
      <w:r w:rsidR="000578E6" w:rsidRPr="000578E6">
        <w:rPr>
          <w:rFonts w:ascii="Times New Roman" w:hAnsi="Times New Roman" w:cs="Times New Roman"/>
          <w:sz w:val="24"/>
          <w:szCs w:val="24"/>
          <w:highlight w:val="yellow"/>
        </w:rPr>
        <w:t xml:space="preserve"> et al., 2019</w:t>
      </w:r>
      <w:r w:rsidR="000578E6">
        <w:rPr>
          <w:rFonts w:ascii="Times New Roman" w:hAnsi="Times New Roman" w:cs="Times New Roman"/>
          <w:sz w:val="24"/>
          <w:szCs w:val="24"/>
        </w:rPr>
        <w:t>)</w:t>
      </w:r>
      <w:r w:rsidR="00E107A8">
        <w:rPr>
          <w:rFonts w:ascii="Times New Roman" w:hAnsi="Times New Roman" w:cs="Times New Roman"/>
          <w:sz w:val="24"/>
          <w:szCs w:val="24"/>
        </w:rPr>
        <w:t xml:space="preserve">. </w:t>
      </w:r>
      <w:r w:rsidR="006A18D8" w:rsidRPr="00FF6F2B">
        <w:rPr>
          <w:rFonts w:ascii="Times New Roman" w:hAnsi="Times New Roman" w:cs="Times New Roman"/>
          <w:sz w:val="24"/>
          <w:szCs w:val="24"/>
        </w:rPr>
        <w:t>T</w:t>
      </w:r>
      <w:r w:rsidR="00F86BD6" w:rsidRPr="00FF6F2B">
        <w:rPr>
          <w:rFonts w:ascii="Times New Roman" w:hAnsi="Times New Roman" w:cs="Times New Roman"/>
          <w:sz w:val="24"/>
          <w:szCs w:val="24"/>
        </w:rPr>
        <w:t>hey applied</w:t>
      </w:r>
      <w:r w:rsidR="001464AD" w:rsidRPr="00FF6F2B">
        <w:rPr>
          <w:rFonts w:ascii="Times New Roman" w:hAnsi="Times New Roman" w:cs="Times New Roman"/>
          <w:sz w:val="24"/>
          <w:szCs w:val="24"/>
        </w:rPr>
        <w:t xml:space="preserve"> a GP prior directly on all the solutions</w:t>
      </w:r>
      <w:r w:rsidR="00F86BD6" w:rsidRPr="00FF6F2B">
        <w:rPr>
          <w:rFonts w:ascii="Times New Roman" w:hAnsi="Times New Roman" w:cs="Times New Roman"/>
          <w:sz w:val="24"/>
          <w:szCs w:val="24"/>
        </w:rPr>
        <w:t xml:space="preserve"> and implicitly assumed known</w:t>
      </w:r>
      <w:r w:rsidR="00BC763D" w:rsidRPr="00FF6F2B">
        <w:rPr>
          <w:rFonts w:ascii="Times New Roman" w:hAnsi="Times New Roman" w:cs="Times New Roman"/>
          <w:sz w:val="24"/>
          <w:szCs w:val="24"/>
        </w:rPr>
        <w:t xml:space="preserve"> noise distributions</w:t>
      </w:r>
      <w:r w:rsidR="00F86BD6" w:rsidRPr="00FF6F2B">
        <w:rPr>
          <w:rFonts w:ascii="Times New Roman" w:hAnsi="Times New Roman" w:cs="Times New Roman"/>
          <w:sz w:val="24"/>
          <w:szCs w:val="24"/>
        </w:rPr>
        <w:t xml:space="preserve">, </w:t>
      </w:r>
      <w:r w:rsidR="004C6953" w:rsidRPr="00FF6F2B">
        <w:rPr>
          <w:rFonts w:ascii="Times New Roman" w:hAnsi="Times New Roman" w:cs="Times New Roman"/>
          <w:sz w:val="24"/>
          <w:szCs w:val="24"/>
        </w:rPr>
        <w:t>which</w:t>
      </w:r>
      <w:r w:rsidR="00AA7D51">
        <w:rPr>
          <w:rFonts w:ascii="Times New Roman" w:hAnsi="Times New Roman" w:cs="Times New Roman"/>
          <w:sz w:val="24"/>
          <w:szCs w:val="24"/>
        </w:rPr>
        <w:t xml:space="preserve"> </w:t>
      </w:r>
      <w:r w:rsidR="001464AD">
        <w:rPr>
          <w:rFonts w:ascii="Times New Roman" w:hAnsi="Times New Roman" w:cs="Times New Roman"/>
          <w:sz w:val="24"/>
          <w:szCs w:val="24"/>
        </w:rPr>
        <w:t xml:space="preserve">are </w:t>
      </w:r>
      <w:r w:rsidR="00AA7D51">
        <w:rPr>
          <w:rFonts w:ascii="Times New Roman" w:hAnsi="Times New Roman" w:cs="Times New Roman"/>
          <w:sz w:val="24"/>
          <w:szCs w:val="24"/>
        </w:rPr>
        <w:t>not applicable to high-dimensional problems</w:t>
      </w:r>
      <w:r w:rsidR="00F86BD6">
        <w:rPr>
          <w:rFonts w:ascii="Times New Roman" w:hAnsi="Times New Roman" w:cs="Times New Roman"/>
          <w:sz w:val="24"/>
          <w:szCs w:val="24"/>
        </w:rPr>
        <w:t xml:space="preserve"> with unknown variances</w:t>
      </w:r>
      <w:r w:rsidR="001464AD">
        <w:rPr>
          <w:rFonts w:ascii="Times New Roman" w:hAnsi="Times New Roman" w:cs="Times New Roman"/>
          <w:sz w:val="24"/>
          <w:szCs w:val="24"/>
        </w:rPr>
        <w:t>.</w:t>
      </w:r>
      <w:r w:rsidR="00C20AF9">
        <w:rPr>
          <w:rFonts w:ascii="Times New Roman" w:hAnsi="Times New Roman" w:cs="Times New Roman"/>
          <w:sz w:val="24"/>
          <w:szCs w:val="24"/>
        </w:rPr>
        <w:t xml:space="preserve"> </w:t>
      </w:r>
      <w:r w:rsidR="005E1317">
        <w:rPr>
          <w:rFonts w:ascii="Times New Roman" w:hAnsi="Times New Roman" w:cs="Times New Roman"/>
          <w:sz w:val="24"/>
          <w:szCs w:val="24"/>
        </w:rPr>
        <w:t>In contrast</w:t>
      </w:r>
      <w:r w:rsidR="00C20AF9">
        <w:rPr>
          <w:rFonts w:ascii="Times New Roman" w:hAnsi="Times New Roman" w:cs="Times New Roman"/>
          <w:sz w:val="24"/>
          <w:szCs w:val="24"/>
        </w:rPr>
        <w:t>, our parametric GP</w:t>
      </w:r>
      <w:r w:rsidR="005E1317">
        <w:rPr>
          <w:rFonts w:ascii="Times New Roman" w:hAnsi="Times New Roman" w:cs="Times New Roman"/>
          <w:sz w:val="24"/>
          <w:szCs w:val="24"/>
        </w:rPr>
        <w:t>R model</w:t>
      </w:r>
      <w:r w:rsidR="00C20AF9">
        <w:rPr>
          <w:rFonts w:ascii="Times New Roman" w:hAnsi="Times New Roman" w:cs="Times New Roman"/>
          <w:sz w:val="24"/>
          <w:szCs w:val="24"/>
        </w:rPr>
        <w:t xml:space="preserve"> and the variance learning scheme enable</w:t>
      </w:r>
      <w:r w:rsidR="005E1317">
        <w:rPr>
          <w:rFonts w:ascii="Times New Roman" w:hAnsi="Times New Roman" w:cs="Times New Roman"/>
          <w:sz w:val="24"/>
          <w:szCs w:val="24"/>
        </w:rPr>
        <w:t xml:space="preserve"> </w:t>
      </w:r>
      <w:r w:rsidR="008072EA">
        <w:rPr>
          <w:rFonts w:ascii="Times New Roman" w:hAnsi="Times New Roman" w:cs="Times New Roman"/>
          <w:sz w:val="24"/>
          <w:szCs w:val="24"/>
        </w:rPr>
        <w:t>learning under noi</w:t>
      </w:r>
      <w:r w:rsidR="00AA5908">
        <w:rPr>
          <w:rFonts w:ascii="Times New Roman" w:hAnsi="Times New Roman" w:cs="Times New Roman"/>
          <w:sz w:val="24"/>
          <w:szCs w:val="24"/>
        </w:rPr>
        <w:t>s</w:t>
      </w:r>
      <w:r w:rsidR="008072EA">
        <w:rPr>
          <w:rFonts w:ascii="Times New Roman" w:hAnsi="Times New Roman" w:cs="Times New Roman"/>
          <w:sz w:val="24"/>
          <w:szCs w:val="24"/>
        </w:rPr>
        <w:t>es</w:t>
      </w:r>
      <w:r w:rsidR="00C20AF9">
        <w:rPr>
          <w:rFonts w:ascii="Times New Roman" w:hAnsi="Times New Roman" w:cs="Times New Roman"/>
          <w:sz w:val="24"/>
          <w:szCs w:val="24"/>
        </w:rPr>
        <w:t xml:space="preserve"> for </w:t>
      </w:r>
      <w:r w:rsidR="008072EA">
        <w:rPr>
          <w:rFonts w:ascii="Times New Roman" w:hAnsi="Times New Roman" w:cs="Times New Roman"/>
          <w:sz w:val="24"/>
          <w:szCs w:val="24"/>
        </w:rPr>
        <w:t>high-dimensional problems</w:t>
      </w:r>
      <w:r w:rsidR="00C20AF9">
        <w:rPr>
          <w:rFonts w:ascii="Times New Roman" w:hAnsi="Times New Roman" w:cs="Times New Roman"/>
          <w:sz w:val="24"/>
          <w:szCs w:val="24"/>
        </w:rPr>
        <w:t>.</w:t>
      </w:r>
      <w:r w:rsidR="00986EB8">
        <w:rPr>
          <w:rFonts w:ascii="Times New Roman" w:hAnsi="Times New Roman" w:cs="Times New Roman"/>
          <w:sz w:val="24"/>
          <w:szCs w:val="24"/>
        </w:rPr>
        <w:t xml:space="preserve"> Interestingly, t</w:t>
      </w:r>
      <w:r w:rsidR="00BC763D">
        <w:rPr>
          <w:rFonts w:ascii="Times New Roman" w:hAnsi="Times New Roman" w:cs="Times New Roman"/>
          <w:sz w:val="24"/>
          <w:szCs w:val="24"/>
        </w:rPr>
        <w:t>hese studies</w:t>
      </w:r>
      <w:r w:rsidR="002B2A25">
        <w:rPr>
          <w:rFonts w:ascii="Times New Roman" w:hAnsi="Times New Roman" w:cs="Times New Roman"/>
          <w:sz w:val="24"/>
          <w:szCs w:val="24"/>
        </w:rPr>
        <w:t xml:space="preserve"> multiplied the or</w:t>
      </w:r>
      <w:r w:rsidR="0039691F">
        <w:rPr>
          <w:rFonts w:ascii="Times New Roman" w:hAnsi="Times New Roman" w:cs="Times New Roman"/>
          <w:sz w:val="24"/>
          <w:szCs w:val="24"/>
        </w:rPr>
        <w:t>i</w:t>
      </w:r>
      <w:r w:rsidR="002B2A25">
        <w:rPr>
          <w:rFonts w:ascii="Times New Roman" w:hAnsi="Times New Roman" w:cs="Times New Roman"/>
          <w:sz w:val="24"/>
          <w:szCs w:val="24"/>
        </w:rPr>
        <w:t xml:space="preserve">ginal acquisition function </w:t>
      </w:r>
      <w:r w:rsidR="0039691F">
        <w:rPr>
          <w:rFonts w:ascii="Times New Roman" w:hAnsi="Times New Roman" w:cs="Times New Roman"/>
          <w:sz w:val="24"/>
          <w:szCs w:val="24"/>
        </w:rPr>
        <w:t xml:space="preserve">(i.e., the unconstrained case) by the </w:t>
      </w:r>
      <w:r w:rsidR="002B2A25">
        <w:rPr>
          <w:rFonts w:ascii="Times New Roman" w:hAnsi="Times New Roman" w:cs="Times New Roman"/>
          <w:sz w:val="24"/>
          <w:szCs w:val="24"/>
        </w:rPr>
        <w:t xml:space="preserve">probability </w:t>
      </w:r>
      <w:r w:rsidR="0039691F">
        <w:rPr>
          <w:rFonts w:ascii="Times New Roman" w:hAnsi="Times New Roman" w:cs="Times New Roman"/>
          <w:sz w:val="24"/>
          <w:szCs w:val="24"/>
        </w:rPr>
        <w:t xml:space="preserve">of feasibility conditional on the posterior, </w:t>
      </w:r>
      <w:r w:rsidR="006A18D8">
        <w:rPr>
          <w:rFonts w:ascii="Times New Roman" w:hAnsi="Times New Roman" w:cs="Times New Roman"/>
          <w:sz w:val="24"/>
          <w:szCs w:val="24"/>
        </w:rPr>
        <w:t xml:space="preserve">but </w:t>
      </w:r>
      <w:r w:rsidR="00F2006A">
        <w:rPr>
          <w:rFonts w:ascii="Times New Roman" w:hAnsi="Times New Roman" w:cs="Times New Roman"/>
          <w:sz w:val="24"/>
          <w:szCs w:val="24"/>
        </w:rPr>
        <w:t xml:space="preserve">this leads to </w:t>
      </w:r>
      <w:r w:rsidR="006A18D8">
        <w:rPr>
          <w:rFonts w:ascii="Times New Roman" w:hAnsi="Times New Roman" w:cs="Times New Roman"/>
          <w:sz w:val="24"/>
          <w:szCs w:val="24"/>
        </w:rPr>
        <w:t>very cumbersome</w:t>
      </w:r>
      <w:r w:rsidR="00F2006A">
        <w:rPr>
          <w:rFonts w:ascii="Times New Roman" w:hAnsi="Times New Roman" w:cs="Times New Roman"/>
          <w:sz w:val="24"/>
          <w:szCs w:val="24"/>
        </w:rPr>
        <w:t xml:space="preserve"> computation</w:t>
      </w:r>
      <w:r w:rsidR="0039691F">
        <w:rPr>
          <w:rFonts w:ascii="Times New Roman" w:hAnsi="Times New Roman" w:cs="Times New Roman"/>
          <w:sz w:val="24"/>
          <w:szCs w:val="24"/>
        </w:rPr>
        <w:t>.</w:t>
      </w:r>
      <w:r w:rsidR="0079523D">
        <w:rPr>
          <w:rFonts w:ascii="Times New Roman" w:hAnsi="Times New Roman" w:cs="Times New Roman"/>
          <w:sz w:val="24"/>
          <w:szCs w:val="24"/>
        </w:rPr>
        <w:t xml:space="preserve"> However, </w:t>
      </w:r>
      <w:r w:rsidR="00BC763D">
        <w:rPr>
          <w:rFonts w:ascii="Times New Roman" w:hAnsi="Times New Roman" w:cs="Times New Roman"/>
          <w:sz w:val="24"/>
          <w:szCs w:val="24"/>
        </w:rPr>
        <w:t xml:space="preserve">we do not </w:t>
      </w:r>
      <w:r w:rsidR="001D1F5C">
        <w:rPr>
          <w:rFonts w:ascii="Times New Roman" w:hAnsi="Times New Roman" w:cs="Times New Roman"/>
          <w:sz w:val="24"/>
          <w:szCs w:val="24"/>
        </w:rPr>
        <w:t xml:space="preserve">add </w:t>
      </w:r>
      <w:r w:rsidR="00BC763D">
        <w:rPr>
          <w:rFonts w:ascii="Times New Roman" w:hAnsi="Times New Roman" w:cs="Times New Roman"/>
          <w:sz w:val="24"/>
          <w:szCs w:val="24"/>
        </w:rPr>
        <w:t xml:space="preserve">this </w:t>
      </w:r>
      <w:r w:rsidR="001D1F5C">
        <w:rPr>
          <w:rFonts w:ascii="Times New Roman" w:hAnsi="Times New Roman" w:cs="Times New Roman"/>
          <w:sz w:val="24"/>
          <w:szCs w:val="24"/>
        </w:rPr>
        <w:t xml:space="preserve">complexity </w:t>
      </w:r>
      <w:r w:rsidR="0079523D">
        <w:rPr>
          <w:rFonts w:ascii="Times New Roman" w:hAnsi="Times New Roman" w:cs="Times New Roman"/>
          <w:sz w:val="24"/>
          <w:szCs w:val="24"/>
        </w:rPr>
        <w:t>since unlike the EI policy, the KG policy</w:t>
      </w:r>
      <w:r w:rsidR="00AA5908">
        <w:rPr>
          <w:rFonts w:ascii="Times New Roman" w:hAnsi="Times New Roman" w:cs="Times New Roman"/>
          <w:sz w:val="24"/>
          <w:szCs w:val="24"/>
        </w:rPr>
        <w:t xml:space="preserve"> can</w:t>
      </w:r>
      <w:r w:rsidR="0079523D">
        <w:rPr>
          <w:rFonts w:ascii="Times New Roman" w:hAnsi="Times New Roman" w:cs="Times New Roman"/>
          <w:sz w:val="24"/>
          <w:szCs w:val="24"/>
        </w:rPr>
        <w:t xml:space="preserve"> choose an unsampled decision for final implementation. </w:t>
      </w:r>
      <w:r w:rsidR="00D936B9">
        <w:rPr>
          <w:rFonts w:ascii="Times New Roman" w:hAnsi="Times New Roman" w:cs="Times New Roman"/>
          <w:sz w:val="24"/>
          <w:szCs w:val="24"/>
        </w:rPr>
        <w:t>So,</w:t>
      </w:r>
      <w:r w:rsidR="00C7116E">
        <w:rPr>
          <w:rFonts w:ascii="Times New Roman" w:hAnsi="Times New Roman" w:cs="Times New Roman"/>
          <w:sz w:val="24"/>
          <w:szCs w:val="24"/>
        </w:rPr>
        <w:t xml:space="preserve"> our approach</w:t>
      </w:r>
      <w:r w:rsidR="008072EA">
        <w:rPr>
          <w:rFonts w:ascii="Times New Roman" w:hAnsi="Times New Roman" w:cs="Times New Roman"/>
          <w:sz w:val="24"/>
          <w:szCs w:val="24"/>
        </w:rPr>
        <w:t xml:space="preserve"> is</w:t>
      </w:r>
      <w:r w:rsidR="001D1F5C">
        <w:rPr>
          <w:rFonts w:ascii="Times New Roman" w:hAnsi="Times New Roman" w:cs="Times New Roman"/>
          <w:sz w:val="24"/>
          <w:szCs w:val="24"/>
        </w:rPr>
        <w:t xml:space="preserve"> tractab</w:t>
      </w:r>
      <w:r w:rsidR="008072EA">
        <w:rPr>
          <w:rFonts w:ascii="Times New Roman" w:hAnsi="Times New Roman" w:cs="Times New Roman"/>
          <w:sz w:val="24"/>
          <w:szCs w:val="24"/>
        </w:rPr>
        <w:t>le</w:t>
      </w:r>
      <w:r w:rsidR="001D1F5C">
        <w:rPr>
          <w:rFonts w:ascii="Times New Roman" w:hAnsi="Times New Roman" w:cs="Times New Roman"/>
          <w:sz w:val="24"/>
          <w:szCs w:val="24"/>
        </w:rPr>
        <w:t xml:space="preserve"> and</w:t>
      </w:r>
      <w:r w:rsidR="00D936B9">
        <w:rPr>
          <w:rFonts w:ascii="Times New Roman" w:hAnsi="Times New Roman" w:cs="Times New Roman"/>
          <w:sz w:val="24"/>
          <w:szCs w:val="24"/>
        </w:rPr>
        <w:t xml:space="preserve"> can have</w:t>
      </w:r>
      <w:r w:rsidR="001D1F5C">
        <w:rPr>
          <w:rFonts w:ascii="Times New Roman" w:hAnsi="Times New Roman" w:cs="Times New Roman"/>
          <w:sz w:val="24"/>
          <w:szCs w:val="24"/>
        </w:rPr>
        <w:t xml:space="preserve"> </w:t>
      </w:r>
      <w:r w:rsidR="004B253E">
        <w:rPr>
          <w:rFonts w:ascii="Times New Roman" w:hAnsi="Times New Roman" w:cs="Times New Roman"/>
          <w:sz w:val="24"/>
          <w:szCs w:val="24"/>
        </w:rPr>
        <w:t>fa</w:t>
      </w:r>
      <w:r w:rsidR="00CB08B6">
        <w:rPr>
          <w:rFonts w:ascii="Times New Roman" w:hAnsi="Times New Roman" w:cs="Times New Roman"/>
          <w:sz w:val="24"/>
          <w:szCs w:val="24"/>
        </w:rPr>
        <w:t>ster</w:t>
      </w:r>
      <w:r w:rsidR="004B253E">
        <w:rPr>
          <w:rFonts w:ascii="Times New Roman" w:hAnsi="Times New Roman" w:cs="Times New Roman"/>
          <w:sz w:val="24"/>
          <w:szCs w:val="24"/>
        </w:rPr>
        <w:t xml:space="preserve"> </w:t>
      </w:r>
      <w:r w:rsidR="00B143F2">
        <w:rPr>
          <w:rFonts w:ascii="Times New Roman" w:hAnsi="Times New Roman" w:cs="Times New Roman"/>
          <w:sz w:val="24"/>
          <w:szCs w:val="24"/>
        </w:rPr>
        <w:t>fitting of</w:t>
      </w:r>
      <w:r w:rsidR="00C7116E">
        <w:rPr>
          <w:rFonts w:ascii="Times New Roman" w:hAnsi="Times New Roman" w:cs="Times New Roman"/>
          <w:sz w:val="24"/>
          <w:szCs w:val="24"/>
        </w:rPr>
        <w:t xml:space="preserve"> the</w:t>
      </w:r>
      <w:r w:rsidR="00B143F2">
        <w:rPr>
          <w:rFonts w:ascii="Times New Roman" w:hAnsi="Times New Roman" w:cs="Times New Roman"/>
          <w:sz w:val="24"/>
          <w:szCs w:val="24"/>
        </w:rPr>
        <w:t xml:space="preserve"> </w:t>
      </w:r>
      <w:r w:rsidR="00D936B9">
        <w:rPr>
          <w:rFonts w:ascii="Times New Roman" w:hAnsi="Times New Roman" w:cs="Times New Roman"/>
          <w:sz w:val="24"/>
          <w:szCs w:val="24"/>
        </w:rPr>
        <w:t xml:space="preserve">proposed </w:t>
      </w:r>
      <w:r w:rsidR="00B143F2">
        <w:rPr>
          <w:rFonts w:ascii="Times New Roman" w:hAnsi="Times New Roman" w:cs="Times New Roman"/>
          <w:sz w:val="24"/>
          <w:szCs w:val="24"/>
        </w:rPr>
        <w:t>parametric GPR</w:t>
      </w:r>
      <w:r w:rsidR="001D1F5C">
        <w:rPr>
          <w:rFonts w:ascii="Times New Roman" w:hAnsi="Times New Roman" w:cs="Times New Roman"/>
          <w:sz w:val="24"/>
          <w:szCs w:val="24"/>
        </w:rPr>
        <w:t xml:space="preserve"> model </w:t>
      </w:r>
      <w:r w:rsidR="00D936B9">
        <w:rPr>
          <w:rFonts w:ascii="Times New Roman" w:hAnsi="Times New Roman" w:cs="Times New Roman"/>
          <w:sz w:val="24"/>
          <w:szCs w:val="24"/>
        </w:rPr>
        <w:t xml:space="preserve">by </w:t>
      </w:r>
      <w:r w:rsidR="0026118E">
        <w:rPr>
          <w:rFonts w:ascii="Times New Roman" w:hAnsi="Times New Roman" w:cs="Times New Roman"/>
          <w:sz w:val="24"/>
          <w:szCs w:val="24"/>
        </w:rPr>
        <w:t>allowing broader exploration</w:t>
      </w:r>
      <w:r w:rsidR="00C7116E">
        <w:rPr>
          <w:rFonts w:ascii="Times New Roman" w:hAnsi="Times New Roman" w:cs="Times New Roman"/>
          <w:sz w:val="24"/>
          <w:szCs w:val="24"/>
        </w:rPr>
        <w:t>,</w:t>
      </w:r>
      <w:r w:rsidR="00CB08B6">
        <w:rPr>
          <w:rFonts w:ascii="Times New Roman" w:hAnsi="Times New Roman" w:cs="Times New Roman"/>
          <w:sz w:val="24"/>
          <w:szCs w:val="24"/>
        </w:rPr>
        <w:t xml:space="preserve"> </w:t>
      </w:r>
      <w:r w:rsidR="004B253E">
        <w:rPr>
          <w:rFonts w:ascii="Times New Roman" w:hAnsi="Times New Roman" w:cs="Times New Roman"/>
          <w:sz w:val="24"/>
          <w:szCs w:val="24"/>
        </w:rPr>
        <w:t xml:space="preserve">thus identify </w:t>
      </w:r>
      <w:r w:rsidR="00B143F2">
        <w:rPr>
          <w:rFonts w:ascii="Times New Roman" w:hAnsi="Times New Roman" w:cs="Times New Roman"/>
          <w:sz w:val="24"/>
          <w:szCs w:val="24"/>
        </w:rPr>
        <w:t>Pareto optimal solutions</w:t>
      </w:r>
      <w:r w:rsidR="004B253E">
        <w:rPr>
          <w:rFonts w:ascii="Times New Roman" w:hAnsi="Times New Roman" w:cs="Times New Roman"/>
          <w:sz w:val="24"/>
          <w:szCs w:val="24"/>
        </w:rPr>
        <w:t xml:space="preserve"> </w:t>
      </w:r>
      <w:r w:rsidR="001D1F5C">
        <w:rPr>
          <w:rFonts w:ascii="Times New Roman" w:hAnsi="Times New Roman" w:cs="Times New Roman"/>
          <w:sz w:val="24"/>
          <w:szCs w:val="24"/>
        </w:rPr>
        <w:t xml:space="preserve">faster. </w:t>
      </w:r>
      <w:r w:rsidR="00CB08B6">
        <w:rPr>
          <w:rFonts w:ascii="Times New Roman" w:hAnsi="Times New Roman" w:cs="Times New Roman"/>
          <w:sz w:val="24"/>
          <w:szCs w:val="24"/>
        </w:rPr>
        <w:t>N</w:t>
      </w:r>
      <w:r w:rsidR="009A51D1">
        <w:rPr>
          <w:rFonts w:ascii="Times New Roman" w:hAnsi="Times New Roman" w:cs="Times New Roman"/>
          <w:sz w:val="24"/>
          <w:szCs w:val="24"/>
        </w:rPr>
        <w:t>ote that th</w:t>
      </w:r>
      <w:r w:rsidR="00C20AF9">
        <w:rPr>
          <w:rFonts w:ascii="Times New Roman" w:hAnsi="Times New Roman" w:cs="Times New Roman"/>
          <w:sz w:val="24"/>
          <w:szCs w:val="24"/>
        </w:rPr>
        <w:t xml:space="preserve">e probabilistic </w:t>
      </w:r>
      <w:r w:rsidR="009A51D1">
        <w:rPr>
          <w:rFonts w:ascii="Times New Roman" w:hAnsi="Times New Roman" w:cs="Times New Roman"/>
          <w:sz w:val="24"/>
          <w:szCs w:val="24"/>
        </w:rPr>
        <w:t xml:space="preserve">constraint </w:t>
      </w:r>
      <w:r w:rsidR="00C20AF9">
        <w:rPr>
          <w:rFonts w:ascii="Times New Roman" w:hAnsi="Times New Roman" w:cs="Times New Roman"/>
          <w:sz w:val="24"/>
          <w:szCs w:val="24"/>
        </w:rPr>
        <w:t xml:space="preserve">in problem (1) </w:t>
      </w:r>
      <w:r w:rsidR="00E107A8">
        <w:rPr>
          <w:rFonts w:ascii="Times New Roman" w:hAnsi="Times New Roman" w:cs="Times New Roman"/>
          <w:sz w:val="24"/>
          <w:szCs w:val="24"/>
        </w:rPr>
        <w:t xml:space="preserve">is </w:t>
      </w:r>
      <w:r w:rsidR="00E107A8">
        <w:rPr>
          <w:rFonts w:ascii="Times New Roman" w:hAnsi="Times New Roman" w:cs="Times New Roman" w:hint="eastAsia"/>
          <w:sz w:val="24"/>
          <w:szCs w:val="24"/>
        </w:rPr>
        <w:t>equivalent</w:t>
      </w:r>
      <w:r w:rsidR="00E107A8">
        <w:rPr>
          <w:rFonts w:ascii="Times New Roman" w:hAnsi="Times New Roman" w:cs="Times New Roman"/>
          <w:sz w:val="24"/>
          <w:szCs w:val="24"/>
        </w:rPr>
        <w:t xml:space="preserve"> to restricting the </w:t>
      </w:r>
      <m:oMath>
        <m:r>
          <m:rPr>
            <m:sty m:val="p"/>
          </m:rPr>
          <w:rPr>
            <w:rFonts w:ascii="Cambria Math" w:hAnsi="Cambria Math" w:cs="Times New Roman"/>
            <w:sz w:val="24"/>
            <w:szCs w:val="24"/>
          </w:rPr>
          <m:t>(</m:t>
        </m:r>
        <m:r>
          <w:rPr>
            <w:rFonts w:ascii="Cambria Math" w:eastAsia="宋体" w:hAnsi="Cambria Math" w:cs="Times New Roman"/>
            <w:sz w:val="24"/>
            <w:szCs w:val="24"/>
          </w:rPr>
          <m:t>1-</m:t>
        </m:r>
        <m:r>
          <w:rPr>
            <w:rFonts w:ascii="Cambria Math" w:hAnsi="Cambria Math" w:cs="Times New Roman"/>
            <w:sz w:val="24"/>
            <w:szCs w:val="24"/>
          </w:rPr>
          <m:t>ϵ)</m:t>
        </m:r>
      </m:oMath>
      <w:r w:rsidR="00E107A8">
        <w:rPr>
          <w:rFonts w:ascii="Times New Roman" w:hAnsi="Times New Roman" w:cs="Times New Roman"/>
          <w:sz w:val="24"/>
          <w:szCs w:val="24"/>
        </w:rPr>
        <w:t xml:space="preserve">-quantile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E107A8">
        <w:rPr>
          <w:rFonts w:ascii="Times New Roman" w:hAnsi="Times New Roman" w:cs="Times New Roman"/>
          <w:sz w:val="24"/>
          <w:szCs w:val="24"/>
        </w:rPr>
        <w:t xml:space="preserve"> to be at least </w:t>
      </w:r>
      <m:oMath>
        <m:r>
          <w:rPr>
            <w:rFonts w:ascii="Cambria Math" w:hAnsi="Cambria Math" w:cs="Cambria Math"/>
            <w:color w:val="333333"/>
            <w:sz w:val="24"/>
            <w:szCs w:val="24"/>
            <w:shd w:val="clear" w:color="auto" w:fill="FFFFFF"/>
          </w:rPr>
          <m:t>τ</m:t>
        </m:r>
      </m:oMath>
      <w:r w:rsidR="009A51D1">
        <w:rPr>
          <w:rFonts w:ascii="Times New Roman" w:hAnsi="Times New Roman" w:cs="Times New Roman"/>
          <w:sz w:val="24"/>
          <w:szCs w:val="24"/>
        </w:rPr>
        <w:t>. S</w:t>
      </w:r>
      <w:r w:rsidR="008E2BC2">
        <w:rPr>
          <w:rFonts w:ascii="Times New Roman" w:hAnsi="Times New Roman" w:cs="Times New Roman"/>
          <w:sz w:val="24"/>
          <w:szCs w:val="24"/>
        </w:rPr>
        <w:t>ome related stud</w:t>
      </w:r>
      <w:r w:rsidR="009A51D1">
        <w:rPr>
          <w:rFonts w:ascii="Times New Roman" w:hAnsi="Times New Roman" w:cs="Times New Roman"/>
          <w:sz w:val="24"/>
          <w:szCs w:val="24"/>
        </w:rPr>
        <w:t xml:space="preserve">y also </w:t>
      </w:r>
      <w:r w:rsidR="008E2BC2">
        <w:rPr>
          <w:rFonts w:ascii="Times New Roman" w:hAnsi="Times New Roman" w:cs="Times New Roman"/>
          <w:sz w:val="24"/>
          <w:szCs w:val="24"/>
        </w:rPr>
        <w:t>use</w:t>
      </w:r>
      <w:r w:rsidR="009A51D1">
        <w:rPr>
          <w:rFonts w:ascii="Times New Roman" w:hAnsi="Times New Roman" w:cs="Times New Roman"/>
          <w:sz w:val="24"/>
          <w:szCs w:val="24"/>
        </w:rPr>
        <w:t>d</w:t>
      </w:r>
      <w:r w:rsidR="008E2BC2">
        <w:rPr>
          <w:rFonts w:ascii="Times New Roman" w:hAnsi="Times New Roman" w:cs="Times New Roman"/>
          <w:sz w:val="24"/>
          <w:szCs w:val="24"/>
        </w:rPr>
        <w:t xml:space="preserve"> </w:t>
      </w:r>
      <w:r w:rsidR="002F68AF">
        <w:rPr>
          <w:rFonts w:ascii="Times New Roman" w:hAnsi="Times New Roman" w:cs="Times New Roman" w:hint="eastAsia"/>
          <w:sz w:val="24"/>
          <w:szCs w:val="24"/>
        </w:rPr>
        <w:t>G</w:t>
      </w:r>
      <w:r w:rsidR="00AA5908">
        <w:rPr>
          <w:rFonts w:ascii="Times New Roman" w:hAnsi="Times New Roman" w:cs="Times New Roman"/>
          <w:sz w:val="24"/>
          <w:szCs w:val="24"/>
        </w:rPr>
        <w:t>aussian process</w:t>
      </w:r>
      <w:r w:rsidR="009319C5">
        <w:rPr>
          <w:rFonts w:ascii="Times New Roman" w:hAnsi="Times New Roman" w:cs="Times New Roman"/>
          <w:sz w:val="24"/>
          <w:szCs w:val="24"/>
        </w:rPr>
        <w:t xml:space="preserve"> </w:t>
      </w:r>
      <w:r w:rsidR="002F68AF">
        <w:rPr>
          <w:rFonts w:ascii="Times New Roman" w:hAnsi="Times New Roman" w:cs="Times New Roman"/>
          <w:sz w:val="24"/>
          <w:szCs w:val="24"/>
        </w:rPr>
        <w:t>models in optimizing quantiles (</w:t>
      </w:r>
      <w:r w:rsidR="002F68AF" w:rsidRPr="00F851DB">
        <w:rPr>
          <w:rFonts w:ascii="Times New Roman" w:hAnsi="Times New Roman" w:cs="Times New Roman"/>
          <w:sz w:val="24"/>
          <w:szCs w:val="24"/>
          <w:highlight w:val="yellow"/>
        </w:rPr>
        <w:t>Wang et al. 2021</w:t>
      </w:r>
      <w:r w:rsidR="002F68AF">
        <w:rPr>
          <w:rFonts w:ascii="Times New Roman" w:hAnsi="Times New Roman" w:cs="Times New Roman"/>
          <w:sz w:val="24"/>
          <w:szCs w:val="24"/>
        </w:rPr>
        <w:t>)</w:t>
      </w:r>
      <w:r w:rsidR="009A51D1">
        <w:rPr>
          <w:rFonts w:ascii="Times New Roman" w:hAnsi="Times New Roman" w:cs="Times New Roman"/>
          <w:sz w:val="24"/>
          <w:szCs w:val="24"/>
        </w:rPr>
        <w:t xml:space="preserve">. </w:t>
      </w:r>
      <w:r w:rsidR="002A38A4">
        <w:rPr>
          <w:rFonts w:ascii="Times New Roman" w:hAnsi="Times New Roman" w:cs="Times New Roman"/>
          <w:sz w:val="24"/>
          <w:szCs w:val="24"/>
        </w:rPr>
        <w:t>Based on similar Gaussian assumption, we</w:t>
      </w:r>
      <w:r w:rsidR="005F0697">
        <w:rPr>
          <w:rFonts w:ascii="Times New Roman" w:hAnsi="Times New Roman" w:cs="Times New Roman"/>
          <w:sz w:val="24"/>
          <w:szCs w:val="24"/>
        </w:rPr>
        <w:t xml:space="preserve"> can </w:t>
      </w:r>
      <w:r w:rsidR="00B143F2">
        <w:rPr>
          <w:rFonts w:ascii="Times New Roman" w:hAnsi="Times New Roman" w:cs="Times New Roman"/>
          <w:sz w:val="24"/>
          <w:szCs w:val="24"/>
        </w:rPr>
        <w:t xml:space="preserve">conveniently </w:t>
      </w:r>
      <w:r w:rsidR="005F0697">
        <w:rPr>
          <w:rFonts w:ascii="Times New Roman" w:hAnsi="Times New Roman" w:cs="Times New Roman"/>
          <w:sz w:val="24"/>
          <w:szCs w:val="24"/>
        </w:rPr>
        <w:t xml:space="preserve">predict feasibility </w:t>
      </w:r>
      <w:r w:rsidR="00B143F2">
        <w:rPr>
          <w:rFonts w:ascii="Times New Roman" w:hAnsi="Times New Roman" w:cs="Times New Roman"/>
          <w:sz w:val="24"/>
          <w:szCs w:val="24"/>
        </w:rPr>
        <w:t>using</w:t>
      </w:r>
      <w:r w:rsidR="005F0697">
        <w:rPr>
          <w:rFonts w:ascii="Times New Roman" w:hAnsi="Times New Roman" w:cs="Times New Roman"/>
          <w:sz w:val="24"/>
          <w:szCs w:val="24"/>
        </w:rPr>
        <w:t xml:space="preserve"> the mean and</w:t>
      </w:r>
      <w:r w:rsidR="003C0441">
        <w:rPr>
          <w:rFonts w:ascii="Times New Roman" w:hAnsi="Times New Roman" w:cs="Times New Roman"/>
          <w:sz w:val="24"/>
          <w:szCs w:val="24"/>
        </w:rPr>
        <w:t xml:space="preserve"> variance estimate</w:t>
      </w:r>
      <w:r w:rsidR="005F0697">
        <w:rPr>
          <w:rFonts w:ascii="Times New Roman" w:hAnsi="Times New Roman" w:cs="Times New Roman"/>
          <w:sz w:val="24"/>
          <w:szCs w:val="24"/>
        </w:rPr>
        <w:t>s</w:t>
      </w:r>
      <w:r w:rsidR="003C0441">
        <w:rPr>
          <w:rFonts w:ascii="Times New Roman" w:hAnsi="Times New Roman" w:cs="Times New Roman"/>
          <w:sz w:val="24"/>
          <w:szCs w:val="24"/>
        </w:rPr>
        <w:t xml:space="preserve"> of </w:t>
      </w:r>
      <m:oMath>
        <m:sSub>
          <m:sSubPr>
            <m:ctrlPr>
              <w:rPr>
                <w:rFonts w:ascii="Cambria Math" w:hAnsi="Times New Roman" w:cs="Times New Roman"/>
                <w:sz w:val="24"/>
                <w:szCs w:val="24"/>
              </w:rPr>
            </m:ctrlPr>
          </m:sSubPr>
          <m:e>
            <m:r>
              <w:rPr>
                <w:rFonts w:ascii="Cambria Math" w:hAnsi="Times New Roman" w:cs="Times New Roman"/>
                <w:sz w:val="24"/>
                <w:szCs w:val="24"/>
              </w:rPr>
              <m:t>f</m:t>
            </m:r>
          </m:e>
          <m:sub>
            <m:r>
              <m:rPr>
                <m:sty m:val="p"/>
              </m:rPr>
              <w:rPr>
                <w:rFonts w:ascii="Cambria Math" w:hAnsi="Times New Roman" w:cs="Times New Roman"/>
                <w:sz w:val="24"/>
                <w:szCs w:val="24"/>
              </w:rPr>
              <m:t>3</m:t>
            </m:r>
          </m:sub>
        </m:sSub>
      </m:oMath>
      <w:r w:rsidR="003C0441" w:rsidRPr="00DA1B3D">
        <w:rPr>
          <w:rFonts w:ascii="Times New Roman" w:hAnsi="Times New Roman" w:cs="Times New Roman"/>
          <w:sz w:val="24"/>
          <w:szCs w:val="24"/>
        </w:rPr>
        <w:t>.</w:t>
      </w:r>
      <w:r w:rsidR="00BB30F4">
        <w:rPr>
          <w:rFonts w:ascii="Times New Roman" w:hAnsi="Times New Roman" w:cs="Times New Roman"/>
          <w:sz w:val="24"/>
          <w:szCs w:val="24"/>
        </w:rPr>
        <w:t xml:space="preserve"> </w:t>
      </w:r>
      <w:r w:rsidR="00AE26A3">
        <w:rPr>
          <w:rFonts w:ascii="Times New Roman" w:hAnsi="Times New Roman" w:cs="Times New Roman"/>
          <w:sz w:val="24"/>
          <w:szCs w:val="24"/>
        </w:rPr>
        <w:t>We</w:t>
      </w:r>
      <w:r w:rsidR="00744A9C">
        <w:rPr>
          <w:rFonts w:ascii="Times New Roman" w:hAnsi="Times New Roman" w:cs="Times New Roman"/>
          <w:sz w:val="24"/>
          <w:szCs w:val="24"/>
        </w:rPr>
        <w:t xml:space="preserve"> demonstrate</w:t>
      </w:r>
      <w:r w:rsidR="00AE26A3">
        <w:rPr>
          <w:rFonts w:ascii="Times New Roman" w:hAnsi="Times New Roman" w:cs="Times New Roman"/>
          <w:sz w:val="24"/>
          <w:szCs w:val="24"/>
        </w:rPr>
        <w:t xml:space="preserve"> the effectiveness of </w:t>
      </w:r>
      <w:r w:rsidR="00744A9C">
        <w:rPr>
          <w:rFonts w:ascii="Times New Roman" w:hAnsi="Times New Roman" w:cs="Times New Roman"/>
          <w:sz w:val="24"/>
          <w:szCs w:val="24"/>
        </w:rPr>
        <w:t>our</w:t>
      </w:r>
      <w:r w:rsidR="00AE26A3">
        <w:rPr>
          <w:rFonts w:ascii="Times New Roman" w:hAnsi="Times New Roman" w:cs="Times New Roman"/>
          <w:sz w:val="24"/>
          <w:szCs w:val="24"/>
        </w:rPr>
        <w:t xml:space="preserve"> approach </w:t>
      </w:r>
      <w:r w:rsidR="00744A9C">
        <w:rPr>
          <w:rFonts w:ascii="Times New Roman" w:hAnsi="Times New Roman" w:cs="Times New Roman"/>
          <w:sz w:val="24"/>
          <w:szCs w:val="24"/>
        </w:rPr>
        <w:t xml:space="preserve">using </w:t>
      </w:r>
      <w:r w:rsidR="00FF6F2B">
        <w:rPr>
          <w:rFonts w:ascii="Times New Roman" w:hAnsi="Times New Roman" w:cs="Times New Roman"/>
          <w:sz w:val="24"/>
          <w:szCs w:val="24"/>
        </w:rPr>
        <w:t>both test problems and a real-world urban transportation problem.</w:t>
      </w:r>
    </w:p>
    <w:p w14:paraId="61E266CA" w14:textId="706DDBA5" w:rsidR="0079523D" w:rsidRDefault="0079523D" w:rsidP="00BB2282">
      <w:pPr>
        <w:rPr>
          <w:rFonts w:ascii="Times New Roman" w:hAnsi="Times New Roman" w:cs="Times New Roman"/>
          <w:sz w:val="24"/>
          <w:szCs w:val="24"/>
        </w:rPr>
      </w:pPr>
    </w:p>
    <w:p w14:paraId="07F8CB4F" w14:textId="12D6866E" w:rsidR="000418AA" w:rsidRDefault="00BB2282">
      <w:pPr>
        <w:rPr>
          <w:rFonts w:ascii="Times New Roman" w:hAnsi="Times New Roman" w:cs="Times New Roman"/>
          <w:bCs/>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w:t>
      </w:r>
      <w:r w:rsidR="00A00A8F">
        <w:rPr>
          <w:rFonts w:ascii="Times New Roman" w:hAnsi="Times New Roman" w:cs="Times New Roman"/>
          <w:sz w:val="24"/>
          <w:szCs w:val="24"/>
        </w:rPr>
        <w:t>e</w:t>
      </w:r>
      <w:r w:rsidRPr="003153DD">
        <w:rPr>
          <w:rFonts w:ascii="Times New Roman" w:hAnsi="Times New Roman" w:cs="Times New Roman"/>
          <w:sz w:val="24"/>
          <w:szCs w:val="24"/>
        </w:rPr>
        <w:t xml:space="preserve"> paper is </w:t>
      </w:r>
      <w:r w:rsidR="00A00A8F">
        <w:rPr>
          <w:rFonts w:ascii="Times New Roman" w:hAnsi="Times New Roman" w:cs="Times New Roman"/>
          <w:sz w:val="24"/>
          <w:szCs w:val="24"/>
        </w:rPr>
        <w:t>organized</w:t>
      </w:r>
      <w:r w:rsidRPr="00EC6F41">
        <w:rPr>
          <w:rFonts w:ascii="Times New Roman" w:hAnsi="Times New Roman" w:cs="Times New Roman"/>
          <w:sz w:val="24"/>
          <w:szCs w:val="24"/>
        </w:rPr>
        <w:t xml:space="preserve"> as follows. We present a literature review of the related SO methods in Section 2</w:t>
      </w:r>
      <w:r w:rsidR="00FB3F16">
        <w:rPr>
          <w:rFonts w:ascii="Times New Roman" w:hAnsi="Times New Roman" w:cs="Times New Roman"/>
          <w:sz w:val="24"/>
          <w:szCs w:val="24"/>
        </w:rPr>
        <w:t xml:space="preserve"> including the KG sampling policy</w:t>
      </w:r>
      <w:r w:rsidRPr="00EC6F41">
        <w:rPr>
          <w:rFonts w:ascii="Times New Roman" w:hAnsi="Times New Roman" w:cs="Times New Roman"/>
          <w:sz w:val="24"/>
          <w:szCs w:val="24"/>
        </w:rPr>
        <w:t>. A</w:t>
      </w:r>
      <w:r>
        <w:rPr>
          <w:rFonts w:ascii="Times New Roman" w:hAnsi="Times New Roman" w:cs="Times New Roman"/>
          <w:sz w:val="24"/>
          <w:szCs w:val="24"/>
        </w:rPr>
        <w:t xml:space="preserve"> network-wide signal timing p</w:t>
      </w:r>
      <w:r w:rsidRPr="008C75DE">
        <w:rPr>
          <w:rFonts w:ascii="Times New Roman" w:hAnsi="Times New Roman" w:cs="Times New Roman"/>
          <w:sz w:val="24"/>
          <w:szCs w:val="24"/>
        </w:rPr>
        <w:t>r</w:t>
      </w:r>
      <w:r>
        <w:rPr>
          <w:rFonts w:ascii="Times New Roman" w:hAnsi="Times New Roman" w:cs="Times New Roman"/>
          <w:sz w:val="24"/>
          <w:szCs w:val="24"/>
        </w:rPr>
        <w:t>oblem under uncertainties (</w:t>
      </w:r>
      <w:r w:rsidRPr="00A07A86">
        <w:rPr>
          <w:rFonts w:ascii="Times New Roman" w:hAnsi="Times New Roman" w:cs="Times New Roman"/>
          <w:sz w:val="24"/>
          <w:szCs w:val="24"/>
        </w:rPr>
        <w:t>NSTPU</w:t>
      </w:r>
      <w:r>
        <w:rPr>
          <w:rFonts w:ascii="Times New Roman" w:hAnsi="Times New Roman" w:cs="Times New Roman"/>
          <w:sz w:val="24"/>
          <w:szCs w:val="24"/>
        </w:rPr>
        <w:t xml:space="preserve">) is formulated in Section 3 as an application of model (1). </w:t>
      </w:r>
      <w:r w:rsidR="00DA6DF7">
        <w:rPr>
          <w:rFonts w:ascii="Times New Roman" w:hAnsi="Times New Roman" w:cs="Times New Roman"/>
          <w:sz w:val="24"/>
          <w:szCs w:val="24"/>
        </w:rPr>
        <w:t>In Section 4, w</w:t>
      </w:r>
      <w:r w:rsidRPr="003153DD">
        <w:rPr>
          <w:rFonts w:ascii="Times New Roman" w:hAnsi="Times New Roman" w:cs="Times New Roman"/>
          <w:sz w:val="24"/>
          <w:szCs w:val="24"/>
        </w:rPr>
        <w:t xml:space="preserve">e </w:t>
      </w:r>
      <w:r w:rsidR="00DA6DF7">
        <w:rPr>
          <w:rFonts w:ascii="Times New Roman" w:hAnsi="Times New Roman" w:cs="Times New Roman"/>
          <w:bCs/>
          <w:sz w:val="24"/>
          <w:szCs w:val="24"/>
        </w:rPr>
        <w:t>design</w:t>
      </w:r>
      <w:r w:rsidRPr="003153DD">
        <w:rPr>
          <w:rFonts w:ascii="Times New Roman" w:hAnsi="Times New Roman" w:cs="Times New Roman"/>
          <w:sz w:val="24"/>
          <w:szCs w:val="24"/>
        </w:rPr>
        <w:t xml:space="preserve"> </w:t>
      </w:r>
      <w:r w:rsidR="007D7E15">
        <w:rPr>
          <w:rFonts w:ascii="Times New Roman" w:hAnsi="Times New Roman" w:cs="Times New Roman"/>
          <w:sz w:val="24"/>
          <w:szCs w:val="24"/>
        </w:rPr>
        <w:t xml:space="preserve">parametric </w:t>
      </w:r>
      <w:r w:rsidRPr="003153DD">
        <w:rPr>
          <w:rFonts w:ascii="Times New Roman" w:hAnsi="Times New Roman" w:cs="Times New Roman" w:hint="eastAsia"/>
          <w:bCs/>
          <w:sz w:val="24"/>
          <w:szCs w:val="24"/>
        </w:rPr>
        <w:t>G</w:t>
      </w:r>
      <w:r w:rsidR="00DA6DF7">
        <w:rPr>
          <w:rFonts w:ascii="Times New Roman" w:hAnsi="Times New Roman" w:cs="Times New Roman" w:hint="eastAsia"/>
          <w:bCs/>
          <w:sz w:val="24"/>
          <w:szCs w:val="24"/>
        </w:rPr>
        <w:t>PR</w:t>
      </w:r>
      <w:r w:rsidR="00DA6DF7">
        <w:rPr>
          <w:rFonts w:ascii="Times New Roman" w:hAnsi="Times New Roman" w:cs="Times New Roman"/>
          <w:bCs/>
          <w:sz w:val="24"/>
          <w:szCs w:val="24"/>
        </w:rPr>
        <w:t xml:space="preserve"> and KG sampling poli</w:t>
      </w:r>
      <w:r w:rsidR="007D7E15">
        <w:rPr>
          <w:rFonts w:ascii="Times New Roman" w:hAnsi="Times New Roman" w:cs="Times New Roman"/>
          <w:bCs/>
          <w:sz w:val="24"/>
          <w:szCs w:val="24"/>
        </w:rPr>
        <w:t xml:space="preserve">cy </w:t>
      </w:r>
      <w:r w:rsidR="00DA6DF7">
        <w:rPr>
          <w:rFonts w:ascii="Times New Roman" w:hAnsi="Times New Roman" w:cs="Times New Roman"/>
          <w:bCs/>
          <w:sz w:val="24"/>
          <w:szCs w:val="24"/>
        </w:rPr>
        <w:t>for NSTP</w:t>
      </w:r>
      <w:r>
        <w:rPr>
          <w:rFonts w:ascii="Times New Roman" w:hAnsi="Times New Roman" w:cs="Times New Roman"/>
          <w:bCs/>
          <w:sz w:val="24"/>
          <w:szCs w:val="24"/>
        </w:rPr>
        <w:t xml:space="preserve">. We apply the proposed method to a test problem and discuss the results in Section 5. Finally, some important findings are drawn in Section 6. </w:t>
      </w:r>
    </w:p>
    <w:p w14:paraId="4AEFE262" w14:textId="6FCC9AD2" w:rsidR="0050736A" w:rsidRDefault="0050736A">
      <w:pPr>
        <w:rPr>
          <w:rFonts w:ascii="Times New Roman" w:hAnsi="Times New Roman" w:cs="Times New Roman"/>
          <w:sz w:val="24"/>
          <w:szCs w:val="24"/>
        </w:rPr>
      </w:pPr>
    </w:p>
    <w:p w14:paraId="4ED8BC3F" w14:textId="0973FAFF" w:rsidR="0050736A" w:rsidRDefault="0050736A" w:rsidP="0050736A">
      <w:pPr>
        <w:rPr>
          <w:rFonts w:ascii="Times New Roman" w:hAnsi="Times New Roman" w:cs="Times New Roman"/>
          <w:b/>
          <w:bCs/>
          <w:sz w:val="24"/>
          <w:szCs w:val="24"/>
        </w:rPr>
      </w:pPr>
      <w:r w:rsidRPr="00286F0F">
        <w:rPr>
          <w:rFonts w:ascii="Times New Roman" w:hAnsi="Times New Roman" w:cs="Times New Roman"/>
          <w:b/>
          <w:bCs/>
          <w:sz w:val="24"/>
          <w:szCs w:val="24"/>
        </w:rPr>
        <w:t>2 Literature review</w:t>
      </w:r>
    </w:p>
    <w:p w14:paraId="4170AB67" w14:textId="77777777" w:rsidR="00A83672" w:rsidRPr="00286F0F" w:rsidRDefault="00A83672" w:rsidP="0050736A">
      <w:pPr>
        <w:rPr>
          <w:rFonts w:ascii="Times New Roman" w:hAnsi="Times New Roman" w:cs="Times New Roman"/>
          <w:b/>
          <w:bCs/>
          <w:sz w:val="24"/>
          <w:szCs w:val="24"/>
        </w:rPr>
      </w:pPr>
      <w:bookmarkStart w:id="7" w:name="_GoBack"/>
      <w:bookmarkEnd w:id="7"/>
    </w:p>
    <w:p w14:paraId="6ECDDF68" w14:textId="7E759335" w:rsidR="0050736A" w:rsidRDefault="00877918" w:rsidP="0050736A">
      <w:pPr>
        <w:rPr>
          <w:rFonts w:ascii="Times New Roman" w:hAnsi="Times New Roman" w:cs="Times New Roman"/>
          <w:sz w:val="24"/>
          <w:szCs w:val="24"/>
        </w:rPr>
      </w:pPr>
      <w:r>
        <w:rPr>
          <w:rFonts w:ascii="Times New Roman" w:hAnsi="Times New Roman" w:cs="Times New Roman"/>
          <w:sz w:val="24"/>
          <w:szCs w:val="24"/>
        </w:rPr>
        <w:t xml:space="preserve">In this section, we will first </w:t>
      </w:r>
      <w:r w:rsidR="00757D9C">
        <w:rPr>
          <w:rFonts w:ascii="Times New Roman" w:hAnsi="Times New Roman" w:cs="Times New Roman"/>
          <w:sz w:val="24"/>
          <w:szCs w:val="24"/>
        </w:rPr>
        <w:t>review the</w:t>
      </w:r>
      <w:r w:rsidR="000118C5">
        <w:rPr>
          <w:rFonts w:ascii="Times New Roman" w:hAnsi="Times New Roman" w:cs="Times New Roman"/>
          <w:sz w:val="24"/>
          <w:szCs w:val="24"/>
        </w:rPr>
        <w:t xml:space="preserve"> </w:t>
      </w:r>
      <w:r w:rsidR="00C65901">
        <w:rPr>
          <w:rFonts w:ascii="Times New Roman" w:hAnsi="Times New Roman" w:cs="Times New Roman"/>
          <w:sz w:val="24"/>
          <w:szCs w:val="24"/>
        </w:rPr>
        <w:t xml:space="preserve">stochastic </w:t>
      </w:r>
      <w:r w:rsidR="000118C5">
        <w:rPr>
          <w:rFonts w:ascii="Times New Roman" w:hAnsi="Times New Roman" w:cs="Times New Roman"/>
          <w:sz w:val="24"/>
          <w:szCs w:val="24"/>
        </w:rPr>
        <w:t>SO methods</w:t>
      </w:r>
      <w:r w:rsidR="00757D9C">
        <w:rPr>
          <w:rFonts w:ascii="Times New Roman" w:hAnsi="Times New Roman" w:cs="Times New Roman"/>
          <w:sz w:val="24"/>
          <w:szCs w:val="24"/>
        </w:rPr>
        <w:t xml:space="preserve"> </w:t>
      </w:r>
      <w:r w:rsidR="00757D9C">
        <w:rPr>
          <w:rFonts w:ascii="Times New Roman" w:hAnsi="Times New Roman" w:cs="Times New Roman"/>
          <w:sz w:val="24"/>
          <w:szCs w:val="24"/>
        </w:rPr>
        <w:t>that can address computationally expensive simulation-based problems, whose objectives are formulated as expectations with respect to some stochastic parameters involved in the simulation</w:t>
      </w:r>
      <w:r w:rsidR="00757D9C">
        <w:rPr>
          <w:rFonts w:ascii="Times New Roman" w:hAnsi="Times New Roman" w:cs="Times New Roman"/>
          <w:sz w:val="24"/>
          <w:szCs w:val="24"/>
        </w:rPr>
        <w:t xml:space="preserve">. We will review </w:t>
      </w:r>
      <w:r w:rsidR="000118C5">
        <w:rPr>
          <w:rFonts w:ascii="Times New Roman" w:hAnsi="Times New Roman" w:cs="Times New Roman"/>
          <w:sz w:val="24"/>
          <w:szCs w:val="24"/>
        </w:rPr>
        <w:t xml:space="preserve">those </w:t>
      </w:r>
      <w:r w:rsidR="00757D9C">
        <w:rPr>
          <w:rFonts w:ascii="Times New Roman" w:hAnsi="Times New Roman" w:cs="Times New Roman"/>
          <w:sz w:val="24"/>
          <w:szCs w:val="24"/>
        </w:rPr>
        <w:t xml:space="preserve">SO methods </w:t>
      </w:r>
      <w:r w:rsidR="000118C5">
        <w:rPr>
          <w:rFonts w:ascii="Times New Roman" w:hAnsi="Times New Roman" w:cs="Times New Roman"/>
          <w:sz w:val="24"/>
          <w:szCs w:val="24"/>
        </w:rPr>
        <w:t xml:space="preserve">for problems that include single/multiple objectives and </w:t>
      </w:r>
      <w:r w:rsidR="00B53C86">
        <w:rPr>
          <w:rFonts w:ascii="Times New Roman" w:hAnsi="Times New Roman" w:cs="Times New Roman"/>
          <w:sz w:val="24"/>
          <w:szCs w:val="24"/>
        </w:rPr>
        <w:t xml:space="preserve">are </w:t>
      </w:r>
      <w:r w:rsidR="000118C5">
        <w:rPr>
          <w:rFonts w:ascii="Times New Roman" w:hAnsi="Times New Roman" w:cs="Times New Roman"/>
          <w:sz w:val="24"/>
          <w:szCs w:val="24"/>
        </w:rPr>
        <w:t xml:space="preserve">with or without </w:t>
      </w:r>
      <w:r w:rsidR="00C65901">
        <w:rPr>
          <w:rFonts w:ascii="Times New Roman" w:hAnsi="Times New Roman" w:cs="Times New Roman"/>
          <w:sz w:val="24"/>
          <w:szCs w:val="24"/>
        </w:rPr>
        <w:t xml:space="preserve">nontrivial </w:t>
      </w:r>
      <w:r w:rsidR="000118C5">
        <w:rPr>
          <w:rFonts w:ascii="Times New Roman" w:hAnsi="Times New Roman" w:cs="Times New Roman"/>
          <w:sz w:val="24"/>
          <w:szCs w:val="24"/>
        </w:rPr>
        <w:t>constraint</w:t>
      </w:r>
      <w:r w:rsidR="009F41EA">
        <w:rPr>
          <w:rFonts w:ascii="Times New Roman" w:hAnsi="Times New Roman" w:cs="Times New Roman"/>
          <w:sz w:val="24"/>
          <w:szCs w:val="24"/>
        </w:rPr>
        <w:t xml:space="preserve"> (i.e., simulation-based constraint or probabilistic constraint)</w:t>
      </w:r>
      <w:r w:rsidR="000118C5">
        <w:rPr>
          <w:rFonts w:ascii="Times New Roman" w:hAnsi="Times New Roman" w:cs="Times New Roman"/>
          <w:sz w:val="24"/>
          <w:szCs w:val="24"/>
        </w:rPr>
        <w:t xml:space="preserve">. </w:t>
      </w:r>
      <w:r w:rsidR="0050736A">
        <w:rPr>
          <w:rFonts w:ascii="Times New Roman" w:hAnsi="Times New Roman" w:cs="Times New Roman"/>
          <w:color w:val="000000" w:themeColor="text1"/>
          <w:sz w:val="24"/>
          <w:szCs w:val="24"/>
        </w:rPr>
        <w:t>One notable stream of the SO literature</w:t>
      </w:r>
      <w:r w:rsidR="0050736A">
        <w:rPr>
          <w:rFonts w:ascii="Times New Roman" w:hAnsi="Times New Roman" w:cs="Times New Roman"/>
          <w:sz w:val="24"/>
          <w:szCs w:val="24"/>
        </w:rPr>
        <w:t xml:space="preserve"> </w:t>
      </w:r>
      <w:r w:rsidR="00B53C86">
        <w:rPr>
          <w:rFonts w:ascii="Times New Roman" w:hAnsi="Times New Roman" w:cs="Times New Roman"/>
          <w:sz w:val="24"/>
          <w:szCs w:val="24"/>
        </w:rPr>
        <w:t>focuses on</w:t>
      </w:r>
      <w:r w:rsidR="0050736A">
        <w:rPr>
          <w:rFonts w:ascii="Times New Roman" w:hAnsi="Times New Roman" w:cs="Times New Roman"/>
          <w:sz w:val="24"/>
          <w:szCs w:val="24"/>
        </w:rPr>
        <w:t xml:space="preserve"> the </w:t>
      </w:r>
      <w:r w:rsidR="0050736A">
        <w:rPr>
          <w:rFonts w:ascii="Times New Roman" w:hAnsi="Times New Roman" w:cs="Times New Roman"/>
          <w:sz w:val="24"/>
          <w:szCs w:val="24"/>
        </w:rPr>
        <w:t>BO approach</w:t>
      </w:r>
      <w:r w:rsidR="0050736A">
        <w:rPr>
          <w:rFonts w:ascii="Times New Roman" w:hAnsi="Times New Roman" w:cs="Times New Roman"/>
          <w:sz w:val="24"/>
          <w:szCs w:val="24"/>
        </w:rPr>
        <w:t xml:space="preserve"> which </w:t>
      </w:r>
      <w:r w:rsidR="0050736A">
        <w:rPr>
          <w:rFonts w:ascii="Times New Roman" w:hAnsi="Times New Roman" w:cs="Times New Roman"/>
          <w:sz w:val="24"/>
          <w:szCs w:val="24"/>
        </w:rPr>
        <w:t>maintain</w:t>
      </w:r>
      <w:r w:rsidR="0050736A">
        <w:rPr>
          <w:rFonts w:ascii="Times New Roman" w:hAnsi="Times New Roman" w:cs="Times New Roman"/>
          <w:sz w:val="24"/>
          <w:szCs w:val="24"/>
        </w:rPr>
        <w:t>s</w:t>
      </w:r>
      <w:r w:rsidR="0050736A">
        <w:rPr>
          <w:rFonts w:ascii="Times New Roman" w:hAnsi="Times New Roman" w:cs="Times New Roman"/>
          <w:sz w:val="24"/>
          <w:szCs w:val="24"/>
        </w:rPr>
        <w:t xml:space="preserve"> some probabilistic beliefs of the</w:t>
      </w:r>
      <w:r w:rsidR="0050736A">
        <w:rPr>
          <w:rFonts w:ascii="Times New Roman" w:hAnsi="Times New Roman" w:cs="Times New Roman"/>
          <w:sz w:val="24"/>
          <w:szCs w:val="24"/>
        </w:rPr>
        <w:t xml:space="preserve"> </w:t>
      </w:r>
      <w:r w:rsidR="0050736A">
        <w:rPr>
          <w:rFonts w:ascii="Times New Roman" w:hAnsi="Times New Roman" w:cs="Times New Roman"/>
          <w:sz w:val="24"/>
          <w:szCs w:val="24"/>
        </w:rPr>
        <w:t>underlying objective values over the feasible solution spac</w:t>
      </w:r>
      <w:r w:rsidR="0050736A">
        <w:rPr>
          <w:rFonts w:ascii="Times New Roman" w:hAnsi="Times New Roman" w:cs="Times New Roman"/>
          <w:sz w:val="24"/>
          <w:szCs w:val="24"/>
        </w:rPr>
        <w:t xml:space="preserve">e, based on which </w:t>
      </w:r>
      <w:r w:rsidR="0050736A">
        <w:rPr>
          <w:rFonts w:ascii="Times New Roman" w:hAnsi="Times New Roman" w:cs="Times New Roman"/>
          <w:sz w:val="24"/>
          <w:szCs w:val="24"/>
        </w:rPr>
        <w:t>different</w:t>
      </w:r>
      <w:r w:rsidR="0050736A">
        <w:rPr>
          <w:rFonts w:ascii="Times New Roman" w:hAnsi="Times New Roman" w:cs="Times New Roman"/>
          <w:sz w:val="24"/>
          <w:szCs w:val="24"/>
        </w:rPr>
        <w:t xml:space="preserve"> sampling policy (a.k.a. infill strategy)</w:t>
      </w:r>
      <w:r w:rsidR="0050736A">
        <w:rPr>
          <w:rFonts w:ascii="Times New Roman" w:hAnsi="Times New Roman" w:cs="Times New Roman"/>
          <w:sz w:val="24"/>
          <w:szCs w:val="24"/>
        </w:rPr>
        <w:t xml:space="preserve"> are designed</w:t>
      </w:r>
      <w:r w:rsidR="0050736A">
        <w:rPr>
          <w:rFonts w:ascii="Times New Roman" w:hAnsi="Times New Roman" w:cs="Times New Roman"/>
          <w:sz w:val="24"/>
          <w:szCs w:val="24"/>
        </w:rPr>
        <w:t xml:space="preserve">. </w:t>
      </w:r>
      <w:r w:rsidR="00B53C86">
        <w:rPr>
          <w:rFonts w:ascii="Times New Roman" w:hAnsi="Times New Roman" w:cs="Times New Roman"/>
          <w:sz w:val="24"/>
          <w:szCs w:val="24"/>
        </w:rPr>
        <w:t xml:space="preserve">The BO approach </w:t>
      </w:r>
      <w:r w:rsidR="00B53C86">
        <w:rPr>
          <w:rFonts w:ascii="Times New Roman" w:hAnsi="Times New Roman" w:cs="Times New Roman"/>
          <w:sz w:val="24"/>
          <w:szCs w:val="24"/>
        </w:rPr>
        <w:t>has been successfully applied to problems</w:t>
      </w:r>
      <w:r w:rsidR="00B53C86">
        <w:rPr>
          <w:rFonts w:ascii="Times New Roman" w:hAnsi="Times New Roman" w:cs="Times New Roman"/>
          <w:sz w:val="24"/>
          <w:szCs w:val="24"/>
        </w:rPr>
        <w:t xml:space="preserve"> in </w:t>
      </w:r>
      <w:r w:rsidR="00B53C86">
        <w:rPr>
          <w:rFonts w:ascii="Times New Roman" w:hAnsi="Times New Roman" w:cs="Times New Roman"/>
          <w:sz w:val="24"/>
          <w:szCs w:val="24"/>
        </w:rPr>
        <w:t xml:space="preserve">various </w:t>
      </w:r>
      <w:r w:rsidR="00B53C86">
        <w:rPr>
          <w:rFonts w:ascii="Times New Roman" w:hAnsi="Times New Roman" w:cs="Times New Roman"/>
          <w:sz w:val="24"/>
          <w:szCs w:val="24"/>
        </w:rPr>
        <w:t>fields</w:t>
      </w:r>
      <w:r w:rsidR="00B53C86">
        <w:rPr>
          <w:rFonts w:ascii="Times New Roman" w:hAnsi="Times New Roman" w:cs="Times New Roman"/>
          <w:sz w:val="24"/>
          <w:szCs w:val="24"/>
        </w:rPr>
        <w:t>, we will a</w:t>
      </w:r>
      <w:r w:rsidR="0050736A">
        <w:rPr>
          <w:rFonts w:ascii="Times New Roman" w:hAnsi="Times New Roman" w:cs="Times New Roman"/>
          <w:sz w:val="24"/>
          <w:szCs w:val="24"/>
        </w:rPr>
        <w:t xml:space="preserve">lso </w:t>
      </w:r>
      <w:r w:rsidR="0050736A">
        <w:rPr>
          <w:rFonts w:ascii="Times New Roman" w:hAnsi="Times New Roman" w:cs="Times New Roman"/>
          <w:sz w:val="24"/>
          <w:szCs w:val="24"/>
        </w:rPr>
        <w:t xml:space="preserve">apply </w:t>
      </w:r>
      <w:r w:rsidR="00B53C86">
        <w:rPr>
          <w:rFonts w:ascii="Times New Roman" w:hAnsi="Times New Roman" w:cs="Times New Roman"/>
          <w:sz w:val="24"/>
          <w:szCs w:val="24"/>
        </w:rPr>
        <w:t>it</w:t>
      </w:r>
      <w:r w:rsidR="0050736A">
        <w:rPr>
          <w:rFonts w:ascii="Times New Roman" w:hAnsi="Times New Roman" w:cs="Times New Roman"/>
          <w:sz w:val="24"/>
          <w:szCs w:val="24"/>
        </w:rPr>
        <w:t xml:space="preserve"> to our traffic SO problem</w:t>
      </w:r>
      <w:r w:rsidR="0050736A">
        <w:rPr>
          <w:rFonts w:ascii="Times New Roman" w:hAnsi="Times New Roman" w:cs="Times New Roman"/>
          <w:sz w:val="24"/>
          <w:szCs w:val="24"/>
        </w:rPr>
        <w:t>.</w:t>
      </w:r>
      <w:r w:rsidR="0050736A">
        <w:rPr>
          <w:rFonts w:ascii="Times New Roman" w:hAnsi="Times New Roman" w:cs="Times New Roman"/>
          <w:sz w:val="24"/>
          <w:szCs w:val="24"/>
        </w:rPr>
        <w:t xml:space="preserve"> </w:t>
      </w:r>
      <w:r w:rsidR="0050736A">
        <w:rPr>
          <w:rFonts w:ascii="Times New Roman" w:hAnsi="Times New Roman" w:cs="Times New Roman"/>
          <w:sz w:val="24"/>
          <w:szCs w:val="24"/>
        </w:rPr>
        <w:t>In particular,</w:t>
      </w:r>
      <w:r w:rsidR="0050736A">
        <w:rPr>
          <w:rFonts w:ascii="Times New Roman" w:hAnsi="Times New Roman" w:cs="Times New Roman"/>
          <w:sz w:val="24"/>
          <w:szCs w:val="24"/>
        </w:rPr>
        <w:t xml:space="preserve"> </w:t>
      </w:r>
      <w:r w:rsidR="0050736A">
        <w:rPr>
          <w:rFonts w:ascii="Times New Roman" w:hAnsi="Times New Roman" w:cs="Times New Roman"/>
          <w:sz w:val="24"/>
          <w:szCs w:val="24"/>
        </w:rPr>
        <w:t>w</w:t>
      </w:r>
      <w:r w:rsidR="0050736A">
        <w:rPr>
          <w:rFonts w:ascii="Times New Roman" w:hAnsi="Times New Roman" w:cs="Times New Roman"/>
          <w:sz w:val="24"/>
          <w:szCs w:val="24"/>
        </w:rPr>
        <w:t xml:space="preserve">e will </w:t>
      </w:r>
      <w:r w:rsidR="0050736A">
        <w:rPr>
          <w:rFonts w:ascii="Times New Roman" w:hAnsi="Times New Roman" w:cs="Times New Roman"/>
          <w:sz w:val="24"/>
          <w:szCs w:val="24"/>
        </w:rPr>
        <w:t xml:space="preserve">adapt the </w:t>
      </w:r>
      <w:r w:rsidR="00B53C86">
        <w:rPr>
          <w:rFonts w:ascii="Times New Roman" w:hAnsi="Times New Roman" w:cs="Times New Roman"/>
          <w:sz w:val="24"/>
          <w:szCs w:val="24"/>
        </w:rPr>
        <w:t xml:space="preserve">GP-based </w:t>
      </w:r>
      <w:r w:rsidR="0050736A">
        <w:rPr>
          <w:rFonts w:ascii="Times New Roman" w:hAnsi="Times New Roman" w:cs="Times New Roman"/>
          <w:sz w:val="24"/>
          <w:szCs w:val="24"/>
        </w:rPr>
        <w:t xml:space="preserve">KG </w:t>
      </w:r>
      <w:r w:rsidR="0050736A">
        <w:rPr>
          <w:rFonts w:ascii="Times New Roman" w:hAnsi="Times New Roman" w:cs="Times New Roman"/>
          <w:sz w:val="24"/>
          <w:szCs w:val="24"/>
        </w:rPr>
        <w:t>sampling policy</w:t>
      </w:r>
      <w:r w:rsidR="0050736A">
        <w:rPr>
          <w:rFonts w:ascii="Times New Roman" w:hAnsi="Times New Roman" w:cs="Times New Roman"/>
          <w:sz w:val="24"/>
          <w:szCs w:val="24"/>
        </w:rPr>
        <w:t xml:space="preserve"> t</w:t>
      </w:r>
      <w:r w:rsidR="0050736A">
        <w:rPr>
          <w:rFonts w:ascii="Times New Roman" w:hAnsi="Times New Roman" w:cs="Times New Roman"/>
          <w:sz w:val="24"/>
          <w:szCs w:val="24"/>
        </w:rPr>
        <w:t>o our</w:t>
      </w:r>
      <w:r w:rsidR="0050736A">
        <w:rPr>
          <w:rFonts w:ascii="Times New Roman" w:hAnsi="Times New Roman" w:cs="Times New Roman"/>
          <w:sz w:val="24"/>
          <w:szCs w:val="24"/>
        </w:rPr>
        <w:t xml:space="preserve"> </w:t>
      </w:r>
      <w:r w:rsidR="0050736A">
        <w:rPr>
          <w:rFonts w:ascii="Times New Roman" w:hAnsi="Times New Roman" w:cs="Times New Roman"/>
          <w:sz w:val="24"/>
          <w:szCs w:val="24"/>
        </w:rPr>
        <w:t xml:space="preserve">stochastic </w:t>
      </w:r>
      <w:r w:rsidR="0050736A">
        <w:rPr>
          <w:rFonts w:ascii="Times New Roman" w:hAnsi="Times New Roman" w:cs="Times New Roman"/>
          <w:sz w:val="24"/>
          <w:szCs w:val="24"/>
        </w:rPr>
        <w:t xml:space="preserve">bi-objective </w:t>
      </w:r>
      <w:r w:rsidR="0050736A">
        <w:rPr>
          <w:rFonts w:ascii="Times New Roman" w:hAnsi="Times New Roman" w:cs="Times New Roman"/>
          <w:sz w:val="24"/>
          <w:szCs w:val="24"/>
        </w:rPr>
        <w:t>traffic</w:t>
      </w:r>
      <w:r w:rsidR="0050736A">
        <w:rPr>
          <w:rFonts w:ascii="Times New Roman" w:hAnsi="Times New Roman" w:cs="Times New Roman"/>
          <w:sz w:val="24"/>
          <w:szCs w:val="24"/>
        </w:rPr>
        <w:t xml:space="preserve"> problem</w:t>
      </w:r>
      <w:r w:rsidR="0050736A">
        <w:rPr>
          <w:rFonts w:ascii="Times New Roman" w:hAnsi="Times New Roman" w:cs="Times New Roman"/>
          <w:sz w:val="24"/>
          <w:szCs w:val="24"/>
        </w:rPr>
        <w:t xml:space="preserve"> with </w:t>
      </w:r>
      <w:r w:rsidR="0050736A">
        <w:rPr>
          <w:rFonts w:ascii="Times New Roman" w:hAnsi="Times New Roman" w:cs="Times New Roman"/>
          <w:sz w:val="24"/>
          <w:szCs w:val="24"/>
        </w:rPr>
        <w:t>probabilistic constraint</w:t>
      </w:r>
      <w:r w:rsidR="0050736A">
        <w:rPr>
          <w:rFonts w:ascii="Times New Roman" w:hAnsi="Times New Roman" w:cs="Times New Roman"/>
          <w:sz w:val="24"/>
          <w:szCs w:val="24"/>
        </w:rPr>
        <w:t xml:space="preserve">. </w:t>
      </w:r>
      <w:r w:rsidR="0050736A">
        <w:rPr>
          <w:rFonts w:ascii="Times New Roman" w:hAnsi="Times New Roman" w:cs="Times New Roman"/>
          <w:sz w:val="24"/>
          <w:szCs w:val="24"/>
        </w:rPr>
        <w:t>To this end, w</w:t>
      </w:r>
      <w:r w:rsidR="0050736A">
        <w:rPr>
          <w:rFonts w:ascii="Times New Roman" w:hAnsi="Times New Roman" w:cs="Times New Roman"/>
          <w:sz w:val="24"/>
          <w:szCs w:val="24"/>
        </w:rPr>
        <w:t xml:space="preserve">e </w:t>
      </w:r>
      <w:r w:rsidR="0050736A">
        <w:rPr>
          <w:rFonts w:ascii="Times New Roman" w:hAnsi="Times New Roman" w:cs="Times New Roman"/>
          <w:sz w:val="24"/>
          <w:szCs w:val="24"/>
        </w:rPr>
        <w:t xml:space="preserve">will </w:t>
      </w:r>
      <w:r w:rsidR="0050736A">
        <w:rPr>
          <w:rFonts w:ascii="Times New Roman" w:hAnsi="Times New Roman" w:cs="Times New Roman"/>
          <w:sz w:val="24"/>
          <w:szCs w:val="24"/>
        </w:rPr>
        <w:t xml:space="preserve">also </w:t>
      </w:r>
      <w:r w:rsidR="0050736A">
        <w:rPr>
          <w:rFonts w:ascii="Times New Roman" w:hAnsi="Times New Roman" w:cs="Times New Roman"/>
          <w:sz w:val="24"/>
          <w:szCs w:val="24"/>
        </w:rPr>
        <w:t>briefly review</w:t>
      </w:r>
      <w:r w:rsidR="0050736A">
        <w:rPr>
          <w:rFonts w:ascii="Times New Roman" w:hAnsi="Times New Roman" w:cs="Times New Roman"/>
          <w:sz w:val="24"/>
          <w:szCs w:val="24"/>
        </w:rPr>
        <w:t xml:space="preserve"> relevant</w:t>
      </w:r>
      <w:r w:rsidR="0050736A">
        <w:rPr>
          <w:rFonts w:ascii="Times New Roman" w:hAnsi="Times New Roman" w:cs="Times New Roman"/>
          <w:sz w:val="24"/>
          <w:szCs w:val="24"/>
        </w:rPr>
        <w:t xml:space="preserve"> studies on KG policy in this section. </w:t>
      </w:r>
    </w:p>
    <w:p w14:paraId="6B0082A7" w14:textId="77777777" w:rsidR="0050736A" w:rsidRDefault="0050736A" w:rsidP="0050736A">
      <w:pPr>
        <w:rPr>
          <w:rFonts w:ascii="Times New Roman" w:hAnsi="Times New Roman" w:cs="Times New Roman"/>
          <w:sz w:val="24"/>
          <w:szCs w:val="24"/>
        </w:rPr>
      </w:pPr>
      <w:r>
        <w:rPr>
          <w:rFonts w:ascii="Times New Roman" w:hAnsi="Times New Roman" w:cs="Times New Roman"/>
          <w:sz w:val="24"/>
          <w:szCs w:val="24"/>
        </w:rPr>
        <w:t xml:space="preserve"> </w:t>
      </w:r>
    </w:p>
    <w:p w14:paraId="0DA133D6" w14:textId="77777777" w:rsidR="0050736A" w:rsidRPr="000809D2" w:rsidRDefault="0050736A" w:rsidP="0050736A">
      <w:pPr>
        <w:rPr>
          <w:rFonts w:ascii="Times New Roman" w:hAnsi="Times New Roman" w:cs="Times New Roman"/>
          <w:b/>
          <w:bCs/>
          <w:sz w:val="24"/>
          <w:szCs w:val="24"/>
        </w:rPr>
      </w:pPr>
      <w:r w:rsidRPr="000809D2">
        <w:rPr>
          <w:rFonts w:ascii="Times New Roman" w:hAnsi="Times New Roman" w:cs="Times New Roman" w:hint="eastAsia"/>
          <w:b/>
          <w:bCs/>
          <w:sz w:val="24"/>
          <w:szCs w:val="24"/>
        </w:rPr>
        <w:t>2</w:t>
      </w:r>
      <w:r>
        <w:rPr>
          <w:rFonts w:ascii="Times New Roman" w:hAnsi="Times New Roman" w:cs="Times New Roman"/>
          <w:b/>
          <w:bCs/>
          <w:sz w:val="24"/>
          <w:szCs w:val="24"/>
        </w:rPr>
        <w:t>.1</w:t>
      </w:r>
      <w:r w:rsidRPr="000809D2">
        <w:rPr>
          <w:rFonts w:ascii="Times New Roman" w:hAnsi="Times New Roman" w:cs="Times New Roman"/>
          <w:b/>
          <w:bCs/>
          <w:sz w:val="24"/>
          <w:szCs w:val="24"/>
        </w:rPr>
        <w:t xml:space="preserve"> </w:t>
      </w:r>
      <w:r>
        <w:rPr>
          <w:rFonts w:ascii="Times New Roman" w:hAnsi="Times New Roman" w:cs="Times New Roman"/>
          <w:b/>
          <w:bCs/>
          <w:sz w:val="24"/>
          <w:szCs w:val="24"/>
        </w:rPr>
        <w:t>Stochastic SO methods</w:t>
      </w:r>
    </w:p>
    <w:p w14:paraId="7C4E5342" w14:textId="02C66042" w:rsidR="0050736A" w:rsidRDefault="0050736A" w:rsidP="0050736A">
      <w:pPr>
        <w:rPr>
          <w:rFonts w:ascii="Times New Roman" w:hAnsi="Times New Roman" w:cs="Times New Roman"/>
          <w:sz w:val="24"/>
          <w:szCs w:val="24"/>
        </w:rPr>
      </w:pPr>
      <w:r>
        <w:rPr>
          <w:rFonts w:ascii="Times New Roman" w:hAnsi="Times New Roman" w:cs="Times New Roman"/>
          <w:sz w:val="24"/>
          <w:szCs w:val="24"/>
        </w:rPr>
        <w:t>For stochastic simulations, the expectations of simulated performance measures are often considered to be optimized. The stochastic noises in response need to be carefully considered by surrogate model and optimization algorithm. Based on random search, Hong and Nelson (2006) proposed a convergent optimization via most-promising-area stochastic search (COMPASS) algorithm to solve constrained or unconstrained discrete optimization via simulation (</w:t>
      </w:r>
      <w:proofErr w:type="spellStart"/>
      <w:r>
        <w:rPr>
          <w:rFonts w:ascii="Times New Roman" w:hAnsi="Times New Roman" w:cs="Times New Roman"/>
          <w:sz w:val="24"/>
          <w:szCs w:val="24"/>
        </w:rPr>
        <w:t>DOvS</w:t>
      </w:r>
      <w:proofErr w:type="spellEnd"/>
      <w:r>
        <w:rPr>
          <w:rFonts w:ascii="Times New Roman" w:hAnsi="Times New Roman" w:cs="Times New Roman"/>
          <w:sz w:val="24"/>
          <w:szCs w:val="24"/>
        </w:rPr>
        <w:t xml:space="preserve">) problems. It employs SAR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repetitions for each candidate solution and AAM to estimate its performance measures. For responses with </w:t>
      </w:r>
      <w:r w:rsidRPr="00286F0F">
        <w:rPr>
          <w:rFonts w:ascii="Times New Roman" w:hAnsi="Times New Roman" w:cs="Times New Roman"/>
          <w:sz w:val="24"/>
          <w:szCs w:val="24"/>
          <w:highlight w:val="yellow"/>
        </w:rPr>
        <w:t>homoscedastic noises</w:t>
      </w:r>
      <w:r>
        <w:rPr>
          <w:rFonts w:ascii="Times New Roman" w:hAnsi="Times New Roman" w:cs="Times New Roman"/>
          <w:sz w:val="24"/>
          <w:szCs w:val="24"/>
        </w:rPr>
        <w:t xml:space="preserve">, </w:t>
      </w:r>
      <w:r w:rsidRPr="00286F0F">
        <w:rPr>
          <w:rFonts w:ascii="Times New Roman" w:hAnsi="Times New Roman" w:cs="Times New Roman"/>
          <w:sz w:val="24"/>
          <w:szCs w:val="24"/>
          <w:highlight w:val="cyan"/>
        </w:rPr>
        <w:t>Huang et al. (2006)</w:t>
      </w:r>
      <w:r>
        <w:rPr>
          <w:rFonts w:ascii="Times New Roman" w:hAnsi="Times New Roman" w:cs="Times New Roman"/>
          <w:sz w:val="24"/>
          <w:szCs w:val="24"/>
        </w:rPr>
        <w:t xml:space="preserve"> proposed sequential kriging optimization (SKO) with the nugget effect GP</w:t>
      </w:r>
      <w:r w:rsidR="00A542F4">
        <w:rPr>
          <w:rFonts w:ascii="Times New Roman" w:hAnsi="Times New Roman" w:cs="Times New Roman"/>
          <w:sz w:val="24"/>
          <w:szCs w:val="24"/>
        </w:rPr>
        <w:t xml:space="preserve"> </w:t>
      </w:r>
      <w:r>
        <w:rPr>
          <w:rFonts w:ascii="Times New Roman" w:hAnsi="Times New Roman" w:cs="Times New Roman"/>
          <w:sz w:val="24"/>
          <w:szCs w:val="24"/>
        </w:rPr>
        <w:t xml:space="preserve">as the surrogate model and an augmented EI as the infill strategy. For responses with </w:t>
      </w:r>
      <w:r w:rsidRPr="00286F0F">
        <w:rPr>
          <w:rFonts w:ascii="Times New Roman" w:hAnsi="Times New Roman" w:cs="Times New Roman"/>
          <w:sz w:val="24"/>
          <w:szCs w:val="24"/>
          <w:highlight w:val="yellow"/>
        </w:rPr>
        <w:t>heterogeneous noises</w:t>
      </w:r>
      <w:r>
        <w:rPr>
          <w:rFonts w:ascii="Times New Roman" w:hAnsi="Times New Roman" w:cs="Times New Roman"/>
          <w:sz w:val="24"/>
          <w:szCs w:val="24"/>
        </w:rPr>
        <w:t xml:space="preserve">, </w:t>
      </w:r>
      <w:proofErr w:type="spellStart"/>
      <w:r w:rsidRPr="00286F0F">
        <w:rPr>
          <w:rFonts w:ascii="Times New Roman" w:hAnsi="Times New Roman" w:cs="Times New Roman"/>
          <w:sz w:val="24"/>
          <w:szCs w:val="24"/>
          <w:highlight w:val="cyan"/>
        </w:rPr>
        <w:t>Picheny</w:t>
      </w:r>
      <w:proofErr w:type="spellEnd"/>
      <w:r w:rsidRPr="00286F0F">
        <w:rPr>
          <w:rFonts w:ascii="Times New Roman" w:hAnsi="Times New Roman" w:cs="Times New Roman"/>
          <w:sz w:val="24"/>
          <w:szCs w:val="24"/>
          <w:highlight w:val="cyan"/>
        </w:rPr>
        <w:t xml:space="preserve"> et al.</w:t>
      </w:r>
      <w:r>
        <w:rPr>
          <w:rFonts w:ascii="Times New Roman" w:hAnsi="Times New Roman" w:cs="Times New Roman"/>
          <w:sz w:val="24"/>
          <w:szCs w:val="24"/>
        </w:rPr>
        <w:t xml:space="preserve"> (2013) put forward an extension of EI named expected quantile improvement to consider the known noise levels at both the already observed design points and </w:t>
      </w:r>
      <w:r w:rsidRPr="00286F0F">
        <w:rPr>
          <w:rFonts w:ascii="Times New Roman" w:hAnsi="Times New Roman" w:cs="Times New Roman"/>
          <w:sz w:val="24"/>
          <w:szCs w:val="24"/>
          <w:highlight w:val="cyan"/>
        </w:rPr>
        <w:t>the future candidates</w:t>
      </w:r>
      <w:r>
        <w:rPr>
          <w:rFonts w:ascii="Times New Roman" w:hAnsi="Times New Roman" w:cs="Times New Roman"/>
          <w:sz w:val="24"/>
          <w:szCs w:val="24"/>
        </w:rPr>
        <w:t xml:space="preserve">. To handle </w:t>
      </w:r>
      <w:commentRangeStart w:id="8"/>
      <w:r>
        <w:rPr>
          <w:rFonts w:ascii="Times New Roman" w:hAnsi="Times New Roman" w:cs="Times New Roman"/>
          <w:sz w:val="24"/>
          <w:szCs w:val="24"/>
        </w:rPr>
        <w:t>the heteroscedastic simulation noises</w:t>
      </w:r>
      <w:commentRangeEnd w:id="8"/>
      <w:r>
        <w:rPr>
          <w:rStyle w:val="CommentReference"/>
        </w:rPr>
        <w:commentReference w:id="8"/>
      </w:r>
      <w:r>
        <w:rPr>
          <w:rFonts w:ascii="Times New Roman" w:hAnsi="Times New Roman" w:cs="Times New Roman"/>
          <w:sz w:val="24"/>
          <w:szCs w:val="24"/>
        </w:rPr>
        <w:t xml:space="preserve">, </w:t>
      </w:r>
      <w:proofErr w:type="spellStart"/>
      <w:r w:rsidRPr="00286F0F">
        <w:rPr>
          <w:rFonts w:ascii="Times New Roman" w:hAnsi="Times New Roman" w:cs="Times New Roman"/>
          <w:sz w:val="24"/>
          <w:szCs w:val="24"/>
          <w:highlight w:val="cyan"/>
        </w:rPr>
        <w:t>Ankenman</w:t>
      </w:r>
      <w:proofErr w:type="spellEnd"/>
      <w:r w:rsidRPr="00286F0F">
        <w:rPr>
          <w:rFonts w:ascii="Times New Roman" w:hAnsi="Times New Roman" w:cs="Times New Roman"/>
          <w:sz w:val="24"/>
          <w:szCs w:val="24"/>
          <w:highlight w:val="cyan"/>
        </w:rPr>
        <w:t xml:space="preserve"> et al. (2010)</w:t>
      </w:r>
      <w:r>
        <w:rPr>
          <w:rFonts w:ascii="Times New Roman" w:hAnsi="Times New Roman" w:cs="Times New Roman"/>
          <w:sz w:val="24"/>
          <w:szCs w:val="24"/>
        </w:rPr>
        <w:t xml:space="preserve"> proposed stochastic kriging, and </w:t>
      </w:r>
      <w:r w:rsidRPr="00286F0F">
        <w:rPr>
          <w:rFonts w:ascii="Times New Roman" w:hAnsi="Times New Roman" w:cs="Times New Roman"/>
          <w:sz w:val="24"/>
          <w:szCs w:val="24"/>
          <w:highlight w:val="cyan"/>
        </w:rPr>
        <w:t>Deng et al. (2012)</w:t>
      </w:r>
      <w:r w:rsidRPr="009A0A1F">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286F0F">
        <w:rPr>
          <w:rFonts w:ascii="Times New Roman" w:hAnsi="Times New Roman" w:cs="Times New Roman"/>
          <w:sz w:val="24"/>
          <w:szCs w:val="24"/>
          <w:highlight w:val="cyan"/>
        </w:rPr>
        <w:t>Ng and Yin (2012)</w:t>
      </w:r>
      <w:r>
        <w:rPr>
          <w:rFonts w:ascii="Times New Roman" w:hAnsi="Times New Roman" w:cs="Times New Roman"/>
          <w:sz w:val="24"/>
          <w:szCs w:val="24"/>
        </w:rPr>
        <w:t xml:space="preserve"> developed Bayesian kriging, which also account for the extrinsic uncertainty about the unknown response surface. The difference between them lies in the fact that the model parameter uncertainty is considered in the latter but not in the former. Recently, </w:t>
      </w:r>
      <w:r w:rsidRPr="00286F0F">
        <w:rPr>
          <w:rFonts w:ascii="Times New Roman" w:hAnsi="Times New Roman" w:cs="Times New Roman"/>
          <w:sz w:val="24"/>
          <w:szCs w:val="24"/>
          <w:highlight w:val="cyan"/>
        </w:rPr>
        <w:t>Chen et al. (2018)</w:t>
      </w:r>
      <w:r>
        <w:rPr>
          <w:rFonts w:ascii="Times New Roman" w:hAnsi="Times New Roman" w:cs="Times New Roman"/>
          <w:sz w:val="24"/>
          <w:szCs w:val="24"/>
        </w:rPr>
        <w:t xml:space="preserve"> enhanced the stochastic kriging and Bayesian kriging by incorporating the parameter uncertainty into the model architecture, which results in the Bayesian stochastic kriging. This approach explicitly accounts for the parameter uncertainty in the regression and prediction, and relaxes specific assumptions on the prior probability distributions of model parameters that exist in Bayesian kriging. Additionally, </w:t>
      </w:r>
      <w:r w:rsidRPr="00BC3ED5">
        <w:rPr>
          <w:rFonts w:ascii="Times New Roman" w:hAnsi="Times New Roman" w:cs="Times New Roman"/>
          <w:sz w:val="24"/>
          <w:szCs w:val="24"/>
          <w:highlight w:val="cyan"/>
        </w:rPr>
        <w:t>Chen et al. (2017)</w:t>
      </w:r>
      <w:r>
        <w:rPr>
          <w:rFonts w:ascii="Times New Roman" w:hAnsi="Times New Roman" w:cs="Times New Roman"/>
          <w:sz w:val="24"/>
          <w:szCs w:val="24"/>
        </w:rPr>
        <w:t xml:space="preserve"> extended the cokriging model, which was originally </w:t>
      </w:r>
      <w:r>
        <w:rPr>
          <w:rFonts w:ascii="Times New Roman" w:hAnsi="Times New Roman" w:cs="Times New Roman"/>
          <w:sz w:val="24"/>
          <w:szCs w:val="24"/>
        </w:rPr>
        <w:lastRenderedPageBreak/>
        <w:t xml:space="preserve">developed by </w:t>
      </w:r>
      <w:r w:rsidRPr="00BC3ED5">
        <w:rPr>
          <w:rFonts w:ascii="Times New Roman" w:hAnsi="Times New Roman" w:cs="Times New Roman"/>
          <w:sz w:val="24"/>
          <w:szCs w:val="24"/>
          <w:highlight w:val="cyan"/>
        </w:rPr>
        <w:t>Kennedy and O’Hagan (2000)</w:t>
      </w:r>
      <w:r>
        <w:rPr>
          <w:rFonts w:ascii="Times New Roman" w:hAnsi="Times New Roman" w:cs="Times New Roman"/>
          <w:sz w:val="24"/>
          <w:szCs w:val="24"/>
        </w:rPr>
        <w:t xml:space="preserve"> to model deterministic </w:t>
      </w:r>
      <w:proofErr w:type="spellStart"/>
      <w:r>
        <w:rPr>
          <w:rFonts w:ascii="Times New Roman" w:hAnsi="Times New Roman" w:cs="Times New Roman"/>
          <w:sz w:val="24"/>
          <w:szCs w:val="24"/>
        </w:rPr>
        <w:t>multifidelity</w:t>
      </w:r>
      <w:proofErr w:type="spellEnd"/>
      <w:r>
        <w:rPr>
          <w:rFonts w:ascii="Times New Roman" w:hAnsi="Times New Roman" w:cs="Times New Roman"/>
          <w:sz w:val="24"/>
          <w:szCs w:val="24"/>
        </w:rPr>
        <w:t xml:space="preserve"> problems, to stochastic simulation metamodeling for expectations, i.e., stochastic cokriging model. </w:t>
      </w:r>
      <w:r>
        <w:rPr>
          <w:rFonts w:ascii="Times New Roman" w:hAnsi="Times New Roman" w:cs="Times New Roman"/>
          <w:sz w:val="24"/>
          <w:szCs w:val="24"/>
          <w:highlight w:val="cyan"/>
        </w:rPr>
        <w:t>Quan et al. (</w:t>
      </w:r>
      <w:r w:rsidRPr="00BC3ED5">
        <w:rPr>
          <w:rFonts w:ascii="Times New Roman" w:hAnsi="Times New Roman" w:cs="Times New Roman"/>
          <w:sz w:val="24"/>
          <w:szCs w:val="24"/>
          <w:highlight w:val="cyan"/>
        </w:rPr>
        <w:t>2013</w:t>
      </w:r>
      <w:r>
        <w:rPr>
          <w:rFonts w:ascii="Times New Roman" w:hAnsi="Times New Roman" w:cs="Times New Roman"/>
          <w:sz w:val="24"/>
          <w:szCs w:val="24"/>
        </w:rPr>
        <w:t xml:space="preserve">) and </w:t>
      </w:r>
      <w:proofErr w:type="spellStart"/>
      <w:r w:rsidRPr="00BC3ED5">
        <w:rPr>
          <w:rFonts w:ascii="Times New Roman" w:hAnsi="Times New Roman" w:cs="Times New Roman"/>
          <w:sz w:val="24"/>
          <w:szCs w:val="24"/>
          <w:highlight w:val="cyan"/>
        </w:rPr>
        <w:t>Ped</w:t>
      </w:r>
      <w:r>
        <w:rPr>
          <w:rFonts w:ascii="Times New Roman" w:hAnsi="Times New Roman" w:cs="Times New Roman"/>
          <w:sz w:val="24"/>
          <w:szCs w:val="24"/>
          <w:highlight w:val="cyan"/>
        </w:rPr>
        <w:t>rielli</w:t>
      </w:r>
      <w:proofErr w:type="spellEnd"/>
      <w:r>
        <w:rPr>
          <w:rFonts w:ascii="Times New Roman" w:hAnsi="Times New Roman" w:cs="Times New Roman"/>
          <w:sz w:val="24"/>
          <w:szCs w:val="24"/>
          <w:highlight w:val="cyan"/>
        </w:rPr>
        <w:t xml:space="preserve"> et al. (</w:t>
      </w:r>
      <w:r w:rsidRPr="00BC3ED5">
        <w:rPr>
          <w:rFonts w:ascii="Times New Roman" w:hAnsi="Times New Roman" w:cs="Times New Roman"/>
          <w:sz w:val="24"/>
          <w:szCs w:val="24"/>
          <w:highlight w:val="cyan"/>
        </w:rPr>
        <w:t>2020</w:t>
      </w:r>
      <w:r>
        <w:rPr>
          <w:rFonts w:ascii="Times New Roman" w:hAnsi="Times New Roman" w:cs="Times New Roman"/>
          <w:sz w:val="24"/>
          <w:szCs w:val="24"/>
        </w:rPr>
        <w:t>) proposed the two-stage sequential optimization (TSSO) and the extended TSSO (</w:t>
      </w:r>
      <w:proofErr w:type="spellStart"/>
      <w:r>
        <w:rPr>
          <w:rFonts w:ascii="Times New Roman" w:hAnsi="Times New Roman" w:cs="Times New Roman"/>
          <w:sz w:val="24"/>
          <w:szCs w:val="24"/>
        </w:rPr>
        <w:t>eTSSO</w:t>
      </w:r>
      <w:proofErr w:type="spellEnd"/>
      <w:r>
        <w:rPr>
          <w:rFonts w:ascii="Times New Roman" w:hAnsi="Times New Roman" w:cs="Times New Roman"/>
          <w:sz w:val="24"/>
          <w:szCs w:val="24"/>
        </w:rPr>
        <w:t>), respectively, in which the stochastic kriging is applied as the surrogate model, the EI criterion as the infill strategy and the optimal computing budget allocation (OCBA) (</w:t>
      </w:r>
      <w:r w:rsidRPr="00286F0F">
        <w:rPr>
          <w:rFonts w:ascii="Times New Roman" w:hAnsi="Times New Roman" w:cs="Times New Roman"/>
          <w:sz w:val="24"/>
          <w:szCs w:val="24"/>
          <w:highlight w:val="cyan"/>
        </w:rPr>
        <w:t>Chen et al., 2000</w:t>
      </w:r>
      <w:r>
        <w:rPr>
          <w:rFonts w:ascii="Times New Roman" w:hAnsi="Times New Roman" w:cs="Times New Roman"/>
          <w:sz w:val="24"/>
          <w:szCs w:val="24"/>
        </w:rPr>
        <w:t>) technique to decide the number of replications at design points.</w:t>
      </w:r>
      <w:r w:rsidRPr="00143A14">
        <w:rPr>
          <w:rFonts w:ascii="Times New Roman" w:hAnsi="Times New Roman" w:cs="Times New Roman"/>
          <w:sz w:val="24"/>
          <w:szCs w:val="24"/>
        </w:rPr>
        <w:t xml:space="preserve"> </w:t>
      </w:r>
      <w:r>
        <w:rPr>
          <w:rFonts w:ascii="Times New Roman" w:hAnsi="Times New Roman" w:cs="Times New Roman"/>
          <w:sz w:val="24"/>
          <w:szCs w:val="24"/>
        </w:rPr>
        <w:t xml:space="preserve">Besides, </w:t>
      </w:r>
      <w:commentRangeStart w:id="9"/>
      <w:proofErr w:type="spellStart"/>
      <w:r>
        <w:rPr>
          <w:rFonts w:ascii="Times New Roman" w:hAnsi="Times New Roman" w:cs="Times New Roman"/>
          <w:sz w:val="24"/>
          <w:szCs w:val="24"/>
        </w:rPr>
        <w:t>Salemi</w:t>
      </w:r>
      <w:proofErr w:type="spellEnd"/>
      <w:r>
        <w:rPr>
          <w:rFonts w:ascii="Times New Roman" w:hAnsi="Times New Roman" w:cs="Times New Roman"/>
          <w:sz w:val="24"/>
          <w:szCs w:val="24"/>
        </w:rPr>
        <w:t xml:space="preserve"> et al. (2019)</w:t>
      </w:r>
      <w:commentRangeEnd w:id="9"/>
      <w:r>
        <w:rPr>
          <w:rStyle w:val="CommentReference"/>
        </w:rPr>
        <w:commentReference w:id="9"/>
      </w:r>
      <w:r>
        <w:rPr>
          <w:rFonts w:ascii="Times New Roman" w:hAnsi="Times New Roman" w:cs="Times New Roman"/>
          <w:sz w:val="24"/>
          <w:szCs w:val="24"/>
        </w:rPr>
        <w:t xml:space="preserve"> used a Gaussian Markov random field (GMRF) to learn and exploit spatial relationships among the decision variables and objective function values, which is particularly well suited to the discrete stochastic SO problem with a large number of feasible solutions and a high computational cost for each simulation. Later, </w:t>
      </w:r>
      <w:proofErr w:type="spellStart"/>
      <w:r>
        <w:rPr>
          <w:rFonts w:ascii="Times New Roman" w:hAnsi="Times New Roman" w:cs="Times New Roman"/>
          <w:sz w:val="24"/>
          <w:szCs w:val="24"/>
        </w:rPr>
        <w:t>Semelhago</w:t>
      </w:r>
      <w:proofErr w:type="spellEnd"/>
      <w:r>
        <w:rPr>
          <w:rFonts w:ascii="Times New Roman" w:hAnsi="Times New Roman" w:cs="Times New Roman"/>
          <w:sz w:val="24"/>
          <w:szCs w:val="24"/>
        </w:rPr>
        <w:t xml:space="preserve"> et al. (2020) proposed a rapid Gaussian Markov Improvement Algorithm (</w:t>
      </w:r>
      <w:proofErr w:type="spellStart"/>
      <w:r>
        <w:rPr>
          <w:rFonts w:ascii="Times New Roman" w:hAnsi="Times New Roman" w:cs="Times New Roman"/>
          <w:sz w:val="24"/>
          <w:szCs w:val="24"/>
        </w:rPr>
        <w:t>rGMIA</w:t>
      </w:r>
      <w:proofErr w:type="spellEnd"/>
      <w:r>
        <w:rPr>
          <w:rFonts w:ascii="Times New Roman" w:hAnsi="Times New Roman" w:cs="Times New Roman"/>
          <w:sz w:val="24"/>
          <w:szCs w:val="24"/>
        </w:rPr>
        <w:t>), in which the underlying Gaussian process is a discrete GMRF, and this algorithm delivers both a global convergence guarantee and finite-sample optimality-gap inference for significantly larger problems. Fan and Hu (2018) presented an adaptive search algorithm called surrogate-based promising area search (SPAS) for solving stochastic SO problems with Lipschitz continuous objective functions. The SPAS algorithm employs a shrinking ball method to estimate the performance of sampled solutions, a surrogate model fitted iteratively with the performance estimates to approximate the response surface of the objective function, and a promising area adaptively constructed for searching improved solutions.</w:t>
      </w:r>
    </w:p>
    <w:p w14:paraId="63DD05DB" w14:textId="77777777" w:rsidR="0050736A" w:rsidRDefault="0050736A" w:rsidP="0050736A">
      <w:pPr>
        <w:rPr>
          <w:rFonts w:ascii="Times New Roman" w:hAnsi="Times New Roman" w:cs="Times New Roman"/>
          <w:sz w:val="24"/>
          <w:szCs w:val="24"/>
        </w:rPr>
      </w:pPr>
    </w:p>
    <w:p w14:paraId="31369E91" w14:textId="77777777" w:rsidR="0050736A" w:rsidRDefault="0050736A" w:rsidP="0050736A">
      <w:pPr>
        <w:rPr>
          <w:rFonts w:ascii="Times New Roman" w:hAnsi="Times New Roman" w:cs="Times New Roman"/>
          <w:sz w:val="24"/>
          <w:szCs w:val="24"/>
        </w:rPr>
      </w:pPr>
      <w:r>
        <w:rPr>
          <w:rFonts w:ascii="Times New Roman" w:hAnsi="Times New Roman" w:cs="Times New Roman"/>
          <w:sz w:val="24"/>
          <w:szCs w:val="24"/>
        </w:rPr>
        <w:t xml:space="preserve">As for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SO methods, </w:t>
      </w:r>
      <w:r w:rsidRPr="00286F0F">
        <w:rPr>
          <w:rFonts w:ascii="Times New Roman" w:hAnsi="Times New Roman" w:cs="Times New Roman"/>
          <w:sz w:val="24"/>
          <w:szCs w:val="24"/>
          <w:highlight w:val="cyan"/>
        </w:rPr>
        <w:t>Forrester and Keane (2009)</w:t>
      </w:r>
      <w:r>
        <w:rPr>
          <w:rFonts w:ascii="Times New Roman" w:hAnsi="Times New Roman" w:cs="Times New Roman"/>
          <w:sz w:val="24"/>
          <w:szCs w:val="24"/>
        </w:rPr>
        <w:t xml:space="preserve"> introduced regressing kriging to deal with homoscedastic noisy data and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EI as the infill strategy, which can help to tackle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SO problems. Li et al. (2015) developed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COMPASS (MO-COMPASS), as an extension of the single-objective COMPASS, to solve </w:t>
      </w:r>
      <w:proofErr w:type="spellStart"/>
      <w:r>
        <w:rPr>
          <w:rFonts w:ascii="Times New Roman" w:hAnsi="Times New Roman" w:cs="Times New Roman"/>
          <w:sz w:val="24"/>
          <w:szCs w:val="24"/>
        </w:rPr>
        <w:t>DOvS</w:t>
      </w:r>
      <w:proofErr w:type="spellEnd"/>
      <w:r>
        <w:rPr>
          <w:rFonts w:ascii="Times New Roman" w:hAnsi="Times New Roman" w:cs="Times New Roman"/>
          <w:sz w:val="24"/>
          <w:szCs w:val="24"/>
        </w:rPr>
        <w:t xml:space="preserve"> problems with two or more objectives by considering the Pareto optimality and the probability of correct selection. Notably, MO-COMPASS also applies SAR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budget for each candidate solution and AAM to estimate its performance measures. Cooper et al. (2020) proposed the retrospective partitioned </w:t>
      </w:r>
      <w:r w:rsidRPr="00803575">
        <w:rPr>
          <w:rFonts w:ascii="Times New Roman" w:hAnsi="Times New Roman" w:cs="Times New Roman"/>
          <w:sz w:val="24"/>
          <w:szCs w:val="24"/>
        </w:rPr>
        <w:t>epsilon-constraint with relaxed local enumeration (R-PERLE) algorithm</w:t>
      </w:r>
      <w:r>
        <w:rPr>
          <w:rFonts w:ascii="Times New Roman" w:hAnsi="Times New Roman" w:cs="Times New Roman"/>
          <w:sz w:val="24"/>
          <w:szCs w:val="24"/>
        </w:rPr>
        <w:t xml:space="preserve"> to solve the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SO problem on integer lattices, and numerical experiments showed its favorable performance relative to </w:t>
      </w:r>
      <w:commentRangeStart w:id="10"/>
      <w:r w:rsidRPr="00286F0F">
        <w:rPr>
          <w:rFonts w:ascii="Times New Roman" w:hAnsi="Times New Roman" w:cs="Times New Roman"/>
          <w:sz w:val="24"/>
          <w:szCs w:val="24"/>
          <w:highlight w:val="cyan"/>
        </w:rPr>
        <w:t>R-</w:t>
      </w:r>
      <w:proofErr w:type="spellStart"/>
      <w:r w:rsidRPr="00286F0F">
        <w:rPr>
          <w:rFonts w:ascii="Times New Roman" w:hAnsi="Times New Roman" w:cs="Times New Roman"/>
          <w:sz w:val="24"/>
          <w:szCs w:val="24"/>
          <w:highlight w:val="cyan"/>
        </w:rPr>
        <w:t>MinRLE</w:t>
      </w:r>
      <w:commentRangeEnd w:id="10"/>
      <w:proofErr w:type="spellEnd"/>
      <w:r>
        <w:rPr>
          <w:rStyle w:val="CommentReference"/>
        </w:rPr>
        <w:commentReference w:id="10"/>
      </w:r>
      <w:r>
        <w:rPr>
          <w:rFonts w:ascii="Times New Roman" w:hAnsi="Times New Roman" w:cs="Times New Roman"/>
          <w:sz w:val="24"/>
          <w:szCs w:val="24"/>
        </w:rPr>
        <w:t xml:space="preserve"> and MO-COMPASS. Based on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derivative-free trust region (BOTR) algorithm proposed by Ryu and Kim (2014), Zheng et al. (2019) put forward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proposed BOSSO method has been successfully applied in the network-wide traffic signal timing problem and validated to outperform other counterpart algorithms.</w:t>
      </w:r>
    </w:p>
    <w:p w14:paraId="176DEBC2" w14:textId="77777777" w:rsidR="0050736A" w:rsidRDefault="0050736A" w:rsidP="0050736A">
      <w:pPr>
        <w:rPr>
          <w:rFonts w:ascii="Times New Roman" w:hAnsi="Times New Roman" w:cs="Times New Roman"/>
          <w:sz w:val="24"/>
          <w:szCs w:val="24"/>
        </w:rPr>
      </w:pPr>
    </w:p>
    <w:p w14:paraId="6EFA251A" w14:textId="77777777" w:rsidR="0050736A" w:rsidRPr="006302C7" w:rsidRDefault="0050736A" w:rsidP="0050736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revious single- or multi-objective stochastic SO algorithms involving surrogate models have mostly dealt with bound constrained (also called box-constrained) SO problems with only expensive objective functions, and so the surrogate models are used to approximate the objective function only. </w:t>
      </w:r>
      <w:r>
        <w:rPr>
          <w:rFonts w:ascii="Times New Roman" w:hAnsi="Times New Roman" w:cs="Times New Roman" w:hint="eastAsia"/>
          <w:sz w:val="24"/>
          <w:szCs w:val="24"/>
        </w:rPr>
        <w:t>A</w:t>
      </w:r>
      <w:r>
        <w:rPr>
          <w:rFonts w:ascii="Times New Roman" w:hAnsi="Times New Roman" w:cs="Times New Roman"/>
          <w:sz w:val="24"/>
          <w:szCs w:val="24"/>
        </w:rPr>
        <w:t xml:space="preserve">s for addressing (single- or multi-objective) SO problems with expensive constraints, </w:t>
      </w:r>
      <w:r>
        <w:rPr>
          <w:rFonts w:ascii="Times New Roman" w:hAnsi="Times New Roman" w:cs="Times New Roman"/>
          <w:color w:val="000000" w:themeColor="text1"/>
          <w:sz w:val="24"/>
          <w:szCs w:val="24"/>
        </w:rPr>
        <w:t>Regis</w:t>
      </w:r>
      <w:r>
        <w:rPr>
          <w:rFonts w:ascii="Times New Roman" w:hAnsi="Times New Roman" w:cs="Times New Roman"/>
          <w:sz w:val="24"/>
          <w:szCs w:val="24"/>
        </w:rPr>
        <w:t xml:space="preserve"> (2011) presented a new derivative-free algorithm called </w:t>
      </w:r>
      <w:proofErr w:type="spellStart"/>
      <w:r>
        <w:rPr>
          <w:rFonts w:ascii="Times New Roman" w:hAnsi="Times New Roman" w:cs="Times New Roman"/>
          <w:sz w:val="24"/>
          <w:szCs w:val="24"/>
        </w:rPr>
        <w:lastRenderedPageBreak/>
        <w:t>ConstrLMSRBF</w:t>
      </w:r>
      <w:proofErr w:type="spellEnd"/>
      <w:r>
        <w:rPr>
          <w:rFonts w:ascii="Times New Roman" w:hAnsi="Times New Roman" w:cs="Times New Roman"/>
          <w:sz w:val="24"/>
          <w:szCs w:val="24"/>
        </w:rPr>
        <w:t xml:space="preserve"> to optimize expensive black-box objective functions subject to expensive black-box inequality constraints. This algorithm uses radial basis function (RBF) surrogate models and e</w:t>
      </w:r>
      <w:r w:rsidRPr="00D71356">
        <w:rPr>
          <w:rFonts w:ascii="Times New Roman" w:hAnsi="Times New Roman" w:cs="Times New Roman"/>
          <w:sz w:val="24"/>
          <w:szCs w:val="24"/>
        </w:rPr>
        <w:t>xtend</w:t>
      </w:r>
      <w:r>
        <w:rPr>
          <w:rFonts w:ascii="Times New Roman" w:hAnsi="Times New Roman" w:cs="Times New Roman"/>
          <w:sz w:val="24"/>
          <w:szCs w:val="24"/>
        </w:rPr>
        <w:t>s the Local Metric Stochastic RBF (LMSRBF) algorithm by Regis and Shoemaker (2007) that can handle black-box inequality constraints. Müller et al. (2013) introduced a surrogate model</w:t>
      </w:r>
      <w:r>
        <w:rPr>
          <w:rFonts w:ascii="Times New Roman" w:hAnsi="Times New Roman" w:cs="Times New Roman"/>
          <w:sz w:val="24"/>
          <w:szCs w:val="24"/>
        </w:rPr>
        <w:t>-</w:t>
      </w:r>
      <w:r>
        <w:rPr>
          <w:rFonts w:ascii="Times New Roman" w:hAnsi="Times New Roman" w:cs="Times New Roman"/>
          <w:sz w:val="24"/>
          <w:szCs w:val="24"/>
        </w:rPr>
        <w:t>based algorithm named SO-MI to address expensive mixed-integer black-box global optimization problems that may have expensive constraints, in which the RBF surrogate model is used to select candidates at which the expensive objective and constraint functions are to be evaluated. Later, Müller et al. (2014) presented a variant of SO-MI, which is called surrogate optimization-i</w:t>
      </w:r>
      <w:r w:rsidRPr="00267D39">
        <w:rPr>
          <w:rFonts w:ascii="Times New Roman" w:hAnsi="Times New Roman" w:cs="Times New Roman"/>
          <w:sz w:val="24"/>
          <w:szCs w:val="24"/>
        </w:rPr>
        <w:t>nteger</w:t>
      </w:r>
      <w:r>
        <w:rPr>
          <w:rFonts w:ascii="Times New Roman" w:hAnsi="Times New Roman" w:cs="Times New Roman"/>
          <w:sz w:val="24"/>
          <w:szCs w:val="24"/>
        </w:rPr>
        <w:t xml:space="preserve"> (SO-I) algorithm, to solve purely integer optimization problems that have expensive black-box objective functions and constraints. Müller and Woodbury (2017) put forward a global optimization with surrogate approximation of constraints (GOSAC) algorithm with two phases to address problems with expensive black-box constraints, cheap objective functions and continuous, integer or mixed-integer variables. For a given budget of expensive constraint evaluations allowed, GOSAC finds better feasible solutions more efficiently than other algorithms. </w:t>
      </w:r>
      <w:proofErr w:type="spellStart"/>
      <w:r>
        <w:rPr>
          <w:rFonts w:ascii="Times New Roman" w:hAnsi="Times New Roman" w:cs="Times New Roman"/>
          <w:sz w:val="24"/>
          <w:szCs w:val="24"/>
        </w:rPr>
        <w:t>Felio</w:t>
      </w:r>
      <w:r>
        <w:rPr>
          <w:rFonts w:ascii="Times New Roman" w:hAnsi="Times New Roman" w:cs="Times New Roman" w:hint="eastAsia"/>
          <w:sz w:val="24"/>
          <w:szCs w:val="24"/>
        </w:rPr>
        <w:t>t</w:t>
      </w:r>
      <w:proofErr w:type="spellEnd"/>
      <w:r>
        <w:rPr>
          <w:rFonts w:ascii="Times New Roman" w:hAnsi="Times New Roman" w:cs="Times New Roman"/>
          <w:sz w:val="24"/>
          <w:szCs w:val="24"/>
        </w:rPr>
        <w:t xml:space="preserve"> et al. (2016) proposed Bayesian Multi-Objective Optimization (BMOO), which handles objectives and constraints in a unified way by </w:t>
      </w:r>
      <w:r w:rsidRPr="00286F0F">
        <w:rPr>
          <w:rFonts w:ascii="Times New Roman" w:hAnsi="Times New Roman" w:cs="Times New Roman"/>
          <w:sz w:val="24"/>
          <w:szCs w:val="24"/>
          <w:highlight w:val="yellow"/>
        </w:rPr>
        <w:t>an extended domination rule</w:t>
      </w:r>
      <w:r>
        <w:rPr>
          <w:rFonts w:ascii="Times New Roman" w:hAnsi="Times New Roman" w:cs="Times New Roman"/>
          <w:sz w:val="24"/>
          <w:szCs w:val="24"/>
        </w:rPr>
        <w:t xml:space="preserve"> and calculate and optimize an expected hyper-volume improvement sampling criterion using Sequential Monte Carlo techniques.</w:t>
      </w:r>
    </w:p>
    <w:p w14:paraId="0D6E360F" w14:textId="77777777" w:rsidR="0050736A" w:rsidRPr="001B349F" w:rsidRDefault="0050736A" w:rsidP="0050736A">
      <w:pPr>
        <w:rPr>
          <w:rFonts w:ascii="Times New Roman" w:hAnsi="Times New Roman" w:cs="Times New Roman"/>
          <w:sz w:val="24"/>
          <w:szCs w:val="24"/>
        </w:rPr>
      </w:pPr>
    </w:p>
    <w:p w14:paraId="581C883B" w14:textId="2C18D8DE" w:rsidR="0050736A" w:rsidRDefault="0050736A" w:rsidP="0050736A">
      <w:pPr>
        <w:rPr>
          <w:rFonts w:ascii="Times New Roman" w:hAnsi="Times New Roman" w:cs="Times New Roman"/>
          <w:sz w:val="24"/>
          <w:szCs w:val="24"/>
        </w:rPr>
      </w:pPr>
      <w:r>
        <w:rPr>
          <w:rFonts w:ascii="Times New Roman" w:hAnsi="Times New Roman" w:cs="Times New Roman"/>
          <w:sz w:val="24"/>
          <w:szCs w:val="24"/>
        </w:rPr>
        <w:t>As is known, the mean of the response is a widely used performance measure in a stochastic system, while it is not able to evaluate the possible variability or describe the entire distribution adequately. In this condition, the quantile has become increasingly popular and of great interest in many fields to provide more thorough profiles of the response distribution (</w:t>
      </w:r>
      <w:proofErr w:type="spellStart"/>
      <w:r w:rsidRPr="004707B5">
        <w:rPr>
          <w:rFonts w:ascii="Times New Roman" w:hAnsi="Times New Roman" w:cs="Times New Roman"/>
          <w:sz w:val="24"/>
          <w:szCs w:val="24"/>
          <w:highlight w:val="cyan"/>
        </w:rPr>
        <w:t>Longerstaey</w:t>
      </w:r>
      <w:proofErr w:type="spellEnd"/>
      <w:r w:rsidRPr="004707B5">
        <w:rPr>
          <w:rFonts w:ascii="Times New Roman" w:hAnsi="Times New Roman" w:cs="Times New Roman"/>
          <w:sz w:val="24"/>
          <w:szCs w:val="24"/>
          <w:highlight w:val="cyan"/>
        </w:rPr>
        <w:t xml:space="preserve"> and Martin</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 xml:space="preserve">1996; </w:t>
      </w:r>
      <w:proofErr w:type="spellStart"/>
      <w:r w:rsidRPr="00286F0F">
        <w:rPr>
          <w:rFonts w:ascii="Times New Roman" w:hAnsi="Times New Roman" w:cs="Times New Roman"/>
          <w:sz w:val="24"/>
          <w:szCs w:val="24"/>
          <w:highlight w:val="cyan"/>
        </w:rPr>
        <w:t>Wipplinger</w:t>
      </w:r>
      <w:proofErr w:type="spellEnd"/>
      <w:r>
        <w:rPr>
          <w:rFonts w:ascii="Times New Roman" w:hAnsi="Times New Roman" w:cs="Times New Roman"/>
          <w:sz w:val="24"/>
          <w:szCs w:val="24"/>
          <w:highlight w:val="cyan"/>
        </w:rPr>
        <w:t>,</w:t>
      </w:r>
      <w:r w:rsidRPr="00286F0F">
        <w:rPr>
          <w:rFonts w:ascii="Times New Roman" w:hAnsi="Times New Roman" w:cs="Times New Roman"/>
          <w:sz w:val="24"/>
          <w:szCs w:val="24"/>
          <w:highlight w:val="cyan"/>
        </w:rPr>
        <w:t xml:space="preserve"> 2007; Cope et al</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2009</w:t>
      </w:r>
      <w:r>
        <w:rPr>
          <w:rFonts w:ascii="Times New Roman" w:hAnsi="Times New Roman" w:cs="Times New Roman"/>
          <w:sz w:val="24"/>
          <w:szCs w:val="24"/>
        </w:rPr>
        <w:t>). In risk management, quantile, also termed value at risk, is one of the primary risk measures to quantify and interpret the risk that one stochastic system may face. So, the surrogate models for quantiles have been developed extensively,</w:t>
      </w:r>
      <w:r w:rsidRPr="00805298">
        <w:rPr>
          <w:rFonts w:ascii="Times New Roman" w:hAnsi="Times New Roman" w:cs="Times New Roman"/>
          <w:sz w:val="24"/>
          <w:szCs w:val="24"/>
        </w:rPr>
        <w:t xml:space="preserve"> </w:t>
      </w:r>
      <w:r>
        <w:rPr>
          <w:rFonts w:ascii="Times New Roman" w:hAnsi="Times New Roman" w:cs="Times New Roman"/>
          <w:sz w:val="24"/>
          <w:szCs w:val="24"/>
        </w:rPr>
        <w:t>e.g., quantile regression (QR) model, stochastic kriging model, and stochastic cokriging model (</w:t>
      </w:r>
      <w:proofErr w:type="spellStart"/>
      <w:r w:rsidRPr="00286F0F">
        <w:rPr>
          <w:rFonts w:ascii="Times New Roman" w:hAnsi="Times New Roman" w:cs="Times New Roman"/>
          <w:sz w:val="24"/>
          <w:szCs w:val="24"/>
          <w:highlight w:val="cyan"/>
        </w:rPr>
        <w:t>Koenker</w:t>
      </w:r>
      <w:proofErr w:type="spellEnd"/>
      <w:r w:rsidRPr="00286F0F">
        <w:rPr>
          <w:rFonts w:ascii="Times New Roman" w:hAnsi="Times New Roman" w:cs="Times New Roman"/>
          <w:sz w:val="24"/>
          <w:szCs w:val="24"/>
          <w:highlight w:val="cyan"/>
        </w:rPr>
        <w:t xml:space="preserve"> and</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 xml:space="preserve">Hallock, 2001; Chen, 2009; </w:t>
      </w:r>
      <w:proofErr w:type="spellStart"/>
      <w:r w:rsidRPr="00286F0F">
        <w:rPr>
          <w:rFonts w:ascii="Times New Roman" w:hAnsi="Times New Roman" w:cs="Times New Roman"/>
          <w:sz w:val="24"/>
          <w:szCs w:val="24"/>
          <w:highlight w:val="cyan"/>
        </w:rPr>
        <w:t>Dabo-Niang</w:t>
      </w:r>
      <w:proofErr w:type="spellEnd"/>
      <w:r w:rsidRPr="00286F0F">
        <w:rPr>
          <w:rFonts w:ascii="Times New Roman" w:hAnsi="Times New Roman" w:cs="Times New Roman"/>
          <w:sz w:val="24"/>
          <w:szCs w:val="24"/>
          <w:highlight w:val="cyan"/>
        </w:rPr>
        <w:t xml:space="preserve"> and Thiam, 2010;</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 xml:space="preserve">Chen and Kim 2016; </w:t>
      </w:r>
      <w:proofErr w:type="spellStart"/>
      <w:r w:rsidRPr="00286F0F">
        <w:rPr>
          <w:rFonts w:ascii="Times New Roman" w:hAnsi="Times New Roman" w:cs="Times New Roman"/>
          <w:sz w:val="24"/>
          <w:szCs w:val="24"/>
          <w:highlight w:val="cyan"/>
        </w:rPr>
        <w:t>Xie</w:t>
      </w:r>
      <w:proofErr w:type="spellEnd"/>
      <w:r w:rsidRPr="00286F0F">
        <w:rPr>
          <w:rFonts w:ascii="Times New Roman" w:hAnsi="Times New Roman" w:cs="Times New Roman"/>
          <w:sz w:val="24"/>
          <w:szCs w:val="24"/>
          <w:highlight w:val="cyan"/>
        </w:rPr>
        <w:t xml:space="preserve"> et al. 2018</w:t>
      </w:r>
      <w:r w:rsidRPr="00204E61">
        <w:rPr>
          <w:rFonts w:ascii="Times New Roman" w:hAnsi="Times New Roman" w:cs="Times New Roman"/>
          <w:sz w:val="24"/>
          <w:szCs w:val="24"/>
          <w:highlight w:val="cyan"/>
        </w:rPr>
        <w:t>; Wang</w:t>
      </w:r>
      <w:r>
        <w:rPr>
          <w:rFonts w:ascii="Times New Roman" w:hAnsi="Times New Roman" w:cs="Times New Roman"/>
          <w:sz w:val="24"/>
          <w:szCs w:val="24"/>
          <w:highlight w:val="cyan"/>
        </w:rPr>
        <w:t xml:space="preserve"> </w:t>
      </w:r>
      <w:r w:rsidRPr="00286F0F">
        <w:rPr>
          <w:rFonts w:ascii="Times New Roman" w:hAnsi="Times New Roman" w:cs="Times New Roman"/>
          <w:sz w:val="24"/>
          <w:szCs w:val="24"/>
          <w:highlight w:val="cyan"/>
        </w:rPr>
        <w:t>e</w:t>
      </w:r>
      <w:r w:rsidRPr="00C712EC">
        <w:rPr>
          <w:rFonts w:ascii="Times New Roman" w:hAnsi="Times New Roman" w:cs="Times New Roman"/>
          <w:sz w:val="24"/>
          <w:szCs w:val="24"/>
          <w:highlight w:val="cyan"/>
        </w:rPr>
        <w:t>t a</w:t>
      </w:r>
      <w:r>
        <w:rPr>
          <w:rFonts w:ascii="Times New Roman" w:hAnsi="Times New Roman" w:cs="Times New Roman"/>
          <w:sz w:val="24"/>
          <w:szCs w:val="24"/>
          <w:highlight w:val="cyan"/>
        </w:rPr>
        <w:t xml:space="preserve">l., </w:t>
      </w:r>
      <w:r w:rsidRPr="00286F0F">
        <w:rPr>
          <w:rFonts w:ascii="Times New Roman" w:hAnsi="Times New Roman" w:cs="Times New Roman"/>
          <w:sz w:val="24"/>
          <w:szCs w:val="24"/>
          <w:highlight w:val="cyan"/>
        </w:rPr>
        <w:t>2021</w:t>
      </w:r>
      <w:r>
        <w:rPr>
          <w:rFonts w:ascii="Times New Roman" w:hAnsi="Times New Roman" w:cs="Times New Roman"/>
          <w:sz w:val="24"/>
          <w:szCs w:val="24"/>
        </w:rPr>
        <w:t xml:space="preserve">), based on which some optimization algorithms can be integrated for quantile optimization. Furthermore, the black-box constraints in aforementioned constrained SO algorithms are usually evaluated by expensive deterministic simulations, and do not consider the stochastic performance about the constraints. However, as mentioned previously, the stochasticity inherent in the simulation evaluation tool that commonly exists in various engineering fields would result in stochastic evaluation values of the constraint functions. Therefore, it is necessary and more </w:t>
      </w:r>
      <w:r w:rsidRPr="00F77022">
        <w:rPr>
          <w:rFonts w:ascii="Times New Roman" w:hAnsi="Times New Roman" w:cs="Times New Roman"/>
          <w:sz w:val="24"/>
          <w:szCs w:val="24"/>
        </w:rPr>
        <w:t>challenging</w:t>
      </w:r>
      <w:r>
        <w:rPr>
          <w:rFonts w:ascii="Times New Roman" w:hAnsi="Times New Roman" w:cs="Times New Roman"/>
          <w:sz w:val="24"/>
          <w:szCs w:val="24"/>
        </w:rPr>
        <w:t xml:space="preserve"> to account for the stochastic performance about the constraints. In this study, as formulated by the model (1), besides of using the expectations on two stochastic performance measures as </w:t>
      </w:r>
      <w:proofErr w:type="spellStart"/>
      <w:r>
        <w:rPr>
          <w:rFonts w:ascii="Times New Roman" w:hAnsi="Times New Roman" w:cs="Times New Roman"/>
          <w:sz w:val="24"/>
          <w:szCs w:val="24"/>
        </w:rPr>
        <w:t>biobjectives</w:t>
      </w:r>
      <w:proofErr w:type="spellEnd"/>
      <w:r>
        <w:rPr>
          <w:rFonts w:ascii="Times New Roman" w:hAnsi="Times New Roman" w:cs="Times New Roman"/>
          <w:sz w:val="24"/>
          <w:szCs w:val="24"/>
        </w:rPr>
        <w:t xml:space="preserve">, we set a probabilistic constraint about another performance measure evaluated by stochastic simulation, which can be treated as the </w:t>
      </w:r>
      <w:r w:rsidRPr="00286F0F">
        <w:rPr>
          <w:rFonts w:ascii="Times New Roman" w:hAnsi="Times New Roman" w:cs="Times New Roman"/>
          <w:sz w:val="24"/>
          <w:szCs w:val="24"/>
          <w:highlight w:val="cyan"/>
        </w:rPr>
        <w:t>inverse solution</w:t>
      </w:r>
      <w:r>
        <w:rPr>
          <w:rFonts w:ascii="Times New Roman" w:hAnsi="Times New Roman" w:cs="Times New Roman"/>
          <w:sz w:val="24"/>
          <w:szCs w:val="24"/>
        </w:rPr>
        <w:t xml:space="preserve"> of the corresponding quantile </w:t>
      </w:r>
      <w:r w:rsidRPr="00813E9A">
        <w:rPr>
          <w:rFonts w:ascii="Times New Roman" w:hAnsi="Times New Roman" w:cs="Times New Roman"/>
          <w:sz w:val="24"/>
          <w:szCs w:val="24"/>
        </w:rPr>
        <w:t xml:space="preserve">function. That is, the probabilistic constraint is </w:t>
      </w:r>
      <w:r w:rsidR="00912826" w:rsidRPr="00813E9A">
        <w:rPr>
          <w:rFonts w:ascii="Times New Roman" w:hAnsi="Times New Roman" w:cs="Times New Roman"/>
          <w:sz w:val="24"/>
          <w:szCs w:val="24"/>
        </w:rPr>
        <w:t>a way to control</w:t>
      </w:r>
      <w:r w:rsidRPr="00813E9A">
        <w:rPr>
          <w:rFonts w:ascii="Times New Roman" w:hAnsi="Times New Roman" w:cs="Times New Roman"/>
          <w:sz w:val="24"/>
          <w:szCs w:val="24"/>
        </w:rPr>
        <w:t xml:space="preserve"> the risk that the stochastic traffic system may face in terms of this performance mea</w:t>
      </w:r>
      <w:commentRangeStart w:id="11"/>
      <w:r w:rsidRPr="00813E9A">
        <w:rPr>
          <w:rFonts w:ascii="Times New Roman" w:hAnsi="Times New Roman" w:cs="Times New Roman"/>
          <w:sz w:val="24"/>
          <w:szCs w:val="24"/>
        </w:rPr>
        <w:t>sure</w:t>
      </w:r>
      <w:commentRangeEnd w:id="11"/>
      <w:r w:rsidRPr="00813E9A">
        <w:rPr>
          <w:rStyle w:val="CommentReference"/>
        </w:rPr>
        <w:commentReference w:id="11"/>
      </w:r>
      <w:r w:rsidRPr="00813E9A">
        <w:rPr>
          <w:rFonts w:ascii="Times New Roman" w:hAnsi="Times New Roman" w:cs="Times New Roman"/>
          <w:sz w:val="24"/>
          <w:szCs w:val="24"/>
        </w:rPr>
        <w:t>.</w:t>
      </w:r>
      <w:r w:rsidR="00DF03CB" w:rsidRPr="00813E9A">
        <w:rPr>
          <w:rFonts w:ascii="Times New Roman" w:hAnsi="Times New Roman" w:cs="Times New Roman"/>
          <w:sz w:val="24"/>
          <w:szCs w:val="24"/>
        </w:rPr>
        <w:t xml:space="preserve"> </w:t>
      </w:r>
      <w:r w:rsidR="00ED0784">
        <w:rPr>
          <w:rFonts w:ascii="Times New Roman" w:hAnsi="Times New Roman" w:cs="Times New Roman" w:hint="eastAsia"/>
          <w:sz w:val="24"/>
          <w:szCs w:val="24"/>
        </w:rPr>
        <w:t>Some</w:t>
      </w:r>
      <w:r w:rsidR="00ED0784">
        <w:rPr>
          <w:rFonts w:ascii="Times New Roman" w:hAnsi="Times New Roman" w:cs="Times New Roman"/>
          <w:sz w:val="24"/>
          <w:szCs w:val="24"/>
        </w:rPr>
        <w:t xml:space="preserve"> </w:t>
      </w:r>
      <w:r w:rsidR="00E53E7B" w:rsidRPr="00813E9A">
        <w:rPr>
          <w:rFonts w:ascii="Times New Roman" w:hAnsi="Times New Roman" w:cs="Times New Roman"/>
          <w:sz w:val="24"/>
          <w:szCs w:val="24"/>
        </w:rPr>
        <w:t xml:space="preserve">recent studies </w:t>
      </w:r>
      <w:r w:rsidR="009D5BCC" w:rsidRPr="00813E9A">
        <w:rPr>
          <w:rFonts w:ascii="Times New Roman" w:hAnsi="Times New Roman" w:cs="Times New Roman"/>
          <w:sz w:val="24"/>
          <w:szCs w:val="24"/>
        </w:rPr>
        <w:t xml:space="preserve">have proposed BO methods in dealing </w:t>
      </w:r>
      <w:r w:rsidR="00813E9A" w:rsidRPr="00813E9A">
        <w:rPr>
          <w:rFonts w:ascii="Times New Roman" w:hAnsi="Times New Roman" w:cs="Times New Roman"/>
          <w:sz w:val="24"/>
          <w:szCs w:val="24"/>
        </w:rPr>
        <w:t xml:space="preserve">with </w:t>
      </w:r>
      <w:r w:rsidR="009D5BCC" w:rsidRPr="00813E9A">
        <w:rPr>
          <w:rFonts w:ascii="Times New Roman" w:hAnsi="Times New Roman" w:cs="Times New Roman"/>
          <w:sz w:val="24"/>
          <w:szCs w:val="24"/>
        </w:rPr>
        <w:t>single-objective probabilistic</w:t>
      </w:r>
      <w:r w:rsidR="006272F3" w:rsidRPr="00813E9A">
        <w:rPr>
          <w:rFonts w:ascii="Times New Roman" w:hAnsi="Times New Roman" w:cs="Times New Roman"/>
          <w:sz w:val="24"/>
          <w:szCs w:val="24"/>
        </w:rPr>
        <w:t xml:space="preserve">ally </w:t>
      </w:r>
      <w:r w:rsidR="009D5BCC" w:rsidRPr="00813E9A">
        <w:rPr>
          <w:rFonts w:ascii="Times New Roman" w:hAnsi="Times New Roman" w:cs="Times New Roman"/>
          <w:sz w:val="24"/>
          <w:szCs w:val="24"/>
        </w:rPr>
        <w:t>constrain</w:t>
      </w:r>
      <w:r w:rsidR="006272F3" w:rsidRPr="00813E9A">
        <w:rPr>
          <w:rFonts w:ascii="Times New Roman" w:hAnsi="Times New Roman" w:cs="Times New Roman"/>
          <w:sz w:val="24"/>
          <w:szCs w:val="24"/>
        </w:rPr>
        <w:t>ed problems</w:t>
      </w:r>
      <w:r w:rsidR="003A7F68" w:rsidRPr="003A7F68">
        <w:rPr>
          <w:rFonts w:ascii="Times New Roman" w:hAnsi="Times New Roman" w:cs="Times New Roman"/>
          <w:sz w:val="24"/>
          <w:szCs w:val="24"/>
        </w:rPr>
        <w:t xml:space="preserve"> </w:t>
      </w:r>
      <w:r w:rsidR="003A7F68">
        <w:rPr>
          <w:rFonts w:ascii="Times New Roman" w:hAnsi="Times New Roman" w:cs="Times New Roman"/>
          <w:sz w:val="24"/>
          <w:szCs w:val="24"/>
          <w:highlight w:val="yellow"/>
        </w:rPr>
        <w:t>(</w:t>
      </w:r>
      <w:proofErr w:type="spellStart"/>
      <w:r w:rsidR="002775D0" w:rsidRPr="000578E6">
        <w:rPr>
          <w:rFonts w:ascii="Times New Roman" w:hAnsi="Times New Roman" w:cs="Times New Roman"/>
          <w:sz w:val="24"/>
          <w:szCs w:val="24"/>
          <w:highlight w:val="yellow"/>
        </w:rPr>
        <w:t>Gelbart</w:t>
      </w:r>
      <w:proofErr w:type="spellEnd"/>
      <w:r w:rsidR="002775D0" w:rsidRPr="000578E6">
        <w:rPr>
          <w:rFonts w:ascii="Times New Roman" w:hAnsi="Times New Roman" w:cs="Times New Roman"/>
          <w:sz w:val="24"/>
          <w:szCs w:val="24"/>
          <w:highlight w:val="yellow"/>
        </w:rPr>
        <w:t xml:space="preserve"> et al. </w:t>
      </w:r>
      <w:r w:rsidR="002775D0" w:rsidRPr="009F4006">
        <w:rPr>
          <w:rFonts w:ascii="Times New Roman" w:hAnsi="Times New Roman" w:cs="Times New Roman"/>
          <w:sz w:val="24"/>
          <w:szCs w:val="24"/>
          <w:highlight w:val="yellow"/>
        </w:rPr>
        <w:t xml:space="preserve">2014, </w:t>
      </w:r>
      <w:proofErr w:type="spellStart"/>
      <w:r w:rsidR="002775D0" w:rsidRPr="009F4006">
        <w:rPr>
          <w:rFonts w:ascii="Times New Roman" w:hAnsi="Times New Roman" w:cs="Times New Roman"/>
          <w:sz w:val="24"/>
          <w:szCs w:val="24"/>
          <w:highlight w:val="yellow"/>
        </w:rPr>
        <w:t>Gramacy</w:t>
      </w:r>
      <w:proofErr w:type="spellEnd"/>
      <w:r w:rsidR="002775D0" w:rsidRPr="009F4006">
        <w:rPr>
          <w:rFonts w:ascii="Times New Roman" w:hAnsi="Times New Roman" w:cs="Times New Roman"/>
          <w:sz w:val="24"/>
          <w:szCs w:val="24"/>
          <w:highlight w:val="yellow"/>
        </w:rPr>
        <w:t xml:space="preserve"> </w:t>
      </w:r>
      <w:r w:rsidR="002775D0">
        <w:rPr>
          <w:rFonts w:ascii="Times New Roman" w:hAnsi="Times New Roman" w:cs="Times New Roman"/>
          <w:sz w:val="24"/>
          <w:szCs w:val="24"/>
          <w:highlight w:val="yellow"/>
        </w:rPr>
        <w:t xml:space="preserve">2016, </w:t>
      </w:r>
      <w:proofErr w:type="spellStart"/>
      <w:r w:rsidR="002775D0" w:rsidRPr="000578E6">
        <w:rPr>
          <w:rFonts w:ascii="Times New Roman" w:hAnsi="Times New Roman" w:cs="Times New Roman"/>
          <w:sz w:val="24"/>
          <w:szCs w:val="24"/>
          <w:highlight w:val="yellow"/>
        </w:rPr>
        <w:t>Letham</w:t>
      </w:r>
      <w:proofErr w:type="spellEnd"/>
      <w:r w:rsidR="002775D0" w:rsidRPr="000578E6">
        <w:rPr>
          <w:rFonts w:ascii="Times New Roman" w:hAnsi="Times New Roman" w:cs="Times New Roman"/>
          <w:sz w:val="24"/>
          <w:szCs w:val="24"/>
          <w:highlight w:val="yellow"/>
        </w:rPr>
        <w:t xml:space="preserve"> et al., 2019</w:t>
      </w:r>
      <w:r w:rsidR="003A7F68">
        <w:rPr>
          <w:rFonts w:ascii="Times New Roman" w:hAnsi="Times New Roman" w:cs="Times New Roman"/>
          <w:sz w:val="24"/>
          <w:szCs w:val="24"/>
          <w:highlight w:val="yellow"/>
        </w:rPr>
        <w:t>)</w:t>
      </w:r>
      <w:r w:rsidR="001C72EF">
        <w:rPr>
          <w:rFonts w:ascii="Times New Roman" w:hAnsi="Times New Roman" w:cs="Times New Roman"/>
          <w:sz w:val="24"/>
          <w:szCs w:val="24"/>
          <w:highlight w:val="yellow"/>
        </w:rPr>
        <w:t xml:space="preserve">. </w:t>
      </w:r>
      <w:r w:rsidR="001C72EF" w:rsidRPr="00E01D90">
        <w:rPr>
          <w:rFonts w:ascii="Times New Roman" w:hAnsi="Times New Roman" w:cs="Times New Roman"/>
          <w:sz w:val="24"/>
          <w:szCs w:val="24"/>
        </w:rPr>
        <w:t xml:space="preserve">These studies attached GP priors directly on the objective and constraint of each solution and proposed EI-based </w:t>
      </w:r>
      <w:r w:rsidR="001C72EF" w:rsidRPr="00E01D90">
        <w:rPr>
          <w:rFonts w:ascii="Times New Roman" w:hAnsi="Times New Roman" w:cs="Times New Roman"/>
          <w:sz w:val="24"/>
          <w:szCs w:val="24"/>
        </w:rPr>
        <w:lastRenderedPageBreak/>
        <w:t>sampling policies</w:t>
      </w:r>
      <w:r w:rsidR="00DF03CB" w:rsidRPr="00E01D90">
        <w:rPr>
          <w:rFonts w:ascii="Times New Roman" w:hAnsi="Times New Roman" w:cs="Times New Roman"/>
          <w:sz w:val="24"/>
          <w:szCs w:val="24"/>
        </w:rPr>
        <w:t xml:space="preserve">, </w:t>
      </w:r>
      <w:r w:rsidR="001C72EF" w:rsidRPr="00E01D90">
        <w:rPr>
          <w:rFonts w:ascii="Times New Roman" w:hAnsi="Times New Roman" w:cs="Times New Roman"/>
          <w:sz w:val="24"/>
          <w:szCs w:val="24"/>
        </w:rPr>
        <w:t xml:space="preserve">which are not applicable to problems that </w:t>
      </w:r>
      <w:r w:rsidR="00E01D90" w:rsidRPr="00E01D90">
        <w:rPr>
          <w:rFonts w:ascii="Times New Roman" w:hAnsi="Times New Roman" w:cs="Times New Roman"/>
          <w:sz w:val="24"/>
          <w:szCs w:val="24"/>
        </w:rPr>
        <w:t>involve</w:t>
      </w:r>
      <w:r w:rsidR="001C72EF" w:rsidRPr="00E01D90">
        <w:rPr>
          <w:rFonts w:ascii="Times New Roman" w:hAnsi="Times New Roman" w:cs="Times New Roman"/>
          <w:sz w:val="24"/>
          <w:szCs w:val="24"/>
        </w:rPr>
        <w:t xml:space="preserve"> </w:t>
      </w:r>
      <w:r w:rsidR="001C72EF" w:rsidRPr="00E01D90">
        <w:rPr>
          <w:rFonts w:ascii="Times New Roman" w:hAnsi="Times New Roman" w:cs="Times New Roman"/>
          <w:sz w:val="24"/>
          <w:szCs w:val="24"/>
        </w:rPr>
        <w:t>high-dimension</w:t>
      </w:r>
      <w:r w:rsidR="00E01D90" w:rsidRPr="00E01D90">
        <w:rPr>
          <w:rFonts w:ascii="Times New Roman" w:hAnsi="Times New Roman" w:cs="Times New Roman"/>
          <w:sz w:val="24"/>
          <w:szCs w:val="24"/>
        </w:rPr>
        <w:t>al</w:t>
      </w:r>
      <w:r w:rsidR="001C72EF" w:rsidRPr="00E01D90">
        <w:rPr>
          <w:rFonts w:ascii="Times New Roman" w:hAnsi="Times New Roman" w:cs="Times New Roman"/>
          <w:sz w:val="24"/>
          <w:szCs w:val="24"/>
        </w:rPr>
        <w:t xml:space="preserve"> </w:t>
      </w:r>
      <w:r w:rsidR="00E01D90" w:rsidRPr="00E01D90">
        <w:rPr>
          <w:rFonts w:ascii="Times New Roman" w:hAnsi="Times New Roman" w:cs="Times New Roman"/>
          <w:sz w:val="24"/>
          <w:szCs w:val="24"/>
        </w:rPr>
        <w:t xml:space="preserve">decision variables </w:t>
      </w:r>
      <w:r w:rsidR="001C72EF" w:rsidRPr="00E01D90">
        <w:rPr>
          <w:rFonts w:ascii="Times New Roman" w:hAnsi="Times New Roman" w:cs="Times New Roman"/>
          <w:sz w:val="24"/>
          <w:szCs w:val="24"/>
        </w:rPr>
        <w:t>and multiple objectives.</w:t>
      </w:r>
      <w:r w:rsidR="00323061">
        <w:rPr>
          <w:rFonts w:ascii="Times New Roman" w:hAnsi="Times New Roman" w:cs="Times New Roman"/>
          <w:sz w:val="24"/>
          <w:szCs w:val="24"/>
        </w:rPr>
        <w:t xml:space="preserve"> In contrast</w:t>
      </w:r>
      <w:r w:rsidR="00AA6C03">
        <w:rPr>
          <w:rFonts w:ascii="Times New Roman" w:hAnsi="Times New Roman" w:cs="Times New Roman"/>
          <w:sz w:val="24"/>
          <w:szCs w:val="24"/>
        </w:rPr>
        <w:t>,</w:t>
      </w:r>
      <w:r w:rsidR="001C72EF" w:rsidRPr="00E01D90">
        <w:rPr>
          <w:rFonts w:ascii="Times New Roman" w:hAnsi="Times New Roman" w:cs="Times New Roman"/>
          <w:sz w:val="24"/>
          <w:szCs w:val="24"/>
        </w:rPr>
        <w:t xml:space="preserve"> our study will build </w:t>
      </w:r>
      <w:r w:rsidR="00E01D90" w:rsidRPr="00E01D90">
        <w:rPr>
          <w:rFonts w:ascii="Times New Roman" w:hAnsi="Times New Roman" w:cs="Times New Roman"/>
          <w:sz w:val="24"/>
          <w:szCs w:val="24"/>
        </w:rPr>
        <w:t xml:space="preserve">a new BO approach </w:t>
      </w:r>
      <w:r w:rsidR="00AA6C03">
        <w:rPr>
          <w:rFonts w:ascii="Times New Roman" w:hAnsi="Times New Roman" w:cs="Times New Roman"/>
          <w:sz w:val="24"/>
          <w:szCs w:val="24"/>
        </w:rPr>
        <w:t>which aims at efficient learning of the mean performances of the two objective</w:t>
      </w:r>
      <w:r w:rsidR="00323061">
        <w:rPr>
          <w:rFonts w:ascii="Times New Roman" w:hAnsi="Times New Roman" w:cs="Times New Roman"/>
          <w:sz w:val="24"/>
          <w:szCs w:val="24"/>
        </w:rPr>
        <w:t xml:space="preserve"> function</w:t>
      </w:r>
      <w:r w:rsidR="00AA6C03">
        <w:rPr>
          <w:rFonts w:ascii="Times New Roman" w:hAnsi="Times New Roman" w:cs="Times New Roman"/>
          <w:sz w:val="24"/>
          <w:szCs w:val="24"/>
        </w:rPr>
        <w:t xml:space="preserve">s as well as the quantile of the constraint </w:t>
      </w:r>
      <w:r w:rsidR="00323061">
        <w:rPr>
          <w:rFonts w:ascii="Times New Roman" w:hAnsi="Times New Roman" w:cs="Times New Roman"/>
          <w:sz w:val="24"/>
          <w:szCs w:val="24"/>
        </w:rPr>
        <w:t xml:space="preserve">function, </w:t>
      </w:r>
      <w:r w:rsidR="00861F60">
        <w:rPr>
          <w:rFonts w:ascii="Times New Roman" w:hAnsi="Times New Roman" w:cs="Times New Roman" w:hint="eastAsia"/>
          <w:sz w:val="24"/>
          <w:szCs w:val="24"/>
        </w:rPr>
        <w:t>t</w:t>
      </w:r>
      <w:r w:rsidR="00861F60">
        <w:rPr>
          <w:rFonts w:ascii="Times New Roman" w:hAnsi="Times New Roman" w:cs="Times New Roman"/>
          <w:sz w:val="24"/>
          <w:szCs w:val="24"/>
        </w:rPr>
        <w:t>he key challenge is that</w:t>
      </w:r>
      <w:r w:rsidR="00323061">
        <w:rPr>
          <w:rFonts w:ascii="Times New Roman" w:hAnsi="Times New Roman" w:cs="Times New Roman"/>
          <w:sz w:val="24"/>
          <w:szCs w:val="24"/>
        </w:rPr>
        <w:t xml:space="preserve"> the</w:t>
      </w:r>
      <w:r w:rsidR="00101D33">
        <w:rPr>
          <w:rFonts w:ascii="Times New Roman" w:hAnsi="Times New Roman" w:cs="Times New Roman"/>
          <w:sz w:val="24"/>
          <w:szCs w:val="24"/>
        </w:rPr>
        <w:t>se</w:t>
      </w:r>
      <w:r w:rsidR="00323061">
        <w:rPr>
          <w:rFonts w:ascii="Times New Roman" w:hAnsi="Times New Roman" w:cs="Times New Roman"/>
          <w:sz w:val="24"/>
          <w:szCs w:val="24"/>
        </w:rPr>
        <w:t xml:space="preserve"> three functions are all defined on a high-dimensional discrete decision space. </w:t>
      </w:r>
      <w:r w:rsidR="00E01D90" w:rsidRPr="00E01D90">
        <w:rPr>
          <w:rFonts w:ascii="Times New Roman" w:hAnsi="Times New Roman" w:cs="Times New Roman"/>
          <w:sz w:val="24"/>
          <w:szCs w:val="24"/>
        </w:rPr>
        <w:t xml:space="preserve"> </w:t>
      </w:r>
      <w:r w:rsidR="00323061">
        <w:rPr>
          <w:rFonts w:ascii="Times New Roman" w:hAnsi="Times New Roman" w:cs="Times New Roman"/>
          <w:sz w:val="24"/>
          <w:szCs w:val="24"/>
        </w:rPr>
        <w:t xml:space="preserve"> </w:t>
      </w:r>
    </w:p>
    <w:p w14:paraId="652C54A3" w14:textId="77777777" w:rsidR="0050736A" w:rsidRDefault="0050736A" w:rsidP="0050736A">
      <w:pPr>
        <w:rPr>
          <w:rFonts w:ascii="Times New Roman" w:hAnsi="Times New Roman" w:cs="Times New Roman"/>
          <w:sz w:val="24"/>
          <w:szCs w:val="24"/>
        </w:rPr>
      </w:pPr>
    </w:p>
    <w:p w14:paraId="70B7E0B5" w14:textId="0542F594" w:rsidR="0050736A" w:rsidRDefault="0050736A" w:rsidP="0050736A">
      <w:pPr>
        <w:rPr>
          <w:rFonts w:ascii="Times New Roman" w:hAnsi="Times New Roman" w:cs="Times New Roman"/>
          <w:sz w:val="24"/>
          <w:szCs w:val="24"/>
        </w:rPr>
      </w:pPr>
      <w:r w:rsidRPr="000809D2">
        <w:rPr>
          <w:rFonts w:ascii="Times New Roman" w:hAnsi="Times New Roman" w:cs="Times New Roman" w:hint="eastAsia"/>
          <w:b/>
          <w:bCs/>
          <w:sz w:val="24"/>
          <w:szCs w:val="24"/>
        </w:rPr>
        <w:t>2</w:t>
      </w:r>
      <w:r>
        <w:rPr>
          <w:rFonts w:ascii="Times New Roman" w:hAnsi="Times New Roman" w:cs="Times New Roman"/>
          <w:b/>
          <w:bCs/>
          <w:sz w:val="24"/>
          <w:szCs w:val="24"/>
        </w:rPr>
        <w:t>.2</w:t>
      </w:r>
      <w:r w:rsidRPr="000809D2">
        <w:rPr>
          <w:rFonts w:ascii="Times New Roman" w:hAnsi="Times New Roman" w:cs="Times New Roman"/>
          <w:b/>
          <w:bCs/>
          <w:sz w:val="24"/>
          <w:szCs w:val="24"/>
        </w:rPr>
        <w:t xml:space="preserve"> </w:t>
      </w:r>
      <w:r>
        <w:rPr>
          <w:rFonts w:ascii="Times New Roman" w:hAnsi="Times New Roman" w:cs="Times New Roman"/>
          <w:b/>
          <w:bCs/>
          <w:sz w:val="24"/>
          <w:szCs w:val="24"/>
        </w:rPr>
        <w:t>T</w:t>
      </w:r>
      <w:r>
        <w:rPr>
          <w:rFonts w:ascii="Times New Roman" w:hAnsi="Times New Roman" w:cs="Times New Roman"/>
          <w:b/>
          <w:bCs/>
          <w:sz w:val="24"/>
          <w:szCs w:val="24"/>
        </w:rPr>
        <w:t>he knowledge gradient</w:t>
      </w:r>
      <w:r>
        <w:rPr>
          <w:rFonts w:ascii="Times New Roman" w:hAnsi="Times New Roman" w:cs="Times New Roman"/>
          <w:b/>
          <w:bCs/>
          <w:sz w:val="24"/>
          <w:szCs w:val="24"/>
        </w:rPr>
        <w:t xml:space="preserve"> </w:t>
      </w:r>
      <w:r w:rsidR="00C65901">
        <w:rPr>
          <w:rFonts w:ascii="Times New Roman" w:hAnsi="Times New Roman" w:cs="Times New Roman"/>
          <w:b/>
          <w:bCs/>
          <w:sz w:val="24"/>
          <w:szCs w:val="24"/>
        </w:rPr>
        <w:t xml:space="preserve">(KG) </w:t>
      </w:r>
      <w:r>
        <w:rPr>
          <w:rFonts w:ascii="Times New Roman" w:hAnsi="Times New Roman" w:cs="Times New Roman"/>
          <w:b/>
          <w:bCs/>
          <w:sz w:val="24"/>
          <w:szCs w:val="24"/>
        </w:rPr>
        <w:t>sampling</w:t>
      </w:r>
      <w:r>
        <w:rPr>
          <w:rFonts w:ascii="Times New Roman" w:hAnsi="Times New Roman" w:cs="Times New Roman"/>
          <w:b/>
          <w:bCs/>
          <w:sz w:val="24"/>
          <w:szCs w:val="24"/>
        </w:rPr>
        <w:t xml:space="preserve"> policy</w:t>
      </w:r>
    </w:p>
    <w:p w14:paraId="59346462" w14:textId="6DBB5A80"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that </w:t>
      </w:r>
      <w:r w:rsidR="00570E2B">
        <w:rPr>
          <w:rFonts w:ascii="Times New Roman" w:hAnsi="Times New Roman" w:cs="Times New Roman"/>
          <w:color w:val="000000" w:themeColor="text1"/>
          <w:sz w:val="24"/>
          <w:szCs w:val="24"/>
        </w:rPr>
        <w:t xml:space="preserve">some of the aforementioned </w:t>
      </w:r>
      <w:r>
        <w:rPr>
          <w:rFonts w:ascii="Times New Roman" w:hAnsi="Times New Roman" w:cs="Times New Roman"/>
          <w:color w:val="000000" w:themeColor="text1"/>
          <w:sz w:val="24"/>
          <w:szCs w:val="24"/>
        </w:rPr>
        <w:t>SO method</w:t>
      </w:r>
      <w:r>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 xml:space="preserve">(mainly for the single-objective problems) </w:t>
      </w:r>
      <w:r w:rsidR="00570E2B">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good </w:t>
      </w:r>
      <w:r>
        <w:rPr>
          <w:rFonts w:ascii="Times New Roman" w:hAnsi="Times New Roman" w:cs="Times New Roman"/>
          <w:color w:val="000000" w:themeColor="text1"/>
          <w:sz w:val="24"/>
          <w:szCs w:val="24"/>
        </w:rPr>
        <w:t xml:space="preserve">examples of the </w:t>
      </w:r>
      <w:r>
        <w:rPr>
          <w:rFonts w:ascii="Times New Roman" w:hAnsi="Times New Roman" w:cs="Times New Roman"/>
          <w:color w:val="000000" w:themeColor="text1"/>
          <w:sz w:val="24"/>
          <w:szCs w:val="24"/>
        </w:rPr>
        <w:t>BO approach</w:t>
      </w:r>
      <w:r>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highlight w:val="yellow"/>
        </w:rPr>
        <w:t>(e.g.,</w:t>
      </w:r>
      <w:r w:rsidRPr="007A78C8">
        <w:rPr>
          <w:rFonts w:ascii="Times New Roman" w:hAnsi="Times New Roman" w:cs="Times New Roman"/>
          <w:color w:val="000000" w:themeColor="text1"/>
          <w:sz w:val="24"/>
          <w:szCs w:val="24"/>
          <w:highlight w:val="yellow"/>
        </w:rPr>
        <w:t xml:space="preserve"> </w:t>
      </w:r>
      <w:proofErr w:type="spellStart"/>
      <w:r w:rsidRPr="007A78C8">
        <w:rPr>
          <w:rFonts w:ascii="Times New Roman" w:hAnsi="Times New Roman" w:cs="Times New Roman"/>
          <w:color w:val="000000" w:themeColor="text1"/>
          <w:sz w:val="24"/>
          <w:szCs w:val="24"/>
          <w:highlight w:val="yellow"/>
        </w:rPr>
        <w:t>Salemi</w:t>
      </w:r>
      <w:proofErr w:type="spellEnd"/>
      <w:r w:rsidRPr="007A78C8">
        <w:rPr>
          <w:rFonts w:ascii="Times New Roman" w:hAnsi="Times New Roman" w:cs="Times New Roman"/>
          <w:color w:val="000000" w:themeColor="text1"/>
          <w:sz w:val="24"/>
          <w:szCs w:val="24"/>
          <w:highlight w:val="yellow"/>
        </w:rPr>
        <w:t xml:space="preserve"> et al. 2019; </w:t>
      </w:r>
      <w:proofErr w:type="spellStart"/>
      <w:r w:rsidRPr="007A78C8">
        <w:rPr>
          <w:rFonts w:ascii="Times New Roman" w:hAnsi="Times New Roman" w:cs="Times New Roman"/>
          <w:color w:val="000000" w:themeColor="text1"/>
          <w:sz w:val="24"/>
          <w:szCs w:val="24"/>
          <w:highlight w:val="yellow"/>
        </w:rPr>
        <w:t>Letham</w:t>
      </w:r>
      <w:proofErr w:type="spellEnd"/>
      <w:r w:rsidRPr="007A78C8">
        <w:rPr>
          <w:rFonts w:ascii="Times New Roman" w:hAnsi="Times New Roman" w:cs="Times New Roman"/>
          <w:color w:val="000000" w:themeColor="text1"/>
          <w:sz w:val="24"/>
          <w:szCs w:val="24"/>
          <w:highlight w:val="yellow"/>
        </w:rPr>
        <w:t xml:space="preserve"> et al., 2019)</w:t>
      </w:r>
      <w:r w:rsidRPr="007A78C8">
        <w:rPr>
          <w:rFonts w:ascii="Times New Roman" w:hAnsi="Times New Roman" w:cs="Times New Roman"/>
          <w:color w:val="000000" w:themeColor="text1"/>
          <w:sz w:val="24"/>
          <w:szCs w:val="24"/>
        </w:rPr>
        <w:t>. As</w:t>
      </w:r>
      <w:r>
        <w:rPr>
          <w:rFonts w:ascii="Times New Roman" w:hAnsi="Times New Roman" w:cs="Times New Roman"/>
          <w:color w:val="000000" w:themeColor="text1"/>
          <w:sz w:val="24"/>
          <w:szCs w:val="24"/>
        </w:rPr>
        <w:t xml:space="preserve"> noted</w:t>
      </w:r>
      <w:r w:rsidRPr="007A78C8">
        <w:rPr>
          <w:rFonts w:ascii="Times New Roman" w:hAnsi="Times New Roman" w:cs="Times New Roman"/>
          <w:color w:val="000000" w:themeColor="text1"/>
          <w:sz w:val="24"/>
          <w:szCs w:val="24"/>
        </w:rPr>
        <w:t xml:space="preserve"> earlier, the BO approach has two fundamental components: the belief model describing subjective probability distribution over the solutions as well as </w:t>
      </w:r>
      <w:r w:rsidR="00544EA0">
        <w:rPr>
          <w:rFonts w:ascii="Times New Roman" w:hAnsi="Times New Roman" w:cs="Times New Roman"/>
          <w:color w:val="000000" w:themeColor="text1"/>
          <w:sz w:val="24"/>
          <w:szCs w:val="24"/>
        </w:rPr>
        <w:t>the</w:t>
      </w:r>
      <w:r w:rsidR="006272F3">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sampling policy</w:t>
      </w:r>
      <w:r w:rsidR="006272F3">
        <w:rPr>
          <w:rFonts w:ascii="Times New Roman" w:hAnsi="Times New Roman" w:cs="Times New Roman"/>
          <w:color w:val="000000" w:themeColor="text1"/>
          <w:sz w:val="24"/>
          <w:szCs w:val="24"/>
        </w:rPr>
        <w:t xml:space="preserve"> based on the </w:t>
      </w:r>
      <w:r w:rsidR="006272F3" w:rsidRPr="007A78C8">
        <w:rPr>
          <w:rFonts w:ascii="Times New Roman" w:hAnsi="Times New Roman" w:cs="Times New Roman"/>
          <w:color w:val="000000" w:themeColor="text1"/>
          <w:sz w:val="24"/>
          <w:szCs w:val="24"/>
        </w:rPr>
        <w:t>acquisition function</w:t>
      </w:r>
      <w:r w:rsidR="006272F3">
        <w:rPr>
          <w:rFonts w:ascii="Times New Roman" w:hAnsi="Times New Roman" w:cs="Times New Roman"/>
          <w:color w:val="000000" w:themeColor="text1"/>
          <w:sz w:val="24"/>
          <w:szCs w:val="24"/>
        </w:rPr>
        <w:t xml:space="preserve"> defined for the solutions</w:t>
      </w:r>
      <w:r w:rsidRPr="007A78C8">
        <w:rPr>
          <w:rFonts w:ascii="Times New Roman" w:hAnsi="Times New Roman" w:cs="Times New Roman"/>
          <w:color w:val="000000" w:themeColor="text1"/>
          <w:sz w:val="24"/>
          <w:szCs w:val="24"/>
        </w:rPr>
        <w:t>.</w:t>
      </w:r>
      <w:r>
        <w:rPr>
          <w:rFonts w:ascii="Times New Roman" w:hAnsi="Times New Roman" w:cs="Times New Roman"/>
          <w:sz w:val="24"/>
          <w:szCs w:val="24"/>
        </w:rPr>
        <w:t xml:space="preserve"> While the GP is the most-commonly adopted belief model in BO, the options for sampling policies are more diversified. In particular, </w:t>
      </w:r>
      <w:r>
        <w:rPr>
          <w:rFonts w:ascii="Times New Roman" w:hAnsi="Times New Roman" w:cs="Times New Roman"/>
          <w:color w:val="000000" w:themeColor="text1"/>
          <w:sz w:val="24"/>
          <w:szCs w:val="24"/>
        </w:rPr>
        <w:t>many studies</w:t>
      </w:r>
      <w:r>
        <w:rPr>
          <w:rFonts w:ascii="Times New Roman" w:hAnsi="Times New Roman" w:cs="Times New Roman"/>
          <w:color w:val="000000" w:themeColor="text1"/>
          <w:sz w:val="24"/>
          <w:szCs w:val="24"/>
        </w:rPr>
        <w:t xml:space="preserve"> adopt the </w:t>
      </w:r>
      <w:r>
        <w:rPr>
          <w:rFonts w:ascii="Times New Roman" w:hAnsi="Times New Roman" w:cs="Times New Roman"/>
          <w:color w:val="000000" w:themeColor="text1"/>
          <w:sz w:val="24"/>
          <w:szCs w:val="24"/>
        </w:rPr>
        <w:t>KG</w:t>
      </w:r>
      <w:r>
        <w:rPr>
          <w:rFonts w:ascii="Times New Roman" w:hAnsi="Times New Roman" w:cs="Times New Roman" w:hint="eastAsia"/>
          <w:color w:val="000000" w:themeColor="text1"/>
          <w:sz w:val="24"/>
          <w:szCs w:val="24"/>
        </w:rPr>
        <w:t xml:space="preserve"> </w:t>
      </w:r>
      <w:r>
        <w:rPr>
          <w:rFonts w:ascii="Times New Roman" w:hAnsi="Times New Roman" w:cs="Times New Roman"/>
          <w:color w:val="000000" w:themeColor="text1"/>
          <w:sz w:val="24"/>
          <w:szCs w:val="24"/>
        </w:rPr>
        <w:t>policy for the sampling decisions</w:t>
      </w:r>
      <w:r>
        <w:rPr>
          <w:rFonts w:ascii="Times New Roman" w:hAnsi="Times New Roman" w:cs="Times New Roman"/>
          <w:color w:val="000000" w:themeColor="text1"/>
          <w:sz w:val="24"/>
          <w:szCs w:val="24"/>
        </w:rPr>
        <w:t xml:space="preserve"> in BO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whose main advantages are mentioned in </w:t>
      </w:r>
      <w:r>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ection</w:t>
      </w:r>
      <w:r>
        <w:rPr>
          <w:rFonts w:ascii="Times New Roman" w:hAnsi="Times New Roman" w:cs="Times New Roman"/>
          <w:color w:val="000000" w:themeColor="text1"/>
          <w:sz w:val="24"/>
          <w:szCs w:val="24"/>
        </w:rPr>
        <w:t xml:space="preserve"> 1</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KG policy </w:t>
      </w:r>
      <w:r>
        <w:rPr>
          <w:rFonts w:ascii="Times New Roman" w:hAnsi="Times New Roman" w:cs="Times New Roman"/>
          <w:color w:val="000000" w:themeColor="text1"/>
          <w:sz w:val="24"/>
          <w:szCs w:val="24"/>
        </w:rPr>
        <w:t xml:space="preserve">chooses </w:t>
      </w:r>
      <w:r>
        <w:rPr>
          <w:rFonts w:ascii="Times New Roman" w:hAnsi="Times New Roman" w:cs="Times New Roman"/>
          <w:color w:val="000000" w:themeColor="text1"/>
          <w:sz w:val="24"/>
          <w:szCs w:val="24"/>
        </w:rPr>
        <w:t xml:space="preserve">the next </w:t>
      </w:r>
      <w:r>
        <w:rPr>
          <w:rFonts w:ascii="Times New Roman" w:hAnsi="Times New Roman" w:cs="Times New Roman"/>
          <w:color w:val="000000" w:themeColor="text1"/>
          <w:sz w:val="24"/>
          <w:szCs w:val="24"/>
        </w:rPr>
        <w:t>solution (or alternative) to be sampled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which has the largest</w:t>
      </w:r>
      <w:r>
        <w:rPr>
          <w:rFonts w:ascii="Times New Roman" w:hAnsi="Times New Roman" w:cs="Times New Roman"/>
          <w:color w:val="000000" w:themeColor="text1"/>
          <w:sz w:val="24"/>
          <w:szCs w:val="24"/>
        </w:rPr>
        <w:t xml:space="preserve"> KG-factor, i.e., the</w:t>
      </w:r>
      <w:r>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expected improvement in the best posterior mean </w:t>
      </w:r>
      <w:r w:rsidRPr="000101CC">
        <w:rPr>
          <w:rFonts w:ascii="Times New Roman" w:hAnsi="Times New Roman" w:cs="Times New Roman"/>
          <w:color w:val="000000" w:themeColor="text1"/>
          <w:sz w:val="24"/>
          <w:szCs w:val="24"/>
        </w:rPr>
        <w:t>conditional</w:t>
      </w:r>
      <w:r>
        <w:rPr>
          <w:rFonts w:ascii="Times New Roman" w:hAnsi="Times New Roman" w:cs="Times New Roman"/>
          <w:color w:val="000000" w:themeColor="text1"/>
          <w:sz w:val="24"/>
          <w:szCs w:val="24"/>
        </w:rPr>
        <w:t xml:space="preserve"> on all the previous samples. </w:t>
      </w:r>
      <w:r>
        <w:rPr>
          <w:rFonts w:ascii="Times New Roman" w:hAnsi="Times New Roman" w:cs="Times New Roman"/>
          <w:color w:val="000000" w:themeColor="text1"/>
          <w:sz w:val="24"/>
          <w:szCs w:val="24"/>
        </w:rPr>
        <w:t xml:space="preserve">Such a methodology was shown to be effective and empirically efficient </w:t>
      </w:r>
      <w:r>
        <w:rPr>
          <w:rFonts w:ascii="Times New Roman" w:hAnsi="Times New Roman" w:cs="Times New Roman"/>
          <w:color w:val="000000" w:themeColor="text1"/>
          <w:sz w:val="24"/>
          <w:szCs w:val="24"/>
        </w:rPr>
        <w:t xml:space="preserve">for </w:t>
      </w:r>
      <w:r>
        <w:rPr>
          <w:rFonts w:ascii="Times New Roman" w:hAnsi="Times New Roman" w:cs="Times New Roman"/>
          <w:color w:val="000000" w:themeColor="text1"/>
          <w:sz w:val="24"/>
          <w:szCs w:val="24"/>
        </w:rPr>
        <w:t>many</w:t>
      </w:r>
      <w:r>
        <w:rPr>
          <w:rFonts w:ascii="Times New Roman" w:hAnsi="Times New Roman" w:cs="Times New Roman"/>
          <w:color w:val="000000" w:themeColor="text1"/>
          <w:sz w:val="24"/>
          <w:szCs w:val="24"/>
        </w:rPr>
        <w:t xml:space="preserve"> SO applications</w:t>
      </w:r>
      <w:r>
        <w:rPr>
          <w:rFonts w:ascii="Times New Roman" w:hAnsi="Times New Roman" w:cs="Times New Roman"/>
          <w:color w:val="000000" w:themeColor="text1"/>
          <w:sz w:val="24"/>
          <w:szCs w:val="24"/>
        </w:rPr>
        <w:t xml:space="preserve"> compared to many other approaches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KG policy was firstly </w:t>
      </w:r>
      <w:r>
        <w:rPr>
          <w:rFonts w:ascii="Times New Roman" w:hAnsi="Times New Roman" w:cs="Times New Roman"/>
          <w:color w:val="000000" w:themeColor="text1"/>
          <w:sz w:val="24"/>
          <w:szCs w:val="24"/>
        </w:rPr>
        <w:t xml:space="preserve">introduced in </w:t>
      </w:r>
      <w:r w:rsidRPr="00BA02C0">
        <w:rPr>
          <w:rFonts w:ascii="Times New Roman" w:hAnsi="Times New Roman" w:cs="Times New Roman"/>
          <w:color w:val="000000" w:themeColor="text1"/>
          <w:sz w:val="24"/>
          <w:szCs w:val="24"/>
          <w:highlight w:val="yellow"/>
        </w:rPr>
        <w:t xml:space="preserve">Gupta and </w:t>
      </w:r>
      <w:proofErr w:type="spellStart"/>
      <w:r w:rsidRPr="00BA02C0">
        <w:rPr>
          <w:rFonts w:ascii="Times New Roman" w:hAnsi="Times New Roman" w:cs="Times New Roman"/>
          <w:color w:val="000000" w:themeColor="text1"/>
          <w:sz w:val="24"/>
          <w:szCs w:val="24"/>
          <w:highlight w:val="yellow"/>
        </w:rPr>
        <w:t>Miescke</w:t>
      </w:r>
      <w:proofErr w:type="spellEnd"/>
      <w:r w:rsidRPr="00BA02C0">
        <w:rPr>
          <w:rFonts w:ascii="Times New Roman" w:hAnsi="Times New Roman" w:cs="Times New Roman"/>
          <w:color w:val="000000" w:themeColor="text1"/>
          <w:sz w:val="24"/>
          <w:szCs w:val="24"/>
          <w:highlight w:val="yellow"/>
        </w:rPr>
        <w:t xml:space="preserve"> (1996)</w:t>
      </w:r>
      <w:r>
        <w:rPr>
          <w:rFonts w:ascii="Times New Roman" w:hAnsi="Times New Roman" w:cs="Times New Roman"/>
          <w:color w:val="000000" w:themeColor="text1"/>
          <w:sz w:val="24"/>
          <w:szCs w:val="24"/>
        </w:rPr>
        <w:t xml:space="preserve"> for the </w:t>
      </w:r>
      <w:r>
        <w:rPr>
          <w:rFonts w:ascii="Times New Roman" w:hAnsi="Times New Roman" w:cs="Times New Roman"/>
          <w:color w:val="000000" w:themeColor="text1"/>
          <w:sz w:val="24"/>
          <w:szCs w:val="24"/>
        </w:rPr>
        <w:t xml:space="preserve">independent </w:t>
      </w:r>
      <w:r>
        <w:rPr>
          <w:rFonts w:ascii="Times New Roman" w:hAnsi="Times New Roman" w:cs="Times New Roman"/>
          <w:color w:val="000000" w:themeColor="text1"/>
          <w:sz w:val="24"/>
          <w:szCs w:val="24"/>
        </w:rPr>
        <w:t>bel</w:t>
      </w:r>
      <w:r>
        <w:rPr>
          <w:rFonts w:ascii="Times New Roman" w:hAnsi="Times New Roman" w:cs="Times New Roman"/>
          <w:color w:val="000000" w:themeColor="text1"/>
          <w:sz w:val="24"/>
          <w:szCs w:val="24"/>
        </w:rPr>
        <w:t xml:space="preserve">ief </w:t>
      </w:r>
      <w:r>
        <w:rPr>
          <w:rFonts w:ascii="Times New Roman" w:hAnsi="Times New Roman" w:cs="Times New Roman"/>
          <w:color w:val="000000" w:themeColor="text1"/>
          <w:sz w:val="24"/>
          <w:szCs w:val="24"/>
        </w:rPr>
        <w:t>cas</w:t>
      </w:r>
      <w:r>
        <w:rPr>
          <w:rFonts w:ascii="Times New Roman" w:hAnsi="Times New Roman" w:cs="Times New Roman"/>
          <w:color w:val="000000" w:themeColor="text1"/>
          <w:sz w:val="24"/>
          <w:szCs w:val="24"/>
        </w:rPr>
        <w:t>e</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where</w:t>
      </w:r>
      <w:r>
        <w:rPr>
          <w:rFonts w:ascii="Times New Roman" w:hAnsi="Times New Roman" w:cs="Times New Roman"/>
          <w:color w:val="000000" w:themeColor="text1"/>
          <w:sz w:val="24"/>
          <w:szCs w:val="24"/>
        </w:rPr>
        <w:t xml:space="preserve"> the unknown mean of the performance of each solution has an independent prior distribution</w:t>
      </w:r>
      <w:r>
        <w:rPr>
          <w:rFonts w:ascii="Times New Roman" w:hAnsi="Times New Roman" w:cs="Times New Roman"/>
          <w:color w:val="000000" w:themeColor="text1"/>
          <w:sz w:val="24"/>
          <w:szCs w:val="24"/>
        </w:rPr>
        <w:t xml:space="preserve">. </w:t>
      </w:r>
      <w:r w:rsidRPr="00BA02C0">
        <w:rPr>
          <w:rFonts w:ascii="Times New Roman" w:hAnsi="Times New Roman" w:cs="Times New Roman"/>
          <w:color w:val="000000" w:themeColor="text1"/>
          <w:sz w:val="24"/>
          <w:szCs w:val="24"/>
          <w:highlight w:val="yellow"/>
        </w:rPr>
        <w:t>Frazier (2009</w:t>
      </w:r>
      <w:r w:rsidRPr="00BA02C0">
        <w:rPr>
          <w:rFonts w:ascii="Times New Roman" w:hAnsi="Times New Roman" w:cs="Times New Roman"/>
          <w:color w:val="000000" w:themeColor="text1"/>
          <w:sz w:val="24"/>
          <w:szCs w:val="24"/>
          <w:highlight w:val="yellow"/>
        </w:rPr>
        <w:t>a</w:t>
      </w:r>
      <w:r w:rsidRPr="00BA02C0">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proved serval key properties </w:t>
      </w:r>
      <w:r>
        <w:rPr>
          <w:rFonts w:ascii="Times New Roman" w:hAnsi="Times New Roman" w:cs="Times New Roman"/>
          <w:color w:val="000000" w:themeColor="text1"/>
          <w:sz w:val="24"/>
          <w:szCs w:val="24"/>
        </w:rPr>
        <w:t xml:space="preserve">of the KG policy </w:t>
      </w:r>
      <w:r>
        <w:rPr>
          <w:rFonts w:ascii="Times New Roman" w:hAnsi="Times New Roman" w:cs="Times New Roman"/>
          <w:color w:val="000000" w:themeColor="text1"/>
          <w:sz w:val="24"/>
          <w:szCs w:val="24"/>
        </w:rPr>
        <w:t>such as asymptotic optimality and derived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more general</w:t>
      </w:r>
      <w:r>
        <w:rPr>
          <w:rFonts w:ascii="Times New Roman" w:hAnsi="Times New Roman" w:cs="Times New Roman"/>
          <w:color w:val="000000" w:themeColor="text1"/>
          <w:sz w:val="24"/>
          <w:szCs w:val="24"/>
        </w:rPr>
        <w:t xml:space="preserve"> KG </w:t>
      </w:r>
      <w:r>
        <w:rPr>
          <w:rFonts w:ascii="Times New Roman" w:hAnsi="Times New Roman" w:cs="Times New Roman"/>
          <w:color w:val="000000" w:themeColor="text1"/>
          <w:sz w:val="24"/>
          <w:szCs w:val="24"/>
        </w:rPr>
        <w:t xml:space="preserve">policy </w:t>
      </w:r>
      <w:r>
        <w:rPr>
          <w:rFonts w:ascii="Times New Roman" w:hAnsi="Times New Roman" w:cs="Times New Roman"/>
          <w:color w:val="000000" w:themeColor="text1"/>
          <w:sz w:val="24"/>
          <w:szCs w:val="24"/>
        </w:rPr>
        <w:t xml:space="preserve">for </w:t>
      </w:r>
      <w:r>
        <w:rPr>
          <w:rFonts w:ascii="Times New Roman" w:hAnsi="Times New Roman" w:cs="Times New Roman"/>
          <w:color w:val="000000" w:themeColor="text1"/>
          <w:sz w:val="24"/>
          <w:szCs w:val="24"/>
        </w:rPr>
        <w:t>correlated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belief</w:t>
      </w:r>
      <w:r>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where the prior mean vector follows a </w:t>
      </w:r>
      <w:proofErr w:type="gramStart"/>
      <w:r>
        <w:rPr>
          <w:rFonts w:ascii="Times New Roman" w:hAnsi="Times New Roman" w:cs="Times New Roman"/>
          <w:color w:val="000000" w:themeColor="text1"/>
          <w:sz w:val="24"/>
          <w:szCs w:val="24"/>
        </w:rPr>
        <w:t xml:space="preserve">multi-variate </w:t>
      </w:r>
      <w:r>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aussian</w:t>
      </w:r>
      <w:r>
        <w:rPr>
          <w:rFonts w:ascii="Times New Roman" w:hAnsi="Times New Roman" w:cs="Times New Roman"/>
          <w:color w:val="000000" w:themeColor="text1"/>
          <w:sz w:val="24"/>
          <w:szCs w:val="24"/>
        </w:rPr>
        <w:t xml:space="preserve"> distributions</w:t>
      </w:r>
      <w:proofErr w:type="gramEnd"/>
      <w:r>
        <w:rPr>
          <w:rFonts w:ascii="Times New Roman" w:hAnsi="Times New Roman" w:cs="Times New Roman"/>
          <w:color w:val="000000" w:themeColor="text1"/>
          <w:sz w:val="24"/>
          <w:szCs w:val="24"/>
        </w:rPr>
        <w:t xml:space="preserve"> </w:t>
      </w:r>
      <w:r w:rsidRPr="00BA02C0">
        <w:rPr>
          <w:rFonts w:ascii="Times New Roman" w:hAnsi="Times New Roman" w:cs="Times New Roman"/>
          <w:color w:val="000000" w:themeColor="text1"/>
          <w:sz w:val="24"/>
          <w:szCs w:val="24"/>
          <w:highlight w:val="yellow"/>
        </w:rPr>
        <w:t>(Frazier 2009b)</w:t>
      </w:r>
      <w:r w:rsidRPr="00BA02C0">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 xml:space="preserve">arallel-KG policy that samples alternatives in batches was </w:t>
      </w:r>
      <w:r>
        <w:rPr>
          <w:rFonts w:ascii="Times New Roman" w:hAnsi="Times New Roman" w:cs="Times New Roman"/>
          <w:color w:val="000000" w:themeColor="text1"/>
          <w:sz w:val="24"/>
          <w:szCs w:val="24"/>
        </w:rPr>
        <w:t xml:space="preserve">also </w:t>
      </w:r>
      <w:r>
        <w:rPr>
          <w:rFonts w:ascii="Times New Roman" w:hAnsi="Times New Roman" w:cs="Times New Roman"/>
          <w:color w:val="000000" w:themeColor="text1"/>
          <w:sz w:val="24"/>
          <w:szCs w:val="24"/>
        </w:rPr>
        <w:t>developed for the independent prior case</w:t>
      </w:r>
      <w:r>
        <w:rPr>
          <w:rFonts w:ascii="Times New Roman" w:hAnsi="Times New Roman" w:cs="Times New Roman"/>
          <w:color w:val="000000" w:themeColor="text1"/>
          <w:sz w:val="24"/>
          <w:szCs w:val="24"/>
        </w:rPr>
        <w:t xml:space="preserve"> </w:t>
      </w:r>
      <w:r w:rsidRPr="00BA02C0">
        <w:rPr>
          <w:rFonts w:ascii="Times New Roman" w:hAnsi="Times New Roman" w:cs="Times New Roman"/>
          <w:color w:val="000000" w:themeColor="text1"/>
          <w:sz w:val="24"/>
          <w:szCs w:val="24"/>
          <w:highlight w:val="yellow"/>
        </w:rPr>
        <w:t>(Wu and Frazier 2016)</w:t>
      </w:r>
      <w:r w:rsidRPr="00BA02C0">
        <w:rPr>
          <w:rFonts w:ascii="Times New Roman" w:hAnsi="Times New Roman" w:cs="Times New Roman" w:hint="eastAsia"/>
          <w:color w:val="000000" w:themeColor="text1"/>
          <w:sz w:val="24"/>
          <w:szCs w:val="24"/>
          <w:highlight w:val="yellow"/>
        </w:rPr>
        <w:t>,</w:t>
      </w:r>
      <w:r>
        <w:rPr>
          <w:rFonts w:ascii="Times New Roman" w:hAnsi="Times New Roman" w:cs="Times New Roman"/>
          <w:color w:val="000000" w:themeColor="text1"/>
          <w:sz w:val="24"/>
          <w:szCs w:val="24"/>
        </w:rPr>
        <w:t xml:space="preserve"> which was shown to outperfor</w:t>
      </w:r>
      <w:r>
        <w:rPr>
          <w:rFonts w:ascii="Times New Roman" w:hAnsi="Times New Roman" w:cs="Times New Roman"/>
          <w:color w:val="000000" w:themeColor="text1"/>
          <w:sz w:val="24"/>
          <w:szCs w:val="24"/>
        </w:rPr>
        <w:t>m</w:t>
      </w:r>
      <w:r>
        <w:rPr>
          <w:rFonts w:ascii="Times New Roman" w:hAnsi="Times New Roman" w:cs="Times New Roman"/>
          <w:color w:val="000000" w:themeColor="text1"/>
          <w:sz w:val="24"/>
          <w:szCs w:val="24"/>
        </w:rPr>
        <w:t xml:space="preserve"> other batch BO algorithms.  </w:t>
      </w:r>
    </w:p>
    <w:p w14:paraId="49FBDB58" w14:textId="77777777" w:rsidR="0050736A" w:rsidRDefault="0050736A" w:rsidP="0050736A">
      <w:pPr>
        <w:rPr>
          <w:rFonts w:ascii="Times New Roman" w:hAnsi="Times New Roman" w:cs="Times New Roman"/>
          <w:color w:val="000000" w:themeColor="text1"/>
          <w:sz w:val="24"/>
          <w:szCs w:val="24"/>
        </w:rPr>
      </w:pPr>
    </w:p>
    <w:p w14:paraId="5E1A8D58" w14:textId="77777777"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KG policies that </w:t>
      </w:r>
      <w:r>
        <w:rPr>
          <w:rFonts w:ascii="Times New Roman" w:hAnsi="Times New Roman" w:cs="Times New Roman"/>
          <w:color w:val="000000" w:themeColor="text1"/>
          <w:sz w:val="24"/>
          <w:szCs w:val="24"/>
        </w:rPr>
        <w:t>incorporate different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belief </w:t>
      </w:r>
      <w:r>
        <w:rPr>
          <w:rFonts w:ascii="Times New Roman" w:hAnsi="Times New Roman" w:cs="Times New Roman"/>
          <w:color w:val="000000" w:themeColor="text1"/>
          <w:sz w:val="24"/>
          <w:szCs w:val="24"/>
        </w:rPr>
        <w:t>models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were further develope</w:t>
      </w:r>
      <w:r>
        <w:rPr>
          <w:rFonts w:ascii="Times New Roman" w:hAnsi="Times New Roman" w:cs="Times New Roman"/>
          <w:color w:val="000000" w:themeColor="text1"/>
          <w:sz w:val="24"/>
          <w:szCs w:val="24"/>
        </w:rPr>
        <w:t>d</w:t>
      </w:r>
      <w:r>
        <w:rPr>
          <w:rFonts w:ascii="Times New Roman" w:hAnsi="Times New Roman" w:cs="Times New Roman"/>
          <w:color w:val="000000" w:themeColor="text1"/>
          <w:sz w:val="24"/>
          <w:szCs w:val="24"/>
        </w:rPr>
        <w:t>, which</w:t>
      </w:r>
      <w:r>
        <w:rPr>
          <w:rFonts w:ascii="Times New Roman" w:hAnsi="Times New Roman" w:cs="Times New Roman"/>
          <w:color w:val="000000" w:themeColor="text1"/>
          <w:sz w:val="24"/>
          <w:szCs w:val="24"/>
        </w:rPr>
        <w:t xml:space="preserve"> either</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learn</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parameters of</w:t>
      </w:r>
      <w:r>
        <w:rPr>
          <w:rFonts w:ascii="Times New Roman" w:hAnsi="Times New Roman" w:cs="Times New Roman"/>
          <w:color w:val="000000" w:themeColor="text1"/>
          <w:sz w:val="24"/>
          <w:szCs w:val="24"/>
        </w:rPr>
        <w:t xml:space="preserve"> a structured functional form </w:t>
      </w:r>
      <w:r>
        <w:rPr>
          <w:rFonts w:ascii="Times New Roman" w:hAnsi="Times New Roman" w:cs="Times New Roman"/>
          <w:color w:val="000000" w:themeColor="text1"/>
          <w:sz w:val="24"/>
          <w:szCs w:val="24"/>
        </w:rPr>
        <w:t>assumed for</w:t>
      </w:r>
      <w:r>
        <w:rPr>
          <w:rFonts w:ascii="Times New Roman" w:hAnsi="Times New Roman" w:cs="Times New Roman"/>
          <w:color w:val="000000" w:themeColor="text1"/>
          <w:sz w:val="24"/>
          <w:szCs w:val="24"/>
        </w:rPr>
        <w:t xml:space="preserve"> the underlying</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mean</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w:t>
      </w:r>
      <w:r w:rsidRPr="0047363D">
        <w:rPr>
          <w:rFonts w:ascii="Times New Roman" w:hAnsi="Times New Roman" w:cs="Times New Roman"/>
          <w:color w:val="000000" w:themeColor="text1"/>
          <w:sz w:val="24"/>
          <w:szCs w:val="24"/>
          <w:highlight w:val="yellow"/>
        </w:rPr>
        <w:t xml:space="preserve">e.g., </w:t>
      </w:r>
      <w:proofErr w:type="spellStart"/>
      <w:r w:rsidRPr="0047363D">
        <w:rPr>
          <w:rFonts w:ascii="Times New Roman" w:hAnsi="Times New Roman" w:cs="Times New Roman"/>
          <w:color w:val="000000" w:themeColor="text1"/>
          <w:sz w:val="24"/>
          <w:szCs w:val="24"/>
          <w:highlight w:val="yellow"/>
        </w:rPr>
        <w:t>Negoescu</w:t>
      </w:r>
      <w:proofErr w:type="spellEnd"/>
      <w:r w:rsidRPr="0047363D">
        <w:rPr>
          <w:rFonts w:ascii="Times New Roman" w:hAnsi="Times New Roman" w:cs="Times New Roman"/>
          <w:color w:val="000000" w:themeColor="text1"/>
          <w:sz w:val="24"/>
          <w:szCs w:val="24"/>
          <w:highlight w:val="yellow"/>
        </w:rPr>
        <w:t xml:space="preserve"> et al. 2011</w:t>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or</w:t>
      </w:r>
      <w:r>
        <w:rPr>
          <w:rFonts w:ascii="Times New Roman" w:hAnsi="Times New Roman" w:cs="Times New Roman"/>
          <w:color w:val="000000" w:themeColor="text1"/>
          <w:sz w:val="24"/>
          <w:szCs w:val="24"/>
        </w:rPr>
        <w:t xml:space="preserve"> learn the probabilities </w:t>
      </w:r>
      <w:r>
        <w:rPr>
          <w:rFonts w:ascii="Times New Roman" w:hAnsi="Times New Roman" w:cs="Times New Roman"/>
          <w:color w:val="000000" w:themeColor="text1"/>
          <w:sz w:val="24"/>
          <w:szCs w:val="24"/>
        </w:rPr>
        <w:t xml:space="preserve">that </w:t>
      </w:r>
      <w:r>
        <w:rPr>
          <w:rFonts w:ascii="Times New Roman" w:hAnsi="Times New Roman" w:cs="Times New Roman"/>
          <w:color w:val="000000" w:themeColor="text1"/>
          <w:sz w:val="24"/>
          <w:szCs w:val="24"/>
        </w:rPr>
        <w:t xml:space="preserve">each </w:t>
      </w:r>
      <w:r>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functionals </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with known parameters</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the true </w:t>
      </w:r>
      <w:r>
        <w:rPr>
          <w:rFonts w:ascii="Times New Roman" w:hAnsi="Times New Roman" w:cs="Times New Roman"/>
          <w:color w:val="000000" w:themeColor="text1"/>
          <w:sz w:val="24"/>
          <w:szCs w:val="24"/>
        </w:rPr>
        <w:t>one</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w:t>
      </w:r>
      <w:r w:rsidRPr="0047363D">
        <w:rPr>
          <w:rFonts w:ascii="Times New Roman" w:hAnsi="Times New Roman" w:cs="Times New Roman"/>
          <w:color w:val="000000" w:themeColor="text1"/>
          <w:sz w:val="24"/>
          <w:szCs w:val="24"/>
          <w:highlight w:val="yellow"/>
        </w:rPr>
        <w:t>Chen et al. 2015</w:t>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For problems with large number of alternatives</w:t>
      </w:r>
      <w:r>
        <w:rPr>
          <w:rFonts w:ascii="Times New Roman" w:hAnsi="Times New Roman" w:cs="Times New Roman"/>
          <w:color w:val="000000" w:themeColor="text1"/>
          <w:sz w:val="24"/>
          <w:szCs w:val="24"/>
        </w:rPr>
        <w:t>, KG polic</w:t>
      </w:r>
      <w:r>
        <w:rPr>
          <w:rFonts w:ascii="Times New Roman" w:hAnsi="Times New Roman" w:cs="Times New Roman"/>
          <w:color w:val="000000" w:themeColor="text1"/>
          <w:sz w:val="24"/>
          <w:szCs w:val="24"/>
        </w:rPr>
        <w:t>ies</w:t>
      </w:r>
      <w:r>
        <w:rPr>
          <w:rFonts w:ascii="Times New Roman" w:hAnsi="Times New Roman" w:cs="Times New Roman"/>
          <w:color w:val="000000" w:themeColor="text1"/>
          <w:sz w:val="24"/>
          <w:szCs w:val="24"/>
        </w:rPr>
        <w:t xml:space="preserve"> with </w:t>
      </w:r>
      <w:r>
        <w:rPr>
          <w:rFonts w:ascii="Times New Roman" w:hAnsi="Times New Roman" w:cs="Times New Roman"/>
          <w:color w:val="000000" w:themeColor="text1"/>
          <w:sz w:val="24"/>
          <w:szCs w:val="24"/>
        </w:rPr>
        <w:t>parameterized belief</w:t>
      </w:r>
      <w:r>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enab</w:t>
      </w:r>
      <w:r>
        <w:rPr>
          <w:rFonts w:ascii="Times New Roman" w:hAnsi="Times New Roman" w:cs="Times New Roman"/>
          <w:color w:val="000000" w:themeColor="text1"/>
          <w:sz w:val="24"/>
          <w:szCs w:val="24"/>
        </w:rPr>
        <w:t>le affordable computation</w:t>
      </w:r>
      <w:r>
        <w:rPr>
          <w:rFonts w:ascii="Times New Roman" w:hAnsi="Times New Roman" w:cs="Times New Roman"/>
          <w:color w:val="000000" w:themeColor="text1"/>
          <w:sz w:val="24"/>
          <w:szCs w:val="24"/>
        </w:rPr>
        <w:t xml:space="preserve"> by </w:t>
      </w:r>
      <w:r>
        <w:rPr>
          <w:rFonts w:ascii="Times New Roman" w:hAnsi="Times New Roman" w:cs="Times New Roman"/>
          <w:color w:val="000000" w:themeColor="text1"/>
          <w:sz w:val="24"/>
          <w:szCs w:val="24"/>
        </w:rPr>
        <w:t xml:space="preserve">maintaining beliefs only on those </w:t>
      </w:r>
      <w:r>
        <w:rPr>
          <w:rFonts w:ascii="Times New Roman" w:hAnsi="Times New Roman" w:cs="Times New Roman"/>
          <w:color w:val="000000" w:themeColor="text1"/>
          <w:sz w:val="24"/>
          <w:szCs w:val="24"/>
        </w:rPr>
        <w:t>hyper-parameters</w:t>
      </w:r>
      <w:r>
        <w:rPr>
          <w:rFonts w:ascii="Times New Roman" w:hAnsi="Times New Roman" w:cs="Times New Roman"/>
          <w:color w:val="000000" w:themeColor="text1"/>
          <w:sz w:val="24"/>
          <w:szCs w:val="24"/>
        </w:rPr>
        <w:t xml:space="preserve"> or features of the decision vector</w:t>
      </w:r>
      <w:r>
        <w:rPr>
          <w:rFonts w:ascii="Times New Roman" w:hAnsi="Times New Roman" w:cs="Times New Roman"/>
          <w:color w:val="000000" w:themeColor="text1"/>
          <w:sz w:val="24"/>
          <w:szCs w:val="24"/>
        </w:rPr>
        <w:t xml:space="preserve"> rather than on each alternative. </w:t>
      </w:r>
      <w:r>
        <w:rPr>
          <w:rFonts w:ascii="Times New Roman" w:hAnsi="Times New Roman" w:cs="Times New Roman"/>
          <w:color w:val="000000" w:themeColor="text1"/>
          <w:sz w:val="24"/>
          <w:szCs w:val="24"/>
        </w:rPr>
        <w:t>F</w:t>
      </w:r>
      <w:r>
        <w:rPr>
          <w:rFonts w:ascii="Times New Roman" w:hAnsi="Times New Roman" w:cs="Times New Roman"/>
          <w:color w:val="000000" w:themeColor="text1"/>
          <w:sz w:val="24"/>
          <w:szCs w:val="24"/>
        </w:rPr>
        <w:t>or example,</w:t>
      </w:r>
      <w:r>
        <w:rPr>
          <w:rFonts w:ascii="Times New Roman" w:hAnsi="Times New Roman" w:cs="Times New Roman"/>
          <w:color w:val="000000" w:themeColor="text1"/>
          <w:sz w:val="24"/>
          <w:szCs w:val="24"/>
        </w:rPr>
        <w:t xml:space="preserve"> linear-belief based KG policies were effectively applied to </w:t>
      </w:r>
      <w:r>
        <w:rPr>
          <w:rFonts w:ascii="Times New Roman" w:hAnsi="Times New Roman" w:cs="Times New Roman"/>
          <w:color w:val="000000" w:themeColor="text1"/>
          <w:sz w:val="24"/>
          <w:szCs w:val="24"/>
        </w:rPr>
        <w:t xml:space="preserve">the drug discovery problem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Negoescu</w:t>
      </w:r>
      <w:proofErr w:type="spellEnd"/>
      <w:r w:rsidRPr="0047363D">
        <w:rPr>
          <w:rFonts w:ascii="Times New Roman" w:hAnsi="Times New Roman" w:cs="Times New Roman"/>
          <w:color w:val="000000" w:themeColor="text1"/>
          <w:sz w:val="24"/>
          <w:szCs w:val="24"/>
          <w:highlight w:val="yellow"/>
        </w:rPr>
        <w:t xml:space="preserve"> </w:t>
      </w:r>
      <w:r w:rsidRPr="0047363D">
        <w:rPr>
          <w:rFonts w:ascii="Times New Roman" w:hAnsi="Times New Roman" w:cs="Times New Roman"/>
          <w:color w:val="000000" w:themeColor="text1"/>
          <w:sz w:val="24"/>
          <w:szCs w:val="24"/>
          <w:highlight w:val="yellow"/>
        </w:rPr>
        <w:t>2011</w:t>
      </w:r>
      <w:r w:rsidRPr="0047363D">
        <w:rPr>
          <w:rFonts w:ascii="Times New Roman" w:hAnsi="Times New Roman" w:cs="Times New Roman"/>
          <w:color w:val="000000" w:themeColor="text1"/>
          <w:sz w:val="24"/>
          <w:szCs w:val="24"/>
          <w:highlight w:val="yellow"/>
        </w:rPr>
        <w:t>)</w:t>
      </w:r>
      <w:r>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 xml:space="preserve">traffic network tolling problem </w:t>
      </w:r>
      <w:r w:rsidRPr="0047363D">
        <w:rPr>
          <w:rFonts w:ascii="Times New Roman" w:hAnsi="Times New Roman" w:cs="Times New Roman"/>
          <w:color w:val="000000" w:themeColor="text1"/>
          <w:sz w:val="24"/>
          <w:szCs w:val="24"/>
          <w:highlight w:val="yellow"/>
        </w:rPr>
        <w:t>(Tan and Gao, 2016)</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w:t>
      </w:r>
      <w:r>
        <w:rPr>
          <w:rFonts w:ascii="Times New Roman" w:hAnsi="Times New Roman" w:cs="Times New Roman"/>
          <w:color w:val="000000" w:themeColor="text1"/>
          <w:sz w:val="24"/>
          <w:szCs w:val="24"/>
        </w:rPr>
        <w:t>pproximation schemes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of the KG policy </w:t>
      </w:r>
      <w:r>
        <w:rPr>
          <w:rFonts w:ascii="Times New Roman" w:hAnsi="Times New Roman" w:cs="Times New Roman"/>
          <w:color w:val="000000" w:themeColor="text1"/>
          <w:sz w:val="24"/>
          <w:szCs w:val="24"/>
        </w:rPr>
        <w:t>have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also</w:t>
      </w:r>
      <w:r>
        <w:rPr>
          <w:rFonts w:ascii="Times New Roman" w:hAnsi="Times New Roman" w:cs="Times New Roman"/>
          <w:color w:val="000000" w:themeColor="text1"/>
          <w:sz w:val="24"/>
          <w:szCs w:val="24"/>
        </w:rPr>
        <w:t xml:space="preserve"> been</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proposed</w:t>
      </w:r>
      <w:r>
        <w:rPr>
          <w:rFonts w:ascii="Times New Roman" w:hAnsi="Times New Roman" w:cs="Times New Roman"/>
          <w:color w:val="000000" w:themeColor="text1"/>
          <w:sz w:val="24"/>
          <w:szCs w:val="24"/>
        </w:rPr>
        <w:t xml:space="preserve"> to accelerate the algorithm</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by computing</w:t>
      </w:r>
      <w:r>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KG-factor</w:t>
      </w:r>
      <w:r>
        <w:rPr>
          <w:rFonts w:ascii="Times New Roman" w:hAnsi="Times New Roman" w:cs="Times New Roman"/>
          <w:color w:val="000000" w:themeColor="text1"/>
          <w:sz w:val="24"/>
          <w:szCs w:val="24"/>
        </w:rPr>
        <w:t xml:space="preserve"> only for a subset of alternative</w:t>
      </w:r>
      <w:r w:rsidRPr="00570E2B">
        <w:rPr>
          <w:rFonts w:ascii="Times New Roman" w:hAnsi="Times New Roman" w:cs="Times New Roman"/>
          <w:color w:val="000000" w:themeColor="text1"/>
          <w:sz w:val="24"/>
          <w:szCs w:val="24"/>
        </w:rPr>
        <w:t>s</w:t>
      </w:r>
      <w:r w:rsidRPr="00570E2B">
        <w:rPr>
          <w:rFonts w:ascii="Times New Roman" w:hAnsi="Times New Roman" w:cs="Times New Roman"/>
          <w:color w:val="000000" w:themeColor="text1"/>
          <w:sz w:val="24"/>
          <w:szCs w:val="24"/>
        </w:rPr>
        <w:t xml:space="preserve"> a</w:t>
      </w:r>
      <w:r w:rsidRPr="00570E2B">
        <w:rPr>
          <w:rFonts w:ascii="Times New Roman" w:hAnsi="Times New Roman" w:cs="Times New Roman"/>
          <w:sz w:val="24"/>
          <w:szCs w:val="24"/>
        </w:rPr>
        <w:t>t each iteration</w:t>
      </w:r>
      <w:r w:rsidRPr="00570E2B">
        <w:rPr>
          <w:rFonts w:ascii="Times New Roman" w:hAnsi="Times New Roman" w:cs="Times New Roman"/>
          <w:sz w:val="24"/>
          <w:szCs w:val="24"/>
        </w:rPr>
        <w:t>.</w:t>
      </w:r>
      <w:r w:rsidRPr="00570E2B">
        <w:rPr>
          <w:rFonts w:ascii="Times New Roman" w:hAnsi="Times New Roman" w:cs="Times New Roman"/>
          <w:sz w:val="24"/>
          <w:szCs w:val="24"/>
        </w:rPr>
        <w:t xml:space="preserve"> </w:t>
      </w:r>
      <w:r w:rsidRPr="00570E2B">
        <w:rPr>
          <w:rFonts w:ascii="Times New Roman" w:hAnsi="Times New Roman" w:cs="Times New Roman"/>
          <w:sz w:val="24"/>
          <w:szCs w:val="24"/>
        </w:rPr>
        <w:t xml:space="preserve">One </w:t>
      </w:r>
      <w:r w:rsidRPr="00570E2B">
        <w:rPr>
          <w:rFonts w:ascii="Times New Roman" w:hAnsi="Times New Roman" w:cs="Times New Roman"/>
          <w:sz w:val="24"/>
          <w:szCs w:val="24"/>
        </w:rPr>
        <w:t>intuitive and effective</w:t>
      </w:r>
      <w:r w:rsidRPr="00570E2B">
        <w:rPr>
          <w:rFonts w:ascii="Times New Roman" w:hAnsi="Times New Roman" w:cs="Times New Roman"/>
          <w:sz w:val="24"/>
          <w:szCs w:val="24"/>
        </w:rPr>
        <w:t xml:space="preserve"> approach in choosing th</w:t>
      </w:r>
      <w:r w:rsidRPr="00570E2B">
        <w:rPr>
          <w:rFonts w:ascii="Times New Roman" w:hAnsi="Times New Roman" w:cs="Times New Roman"/>
          <w:sz w:val="24"/>
          <w:szCs w:val="24"/>
        </w:rPr>
        <w:t>e</w:t>
      </w:r>
      <w:r w:rsidRPr="00570E2B">
        <w:rPr>
          <w:rFonts w:ascii="Times New Roman" w:hAnsi="Times New Roman" w:cs="Times New Roman"/>
          <w:sz w:val="24"/>
          <w:szCs w:val="24"/>
        </w:rPr>
        <w:t xml:space="preserve"> subset is by</w:t>
      </w:r>
      <w:r w:rsidRPr="00570E2B">
        <w:rPr>
          <w:rFonts w:ascii="Times New Roman" w:hAnsi="Times New Roman" w:cs="Times New Roman"/>
          <w:sz w:val="24"/>
          <w:szCs w:val="24"/>
        </w:rPr>
        <w:t xml:space="preserve"> </w:t>
      </w:r>
      <w:r w:rsidRPr="00570E2B">
        <w:rPr>
          <w:rFonts w:ascii="Times New Roman" w:hAnsi="Times New Roman" w:cs="Times New Roman"/>
          <w:sz w:val="24"/>
          <w:szCs w:val="24"/>
        </w:rPr>
        <w:t xml:space="preserve">Monte-Carlo </w:t>
      </w:r>
      <w:r>
        <w:rPr>
          <w:rFonts w:ascii="Times New Roman" w:hAnsi="Times New Roman" w:cs="Times New Roman"/>
          <w:color w:val="000000" w:themeColor="text1"/>
          <w:sz w:val="24"/>
          <w:szCs w:val="24"/>
        </w:rPr>
        <w:t xml:space="preserve">(MC) </w:t>
      </w:r>
      <w:r>
        <w:rPr>
          <w:rFonts w:ascii="Times New Roman" w:hAnsi="Times New Roman" w:cs="Times New Roman"/>
          <w:color w:val="000000" w:themeColor="text1"/>
          <w:sz w:val="24"/>
          <w:szCs w:val="24"/>
        </w:rPr>
        <w:t xml:space="preserve">sampling </w:t>
      </w:r>
      <w:r>
        <w:rPr>
          <w:rFonts w:ascii="Times New Roman" w:hAnsi="Times New Roman" w:cs="Times New Roman"/>
          <w:color w:val="000000" w:themeColor="text1"/>
          <w:sz w:val="24"/>
          <w:szCs w:val="24"/>
        </w:rPr>
        <w:t xml:space="preserve">based on the posterior distributions </w:t>
      </w:r>
      <w:r w:rsidRPr="007A78C8">
        <w:rPr>
          <w:rFonts w:ascii="Times New Roman" w:hAnsi="Times New Roman" w:cs="Times New Roman"/>
          <w:color w:val="000000" w:themeColor="text1"/>
          <w:sz w:val="24"/>
          <w:szCs w:val="24"/>
        </w:rPr>
        <w:t xml:space="preserve">of </w:t>
      </w:r>
      <w:r w:rsidRPr="007A78C8">
        <w:rPr>
          <w:rFonts w:ascii="Times New Roman" w:hAnsi="Times New Roman" w:cs="Times New Roman"/>
          <w:color w:val="000000" w:themeColor="text1"/>
          <w:sz w:val="24"/>
          <w:szCs w:val="24"/>
        </w:rPr>
        <w:t xml:space="preserve">the </w:t>
      </w:r>
      <w:r w:rsidRPr="007A78C8">
        <w:rPr>
          <w:rFonts w:ascii="Times New Roman" w:hAnsi="Times New Roman" w:cs="Times New Roman"/>
          <w:color w:val="000000" w:themeColor="text1"/>
          <w:sz w:val="24"/>
          <w:szCs w:val="24"/>
        </w:rPr>
        <w:t>mean performance</w:t>
      </w:r>
      <w:r w:rsidRPr="007A78C8">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Ryzhov</w:t>
      </w:r>
      <w:proofErr w:type="spellEnd"/>
      <w:r w:rsidRPr="0047363D">
        <w:rPr>
          <w:rFonts w:ascii="Times New Roman" w:hAnsi="Times New Roman" w:cs="Times New Roman"/>
          <w:color w:val="000000" w:themeColor="text1"/>
          <w:sz w:val="24"/>
          <w:szCs w:val="24"/>
          <w:highlight w:val="yellow"/>
        </w:rPr>
        <w:t xml:space="preserve"> and Powell 2009</w:t>
      </w:r>
      <w:r w:rsidRPr="0047363D">
        <w:rPr>
          <w:rFonts w:ascii="Times New Roman" w:hAnsi="Times New Roman" w:cs="Times New Roman"/>
          <w:color w:val="000000" w:themeColor="text1"/>
          <w:sz w:val="24"/>
          <w:szCs w:val="24"/>
          <w:highlight w:val="yellow"/>
        </w:rPr>
        <w:t>)</w:t>
      </w:r>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or </w:t>
      </w:r>
      <w:r w:rsidRPr="007A78C8">
        <w:rPr>
          <w:rFonts w:ascii="Times New Roman" w:hAnsi="Times New Roman" w:cs="Times New Roman"/>
          <w:color w:val="000000" w:themeColor="text1"/>
          <w:sz w:val="24"/>
          <w:szCs w:val="24"/>
        </w:rPr>
        <w:t>of the hyper-parameters</w:t>
      </w:r>
      <w:r w:rsidRPr="007A78C8">
        <w:rPr>
          <w:rFonts w:ascii="Times New Roman" w:hAnsi="Times New Roman" w:cs="Times New Roman"/>
          <w:color w:val="000000" w:themeColor="text1"/>
          <w:sz w:val="24"/>
          <w:szCs w:val="24"/>
        </w:rPr>
        <w:t xml:space="preserve"> in the belief model</w:t>
      </w:r>
      <w:r w:rsidRPr="007A78C8">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(Tan and Gao, 2016)</w:t>
      </w:r>
      <w:r w:rsidRPr="007A78C8">
        <w:rPr>
          <w:rFonts w:ascii="Times New Roman" w:hAnsi="Times New Roman" w:cs="Times New Roman"/>
          <w:color w:val="000000" w:themeColor="text1"/>
          <w:sz w:val="24"/>
          <w:szCs w:val="24"/>
        </w:rPr>
        <w:t>.</w:t>
      </w:r>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A</w:t>
      </w:r>
      <w:r w:rsidRPr="007A78C8">
        <w:rPr>
          <w:rFonts w:ascii="Times New Roman" w:hAnsi="Times New Roman" w:cs="Times New Roman"/>
          <w:color w:val="000000" w:themeColor="text1"/>
          <w:sz w:val="24"/>
          <w:szCs w:val="24"/>
        </w:rPr>
        <w:t>s</w:t>
      </w:r>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most KG </w:t>
      </w:r>
      <w:r w:rsidRPr="007A78C8">
        <w:rPr>
          <w:rFonts w:ascii="Times New Roman" w:hAnsi="Times New Roman" w:cs="Times New Roman"/>
          <w:color w:val="000000" w:themeColor="text1"/>
          <w:sz w:val="24"/>
          <w:szCs w:val="24"/>
        </w:rPr>
        <w:t xml:space="preserve">policies </w:t>
      </w:r>
      <w:r w:rsidRPr="007A78C8">
        <w:rPr>
          <w:rFonts w:ascii="Times New Roman" w:hAnsi="Times New Roman" w:cs="Times New Roman"/>
          <w:color w:val="000000" w:themeColor="text1"/>
          <w:sz w:val="24"/>
          <w:szCs w:val="24"/>
        </w:rPr>
        <w:t>are desi</w:t>
      </w:r>
      <w:r w:rsidRPr="007A78C8">
        <w:rPr>
          <w:rFonts w:ascii="Times New Roman" w:hAnsi="Times New Roman" w:cs="Times New Roman"/>
          <w:color w:val="000000" w:themeColor="text1"/>
          <w:sz w:val="24"/>
          <w:szCs w:val="24"/>
        </w:rPr>
        <w:t>g</w:t>
      </w:r>
      <w:r w:rsidRPr="007A78C8">
        <w:rPr>
          <w:rFonts w:ascii="Times New Roman" w:hAnsi="Times New Roman" w:cs="Times New Roman"/>
          <w:color w:val="000000" w:themeColor="text1"/>
          <w:sz w:val="24"/>
          <w:szCs w:val="24"/>
        </w:rPr>
        <w:t xml:space="preserve">ned </w:t>
      </w:r>
      <w:r w:rsidRPr="007A78C8">
        <w:rPr>
          <w:rFonts w:ascii="Times New Roman" w:hAnsi="Times New Roman" w:cs="Times New Roman"/>
          <w:color w:val="000000" w:themeColor="text1"/>
          <w:sz w:val="24"/>
          <w:szCs w:val="24"/>
        </w:rPr>
        <w:t xml:space="preserve">for </w:t>
      </w:r>
      <w:r w:rsidRPr="007A78C8">
        <w:rPr>
          <w:rFonts w:ascii="Times New Roman" w:hAnsi="Times New Roman" w:cs="Times New Roman"/>
          <w:color w:val="000000" w:themeColor="text1"/>
          <w:sz w:val="24"/>
          <w:szCs w:val="24"/>
        </w:rPr>
        <w:t>discrete alternatives</w:t>
      </w:r>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they have been </w:t>
      </w:r>
      <w:r w:rsidRPr="007A78C8">
        <w:rPr>
          <w:rFonts w:ascii="Times New Roman" w:hAnsi="Times New Roman" w:cs="Times New Roman"/>
          <w:color w:val="000000" w:themeColor="text1"/>
          <w:sz w:val="24"/>
          <w:szCs w:val="24"/>
        </w:rPr>
        <w:t xml:space="preserve">extended to continuous </w:t>
      </w:r>
      <w:r w:rsidRPr="007A78C8">
        <w:rPr>
          <w:rFonts w:ascii="Times New Roman" w:hAnsi="Times New Roman" w:cs="Times New Roman"/>
          <w:color w:val="000000" w:themeColor="text1"/>
          <w:sz w:val="24"/>
          <w:szCs w:val="24"/>
        </w:rPr>
        <w:t>alternatives</w:t>
      </w:r>
      <w:r w:rsidRPr="007A78C8">
        <w:rPr>
          <w:rFonts w:ascii="Times New Roman" w:hAnsi="Times New Roman" w:cs="Times New Roman"/>
          <w:color w:val="000000" w:themeColor="text1"/>
          <w:sz w:val="24"/>
          <w:szCs w:val="24"/>
        </w:rPr>
        <w:t xml:space="preserve"> by designing </w:t>
      </w:r>
      <w:proofErr w:type="spellStart"/>
      <w:r w:rsidRPr="007A78C8">
        <w:rPr>
          <w:rFonts w:ascii="Times New Roman" w:hAnsi="Times New Roman" w:cs="Times New Roman"/>
          <w:color w:val="000000" w:themeColor="text1"/>
          <w:sz w:val="24"/>
          <w:szCs w:val="24"/>
        </w:rPr>
        <w:t>Guassian</w:t>
      </w:r>
      <w:proofErr w:type="spellEnd"/>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process representations </w:t>
      </w:r>
      <w:r w:rsidRPr="007A78C8">
        <w:rPr>
          <w:rFonts w:ascii="Times New Roman" w:hAnsi="Times New Roman" w:cs="Times New Roman"/>
          <w:color w:val="000000" w:themeColor="text1"/>
          <w:sz w:val="24"/>
          <w:szCs w:val="24"/>
        </w:rPr>
        <w:t xml:space="preserve">and maintaining posterior beliefs at sampled solutions and those promising ones based on local derivate estimates </w:t>
      </w:r>
      <w:r w:rsidRPr="0047363D">
        <w:rPr>
          <w:rFonts w:ascii="Times New Roman" w:hAnsi="Times New Roman" w:cs="Times New Roman"/>
          <w:color w:val="000000" w:themeColor="text1"/>
          <w:sz w:val="24"/>
          <w:szCs w:val="24"/>
          <w:highlight w:val="yellow"/>
        </w:rPr>
        <w:t>(Scott et al. 2011)</w:t>
      </w:r>
      <w:r w:rsidRPr="007A78C8">
        <w:rPr>
          <w:rFonts w:ascii="Times New Roman" w:hAnsi="Times New Roman" w:cs="Times New Roman"/>
          <w:color w:val="000000" w:themeColor="text1"/>
          <w:sz w:val="24"/>
          <w:szCs w:val="24"/>
        </w:rPr>
        <w:t>.</w:t>
      </w:r>
      <w:r w:rsidRPr="007A78C8">
        <w:rPr>
          <w:rFonts w:ascii="Times New Roman" w:hAnsi="Times New Roman" w:cs="Times New Roman"/>
          <w:color w:val="000000" w:themeColor="text1"/>
          <w:sz w:val="24"/>
          <w:szCs w:val="24"/>
        </w:rPr>
        <w:t xml:space="preserve"> </w:t>
      </w:r>
    </w:p>
    <w:p w14:paraId="3BAD42A9" w14:textId="77777777" w:rsidR="0050736A" w:rsidRDefault="0050736A" w:rsidP="0050736A">
      <w:pPr>
        <w:rPr>
          <w:rFonts w:ascii="Times New Roman" w:hAnsi="Times New Roman" w:cs="Times New Roman"/>
          <w:color w:val="000000" w:themeColor="text1"/>
          <w:sz w:val="24"/>
          <w:szCs w:val="24"/>
        </w:rPr>
      </w:pPr>
    </w:p>
    <w:p w14:paraId="00E31122" w14:textId="25CD82B6" w:rsidR="0050736A" w:rsidRDefault="0050736A"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 xml:space="preserve">those methods </w:t>
      </w:r>
      <w:r w:rsidRPr="007A78C8">
        <w:rPr>
          <w:rFonts w:ascii="Times New Roman" w:hAnsi="Times New Roman" w:cs="Times New Roman"/>
          <w:color w:val="000000" w:themeColor="text1"/>
          <w:sz w:val="24"/>
          <w:szCs w:val="24"/>
        </w:rPr>
        <w:t>found in most</w:t>
      </w:r>
      <w:r w:rsidRPr="007A78C8">
        <w:rPr>
          <w:rFonts w:ascii="Times New Roman" w:hAnsi="Times New Roman" w:cs="Times New Roman"/>
          <w:color w:val="000000" w:themeColor="text1"/>
          <w:sz w:val="24"/>
          <w:szCs w:val="24"/>
        </w:rPr>
        <w:t xml:space="preserve"> </w:t>
      </w:r>
      <w:r w:rsidRPr="007A78C8">
        <w:rPr>
          <w:rFonts w:ascii="Times New Roman" w:hAnsi="Times New Roman" w:cs="Times New Roman"/>
          <w:color w:val="000000" w:themeColor="text1"/>
          <w:sz w:val="24"/>
          <w:szCs w:val="24"/>
        </w:rPr>
        <w:t>KG literature</w:t>
      </w:r>
      <w:r w:rsidRPr="000101CC">
        <w:rPr>
          <w:rFonts w:ascii="Times New Roman" w:hAnsi="Times New Roman" w:cs="Times New Roman"/>
          <w:color w:val="000000" w:themeColor="text1"/>
          <w:sz w:val="24"/>
          <w:szCs w:val="24"/>
        </w:rPr>
        <w:t xml:space="preserve"> are not readily applicable to the </w:t>
      </w:r>
      <w:r w:rsidRPr="00847BE9">
        <w:rPr>
          <w:rFonts w:ascii="Times New Roman" w:hAnsi="Times New Roman" w:cs="Times New Roman"/>
          <w:color w:val="000000" w:themeColor="text1"/>
          <w:sz w:val="24"/>
          <w:szCs w:val="24"/>
        </w:rPr>
        <w:t xml:space="preserve">type </w:t>
      </w:r>
      <w:r w:rsidRPr="00847BE9">
        <w:rPr>
          <w:rFonts w:ascii="Times New Roman" w:hAnsi="Times New Roman" w:cs="Times New Roman"/>
          <w:color w:val="000000" w:themeColor="text1"/>
          <w:sz w:val="24"/>
          <w:szCs w:val="24"/>
        </w:rPr>
        <w:lastRenderedPageBreak/>
        <w:t xml:space="preserve">of problems </w:t>
      </w:r>
      <w:r>
        <w:rPr>
          <w:rFonts w:ascii="Times New Roman" w:hAnsi="Times New Roman" w:cs="Times New Roman"/>
          <w:color w:val="000000" w:themeColor="text1"/>
          <w:sz w:val="24"/>
          <w:szCs w:val="24"/>
        </w:rPr>
        <w:t>this study focuses on</w:t>
      </w:r>
      <w:r w:rsidRPr="000101CC">
        <w:rPr>
          <w:rFonts w:ascii="Times New Roman" w:hAnsi="Times New Roman" w:cs="Times New Roman"/>
          <w:color w:val="000000" w:themeColor="text1"/>
          <w:sz w:val="24"/>
          <w:szCs w:val="24"/>
        </w:rPr>
        <w:t>.</w:t>
      </w:r>
      <w:r w:rsidRPr="00847BE9">
        <w:rPr>
          <w:rFonts w:ascii="Times New Roman" w:hAnsi="Times New Roman" w:cs="Times New Roman"/>
          <w:color w:val="000000" w:themeColor="text1"/>
          <w:sz w:val="24"/>
          <w:szCs w:val="24"/>
        </w:rPr>
        <w:t xml:space="preserve"> </w:t>
      </w:r>
      <w:r w:rsidRPr="00847BE9">
        <w:rPr>
          <w:rFonts w:ascii="Times New Roman" w:hAnsi="Times New Roman" w:cs="Times New Roman"/>
          <w:color w:val="000000" w:themeColor="text1"/>
          <w:sz w:val="24"/>
          <w:szCs w:val="24"/>
        </w:rPr>
        <w:t xml:space="preserve">Firstly, </w:t>
      </w:r>
      <w:r>
        <w:rPr>
          <w:rFonts w:ascii="Times New Roman" w:hAnsi="Times New Roman" w:cs="Times New Roman"/>
          <w:color w:val="000000" w:themeColor="text1"/>
          <w:sz w:val="24"/>
          <w:szCs w:val="24"/>
        </w:rPr>
        <w:t xml:space="preserve">probabilistic </w:t>
      </w:r>
      <w:r w:rsidRPr="00847BE9">
        <w:rPr>
          <w:rFonts w:ascii="Times New Roman" w:hAnsi="Times New Roman" w:cs="Times New Roman"/>
          <w:color w:val="000000" w:themeColor="text1"/>
          <w:sz w:val="24"/>
          <w:szCs w:val="24"/>
        </w:rPr>
        <w:t>constraints</w:t>
      </w:r>
      <w:r>
        <w:rPr>
          <w:rFonts w:ascii="Times New Roman" w:hAnsi="Times New Roman" w:cs="Times New Roman"/>
          <w:color w:val="000000" w:themeColor="text1"/>
          <w:sz w:val="24"/>
          <w:szCs w:val="24"/>
        </w:rPr>
        <w:t xml:space="preserve"> for simulation-based</w:t>
      </w:r>
      <w:r>
        <w:rPr>
          <w:rFonts w:ascii="Times New Roman" w:hAnsi="Times New Roman" w:cs="Times New Roman"/>
          <w:color w:val="000000" w:themeColor="text1"/>
          <w:sz w:val="24"/>
          <w:szCs w:val="24"/>
        </w:rPr>
        <w:t xml:space="preserve"> quantit</w:t>
      </w:r>
      <w:r>
        <w:rPr>
          <w:rFonts w:ascii="Times New Roman" w:hAnsi="Times New Roman" w:cs="Times New Roman"/>
          <w:color w:val="000000" w:themeColor="text1"/>
          <w:sz w:val="24"/>
          <w:szCs w:val="24"/>
        </w:rPr>
        <w:t xml:space="preserve">ies </w:t>
      </w:r>
      <w:r>
        <w:rPr>
          <w:rFonts w:ascii="Times New Roman" w:hAnsi="Times New Roman" w:cs="Times New Roman"/>
          <w:color w:val="000000" w:themeColor="text1"/>
          <w:sz w:val="24"/>
          <w:szCs w:val="24"/>
        </w:rPr>
        <w:t xml:space="preserve">have </w:t>
      </w:r>
      <w:r>
        <w:rPr>
          <w:rFonts w:ascii="Times New Roman" w:hAnsi="Times New Roman" w:cs="Times New Roman"/>
          <w:color w:val="000000" w:themeColor="text1"/>
          <w:sz w:val="24"/>
          <w:szCs w:val="24"/>
        </w:rPr>
        <w:t>not been addressed</w:t>
      </w:r>
      <w:r>
        <w:rPr>
          <w:rFonts w:ascii="Times New Roman" w:hAnsi="Times New Roman" w:cs="Times New Roman"/>
          <w:color w:val="000000" w:themeColor="text1"/>
          <w:sz w:val="24"/>
          <w:szCs w:val="24"/>
        </w:rPr>
        <w:t xml:space="preserve"> in previous studies on KG</w:t>
      </w:r>
      <w:r>
        <w:rPr>
          <w:rFonts w:ascii="Times New Roman" w:hAnsi="Times New Roman" w:cs="Times New Roman"/>
          <w:color w:val="000000" w:themeColor="text1"/>
          <w:sz w:val="24"/>
          <w:szCs w:val="24"/>
        </w:rPr>
        <w:t xml:space="preserve"> policy</w:t>
      </w:r>
      <w:r>
        <w:rPr>
          <w:rFonts w:ascii="Times New Roman" w:hAnsi="Times New Roman" w:cs="Times New Roman"/>
          <w:color w:val="000000" w:themeColor="text1"/>
          <w:sz w:val="24"/>
          <w:szCs w:val="24"/>
        </w:rPr>
        <w:t xml:space="preserve">, although some studies </w:t>
      </w:r>
      <w:r>
        <w:rPr>
          <w:rFonts w:ascii="Times New Roman" w:hAnsi="Times New Roman" w:cs="Times New Roman"/>
          <w:color w:val="000000" w:themeColor="text1"/>
          <w:sz w:val="24"/>
          <w:szCs w:val="24"/>
        </w:rPr>
        <w:t>consider</w:t>
      </w:r>
      <w:r>
        <w:rPr>
          <w:rFonts w:ascii="Times New Roman" w:hAnsi="Times New Roman" w:cs="Times New Roman"/>
          <w:color w:val="000000" w:themeColor="text1"/>
          <w:sz w:val="24"/>
          <w:szCs w:val="24"/>
        </w:rPr>
        <w:t>ed</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explicit </w:t>
      </w:r>
      <w:r>
        <w:rPr>
          <w:rFonts w:ascii="Times New Roman" w:hAnsi="Times New Roman" w:cs="Times New Roman"/>
          <w:color w:val="000000" w:themeColor="text1"/>
          <w:sz w:val="24"/>
          <w:szCs w:val="24"/>
        </w:rPr>
        <w:t>simple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deterministic </w:t>
      </w:r>
      <w:r>
        <w:rPr>
          <w:rFonts w:ascii="Times New Roman" w:hAnsi="Times New Roman" w:cs="Times New Roman"/>
          <w:color w:val="000000" w:themeColor="text1"/>
          <w:sz w:val="24"/>
          <w:szCs w:val="24"/>
        </w:rPr>
        <w:t>(e.g., linear)</w:t>
      </w:r>
      <w:r>
        <w:rPr>
          <w:rFonts w:ascii="Times New Roman" w:hAnsi="Times New Roman" w:cs="Times New Roman"/>
          <w:color w:val="000000" w:themeColor="text1"/>
          <w:sz w:val="24"/>
          <w:szCs w:val="24"/>
        </w:rPr>
        <w:t xml:space="preserve"> constraints </w:t>
      </w:r>
      <w:r>
        <w:rPr>
          <w:rFonts w:ascii="Times New Roman" w:hAnsi="Times New Roman" w:cs="Times New Roman"/>
          <w:color w:val="000000" w:themeColor="text1"/>
          <w:sz w:val="24"/>
          <w:szCs w:val="24"/>
        </w:rPr>
        <w:t xml:space="preserve">that defines the feasible set of the </w:t>
      </w:r>
      <w:r>
        <w:rPr>
          <w:rFonts w:ascii="Times New Roman" w:hAnsi="Times New Roman" w:cs="Times New Roman"/>
          <w:color w:val="000000" w:themeColor="text1"/>
          <w:sz w:val="24"/>
          <w:szCs w:val="24"/>
        </w:rPr>
        <w:t>solutions space</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(Wang</w:t>
      </w:r>
      <w:r w:rsidR="0047363D">
        <w:rPr>
          <w:rFonts w:ascii="Times New Roman" w:hAnsi="Times New Roman" w:cs="Times New Roman"/>
          <w:color w:val="000000" w:themeColor="text1"/>
          <w:sz w:val="24"/>
          <w:szCs w:val="24"/>
          <w:highlight w:val="yellow"/>
        </w:rPr>
        <w:t xml:space="preserve"> et al.</w:t>
      </w:r>
      <w:r w:rsidRPr="0047363D">
        <w:rPr>
          <w:rFonts w:ascii="Times New Roman" w:hAnsi="Times New Roman" w:cs="Times New Roman"/>
          <w:color w:val="000000" w:themeColor="text1"/>
          <w:sz w:val="24"/>
          <w:szCs w:val="24"/>
          <w:highlight w:val="yellow"/>
        </w:rPr>
        <w:t xml:space="preserve"> 2021)</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Secondly, m</w:t>
      </w:r>
      <w:r>
        <w:rPr>
          <w:rFonts w:ascii="Times New Roman" w:hAnsi="Times New Roman" w:cs="Times New Roman"/>
          <w:color w:val="000000" w:themeColor="text1"/>
          <w:sz w:val="24"/>
          <w:szCs w:val="24"/>
        </w:rPr>
        <w:t>ost of these studies only focuse</w:t>
      </w:r>
      <w:r>
        <w:rPr>
          <w:rFonts w:ascii="Times New Roman" w:hAnsi="Times New Roman" w:cs="Times New Roman"/>
          <w:color w:val="000000" w:themeColor="text1"/>
          <w:sz w:val="24"/>
          <w:szCs w:val="24"/>
        </w:rPr>
        <w:t>d on single performance measure.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Although s</w:t>
      </w:r>
      <w:r>
        <w:rPr>
          <w:rFonts w:ascii="Times New Roman" w:hAnsi="Times New Roman" w:cs="Times New Roman"/>
          <w:color w:val="000000" w:themeColor="text1"/>
          <w:sz w:val="24"/>
          <w:szCs w:val="24"/>
        </w:rPr>
        <w:t xml:space="preserve">ome literature </w:t>
      </w:r>
      <w:r>
        <w:rPr>
          <w:rFonts w:ascii="Times New Roman" w:hAnsi="Times New Roman" w:cs="Times New Roman"/>
          <w:color w:val="000000" w:themeColor="text1"/>
          <w:sz w:val="24"/>
          <w:szCs w:val="24"/>
        </w:rPr>
        <w:t xml:space="preserve">considered multi-objective KG problem, </w:t>
      </w:r>
      <w:r>
        <w:rPr>
          <w:rFonts w:ascii="Times New Roman" w:hAnsi="Times New Roman" w:cs="Times New Roman"/>
          <w:color w:val="000000" w:themeColor="text1"/>
          <w:sz w:val="24"/>
          <w:szCs w:val="24"/>
        </w:rPr>
        <w:t>each performance measure</w:t>
      </w:r>
      <w:r>
        <w:rPr>
          <w:rFonts w:ascii="Times New Roman" w:hAnsi="Times New Roman" w:cs="Times New Roman"/>
          <w:color w:val="000000" w:themeColor="text1"/>
          <w:sz w:val="24"/>
          <w:szCs w:val="24"/>
        </w:rPr>
        <w:t xml:space="preserve"> was assumed</w:t>
      </w:r>
      <w:r>
        <w:rPr>
          <w:rFonts w:ascii="Times New Roman" w:hAnsi="Times New Roman" w:cs="Times New Roman"/>
          <w:color w:val="000000" w:themeColor="text1"/>
          <w:sz w:val="24"/>
          <w:szCs w:val="24"/>
        </w:rPr>
        <w:t xml:space="preserve"> independent across different alternatives</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w:t>
      </w:r>
      <w:proofErr w:type="spellStart"/>
      <w:r w:rsidRPr="0047363D">
        <w:rPr>
          <w:rFonts w:ascii="Times New Roman" w:hAnsi="Times New Roman" w:cs="Times New Roman"/>
          <w:color w:val="000000" w:themeColor="text1"/>
          <w:sz w:val="24"/>
          <w:szCs w:val="24"/>
          <w:highlight w:val="yellow"/>
        </w:rPr>
        <w:t>Yahyaa</w:t>
      </w:r>
      <w:proofErr w:type="spellEnd"/>
      <w:r w:rsidRPr="0047363D">
        <w:rPr>
          <w:rFonts w:ascii="Times New Roman" w:hAnsi="Times New Roman" w:cs="Times New Roman"/>
          <w:color w:val="000000" w:themeColor="text1"/>
          <w:sz w:val="24"/>
          <w:szCs w:val="24"/>
          <w:highlight w:val="yellow"/>
        </w:rPr>
        <w:t xml:space="preserve"> 2014)</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Thirdly, pr</w:t>
      </w:r>
      <w:r>
        <w:rPr>
          <w:rFonts w:ascii="Times New Roman" w:hAnsi="Times New Roman" w:cs="Times New Roman"/>
          <w:color w:val="000000" w:themeColor="text1"/>
          <w:sz w:val="24"/>
          <w:szCs w:val="24"/>
        </w:rPr>
        <w:t xml:space="preserve">evious studies </w:t>
      </w:r>
      <w:r>
        <w:rPr>
          <w:rFonts w:ascii="Times New Roman" w:hAnsi="Times New Roman" w:cs="Times New Roman"/>
          <w:color w:val="000000" w:themeColor="text1"/>
          <w:sz w:val="24"/>
          <w:szCs w:val="24"/>
        </w:rPr>
        <w:t xml:space="preserve">on </w:t>
      </w:r>
      <w:r>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KG </w:t>
      </w:r>
      <w:r>
        <w:rPr>
          <w:rFonts w:ascii="Times New Roman" w:hAnsi="Times New Roman" w:cs="Times New Roman"/>
          <w:color w:val="000000" w:themeColor="text1"/>
          <w:sz w:val="24"/>
          <w:szCs w:val="24"/>
        </w:rPr>
        <w:t xml:space="preserve">policy </w:t>
      </w:r>
      <w:r>
        <w:rPr>
          <w:rFonts w:ascii="Times New Roman" w:hAnsi="Times New Roman" w:cs="Times New Roman"/>
          <w:color w:val="000000" w:themeColor="text1"/>
          <w:sz w:val="24"/>
          <w:szCs w:val="24"/>
        </w:rPr>
        <w:t>either assumed a known variance of the performance measure (e.g.,</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 xml:space="preserve">Gupta and </w:t>
      </w:r>
      <w:proofErr w:type="spellStart"/>
      <w:r w:rsidRPr="0047363D">
        <w:rPr>
          <w:rFonts w:ascii="Times New Roman" w:hAnsi="Times New Roman" w:cs="Times New Roman"/>
          <w:color w:val="000000" w:themeColor="text1"/>
          <w:sz w:val="24"/>
          <w:szCs w:val="24"/>
          <w:highlight w:val="yellow"/>
        </w:rPr>
        <w:t>Miescke</w:t>
      </w:r>
      <w:proofErr w:type="spellEnd"/>
      <w:r w:rsidRPr="0047363D">
        <w:rPr>
          <w:rFonts w:ascii="Times New Roman" w:hAnsi="Times New Roman" w:cs="Times New Roman"/>
          <w:color w:val="000000" w:themeColor="text1"/>
          <w:sz w:val="24"/>
          <w:szCs w:val="24"/>
          <w:highlight w:val="yellow"/>
        </w:rPr>
        <w:t xml:space="preserve"> 1996, </w:t>
      </w:r>
      <w:r w:rsidRPr="0047363D">
        <w:rPr>
          <w:rFonts w:ascii="Times New Roman" w:hAnsi="Times New Roman" w:cs="Times New Roman"/>
          <w:color w:val="000000" w:themeColor="text1"/>
          <w:sz w:val="24"/>
          <w:szCs w:val="24"/>
          <w:highlight w:val="yellow"/>
        </w:rPr>
        <w:t>Frazier 2009</w:t>
      </w:r>
      <w:r w:rsidRPr="0047363D">
        <w:rPr>
          <w:rFonts w:ascii="Times New Roman" w:hAnsi="Times New Roman" w:cs="Times New Roman"/>
          <w:color w:val="000000" w:themeColor="text1"/>
          <w:sz w:val="24"/>
          <w:szCs w:val="24"/>
          <w:highlight w:val="yellow"/>
        </w:rPr>
        <w:t>a, Frazier2009b</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or proposed local updating equation for </w:t>
      </w:r>
      <w:r>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variance estimate for each sampled alternative (e.g.,</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Tan and Gao 2016, Wang et al.</w:t>
      </w:r>
      <w:r w:rsidRPr="0047363D">
        <w:rPr>
          <w:rFonts w:ascii="Times New Roman" w:hAnsi="Times New Roman" w:cs="Times New Roman"/>
          <w:color w:val="000000" w:themeColor="text1"/>
          <w:sz w:val="24"/>
          <w:szCs w:val="24"/>
          <w:highlight w:val="yellow"/>
        </w:rPr>
        <w:t xml:space="preserve"> </w:t>
      </w:r>
      <w:r w:rsidRPr="0047363D">
        <w:rPr>
          <w:rFonts w:ascii="Times New Roman" w:hAnsi="Times New Roman" w:cs="Times New Roman"/>
          <w:color w:val="000000" w:themeColor="text1"/>
          <w:sz w:val="24"/>
          <w:szCs w:val="24"/>
          <w:highlight w:val="yellow"/>
        </w:rPr>
        <w:t>2021</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or designed approximate </w:t>
      </w:r>
      <w:r>
        <w:rPr>
          <w:rFonts w:ascii="Times New Roman" w:hAnsi="Times New Roman" w:cs="Times New Roman"/>
          <w:color w:val="000000" w:themeColor="text1"/>
          <w:sz w:val="24"/>
          <w:szCs w:val="24"/>
        </w:rPr>
        <w:t xml:space="preserve">formulae for </w:t>
      </w:r>
      <w:r>
        <w:rPr>
          <w:rFonts w:ascii="Times New Roman" w:hAnsi="Times New Roman" w:cs="Times New Roman"/>
          <w:color w:val="000000" w:themeColor="text1"/>
          <w:sz w:val="24"/>
          <w:szCs w:val="24"/>
        </w:rPr>
        <w:t>updating the posterior v</w:t>
      </w:r>
      <w:r>
        <w:rPr>
          <w:rFonts w:ascii="Times New Roman" w:hAnsi="Times New Roman" w:cs="Times New Roman"/>
          <w:color w:val="000000" w:themeColor="text1"/>
          <w:sz w:val="24"/>
          <w:szCs w:val="24"/>
        </w:rPr>
        <w:t xml:space="preserve">ariance </w:t>
      </w:r>
      <w:r>
        <w:rPr>
          <w:rFonts w:ascii="Times New Roman" w:hAnsi="Times New Roman" w:cs="Times New Roman"/>
          <w:color w:val="000000" w:themeColor="text1"/>
          <w:sz w:val="24"/>
          <w:szCs w:val="24"/>
        </w:rPr>
        <w:t xml:space="preserve">vector </w:t>
      </w:r>
      <w:r>
        <w:rPr>
          <w:rFonts w:ascii="Times New Roman" w:hAnsi="Times New Roman" w:cs="Times New Roman"/>
          <w:color w:val="000000" w:themeColor="text1"/>
          <w:sz w:val="24"/>
          <w:szCs w:val="24"/>
        </w:rPr>
        <w:t xml:space="preserve">of all the alternatives </w:t>
      </w:r>
      <w:r>
        <w:rPr>
          <w:rFonts w:ascii="Times New Roman" w:hAnsi="Times New Roman" w:cs="Times New Roman"/>
          <w:color w:val="000000" w:themeColor="text1"/>
          <w:sz w:val="24"/>
          <w:szCs w:val="24"/>
        </w:rPr>
        <w:t xml:space="preserve">under the </w:t>
      </w:r>
      <w:r>
        <w:rPr>
          <w:rFonts w:ascii="Times New Roman" w:hAnsi="Times New Roman" w:cs="Times New Roman"/>
          <w:color w:val="000000" w:themeColor="text1"/>
          <w:sz w:val="24"/>
          <w:szCs w:val="24"/>
        </w:rPr>
        <w:t xml:space="preserve">multi-variate Gaussian framework </w:t>
      </w:r>
      <w:r>
        <w:rPr>
          <w:rFonts w:ascii="Times New Roman" w:hAnsi="Times New Roman" w:cs="Times New Roman"/>
          <w:color w:val="000000" w:themeColor="text1"/>
          <w:sz w:val="24"/>
          <w:szCs w:val="24"/>
        </w:rPr>
        <w:t>(e.g.</w:t>
      </w:r>
      <w:r>
        <w:rPr>
          <w:rFonts w:ascii="Times New Roman" w:hAnsi="Times New Roman" w:cs="Times New Roman"/>
          <w:color w:val="000000" w:themeColor="text1"/>
          <w:sz w:val="24"/>
          <w:szCs w:val="24"/>
        </w:rPr>
        <w:t xml:space="preserve">, </w:t>
      </w:r>
      <w:r w:rsidRPr="0047363D">
        <w:rPr>
          <w:rFonts w:ascii="Times New Roman" w:hAnsi="Times New Roman" w:cs="Times New Roman"/>
          <w:color w:val="000000" w:themeColor="text1"/>
          <w:sz w:val="24"/>
          <w:szCs w:val="24"/>
          <w:highlight w:val="yellow"/>
        </w:rPr>
        <w:t>Qu 2015, Zhang 2016</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While the local </w:t>
      </w:r>
      <w:r>
        <w:rPr>
          <w:rFonts w:ascii="Times New Roman" w:hAnsi="Times New Roman" w:cs="Times New Roman"/>
          <w:color w:val="000000" w:themeColor="text1"/>
          <w:sz w:val="24"/>
          <w:szCs w:val="24"/>
        </w:rPr>
        <w:t xml:space="preserve">updating </w:t>
      </w:r>
      <w:r>
        <w:rPr>
          <w:rFonts w:ascii="Times New Roman" w:hAnsi="Times New Roman" w:cs="Times New Roman"/>
          <w:color w:val="000000" w:themeColor="text1"/>
          <w:sz w:val="24"/>
          <w:szCs w:val="24"/>
        </w:rPr>
        <w:t xml:space="preserve">approach </w:t>
      </w:r>
      <w:r>
        <w:rPr>
          <w:rFonts w:ascii="Times New Roman" w:hAnsi="Times New Roman" w:cs="Times New Roman"/>
          <w:color w:val="000000" w:themeColor="text1"/>
          <w:sz w:val="24"/>
          <w:szCs w:val="24"/>
        </w:rPr>
        <w:t>neglect</w:t>
      </w:r>
      <w:r>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the possible similarities in variances of two close solutions, the </w:t>
      </w:r>
      <w:r>
        <w:rPr>
          <w:rFonts w:ascii="Times New Roman" w:hAnsi="Times New Roman" w:cs="Times New Roman"/>
          <w:color w:val="000000" w:themeColor="text1"/>
          <w:sz w:val="24"/>
          <w:szCs w:val="24"/>
        </w:rPr>
        <w:t xml:space="preserve">approximate </w:t>
      </w:r>
      <w:r>
        <w:rPr>
          <w:rFonts w:ascii="Times New Roman" w:hAnsi="Times New Roman" w:cs="Times New Roman"/>
          <w:color w:val="000000" w:themeColor="text1"/>
          <w:sz w:val="24"/>
          <w:szCs w:val="24"/>
        </w:rPr>
        <w:t xml:space="preserve">global </w:t>
      </w:r>
      <w:r>
        <w:rPr>
          <w:rFonts w:ascii="Times New Roman" w:hAnsi="Times New Roman" w:cs="Times New Roman"/>
          <w:color w:val="000000" w:themeColor="text1"/>
          <w:sz w:val="24"/>
          <w:szCs w:val="24"/>
        </w:rPr>
        <w:t>posterior updating formula cannot be easily adapted to the setting with parameterized beliefs</w:t>
      </w:r>
      <w:r>
        <w:rPr>
          <w:rFonts w:ascii="Times New Roman" w:hAnsi="Times New Roman" w:cs="Times New Roman"/>
          <w:color w:val="000000" w:themeColor="text1"/>
          <w:sz w:val="24"/>
          <w:szCs w:val="24"/>
        </w:rPr>
        <w:t xml:space="preserve"> (thus is not applicable to problems with large solution space). </w:t>
      </w:r>
      <w:r>
        <w:rPr>
          <w:rFonts w:ascii="Times New Roman" w:hAnsi="Times New Roman" w:cs="Times New Roman" w:hint="eastAsia"/>
          <w:color w:val="000000" w:themeColor="text1"/>
          <w:sz w:val="24"/>
          <w:szCs w:val="24"/>
        </w:rPr>
        <w:t>Note</w:t>
      </w:r>
      <w:r>
        <w:rPr>
          <w:rFonts w:ascii="Times New Roman" w:hAnsi="Times New Roman" w:cs="Times New Roman"/>
          <w:color w:val="000000" w:themeColor="text1"/>
          <w:sz w:val="24"/>
          <w:szCs w:val="24"/>
        </w:rPr>
        <w:t xml:space="preserve"> that t</w:t>
      </w:r>
      <w:r>
        <w:rPr>
          <w:rFonts w:ascii="Times New Roman" w:hAnsi="Times New Roman" w:cs="Times New Roman"/>
          <w:color w:val="000000" w:themeColor="text1"/>
          <w:sz w:val="24"/>
          <w:szCs w:val="24"/>
        </w:rPr>
        <w:t xml:space="preserve">his unknown variance would make it more difficult to deal with the </w:t>
      </w:r>
      <w:r w:rsidR="001C420D">
        <w:rPr>
          <w:rFonts w:ascii="Times New Roman" w:hAnsi="Times New Roman" w:cs="Times New Roman"/>
          <w:color w:val="000000" w:themeColor="text1"/>
          <w:sz w:val="24"/>
          <w:szCs w:val="24"/>
        </w:rPr>
        <w:t>probability</w:t>
      </w:r>
      <w:r>
        <w:rPr>
          <w:rFonts w:ascii="Times New Roman" w:hAnsi="Times New Roman" w:cs="Times New Roman"/>
          <w:color w:val="000000" w:themeColor="text1"/>
          <w:sz w:val="24"/>
          <w:szCs w:val="24"/>
        </w:rPr>
        <w:t xml:space="preserve"> constraint</w:t>
      </w:r>
      <w:r>
        <w:rPr>
          <w:rFonts w:ascii="Times New Roman" w:hAnsi="Times New Roman" w:cs="Times New Roman"/>
          <w:color w:val="000000" w:themeColor="text1"/>
          <w:sz w:val="24"/>
          <w:szCs w:val="24"/>
        </w:rPr>
        <w:t xml:space="preserve"> as mentioned </w:t>
      </w:r>
      <w:r>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the first point</w:t>
      </w:r>
      <w:r>
        <w:rPr>
          <w:rFonts w:ascii="Times New Roman" w:hAnsi="Times New Roman" w:cs="Times New Roman"/>
          <w:color w:val="000000" w:themeColor="text1"/>
          <w:sz w:val="24"/>
          <w:szCs w:val="24"/>
        </w:rPr>
        <w:t xml:space="preserve">. </w:t>
      </w:r>
    </w:p>
    <w:p w14:paraId="2215009F" w14:textId="77777777" w:rsidR="0050736A" w:rsidRDefault="0050736A" w:rsidP="0050736A">
      <w:pPr>
        <w:rPr>
          <w:rFonts w:ascii="Times New Roman" w:hAnsi="Times New Roman" w:cs="Times New Roman"/>
          <w:color w:val="000000" w:themeColor="text1"/>
          <w:sz w:val="24"/>
          <w:szCs w:val="24"/>
        </w:rPr>
      </w:pPr>
    </w:p>
    <w:p w14:paraId="1AC5A13E" w14:textId="4D673319" w:rsidR="0050736A" w:rsidRDefault="00E53E7B" w:rsidP="0050736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50736A">
        <w:rPr>
          <w:rFonts w:ascii="Times New Roman" w:hAnsi="Times New Roman" w:cs="Times New Roman"/>
          <w:color w:val="000000" w:themeColor="text1"/>
          <w:sz w:val="24"/>
          <w:szCs w:val="24"/>
        </w:rPr>
        <w:t xml:space="preserve">e will </w:t>
      </w:r>
      <w:r w:rsidR="0050736A">
        <w:rPr>
          <w:rFonts w:ascii="Times New Roman" w:hAnsi="Times New Roman" w:cs="Times New Roman"/>
          <w:color w:val="000000" w:themeColor="text1"/>
          <w:sz w:val="24"/>
          <w:szCs w:val="24"/>
        </w:rPr>
        <w:t>design</w:t>
      </w:r>
      <w:r w:rsidR="0050736A">
        <w:rPr>
          <w:rFonts w:ascii="Times New Roman" w:hAnsi="Times New Roman" w:cs="Times New Roman"/>
          <w:color w:val="000000" w:themeColor="text1"/>
          <w:sz w:val="24"/>
          <w:szCs w:val="24"/>
        </w:rPr>
        <w:t xml:space="preserve"> a </w:t>
      </w:r>
      <w:r w:rsidR="0050736A">
        <w:rPr>
          <w:rFonts w:ascii="Times New Roman" w:hAnsi="Times New Roman" w:cs="Times New Roman"/>
          <w:color w:val="000000" w:themeColor="text1"/>
          <w:sz w:val="24"/>
          <w:szCs w:val="24"/>
        </w:rPr>
        <w:t>KG</w:t>
      </w:r>
      <w:r w:rsidR="0050736A">
        <w:rPr>
          <w:rFonts w:ascii="Times New Roman" w:hAnsi="Times New Roman" w:cs="Times New Roman"/>
          <w:color w:val="000000" w:themeColor="text1"/>
          <w:sz w:val="24"/>
          <w:szCs w:val="24"/>
        </w:rPr>
        <w:t xml:space="preserve">-based SO approach </w:t>
      </w:r>
      <w:r w:rsidR="0050736A">
        <w:rPr>
          <w:rFonts w:ascii="Times New Roman" w:hAnsi="Times New Roman" w:cs="Times New Roman"/>
          <w:color w:val="000000" w:themeColor="text1"/>
          <w:sz w:val="24"/>
          <w:szCs w:val="24"/>
        </w:rPr>
        <w:t>with parameterize</w:t>
      </w:r>
      <w:r w:rsidR="0050736A">
        <w:rPr>
          <w:rFonts w:ascii="Times New Roman" w:hAnsi="Times New Roman" w:cs="Times New Roman"/>
          <w:color w:val="000000" w:themeColor="text1"/>
          <w:sz w:val="24"/>
          <w:szCs w:val="24"/>
        </w:rPr>
        <w:t>d</w:t>
      </w:r>
      <w:r w:rsidR="0050736A">
        <w:rPr>
          <w:rFonts w:ascii="Times New Roman" w:hAnsi="Times New Roman" w:cs="Times New Roman"/>
          <w:color w:val="000000" w:themeColor="text1"/>
          <w:sz w:val="24"/>
          <w:szCs w:val="24"/>
        </w:rPr>
        <w:t xml:space="preserve"> </w:t>
      </w:r>
      <w:r w:rsidR="001C420D">
        <w:rPr>
          <w:rFonts w:ascii="Times New Roman" w:hAnsi="Times New Roman" w:cs="Times New Roman"/>
          <w:color w:val="000000" w:themeColor="text1"/>
          <w:sz w:val="24"/>
          <w:szCs w:val="24"/>
        </w:rPr>
        <w:t xml:space="preserve">GP </w:t>
      </w:r>
      <w:r w:rsidR="0050736A">
        <w:rPr>
          <w:rFonts w:ascii="Times New Roman" w:hAnsi="Times New Roman" w:cs="Times New Roman"/>
          <w:color w:val="000000" w:themeColor="text1"/>
          <w:sz w:val="24"/>
          <w:szCs w:val="24"/>
        </w:rPr>
        <w:t>belief</w:t>
      </w:r>
      <w:r w:rsidR="0050736A">
        <w:rPr>
          <w:rFonts w:ascii="Times New Roman" w:hAnsi="Times New Roman" w:cs="Times New Roman"/>
          <w:color w:val="000000" w:themeColor="text1"/>
          <w:sz w:val="24"/>
          <w:szCs w:val="24"/>
        </w:rPr>
        <w:t xml:space="preserve"> and un</w:t>
      </w:r>
      <w:r w:rsidR="0050736A">
        <w:rPr>
          <w:rFonts w:ascii="Times New Roman" w:hAnsi="Times New Roman" w:cs="Times New Roman"/>
          <w:color w:val="000000" w:themeColor="text1"/>
          <w:sz w:val="24"/>
          <w:szCs w:val="24"/>
        </w:rPr>
        <w:t>known variances</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that is applic</w:t>
      </w:r>
      <w:r w:rsidR="0050736A">
        <w:rPr>
          <w:rFonts w:ascii="Times New Roman" w:hAnsi="Times New Roman" w:cs="Times New Roman"/>
          <w:color w:val="000000" w:themeColor="text1"/>
          <w:sz w:val="24"/>
          <w:szCs w:val="24"/>
        </w:rPr>
        <w:t xml:space="preserve">able to </w:t>
      </w:r>
      <w:r w:rsidR="0050736A">
        <w:rPr>
          <w:rFonts w:ascii="Times New Roman" w:hAnsi="Times New Roman" w:cs="Times New Roman"/>
          <w:color w:val="000000" w:themeColor="text1"/>
          <w:sz w:val="24"/>
          <w:szCs w:val="24"/>
        </w:rPr>
        <w:t>problems wit</w:t>
      </w:r>
      <w:r w:rsidR="0050736A" w:rsidRPr="008514F8">
        <w:rPr>
          <w:rFonts w:ascii="Times New Roman" w:hAnsi="Times New Roman" w:cs="Times New Roman"/>
          <w:color w:val="000000" w:themeColor="text1"/>
          <w:sz w:val="24"/>
          <w:szCs w:val="24"/>
        </w:rPr>
        <w:t>h more than one performance</w:t>
      </w:r>
      <w:r w:rsidR="0050736A">
        <w:rPr>
          <w:rFonts w:ascii="Times New Roman" w:hAnsi="Times New Roman" w:cs="Times New Roman"/>
          <w:color w:val="000000" w:themeColor="text1"/>
          <w:sz w:val="24"/>
          <w:szCs w:val="24"/>
        </w:rPr>
        <w:t xml:space="preserve"> measures</w:t>
      </w:r>
      <w:r w:rsidR="0050736A">
        <w:rPr>
          <w:rFonts w:ascii="Times New Roman" w:hAnsi="Times New Roman" w:cs="Times New Roman"/>
          <w:color w:val="000000" w:themeColor="text1"/>
          <w:sz w:val="24"/>
          <w:szCs w:val="24"/>
        </w:rPr>
        <w:t xml:space="preserve"> as well as a </w:t>
      </w:r>
      <w:r w:rsidR="001C420D">
        <w:rPr>
          <w:rFonts w:ascii="Times New Roman" w:hAnsi="Times New Roman" w:cs="Times New Roman"/>
          <w:color w:val="000000" w:themeColor="text1"/>
          <w:sz w:val="24"/>
          <w:szCs w:val="24"/>
        </w:rPr>
        <w:t>probability</w:t>
      </w:r>
      <w:r w:rsidR="0050736A">
        <w:rPr>
          <w:rFonts w:ascii="Times New Roman" w:hAnsi="Times New Roman" w:cs="Times New Roman"/>
          <w:color w:val="000000" w:themeColor="text1"/>
          <w:sz w:val="24"/>
          <w:szCs w:val="24"/>
        </w:rPr>
        <w:t xml:space="preserve"> constraint on another stochastic performance measure</w:t>
      </w:r>
      <w:r w:rsidR="0050736A">
        <w:rPr>
          <w:rFonts w:ascii="Times New Roman" w:hAnsi="Times New Roman" w:cs="Times New Roman"/>
          <w:color w:val="000000" w:themeColor="text1"/>
          <w:sz w:val="24"/>
          <w:szCs w:val="24"/>
        </w:rPr>
        <w:t>.</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 xml:space="preserve">As explained earlier, such a problem setting is commonly seen in urban transportation optimization problems and makes those problems challenging to solve, thus a reliable and efficient SO-based solution approach is highly needed. </w:t>
      </w:r>
      <w:r w:rsidR="0050736A">
        <w:rPr>
          <w:rFonts w:ascii="Times New Roman" w:hAnsi="Times New Roman" w:cs="Times New Roman" w:hint="eastAsia"/>
          <w:color w:val="000000" w:themeColor="text1"/>
          <w:sz w:val="24"/>
          <w:szCs w:val="24"/>
        </w:rPr>
        <w:t>One</w:t>
      </w:r>
      <w:r w:rsidR="0050736A">
        <w:rPr>
          <w:rFonts w:ascii="Times New Roman" w:hAnsi="Times New Roman" w:cs="Times New Roman"/>
          <w:color w:val="000000" w:themeColor="text1"/>
          <w:sz w:val="24"/>
          <w:szCs w:val="24"/>
        </w:rPr>
        <w:t xml:space="preserve"> contribution that may be of separate in</w:t>
      </w:r>
      <w:r w:rsidR="0050736A">
        <w:rPr>
          <w:rFonts w:ascii="Times New Roman" w:hAnsi="Times New Roman" w:cs="Times New Roman"/>
          <w:color w:val="000000" w:themeColor="text1"/>
          <w:sz w:val="24"/>
          <w:szCs w:val="24"/>
        </w:rPr>
        <w:t>terest</w:t>
      </w:r>
      <w:r w:rsidR="0050736A">
        <w:rPr>
          <w:rFonts w:ascii="Times New Roman" w:hAnsi="Times New Roman" w:cs="Times New Roman"/>
          <w:color w:val="000000" w:themeColor="text1"/>
          <w:sz w:val="24"/>
          <w:szCs w:val="24"/>
        </w:rPr>
        <w:t xml:space="preserve"> is that </w:t>
      </w:r>
      <w:r w:rsidR="0050736A">
        <w:rPr>
          <w:rFonts w:ascii="Times New Roman" w:hAnsi="Times New Roman" w:cs="Times New Roman"/>
          <w:color w:val="000000" w:themeColor="text1"/>
          <w:sz w:val="24"/>
          <w:szCs w:val="24"/>
        </w:rPr>
        <w:t>we proposed a</w:t>
      </w:r>
      <w:r w:rsidR="0050736A">
        <w:rPr>
          <w:rFonts w:ascii="Times New Roman" w:hAnsi="Times New Roman" w:cs="Times New Roman"/>
          <w:color w:val="000000" w:themeColor="text1"/>
          <w:sz w:val="24"/>
          <w:szCs w:val="24"/>
        </w:rPr>
        <w:t xml:space="preserve">n </w:t>
      </w:r>
      <w:r w:rsidR="0050736A">
        <w:rPr>
          <w:rFonts w:ascii="Times New Roman" w:hAnsi="Times New Roman" w:cs="Times New Roman"/>
          <w:color w:val="000000" w:themeColor="text1"/>
          <w:sz w:val="24"/>
          <w:szCs w:val="24"/>
        </w:rPr>
        <w:t>updating</w:t>
      </w:r>
      <w:r w:rsidR="0050736A">
        <w:rPr>
          <w:rFonts w:ascii="Times New Roman" w:hAnsi="Times New Roman" w:cs="Times New Roman"/>
          <w:color w:val="000000" w:themeColor="text1"/>
          <w:sz w:val="24"/>
          <w:szCs w:val="24"/>
        </w:rPr>
        <w:t xml:space="preserve"> scheme of variance estimates wh</w:t>
      </w:r>
      <w:r w:rsidR="0050736A">
        <w:rPr>
          <w:rFonts w:ascii="Times New Roman" w:hAnsi="Times New Roman" w:cs="Times New Roman"/>
          <w:color w:val="000000" w:themeColor="text1"/>
          <w:sz w:val="24"/>
          <w:szCs w:val="24"/>
        </w:rPr>
        <w:t>ich</w:t>
      </w:r>
      <w:r w:rsidR="0050736A">
        <w:rPr>
          <w:rFonts w:ascii="Times New Roman" w:hAnsi="Times New Roman" w:cs="Times New Roman"/>
          <w:color w:val="000000" w:themeColor="text1"/>
          <w:sz w:val="24"/>
          <w:szCs w:val="24"/>
        </w:rPr>
        <w:t xml:space="preserve"> not </w:t>
      </w:r>
      <w:r w:rsidR="0050736A">
        <w:rPr>
          <w:rFonts w:ascii="Times New Roman" w:hAnsi="Times New Roman" w:cs="Times New Roman"/>
          <w:color w:val="000000" w:themeColor="text1"/>
          <w:sz w:val="24"/>
          <w:szCs w:val="24"/>
        </w:rPr>
        <w:t xml:space="preserve">only accounts for possible similarities </w:t>
      </w:r>
      <w:r w:rsidR="0050736A">
        <w:rPr>
          <w:rFonts w:ascii="Times New Roman" w:hAnsi="Times New Roman" w:cs="Times New Roman"/>
          <w:color w:val="000000" w:themeColor="text1"/>
          <w:sz w:val="24"/>
          <w:szCs w:val="24"/>
        </w:rPr>
        <w:t xml:space="preserve">between the </w:t>
      </w:r>
      <w:r w:rsidR="0050736A">
        <w:rPr>
          <w:rFonts w:ascii="Times New Roman" w:hAnsi="Times New Roman" w:cs="Times New Roman"/>
          <w:color w:val="000000" w:themeColor="text1"/>
          <w:sz w:val="24"/>
          <w:szCs w:val="24"/>
        </w:rPr>
        <w:t>different</w:t>
      </w:r>
      <w:r w:rsidR="0050736A">
        <w:rPr>
          <w:rFonts w:ascii="Times New Roman" w:hAnsi="Times New Roman" w:cs="Times New Roman"/>
          <w:color w:val="000000" w:themeColor="text1"/>
          <w:sz w:val="24"/>
          <w:szCs w:val="24"/>
        </w:rPr>
        <w:t xml:space="preserve"> solutions and</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can be easily implemented</w:t>
      </w:r>
      <w:r w:rsidR="0050736A">
        <w:rPr>
          <w:rFonts w:ascii="Times New Roman" w:hAnsi="Times New Roman" w:cs="Times New Roman"/>
          <w:color w:val="000000" w:themeColor="text1"/>
          <w:sz w:val="24"/>
          <w:szCs w:val="24"/>
        </w:rPr>
        <w:t xml:space="preserve"> for</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the cases with</w:t>
      </w:r>
      <w:r w:rsidR="0050736A">
        <w:rPr>
          <w:rFonts w:ascii="Times New Roman" w:hAnsi="Times New Roman" w:cs="Times New Roman"/>
          <w:color w:val="000000" w:themeColor="text1"/>
          <w:sz w:val="24"/>
          <w:szCs w:val="24"/>
        </w:rPr>
        <w:t xml:space="preserve"> parameterized beliefs</w:t>
      </w:r>
      <w:r w:rsidR="0050736A">
        <w:rPr>
          <w:rFonts w:ascii="Times New Roman" w:hAnsi="Times New Roman" w:cs="Times New Roman"/>
          <w:color w:val="000000" w:themeColor="text1"/>
          <w:sz w:val="24"/>
          <w:szCs w:val="24"/>
        </w:rPr>
        <w:t xml:space="preserve"> as well</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Such a</w:t>
      </w:r>
      <w:r w:rsidR="0050736A">
        <w:rPr>
          <w:rFonts w:ascii="Times New Roman" w:hAnsi="Times New Roman" w:cs="Times New Roman"/>
          <w:color w:val="000000" w:themeColor="text1"/>
          <w:sz w:val="24"/>
          <w:szCs w:val="24"/>
        </w:rPr>
        <w:t>n</w:t>
      </w:r>
      <w:r w:rsidR="0050736A">
        <w:rPr>
          <w:rFonts w:ascii="Times New Roman" w:hAnsi="Times New Roman" w:cs="Times New Roman"/>
          <w:color w:val="000000" w:themeColor="text1"/>
          <w:sz w:val="24"/>
          <w:szCs w:val="24"/>
        </w:rPr>
        <w:t xml:space="preserve"> updating scheme </w:t>
      </w:r>
      <w:r w:rsidR="0050736A">
        <w:rPr>
          <w:rFonts w:ascii="Times New Roman" w:hAnsi="Times New Roman" w:cs="Times New Roman"/>
          <w:color w:val="000000" w:themeColor="text1"/>
          <w:sz w:val="24"/>
          <w:szCs w:val="24"/>
        </w:rPr>
        <w:t>is</w:t>
      </w:r>
      <w:r w:rsidR="0050736A">
        <w:rPr>
          <w:rFonts w:ascii="Times New Roman" w:hAnsi="Times New Roman" w:cs="Times New Roman"/>
          <w:color w:val="000000" w:themeColor="text1"/>
          <w:sz w:val="24"/>
          <w:szCs w:val="24"/>
        </w:rPr>
        <w:t xml:space="preserve"> shown effective especially when</w:t>
      </w:r>
      <w:r w:rsidR="0050736A">
        <w:rPr>
          <w:rFonts w:ascii="Times New Roman" w:hAnsi="Times New Roman" w:cs="Times New Roman"/>
          <w:color w:val="000000" w:themeColor="text1"/>
          <w:sz w:val="24"/>
          <w:szCs w:val="24"/>
        </w:rPr>
        <w:t xml:space="preserve"> a </w:t>
      </w:r>
      <w:r w:rsidR="001C420D">
        <w:rPr>
          <w:rFonts w:ascii="Times New Roman" w:hAnsi="Times New Roman" w:cs="Times New Roman"/>
          <w:color w:val="000000" w:themeColor="text1"/>
          <w:sz w:val="24"/>
          <w:szCs w:val="24"/>
        </w:rPr>
        <w:t>probabilistic</w:t>
      </w:r>
      <w:r w:rsidR="0050736A">
        <w:rPr>
          <w:rFonts w:ascii="Times New Roman" w:hAnsi="Times New Roman" w:cs="Times New Roman"/>
          <w:color w:val="000000" w:themeColor="text1"/>
          <w:sz w:val="24"/>
          <w:szCs w:val="24"/>
        </w:rPr>
        <w:t xml:space="preserve"> constraint is considered</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 xml:space="preserve">in which case one wants to estimate the distribution of the </w:t>
      </w:r>
      <w:r w:rsidR="0050736A">
        <w:rPr>
          <w:rFonts w:ascii="Times New Roman" w:hAnsi="Times New Roman" w:cs="Times New Roman"/>
          <w:color w:val="000000" w:themeColor="text1"/>
          <w:sz w:val="24"/>
          <w:szCs w:val="24"/>
        </w:rPr>
        <w:t xml:space="preserve">constrained </w:t>
      </w:r>
      <w:r w:rsidR="0050736A">
        <w:rPr>
          <w:rFonts w:ascii="Times New Roman" w:hAnsi="Times New Roman" w:cs="Times New Roman"/>
          <w:color w:val="000000" w:themeColor="text1"/>
          <w:sz w:val="24"/>
          <w:szCs w:val="24"/>
        </w:rPr>
        <w:t xml:space="preserve">quantity as accurate as possible under limited simulation budget. </w:t>
      </w:r>
      <w:r w:rsidR="0050736A" w:rsidRPr="007A78C8">
        <w:rPr>
          <w:rFonts w:ascii="Times New Roman" w:hAnsi="Times New Roman" w:cs="Times New Roman"/>
          <w:color w:val="000000" w:themeColor="text1"/>
          <w:sz w:val="24"/>
          <w:szCs w:val="24"/>
        </w:rPr>
        <w:t>Although the KG-based SO method proposed in this study is designed for discrete decision problems due to the nature of the signal timing problem, it can also be extended to continuous or mixed-integer decision problems with the techniques used in (</w:t>
      </w:r>
      <w:r w:rsidR="0050736A" w:rsidRPr="0047363D">
        <w:rPr>
          <w:rFonts w:ascii="Times New Roman" w:hAnsi="Times New Roman" w:cs="Times New Roman"/>
          <w:color w:val="000000" w:themeColor="text1"/>
          <w:sz w:val="24"/>
          <w:szCs w:val="24"/>
          <w:highlight w:val="yellow"/>
        </w:rPr>
        <w:t>Scott et al. 2011</w:t>
      </w:r>
      <w:r w:rsidR="0050736A" w:rsidRPr="007A78C8">
        <w:rPr>
          <w:rFonts w:ascii="Times New Roman" w:hAnsi="Times New Roman" w:cs="Times New Roman"/>
          <w:color w:val="000000" w:themeColor="text1"/>
          <w:sz w:val="24"/>
          <w:szCs w:val="24"/>
        </w:rPr>
        <w:t xml:space="preserve">) mentioned earlier.   </w:t>
      </w:r>
      <w:r w:rsidR="0050736A">
        <w:rPr>
          <w:rFonts w:ascii="Times New Roman" w:hAnsi="Times New Roman" w:cs="Times New Roman"/>
          <w:color w:val="000000" w:themeColor="text1"/>
          <w:sz w:val="24"/>
          <w:szCs w:val="24"/>
        </w:rPr>
        <w:t xml:space="preserve"> </w:t>
      </w:r>
      <w:r w:rsidR="0050736A">
        <w:rPr>
          <w:rFonts w:ascii="Times New Roman" w:hAnsi="Times New Roman" w:cs="Times New Roman"/>
          <w:color w:val="000000" w:themeColor="text1"/>
          <w:sz w:val="24"/>
          <w:szCs w:val="24"/>
        </w:rPr>
        <w:t xml:space="preserve"> </w:t>
      </w:r>
    </w:p>
    <w:p w14:paraId="175C6699" w14:textId="77777777" w:rsidR="0050736A" w:rsidRPr="009319C5" w:rsidRDefault="0050736A">
      <w:pPr>
        <w:rPr>
          <w:rFonts w:ascii="Times New Roman" w:hAnsi="Times New Roman" w:cs="Times New Roman"/>
          <w:sz w:val="24"/>
          <w:szCs w:val="24"/>
        </w:rPr>
      </w:pPr>
    </w:p>
    <w:sectPr w:rsidR="0050736A" w:rsidRPr="009319C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Zhen Tan" w:date="2021-11-23T11:19:00Z" w:initials="ZT">
    <w:p w14:paraId="360B7B49" w14:textId="02DFBAE3" w:rsidR="004C6953" w:rsidRDefault="004C6953">
      <w:pPr>
        <w:pStyle w:val="CommentText"/>
      </w:pPr>
      <w:r>
        <w:rPr>
          <w:rStyle w:val="CommentReference"/>
        </w:rPr>
        <w:annotationRef/>
      </w:r>
      <w:r>
        <w:rPr>
          <w:rFonts w:hint="eastAsia"/>
        </w:rPr>
        <w:t>我把后面这段暂时删了，你看看，也可以不删。如果不删的话可考虑在</w:t>
      </w:r>
      <w:r>
        <w:rPr>
          <w:rFonts w:hint="eastAsia"/>
        </w:rPr>
        <w:t>However</w:t>
      </w:r>
      <w:r>
        <w:rPr>
          <w:rFonts w:hint="eastAsia"/>
        </w:rPr>
        <w:t>处分段。</w:t>
      </w:r>
    </w:p>
  </w:comment>
  <w:comment w:id="2" w:author="Zhen Tan" w:date="2021-11-17T09:41:00Z" w:initials="ZT">
    <w:p w14:paraId="55AF8996" w14:textId="77777777" w:rsidR="004C6953" w:rsidRDefault="004C6953" w:rsidP="00BB2282">
      <w:pPr>
        <w:pStyle w:val="CommentText"/>
      </w:pPr>
      <w:r>
        <w:rPr>
          <w:rStyle w:val="CommentReference"/>
        </w:rPr>
        <w:annotationRef/>
      </w:r>
      <w:r>
        <w:rPr>
          <w:rFonts w:hint="eastAsia"/>
        </w:rPr>
        <w:t>应该是对于</w:t>
      </w:r>
      <w:r>
        <w:rPr>
          <w:rFonts w:hint="eastAsia"/>
        </w:rPr>
        <w:t>general</w:t>
      </w:r>
      <w:r>
        <w:t xml:space="preserve"> </w:t>
      </w:r>
      <w:r>
        <w:rPr>
          <w:rFonts w:hint="eastAsia"/>
        </w:rPr>
        <w:t>情况，不只是交通问题</w:t>
      </w:r>
      <w:r>
        <w:rPr>
          <w:rFonts w:hint="eastAsia"/>
        </w:rPr>
        <w:t>,</w:t>
      </w:r>
      <w:r>
        <w:rPr>
          <w:rFonts w:hint="eastAsia"/>
        </w:rPr>
        <w:t>所以这边调整了写法</w:t>
      </w:r>
    </w:p>
  </w:comment>
  <w:comment w:id="3" w:author="Microsoft 帐户" w:date="2021-07-22T15:30:00Z" w:initials="M帐">
    <w:p w14:paraId="21A1495D" w14:textId="77777777" w:rsidR="004C6953" w:rsidRDefault="004C6953" w:rsidP="00BB2282">
      <w:pPr>
        <w:pStyle w:val="CommentText"/>
        <w:rPr>
          <w:sz w:val="24"/>
          <w:szCs w:val="24"/>
        </w:rPr>
      </w:pPr>
      <w:r>
        <w:rPr>
          <w:rStyle w:val="CommentReference"/>
        </w:rPr>
        <w:annotationRef/>
      </w:r>
      <m:oMath>
        <m:r>
          <w:rPr>
            <w:rFonts w:ascii="Cambria Math" w:hAnsi="Times New Roman" w:cs="Times New Roman"/>
            <w:sz w:val="24"/>
            <w:szCs w:val="24"/>
          </w:rPr>
          <m:t xml:space="preserve">ξ </m:t>
        </m:r>
      </m:oMath>
      <w:r>
        <w:rPr>
          <w:sz w:val="24"/>
          <w:szCs w:val="24"/>
        </w:rPr>
        <w:t>是外生参数向量，还是系统参数向量，名字最好统一下！！！上面称为：</w:t>
      </w:r>
      <m:oMath>
        <m:r>
          <w:rPr>
            <w:rFonts w:ascii="Cambria Math" w:hAnsi="Times New Roman" w:cs="Times New Roman"/>
            <w:sz w:val="24"/>
            <w:szCs w:val="24"/>
          </w:rPr>
          <m:t>ξ</m:t>
        </m:r>
      </m:oMath>
      <w:r>
        <w:rPr>
          <w:rFonts w:ascii="Times New Roman" w:hAnsi="Times New Roman" w:cs="Times New Roman"/>
          <w:sz w:val="24"/>
          <w:szCs w:val="24"/>
        </w:rPr>
        <w:t xml:space="preserve"> is the </w:t>
      </w:r>
      <w:r>
        <w:rPr>
          <w:rFonts w:ascii="Times New Roman" w:hAnsi="Times New Roman" w:cs="Times New Roman"/>
          <w:sz w:val="24"/>
          <w:szCs w:val="24"/>
          <w:highlight w:val="cyan"/>
        </w:rPr>
        <w:t>system</w:t>
      </w:r>
      <w:r w:rsidRPr="00DA158C">
        <w:rPr>
          <w:rFonts w:ascii="Times New Roman" w:hAnsi="Times New Roman" w:cs="Times New Roman"/>
          <w:sz w:val="24"/>
          <w:szCs w:val="24"/>
          <w:highlight w:val="cyan"/>
        </w:rPr>
        <w:t xml:space="preserve"> parameter vector</w:t>
      </w:r>
    </w:p>
    <w:p w14:paraId="43883B71" w14:textId="77777777" w:rsidR="004C6953" w:rsidRDefault="004C6953" w:rsidP="00BB2282">
      <w:pPr>
        <w:pStyle w:val="CommentText"/>
        <w:rPr>
          <w:sz w:val="24"/>
          <w:szCs w:val="24"/>
        </w:rPr>
      </w:pPr>
      <w:r>
        <w:rPr>
          <w:sz w:val="24"/>
          <w:szCs w:val="24"/>
        </w:rPr>
        <w:t>里面包含固定参数与随机参数！</w:t>
      </w:r>
    </w:p>
    <w:p w14:paraId="5C5D42E7" w14:textId="77777777" w:rsidR="004C6953" w:rsidRDefault="004C6953" w:rsidP="00BB2282">
      <w:pPr>
        <w:pStyle w:val="CommentText"/>
        <w:rPr>
          <w:sz w:val="24"/>
          <w:szCs w:val="24"/>
        </w:rPr>
      </w:pPr>
      <w:r>
        <w:rPr>
          <w:sz w:val="24"/>
          <w:szCs w:val="24"/>
        </w:rPr>
        <w:t>只有这些随机参数才能表示成概率分布！或期望形式！</w:t>
      </w:r>
    </w:p>
    <w:p w14:paraId="00DC847E" w14:textId="77777777" w:rsidR="004C6953" w:rsidRPr="00786E6A" w:rsidRDefault="004C6953" w:rsidP="00BB2282">
      <w:pPr>
        <w:pStyle w:val="CommentText"/>
      </w:pPr>
      <w:r>
        <w:rPr>
          <w:sz w:val="24"/>
          <w:szCs w:val="24"/>
        </w:rPr>
        <w:t>另外这些随机参数一定能表达成概率分布么？？？</w:t>
      </w:r>
    </w:p>
  </w:comment>
  <w:comment w:id="4" w:author="Microsoft 帐户" w:date="2021-07-22T15:30:00Z" w:initials="M帐">
    <w:p w14:paraId="71F32BF7" w14:textId="77777777" w:rsidR="004C6953" w:rsidRDefault="004C6953" w:rsidP="00502985">
      <w:pPr>
        <w:pStyle w:val="CommentText"/>
      </w:pPr>
      <w:r>
        <w:rPr>
          <w:rStyle w:val="CommentReference"/>
        </w:rPr>
        <w:annotationRef/>
      </w:r>
      <w:r>
        <w:t>这个怎么理解？？</w:t>
      </w:r>
    </w:p>
    <w:p w14:paraId="18EA8A36" w14:textId="77777777" w:rsidR="004C6953" w:rsidRDefault="004C6953" w:rsidP="00502985">
      <w:pPr>
        <w:pStyle w:val="CommentText"/>
      </w:pPr>
      <w:r>
        <w:t>下面又称</w:t>
      </w:r>
      <w:r w:rsidRPr="00D218DF">
        <w:rPr>
          <w:rFonts w:ascii="Times New Roman" w:hAnsi="Times New Roman" w:cs="Times New Roman"/>
          <w:sz w:val="24"/>
          <w:szCs w:val="24"/>
          <w:highlight w:val="cyan"/>
        </w:rPr>
        <w:t>exogenous parameter vector</w:t>
      </w:r>
      <w:r w:rsidRPr="00D218DF">
        <w:rPr>
          <w:rStyle w:val="CommentReference"/>
          <w:highlight w:val="cyan"/>
        </w:rPr>
        <w:annotationRef/>
      </w:r>
      <w:r>
        <w:rPr>
          <w:rFonts w:ascii="Times New Roman" w:hAnsi="Times New Roman" w:cs="Times New Roman"/>
          <w:sz w:val="24"/>
          <w:szCs w:val="24"/>
        </w:rPr>
        <w:t xml:space="preserve"> </w:t>
      </w:r>
      <m:oMath>
        <m:r>
          <w:rPr>
            <w:rFonts w:ascii="Cambria Math" w:hAnsi="Times New Roman" w:cs="Times New Roman"/>
            <w:sz w:val="24"/>
            <w:szCs w:val="24"/>
          </w:rPr>
          <m:t>ξ</m:t>
        </m:r>
      </m:oMath>
    </w:p>
  </w:comment>
  <w:comment w:id="5" w:author="Microsoft 帐户" w:date="2021-07-22T17:40:00Z" w:initials="M帐">
    <w:p w14:paraId="1D6780DD" w14:textId="77777777" w:rsidR="004C6953" w:rsidRDefault="004C6953" w:rsidP="00BB2282">
      <w:pPr>
        <w:pStyle w:val="CommentText"/>
      </w:pPr>
      <w:r>
        <w:rPr>
          <w:rStyle w:val="CommentReference"/>
        </w:rPr>
        <w:annotationRef/>
      </w:r>
      <w:r>
        <w:t>这一段要充分阐述模型</w:t>
      </w:r>
      <w:r>
        <w:rPr>
          <w:rFonts w:hint="eastAsia"/>
        </w:rPr>
        <w:t>(</w:t>
      </w:r>
      <w:r>
        <w:t>1)</w:t>
      </w:r>
      <w:r>
        <w:t>的挑战，比如：</w:t>
      </w:r>
    </w:p>
    <w:p w14:paraId="26C76296" w14:textId="77777777" w:rsidR="004C6953" w:rsidRDefault="004C6953" w:rsidP="00BB2282">
      <w:pPr>
        <w:pStyle w:val="CommentText"/>
      </w:pPr>
      <w:r>
        <w:rPr>
          <w:rFonts w:hint="eastAsia"/>
        </w:rPr>
        <w:t>1</w:t>
      </w:r>
      <w:r>
        <w:rPr>
          <w:rFonts w:hint="eastAsia"/>
        </w:rPr>
        <w:t>）</w:t>
      </w:r>
      <w:r>
        <w:rPr>
          <w:rFonts w:hint="eastAsia"/>
        </w:rPr>
        <w:t>怎么采用响应曲面或代理模型的方法去近似仿真器，还是直接进化算法（如</w:t>
      </w:r>
      <w:r>
        <w:rPr>
          <w:rFonts w:hint="eastAsia"/>
        </w:rPr>
        <w:t>S</w:t>
      </w:r>
      <w:r>
        <w:t>I</w:t>
      </w:r>
      <w:r>
        <w:t>中</w:t>
      </w:r>
      <w:proofErr w:type="spellStart"/>
      <w:r>
        <w:rPr>
          <w:rFonts w:hint="eastAsia"/>
        </w:rPr>
        <w:t>o</w:t>
      </w:r>
      <w:r>
        <w:t>sorio</w:t>
      </w:r>
      <w:proofErr w:type="spellEnd"/>
      <w:r>
        <w:t>所说</w:t>
      </w:r>
      <w:r>
        <w:rPr>
          <w:rFonts w:hint="eastAsia"/>
        </w:rPr>
        <w:t>）或随机搜索的算法去解决，这种情况可能代理模型都不用搞了，引申出三种归类方法，见</w:t>
      </w:r>
      <w:r>
        <w:rPr>
          <w:rFonts w:hint="eastAsia"/>
        </w:rPr>
        <w:t>O</w:t>
      </w:r>
      <w:r>
        <w:t>sorio</w:t>
      </w:r>
      <w:r>
        <w:t>文章！</w:t>
      </w:r>
    </w:p>
    <w:p w14:paraId="4A1DCA7A" w14:textId="77777777" w:rsidR="004C6953" w:rsidRDefault="004C6953" w:rsidP="00BB2282">
      <w:pPr>
        <w:pStyle w:val="CommentText"/>
      </w:pPr>
      <w:r>
        <w:t>2</w:t>
      </w:r>
      <w:r>
        <w:rPr>
          <w:rFonts w:hint="eastAsia"/>
        </w:rPr>
        <w:t>）怎么处理噪声，怎么利用有限次仿真（资源分配或</w:t>
      </w:r>
      <w:r>
        <w:t>ranking and selection, AAM</w:t>
      </w:r>
      <w:r>
        <w:rPr>
          <w:rFonts w:hint="eastAsia"/>
        </w:rPr>
        <w:t>）</w:t>
      </w:r>
      <w:proofErr w:type="gramStart"/>
      <w:r>
        <w:rPr>
          <w:rFonts w:hint="eastAsia"/>
        </w:rPr>
        <w:t>或限制单次仿真去处理随机噪声</w:t>
      </w:r>
      <w:r>
        <w:rPr>
          <w:rFonts w:hint="eastAsia"/>
        </w:rPr>
        <w:t>(</w:t>
      </w:r>
      <w:proofErr w:type="gramEnd"/>
      <w:r>
        <w:t xml:space="preserve">shrinking ball </w:t>
      </w:r>
      <w:r>
        <w:t>或回归</w:t>
      </w:r>
      <w:r>
        <w:t>KG)</w:t>
      </w:r>
      <w:r>
        <w:rPr>
          <w:rFonts w:hint="eastAsia"/>
        </w:rPr>
        <w:t>，涉及各种处理或平滑噪声的方法。</w:t>
      </w:r>
    </w:p>
    <w:p w14:paraId="73ED926E" w14:textId="77777777" w:rsidR="004C6953" w:rsidRDefault="004C6953" w:rsidP="00BB2282">
      <w:pPr>
        <w:pStyle w:val="CommentText"/>
      </w:pPr>
      <w:r>
        <w:rPr>
          <w:rFonts w:hint="eastAsia"/>
        </w:rPr>
        <w:t>3</w:t>
      </w:r>
      <w:r>
        <w:rPr>
          <w:rFonts w:hint="eastAsia"/>
        </w:rPr>
        <w:t>）怎么定义随机情况下的支配关系，以及随机情况下带约束的支配关系。</w:t>
      </w:r>
    </w:p>
    <w:p w14:paraId="7C1781E4" w14:textId="77777777" w:rsidR="004C6953" w:rsidRDefault="004C6953" w:rsidP="00BB2282">
      <w:pPr>
        <w:pStyle w:val="CommentText"/>
      </w:pPr>
      <w:r>
        <w:rPr>
          <w:rFonts w:hint="eastAsia"/>
        </w:rPr>
        <w:t>4</w:t>
      </w:r>
      <w:r>
        <w:rPr>
          <w:rFonts w:hint="eastAsia"/>
        </w:rPr>
        <w:t>）带黑箱概率约束问题的难点与挑战！</w:t>
      </w:r>
    </w:p>
  </w:comment>
  <w:comment w:id="6" w:author="Zhen Tan" w:date="2021-11-25T22:55:00Z" w:initials="ZT">
    <w:p w14:paraId="630993AB" w14:textId="117FE066" w:rsidR="00E171E0" w:rsidRDefault="00E171E0">
      <w:pPr>
        <w:pStyle w:val="CommentText"/>
      </w:pPr>
      <w:r>
        <w:rPr>
          <w:rStyle w:val="CommentReference"/>
        </w:rPr>
        <w:annotationRef/>
      </w:r>
      <w:r>
        <w:rPr>
          <w:rFonts w:hint="eastAsia"/>
        </w:rPr>
        <w:t>加了一点</w:t>
      </w:r>
      <w:r>
        <w:rPr>
          <w:rFonts w:hint="eastAsia"/>
        </w:rPr>
        <w:t>BO</w:t>
      </w:r>
      <w:r>
        <w:rPr>
          <w:rFonts w:hint="eastAsia"/>
        </w:rPr>
        <w:t>的介绍，需要吗？</w:t>
      </w:r>
    </w:p>
  </w:comment>
  <w:comment w:id="8" w:author="Microsoft 帐户" w:date="2021-08-13T17:06:00Z" w:initials="M帐">
    <w:p w14:paraId="2AC77F76" w14:textId="77777777" w:rsidR="0050736A" w:rsidRDefault="0050736A" w:rsidP="0050736A">
      <w:pPr>
        <w:pStyle w:val="CommentText"/>
      </w:pPr>
      <w:r>
        <w:rPr>
          <w:rStyle w:val="CommentReference"/>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9" w:author="Microsoft 帐户" w:date="2021-08-13T15:47:00Z" w:initials="M帐">
    <w:p w14:paraId="427188FA" w14:textId="77777777" w:rsidR="0050736A" w:rsidRDefault="0050736A" w:rsidP="0050736A">
      <w:pPr>
        <w:pStyle w:val="CommentText"/>
      </w:pPr>
      <w:r>
        <w:rPr>
          <w:rStyle w:val="CommentReference"/>
        </w:rPr>
        <w:annotationRef/>
      </w:r>
      <w:r>
        <w:t>请确定下面两个关于高斯随机场的文献</w:t>
      </w:r>
    </w:p>
    <w:p w14:paraId="18A0BC5F" w14:textId="77777777" w:rsidR="0050736A" w:rsidRDefault="0050736A" w:rsidP="0050736A">
      <w:pPr>
        <w:pStyle w:val="CommentText"/>
      </w:pPr>
      <w:r>
        <w:t>是单目标随机离散仿真优化问题？？？</w:t>
      </w:r>
    </w:p>
  </w:comment>
  <w:comment w:id="10" w:author="Microsoft 帐户" w:date="2021-08-13T15:12:00Z" w:initials="M帐">
    <w:p w14:paraId="696746B3" w14:textId="77777777" w:rsidR="0050736A" w:rsidRDefault="0050736A" w:rsidP="0050736A">
      <w:pPr>
        <w:pStyle w:val="CommentText"/>
      </w:pPr>
      <w:r>
        <w:rPr>
          <w:rStyle w:val="CommentReference"/>
        </w:rPr>
        <w:annotationRef/>
      </w:r>
      <w:r>
        <w:t>原文中并没有全称！！</w:t>
      </w:r>
    </w:p>
  </w:comment>
  <w:comment w:id="11" w:author="Microsoft 帐户" w:date="2021-08-16T11:57:00Z" w:initials="M帐">
    <w:p w14:paraId="3A103817" w14:textId="77777777" w:rsidR="0050736A" w:rsidRDefault="0050736A" w:rsidP="0050736A">
      <w:pPr>
        <w:pStyle w:val="CommentText"/>
      </w:pPr>
      <w:r>
        <w:rPr>
          <w:rStyle w:val="CommentReference"/>
        </w:rPr>
        <w:annotationRef/>
      </w:r>
      <w:r>
        <w:t>不同于以往的带约束问题</w:t>
      </w:r>
      <w:r>
        <w:rPr>
          <w:rFonts w:hint="eastAsia"/>
        </w:rPr>
        <w:t>吧：</w:t>
      </w:r>
    </w:p>
    <w:p w14:paraId="1B4495E3" w14:textId="77777777" w:rsidR="0050736A" w:rsidRDefault="0050736A" w:rsidP="0050736A">
      <w:pPr>
        <w:pStyle w:val="CommentText"/>
      </w:pPr>
      <w:r>
        <w:t>以往要么是</w:t>
      </w:r>
      <w:r>
        <w:rPr>
          <w:rFonts w:hint="eastAsia"/>
        </w:rPr>
        <w:t>b</w:t>
      </w:r>
      <w:r>
        <w:t xml:space="preserve">ox, </w:t>
      </w:r>
      <w:r>
        <w:t>显式表达式约束，黑箱仿真约束，都没有考虑随机因素，而且我们这个约束表达不是期望，而是分位数的反函数，概率约束。</w:t>
      </w:r>
    </w:p>
    <w:p w14:paraId="3136DC8A" w14:textId="77777777" w:rsidR="0050736A" w:rsidRDefault="0050736A" w:rsidP="0050736A">
      <w:pPr>
        <w:pStyle w:val="CommentText"/>
      </w:pPr>
      <w:r>
        <w:t>描述它的相关挑战！期望</w:t>
      </w:r>
      <w:r>
        <w:rPr>
          <w:rFonts w:hint="eastAsia"/>
        </w:rPr>
        <w:t>约束</w:t>
      </w:r>
      <w:r>
        <w:t>都没有，概率风险约束就更加没有了</w:t>
      </w:r>
      <w:r>
        <w:rPr>
          <w:rFonts w:hint="eastAsia"/>
        </w:rPr>
        <w:t>~</w:t>
      </w:r>
    </w:p>
    <w:p w14:paraId="20B76104" w14:textId="77777777" w:rsidR="0050736A" w:rsidRDefault="0050736A" w:rsidP="0050736A">
      <w:pPr>
        <w:pStyle w:val="CommentText"/>
      </w:pPr>
      <w:r>
        <w:t>加一两句话？？？</w:t>
      </w:r>
    </w:p>
    <w:p w14:paraId="3611A9D9" w14:textId="77777777" w:rsidR="0050736A" w:rsidRDefault="0050736A" w:rsidP="0050736A">
      <w:pPr>
        <w:pStyle w:val="CommentText"/>
      </w:pPr>
      <w:r>
        <w:t>然后怎么过渡到知识梯度的方面。</w:t>
      </w:r>
    </w:p>
    <w:p w14:paraId="5EADCA0A" w14:textId="77777777" w:rsidR="0050736A" w:rsidRDefault="0050736A" w:rsidP="0050736A">
      <w:pPr>
        <w:pStyle w:val="CommentText"/>
      </w:pPr>
      <w:r>
        <w:t>是不是可以从</w:t>
      </w:r>
      <w:r>
        <w:t>large-scale</w:t>
      </w:r>
      <w:r>
        <w:t>的角度和仿真资源有限的角度切入，利用贝叶斯或知识梯度去猜测。谭教授把关（可以先读下我前面写的，也可以改！）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60B7B49" w15:done="0"/>
  <w15:commentEx w15:paraId="55AF8996" w15:done="0"/>
  <w15:commentEx w15:paraId="00DC847E" w15:done="0"/>
  <w15:commentEx w15:paraId="18EA8A36" w15:done="0"/>
  <w15:commentEx w15:paraId="7C1781E4" w15:done="0"/>
  <w15:commentEx w15:paraId="630993AB" w15:done="0"/>
  <w15:commentEx w15:paraId="2AC77F76" w15:done="0"/>
  <w15:commentEx w15:paraId="18A0BC5F" w15:done="0"/>
  <w15:commentEx w15:paraId="696746B3" w15:done="0"/>
  <w15:commentEx w15:paraId="5EADCA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0B7B49" w16cid:durableId="25474CB5"/>
  <w16cid:commentId w16cid:paraId="55AF8996" w16cid:durableId="253F4CCB"/>
  <w16cid:commentId w16cid:paraId="00DC847E" w16cid:durableId="24FC8119"/>
  <w16cid:commentId w16cid:paraId="18EA8A36" w16cid:durableId="24FC8118"/>
  <w16cid:commentId w16cid:paraId="630993AB" w16cid:durableId="254A92EE"/>
  <w16cid:commentId w16cid:paraId="2AC77F76" w16cid:durableId="24E49F37"/>
  <w16cid:commentId w16cid:paraId="18A0BC5F" w16cid:durableId="24E49F38"/>
  <w16cid:commentId w16cid:paraId="696746B3" w16cid:durableId="24E49F39"/>
  <w16cid:commentId w16cid:paraId="5EADCA0A" w16cid:durableId="24E49F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hen Tan">
    <w15:presenceInfo w15:providerId="AD" w15:userId="S-1-5-21-371399076-3047136788-812747186-65797"/>
  </w15:person>
  <w15:person w15:author="Microsoft 帐户">
    <w15:presenceInfo w15:providerId="Windows Live" w15:userId="ce364931931891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82"/>
    <w:rsid w:val="00002325"/>
    <w:rsid w:val="00004DBE"/>
    <w:rsid w:val="000118C5"/>
    <w:rsid w:val="0002587F"/>
    <w:rsid w:val="0002674F"/>
    <w:rsid w:val="00032DC7"/>
    <w:rsid w:val="00034916"/>
    <w:rsid w:val="000418AA"/>
    <w:rsid w:val="0004216A"/>
    <w:rsid w:val="0004343D"/>
    <w:rsid w:val="000578E6"/>
    <w:rsid w:val="00057F0F"/>
    <w:rsid w:val="00070472"/>
    <w:rsid w:val="00077324"/>
    <w:rsid w:val="000A1F74"/>
    <w:rsid w:val="000B2E71"/>
    <w:rsid w:val="000C2659"/>
    <w:rsid w:val="000C5D30"/>
    <w:rsid w:val="000D4D69"/>
    <w:rsid w:val="000F3D67"/>
    <w:rsid w:val="001003D0"/>
    <w:rsid w:val="00101D33"/>
    <w:rsid w:val="001111EF"/>
    <w:rsid w:val="001128E3"/>
    <w:rsid w:val="00114F8E"/>
    <w:rsid w:val="00114FB2"/>
    <w:rsid w:val="00116612"/>
    <w:rsid w:val="00120734"/>
    <w:rsid w:val="00120FD3"/>
    <w:rsid w:val="00140FB2"/>
    <w:rsid w:val="00141204"/>
    <w:rsid w:val="001464AD"/>
    <w:rsid w:val="00153EF8"/>
    <w:rsid w:val="00183546"/>
    <w:rsid w:val="001B4857"/>
    <w:rsid w:val="001C420D"/>
    <w:rsid w:val="001C72EF"/>
    <w:rsid w:val="001D1F5C"/>
    <w:rsid w:val="001D7189"/>
    <w:rsid w:val="001F501D"/>
    <w:rsid w:val="00203217"/>
    <w:rsid w:val="00213217"/>
    <w:rsid w:val="0021482D"/>
    <w:rsid w:val="00215D88"/>
    <w:rsid w:val="00222574"/>
    <w:rsid w:val="0025794F"/>
    <w:rsid w:val="0026118E"/>
    <w:rsid w:val="002611D8"/>
    <w:rsid w:val="002775D0"/>
    <w:rsid w:val="00284D76"/>
    <w:rsid w:val="002920CE"/>
    <w:rsid w:val="002A38A4"/>
    <w:rsid w:val="002A3F45"/>
    <w:rsid w:val="002A42AB"/>
    <w:rsid w:val="002B2A25"/>
    <w:rsid w:val="002B51C2"/>
    <w:rsid w:val="002C3BBD"/>
    <w:rsid w:val="002C4775"/>
    <w:rsid w:val="002D215D"/>
    <w:rsid w:val="002D2FAB"/>
    <w:rsid w:val="002D36D6"/>
    <w:rsid w:val="002D74B1"/>
    <w:rsid w:val="002E1D8F"/>
    <w:rsid w:val="002E45FE"/>
    <w:rsid w:val="002F0FA1"/>
    <w:rsid w:val="002F1473"/>
    <w:rsid w:val="002F4258"/>
    <w:rsid w:val="002F68AF"/>
    <w:rsid w:val="00316EBD"/>
    <w:rsid w:val="003175BB"/>
    <w:rsid w:val="00323061"/>
    <w:rsid w:val="00341AEE"/>
    <w:rsid w:val="003442CB"/>
    <w:rsid w:val="00346549"/>
    <w:rsid w:val="00351C38"/>
    <w:rsid w:val="00354F6F"/>
    <w:rsid w:val="00362931"/>
    <w:rsid w:val="00371059"/>
    <w:rsid w:val="00375848"/>
    <w:rsid w:val="00382FA9"/>
    <w:rsid w:val="0039691F"/>
    <w:rsid w:val="00396FBD"/>
    <w:rsid w:val="003A7F68"/>
    <w:rsid w:val="003C0441"/>
    <w:rsid w:val="003C2F3C"/>
    <w:rsid w:val="003C676C"/>
    <w:rsid w:val="003D7976"/>
    <w:rsid w:val="003E54EA"/>
    <w:rsid w:val="003F3043"/>
    <w:rsid w:val="003F485C"/>
    <w:rsid w:val="003F71D2"/>
    <w:rsid w:val="00412DE1"/>
    <w:rsid w:val="0043068C"/>
    <w:rsid w:val="00436F6B"/>
    <w:rsid w:val="004447D1"/>
    <w:rsid w:val="00452731"/>
    <w:rsid w:val="0047363D"/>
    <w:rsid w:val="00476016"/>
    <w:rsid w:val="0047742F"/>
    <w:rsid w:val="004840F4"/>
    <w:rsid w:val="00486094"/>
    <w:rsid w:val="004864FB"/>
    <w:rsid w:val="00486709"/>
    <w:rsid w:val="00487044"/>
    <w:rsid w:val="0049016C"/>
    <w:rsid w:val="00494AB3"/>
    <w:rsid w:val="004A2D0B"/>
    <w:rsid w:val="004A379C"/>
    <w:rsid w:val="004A6233"/>
    <w:rsid w:val="004B184E"/>
    <w:rsid w:val="004B253E"/>
    <w:rsid w:val="004B2C87"/>
    <w:rsid w:val="004B56B3"/>
    <w:rsid w:val="004B5BDB"/>
    <w:rsid w:val="004C05E7"/>
    <w:rsid w:val="004C1A65"/>
    <w:rsid w:val="004C6953"/>
    <w:rsid w:val="00502985"/>
    <w:rsid w:val="0050736A"/>
    <w:rsid w:val="00544EA0"/>
    <w:rsid w:val="00554086"/>
    <w:rsid w:val="00566C02"/>
    <w:rsid w:val="00570E2B"/>
    <w:rsid w:val="00582647"/>
    <w:rsid w:val="005A181C"/>
    <w:rsid w:val="005A5EA1"/>
    <w:rsid w:val="005B3344"/>
    <w:rsid w:val="005B7067"/>
    <w:rsid w:val="005D4602"/>
    <w:rsid w:val="005E1317"/>
    <w:rsid w:val="005E539C"/>
    <w:rsid w:val="005F0697"/>
    <w:rsid w:val="005F6F69"/>
    <w:rsid w:val="005F7814"/>
    <w:rsid w:val="0060779D"/>
    <w:rsid w:val="00607994"/>
    <w:rsid w:val="00612010"/>
    <w:rsid w:val="0061568C"/>
    <w:rsid w:val="006211A4"/>
    <w:rsid w:val="006272F3"/>
    <w:rsid w:val="00654D22"/>
    <w:rsid w:val="00660483"/>
    <w:rsid w:val="00664BC5"/>
    <w:rsid w:val="00675C46"/>
    <w:rsid w:val="00685B2F"/>
    <w:rsid w:val="00695A66"/>
    <w:rsid w:val="006A048D"/>
    <w:rsid w:val="006A10A1"/>
    <w:rsid w:val="006A18D8"/>
    <w:rsid w:val="006A4717"/>
    <w:rsid w:val="006A75C9"/>
    <w:rsid w:val="006C3F0B"/>
    <w:rsid w:val="006C6272"/>
    <w:rsid w:val="006D1402"/>
    <w:rsid w:val="006E598C"/>
    <w:rsid w:val="006E7448"/>
    <w:rsid w:val="006F7110"/>
    <w:rsid w:val="0071557B"/>
    <w:rsid w:val="007244ED"/>
    <w:rsid w:val="00734608"/>
    <w:rsid w:val="0074001D"/>
    <w:rsid w:val="00744730"/>
    <w:rsid w:val="00744A9C"/>
    <w:rsid w:val="0075324C"/>
    <w:rsid w:val="00757D9C"/>
    <w:rsid w:val="007609AF"/>
    <w:rsid w:val="00766F58"/>
    <w:rsid w:val="00773275"/>
    <w:rsid w:val="00776021"/>
    <w:rsid w:val="007874D8"/>
    <w:rsid w:val="0079523D"/>
    <w:rsid w:val="007C2F96"/>
    <w:rsid w:val="007C7F10"/>
    <w:rsid w:val="007D2494"/>
    <w:rsid w:val="007D7E15"/>
    <w:rsid w:val="00806D2A"/>
    <w:rsid w:val="008072EA"/>
    <w:rsid w:val="00812311"/>
    <w:rsid w:val="00813E9A"/>
    <w:rsid w:val="00822D84"/>
    <w:rsid w:val="008239E0"/>
    <w:rsid w:val="00827D50"/>
    <w:rsid w:val="00830873"/>
    <w:rsid w:val="00833AAB"/>
    <w:rsid w:val="00833BFE"/>
    <w:rsid w:val="00861F60"/>
    <w:rsid w:val="00862832"/>
    <w:rsid w:val="00871828"/>
    <w:rsid w:val="0087213D"/>
    <w:rsid w:val="00877918"/>
    <w:rsid w:val="00884E62"/>
    <w:rsid w:val="00894A44"/>
    <w:rsid w:val="008A4FF0"/>
    <w:rsid w:val="008B1074"/>
    <w:rsid w:val="008B22E8"/>
    <w:rsid w:val="008B48AB"/>
    <w:rsid w:val="008B6C75"/>
    <w:rsid w:val="008C0FDB"/>
    <w:rsid w:val="008C1DFF"/>
    <w:rsid w:val="008D0B5A"/>
    <w:rsid w:val="008E11FB"/>
    <w:rsid w:val="008E2BC2"/>
    <w:rsid w:val="008F0A65"/>
    <w:rsid w:val="008F3466"/>
    <w:rsid w:val="00900107"/>
    <w:rsid w:val="00912826"/>
    <w:rsid w:val="0091382D"/>
    <w:rsid w:val="009312C9"/>
    <w:rsid w:val="009319C5"/>
    <w:rsid w:val="00935B41"/>
    <w:rsid w:val="00936B6B"/>
    <w:rsid w:val="00940572"/>
    <w:rsid w:val="00951D9F"/>
    <w:rsid w:val="00965CBE"/>
    <w:rsid w:val="00973B01"/>
    <w:rsid w:val="00986EB8"/>
    <w:rsid w:val="00991923"/>
    <w:rsid w:val="00992291"/>
    <w:rsid w:val="00997BF3"/>
    <w:rsid w:val="009A4385"/>
    <w:rsid w:val="009A51D1"/>
    <w:rsid w:val="009B5088"/>
    <w:rsid w:val="009C41D8"/>
    <w:rsid w:val="009C5E5F"/>
    <w:rsid w:val="009C613B"/>
    <w:rsid w:val="009D5BCC"/>
    <w:rsid w:val="009E7B9D"/>
    <w:rsid w:val="009F4006"/>
    <w:rsid w:val="009F41EA"/>
    <w:rsid w:val="009F7AF0"/>
    <w:rsid w:val="00A00A8F"/>
    <w:rsid w:val="00A1031B"/>
    <w:rsid w:val="00A24004"/>
    <w:rsid w:val="00A422CE"/>
    <w:rsid w:val="00A4277A"/>
    <w:rsid w:val="00A43B3E"/>
    <w:rsid w:val="00A5379D"/>
    <w:rsid w:val="00A542F4"/>
    <w:rsid w:val="00A619DC"/>
    <w:rsid w:val="00A61D5E"/>
    <w:rsid w:val="00A72198"/>
    <w:rsid w:val="00A746E3"/>
    <w:rsid w:val="00A76168"/>
    <w:rsid w:val="00A82A9F"/>
    <w:rsid w:val="00A83672"/>
    <w:rsid w:val="00A93E6F"/>
    <w:rsid w:val="00A9449D"/>
    <w:rsid w:val="00A94E30"/>
    <w:rsid w:val="00A977BA"/>
    <w:rsid w:val="00AA0956"/>
    <w:rsid w:val="00AA5314"/>
    <w:rsid w:val="00AA5908"/>
    <w:rsid w:val="00AA6C03"/>
    <w:rsid w:val="00AA7D51"/>
    <w:rsid w:val="00AB4A8C"/>
    <w:rsid w:val="00AC1968"/>
    <w:rsid w:val="00AD0C38"/>
    <w:rsid w:val="00AD16C8"/>
    <w:rsid w:val="00AE0E74"/>
    <w:rsid w:val="00AE26A3"/>
    <w:rsid w:val="00AE7F6C"/>
    <w:rsid w:val="00B00B83"/>
    <w:rsid w:val="00B01A8B"/>
    <w:rsid w:val="00B06513"/>
    <w:rsid w:val="00B13405"/>
    <w:rsid w:val="00B13607"/>
    <w:rsid w:val="00B143F2"/>
    <w:rsid w:val="00B20606"/>
    <w:rsid w:val="00B214CF"/>
    <w:rsid w:val="00B260EA"/>
    <w:rsid w:val="00B32851"/>
    <w:rsid w:val="00B33B33"/>
    <w:rsid w:val="00B43523"/>
    <w:rsid w:val="00B53C86"/>
    <w:rsid w:val="00B82D60"/>
    <w:rsid w:val="00B93858"/>
    <w:rsid w:val="00BA02C0"/>
    <w:rsid w:val="00BB148C"/>
    <w:rsid w:val="00BB2282"/>
    <w:rsid w:val="00BB30F4"/>
    <w:rsid w:val="00BB5533"/>
    <w:rsid w:val="00BC763D"/>
    <w:rsid w:val="00BC7A4B"/>
    <w:rsid w:val="00BD16FE"/>
    <w:rsid w:val="00BE10A6"/>
    <w:rsid w:val="00BE6469"/>
    <w:rsid w:val="00BF2FA4"/>
    <w:rsid w:val="00C03479"/>
    <w:rsid w:val="00C049E4"/>
    <w:rsid w:val="00C20AF9"/>
    <w:rsid w:val="00C2378F"/>
    <w:rsid w:val="00C26D30"/>
    <w:rsid w:val="00C34DA6"/>
    <w:rsid w:val="00C43858"/>
    <w:rsid w:val="00C50D14"/>
    <w:rsid w:val="00C55D51"/>
    <w:rsid w:val="00C6585E"/>
    <w:rsid w:val="00C65901"/>
    <w:rsid w:val="00C678F8"/>
    <w:rsid w:val="00C7116E"/>
    <w:rsid w:val="00C968BE"/>
    <w:rsid w:val="00CA1E4C"/>
    <w:rsid w:val="00CA499A"/>
    <w:rsid w:val="00CA59CD"/>
    <w:rsid w:val="00CB08B6"/>
    <w:rsid w:val="00CE083A"/>
    <w:rsid w:val="00CE723F"/>
    <w:rsid w:val="00CF3DBC"/>
    <w:rsid w:val="00CF7A85"/>
    <w:rsid w:val="00D02A14"/>
    <w:rsid w:val="00D074D7"/>
    <w:rsid w:val="00D255BA"/>
    <w:rsid w:val="00D31751"/>
    <w:rsid w:val="00D40E70"/>
    <w:rsid w:val="00D4751A"/>
    <w:rsid w:val="00D7758B"/>
    <w:rsid w:val="00D81EAB"/>
    <w:rsid w:val="00D90349"/>
    <w:rsid w:val="00D92522"/>
    <w:rsid w:val="00D936B9"/>
    <w:rsid w:val="00DA1B3D"/>
    <w:rsid w:val="00DA6DF7"/>
    <w:rsid w:val="00DC329D"/>
    <w:rsid w:val="00DE05A5"/>
    <w:rsid w:val="00DF03CB"/>
    <w:rsid w:val="00E01878"/>
    <w:rsid w:val="00E01D90"/>
    <w:rsid w:val="00E02552"/>
    <w:rsid w:val="00E036AC"/>
    <w:rsid w:val="00E06095"/>
    <w:rsid w:val="00E107A8"/>
    <w:rsid w:val="00E171E0"/>
    <w:rsid w:val="00E21106"/>
    <w:rsid w:val="00E21E19"/>
    <w:rsid w:val="00E222B9"/>
    <w:rsid w:val="00E23E65"/>
    <w:rsid w:val="00E40261"/>
    <w:rsid w:val="00E43772"/>
    <w:rsid w:val="00E4654F"/>
    <w:rsid w:val="00E538F9"/>
    <w:rsid w:val="00E53E7B"/>
    <w:rsid w:val="00E54604"/>
    <w:rsid w:val="00E55801"/>
    <w:rsid w:val="00E57152"/>
    <w:rsid w:val="00E66250"/>
    <w:rsid w:val="00E7554E"/>
    <w:rsid w:val="00E83089"/>
    <w:rsid w:val="00E84CC5"/>
    <w:rsid w:val="00E94406"/>
    <w:rsid w:val="00E953C7"/>
    <w:rsid w:val="00EB663E"/>
    <w:rsid w:val="00EC1EC5"/>
    <w:rsid w:val="00EC65B0"/>
    <w:rsid w:val="00EC6F41"/>
    <w:rsid w:val="00ED0784"/>
    <w:rsid w:val="00ED331A"/>
    <w:rsid w:val="00ED6BFB"/>
    <w:rsid w:val="00ED7357"/>
    <w:rsid w:val="00EE32D0"/>
    <w:rsid w:val="00EF5F18"/>
    <w:rsid w:val="00F01B88"/>
    <w:rsid w:val="00F01C8B"/>
    <w:rsid w:val="00F1779A"/>
    <w:rsid w:val="00F2006A"/>
    <w:rsid w:val="00F23020"/>
    <w:rsid w:val="00F27821"/>
    <w:rsid w:val="00F400D6"/>
    <w:rsid w:val="00F41F1C"/>
    <w:rsid w:val="00F41F42"/>
    <w:rsid w:val="00F42809"/>
    <w:rsid w:val="00F452F9"/>
    <w:rsid w:val="00F47C2B"/>
    <w:rsid w:val="00F50F8C"/>
    <w:rsid w:val="00F65CFE"/>
    <w:rsid w:val="00F70129"/>
    <w:rsid w:val="00F8418C"/>
    <w:rsid w:val="00F848AD"/>
    <w:rsid w:val="00F851DB"/>
    <w:rsid w:val="00F8563B"/>
    <w:rsid w:val="00F86BD6"/>
    <w:rsid w:val="00F91406"/>
    <w:rsid w:val="00F94AB8"/>
    <w:rsid w:val="00FB3F16"/>
    <w:rsid w:val="00FB42DA"/>
    <w:rsid w:val="00FD7A1D"/>
    <w:rsid w:val="00FE412E"/>
    <w:rsid w:val="00FE5468"/>
    <w:rsid w:val="00FF6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22ED"/>
  <w15:chartTrackingRefBased/>
  <w15:docId w15:val="{9B20600B-44BE-4B9E-8373-D5DDC5C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282"/>
    <w:pPr>
      <w:widowControl w:val="0"/>
      <w:spacing w:after="0" w:line="240" w:lineRule="auto"/>
      <w:jc w:val="both"/>
    </w:pPr>
    <w:rPr>
      <w:kern w:val="2"/>
      <w:sz w:val="21"/>
    </w:rPr>
  </w:style>
  <w:style w:type="paragraph" w:styleId="Heading1">
    <w:name w:val="heading 1"/>
    <w:basedOn w:val="Normal"/>
    <w:next w:val="Normal"/>
    <w:link w:val="Heading1Char"/>
    <w:uiPriority w:val="9"/>
    <w:qFormat/>
    <w:rsid w:val="00BB2282"/>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Heading2">
    <w:name w:val="heading 2"/>
    <w:basedOn w:val="Normal"/>
    <w:next w:val="Normal"/>
    <w:link w:val="Heading2Char"/>
    <w:uiPriority w:val="9"/>
    <w:unhideWhenUsed/>
    <w:qFormat/>
    <w:rsid w:val="009C613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82"/>
    <w:rPr>
      <w:rFonts w:asciiTheme="majorHAnsi" w:eastAsiaTheme="majorEastAsia" w:hAnsiTheme="majorHAnsi" w:cstheme="majorBidi"/>
      <w:color w:val="538135" w:themeColor="accent6" w:themeShade="BF"/>
      <w:sz w:val="40"/>
      <w:szCs w:val="40"/>
    </w:rPr>
  </w:style>
  <w:style w:type="character" w:styleId="CommentReference">
    <w:name w:val="annotation reference"/>
    <w:basedOn w:val="DefaultParagraphFont"/>
    <w:uiPriority w:val="99"/>
    <w:semiHidden/>
    <w:unhideWhenUsed/>
    <w:rsid w:val="00BB2282"/>
    <w:rPr>
      <w:sz w:val="21"/>
      <w:szCs w:val="21"/>
    </w:rPr>
  </w:style>
  <w:style w:type="paragraph" w:styleId="CommentText">
    <w:name w:val="annotation text"/>
    <w:basedOn w:val="Normal"/>
    <w:link w:val="CommentTextChar"/>
    <w:uiPriority w:val="99"/>
    <w:unhideWhenUsed/>
    <w:rsid w:val="00BB2282"/>
    <w:pPr>
      <w:jc w:val="left"/>
    </w:pPr>
    <w:rPr>
      <w:szCs w:val="21"/>
    </w:rPr>
  </w:style>
  <w:style w:type="character" w:customStyle="1" w:styleId="CommentTextChar">
    <w:name w:val="Comment Text Char"/>
    <w:basedOn w:val="DefaultParagraphFont"/>
    <w:link w:val="CommentText"/>
    <w:uiPriority w:val="99"/>
    <w:rsid w:val="00BB2282"/>
    <w:rPr>
      <w:kern w:val="2"/>
      <w:sz w:val="21"/>
      <w:szCs w:val="21"/>
    </w:rPr>
  </w:style>
  <w:style w:type="paragraph" w:styleId="BalloonText">
    <w:name w:val="Balloon Text"/>
    <w:basedOn w:val="Normal"/>
    <w:link w:val="BalloonTextChar"/>
    <w:uiPriority w:val="99"/>
    <w:semiHidden/>
    <w:unhideWhenUsed/>
    <w:rsid w:val="00BB22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2282"/>
    <w:rPr>
      <w:rFonts w:ascii="Segoe UI" w:hAnsi="Segoe UI" w:cs="Segoe UI"/>
      <w:kern w:val="2"/>
      <w:sz w:val="18"/>
      <w:szCs w:val="18"/>
    </w:rPr>
  </w:style>
  <w:style w:type="character" w:styleId="PlaceholderText">
    <w:name w:val="Placeholder Text"/>
    <w:basedOn w:val="DefaultParagraphFont"/>
    <w:uiPriority w:val="99"/>
    <w:semiHidden/>
    <w:rsid w:val="00057F0F"/>
    <w:rPr>
      <w:color w:val="808080"/>
    </w:rPr>
  </w:style>
  <w:style w:type="paragraph" w:styleId="CommentSubject">
    <w:name w:val="annotation subject"/>
    <w:basedOn w:val="CommentText"/>
    <w:next w:val="CommentText"/>
    <w:link w:val="CommentSubjectChar"/>
    <w:uiPriority w:val="99"/>
    <w:semiHidden/>
    <w:unhideWhenUsed/>
    <w:rsid w:val="00936B6B"/>
    <w:pPr>
      <w:jc w:val="both"/>
    </w:pPr>
    <w:rPr>
      <w:b/>
      <w:bCs/>
      <w:sz w:val="20"/>
      <w:szCs w:val="20"/>
    </w:rPr>
  </w:style>
  <w:style w:type="character" w:customStyle="1" w:styleId="CommentSubjectChar">
    <w:name w:val="Comment Subject Char"/>
    <w:basedOn w:val="CommentTextChar"/>
    <w:link w:val="CommentSubject"/>
    <w:uiPriority w:val="99"/>
    <w:semiHidden/>
    <w:rsid w:val="00936B6B"/>
    <w:rPr>
      <w:b/>
      <w:bCs/>
      <w:kern w:val="2"/>
      <w:sz w:val="20"/>
      <w:szCs w:val="20"/>
    </w:rPr>
  </w:style>
  <w:style w:type="character" w:customStyle="1" w:styleId="Heading2Char">
    <w:name w:val="Heading 2 Char"/>
    <w:basedOn w:val="DefaultParagraphFont"/>
    <w:link w:val="Heading2"/>
    <w:uiPriority w:val="9"/>
    <w:rsid w:val="009C613B"/>
    <w:rPr>
      <w:rFonts w:asciiTheme="majorHAnsi" w:eastAsiaTheme="majorEastAsia" w:hAnsiTheme="majorHAnsi" w:cstheme="majorBidi"/>
      <w:color w:val="2F5496" w:themeColor="accent1" w:themeShade="BF"/>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12A06-4790-4F42-ADF7-F376E9E67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8</Pages>
  <Words>4384</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UNNC</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Tan</dc:creator>
  <cp:keywords/>
  <dc:description/>
  <cp:lastModifiedBy>Zhen Tan</cp:lastModifiedBy>
  <cp:revision>23</cp:revision>
  <cp:lastPrinted>2021-11-26T15:52:00Z</cp:lastPrinted>
  <dcterms:created xsi:type="dcterms:W3CDTF">2022-07-31T03:43:00Z</dcterms:created>
  <dcterms:modified xsi:type="dcterms:W3CDTF">2022-08-06T03:54:00Z</dcterms:modified>
</cp:coreProperties>
</file>